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41E" w14:textId="77777777" w:rsidR="0046556D" w:rsidRDefault="00BD6C4F" w:rsidP="00BD6C4F">
      <w:pPr>
        <w:pStyle w:val="afff7"/>
        <w:framePr w:wrap="around"/>
        <w:rPr>
          <w:del w:id="21322" w:author="Claude" w:date="2026-10-07T09:24:29Z"/>
          <w:rtl/>
        </w:rPr>
      </w:pPr>
      <w:del w:id="21321" w:author="Claude" w:date="2026-10-07T09:24:29Z">
        <w:r w:rsidRPr="00C63571">
          <w:rPr>
            <w:rFonts w:hint="cs"/>
            <w:rtl/>
          </w:rPr>
          <w:delText xml:space="preserve">הכל שוחטין </w:delText>
        </w:r>
      </w:del>
    </w:p>
    <w:p w14:paraId="64E8A446" w14:textId="77777777" w:rsidR="0046556D" w:rsidRDefault="00BD6C4F" w:rsidP="00BD6C4F">
      <w:pPr>
        <w:pStyle w:val="afff6"/>
        <w:framePr w:wrap="around"/>
        <w:rPr>
          <w:del w:id="21320" w:author="Claude" w:date="2026-10-07T09:24:29Z"/>
          <w:rtl/>
        </w:rPr>
      </w:pPr>
      <w:del w:id="21319" w:author="Claude" w:date="2026-10-07T09:24:29Z">
        <w:r w:rsidRPr="00C63571">
          <w:rPr>
            <w:rFonts w:hint="cs"/>
            <w:rtl/>
          </w:rPr>
          <w:delText xml:space="preserve">פרק ראשון</w:delText>
        </w:r>
      </w:del>
    </w:p>
    <w:p w14:paraId="4BF3062B" w14:textId="77777777" w:rsidR="0046556D" w:rsidRDefault="00BD6C4F" w:rsidP="00BD6C4F">
      <w:pPr>
        <w:pStyle w:val="afff5"/>
        <w:framePr w:wrap="around"/>
        <w:rPr>
          <w:rtl/>
        </w:rPr>
      </w:pPr>
      <w:r w:rsidRPr="00C63571">
        <w:rPr>
          <w:rFonts w:hint="cs"/>
          <w:rtl/>
        </w:rPr>
        <w:t>חולין</w:t>
      </w:r>
    </w:p>
    <w:p w14:paraId="4540794F" w14:textId="77777777" w:rsidR="00BD6C4F" w:rsidRPr="00A55767" w:rsidRDefault="00BD6C4F" w:rsidP="00F07436">
      <w:pPr>
        <w:pStyle w:val="afff3"/>
        <w:framePr w:wrap="around"/>
        <w:rPr>
          <w:rtl/>
        </w:rPr>
      </w:pPr>
      <w:r w:rsidRPr="00A55767">
        <w:rPr>
          <w:rFonts w:hint="cs"/>
          <w:rtl/>
        </w:rPr>
        <w:t xml:space="preserve">ב. </w:t>
      </w:r>
    </w:p>
    <w:p w14:paraId="557AB5CC" w14:textId="77777777" w:rsidR="0046556D" w:rsidRDefault="00BD6C4F" w:rsidP="00BD6C4F">
      <w:pPr>
        <w:pStyle w:val="afff8"/>
        <w:framePr w:wrap="around"/>
        <w:jc w:val="right"/>
        <w:rPr>
          <w:sz w:val="10"/>
          <w:szCs w:val="16"/>
          <w:rtl/>
        </w:rPr>
      </w:pPr>
      <w:r w:rsidRPr="00B8131D">
        <w:rPr>
          <w:rFonts w:hint="cs"/>
          <w:sz w:val="10"/>
          <w:szCs w:val="16"/>
          <w:rtl/>
        </w:rPr>
        <w:t>ב.- מב:</w:t>
      </w:r>
    </w:p>
    <w:p>
      <w:pPr>
        <w:pStyle w:val="PetichatPerek"/>
        <w:rPr>
          <w:ins w:id="21318" w:author="Claude" w:date="2026-10-07T09:24:29Z"/>
        </w:rPr>
      </w:pPr>
      <w:ins w:id="21317" w:author="Claude" w:date="2026-10-07T09:24:29Z">
        <w:r>
          <w:rPr>
            <w:rFonts w:hint="cs"/>
            <w:rtl/>
          </w:rPr>
          <w:t xml:space="preserve">פרק ראשון</w:t>
        </w:r>
        <w:r>
          <w:rPr>
            <w:rFonts w:hint="cs"/>
            <w:rtl/>
          </w:rPr>
          <w:t xml:space="preserve"> - </w:t>
        </w:r>
        <w:r>
          <w:rPr>
            <w:rFonts w:hint="cs"/>
            <w:rtl/>
          </w:rPr>
          <w:t xml:space="preserve">הכל שוחטין</w:t>
        </w:r>
      </w:ins>
    </w:p>
    <w:p>
      <w:pPr>
        <w:pStyle w:val="MishnaBatzad"/>
        <w:rPr>
          <w:ins w:id="20050" w:author="קלוד" w:date="2026-10-06T10:08:36Z"/>
        </w:rPr>
      </w:pPr>
      <w:ins w:id="20049" w:author="קלוד" w:date="2026-10-06T10:08:36Z">
        <w:r>
          <w:t xml:space="preserve">משנה א</w:t>
        </w:r>
      </w:ins>
    </w:p>
    <w:p w14:paraId="5F9D34BD" w14:textId="24250E35" w:rsidR="00BD6C4F" w:rsidRPr="00337332" w:rsidRDefault="00BD6C4F" w:rsidP="00BD6C4F">
      <w:pPr>
        <w:pStyle w:val="afff9"/>
        <w:rPr>
          <w:del w:id="20003" w:author="קלוד" w:date="2026-10-06T10:14:23Z"/>
          <w:b/>
          <w:rtl/>
        </w:rPr>
      </w:pPr>
      <w:ins w:id="9801" w:author="מספור קטעי משנה" w:date="2026-10-06T06:45:19Z">
        <w:del w:id="20001" w:author="קלוד" w:date="2026-10-06T10:14:23Z">
          <w:r>
            <w:rPr>
              <w:rStyle w:val="MisparKeta"/>
            </w:rPr>
            <w:delText xml:space="preserve">א. </w:delText>
          </w:r>
        </w:del>
      </w:ins>
      <w:del w:id="20002" w:author="קלוד" w:date="2026-10-06T10:14:23Z">
        <w:r w:rsidRPr="00337332">
          <w:rPr>
            <w:b/>
            <w:rtl/>
          </w:rPr>
          <w:delText xml:space="preserve">מתני'.</w:delText>
        </w:r>
      </w:del>
    </w:p>
    <w:p w14:paraId="2CFD2A80" w14:textId="77777777" w:rsidR="00BD6C4F" w:rsidRPr="00337332" w:rsidRDefault="00BD6C4F" w:rsidP="00BD6C4F">
      <w:pPr>
        <w:pStyle w:val="afff9"/>
        <w:spacing w:before="120"/>
        <w:rPr>
          <w:b/>
          <w:rtl/>
        </w:rPr>
        <w:pPrChange w:id="90001" w:author="קלוד" w:date="2026-10-08T12:08:16Z">
          <w:pPr>
            <w:pStyle w:val="afff9"/>
          </w:pPr>
        </w:pPrChange>
      </w:pPr>
      <w:r w:rsidRPr="00337332">
        <w:rPr>
          <w:b/>
          <w:rtl/>
        </w:rPr>
        <w:t>הכל</w:t>
      </w:r>
      <w:r w:rsidRPr="00337332">
        <w:rPr>
          <w:rFonts w:hint="cs"/>
          <w:b/>
          <w:rtl/>
        </w:rPr>
        <w:t xml:space="preserve"> </w:t>
      </w:r>
      <w:r w:rsidRPr="00337332">
        <w:rPr>
          <w:b/>
          <w:rtl/>
        </w:rPr>
        <w:t>שוחטין ושחיטתן כשרה, חוץ מחרש שוטה וקטן, שמא יקלקלו את שחיטתן.</w:t>
      </w:r>
    </w:p>
    <w:p w14:paraId="0754434D" w14:textId="77777777" w:rsidR="00BD6C4F" w:rsidRPr="00337332" w:rsidRDefault="00BD6C4F" w:rsidP="00BD6C4F">
      <w:pPr>
        <w:pStyle w:val="afff9"/>
        <w:rPr>
          <w:b/>
          <w:rtl/>
        </w:rPr>
      </w:pPr>
      <w:r w:rsidRPr="00337332">
        <w:rPr>
          <w:b/>
          <w:rtl/>
        </w:rPr>
        <w:t xml:space="preserve">וכולן ששחטו ואחרים רואין אותן - שחיטתן כשרה: </w:t>
      </w:r>
    </w:p>
    <w:p w14:paraId="1B420E34" w14:textId="1A1A6452" w:rsidR="00A820DA" w:rsidRDefault="00C27760" w:rsidP="00A820DA">
      <w:pPr>
        <w:pStyle w:val="afffff8"/>
        <w:rPr>
          <w:rtl/>
        </w:rPr>
      </w:pPr>
      <w:r>
        <w:rPr>
          <w:rFonts w:ascii="BA TM • Vilna Extra-Bold" w:hAnsi="BA TM • Vilna Extra-Bold" w:hint="cs"/>
          <w:rtl/>
        </w:rPr>
        <w:t>׹׶</w:t>
      </w:r>
      <w:r w:rsidR="00A820DA" w:rsidRPr="00A820DA">
        <w:rPr>
          <w:rFonts w:hint="cs"/>
          <w:bCs/>
          <w:rtl/>
          <w14:textOutline w14:w="3175" w14:cap="rnd" w14:cmpd="sng" w14:algn="ctr">
            <w14:solidFill>
              <w14:schemeClr w14:val="tx1"/>
            </w14:solidFill>
            <w14:prstDash w14:val="solid"/>
            <w14:bevel/>
          </w14:textOutline>
        </w:rPr>
        <w:t xml:space="preserve"> </w:t>
      </w:r>
      <w:r w:rsidR="00A820DA" w:rsidRPr="00694FB7">
        <w:rPr>
          <w:rFonts w:hint="cs"/>
          <w:bCs/>
          <w:rtl/>
          <w14:textOutline w14:w="3175" w14:cap="rnd" w14:cmpd="sng" w14:algn="ctr">
            <w14:solidFill>
              <w14:schemeClr w14:val="tx1"/>
            </w14:solidFill>
            <w14:prstDash w14:val="solid"/>
            <w14:bevel/>
          </w14:textOutline>
        </w:rPr>
        <w:t>הכל</w:t>
      </w:r>
      <w:r w:rsidR="00A820DA" w:rsidRPr="00C63571">
        <w:rPr>
          <w:rFonts w:hint="cs"/>
          <w:rtl/>
        </w:rPr>
        <w:t>- לישנא דלכתחילה ולישנא דיעבד</w:t>
      </w:r>
    </w:p>
    <w:p w14:paraId="355EEC31" w14:textId="77777777" w:rsidR="0046556D" w:rsidRDefault="00BD6C4F" w:rsidP="00910E40">
      <w:pPr>
        <w:pStyle w:val="38"/>
        <w:framePr w:wrap="notBeside"/>
        <w:rPr>
          <w:rtl/>
        </w:rPr>
      </w:pPr>
      <w:r w:rsidRPr="00694FB7">
        <w:rPr>
          <w:rFonts w:hint="cs"/>
          <w:rtl/>
        </w:rPr>
        <w:t>לישנא דדיעבד</w:t>
      </w:r>
      <w:r w:rsidRPr="00C63571">
        <w:rPr>
          <w:rFonts w:hint="cs"/>
          <w:rtl/>
        </w:rPr>
        <w:t>:</w:t>
      </w:r>
    </w:p>
    <w:p w14:paraId="1597DA29" w14:textId="090DA364" w:rsidR="0046556D" w:rsidRDefault="00BD6C4F" w:rsidP="00BD6C4F">
      <w:pPr>
        <w:rPr>
          <w:rtl/>
        </w:rPr>
      </w:pPr>
      <w:r w:rsidRPr="00C63571">
        <w:rPr>
          <w:rFonts w:hint="cs"/>
          <w:rtl/>
        </w:rPr>
        <w:t xml:space="preserve">דהכל ממירין </w:t>
      </w:r>
      <w:r w:rsidRPr="00C63571">
        <w:rPr>
          <w:rtl/>
        </w:rPr>
        <w:t xml:space="preserve">אחד האנשים ואחד הנשים, </w:t>
      </w:r>
      <w:r w:rsidRPr="00C63571">
        <w:rPr>
          <w:rFonts w:hint="cs"/>
          <w:rtl/>
        </w:rPr>
        <w:t>ואפי'</w:t>
      </w:r>
      <w:r w:rsidR="00677A1F" w:rsidRPr="00C52D41">
        <w:rPr>
          <w:rStyle w:val="afffffe"/>
          <w:rtl/>
        </w:rPr>
        <w:t xml:space="preserve"> שאסור,</w:t>
      </w:r>
      <w:r w:rsidRPr="00C63571">
        <w:rPr>
          <w:rFonts w:hint="cs"/>
          <w:rtl/>
        </w:rPr>
        <w:t xml:space="preserve"> ד</w:t>
      </w:r>
      <w:r w:rsidR="0069671C">
        <w:rPr>
          <w:rtl/>
        </w:rPr>
        <w:t>'</w:t>
      </w:r>
      <w:r w:rsidR="0069671C" w:rsidRPr="000F4463">
        <w:rPr>
          <w:rStyle w:val="afffff0"/>
          <w:rtl/>
        </w:rPr>
        <w:t>לֹא יַחֲלִיפֶנּוּ וְלֹא יָמִיר אֹתוֹ טוֹב בְּרָע אוֹ רַע בְּטוֹב</w:t>
      </w:r>
      <w:r w:rsidR="0069671C">
        <w:rPr>
          <w:rtl/>
        </w:rPr>
        <w:t>'</w:t>
      </w:r>
    </w:p>
    <w:p w14:paraId="7032AD98" w14:textId="77777777" w:rsidR="0069671C" w:rsidRDefault="0069671C" w:rsidP="00910E40">
      <w:pPr>
        <w:pStyle w:val="38"/>
        <w:framePr w:wrap="notBeside"/>
        <w:rPr>
          <w:rtl/>
        </w:rPr>
      </w:pPr>
      <w:r>
        <w:rPr>
          <w:rtl/>
        </w:rPr>
        <w:t>כדקתני טעמא:</w:t>
      </w:r>
    </w:p>
    <w:p w14:paraId="7D991FDF" w14:textId="30BC30B7" w:rsidR="0046556D" w:rsidRDefault="0069671C" w:rsidP="008B751E">
      <w:pPr>
        <w:rPr>
          <w:rtl/>
        </w:rPr>
      </w:pPr>
      <w:r>
        <w:rPr>
          <w:rtl/>
        </w:rPr>
        <w:t xml:space="preserve">לא </w:t>
      </w:r>
      <w:r w:rsidR="00E31F42">
        <w:rPr>
          <w:rFonts w:hint="cs"/>
          <w:rtl/>
        </w:rPr>
        <w:t>ש</w:t>
      </w:r>
      <w:r>
        <w:rPr>
          <w:rtl/>
        </w:rPr>
        <w:t>רשאי</w:t>
      </w:r>
      <w:r w:rsidR="00BD6C4F" w:rsidRPr="00C63571">
        <w:rPr>
          <w:rFonts w:hint="cs"/>
          <w:rtl/>
        </w:rPr>
        <w:t xml:space="preserve"> להמיר </w:t>
      </w:r>
      <w:r w:rsidR="00BD6C4F" w:rsidRPr="00C63571">
        <w:rPr>
          <w:rtl/>
        </w:rPr>
        <w:t>אלא שאם המיר מומר וסופג את הארבעים.</w:t>
      </w:r>
    </w:p>
    <w:p w14:paraId="343BAEEB" w14:textId="46566FF1" w:rsidR="00ED5D7D" w:rsidRPr="00910E40" w:rsidRDefault="00ED5D7D" w:rsidP="00910E40">
      <w:pPr>
        <w:pStyle w:val="38"/>
        <w:framePr w:wrap="notBeside"/>
        <w:rPr>
          <w:rtl/>
        </w:rPr>
      </w:pPr>
      <w:r w:rsidRPr="00910E40">
        <w:rPr>
          <w:rtl/>
        </w:rPr>
        <w:t>ויקשה</w:t>
      </w:r>
      <w:r w:rsidR="00E31F42">
        <w:rPr>
          <w:rFonts w:hint="cs"/>
          <w:rtl/>
        </w:rPr>
        <w:t xml:space="preserve"> מהך</w:t>
      </w:r>
      <w:r w:rsidRPr="00910E40">
        <w:rPr>
          <w:rtl/>
        </w:rPr>
        <w:t>:</w:t>
      </w:r>
    </w:p>
    <w:p w14:paraId="7668AB10" w14:textId="6D9B38AE" w:rsidR="0046556D" w:rsidRDefault="00BD6C4F" w:rsidP="00BD6C4F">
      <w:pPr>
        <w:rPr>
          <w:rtl/>
        </w:rPr>
      </w:pPr>
      <w:r w:rsidRPr="00C63571">
        <w:rPr>
          <w:rFonts w:hint="cs"/>
          <w:rtl/>
        </w:rPr>
        <w:t>ד</w:t>
      </w:r>
      <w:r w:rsidRPr="00C63571">
        <w:rPr>
          <w:rtl/>
        </w:rPr>
        <w:t>הכל מעריכין ונערכין נודרין ונידרין,</w:t>
      </w:r>
      <w:r w:rsidRPr="00C63571">
        <w:rPr>
          <w:rFonts w:hint="cs"/>
          <w:rtl/>
        </w:rPr>
        <w:t xml:space="preserve"> אפי'</w:t>
      </w:r>
      <w:r w:rsidR="00677A1F" w:rsidRPr="00C52D41">
        <w:rPr>
          <w:rStyle w:val="afffffe"/>
          <w:rtl/>
        </w:rPr>
        <w:t xml:space="preserve"> שאסור,</w:t>
      </w:r>
      <w:r w:rsidRPr="00C63571">
        <w:rPr>
          <w:rFonts w:hint="cs"/>
          <w:rtl/>
        </w:rPr>
        <w:t xml:space="preserve"> </w:t>
      </w:r>
      <w:r w:rsidRPr="00664445">
        <w:rPr>
          <w:rStyle w:val="afffff0"/>
          <w:rFonts w:hint="cs"/>
          <w:rtl/>
        </w:rPr>
        <w:t>ד</w:t>
      </w:r>
      <w:r w:rsidR="00ED5D7D">
        <w:rPr>
          <w:rStyle w:val="afffff0"/>
          <w:rtl/>
        </w:rPr>
        <w:t>'</w:t>
      </w:r>
      <w:r w:rsidR="00ED5D7D" w:rsidRPr="00ED5D7D">
        <w:rPr>
          <w:rStyle w:val="afffff0"/>
          <w:rtl/>
        </w:rPr>
        <w:t>וְכִי תֶחְדַּל לִנְדֹּר לֹא יִהְיֶה בְךָ חֵטְא</w:t>
      </w:r>
      <w:r w:rsidR="00ED5D7D">
        <w:rPr>
          <w:rStyle w:val="afffff0"/>
          <w:rtl/>
        </w:rPr>
        <w:t>',</w:t>
      </w:r>
    </w:p>
    <w:p w14:paraId="6D778B0B" w14:textId="75BFC80E" w:rsidR="00ED5D7D" w:rsidRDefault="00ED5D7D" w:rsidP="00BD6C4F">
      <w:pPr>
        <w:rPr>
          <w:rtl/>
        </w:rPr>
      </w:pPr>
      <w:r>
        <w:rPr>
          <w:rtl/>
        </w:rPr>
        <w:t>וד'</w:t>
      </w:r>
      <w:r w:rsidRPr="000F4463">
        <w:rPr>
          <w:rStyle w:val="afffff0"/>
          <w:rtl/>
        </w:rPr>
        <w:t>טוֹב אֲשֶׁר לֹא תִדֹּר מִשֶּׁתִּדּוֹר וְלֹא תְשַׁלֵּם</w:t>
      </w:r>
      <w:r>
        <w:rPr>
          <w:rtl/>
        </w:rPr>
        <w:t>',</w:t>
      </w:r>
    </w:p>
    <w:p w14:paraId="0183B586" w14:textId="77777777" w:rsidR="00ED5D7D" w:rsidRDefault="00ED5D7D" w:rsidP="00910E40">
      <w:pPr>
        <w:pStyle w:val="38"/>
        <w:framePr w:wrap="notBeside"/>
        <w:rPr>
          <w:rtl/>
        </w:rPr>
      </w:pPr>
      <w:r>
        <w:rPr>
          <w:rtl/>
        </w:rPr>
        <w:t>ר"מ:</w:t>
      </w:r>
    </w:p>
    <w:p w14:paraId="28778B29" w14:textId="67E8399E" w:rsidR="0046556D" w:rsidRPr="00ED5D7D" w:rsidRDefault="00BD6C4F" w:rsidP="00ED5D7D">
      <w:pPr>
        <w:rPr>
          <w:rtl/>
        </w:rPr>
      </w:pPr>
      <w:r w:rsidRPr="00ED5D7D">
        <w:rPr>
          <w:rtl/>
        </w:rPr>
        <w:t>טוב מזה ומזה שאינו נודר כל עיקר,</w:t>
      </w:r>
    </w:p>
    <w:p w14:paraId="60B62B1F" w14:textId="77777777" w:rsidR="003B1A71" w:rsidRDefault="00BD6C4F" w:rsidP="00910E40">
      <w:pPr>
        <w:pStyle w:val="38"/>
        <w:framePr w:wrap="notBeside"/>
        <w:rPr>
          <w:rtl/>
        </w:rPr>
      </w:pPr>
      <w:r w:rsidRPr="00C63571">
        <w:rPr>
          <w:rFonts w:hint="cs"/>
          <w:rtl/>
        </w:rPr>
        <w:t>ר</w:t>
      </w:r>
      <w:r>
        <w:rPr>
          <w:rtl/>
        </w:rPr>
        <w:t>"</w:t>
      </w:r>
      <w:r w:rsidRPr="00C63571">
        <w:rPr>
          <w:rFonts w:hint="cs"/>
          <w:rtl/>
        </w:rPr>
        <w:t>י</w:t>
      </w:r>
      <w:r w:rsidRPr="00C63571">
        <w:rPr>
          <w:rtl/>
        </w:rPr>
        <w:t>:</w:t>
      </w:r>
    </w:p>
    <w:p w14:paraId="37B2BDE5" w14:textId="77777777" w:rsidR="00E31F42" w:rsidRDefault="00BD6C4F" w:rsidP="003B1A71">
      <w:pPr>
        <w:rPr>
          <w:rtl/>
        </w:rPr>
      </w:pPr>
      <w:r w:rsidRPr="00C63571">
        <w:rPr>
          <w:rtl/>
        </w:rPr>
        <w:t xml:space="preserve">טוב מזה ומזה </w:t>
      </w:r>
      <w:r w:rsidR="00ED5D7D">
        <w:rPr>
          <w:rtl/>
        </w:rPr>
        <w:t xml:space="preserve">נודר ומשלם, </w:t>
      </w:r>
    </w:p>
    <w:p w14:paraId="5D37B2D5" w14:textId="77777777" w:rsidR="00E31F42" w:rsidRDefault="00ED5D7D" w:rsidP="00B457AC">
      <w:pPr>
        <w:pStyle w:val="38"/>
        <w:framePr w:wrap="notBeside"/>
        <w:rPr>
          <w:rtl/>
        </w:rPr>
      </w:pPr>
      <w:r w:rsidRPr="008B751E">
        <w:rPr>
          <w:rStyle w:val="afffff5"/>
          <w:rtl/>
        </w:rPr>
        <w:t xml:space="preserve">ואפי' </w:t>
      </w:r>
      <w:r w:rsidRPr="00947ADB">
        <w:rPr>
          <w:rStyle w:val="afffff5"/>
          <w:rtl/>
        </w:rPr>
        <w:t>ר"י</w:t>
      </w:r>
    </w:p>
    <w:p w14:paraId="0D227199" w14:textId="76DA5994" w:rsidR="0046556D" w:rsidRDefault="00ED5D7D" w:rsidP="003B1A71">
      <w:pPr>
        <w:rPr>
          <w:rtl/>
        </w:rPr>
      </w:pPr>
      <w:r>
        <w:rPr>
          <w:rtl/>
        </w:rPr>
        <w:t>רק באומר הרי זו</w:t>
      </w:r>
      <w:r w:rsidRPr="000F4463">
        <w:rPr>
          <w:rStyle w:val="afffffe"/>
          <w:rtl/>
        </w:rPr>
        <w:t xml:space="preserve"> שאינו חייב באחריותה,</w:t>
      </w:r>
      <w:r>
        <w:rPr>
          <w:rtl/>
        </w:rPr>
        <w:t xml:space="preserve"> אבל באומר הרי עלי לא.</w:t>
      </w:r>
    </w:p>
    <w:p w14:paraId="7D6CBBEB" w14:textId="77777777" w:rsidR="00BD6C4F" w:rsidRPr="00F07436" w:rsidRDefault="00BD6C4F" w:rsidP="00F07436">
      <w:pPr>
        <w:pStyle w:val="afff3"/>
        <w:framePr w:wrap="around"/>
        <w:rPr>
          <w:rtl/>
        </w:rPr>
      </w:pPr>
      <w:r w:rsidRPr="00F07436">
        <w:rPr>
          <w:rtl/>
        </w:rPr>
        <w:t>ב:</w:t>
      </w:r>
    </w:p>
    <w:p w14:paraId="694202A8" w14:textId="77777777" w:rsidR="005E00E8" w:rsidRDefault="005E00E8" w:rsidP="00910E40">
      <w:pPr>
        <w:pStyle w:val="38"/>
        <w:framePr w:wrap="notBeside"/>
        <w:rPr>
          <w:rtl/>
        </w:rPr>
      </w:pPr>
      <w:r>
        <w:rPr>
          <w:rtl/>
        </w:rPr>
        <w:t>והך:</w:t>
      </w:r>
    </w:p>
    <w:p w14:paraId="4F720F32" w14:textId="5B42F2DE" w:rsidR="0046556D" w:rsidRDefault="005E00E8" w:rsidP="00BD6C4F">
      <w:pPr>
        <w:rPr>
          <w:rtl/>
        </w:rPr>
      </w:pPr>
      <w:r>
        <w:rPr>
          <w:rtl/>
        </w:rPr>
        <w:t>דהכל חייבים</w:t>
      </w:r>
      <w:r w:rsidR="00BD6C4F" w:rsidRPr="00C63571">
        <w:rPr>
          <w:rtl/>
        </w:rPr>
        <w:t xml:space="preserve"> בסוכה, הכל חייבין </w:t>
      </w:r>
      <w:r>
        <w:rPr>
          <w:rtl/>
        </w:rPr>
        <w:t>בציצית - חייבין לא קאמינא</w:t>
      </w:r>
      <w:r w:rsidR="00BD6C4F" w:rsidRPr="00C63571">
        <w:rPr>
          <w:rtl/>
        </w:rPr>
        <w:t>.</w:t>
      </w:r>
      <w:r w:rsidR="00677A1F" w:rsidRPr="00C52D41">
        <w:rPr>
          <w:rStyle w:val="afffffe"/>
          <w:rtl/>
        </w:rPr>
        <w:t xml:space="preserve"> דחיוב אינו לשון היתר.</w:t>
      </w:r>
    </w:p>
    <w:p w14:paraId="65BDCF7F" w14:textId="40AE180C" w:rsidR="0046556D" w:rsidRDefault="005E00E8" w:rsidP="00910E40">
      <w:pPr>
        <w:pStyle w:val="38"/>
        <w:framePr w:wrap="notBeside"/>
        <w:rPr>
          <w:rtl/>
        </w:rPr>
      </w:pPr>
      <w:r>
        <w:rPr>
          <w:rtl/>
        </w:rPr>
        <w:t>לישנא דלכתחילה:</w:t>
      </w:r>
    </w:p>
    <w:p w14:paraId="3DCE2F47" w14:textId="1B849167" w:rsidR="0046556D" w:rsidRDefault="005E00E8" w:rsidP="00BD6C4F">
      <w:pPr>
        <w:rPr>
          <w:rtl/>
        </w:rPr>
      </w:pPr>
      <w:r>
        <w:rPr>
          <w:rtl/>
        </w:rPr>
        <w:t>דהכל סומכין</w:t>
      </w:r>
      <w:r w:rsidR="00BD6C4F" w:rsidRPr="00C63571">
        <w:rPr>
          <w:rtl/>
        </w:rPr>
        <w:t xml:space="preserve"> אחד האנשים ואחד הנשים, </w:t>
      </w:r>
      <w:r>
        <w:rPr>
          <w:rtl/>
        </w:rPr>
        <w:t>ד'</w:t>
      </w:r>
      <w:r w:rsidRPr="008A21F6">
        <w:rPr>
          <w:rStyle w:val="afffff0"/>
          <w:rtl/>
        </w:rPr>
        <w:t>וְסָמַךְ יָדוֹ... וְנִרְצָה</w:t>
      </w:r>
      <w:r>
        <w:rPr>
          <w:rtl/>
        </w:rPr>
        <w:t>'</w:t>
      </w:r>
    </w:p>
    <w:p w14:paraId="267EB767" w14:textId="77777777" w:rsidR="005E00E8" w:rsidRDefault="005E00E8" w:rsidP="00910E40">
      <w:pPr>
        <w:pStyle w:val="38"/>
        <w:framePr w:wrap="notBeside"/>
        <w:rPr>
          <w:rtl/>
        </w:rPr>
      </w:pPr>
      <w:r>
        <w:rPr>
          <w:rtl/>
        </w:rPr>
        <w:t>א"ל, רב אשי:</w:t>
      </w:r>
    </w:p>
    <w:p w14:paraId="29F87F1A" w14:textId="70FEBC82" w:rsidR="0046556D" w:rsidRDefault="005E00E8" w:rsidP="00BD6C4F">
      <w:pPr>
        <w:rPr>
          <w:rtl/>
        </w:rPr>
      </w:pPr>
      <w:r>
        <w:rPr>
          <w:rtl/>
        </w:rPr>
        <w:t>מתני' דידן קשיא, ד</w:t>
      </w:r>
      <w:r w:rsidR="00BD6C4F" w:rsidRPr="00C63571">
        <w:rPr>
          <w:rFonts w:hint="cs"/>
          <w:rtl/>
        </w:rPr>
        <w:t xml:space="preserve">מלשון שחיטתן כשרה משמע בדיעבד, והך דהכל לכתחילה הוא </w:t>
      </w:r>
      <w:r w:rsidR="00BD6C4F" w:rsidRPr="007D3399">
        <w:rPr>
          <w:rStyle w:val="afffffe"/>
          <w:rtl/>
        </w:rPr>
        <w:t>[דתרתי דיעבד ל"ל]</w:t>
      </w:r>
    </w:p>
    <w:p w14:paraId="0DB404F4" w14:textId="77777777" w:rsidR="005E00E8" w:rsidRDefault="005E00E8" w:rsidP="008A21F6">
      <w:pPr>
        <w:pStyle w:val="afffff8"/>
        <w:rPr>
          <w:rtl/>
        </w:rPr>
      </w:pPr>
      <w:r>
        <w:rPr>
          <w:rtl/>
        </w:rPr>
        <w:t>יישוב מתני' - הכל לכתחילה ושחיטתן כשרה דיעבד</w:t>
      </w:r>
    </w:p>
    <w:p w14:paraId="1FA7370D" w14:textId="74CA3DDC" w:rsidR="005E00E8" w:rsidRDefault="005E00E8" w:rsidP="00910E40">
      <w:pPr>
        <w:pStyle w:val="38"/>
        <w:framePr w:wrap="notBeside"/>
        <w:rPr>
          <w:rtl/>
        </w:rPr>
      </w:pPr>
      <w:r>
        <w:rPr>
          <w:rtl/>
        </w:rPr>
        <w:t>א. רבב"ע ה"ק:</w:t>
      </w:r>
    </w:p>
    <w:p w14:paraId="3D30C6C9" w14:textId="6BF96C20" w:rsidR="0046556D" w:rsidRDefault="00BD6C4F" w:rsidP="00BD6C4F">
      <w:pPr>
        <w:rPr>
          <w:rtl/>
        </w:rPr>
      </w:pPr>
      <w:r w:rsidRPr="00C63571">
        <w:rPr>
          <w:rtl/>
        </w:rPr>
        <w:t xml:space="preserve">הכל שוחטין ואפי' </w:t>
      </w:r>
      <w:r w:rsidRPr="008A21F6">
        <w:rPr>
          <w:b/>
          <w:rtl/>
        </w:rPr>
        <w:t>טמא בחולין</w:t>
      </w:r>
      <w:r w:rsidRPr="00C63571">
        <w:rPr>
          <w:rFonts w:hint="cs"/>
          <w:rtl/>
        </w:rPr>
        <w:t xml:space="preserve"> שנעשו על </w:t>
      </w:r>
      <w:r w:rsidR="005E00E8">
        <w:rPr>
          <w:rtl/>
        </w:rPr>
        <w:t>טהרת הקודש, וכקודש דמו,</w:t>
      </w:r>
    </w:p>
    <w:p w14:paraId="7E9558ED" w14:textId="70B2F8B9" w:rsidR="005E00E8" w:rsidRDefault="005E00E8" w:rsidP="00BD6C4F">
      <w:pPr>
        <w:rPr>
          <w:rtl/>
        </w:rPr>
      </w:pPr>
      <w:r>
        <w:rPr>
          <w:rtl/>
        </w:rPr>
        <w:t xml:space="preserve">כיצד עושה? </w:t>
      </w:r>
      <w:r w:rsidR="00910E40">
        <w:rPr>
          <w:rtl/>
        </w:rPr>
        <w:t>–</w:t>
      </w:r>
      <w:r>
        <w:rPr>
          <w:rtl/>
        </w:rPr>
        <w:t xml:space="preserve"> </w:t>
      </w:r>
      <w:r w:rsidR="00910E40">
        <w:rPr>
          <w:rFonts w:hint="cs"/>
          <w:rtl/>
        </w:rPr>
        <w:t>שוחט בסכין ארוכה</w:t>
      </w:r>
      <w:r w:rsidR="00BD6C4F" w:rsidRPr="00C63571">
        <w:rPr>
          <w:rtl/>
        </w:rPr>
        <w:t xml:space="preserve">, כדי שלא </w:t>
      </w:r>
      <w:r>
        <w:rPr>
          <w:rtl/>
        </w:rPr>
        <w:t>יגע בבשר,</w:t>
      </w:r>
    </w:p>
    <w:p w14:paraId="1346EBA8" w14:textId="22E658D6" w:rsidR="0046556D" w:rsidRDefault="005E00E8" w:rsidP="00BD6C4F">
      <w:pPr>
        <w:rPr>
          <w:rtl/>
        </w:rPr>
      </w:pPr>
      <w:r>
        <w:rPr>
          <w:rtl/>
        </w:rPr>
        <w:t>ובמוקדשים</w:t>
      </w:r>
      <w:r w:rsidR="00BD6C4F" w:rsidRPr="00C63571">
        <w:rPr>
          <w:rtl/>
        </w:rPr>
        <w:t xml:space="preserve"> לא ישחוט, שמא יגע בבשר, ואם שחט ואומר ברי לי שלא נגעתי - שחיטתו כשרה,</w:t>
      </w:r>
    </w:p>
    <w:p w14:paraId="6CAEB49C" w14:textId="31AB7209" w:rsidR="0046556D" w:rsidRDefault="00BD6C4F" w:rsidP="008B751E">
      <w:pPr>
        <w:rPr>
          <w:rtl/>
        </w:rPr>
      </w:pPr>
      <w:r w:rsidRPr="00C63571">
        <w:rPr>
          <w:rFonts w:hint="cs"/>
          <w:rtl/>
        </w:rPr>
        <w:t>חוץ מחש</w:t>
      </w:r>
      <w:r>
        <w:rPr>
          <w:rtl/>
        </w:rPr>
        <w:t>"</w:t>
      </w:r>
      <w:r w:rsidRPr="00C63571">
        <w:rPr>
          <w:rFonts w:hint="cs"/>
          <w:rtl/>
        </w:rPr>
        <w:t>ו</w:t>
      </w:r>
      <w:r w:rsidRPr="00C63571">
        <w:rPr>
          <w:rtl/>
        </w:rPr>
        <w:t xml:space="preserve"> </w:t>
      </w:r>
      <w:r w:rsidR="005E00E8">
        <w:rPr>
          <w:rtl/>
        </w:rPr>
        <w:t>דאפי' בחולין דיעבד לא, שמא ישהו, או ידרסו, או יחלידו</w:t>
      </w:r>
      <w:r w:rsidRPr="00C63571">
        <w:rPr>
          <w:rtl/>
        </w:rPr>
        <w:t>.</w:t>
      </w:r>
    </w:p>
    <w:p w14:paraId="3E0719DF" w14:textId="77777777" w:rsidR="005E00E8" w:rsidRDefault="005E00E8" w:rsidP="008A21F6">
      <w:pPr>
        <w:pStyle w:val="affff1"/>
        <w:rPr>
          <w:rtl/>
        </w:rPr>
      </w:pPr>
      <w:ins w:id="9802" w:author="מספור קטעי משנה" w:date="2026-10-06T06:45:19Z">
        <w:r>
          <w:rPr>
            <w:rStyle w:val="MisparKeta"/>
          </w:rPr>
          <w:t xml:space="preserve">א. </w:t>
        </w:r>
      </w:ins>
      <w:r>
        <w:rPr>
          <w:rtl/>
        </w:rPr>
        <w:t>וכולן ששחטו</w:t>
      </w:r>
    </w:p>
    <w:p w14:paraId="0553AAE1" w14:textId="21348F75" w:rsidR="0046556D" w:rsidRPr="005E00E8" w:rsidRDefault="00BD6C4F" w:rsidP="008A21F6">
      <w:pPr>
        <w:rPr>
          <w:rtl/>
        </w:rPr>
      </w:pPr>
      <w:r w:rsidRPr="005E00E8">
        <w:rPr>
          <w:rtl/>
        </w:rPr>
        <w:t xml:space="preserve">אטמא במוקדשים, </w:t>
      </w:r>
      <w:r w:rsidR="005E00E8">
        <w:rPr>
          <w:rtl/>
        </w:rPr>
        <w:t>ואינו לפנינו לשאלו</w:t>
      </w:r>
      <w:r w:rsidR="00537147">
        <w:rPr>
          <w:sz w:val="13"/>
          <w:szCs w:val="13"/>
          <w:rtl/>
        </w:rPr>
        <w:t xml:space="preserve"> </w:t>
      </w:r>
      <w:r w:rsidR="00537147" w:rsidRPr="008A21F6">
        <w:rPr>
          <w:rStyle w:val="afffffe"/>
          <w:rtl/>
        </w:rPr>
        <w:t>אם נגע</w:t>
      </w:r>
      <w:r w:rsidR="00537147">
        <w:rPr>
          <w:sz w:val="13"/>
          <w:szCs w:val="13"/>
          <w:rtl/>
        </w:rPr>
        <w:t>.</w:t>
      </w:r>
    </w:p>
    <w:p w14:paraId="0BA6AFC7" w14:textId="77777777" w:rsidR="005E00E8" w:rsidRDefault="005E00E8" w:rsidP="00910E40">
      <w:pPr>
        <w:pStyle w:val="38"/>
        <w:framePr w:wrap="notBeside"/>
        <w:rPr>
          <w:rtl/>
        </w:rPr>
      </w:pPr>
      <w:r>
        <w:rPr>
          <w:rtl/>
        </w:rPr>
        <w:t>והך:</w:t>
      </w:r>
    </w:p>
    <w:p w14:paraId="2A792ECA" w14:textId="326C14C7" w:rsidR="005E00E8" w:rsidRDefault="005E00E8" w:rsidP="00BD6C4F">
      <w:pPr>
        <w:rPr>
          <w:rtl/>
        </w:rPr>
      </w:pPr>
      <w:r>
        <w:rPr>
          <w:rtl/>
        </w:rPr>
        <w:t>דכל הפסולין</w:t>
      </w:r>
      <w:r w:rsidR="00BD6C4F" w:rsidRPr="00C63571">
        <w:rPr>
          <w:rtl/>
        </w:rPr>
        <w:t xml:space="preserve"> ששחטו שחיטתן כשרה, </w:t>
      </w:r>
      <w:r>
        <w:rPr>
          <w:rtl/>
        </w:rPr>
        <w:t>דכשרה בזרים</w:t>
      </w:r>
      <w:r w:rsidR="00BD6C4F" w:rsidRPr="00C63571">
        <w:rPr>
          <w:rtl/>
        </w:rPr>
        <w:t xml:space="preserve">, בנשים ובעבדים ובטמאים, </w:t>
      </w:r>
      <w:r>
        <w:rPr>
          <w:rtl/>
        </w:rPr>
        <w:t>ואפי' בקדשי</w:t>
      </w:r>
      <w:r w:rsidR="00BD6C4F" w:rsidRPr="00C63571">
        <w:rPr>
          <w:rtl/>
        </w:rPr>
        <w:t xml:space="preserve"> קדשים, ובלבד </w:t>
      </w:r>
      <w:r>
        <w:rPr>
          <w:rtl/>
        </w:rPr>
        <w:t>שלא יגעו הטמאין בבשר.</w:t>
      </w:r>
      <w:r w:rsidRPr="008A21F6">
        <w:rPr>
          <w:rStyle w:val="afffffe"/>
          <w:rtl/>
        </w:rPr>
        <w:t xml:space="preserve"> - ותרתי ל"ל?</w:t>
      </w:r>
      <w:r w:rsidR="00677A1F" w:rsidRPr="00C52D41">
        <w:rPr>
          <w:rStyle w:val="afffffe"/>
          <w:rtl/>
        </w:rPr>
        <w:t xml:space="preserve"> טמא במוקדשין כאן ושם</w:t>
      </w:r>
    </w:p>
    <w:p w14:paraId="6062E534" w14:textId="77777777" w:rsidR="005E00E8" w:rsidRDefault="005E00E8" w:rsidP="00910E40">
      <w:pPr>
        <w:pStyle w:val="38"/>
        <w:framePr w:wrap="notBeside"/>
        <w:rPr>
          <w:rtl/>
        </w:rPr>
      </w:pPr>
      <w:r>
        <w:rPr>
          <w:rtl/>
        </w:rPr>
        <w:t>א.</w:t>
      </w:r>
    </w:p>
    <w:p w14:paraId="75CF23EC" w14:textId="36C048A9" w:rsidR="0046556D" w:rsidRPr="005E00E8" w:rsidRDefault="00677A1F" w:rsidP="005E00E8">
      <w:pPr>
        <w:rPr>
          <w:rtl/>
        </w:rPr>
      </w:pPr>
      <w:r>
        <w:rPr>
          <w:rStyle w:val="afffff5"/>
          <w:rtl/>
        </w:rPr>
        <w:t>כאן עיקר</w:t>
      </w:r>
      <w:r w:rsidR="005E00E8" w:rsidRPr="005E00E8">
        <w:rPr>
          <w:rtl/>
        </w:rPr>
        <w:t xml:space="preserve">, </w:t>
      </w:r>
      <w:r>
        <w:rPr>
          <w:rStyle w:val="afffff5"/>
          <w:rtl/>
        </w:rPr>
        <w:t>ושם איידי</w:t>
      </w:r>
      <w:r w:rsidR="005E00E8" w:rsidRPr="005E00E8">
        <w:rPr>
          <w:rtl/>
        </w:rPr>
        <w:t xml:space="preserve"> דתנא שאר פסולין </w:t>
      </w:r>
      <w:r>
        <w:rPr>
          <w:rtl/>
        </w:rPr>
        <w:t>תנא גם</w:t>
      </w:r>
      <w:r w:rsidR="005E00E8" w:rsidRPr="005E00E8">
        <w:rPr>
          <w:rtl/>
        </w:rPr>
        <w:t xml:space="preserve"> טמא במוקדשים.</w:t>
      </w:r>
    </w:p>
    <w:p w14:paraId="16DB8B3F" w14:textId="77777777" w:rsidR="005E00E8" w:rsidRDefault="005E00E8" w:rsidP="00910E40">
      <w:pPr>
        <w:pStyle w:val="38"/>
        <w:framePr w:wrap="notBeside"/>
        <w:rPr>
          <w:rtl/>
        </w:rPr>
      </w:pPr>
      <w:r>
        <w:rPr>
          <w:rtl/>
        </w:rPr>
        <w:t>ב.</w:t>
      </w:r>
    </w:p>
    <w:p w14:paraId="26A1F8B1" w14:textId="2A10DE2D" w:rsidR="0046556D" w:rsidRDefault="00677A1F" w:rsidP="00BD6C4F">
      <w:pPr>
        <w:rPr>
          <w:rtl/>
        </w:rPr>
      </w:pPr>
      <w:r>
        <w:rPr>
          <w:rtl/>
        </w:rPr>
        <w:t xml:space="preserve">שם </w:t>
      </w:r>
      <w:r w:rsidR="00DC43E8">
        <w:rPr>
          <w:rFonts w:hint="cs"/>
          <w:rtl/>
        </w:rPr>
        <w:t>שה</w:t>
      </w:r>
      <w:r>
        <w:rPr>
          <w:rtl/>
        </w:rPr>
        <w:t>עיקר</w:t>
      </w:r>
      <w:r w:rsidR="00BD6C4F" w:rsidRPr="00C63571">
        <w:rPr>
          <w:rtl/>
        </w:rPr>
        <w:t xml:space="preserve"> בקדשים, </w:t>
      </w:r>
      <w:r>
        <w:rPr>
          <w:rStyle w:val="afffff5"/>
          <w:rtl/>
        </w:rPr>
        <w:t>כאן איידי</w:t>
      </w:r>
      <w:r w:rsidR="00BD6C4F" w:rsidRPr="008B751E">
        <w:rPr>
          <w:rStyle w:val="afffff5"/>
          <w:rtl/>
        </w:rPr>
        <w:t xml:space="preserve"> דתנא</w:t>
      </w:r>
      <w:r w:rsidR="00BD6C4F" w:rsidRPr="00C63571">
        <w:rPr>
          <w:rtl/>
        </w:rPr>
        <w:t xml:space="preserve"> טמא בחולין, </w:t>
      </w:r>
      <w:r>
        <w:rPr>
          <w:rStyle w:val="afffff5"/>
          <w:rtl/>
        </w:rPr>
        <w:t>תני גם</w:t>
      </w:r>
      <w:r w:rsidR="00BD6C4F" w:rsidRPr="00C63571">
        <w:rPr>
          <w:rtl/>
        </w:rPr>
        <w:t xml:space="preserve"> טמא במוקדשים.</w:t>
      </w:r>
    </w:p>
    <w:p w14:paraId="2ECE5DC4" w14:textId="77777777" w:rsidR="00BD6C4F" w:rsidRPr="00A55767" w:rsidRDefault="00BD6C4F" w:rsidP="00F07436">
      <w:pPr>
        <w:pStyle w:val="afff3"/>
        <w:framePr w:wrap="around"/>
        <w:rPr>
          <w:rtl/>
        </w:rPr>
      </w:pPr>
      <w:r w:rsidRPr="00A55767">
        <w:rPr>
          <w:rFonts w:hint="cs"/>
          <w:rtl/>
        </w:rPr>
        <w:t>ג.</w:t>
      </w:r>
    </w:p>
    <w:p w14:paraId="5CEED518" w14:textId="77777777" w:rsidR="00996AA8" w:rsidRDefault="00996AA8" w:rsidP="00910E40">
      <w:pPr>
        <w:pStyle w:val="38"/>
        <w:framePr w:wrap="notBeside"/>
        <w:rPr>
          <w:rtl/>
        </w:rPr>
      </w:pPr>
      <w:r>
        <w:rPr>
          <w:rtl/>
        </w:rPr>
        <w:t>האי טמא, במאי:</w:t>
      </w:r>
    </w:p>
    <w:p w14:paraId="6364DFEC" w14:textId="577FCD2B" w:rsidR="00996AA8" w:rsidRDefault="00996AA8" w:rsidP="00910E40">
      <w:pPr>
        <w:pStyle w:val="38"/>
        <w:framePr w:wrap="notBeside"/>
        <w:rPr>
          <w:rtl/>
        </w:rPr>
      </w:pPr>
      <w:r>
        <w:rPr>
          <w:rtl/>
        </w:rPr>
        <w:t>א.</w:t>
      </w:r>
    </w:p>
    <w:p w14:paraId="3AADDBA0" w14:textId="45AD6B27" w:rsidR="0046556D" w:rsidRDefault="00996AA8" w:rsidP="00E565BC">
      <w:pPr>
        <w:rPr>
          <w:b/>
          <w:bCs/>
          <w:rtl/>
        </w:rPr>
      </w:pPr>
      <w:r w:rsidRPr="00B457AC">
        <w:rPr>
          <w:b/>
          <w:bCs/>
          <w:rtl/>
        </w:rPr>
        <w:t>דאיטמי בשרץ</w:t>
      </w:r>
      <w:r>
        <w:rPr>
          <w:rtl/>
        </w:rPr>
        <w:t>,</w:t>
      </w:r>
      <w:r w:rsidR="00E565BC">
        <w:rPr>
          <w:rFonts w:hint="cs"/>
          <w:rtl/>
        </w:rPr>
        <w:t xml:space="preserve"> - ד</w:t>
      </w:r>
      <w:r w:rsidR="00BD6C4F" w:rsidRPr="00C63571">
        <w:rPr>
          <w:rFonts w:hint="cs"/>
          <w:rtl/>
        </w:rPr>
        <w:t xml:space="preserve">אי טמא מת </w:t>
      </w:r>
      <w:r>
        <w:rPr>
          <w:rtl/>
        </w:rPr>
        <w:t>הא '</w:t>
      </w:r>
      <w:r w:rsidRPr="008A21F6">
        <w:rPr>
          <w:rStyle w:val="afffff0"/>
          <w:rtl/>
        </w:rPr>
        <w:t>בַּחֲלַל חֶרֶב</w:t>
      </w:r>
      <w:r>
        <w:rPr>
          <w:rtl/>
        </w:rPr>
        <w:t>' וחרב</w:t>
      </w:r>
      <w:r w:rsidR="00BD6C4F" w:rsidRPr="00C63571">
        <w:rPr>
          <w:rtl/>
        </w:rPr>
        <w:t xml:space="preserve"> הרי הוא כחלל, אב הטומאה הוא, </w:t>
      </w:r>
      <w:r w:rsidR="00677A1F">
        <w:rPr>
          <w:rtl/>
        </w:rPr>
        <w:t>מטמא לסכין, והסכין מטמא</w:t>
      </w:r>
      <w:r w:rsidR="00BD6C4F" w:rsidRPr="00C63571">
        <w:rPr>
          <w:rFonts w:hint="cs"/>
          <w:rtl/>
        </w:rPr>
        <w:t xml:space="preserve"> </w:t>
      </w:r>
      <w:r w:rsidR="00BD6C4F" w:rsidRPr="00C63571">
        <w:rPr>
          <w:rtl/>
        </w:rPr>
        <w:t>לבשר!</w:t>
      </w:r>
    </w:p>
    <w:p w14:paraId="38E199DF" w14:textId="77777777" w:rsidR="00996AA8" w:rsidRDefault="00996AA8" w:rsidP="00910E40">
      <w:pPr>
        <w:pStyle w:val="38"/>
        <w:framePr w:wrap="notBeside"/>
        <w:rPr>
          <w:rtl/>
        </w:rPr>
      </w:pPr>
      <w:r>
        <w:rPr>
          <w:rtl/>
        </w:rPr>
        <w:t>ב.</w:t>
      </w:r>
    </w:p>
    <w:p w14:paraId="3ACF6CEE" w14:textId="4CD2B818" w:rsidR="0046556D" w:rsidRDefault="00996AA8" w:rsidP="00BD6C4F">
      <w:pPr>
        <w:rPr>
          <w:rtl/>
        </w:rPr>
      </w:pPr>
      <w:r>
        <w:rPr>
          <w:b/>
          <w:bCs/>
          <w:rtl/>
        </w:rPr>
        <w:t>בטמא מת</w:t>
      </w:r>
      <w:r w:rsidR="00BD6C4F" w:rsidRPr="00C63571">
        <w:rPr>
          <w:rFonts w:hint="cs"/>
          <w:rtl/>
        </w:rPr>
        <w:t xml:space="preserve"> ו</w:t>
      </w:r>
      <w:r w:rsidR="00BD6C4F" w:rsidRPr="00C63571">
        <w:rPr>
          <w:rtl/>
        </w:rPr>
        <w:t>כגון שבדק קרומית של קנה</w:t>
      </w:r>
      <w:r w:rsidRPr="008A21F6">
        <w:rPr>
          <w:rStyle w:val="afffffe"/>
          <w:rtl/>
        </w:rPr>
        <w:t xml:space="preserve"> שאינה מקבלת טומאה</w:t>
      </w:r>
      <w:r w:rsidR="00BD6C4F" w:rsidRPr="00C63571">
        <w:rPr>
          <w:rtl/>
        </w:rPr>
        <w:t xml:space="preserve"> </w:t>
      </w:r>
      <w:r>
        <w:rPr>
          <w:rtl/>
        </w:rPr>
        <w:t>ושחט בה,</w:t>
      </w:r>
    </w:p>
    <w:p w14:paraId="4292BE34" w14:textId="4AED4503" w:rsidR="0046556D" w:rsidRDefault="00996AA8" w:rsidP="00BD6C4F">
      <w:pPr>
        <w:rPr>
          <w:b/>
          <w:bCs/>
          <w:rtl/>
        </w:rPr>
      </w:pPr>
      <w:r>
        <w:rPr>
          <w:rtl/>
        </w:rPr>
        <w:t>דבכל שוחטים - בצור, ובזכוכית, ובקרומית של קנה.</w:t>
      </w:r>
    </w:p>
    <w:p w14:paraId="725B7FAE" w14:textId="77777777" w:rsidR="00996AA8" w:rsidRDefault="00996AA8" w:rsidP="00910E40">
      <w:pPr>
        <w:pStyle w:val="38"/>
        <w:framePr w:wrap="notBeside"/>
        <w:rPr>
          <w:rtl/>
        </w:rPr>
      </w:pPr>
      <w:r>
        <w:rPr>
          <w:rtl/>
        </w:rPr>
        <w:t>ב. אביי ה"ק:</w:t>
      </w:r>
    </w:p>
    <w:p w14:paraId="12979F45" w14:textId="14AFF48C" w:rsidR="0046556D" w:rsidRDefault="00996AA8" w:rsidP="00BD6C4F">
      <w:pPr>
        <w:rPr>
          <w:rtl/>
        </w:rPr>
      </w:pPr>
      <w:r>
        <w:rPr>
          <w:b/>
          <w:bCs/>
          <w:rtl/>
        </w:rPr>
        <w:t xml:space="preserve">הכל שוחטין ואפי' </w:t>
      </w:r>
      <w:r w:rsidRPr="00996AA8">
        <w:rPr>
          <w:b/>
          <w:bCs/>
          <w:rtl/>
        </w:rPr>
        <w:t>כותי</w:t>
      </w:r>
      <w:r w:rsidR="00BD6C4F" w:rsidRPr="00C63571">
        <w:rPr>
          <w:rtl/>
        </w:rPr>
        <w:t xml:space="preserve">, </w:t>
      </w:r>
      <w:r w:rsidR="00BD6C4F" w:rsidRPr="00C63571">
        <w:rPr>
          <w:rFonts w:hint="cs"/>
          <w:rtl/>
        </w:rPr>
        <w:t xml:space="preserve">ודווקא </w:t>
      </w:r>
      <w:r w:rsidR="00BD6C4F" w:rsidRPr="00C63571">
        <w:rPr>
          <w:rtl/>
        </w:rPr>
        <w:t xml:space="preserve">כשישראל עומד על גביו, אבל יוצא ונכנס - לא ישחוט, </w:t>
      </w:r>
    </w:p>
    <w:p w14:paraId="16C76E36" w14:textId="77777777" w:rsidR="00223F0A" w:rsidRDefault="00BD6C4F" w:rsidP="00BD6C4F">
      <w:pPr>
        <w:rPr>
          <w:rtl/>
        </w:rPr>
      </w:pPr>
      <w:r w:rsidRPr="00694FB7">
        <w:rPr>
          <w:rtl/>
        </w:rPr>
        <w:t xml:space="preserve">ואם שחט חותך כזית בשר ונותן לו, </w:t>
      </w:r>
    </w:p>
    <w:p w14:paraId="5DC5CD64" w14:textId="1DE289A6" w:rsidR="0046556D" w:rsidRDefault="00996AA8" w:rsidP="00BD6C4F">
      <w:pPr>
        <w:rPr>
          <w:rtl/>
        </w:rPr>
      </w:pPr>
      <w:r>
        <w:rPr>
          <w:rtl/>
        </w:rPr>
        <w:t>אכלו - מותר</w:t>
      </w:r>
      <w:r w:rsidR="00AD1D5A">
        <w:rPr>
          <w:rtl/>
        </w:rPr>
        <w:t xml:space="preserve">, </w:t>
      </w:r>
      <w:r>
        <w:rPr>
          <w:rtl/>
        </w:rPr>
        <w:t>לא אכלו - אסור</w:t>
      </w:r>
      <w:r w:rsidR="00BD6C4F" w:rsidRPr="00694FB7">
        <w:rPr>
          <w:rtl/>
        </w:rPr>
        <w:t xml:space="preserve"> לאכול משחיטתו, </w:t>
      </w:r>
    </w:p>
    <w:p w14:paraId="08655F6E" w14:textId="577013CB" w:rsidR="0046556D" w:rsidRDefault="00BD6C4F" w:rsidP="00BD6C4F">
      <w:pPr>
        <w:rPr>
          <w:rtl/>
        </w:rPr>
      </w:pPr>
      <w:r w:rsidRPr="00C63571">
        <w:rPr>
          <w:rtl/>
        </w:rPr>
        <w:t>חוץ מ</w:t>
      </w:r>
      <w:r w:rsidRPr="00C63571">
        <w:rPr>
          <w:rFonts w:hint="cs"/>
          <w:rtl/>
        </w:rPr>
        <w:t>חש</w:t>
      </w:r>
      <w:r>
        <w:rPr>
          <w:rtl/>
        </w:rPr>
        <w:t>"</w:t>
      </w:r>
      <w:r w:rsidRPr="00C63571">
        <w:rPr>
          <w:rFonts w:hint="cs"/>
          <w:rtl/>
        </w:rPr>
        <w:t xml:space="preserve">ו </w:t>
      </w:r>
      <w:r w:rsidR="00996AA8">
        <w:rPr>
          <w:rtl/>
        </w:rPr>
        <w:t>דאפי' דיעבד לא, שמא ישהו, או ידרסו, או יחלידו</w:t>
      </w:r>
      <w:r w:rsidRPr="00C63571">
        <w:rPr>
          <w:rtl/>
        </w:rPr>
        <w:t>.</w:t>
      </w:r>
    </w:p>
    <w:p w14:paraId="7CE93EA1" w14:textId="77777777" w:rsidR="00996AA8" w:rsidRDefault="00996AA8" w:rsidP="00910E40">
      <w:pPr>
        <w:pStyle w:val="38"/>
        <w:framePr w:wrap="notBeside"/>
        <w:rPr>
          <w:rtl/>
        </w:rPr>
      </w:pPr>
      <w:r>
        <w:rPr>
          <w:rtl/>
        </w:rPr>
        <w:t>ויקשה:</w:t>
      </w:r>
    </w:p>
    <w:p w14:paraId="340ABA3B" w14:textId="28F49AE6" w:rsidR="0046556D" w:rsidRDefault="00996AA8" w:rsidP="00BD6C4F">
      <w:pPr>
        <w:rPr>
          <w:spacing w:val="-2"/>
        </w:rPr>
      </w:pPr>
      <w:r>
        <w:rPr>
          <w:rtl/>
        </w:rPr>
        <w:t xml:space="preserve">'וכולן ששחטו' </w:t>
      </w:r>
      <w:r w:rsidR="00AD1D5A">
        <w:rPr>
          <w:rtl/>
        </w:rPr>
        <w:t>לא אחש"ו</w:t>
      </w:r>
      <w:r w:rsidR="00BD6C4F" w:rsidRPr="00C63571">
        <w:rPr>
          <w:rFonts w:hint="cs"/>
          <w:rtl/>
        </w:rPr>
        <w:t xml:space="preserve"> דהיצ</w:t>
      </w:r>
      <w:r w:rsidR="00BD6C4F">
        <w:rPr>
          <w:rtl/>
        </w:rPr>
        <w:t>"</w:t>
      </w:r>
      <w:r w:rsidR="00BD6C4F" w:rsidRPr="00C63571">
        <w:rPr>
          <w:rFonts w:hint="cs"/>
          <w:rtl/>
        </w:rPr>
        <w:t xml:space="preserve">ל </w:t>
      </w:r>
      <w:r>
        <w:rPr>
          <w:rtl/>
        </w:rPr>
        <w:t>ואם שחטו, ולאו אכותי דהא כשישראל</w:t>
      </w:r>
      <w:r w:rsidR="00BD6C4F" w:rsidRPr="00C63571">
        <w:rPr>
          <w:rtl/>
        </w:rPr>
        <w:t xml:space="preserve"> עומד על גביו </w:t>
      </w:r>
      <w:r w:rsidR="00223F0A">
        <w:rPr>
          <w:rFonts w:hint="cs"/>
          <w:rtl/>
        </w:rPr>
        <w:t>שוחט</w:t>
      </w:r>
      <w:r w:rsidR="00223F0A" w:rsidRPr="00C63571">
        <w:rPr>
          <w:rtl/>
        </w:rPr>
        <w:t xml:space="preserve"> </w:t>
      </w:r>
      <w:r>
        <w:rPr>
          <w:rtl/>
        </w:rPr>
        <w:t xml:space="preserve">אפי' לכתחלה - </w:t>
      </w:r>
      <w:r w:rsidRPr="00B457AC">
        <w:rPr>
          <w:b/>
          <w:bCs/>
          <w:rtl/>
        </w:rPr>
        <w:t>קשיא</w:t>
      </w:r>
      <w:r>
        <w:rPr>
          <w:rtl/>
        </w:rPr>
        <w:t>.</w:t>
      </w:r>
    </w:p>
    <w:p w14:paraId="30997D11" w14:textId="77777777" w:rsidR="00996AA8" w:rsidRDefault="00996AA8" w:rsidP="00910E40">
      <w:pPr>
        <w:pStyle w:val="38"/>
        <w:framePr w:wrap="notBeside"/>
        <w:rPr>
          <w:rtl/>
        </w:rPr>
      </w:pPr>
      <w:r>
        <w:rPr>
          <w:rtl/>
        </w:rPr>
        <w:t>רבא:</w:t>
      </w:r>
    </w:p>
    <w:p w14:paraId="1A9736E9" w14:textId="36F74FF1" w:rsidR="0046556D" w:rsidRDefault="00996AA8" w:rsidP="00BD6C4F">
      <w:pPr>
        <w:rPr>
          <w:rtl/>
        </w:rPr>
      </w:pPr>
      <w:r>
        <w:rPr>
          <w:rtl/>
        </w:rPr>
        <w:t>ויוצא</w:t>
      </w:r>
      <w:r w:rsidR="00BD6C4F" w:rsidRPr="00C63571">
        <w:rPr>
          <w:rtl/>
        </w:rPr>
        <w:t xml:space="preserve"> ונכנס לכתחלה לא? </w:t>
      </w:r>
      <w:r>
        <w:rPr>
          <w:rtl/>
        </w:rPr>
        <w:t>דהמניח עכו"ם בחנותו</w:t>
      </w:r>
      <w:r w:rsidR="00AD1D5A" w:rsidRPr="00C52D41">
        <w:rPr>
          <w:rStyle w:val="afffffe"/>
          <w:rtl/>
        </w:rPr>
        <w:t xml:space="preserve"> ובה יין,</w:t>
      </w:r>
      <w:r>
        <w:rPr>
          <w:rtl/>
        </w:rPr>
        <w:t xml:space="preserve"> וישראל יוצא ונכנס - </w:t>
      </w:r>
      <w:r w:rsidR="00AD1D5A">
        <w:rPr>
          <w:rtl/>
        </w:rPr>
        <w:t xml:space="preserve">מותר! – </w:t>
      </w:r>
      <w:r w:rsidR="00223F0A">
        <w:rPr>
          <w:rFonts w:hint="cs"/>
          <w:rtl/>
        </w:rPr>
        <w:t>'</w:t>
      </w:r>
      <w:r w:rsidR="00AD1D5A">
        <w:rPr>
          <w:rtl/>
        </w:rPr>
        <w:t>המניח</w:t>
      </w:r>
      <w:r w:rsidR="00223F0A">
        <w:rPr>
          <w:rFonts w:hint="cs"/>
          <w:rtl/>
        </w:rPr>
        <w:t>'</w:t>
      </w:r>
      <w:r>
        <w:rPr>
          <w:rtl/>
        </w:rPr>
        <w:t xml:space="preserve"> קתני, </w:t>
      </w:r>
      <w:r w:rsidR="00223F0A" w:rsidRPr="00B457AC">
        <w:rPr>
          <w:rStyle w:val="afffffe"/>
          <w:rFonts w:hint="cs"/>
          <w:rtl/>
        </w:rPr>
        <w:t>משמע</w:t>
      </w:r>
      <w:r w:rsidR="00223F0A">
        <w:rPr>
          <w:rFonts w:hint="cs"/>
          <w:rtl/>
        </w:rPr>
        <w:t xml:space="preserve"> </w:t>
      </w:r>
      <w:r>
        <w:rPr>
          <w:rtl/>
        </w:rPr>
        <w:t>דיעבד.</w:t>
      </w:r>
    </w:p>
    <w:p w14:paraId="62D9CBAF" w14:textId="77777777" w:rsidR="00996AA8" w:rsidRDefault="00996AA8" w:rsidP="00910E40">
      <w:pPr>
        <w:pStyle w:val="38"/>
        <w:framePr w:wrap="notBeside"/>
        <w:rPr>
          <w:rtl/>
        </w:rPr>
      </w:pPr>
      <w:r>
        <w:rPr>
          <w:rtl/>
        </w:rPr>
        <w:t>והך:</w:t>
      </w:r>
    </w:p>
    <w:p w14:paraId="36225B71" w14:textId="043CFB69" w:rsidR="0046556D" w:rsidRDefault="00996AA8" w:rsidP="00BD6C4F">
      <w:pPr>
        <w:rPr>
          <w:b/>
          <w:bCs/>
          <w:rtl/>
        </w:rPr>
      </w:pPr>
      <w:r>
        <w:rPr>
          <w:rtl/>
        </w:rPr>
        <w:lastRenderedPageBreak/>
        <w:t>דאין</w:t>
      </w:r>
      <w:r w:rsidR="00BD6C4F" w:rsidRPr="00C63571">
        <w:rPr>
          <w:rtl/>
        </w:rPr>
        <w:t xml:space="preserve"> השומר צריך להיות יושב ומשמר, אלא </w:t>
      </w:r>
      <w:r w:rsidR="00E62187">
        <w:rPr>
          <w:rFonts w:hint="cs"/>
          <w:rtl/>
        </w:rPr>
        <w:t xml:space="preserve">אף </w:t>
      </w:r>
      <w:r w:rsidR="00BD6C4F" w:rsidRPr="00C63571">
        <w:rPr>
          <w:rtl/>
        </w:rPr>
        <w:t>שיוצא ונכנס</w:t>
      </w:r>
      <w:r w:rsidR="00AD1D5A" w:rsidRPr="00C52D41">
        <w:rPr>
          <w:rStyle w:val="afffffe"/>
          <w:rtl/>
        </w:rPr>
        <w:t xml:space="preserve"> לכתחלה</w:t>
      </w:r>
      <w:r w:rsidR="00BD6C4F" w:rsidRPr="00C63571">
        <w:rPr>
          <w:rtl/>
        </w:rPr>
        <w:t xml:space="preserve"> - מותר!</w:t>
      </w:r>
    </w:p>
    <w:p w14:paraId="6393D8CD" w14:textId="77777777" w:rsidR="00996AA8" w:rsidRDefault="00996AA8" w:rsidP="00910E40">
      <w:pPr>
        <w:pStyle w:val="38"/>
        <w:framePr w:wrap="notBeside"/>
        <w:rPr>
          <w:rtl/>
        </w:rPr>
      </w:pPr>
      <w:r>
        <w:rPr>
          <w:rtl/>
        </w:rPr>
        <w:t>ג. רבא ה"ק:</w:t>
      </w:r>
    </w:p>
    <w:p w14:paraId="45648E45" w14:textId="74A22654" w:rsidR="00996AA8" w:rsidRDefault="00996AA8" w:rsidP="00BD6C4F">
      <w:pPr>
        <w:rPr>
          <w:rtl/>
        </w:rPr>
      </w:pPr>
      <w:r>
        <w:rPr>
          <w:b/>
          <w:bCs/>
          <w:rtl/>
        </w:rPr>
        <w:t>הכל</w:t>
      </w:r>
      <w:r w:rsidR="00BD6C4F" w:rsidRPr="00C63571">
        <w:rPr>
          <w:rtl/>
        </w:rPr>
        <w:t xml:space="preserve"> שוחטין ואפי' כותי, בד"א כשישראל </w:t>
      </w:r>
      <w:r w:rsidRPr="008A21F6">
        <w:rPr>
          <w:b/>
          <w:rtl/>
        </w:rPr>
        <w:t>יוצא ונכנס</w:t>
      </w:r>
      <w:r>
        <w:rPr>
          <w:rtl/>
        </w:rPr>
        <w:t>,</w:t>
      </w:r>
    </w:p>
    <w:p w14:paraId="6ECEC8CE" w14:textId="77777777" w:rsidR="002773A0" w:rsidRDefault="00996AA8" w:rsidP="00BD6C4F">
      <w:pPr>
        <w:rPr>
          <w:rtl/>
        </w:rPr>
      </w:pPr>
      <w:r>
        <w:rPr>
          <w:rtl/>
        </w:rPr>
        <w:t>אבל בא ומצאו ששחט - חותך</w:t>
      </w:r>
      <w:r w:rsidR="00BD6C4F" w:rsidRPr="00C63571">
        <w:rPr>
          <w:rtl/>
        </w:rPr>
        <w:t xml:space="preserve"> כזית בשר ונותן לו, </w:t>
      </w:r>
    </w:p>
    <w:p w14:paraId="5F1ACCE0" w14:textId="2C8B15C4" w:rsidR="0046556D" w:rsidRDefault="00BD6C4F" w:rsidP="00BD6C4F">
      <w:pPr>
        <w:rPr>
          <w:rtl/>
        </w:rPr>
      </w:pPr>
      <w:r w:rsidRPr="00C63571">
        <w:rPr>
          <w:rtl/>
        </w:rPr>
        <w:t>אכלו - מותר</w:t>
      </w:r>
      <w:r w:rsidR="00AD1D5A">
        <w:rPr>
          <w:rtl/>
        </w:rPr>
        <w:t xml:space="preserve">, </w:t>
      </w:r>
      <w:r w:rsidRPr="00C63571">
        <w:rPr>
          <w:rtl/>
        </w:rPr>
        <w:t xml:space="preserve">לא אכלו - אסור לאכול משחיטתו, </w:t>
      </w:r>
    </w:p>
    <w:p w14:paraId="22328A83" w14:textId="73BF7836" w:rsidR="0046556D" w:rsidRDefault="00BD6C4F" w:rsidP="00BD6C4F">
      <w:pPr>
        <w:rPr>
          <w:rtl/>
        </w:rPr>
      </w:pPr>
      <w:r w:rsidRPr="00C63571">
        <w:rPr>
          <w:rtl/>
        </w:rPr>
        <w:t>חוץ מח</w:t>
      </w:r>
      <w:r w:rsidRPr="00C63571">
        <w:rPr>
          <w:rFonts w:hint="cs"/>
          <w:rtl/>
        </w:rPr>
        <w:t>ש</w:t>
      </w:r>
      <w:r>
        <w:rPr>
          <w:rtl/>
        </w:rPr>
        <w:t>"</w:t>
      </w:r>
      <w:r w:rsidRPr="00C63571">
        <w:rPr>
          <w:rFonts w:hint="cs"/>
          <w:rtl/>
        </w:rPr>
        <w:t xml:space="preserve">ו </w:t>
      </w:r>
      <w:r w:rsidR="00996AA8">
        <w:rPr>
          <w:rtl/>
        </w:rPr>
        <w:t>דאפי' דיעבד לא, שמא ישהו, או ידרסו, או יחלידו</w:t>
      </w:r>
      <w:r w:rsidRPr="00C63571">
        <w:rPr>
          <w:rtl/>
        </w:rPr>
        <w:t>.</w:t>
      </w:r>
    </w:p>
    <w:p w14:paraId="1DCF2E07" w14:textId="77777777" w:rsidR="00996AA8" w:rsidRDefault="00996AA8" w:rsidP="00910E40">
      <w:pPr>
        <w:pStyle w:val="38"/>
        <w:framePr w:wrap="notBeside"/>
        <w:rPr>
          <w:rtl/>
        </w:rPr>
      </w:pPr>
      <w:r>
        <w:rPr>
          <w:rtl/>
        </w:rPr>
        <w:t>ויקשה:</w:t>
      </w:r>
    </w:p>
    <w:p w14:paraId="07F894F7" w14:textId="76BC493D" w:rsidR="0046556D" w:rsidRDefault="00996AA8" w:rsidP="00BD6C4F">
      <w:pPr>
        <w:rPr>
          <w:b/>
          <w:bCs/>
          <w:rtl/>
        </w:rPr>
      </w:pPr>
      <w:r>
        <w:rPr>
          <w:rtl/>
        </w:rPr>
        <w:t xml:space="preserve">'וכולן ששחטו' </w:t>
      </w:r>
      <w:r w:rsidR="00AD1D5A">
        <w:rPr>
          <w:rtl/>
        </w:rPr>
        <w:t>לא אחש"ו</w:t>
      </w:r>
      <w:r>
        <w:rPr>
          <w:rtl/>
        </w:rPr>
        <w:t xml:space="preserve"> דא"כ ליתני ואם,</w:t>
      </w:r>
      <w:r w:rsidR="00BD6C4F" w:rsidRPr="00C63571">
        <w:rPr>
          <w:rFonts w:hint="cs"/>
          <w:rtl/>
        </w:rPr>
        <w:t xml:space="preserve"> ולאו אכותי דהא אפי' </w:t>
      </w:r>
      <w:r w:rsidR="00BD6C4F" w:rsidRPr="00C63571">
        <w:rPr>
          <w:rtl/>
        </w:rPr>
        <w:t xml:space="preserve">יוצא ונכנס </w:t>
      </w:r>
      <w:r>
        <w:rPr>
          <w:rtl/>
        </w:rPr>
        <w:t>שחיט לכתחלה - קשיא.</w:t>
      </w:r>
    </w:p>
    <w:p w14:paraId="5D356CC9" w14:textId="77777777" w:rsidR="00996AA8" w:rsidRDefault="00996AA8" w:rsidP="00910E40">
      <w:pPr>
        <w:pStyle w:val="38"/>
        <w:framePr w:wrap="notBeside"/>
        <w:rPr>
          <w:rtl/>
        </w:rPr>
      </w:pPr>
      <w:r>
        <w:rPr>
          <w:rtl/>
        </w:rPr>
        <w:t>ד. רב אשי ה"ק:</w:t>
      </w:r>
    </w:p>
    <w:p w14:paraId="6677853F" w14:textId="42207B3F" w:rsidR="0046556D" w:rsidRDefault="00996AA8" w:rsidP="00BD6C4F">
      <w:pPr>
        <w:rPr>
          <w:rtl/>
        </w:rPr>
      </w:pPr>
      <w:r>
        <w:rPr>
          <w:b/>
          <w:bCs/>
          <w:rtl/>
        </w:rPr>
        <w:t xml:space="preserve">הכל שוחטין ואפי' ישראל </w:t>
      </w:r>
      <w:r w:rsidRPr="00996AA8">
        <w:rPr>
          <w:b/>
          <w:bCs/>
          <w:rtl/>
        </w:rPr>
        <w:t>מומר</w:t>
      </w:r>
      <w:r>
        <w:rPr>
          <w:b/>
          <w:bCs/>
          <w:rtl/>
        </w:rPr>
        <w:t>,</w:t>
      </w:r>
    </w:p>
    <w:p w14:paraId="123FA099" w14:textId="77777777" w:rsidR="00BD6C4F" w:rsidRPr="00A55767" w:rsidRDefault="00BD6C4F" w:rsidP="00F07436">
      <w:pPr>
        <w:pStyle w:val="afff3"/>
        <w:framePr w:wrap="around"/>
        <w:rPr>
          <w:rtl/>
        </w:rPr>
      </w:pPr>
      <w:r w:rsidRPr="00A55767">
        <w:rPr>
          <w:rFonts w:hint="cs"/>
          <w:rtl/>
        </w:rPr>
        <w:t>ג:</w:t>
      </w:r>
    </w:p>
    <w:p w14:paraId="499044AC" w14:textId="77777777" w:rsidR="00B717D0" w:rsidRDefault="00BD6C4F" w:rsidP="00BD6C4F">
      <w:pPr>
        <w:rPr>
          <w:rtl/>
        </w:rPr>
      </w:pPr>
      <w:r w:rsidRPr="00C63571">
        <w:rPr>
          <w:rtl/>
        </w:rPr>
        <w:t xml:space="preserve">מומר </w:t>
      </w:r>
      <w:r w:rsidRPr="00C63571">
        <w:rPr>
          <w:rFonts w:hint="cs"/>
          <w:rtl/>
        </w:rPr>
        <w:t>-</w:t>
      </w:r>
      <w:r w:rsidRPr="00C63571">
        <w:rPr>
          <w:rtl/>
        </w:rPr>
        <w:t xml:space="preserve"> לאכול נבילות לתיאבון, </w:t>
      </w:r>
    </w:p>
    <w:p w14:paraId="30B9D733" w14:textId="77777777" w:rsidR="00B717D0" w:rsidRDefault="00424729" w:rsidP="008B751E">
      <w:pPr>
        <w:pStyle w:val="38"/>
        <w:framePr w:wrap="notBeside"/>
        <w:rPr>
          <w:rtl/>
        </w:rPr>
      </w:pPr>
      <w:r>
        <w:rPr>
          <w:rtl/>
        </w:rPr>
        <w:t xml:space="preserve">וכדרבא </w:t>
      </w:r>
    </w:p>
    <w:p w14:paraId="3ACFF805" w14:textId="6328D680" w:rsidR="0094248E" w:rsidRDefault="00424729" w:rsidP="00BD6C4F">
      <w:pPr>
        <w:rPr>
          <w:rtl/>
        </w:rPr>
      </w:pPr>
      <w:r>
        <w:rPr>
          <w:rtl/>
        </w:rPr>
        <w:t>דבודק סכין</w:t>
      </w:r>
      <w:r w:rsidR="00BD6C4F" w:rsidRPr="00C63571">
        <w:rPr>
          <w:rtl/>
        </w:rPr>
        <w:t xml:space="preserve"> ונותן לו ומותר לאכול </w:t>
      </w:r>
      <w:r w:rsidR="0094248E">
        <w:rPr>
          <w:rtl/>
        </w:rPr>
        <w:t>משחיטתו,</w:t>
      </w:r>
    </w:p>
    <w:p w14:paraId="2E00D7D6" w14:textId="51CF2990" w:rsidR="0046556D" w:rsidRDefault="0094248E" w:rsidP="00BD6C4F">
      <w:pPr>
        <w:rPr>
          <w:rtl/>
        </w:rPr>
      </w:pPr>
      <w:r>
        <w:rPr>
          <w:rtl/>
        </w:rPr>
        <w:t>אבל לא בדק ונתן לו - לא ישחוט</w:t>
      </w:r>
      <w:r w:rsidR="00BD6C4F" w:rsidRPr="00C63571">
        <w:rPr>
          <w:rtl/>
        </w:rPr>
        <w:t xml:space="preserve">, ואם שחט בודק סכינו אחריו, </w:t>
      </w:r>
    </w:p>
    <w:p w14:paraId="2ABA5885" w14:textId="0E87E09B" w:rsidR="0094248E" w:rsidRDefault="00BD6C4F" w:rsidP="00BD6C4F">
      <w:pPr>
        <w:rPr>
          <w:rtl/>
        </w:rPr>
      </w:pPr>
      <w:r w:rsidRPr="00C63571">
        <w:rPr>
          <w:rtl/>
        </w:rPr>
        <w:t xml:space="preserve">נמצאת סכינו יפה - מותר לאכול משחיטתו, ואם לאו - אסור לאכול </w:t>
      </w:r>
      <w:r w:rsidR="0094248E">
        <w:rPr>
          <w:rtl/>
        </w:rPr>
        <w:t>משחיטתו,</w:t>
      </w:r>
    </w:p>
    <w:p w14:paraId="716506CE" w14:textId="52B54AD3" w:rsidR="0046556D" w:rsidRDefault="0094248E" w:rsidP="00BD6C4F">
      <w:pPr>
        <w:rPr>
          <w:rtl/>
        </w:rPr>
      </w:pPr>
      <w:r>
        <w:rPr>
          <w:rtl/>
        </w:rPr>
        <w:t>חוץ מחש"ו דאפי' דיעבד לא, שמא ישהו, או ידרסו, או יחלידו.</w:t>
      </w:r>
    </w:p>
    <w:p w14:paraId="29CEE458" w14:textId="77777777" w:rsidR="0094248E" w:rsidRDefault="0094248E" w:rsidP="00910E40">
      <w:pPr>
        <w:pStyle w:val="38"/>
        <w:framePr w:wrap="notBeside"/>
        <w:rPr>
          <w:rtl/>
        </w:rPr>
      </w:pPr>
      <w:r>
        <w:rPr>
          <w:rtl/>
        </w:rPr>
        <w:t>ויקשה:</w:t>
      </w:r>
    </w:p>
    <w:p w14:paraId="4BC2F36A" w14:textId="2D1F055E" w:rsidR="0046556D" w:rsidRDefault="0094248E" w:rsidP="00BD6C4F">
      <w:pPr>
        <w:rPr>
          <w:b/>
          <w:bCs/>
          <w:rtl/>
        </w:rPr>
      </w:pPr>
      <w:r>
        <w:rPr>
          <w:rtl/>
        </w:rPr>
        <w:t xml:space="preserve">'וכולן ששחטו' אי אחש"ו ליתני ואם, ואי אמומר דלא בדק - </w:t>
      </w:r>
      <w:r w:rsidR="00AD1D5A">
        <w:rPr>
          <w:rtl/>
        </w:rPr>
        <w:t>אי הסכין לפנינו - יבדקוה</w:t>
      </w:r>
      <w:r>
        <w:rPr>
          <w:rtl/>
        </w:rPr>
        <w:t xml:space="preserve">, </w:t>
      </w:r>
      <w:r w:rsidR="00AD1D5A">
        <w:rPr>
          <w:rtl/>
        </w:rPr>
        <w:t>ואי אינה, מה מהני</w:t>
      </w:r>
      <w:r>
        <w:rPr>
          <w:rtl/>
        </w:rPr>
        <w:t xml:space="preserve"> שאחרים רואין - קשיא.</w:t>
      </w:r>
    </w:p>
    <w:p w14:paraId="24D65633" w14:textId="77777777" w:rsidR="0094248E" w:rsidRDefault="0094248E" w:rsidP="00910E40">
      <w:pPr>
        <w:pStyle w:val="38"/>
        <w:framePr w:wrap="notBeside"/>
        <w:rPr>
          <w:rtl/>
        </w:rPr>
      </w:pPr>
      <w:r>
        <w:rPr>
          <w:rtl/>
        </w:rPr>
        <w:t>ה. רבינא ה"ק:</w:t>
      </w:r>
    </w:p>
    <w:p w14:paraId="0302ED90" w14:textId="75C73F7B" w:rsidR="0094248E" w:rsidRDefault="0094248E" w:rsidP="00BD6C4F">
      <w:pPr>
        <w:rPr>
          <w:rtl/>
        </w:rPr>
      </w:pPr>
      <w:r>
        <w:rPr>
          <w:b/>
          <w:bCs/>
          <w:rtl/>
        </w:rPr>
        <w:t xml:space="preserve">הכל שוחטין - הכל </w:t>
      </w:r>
      <w:r w:rsidRPr="0094248E">
        <w:rPr>
          <w:b/>
          <w:bCs/>
          <w:rtl/>
        </w:rPr>
        <w:t>מומחין</w:t>
      </w:r>
      <w:r w:rsidR="00BD6C4F" w:rsidRPr="00C63571">
        <w:rPr>
          <w:rtl/>
        </w:rPr>
        <w:t xml:space="preserve"> שוחטין, מומחין ואע</w:t>
      </w:r>
      <w:r w:rsidR="00BD6C4F">
        <w:rPr>
          <w:rtl/>
        </w:rPr>
        <w:t>"</w:t>
      </w:r>
      <w:r w:rsidR="00BD6C4F" w:rsidRPr="00C63571">
        <w:rPr>
          <w:rtl/>
        </w:rPr>
        <w:t xml:space="preserve">פ </w:t>
      </w:r>
      <w:r>
        <w:rPr>
          <w:rtl/>
        </w:rPr>
        <w:t>שאין מוחזקין,</w:t>
      </w:r>
    </w:p>
    <w:p w14:paraId="071796DC" w14:textId="77777777" w:rsidR="00435B35" w:rsidRDefault="0094248E" w:rsidP="008B751E">
      <w:pPr>
        <w:pStyle w:val="38"/>
        <w:framePr w:wrap="notBeside"/>
        <w:rPr>
          <w:rtl/>
        </w:rPr>
      </w:pPr>
      <w:r>
        <w:rPr>
          <w:rtl/>
        </w:rPr>
        <w:t>בד"א</w:t>
      </w:r>
      <w:r w:rsidR="00BD6C4F" w:rsidRPr="00C63571">
        <w:rPr>
          <w:rtl/>
        </w:rPr>
        <w:t xml:space="preserve"> </w:t>
      </w:r>
    </w:p>
    <w:p w14:paraId="261124CF" w14:textId="4ED61CB1" w:rsidR="0094248E" w:rsidRDefault="00BD6C4F" w:rsidP="00BD6C4F">
      <w:pPr>
        <w:rPr>
          <w:rtl/>
        </w:rPr>
      </w:pPr>
      <w:r w:rsidRPr="00C63571">
        <w:rPr>
          <w:rtl/>
        </w:rPr>
        <w:t xml:space="preserve">שיודעין בו שיודע לומר הלכות שחיטה, </w:t>
      </w:r>
      <w:r w:rsidR="0094248E">
        <w:rPr>
          <w:rtl/>
        </w:rPr>
        <w:t>אבל אין יודעין בו - לא ישחוט,</w:t>
      </w:r>
    </w:p>
    <w:p w14:paraId="5F1D26E5" w14:textId="5A955DB1" w:rsidR="00D64444" w:rsidRDefault="0094248E" w:rsidP="00BD6C4F">
      <w:pPr>
        <w:rPr>
          <w:rtl/>
        </w:rPr>
      </w:pPr>
      <w:r>
        <w:rPr>
          <w:rtl/>
        </w:rPr>
        <w:t>ואם שחט,</w:t>
      </w:r>
      <w:r w:rsidR="00BD6C4F" w:rsidRPr="00C63571">
        <w:rPr>
          <w:rtl/>
        </w:rPr>
        <w:t xml:space="preserve"> בודקין אותו אם יודע לומר הלכות שחיטה מותר לאכול משחיטתו, </w:t>
      </w:r>
      <w:r w:rsidR="00D64444">
        <w:rPr>
          <w:rtl/>
        </w:rPr>
        <w:t>ואם לאו אסור,</w:t>
      </w:r>
    </w:p>
    <w:p w14:paraId="1100F69D" w14:textId="085943C1" w:rsidR="0046556D" w:rsidRDefault="00D64444" w:rsidP="00BD6C4F">
      <w:pPr>
        <w:rPr>
          <w:rtl/>
        </w:rPr>
      </w:pPr>
      <w:r>
        <w:rPr>
          <w:rtl/>
        </w:rPr>
        <w:t>חוץ מחש"ו דאפי' דיעבד לא, שמא ישהו, או ידרסו, או יחלידו.</w:t>
      </w:r>
    </w:p>
    <w:p w14:paraId="6D0194FD" w14:textId="1C508D22" w:rsidR="0046556D" w:rsidRDefault="0094248E" w:rsidP="00BD6C4F">
      <w:pPr>
        <w:rPr>
          <w:b/>
          <w:bCs/>
          <w:rtl/>
        </w:rPr>
      </w:pPr>
      <w:r>
        <w:rPr>
          <w:rtl/>
        </w:rPr>
        <w:t>'וכולן ששחטו' אשאין מומחין, ואינו לפנינו לבדקו.</w:t>
      </w:r>
    </w:p>
    <w:p w14:paraId="60E5D9D3" w14:textId="77777777" w:rsidR="0094248E" w:rsidRDefault="0094248E" w:rsidP="00910E40">
      <w:pPr>
        <w:pStyle w:val="38"/>
        <w:framePr w:wrap="notBeside"/>
        <w:rPr>
          <w:rtl/>
        </w:rPr>
      </w:pPr>
      <w:r>
        <w:rPr>
          <w:rtl/>
        </w:rPr>
        <w:t>א"ד, רבינא ה"ק:</w:t>
      </w:r>
    </w:p>
    <w:p w14:paraId="3615502D" w14:textId="048A0FDF" w:rsidR="0094248E" w:rsidRDefault="0094248E" w:rsidP="00BD6C4F">
      <w:pPr>
        <w:rPr>
          <w:rtl/>
        </w:rPr>
      </w:pPr>
      <w:r>
        <w:rPr>
          <w:b/>
          <w:bCs/>
          <w:rtl/>
        </w:rPr>
        <w:t xml:space="preserve">הכל שוחטין - הכל </w:t>
      </w:r>
      <w:r w:rsidRPr="0094248E">
        <w:rPr>
          <w:b/>
          <w:bCs/>
          <w:rtl/>
        </w:rPr>
        <w:t>מוחזקין</w:t>
      </w:r>
      <w:r w:rsidR="00BD6C4F" w:rsidRPr="00C63571">
        <w:rPr>
          <w:rtl/>
        </w:rPr>
        <w:t xml:space="preserve"> שוחטין, מוחזקין אע</w:t>
      </w:r>
      <w:r w:rsidR="00BD6C4F">
        <w:rPr>
          <w:rtl/>
        </w:rPr>
        <w:t>"</w:t>
      </w:r>
      <w:r w:rsidR="00BD6C4F" w:rsidRPr="00C63571">
        <w:rPr>
          <w:rtl/>
        </w:rPr>
        <w:t xml:space="preserve">פ </w:t>
      </w:r>
      <w:r>
        <w:rPr>
          <w:rtl/>
        </w:rPr>
        <w:t>שאין מומחין,</w:t>
      </w:r>
    </w:p>
    <w:p w14:paraId="6A465473" w14:textId="77777777" w:rsidR="00435B35" w:rsidRDefault="0094248E" w:rsidP="008B751E">
      <w:pPr>
        <w:pStyle w:val="38"/>
        <w:framePr w:wrap="notBeside"/>
        <w:rPr>
          <w:rtl/>
        </w:rPr>
      </w:pPr>
      <w:r>
        <w:rPr>
          <w:rtl/>
        </w:rPr>
        <w:t xml:space="preserve">בד"א </w:t>
      </w:r>
    </w:p>
    <w:p w14:paraId="56DD869B" w14:textId="77777777" w:rsidR="002773A0" w:rsidRDefault="0094248E" w:rsidP="00BD6C4F">
      <w:pPr>
        <w:rPr>
          <w:rtl/>
        </w:rPr>
      </w:pPr>
      <w:r>
        <w:rPr>
          <w:rtl/>
        </w:rPr>
        <w:t>ששחטו</w:t>
      </w:r>
      <w:r w:rsidR="00BD6C4F" w:rsidRPr="00C63571">
        <w:rPr>
          <w:rtl/>
        </w:rPr>
        <w:t xml:space="preserve"> לפנינו ב' וג' פעמים </w:t>
      </w:r>
      <w:r>
        <w:rPr>
          <w:rtl/>
        </w:rPr>
        <w:t xml:space="preserve">ולא נתעלף, </w:t>
      </w:r>
    </w:p>
    <w:p w14:paraId="302E9F73" w14:textId="15AE32BF" w:rsidR="0094248E" w:rsidRDefault="0094248E" w:rsidP="00BD6C4F">
      <w:pPr>
        <w:rPr>
          <w:rtl/>
        </w:rPr>
      </w:pPr>
      <w:r>
        <w:rPr>
          <w:rtl/>
        </w:rPr>
        <w:t>אבל לא שחט לפנינו - לא ישחוט שמא יתעלף,</w:t>
      </w:r>
    </w:p>
    <w:p w14:paraId="7E6441B4" w14:textId="54CF4ECC" w:rsidR="00D64444" w:rsidRDefault="0094248E" w:rsidP="00BD6C4F">
      <w:pPr>
        <w:rPr>
          <w:rtl/>
        </w:rPr>
      </w:pPr>
      <w:r>
        <w:rPr>
          <w:rtl/>
        </w:rPr>
        <w:t>ואם שחט</w:t>
      </w:r>
      <w:r w:rsidR="00BD6C4F" w:rsidRPr="00C63571">
        <w:rPr>
          <w:rtl/>
        </w:rPr>
        <w:t xml:space="preserve"> ואמר ברי לי שלא נתעלפתי </w:t>
      </w:r>
      <w:r w:rsidR="00D64444">
        <w:rPr>
          <w:rtl/>
        </w:rPr>
        <w:t>שחיטתו כשרה,</w:t>
      </w:r>
    </w:p>
    <w:p w14:paraId="70BD9156" w14:textId="74B0AA3C" w:rsidR="0046556D" w:rsidRDefault="00D64444" w:rsidP="00BD6C4F">
      <w:pPr>
        <w:rPr>
          <w:rtl/>
        </w:rPr>
      </w:pPr>
      <w:r>
        <w:rPr>
          <w:rtl/>
        </w:rPr>
        <w:t>חוץ מחש"ו דאפי' דיעבד לא, שמא ישהו, או ידרסו, או יחלידו.</w:t>
      </w:r>
    </w:p>
    <w:p w14:paraId="337D91F2" w14:textId="3D18A44E" w:rsidR="0046556D" w:rsidRDefault="0094248E" w:rsidP="00BD6C4F">
      <w:pPr>
        <w:rPr>
          <w:rtl/>
        </w:rPr>
      </w:pPr>
      <w:r>
        <w:rPr>
          <w:rtl/>
        </w:rPr>
        <w:t xml:space="preserve">'וכולן ששחטו' </w:t>
      </w:r>
      <w:r w:rsidR="00AD1D5A">
        <w:rPr>
          <w:rtl/>
        </w:rPr>
        <w:t>לא אחש"ו</w:t>
      </w:r>
      <w:r>
        <w:rPr>
          <w:rtl/>
        </w:rPr>
        <w:t xml:space="preserve"> דליתני ואם, אלא אשאין מוחזקין, ואינו לפנינו לשאלו.</w:t>
      </w:r>
    </w:p>
    <w:p w14:paraId="7354B492" w14:textId="77777777" w:rsidR="0046556D" w:rsidRDefault="00BD6C4F" w:rsidP="00BD6C4F">
      <w:pPr>
        <w:jc w:val="center"/>
        <w:rPr>
          <w:del w:id="90004" w:author="מנוע עיצוב" w:date="2026-10-08T11:01:28Z"/>
          <w:rtl/>
        </w:rPr>
      </w:pPr>
      <w:del w:id="90001" w:author="מנוע עיצוב" w:date="2026-10-08T11:01:28Z">
        <w:r w:rsidRPr="00C63571">
          <w:rPr>
            <w:rtl/>
          </w:rPr>
          <w:delText xml:space="preserve">•</w:delText>
        </w:r>
      </w:del>
      <w:del w:id="90002" w:author="מנוע עיצוב" w:date="2026-10-08T11:01:28Z">
        <w:r w:rsidRPr="00C63571">
          <w:rPr>
            <w:rFonts w:hint="cs"/>
            <w:rtl/>
          </w:rPr>
          <w:delText xml:space="preserve"> </w:delText>
        </w:r>
      </w:del>
      <w:del w:id="90003" w:author="מנוע עיצוב" w:date="2026-10-08T11:01:28Z">
        <w:r w:rsidRPr="00C63571">
          <w:rPr>
            <w:rtl/>
          </w:rPr>
          <w:delText xml:space="preserve">•</w:delText>
        </w:r>
      </w:del>
    </w:p>
    <w:p w14:paraId="29C9B4A2" w14:textId="77777777" w:rsidR="0094248E" w:rsidRDefault="0094248E" w:rsidP="008A21F6">
      <w:pPr>
        <w:pStyle w:val="afffff8"/>
        <w:rPr>
          <w:rtl/>
        </w:rPr>
      </w:pPr>
      <w:r>
        <w:rPr>
          <w:rtl/>
        </w:rPr>
        <w:t>מ"ט לא אמרי אהדדי</w:t>
      </w:r>
    </w:p>
    <w:p w14:paraId="2F0B72D4" w14:textId="77777777" w:rsidR="00435B35" w:rsidRDefault="0094248E" w:rsidP="008B751E">
      <w:pPr>
        <w:pStyle w:val="38"/>
        <w:framePr w:wrap="notBeside"/>
        <w:rPr>
          <w:rtl/>
        </w:rPr>
      </w:pPr>
      <w:r>
        <w:rPr>
          <w:rtl/>
        </w:rPr>
        <w:t xml:space="preserve">רבינא ורבב"ע </w:t>
      </w:r>
    </w:p>
    <w:p w14:paraId="13A04612" w14:textId="2F10B563" w:rsidR="0046556D" w:rsidRDefault="0094248E" w:rsidP="00BD6C4F">
      <w:pPr>
        <w:rPr>
          <w:rtl/>
        </w:rPr>
      </w:pPr>
      <w:r w:rsidRPr="008B751E">
        <w:rPr>
          <w:rStyle w:val="afffff5"/>
          <w:rtl/>
        </w:rPr>
        <w:t xml:space="preserve">לא אמרי </w:t>
      </w:r>
      <w:r w:rsidRPr="00947ADB">
        <w:rPr>
          <w:rStyle w:val="afffff5"/>
          <w:rtl/>
        </w:rPr>
        <w:t>כאביי</w:t>
      </w:r>
      <w:r w:rsidRPr="008B751E">
        <w:rPr>
          <w:rStyle w:val="afffff5"/>
          <w:rtl/>
        </w:rPr>
        <w:t xml:space="preserve"> ורבא ורב אשי -</w:t>
      </w:r>
      <w:r>
        <w:rPr>
          <w:rtl/>
        </w:rPr>
        <w:t xml:space="preserve"> דקשיא להו 'וכולן'.</w:t>
      </w:r>
    </w:p>
    <w:p w14:paraId="276F7C0B" w14:textId="77777777" w:rsidR="00435B35" w:rsidRDefault="0094248E" w:rsidP="008B751E">
      <w:pPr>
        <w:pStyle w:val="38"/>
        <w:framePr w:wrap="notBeside"/>
        <w:rPr>
          <w:rtl/>
        </w:rPr>
      </w:pPr>
      <w:r>
        <w:rPr>
          <w:rtl/>
        </w:rPr>
        <w:t xml:space="preserve">כולם </w:t>
      </w:r>
    </w:p>
    <w:p w14:paraId="1A3BFED7" w14:textId="77777777" w:rsidR="00AA3EDA" w:rsidRDefault="0094248E" w:rsidP="00BD6C4F">
      <w:pPr>
        <w:rPr>
          <w:rtl/>
        </w:rPr>
      </w:pPr>
      <w:r w:rsidRPr="008B751E">
        <w:rPr>
          <w:rStyle w:val="afffff5"/>
          <w:rtl/>
        </w:rPr>
        <w:t xml:space="preserve">לא אמרי </w:t>
      </w:r>
      <w:r w:rsidRPr="00947ADB">
        <w:rPr>
          <w:rStyle w:val="afffff5"/>
          <w:rtl/>
        </w:rPr>
        <w:t>כרבב"ע</w:t>
      </w:r>
      <w:r w:rsidR="00435B35">
        <w:rPr>
          <w:rFonts w:hint="cs"/>
          <w:rtl/>
        </w:rPr>
        <w:t>-</w:t>
      </w:r>
      <w:r>
        <w:rPr>
          <w:rtl/>
        </w:rPr>
        <w:t xml:space="preserve"> </w:t>
      </w:r>
    </w:p>
    <w:p w14:paraId="5E9D000C" w14:textId="77777777" w:rsidR="00AA3EDA" w:rsidRDefault="00435B35" w:rsidP="00B457AC">
      <w:pPr>
        <w:pStyle w:val="38"/>
        <w:framePr w:wrap="notBeside"/>
        <w:rPr>
          <w:rtl/>
        </w:rPr>
      </w:pPr>
      <w:r w:rsidRPr="008B751E">
        <w:rPr>
          <w:rStyle w:val="afffff5"/>
          <w:rFonts w:hint="cs"/>
          <w:rtl/>
        </w:rPr>
        <w:t>ל</w:t>
      </w:r>
      <w:r w:rsidR="0094248E" w:rsidRPr="008B751E">
        <w:rPr>
          <w:rStyle w:val="afffff5"/>
          <w:rtl/>
        </w:rPr>
        <w:t>לישנא</w:t>
      </w:r>
      <w:r w:rsidR="0094248E">
        <w:rPr>
          <w:rtl/>
        </w:rPr>
        <w:t xml:space="preserve"> </w:t>
      </w:r>
      <w:r>
        <w:rPr>
          <w:rFonts w:hint="cs"/>
          <w:rtl/>
        </w:rPr>
        <w:t xml:space="preserve">דכאן </w:t>
      </w:r>
      <w:r w:rsidR="0094248E">
        <w:rPr>
          <w:rtl/>
        </w:rPr>
        <w:t>עיקר</w:t>
      </w:r>
    </w:p>
    <w:p w14:paraId="06ACCBED" w14:textId="32858C0A" w:rsidR="0046556D" w:rsidRDefault="0094248E" w:rsidP="00BD6C4F">
      <w:pPr>
        <w:rPr>
          <w:rtl/>
        </w:rPr>
      </w:pPr>
      <w:r>
        <w:rPr>
          <w:rtl/>
        </w:rPr>
        <w:t xml:space="preserve">אדרבה </w:t>
      </w:r>
      <w:r w:rsidR="00435B35">
        <w:rPr>
          <w:rFonts w:hint="cs"/>
          <w:rtl/>
        </w:rPr>
        <w:t xml:space="preserve">שם </w:t>
      </w:r>
      <w:r>
        <w:rPr>
          <w:rtl/>
        </w:rPr>
        <w:t>עיקר דבקדשים קאי,</w:t>
      </w:r>
    </w:p>
    <w:p w14:paraId="5CC5072B" w14:textId="77777777" w:rsidR="000F717B" w:rsidRDefault="00435B35" w:rsidP="00B457AC">
      <w:pPr>
        <w:pStyle w:val="38"/>
        <w:framePr w:wrap="notBeside"/>
        <w:rPr>
          <w:rtl/>
        </w:rPr>
      </w:pPr>
      <w:r w:rsidRPr="008B751E">
        <w:rPr>
          <w:rStyle w:val="afffff5"/>
          <w:rFonts w:hint="cs"/>
          <w:rtl/>
        </w:rPr>
        <w:t>ול</w:t>
      </w:r>
      <w:r w:rsidR="0094248E" w:rsidRPr="008B751E">
        <w:rPr>
          <w:rStyle w:val="afffff5"/>
          <w:rtl/>
        </w:rPr>
        <w:t>לישנא</w:t>
      </w:r>
      <w:r w:rsidR="0094248E">
        <w:rPr>
          <w:rtl/>
        </w:rPr>
        <w:t xml:space="preserve"> </w:t>
      </w:r>
      <w:r w:rsidR="00AD1D5A">
        <w:rPr>
          <w:rtl/>
        </w:rPr>
        <w:t>דשם עיקר</w:t>
      </w:r>
      <w:r w:rsidR="0094248E">
        <w:rPr>
          <w:rtl/>
        </w:rPr>
        <w:t xml:space="preserve"> </w:t>
      </w:r>
    </w:p>
    <w:p w14:paraId="69554BD2" w14:textId="35D4DA6C" w:rsidR="0046556D" w:rsidRDefault="00AD1D5A" w:rsidP="000F717B">
      <w:pPr>
        <w:rPr>
          <w:rtl/>
        </w:rPr>
      </w:pPr>
      <w:r>
        <w:rPr>
          <w:rtl/>
        </w:rPr>
        <w:t>וכאן איידי</w:t>
      </w:r>
      <w:r w:rsidR="0094248E">
        <w:rPr>
          <w:rtl/>
        </w:rPr>
        <w:t xml:space="preserve"> דתנא טמא בחולין -</w:t>
      </w:r>
      <w:r w:rsidR="000F717B">
        <w:rPr>
          <w:rFonts w:hint="cs"/>
          <w:rtl/>
        </w:rPr>
        <w:t xml:space="preserve"> </w:t>
      </w:r>
      <w:r w:rsidR="0094248E">
        <w:rPr>
          <w:rtl/>
        </w:rPr>
        <w:t>טמא בחולין גופיה לא איצטריך, דחולין שנעשו על טהרת קדש לאו כקדש דמו.</w:t>
      </w:r>
    </w:p>
    <w:p w14:paraId="68AD89F1" w14:textId="77777777" w:rsidR="00435B35" w:rsidRDefault="0094248E" w:rsidP="008B751E">
      <w:pPr>
        <w:pStyle w:val="38"/>
        <w:framePr w:wrap="notBeside"/>
        <w:rPr>
          <w:rtl/>
        </w:rPr>
      </w:pPr>
      <w:r>
        <w:rPr>
          <w:rtl/>
        </w:rPr>
        <w:t xml:space="preserve">כולם </w:t>
      </w:r>
    </w:p>
    <w:p w14:paraId="19ED53F9" w14:textId="41CC23FF" w:rsidR="000F717B" w:rsidRDefault="0094248E" w:rsidP="00BD6C4F">
      <w:pPr>
        <w:rPr>
          <w:rtl/>
        </w:rPr>
      </w:pPr>
      <w:r w:rsidRPr="008B751E">
        <w:rPr>
          <w:rStyle w:val="afffff5"/>
          <w:rtl/>
        </w:rPr>
        <w:t xml:space="preserve">לא אמרי </w:t>
      </w:r>
      <w:r w:rsidRPr="00947ADB">
        <w:rPr>
          <w:rStyle w:val="afffff5"/>
          <w:rtl/>
        </w:rPr>
        <w:t>כרבינא</w:t>
      </w:r>
      <w:r w:rsidRPr="008B751E">
        <w:rPr>
          <w:rStyle w:val="afffff5"/>
          <w:rtl/>
        </w:rPr>
        <w:t xml:space="preserve"> </w:t>
      </w:r>
      <w:r w:rsidR="000F717B">
        <w:rPr>
          <w:rStyle w:val="afffff5"/>
          <w:rtl/>
        </w:rPr>
        <w:t>–</w:t>
      </w:r>
      <w:r>
        <w:rPr>
          <w:rtl/>
        </w:rPr>
        <w:t xml:space="preserve"> </w:t>
      </w:r>
    </w:p>
    <w:p w14:paraId="08703CBD" w14:textId="77777777" w:rsidR="000F717B" w:rsidRDefault="00435B35" w:rsidP="00B457AC">
      <w:pPr>
        <w:pStyle w:val="38"/>
        <w:framePr w:wrap="notBeside"/>
        <w:rPr>
          <w:rtl/>
        </w:rPr>
      </w:pPr>
      <w:r>
        <w:rPr>
          <w:rFonts w:hint="cs"/>
          <w:rtl/>
        </w:rPr>
        <w:t>ל</w:t>
      </w:r>
      <w:r w:rsidR="0094248E">
        <w:rPr>
          <w:rtl/>
        </w:rPr>
        <w:t>לישנא דמומחין</w:t>
      </w:r>
    </w:p>
    <w:p w14:paraId="084AA9C9" w14:textId="4F8DC168" w:rsidR="0046556D" w:rsidRDefault="0094248E" w:rsidP="00BD6C4F">
      <w:pPr>
        <w:rPr>
          <w:rtl/>
        </w:rPr>
      </w:pPr>
      <w:r>
        <w:rPr>
          <w:rtl/>
        </w:rPr>
        <w:t>אין שאין מומחין לא, רוב מצויין אצל שחיטה מומחין הן,</w:t>
      </w:r>
    </w:p>
    <w:p w14:paraId="1AF6BB22" w14:textId="77777777" w:rsidR="00DA5BF2" w:rsidRDefault="00435B35" w:rsidP="00B457AC">
      <w:pPr>
        <w:pStyle w:val="38"/>
        <w:framePr w:wrap="notBeside"/>
        <w:rPr>
          <w:rtl/>
        </w:rPr>
      </w:pPr>
      <w:r w:rsidRPr="008B751E">
        <w:rPr>
          <w:rStyle w:val="afffff5"/>
          <w:rFonts w:hint="cs"/>
          <w:rtl/>
        </w:rPr>
        <w:t>ול</w:t>
      </w:r>
      <w:r w:rsidR="0094248E" w:rsidRPr="008B751E">
        <w:rPr>
          <w:rStyle w:val="afffff5"/>
          <w:rtl/>
        </w:rPr>
        <w:t>לישנא</w:t>
      </w:r>
      <w:r w:rsidR="0094248E">
        <w:rPr>
          <w:rtl/>
        </w:rPr>
        <w:t xml:space="preserve"> דמוחזקין </w:t>
      </w:r>
    </w:p>
    <w:p w14:paraId="3360261D" w14:textId="4B085D79" w:rsidR="0046556D" w:rsidRDefault="0094248E" w:rsidP="00BD6C4F">
      <w:pPr>
        <w:rPr>
          <w:rtl/>
        </w:rPr>
      </w:pPr>
      <w:r>
        <w:rPr>
          <w:rtl/>
        </w:rPr>
        <w:t>אין שאין מוחזקין לא, לעלופי לא חיישי.</w:t>
      </w:r>
      <w:r w:rsidR="00AD1D5A" w:rsidRPr="00C52D41">
        <w:rPr>
          <w:rStyle w:val="afffffe"/>
          <w:rtl/>
        </w:rPr>
        <w:t xml:space="preserve"> ואין צריך מוחזק.</w:t>
      </w:r>
    </w:p>
    <w:p w14:paraId="766F2652" w14:textId="77777777" w:rsidR="00286029" w:rsidRDefault="00BD6C4F" w:rsidP="008B751E">
      <w:pPr>
        <w:pStyle w:val="38"/>
        <w:framePr w:wrap="notBeside"/>
        <w:rPr>
          <w:rtl/>
        </w:rPr>
      </w:pPr>
      <w:r w:rsidRPr="00C63571">
        <w:rPr>
          <w:rtl/>
        </w:rPr>
        <w:t xml:space="preserve">רבא </w:t>
      </w:r>
    </w:p>
    <w:p w14:paraId="0AA2F2D1" w14:textId="5E8A3063" w:rsidR="0046556D" w:rsidRDefault="00BD6C4F" w:rsidP="00BD6C4F">
      <w:pPr>
        <w:rPr>
          <w:rtl/>
        </w:rPr>
      </w:pPr>
      <w:r w:rsidRPr="008B751E">
        <w:rPr>
          <w:rStyle w:val="afffff5"/>
          <w:rtl/>
        </w:rPr>
        <w:t xml:space="preserve">לא אמר </w:t>
      </w:r>
      <w:r w:rsidR="0094248E" w:rsidRPr="00947ADB">
        <w:rPr>
          <w:rStyle w:val="afffff5"/>
          <w:rtl/>
        </w:rPr>
        <w:t>כאביי</w:t>
      </w:r>
      <w:r w:rsidR="0094248E" w:rsidRPr="008B751E">
        <w:rPr>
          <w:rStyle w:val="afffff5"/>
          <w:rtl/>
        </w:rPr>
        <w:t xml:space="preserve"> -</w:t>
      </w:r>
      <w:r w:rsidR="0094248E">
        <w:rPr>
          <w:rtl/>
        </w:rPr>
        <w:t xml:space="preserve"> כי קושייה</w:t>
      </w:r>
      <w:r w:rsidR="0094248E" w:rsidRPr="008A21F6">
        <w:rPr>
          <w:rStyle w:val="afffffe"/>
          <w:rtl/>
        </w:rPr>
        <w:t xml:space="preserve"> מהמניח עכו"ם בחנותו.</w:t>
      </w:r>
    </w:p>
    <w:p w14:paraId="3BEA5BE7" w14:textId="77777777" w:rsidR="00286029" w:rsidRDefault="00BD6C4F" w:rsidP="008B751E">
      <w:pPr>
        <w:pStyle w:val="38"/>
        <w:framePr w:wrap="notBeside"/>
        <w:rPr>
          <w:rtl/>
        </w:rPr>
      </w:pPr>
      <w:r w:rsidRPr="00C63571">
        <w:rPr>
          <w:rtl/>
        </w:rPr>
        <w:t xml:space="preserve">אביי </w:t>
      </w:r>
    </w:p>
    <w:p w14:paraId="2849EBF5" w14:textId="20AD8595" w:rsidR="0046556D" w:rsidRDefault="00BD6C4F" w:rsidP="00BD6C4F">
      <w:pPr>
        <w:rPr>
          <w:rtl/>
        </w:rPr>
      </w:pPr>
      <w:r w:rsidRPr="008B751E">
        <w:rPr>
          <w:rStyle w:val="afffff5"/>
          <w:rtl/>
        </w:rPr>
        <w:t xml:space="preserve">לא אמר </w:t>
      </w:r>
      <w:r w:rsidR="0094248E" w:rsidRPr="00947ADB">
        <w:rPr>
          <w:rStyle w:val="afffff5"/>
          <w:rtl/>
        </w:rPr>
        <w:t>כרבא</w:t>
      </w:r>
      <w:r w:rsidR="0094248E">
        <w:rPr>
          <w:rtl/>
        </w:rPr>
        <w:t xml:space="preserve"> - שם</w:t>
      </w:r>
      <w:r w:rsidR="0094248E" w:rsidRPr="008A21F6">
        <w:rPr>
          <w:rStyle w:val="afffffe"/>
          <w:rtl/>
        </w:rPr>
        <w:t xml:space="preserve"> ביין</w:t>
      </w:r>
      <w:r w:rsidR="0094248E">
        <w:rPr>
          <w:rtl/>
        </w:rPr>
        <w:t xml:space="preserve"> לא נגע, כאן נגע.</w:t>
      </w:r>
    </w:p>
    <w:p w14:paraId="5CC17214" w14:textId="77777777" w:rsidR="00286029" w:rsidRDefault="00BD6C4F" w:rsidP="008B751E">
      <w:pPr>
        <w:pStyle w:val="38"/>
        <w:framePr w:wrap="notBeside"/>
        <w:rPr>
          <w:rtl/>
        </w:rPr>
      </w:pPr>
      <w:r w:rsidRPr="008A21F6">
        <w:rPr>
          <w:rStyle w:val="afffff5"/>
          <w:rtl/>
        </w:rPr>
        <w:lastRenderedPageBreak/>
        <w:t xml:space="preserve">רב </w:t>
      </w:r>
      <w:r w:rsidRPr="008A21F6">
        <w:rPr>
          <w:rStyle w:val="2fb"/>
          <w:rtl/>
        </w:rPr>
        <w:t>אשי</w:t>
      </w:r>
      <w:r w:rsidRPr="00C63571">
        <w:rPr>
          <w:rtl/>
        </w:rPr>
        <w:t xml:space="preserve"> </w:t>
      </w:r>
    </w:p>
    <w:p w14:paraId="36EDDA0A" w14:textId="5AE34B02" w:rsidR="0046556D" w:rsidRDefault="00BD6C4F" w:rsidP="00BD6C4F">
      <w:pPr>
        <w:rPr>
          <w:rtl/>
        </w:rPr>
      </w:pPr>
      <w:r w:rsidRPr="008B751E">
        <w:rPr>
          <w:rStyle w:val="afffff5"/>
          <w:rtl/>
        </w:rPr>
        <w:t xml:space="preserve">לא אמר </w:t>
      </w:r>
      <w:r w:rsidR="0094248E" w:rsidRPr="008B751E">
        <w:rPr>
          <w:rStyle w:val="afffff5"/>
          <w:rtl/>
        </w:rPr>
        <w:t>כשניהם</w:t>
      </w:r>
      <w:r w:rsidR="0094248E">
        <w:rPr>
          <w:rtl/>
        </w:rPr>
        <w:t xml:space="preserve"> - דסבר כותים</w:t>
      </w:r>
      <w:r w:rsidRPr="00C63571">
        <w:rPr>
          <w:rtl/>
        </w:rPr>
        <w:t xml:space="preserve"> גרי אריות הן.</w:t>
      </w:r>
    </w:p>
    <w:p w14:paraId="209A12C6" w14:textId="77777777" w:rsidR="00286029" w:rsidRDefault="00BD6C4F" w:rsidP="008B751E">
      <w:pPr>
        <w:pStyle w:val="38"/>
        <w:framePr w:wrap="notBeside"/>
        <w:rPr>
          <w:rtl/>
        </w:rPr>
      </w:pPr>
      <w:r w:rsidRPr="00C63571">
        <w:rPr>
          <w:rtl/>
        </w:rPr>
        <w:t xml:space="preserve">אביי </w:t>
      </w:r>
    </w:p>
    <w:p w14:paraId="5DD288C6" w14:textId="74594ADE" w:rsidR="0046556D" w:rsidRDefault="00BD6C4F" w:rsidP="00BD6C4F">
      <w:pPr>
        <w:rPr>
          <w:rtl/>
        </w:rPr>
      </w:pPr>
      <w:r w:rsidRPr="008B751E">
        <w:rPr>
          <w:rStyle w:val="afffff5"/>
          <w:rtl/>
        </w:rPr>
        <w:t xml:space="preserve">לא אמר </w:t>
      </w:r>
      <w:r w:rsidR="0094248E" w:rsidRPr="00947ADB">
        <w:rPr>
          <w:rStyle w:val="afffff5"/>
          <w:rtl/>
        </w:rPr>
        <w:t>כרב אשי</w:t>
      </w:r>
      <w:r w:rsidR="0094248E" w:rsidRPr="008B751E">
        <w:rPr>
          <w:rStyle w:val="afffff5"/>
          <w:rtl/>
        </w:rPr>
        <w:t xml:space="preserve"> -</w:t>
      </w:r>
      <w:r w:rsidR="0094248E">
        <w:rPr>
          <w:rtl/>
        </w:rPr>
        <w:t xml:space="preserve"> לא ס"ל הא </w:t>
      </w:r>
      <w:r w:rsidR="0094248E" w:rsidRPr="00C52D41">
        <w:rPr>
          <w:rStyle w:val="afffff5"/>
          <w:rtl/>
        </w:rPr>
        <w:t>דרבא</w:t>
      </w:r>
      <w:r w:rsidR="0094248E" w:rsidRPr="008A21F6">
        <w:rPr>
          <w:rStyle w:val="afffffe"/>
          <w:rtl/>
        </w:rPr>
        <w:t xml:space="preserve"> דמומר שוחט בבדיקת סכין.</w:t>
      </w:r>
    </w:p>
    <w:p w14:paraId="279590A6" w14:textId="77777777" w:rsidR="00286029" w:rsidRDefault="0094248E" w:rsidP="008B751E">
      <w:pPr>
        <w:pStyle w:val="38"/>
        <w:framePr w:wrap="notBeside"/>
        <w:rPr>
          <w:rtl/>
        </w:rPr>
      </w:pPr>
      <w:r>
        <w:rPr>
          <w:rtl/>
        </w:rPr>
        <w:t xml:space="preserve">ורבא </w:t>
      </w:r>
    </w:p>
    <w:p w14:paraId="70D5F748" w14:textId="3034E045" w:rsidR="0046556D" w:rsidRDefault="0094248E" w:rsidP="00BD6C4F">
      <w:pPr>
        <w:rPr>
          <w:rtl/>
        </w:rPr>
      </w:pPr>
      <w:r>
        <w:rPr>
          <w:rtl/>
        </w:rPr>
        <w:t>לא אמר כשמעתיה</w:t>
      </w:r>
      <w:r w:rsidR="00FD1C4A">
        <w:rPr>
          <w:rFonts w:hint="cs"/>
          <w:rtl/>
        </w:rPr>
        <w:t>#</w:t>
      </w:r>
      <w:r>
        <w:rPr>
          <w:rtl/>
        </w:rPr>
        <w:t xml:space="preserve">? </w:t>
      </w:r>
      <w:r w:rsidR="00286029">
        <w:rPr>
          <w:rtl/>
        </w:rPr>
        <w:t>–</w:t>
      </w:r>
      <w:r>
        <w:rPr>
          <w:rtl/>
        </w:rPr>
        <w:t xml:space="preserve"> </w:t>
      </w:r>
      <w:r w:rsidR="00286029">
        <w:rPr>
          <w:rFonts w:hint="cs"/>
          <w:rtl/>
        </w:rPr>
        <w:t xml:space="preserve">שאמר רק לדברי </w:t>
      </w:r>
      <w:r w:rsidRPr="00C52D41">
        <w:rPr>
          <w:rStyle w:val="afffff5"/>
          <w:rtl/>
        </w:rPr>
        <w:t>אביי</w:t>
      </w:r>
      <w:r>
        <w:rPr>
          <w:rtl/>
        </w:rPr>
        <w:t>, וליה לא ס"ל.</w:t>
      </w:r>
    </w:p>
    <w:p w14:paraId="5B7C7FD0" w14:textId="77777777" w:rsidR="00BD6C4F" w:rsidRPr="00C63571" w:rsidRDefault="0032286F" w:rsidP="0032286F">
      <w:pPr>
        <w:pStyle w:val="affffd"/>
        <w:rPr>
          <w:rtl/>
        </w:rPr>
      </w:pPr>
      <w:r>
        <w:rPr>
          <w:rtl/>
        </w:rPr>
        <w:t>׹</w:t>
      </w:r>
    </w:p>
    <w:p w14:paraId="527C878B" w14:textId="77777777" w:rsidR="0094248E" w:rsidRDefault="0094248E" w:rsidP="00910E40">
      <w:pPr>
        <w:pStyle w:val="38"/>
        <w:framePr w:wrap="notBeside"/>
        <w:rPr>
          <w:rtl/>
        </w:rPr>
      </w:pPr>
      <w:r>
        <w:rPr>
          <w:rtl/>
        </w:rPr>
        <w:t>ת"ר:</w:t>
      </w:r>
    </w:p>
    <w:p w14:paraId="5E224DF1" w14:textId="2121C399" w:rsidR="0094248E" w:rsidRDefault="0094248E" w:rsidP="00BD6C4F">
      <w:pPr>
        <w:rPr>
          <w:rtl/>
        </w:rPr>
      </w:pPr>
      <w:r>
        <w:rPr>
          <w:b/>
          <w:bCs/>
          <w:rtl/>
        </w:rPr>
        <w:t>שחיטת</w:t>
      </w:r>
      <w:r w:rsidR="00BD6C4F" w:rsidRPr="00C63571">
        <w:rPr>
          <w:rtl/>
        </w:rPr>
        <w:t xml:space="preserve"> כותי מותרת, בד</w:t>
      </w:r>
      <w:r w:rsidR="00BD6C4F">
        <w:rPr>
          <w:rtl/>
        </w:rPr>
        <w:t>"</w:t>
      </w:r>
      <w:r w:rsidR="00BD6C4F" w:rsidRPr="00C63571">
        <w:rPr>
          <w:rtl/>
        </w:rPr>
        <w:t xml:space="preserve">א כשישראל עומד </w:t>
      </w:r>
      <w:r>
        <w:rPr>
          <w:rtl/>
        </w:rPr>
        <w:t>על גביו,</w:t>
      </w:r>
    </w:p>
    <w:p w14:paraId="524035BD" w14:textId="7E744A09" w:rsidR="0046556D" w:rsidRDefault="0094248E" w:rsidP="00BD6C4F">
      <w:pPr>
        <w:rPr>
          <w:rtl/>
        </w:rPr>
      </w:pPr>
      <w:r>
        <w:rPr>
          <w:rtl/>
        </w:rPr>
        <w:t>אבל בא ומצאו ששחט - חותך</w:t>
      </w:r>
      <w:r w:rsidR="00BD6C4F" w:rsidRPr="00C63571">
        <w:rPr>
          <w:rtl/>
        </w:rPr>
        <w:t xml:space="preserve"> כזית ונותן לו, </w:t>
      </w:r>
      <w:r>
        <w:rPr>
          <w:rtl/>
        </w:rPr>
        <w:t>ואכלו - מותר</w:t>
      </w:r>
      <w:r w:rsidR="00BD6C4F" w:rsidRPr="00C63571">
        <w:rPr>
          <w:rtl/>
        </w:rPr>
        <w:t xml:space="preserve">, ואם לאו - אסור </w:t>
      </w:r>
      <w:r>
        <w:rPr>
          <w:rtl/>
        </w:rPr>
        <w:t>לאכול משחיטתו.</w:t>
      </w:r>
    </w:p>
    <w:p w14:paraId="045A7213" w14:textId="77777777" w:rsidR="00BD6C4F" w:rsidRPr="00A55767" w:rsidRDefault="00BD6C4F" w:rsidP="00F07436">
      <w:pPr>
        <w:pStyle w:val="afff3"/>
        <w:framePr w:wrap="around"/>
        <w:rPr>
          <w:rtl/>
        </w:rPr>
      </w:pPr>
      <w:r w:rsidRPr="00A55767">
        <w:rPr>
          <w:rFonts w:hint="cs"/>
          <w:rtl/>
        </w:rPr>
        <w:t>ד.</w:t>
      </w:r>
    </w:p>
    <w:p w14:paraId="1CD6F149" w14:textId="7C35EACF" w:rsidR="0046556D" w:rsidRDefault="002130CF" w:rsidP="00BD6C4F">
      <w:pPr>
        <w:rPr>
          <w:rtl/>
        </w:rPr>
      </w:pPr>
      <w:r>
        <w:rPr>
          <w:rtl/>
        </w:rPr>
        <w:t>מצא בידו</w:t>
      </w:r>
      <w:r w:rsidR="00BD6C4F" w:rsidRPr="00C63571">
        <w:rPr>
          <w:rtl/>
        </w:rPr>
        <w:t xml:space="preserve"> דקוריא</w:t>
      </w:r>
      <w:r w:rsidR="005B44AE" w:rsidRPr="008B751E">
        <w:rPr>
          <w:rStyle w:val="afffffe"/>
          <w:rtl/>
        </w:rPr>
        <w:t xml:space="preserve"> שורה קשורה</w:t>
      </w:r>
      <w:r w:rsidR="00BD6C4F" w:rsidRPr="00C63571">
        <w:rPr>
          <w:rtl/>
        </w:rPr>
        <w:t xml:space="preserve"> של צפרים, קוטע ראשו של אחד מהן ונותן לו, </w:t>
      </w:r>
      <w:r w:rsidR="005B44AE">
        <w:rPr>
          <w:rtl/>
        </w:rPr>
        <w:t>אכלו - מותר</w:t>
      </w:r>
      <w:r w:rsidR="00BD6C4F" w:rsidRPr="00C63571">
        <w:rPr>
          <w:rtl/>
        </w:rPr>
        <w:t xml:space="preserve"> לאכול משחיטתו, </w:t>
      </w:r>
      <w:r w:rsidR="005B44AE">
        <w:rPr>
          <w:rtl/>
        </w:rPr>
        <w:t>ואם לאו - אסור</w:t>
      </w:r>
      <w:r w:rsidR="00093B48">
        <w:rPr>
          <w:rtl/>
        </w:rPr>
        <w:t>.</w:t>
      </w:r>
    </w:p>
    <w:p w14:paraId="274153DD" w14:textId="77777777" w:rsidR="006656F4" w:rsidRDefault="006656F4" w:rsidP="008B751E">
      <w:pPr>
        <w:pStyle w:val="38"/>
        <w:framePr w:wrap="notBeside"/>
        <w:rPr>
          <w:rtl/>
        </w:rPr>
      </w:pPr>
      <w:r>
        <w:rPr>
          <w:rtl/>
        </w:rPr>
        <w:t>אביי</w:t>
      </w:r>
    </w:p>
    <w:p w14:paraId="7CF341B3" w14:textId="18FDB490" w:rsidR="0046556D" w:rsidRDefault="00BD6C4F" w:rsidP="00BD6C4F">
      <w:pPr>
        <w:rPr>
          <w:rtl/>
        </w:rPr>
      </w:pPr>
      <w:r w:rsidRPr="00C63571">
        <w:rPr>
          <w:rtl/>
        </w:rPr>
        <w:t>דייק מרישא, טעמא דישראל עומד על גביו, אבל יוצא ונכנס לא.</w:t>
      </w:r>
    </w:p>
    <w:p w14:paraId="59D9F023" w14:textId="77777777" w:rsidR="006656F4" w:rsidRDefault="006656F4" w:rsidP="008B751E">
      <w:pPr>
        <w:pStyle w:val="38"/>
        <w:framePr w:wrap="notBeside"/>
        <w:rPr>
          <w:rtl/>
        </w:rPr>
      </w:pPr>
      <w:r>
        <w:rPr>
          <w:rtl/>
        </w:rPr>
        <w:t>רבא</w:t>
      </w:r>
    </w:p>
    <w:p w14:paraId="1B2C7B79" w14:textId="1EAE32CA" w:rsidR="0046556D" w:rsidRDefault="00BD6C4F" w:rsidP="00BD6C4F">
      <w:pPr>
        <w:rPr>
          <w:rtl/>
        </w:rPr>
      </w:pPr>
      <w:r w:rsidRPr="00C63571">
        <w:rPr>
          <w:rtl/>
        </w:rPr>
        <w:t xml:space="preserve">דייק מסיפא, טעמא דבא ומצאו ששחט, אבל יוצא ונכנס </w:t>
      </w:r>
      <w:r w:rsidR="006656F4">
        <w:rPr>
          <w:rtl/>
        </w:rPr>
        <w:t xml:space="preserve">שפיר </w:t>
      </w:r>
      <w:r w:rsidR="00093B48">
        <w:rPr>
          <w:rtl/>
        </w:rPr>
        <w:t>דמי.</w:t>
      </w:r>
    </w:p>
    <w:p w14:paraId="28B2C1BC" w14:textId="77777777" w:rsidR="006656F4" w:rsidRDefault="006656F4" w:rsidP="008B751E">
      <w:pPr>
        <w:pStyle w:val="38"/>
        <w:framePr w:wrap="notBeside"/>
        <w:rPr>
          <w:rtl/>
        </w:rPr>
      </w:pPr>
      <w:r>
        <w:rPr>
          <w:rtl/>
        </w:rPr>
        <w:t>ולאביי:</w:t>
      </w:r>
    </w:p>
    <w:p w14:paraId="148985C9" w14:textId="43121E9D" w:rsidR="0046556D" w:rsidRDefault="006656F4" w:rsidP="00BD6C4F">
      <w:pPr>
        <w:rPr>
          <w:rtl/>
        </w:rPr>
      </w:pPr>
      <w:r>
        <w:rPr>
          <w:rtl/>
        </w:rPr>
        <w:t xml:space="preserve">הך סיפא, </w:t>
      </w:r>
      <w:r w:rsidR="00093B48">
        <w:rPr>
          <w:rtl/>
        </w:rPr>
        <w:t xml:space="preserve">גם יוצא ונכנס קרי ליה </w:t>
      </w:r>
      <w:r w:rsidR="00FD1C4A">
        <w:rPr>
          <w:rFonts w:hint="cs"/>
          <w:rtl/>
        </w:rPr>
        <w:t>'</w:t>
      </w:r>
      <w:r w:rsidR="00093B48">
        <w:rPr>
          <w:rtl/>
        </w:rPr>
        <w:t>בא ומצאו</w:t>
      </w:r>
      <w:r w:rsidR="00FD1C4A">
        <w:rPr>
          <w:rFonts w:hint="cs"/>
          <w:rtl/>
        </w:rPr>
        <w:t>'</w:t>
      </w:r>
      <w:r w:rsidR="00BD6C4F" w:rsidRPr="00C63571">
        <w:rPr>
          <w:rtl/>
        </w:rPr>
        <w:t>.</w:t>
      </w:r>
    </w:p>
    <w:p w14:paraId="2549EDCF" w14:textId="77777777" w:rsidR="00654323" w:rsidRDefault="00654323" w:rsidP="008B751E">
      <w:pPr>
        <w:pStyle w:val="38"/>
        <w:framePr w:wrap="notBeside"/>
        <w:rPr>
          <w:rtl/>
        </w:rPr>
      </w:pPr>
      <w:r>
        <w:rPr>
          <w:rtl/>
        </w:rPr>
        <w:t>ולרבא:</w:t>
      </w:r>
    </w:p>
    <w:p w14:paraId="7ADE25AA" w14:textId="03F753BC" w:rsidR="0046556D" w:rsidRDefault="00654323" w:rsidP="00BD6C4F">
      <w:pPr>
        <w:rPr>
          <w:rtl/>
        </w:rPr>
      </w:pPr>
      <w:r>
        <w:rPr>
          <w:rtl/>
        </w:rPr>
        <w:t xml:space="preserve">הך רישא, </w:t>
      </w:r>
      <w:r w:rsidR="00093B48">
        <w:rPr>
          <w:rtl/>
        </w:rPr>
        <w:t xml:space="preserve">גם יוצא ונכנס </w:t>
      </w:r>
      <w:r w:rsidR="00FD1C4A">
        <w:rPr>
          <w:rFonts w:hint="cs"/>
          <w:rtl/>
        </w:rPr>
        <w:t>'</w:t>
      </w:r>
      <w:r w:rsidR="00093B48">
        <w:rPr>
          <w:rtl/>
        </w:rPr>
        <w:t>כעומד</w:t>
      </w:r>
      <w:r w:rsidR="00BD6C4F" w:rsidRPr="00C63571">
        <w:rPr>
          <w:rtl/>
        </w:rPr>
        <w:t xml:space="preserve"> על גביו</w:t>
      </w:r>
      <w:r w:rsidR="00FD1C4A">
        <w:rPr>
          <w:rFonts w:hint="cs"/>
          <w:rtl/>
        </w:rPr>
        <w:t>'</w:t>
      </w:r>
      <w:r w:rsidR="00BD6C4F" w:rsidRPr="00C63571">
        <w:rPr>
          <w:rtl/>
        </w:rPr>
        <w:t xml:space="preserve"> דמי.</w:t>
      </w:r>
    </w:p>
    <w:p w14:paraId="432E2D7E" w14:textId="1D01F4B2" w:rsidR="0046556D" w:rsidRDefault="00654323" w:rsidP="008B751E">
      <w:pPr>
        <w:pStyle w:val="afffff8"/>
        <w:rPr>
          <w:rtl/>
        </w:rPr>
      </w:pPr>
      <w:r>
        <w:rPr>
          <w:rtl/>
        </w:rPr>
        <w:t>קוטע ראשו של אחד מהן - ולמה אין חוששים</w:t>
      </w:r>
    </w:p>
    <w:p w14:paraId="128DBB41" w14:textId="77777777" w:rsidR="00654323" w:rsidRDefault="00654323" w:rsidP="008B751E">
      <w:pPr>
        <w:pStyle w:val="38"/>
        <w:framePr w:wrap="notBeside"/>
        <w:rPr>
          <w:rtl/>
        </w:rPr>
      </w:pPr>
      <w:r>
        <w:rPr>
          <w:rtl/>
        </w:rPr>
        <w:t>ולא חיישי:</w:t>
      </w:r>
    </w:p>
    <w:p w14:paraId="5D941AD4" w14:textId="19BAEE2F" w:rsidR="0046556D" w:rsidRDefault="00654323" w:rsidP="00BD6C4F">
      <w:pPr>
        <w:rPr>
          <w:rtl/>
        </w:rPr>
      </w:pPr>
      <w:r>
        <w:rPr>
          <w:rtl/>
        </w:rPr>
        <w:t xml:space="preserve">שמא רק את זה שחט יפה - </w:t>
      </w:r>
      <w:r w:rsidR="00093B48">
        <w:rPr>
          <w:rtl/>
        </w:rPr>
        <w:t>שמדובר</w:t>
      </w:r>
      <w:r w:rsidR="00BD6C4F" w:rsidRPr="00C63571">
        <w:rPr>
          <w:rFonts w:hint="cs"/>
          <w:rtl/>
        </w:rPr>
        <w:t xml:space="preserve"> במ</w:t>
      </w:r>
      <w:r w:rsidR="00BD6C4F" w:rsidRPr="00C63571">
        <w:rPr>
          <w:rtl/>
        </w:rPr>
        <w:t>כניסן תחת כנפיו</w:t>
      </w:r>
      <w:r w:rsidR="00093B48" w:rsidRPr="00C52D41">
        <w:rPr>
          <w:rStyle w:val="afffffe"/>
          <w:rtl/>
        </w:rPr>
        <w:t xml:space="preserve"> ואינו יודע איזה יטול</w:t>
      </w:r>
      <w:r w:rsidR="00BD6C4F" w:rsidRPr="00C63571">
        <w:rPr>
          <w:rtl/>
        </w:rPr>
        <w:t>.</w:t>
      </w:r>
      <w:r w:rsidR="00BD6C4F" w:rsidRPr="00B457AC">
        <w:rPr>
          <w:rStyle w:val="afffffe"/>
          <w:rFonts w:hint="cs"/>
          <w:rtl/>
        </w:rPr>
        <w:t>[מכניס איזמל זכרים]</w:t>
      </w:r>
      <w:r w:rsidR="00BD6C4F" w:rsidRPr="00C63571">
        <w:rPr>
          <w:rFonts w:hint="cs"/>
          <w:rtl/>
        </w:rPr>
        <w:t xml:space="preserve"> </w:t>
      </w:r>
    </w:p>
    <w:p w14:paraId="15D631FA" w14:textId="21B21A6A" w:rsidR="0046556D" w:rsidRDefault="00093B48" w:rsidP="00BD6C4F">
      <w:pPr>
        <w:rPr>
          <w:rtl/>
        </w:rPr>
      </w:pPr>
      <w:r>
        <w:rPr>
          <w:rtl/>
        </w:rPr>
        <w:t xml:space="preserve">ושמא נתן בזה סימן?  </w:t>
      </w:r>
      <w:r w:rsidRPr="00C52D41">
        <w:rPr>
          <w:rStyle w:val="afffff5"/>
          <w:rtl/>
        </w:rPr>
        <w:t>רב מנשה</w:t>
      </w:r>
      <w:r>
        <w:rPr>
          <w:rtl/>
        </w:rPr>
        <w:t xml:space="preserve">: </w:t>
      </w:r>
      <w:r w:rsidR="00654323" w:rsidRPr="008B751E">
        <w:rPr>
          <w:rStyle w:val="afffffe"/>
          <w:rtl/>
        </w:rPr>
        <w:t>ממעך צוארו#</w:t>
      </w:r>
    </w:p>
    <w:p w14:paraId="724F368D" w14:textId="77777777" w:rsidR="00654323" w:rsidRDefault="00654323" w:rsidP="008B751E">
      <w:pPr>
        <w:pStyle w:val="38"/>
        <w:framePr w:wrap="notBeside"/>
        <w:rPr>
          <w:rtl/>
        </w:rPr>
      </w:pPr>
      <w:r>
        <w:rPr>
          <w:rtl/>
        </w:rPr>
        <w:t>ודלמא:</w:t>
      </w:r>
    </w:p>
    <w:p w14:paraId="5547FA11" w14:textId="4A7DCDF9" w:rsidR="0046556D" w:rsidRDefault="00654323" w:rsidP="00BD6C4F">
      <w:pPr>
        <w:rPr>
          <w:rtl/>
        </w:rPr>
      </w:pPr>
      <w:r>
        <w:rPr>
          <w:rtl/>
        </w:rPr>
        <w:t>כותים סברי אין שחיטה לעוף מה"ת!</w:t>
      </w:r>
    </w:p>
    <w:p w14:paraId="63B5CA5C" w14:textId="77777777" w:rsidR="00654323" w:rsidRDefault="00654323" w:rsidP="008B751E">
      <w:pPr>
        <w:pStyle w:val="38"/>
        <w:framePr w:wrap="notBeside"/>
        <w:rPr>
          <w:rtl/>
        </w:rPr>
      </w:pPr>
      <w:r>
        <w:rPr>
          <w:rtl/>
        </w:rPr>
        <w:t>ולטעמיך:</w:t>
      </w:r>
    </w:p>
    <w:p w14:paraId="45514B7F" w14:textId="5FB5F77D" w:rsidR="0046556D" w:rsidRDefault="00654323" w:rsidP="00BD6C4F">
      <w:pPr>
        <w:rPr>
          <w:rtl/>
        </w:rPr>
      </w:pPr>
      <w:r>
        <w:rPr>
          <w:rtl/>
        </w:rPr>
        <w:t>שהייה, דרסה, חלדה, הגרמה ועיקור גם לא כתובות, אלא כיון דאחזיקו אחזיקו, וה"נ כאן.</w:t>
      </w:r>
    </w:p>
    <w:p w14:paraId="1ABCE2BE" w14:textId="77777777" w:rsidR="00654323" w:rsidRDefault="00654323" w:rsidP="00FE530F">
      <w:pPr>
        <w:pStyle w:val="afffff8"/>
        <w:rPr>
          <w:rtl/>
        </w:rPr>
      </w:pPr>
      <w:r>
        <w:rPr>
          <w:rtl/>
        </w:rPr>
        <w:t>אחזוק ולא אחזוק בדלא כתיבא - תנאי היא</w:t>
      </w:r>
    </w:p>
    <w:p w14:paraId="66002F9F" w14:textId="379CF056" w:rsidR="00654323" w:rsidRDefault="00654323" w:rsidP="008B751E">
      <w:pPr>
        <w:pStyle w:val="38"/>
        <w:framePr w:wrap="notBeside"/>
        <w:rPr>
          <w:rtl/>
        </w:rPr>
      </w:pPr>
      <w:r>
        <w:rPr>
          <w:rtl/>
        </w:rPr>
        <w:t>והך:</w:t>
      </w:r>
    </w:p>
    <w:p w14:paraId="5ACA2180" w14:textId="62E4605B" w:rsidR="0046556D" w:rsidRDefault="00654323" w:rsidP="00BD6C4F">
      <w:pPr>
        <w:rPr>
          <w:rtl/>
        </w:rPr>
      </w:pPr>
      <w:r w:rsidRPr="00B457AC">
        <w:rPr>
          <w:b/>
          <w:bCs/>
          <w:rtl/>
        </w:rPr>
        <w:t>מצת כותי</w:t>
      </w:r>
      <w:r>
        <w:rPr>
          <w:rtl/>
        </w:rPr>
        <w:t xml:space="preserve"> מותרת, ואדם יוצא בה יד"ח בפסח,</w:t>
      </w:r>
    </w:p>
    <w:p w14:paraId="76F35FB7" w14:textId="77777777" w:rsidR="00654323" w:rsidRDefault="00654323" w:rsidP="008B751E">
      <w:pPr>
        <w:pStyle w:val="38"/>
        <w:framePr w:wrap="notBeside"/>
        <w:rPr>
          <w:rtl/>
        </w:rPr>
      </w:pPr>
      <w:r>
        <w:rPr>
          <w:rtl/>
        </w:rPr>
        <w:t>ר"א:</w:t>
      </w:r>
    </w:p>
    <w:p w14:paraId="17740797" w14:textId="4739BD9E" w:rsidR="0046556D" w:rsidRDefault="00654323" w:rsidP="00BD6C4F">
      <w:pPr>
        <w:rPr>
          <w:rtl/>
        </w:rPr>
      </w:pPr>
      <w:r>
        <w:rPr>
          <w:rtl/>
        </w:rPr>
        <w:t>אוסר, לפי</w:t>
      </w:r>
      <w:r w:rsidR="00BD6C4F" w:rsidRPr="00C63571">
        <w:rPr>
          <w:rtl/>
        </w:rPr>
        <w:t xml:space="preserve"> שאין בקיאין בדקדוקי מצות </w:t>
      </w:r>
      <w:r>
        <w:rPr>
          <w:rtl/>
        </w:rPr>
        <w:t>כישראל,</w:t>
      </w:r>
    </w:p>
    <w:p w14:paraId="5C4CCE1F" w14:textId="77777777" w:rsidR="00654323" w:rsidRDefault="00654323" w:rsidP="008B751E">
      <w:pPr>
        <w:pStyle w:val="38"/>
        <w:framePr w:wrap="notBeside"/>
        <w:rPr>
          <w:rtl/>
        </w:rPr>
      </w:pPr>
      <w:r>
        <w:rPr>
          <w:rtl/>
        </w:rPr>
        <w:t>רשב"ג:</w:t>
      </w:r>
    </w:p>
    <w:p w14:paraId="5953E865" w14:textId="48AC0D87" w:rsidR="0046556D" w:rsidRPr="00093B48" w:rsidRDefault="00093B48" w:rsidP="00C52D41">
      <w:pPr>
        <w:rPr>
          <w:rtl/>
        </w:rPr>
      </w:pPr>
      <w:r>
        <w:rPr>
          <w:rtl/>
        </w:rPr>
        <w:t>כל מצוה שהחזיקו בה כותים, מדקדקין בה יותר מישראל.</w:t>
      </w:r>
    </w:p>
    <w:p w14:paraId="4D43B462" w14:textId="65003FC7" w:rsidR="0046556D" w:rsidRDefault="00654323" w:rsidP="00B457AC">
      <w:pPr>
        <w:pStyle w:val="afffff8"/>
        <w:rPr>
          <w:rtl/>
        </w:rPr>
      </w:pPr>
      <w:r>
        <w:rPr>
          <w:rtl/>
        </w:rPr>
        <w:t>מצת כותי מותרת</w:t>
      </w:r>
    </w:p>
    <w:p w14:paraId="7C6BA8EF" w14:textId="77777777" w:rsidR="00654323" w:rsidRDefault="00654323" w:rsidP="008B751E">
      <w:pPr>
        <w:pStyle w:val="38"/>
        <w:framePr w:wrap="notBeside"/>
        <w:rPr>
          <w:rtl/>
        </w:rPr>
      </w:pPr>
      <w:r>
        <w:rPr>
          <w:rtl/>
        </w:rPr>
        <w:t>קמ"ל:</w:t>
      </w:r>
    </w:p>
    <w:p w14:paraId="396BE8CC" w14:textId="0AE48E58" w:rsidR="0046556D" w:rsidRDefault="00654323" w:rsidP="00BD6C4F">
      <w:pPr>
        <w:rPr>
          <w:rtl/>
        </w:rPr>
      </w:pPr>
      <w:r>
        <w:rPr>
          <w:rtl/>
        </w:rPr>
        <w:t>דלא אמרי' דאינם בקיאין בשימור.</w:t>
      </w:r>
    </w:p>
    <w:p w14:paraId="1DBEC9D5" w14:textId="77777777" w:rsidR="00654323" w:rsidRDefault="00654323" w:rsidP="008B751E">
      <w:pPr>
        <w:pStyle w:val="38"/>
        <w:framePr w:wrap="notBeside"/>
        <w:rPr>
          <w:rtl/>
        </w:rPr>
      </w:pPr>
      <w:r>
        <w:rPr>
          <w:rtl/>
        </w:rPr>
        <w:t>ר"א אוסר:</w:t>
      </w:r>
    </w:p>
    <w:p w14:paraId="7BCEB8BE" w14:textId="52F87F24" w:rsidR="0046556D" w:rsidRDefault="00654323" w:rsidP="00BD6C4F">
      <w:pPr>
        <w:rPr>
          <w:rtl/>
        </w:rPr>
      </w:pPr>
      <w:r>
        <w:rPr>
          <w:rtl/>
        </w:rPr>
        <w:t>דס"ל דאינם בקיאין בשימור.</w:t>
      </w:r>
    </w:p>
    <w:p w14:paraId="55FB4162" w14:textId="5153C061" w:rsidR="00654323" w:rsidRDefault="007D32FA" w:rsidP="008B751E">
      <w:pPr>
        <w:pStyle w:val="38"/>
        <w:framePr w:wrap="notBeside"/>
        <w:rPr>
          <w:rtl/>
        </w:rPr>
      </w:pPr>
      <w:r>
        <w:rPr>
          <w:rFonts w:hint="cs"/>
          <w:rtl/>
        </w:rPr>
        <w:t xml:space="preserve">נפק''מ </w:t>
      </w:r>
    </w:p>
    <w:p w14:paraId="2B3C257F" w14:textId="150826CA" w:rsidR="00D43F94" w:rsidRPr="00F44BE8" w:rsidRDefault="00D43F94" w:rsidP="00F44BE8">
      <w:pPr>
        <w:rPr>
          <w:rtl/>
        </w:rPr>
      </w:pPr>
      <w:r w:rsidRPr="00B457AC">
        <w:rPr>
          <w:rStyle w:val="afffff5"/>
          <w:rFonts w:hint="cs"/>
          <w:rtl/>
        </w:rPr>
        <w:t>בין ת''ק לרשב''ג</w:t>
      </w:r>
      <w:r w:rsidRPr="00F44BE8">
        <w:rPr>
          <w:rFonts w:hint="cs"/>
          <w:rtl/>
        </w:rPr>
        <w:t xml:space="preserve"> </w:t>
      </w:r>
      <w:r w:rsidR="007D32FA" w:rsidRPr="00F44BE8">
        <w:rPr>
          <w:rFonts w:hint="cs"/>
          <w:rtl/>
        </w:rPr>
        <w:t>ב</w:t>
      </w:r>
      <w:r w:rsidR="00654323" w:rsidRPr="00F44BE8">
        <w:rPr>
          <w:rtl/>
        </w:rPr>
        <w:t xml:space="preserve">כתובה ולא החזיקו בה </w:t>
      </w:r>
    </w:p>
    <w:p w14:paraId="38E1B6D2" w14:textId="74C4D192" w:rsidR="0046556D" w:rsidRDefault="00654323" w:rsidP="00BD6C4F">
      <w:pPr>
        <w:rPr>
          <w:rtl/>
        </w:rPr>
      </w:pPr>
      <w:r w:rsidRPr="00C52D41">
        <w:rPr>
          <w:rStyle w:val="afffff5"/>
          <w:rtl/>
        </w:rPr>
        <w:t>לת"ק</w:t>
      </w:r>
      <w:r>
        <w:rPr>
          <w:rtl/>
        </w:rPr>
        <w:t xml:space="preserve"> סגי במה שכתובה, </w:t>
      </w:r>
      <w:r w:rsidRPr="00B457AC">
        <w:rPr>
          <w:rStyle w:val="afffff5"/>
          <w:rtl/>
        </w:rPr>
        <w:t>ול</w:t>
      </w:r>
      <w:r w:rsidRPr="007D32FA">
        <w:rPr>
          <w:rStyle w:val="afffff5"/>
          <w:rtl/>
        </w:rPr>
        <w:t>רשב"ג</w:t>
      </w:r>
      <w:r>
        <w:rPr>
          <w:rtl/>
        </w:rPr>
        <w:t xml:space="preserve"> רק אם החזיקו בה,</w:t>
      </w:r>
    </w:p>
    <w:p w14:paraId="2EB81CDD" w14:textId="77777777" w:rsidR="00FE530F" w:rsidRDefault="00FE530F" w:rsidP="008B751E">
      <w:pPr>
        <w:pStyle w:val="38"/>
        <w:framePr w:wrap="notBeside"/>
        <w:rPr>
          <w:rtl/>
        </w:rPr>
      </w:pPr>
      <w:r>
        <w:rPr>
          <w:rtl/>
        </w:rPr>
        <w:t>ודחי':</w:t>
      </w:r>
    </w:p>
    <w:p w14:paraId="462F6411" w14:textId="3976529B" w:rsidR="0046556D" w:rsidRDefault="00FE530F" w:rsidP="00BD6C4F">
      <w:pPr>
        <w:rPr>
          <w:rtl/>
        </w:rPr>
      </w:pPr>
      <w:r>
        <w:rPr>
          <w:rtl/>
        </w:rPr>
        <w:t>א"כ היצ"ל 'כל מצוה שאם החזיקו בה כותים',</w:t>
      </w:r>
    </w:p>
    <w:p w14:paraId="4EFBFE2C" w14:textId="5A7A5100" w:rsidR="00FE530F" w:rsidRDefault="00FE530F" w:rsidP="008B751E">
      <w:pPr>
        <w:pStyle w:val="38"/>
        <w:framePr w:wrap="notBeside"/>
        <w:rPr>
          <w:rtl/>
        </w:rPr>
      </w:pPr>
      <w:r>
        <w:rPr>
          <w:rtl/>
        </w:rPr>
        <w:t>אלא</w:t>
      </w:r>
      <w:r w:rsidR="00B042AE">
        <w:rPr>
          <w:rFonts w:hint="cs"/>
          <w:rtl/>
        </w:rPr>
        <w:t xml:space="preserve"> נפק"מ</w:t>
      </w:r>
      <w:r>
        <w:rPr>
          <w:rtl/>
        </w:rPr>
        <w:t>:</w:t>
      </w:r>
    </w:p>
    <w:p w14:paraId="2F4D5F74" w14:textId="0E9E420D" w:rsidR="00B042AE" w:rsidRDefault="00FE530F" w:rsidP="00BD6C4F">
      <w:pPr>
        <w:rPr>
          <w:rtl/>
        </w:rPr>
      </w:pPr>
      <w:r>
        <w:rPr>
          <w:rtl/>
        </w:rPr>
        <w:t xml:space="preserve">בלא </w:t>
      </w:r>
      <w:r w:rsidR="00B042AE">
        <w:rPr>
          <w:rFonts w:hint="cs"/>
          <w:rtl/>
        </w:rPr>
        <w:t xml:space="preserve">כתובה </w:t>
      </w:r>
      <w:r>
        <w:rPr>
          <w:rtl/>
        </w:rPr>
        <w:t xml:space="preserve">והחזיקו בה </w:t>
      </w:r>
    </w:p>
    <w:p w14:paraId="231EA87C" w14:textId="61692BE1" w:rsidR="0046556D" w:rsidRDefault="00FE530F" w:rsidP="00BD6C4F">
      <w:pPr>
        <w:rPr>
          <w:rtl/>
        </w:rPr>
      </w:pPr>
      <w:r>
        <w:rPr>
          <w:rtl/>
        </w:rPr>
        <w:t xml:space="preserve">- </w:t>
      </w:r>
      <w:r w:rsidRPr="00C52D41">
        <w:rPr>
          <w:rStyle w:val="afffff5"/>
          <w:rtl/>
        </w:rPr>
        <w:t>לת"ק</w:t>
      </w:r>
      <w:r w:rsidR="00B042AE">
        <w:rPr>
          <w:rFonts w:hint="cs"/>
          <w:rtl/>
        </w:rPr>
        <w:t>:</w:t>
      </w:r>
      <w:r>
        <w:rPr>
          <w:rtl/>
        </w:rPr>
        <w:t xml:space="preserve"> כיון שלא כתובה לא, </w:t>
      </w:r>
      <w:r w:rsidRPr="00B457AC">
        <w:rPr>
          <w:rStyle w:val="afffff5"/>
          <w:rtl/>
        </w:rPr>
        <w:t>ול</w:t>
      </w:r>
      <w:r w:rsidRPr="00B042AE">
        <w:rPr>
          <w:rStyle w:val="afffff5"/>
          <w:rtl/>
        </w:rPr>
        <w:t>רשב"ג</w:t>
      </w:r>
      <w:r w:rsidR="00B042AE">
        <w:rPr>
          <w:rStyle w:val="afffff5"/>
          <w:rFonts w:hint="cs"/>
          <w:rtl/>
        </w:rPr>
        <w:t>:</w:t>
      </w:r>
      <w:r>
        <w:rPr>
          <w:rtl/>
        </w:rPr>
        <w:t xml:space="preserve"> כיון שהחזיקו סגי.</w:t>
      </w:r>
    </w:p>
    <w:p w14:paraId="383942EA" w14:textId="77777777" w:rsidR="00113C5B" w:rsidRDefault="00113C5B" w:rsidP="00113C5B">
      <w:pPr>
        <w:pStyle w:val="afffff8"/>
        <w:rPr>
          <w:rtl/>
        </w:rPr>
      </w:pPr>
      <w:r>
        <w:rPr>
          <w:rtl/>
        </w:rPr>
        <w:t>מומר לתיאבון - בודק סכין ונותן לו</w:t>
      </w:r>
    </w:p>
    <w:p w14:paraId="67597C1F" w14:textId="49576136" w:rsidR="00113C5B" w:rsidRDefault="00113C5B" w:rsidP="008B751E">
      <w:pPr>
        <w:pStyle w:val="38"/>
        <w:framePr w:wrap="notBeside"/>
        <w:rPr>
          <w:rtl/>
        </w:rPr>
      </w:pPr>
      <w:r>
        <w:rPr>
          <w:rtl/>
        </w:rPr>
        <w:t>• רבא:</w:t>
      </w:r>
    </w:p>
    <w:p w14:paraId="28E8C39A" w14:textId="476D477A" w:rsidR="0046556D" w:rsidRDefault="00113C5B" w:rsidP="00BD6C4F">
      <w:pPr>
        <w:rPr>
          <w:rtl/>
        </w:rPr>
      </w:pPr>
      <w:r>
        <w:rPr>
          <w:rtl/>
        </w:rPr>
        <w:t>ישראל מומר</w:t>
      </w:r>
      <w:r w:rsidR="00BD6C4F" w:rsidRPr="00C63571">
        <w:rPr>
          <w:rtl/>
        </w:rPr>
        <w:t xml:space="preserve"> אוכל נבילות לתיאבון, בודק סכין ונותן לו, ומותר </w:t>
      </w:r>
      <w:r>
        <w:rPr>
          <w:rtl/>
        </w:rPr>
        <w:t>לאכול משחיטתו,</w:t>
      </w:r>
    </w:p>
    <w:p w14:paraId="04A4AE3C" w14:textId="7354EDE5" w:rsidR="0046556D" w:rsidRDefault="00113C5B" w:rsidP="00BD6C4F">
      <w:pPr>
        <w:rPr>
          <w:rtl/>
        </w:rPr>
      </w:pPr>
      <w:r>
        <w:rPr>
          <w:rtl/>
        </w:rPr>
        <w:t xml:space="preserve">דכיון דיש היתר ואיסור, לא שביק היתרא ואכיל איסורא, </w:t>
      </w:r>
      <w:r w:rsidRPr="008B751E">
        <w:rPr>
          <w:rStyle w:val="afffffe"/>
          <w:rtl/>
        </w:rPr>
        <w:t>אלא שאינו טורח לבדוק.</w:t>
      </w:r>
      <w:r w:rsidR="00093B48" w:rsidRPr="00093B48">
        <w:rPr>
          <w:rStyle w:val="afffffe"/>
          <w:rtl/>
        </w:rPr>
        <w:t xml:space="preserve"> ולכן אנו בודקים לו.</w:t>
      </w:r>
    </w:p>
    <w:p w14:paraId="583C8EB0" w14:textId="77777777" w:rsidR="00113C5B" w:rsidRDefault="00113C5B" w:rsidP="008B751E">
      <w:pPr>
        <w:pStyle w:val="38"/>
        <w:framePr w:wrap="notBeside"/>
        <w:rPr>
          <w:rtl/>
        </w:rPr>
      </w:pPr>
      <w:r>
        <w:rPr>
          <w:rtl/>
        </w:rPr>
        <w:t>א"ל רבנן לרבא:</w:t>
      </w:r>
    </w:p>
    <w:p w14:paraId="3CBCEB9E" w14:textId="25929F8A" w:rsidR="0046556D" w:rsidRDefault="00113C5B" w:rsidP="00BD6C4F">
      <w:pPr>
        <w:rPr>
          <w:rtl/>
        </w:rPr>
      </w:pPr>
      <w:r>
        <w:rPr>
          <w:rtl/>
        </w:rPr>
        <w:t>דמסייע לך: חמצן של עוברי עבירה אחר הפסח - מותר, מפני שהן מחליפין.</w:t>
      </w:r>
    </w:p>
    <w:p w14:paraId="36A7F29A" w14:textId="77777777" w:rsidR="00BD6C4F" w:rsidRPr="00A55767" w:rsidRDefault="00BD6C4F" w:rsidP="00F07436">
      <w:pPr>
        <w:pStyle w:val="afff3"/>
        <w:framePr w:wrap="around"/>
        <w:rPr>
          <w:rtl/>
        </w:rPr>
      </w:pPr>
      <w:r w:rsidRPr="00A55767">
        <w:rPr>
          <w:rFonts w:hint="cs"/>
          <w:rtl/>
        </w:rPr>
        <w:t>ד:</w:t>
      </w:r>
    </w:p>
    <w:p w14:paraId="407A7330" w14:textId="77777777" w:rsidR="00113C5B" w:rsidRDefault="00113C5B" w:rsidP="008B751E">
      <w:pPr>
        <w:pStyle w:val="38"/>
        <w:framePr w:wrap="notBeside"/>
        <w:rPr>
          <w:rtl/>
        </w:rPr>
      </w:pPr>
      <w:r>
        <w:rPr>
          <w:rtl/>
        </w:rPr>
        <w:t>סברוה:</w:t>
      </w:r>
    </w:p>
    <w:p w14:paraId="6412CE7E" w14:textId="2C9BE3F7" w:rsidR="0046556D" w:rsidRDefault="00093B48" w:rsidP="00BD6C4F">
      <w:pPr>
        <w:rPr>
          <w:rtl/>
        </w:rPr>
      </w:pPr>
      <w:r>
        <w:rPr>
          <w:rtl/>
        </w:rPr>
        <w:t xml:space="preserve">הא </w:t>
      </w:r>
      <w:r w:rsidRPr="00C52D41">
        <w:rPr>
          <w:rStyle w:val="afffff5"/>
          <w:rtl/>
        </w:rPr>
        <w:t>ר"י</w:t>
      </w:r>
      <w:r>
        <w:rPr>
          <w:rtl/>
        </w:rPr>
        <w:t xml:space="preserve"> היא, דחמץ</w:t>
      </w:r>
      <w:r w:rsidR="00113C5B">
        <w:rPr>
          <w:rtl/>
        </w:rPr>
        <w:t xml:space="preserve"> אחר הפסח דאורייתא, וקתני מפני שהן מחליפין - אלמא</w:t>
      </w:r>
      <w:r w:rsidR="00BD6C4F" w:rsidRPr="00C63571">
        <w:rPr>
          <w:rtl/>
        </w:rPr>
        <w:t xml:space="preserve"> לא </w:t>
      </w:r>
      <w:r w:rsidR="00F44BE8">
        <w:rPr>
          <w:rFonts w:hint="cs"/>
          <w:rtl/>
        </w:rPr>
        <w:t>מניח היתר ואוכל האיסור</w:t>
      </w:r>
      <w:r w:rsidR="00BD6C4F" w:rsidRPr="00C63571">
        <w:rPr>
          <w:rtl/>
        </w:rPr>
        <w:t>.</w:t>
      </w:r>
    </w:p>
    <w:p w14:paraId="486EF5EA" w14:textId="77777777" w:rsidR="00113C5B" w:rsidRDefault="00113C5B" w:rsidP="008B751E">
      <w:pPr>
        <w:pStyle w:val="38"/>
        <w:framePr w:wrap="notBeside"/>
        <w:rPr>
          <w:rtl/>
        </w:rPr>
      </w:pPr>
      <w:r>
        <w:rPr>
          <w:rtl/>
        </w:rPr>
        <w:t>ודלמא:</w:t>
      </w:r>
    </w:p>
    <w:p w14:paraId="40889BBA" w14:textId="079A3C71" w:rsidR="0046556D" w:rsidRDefault="00113C5B" w:rsidP="00BD6C4F">
      <w:pPr>
        <w:rPr>
          <w:rtl/>
        </w:rPr>
      </w:pPr>
      <w:r w:rsidRPr="00C52D41">
        <w:rPr>
          <w:rStyle w:val="afffff5"/>
          <w:rtl/>
        </w:rPr>
        <w:t>ר"ש</w:t>
      </w:r>
      <w:r>
        <w:rPr>
          <w:rtl/>
        </w:rPr>
        <w:t xml:space="preserve"> היא דחמץ אחר הפסח דרבנן, </w:t>
      </w:r>
      <w:r w:rsidR="00F44BE8">
        <w:rPr>
          <w:rFonts w:hint="cs"/>
          <w:rtl/>
        </w:rPr>
        <w:t>ו</w:t>
      </w:r>
      <w:r>
        <w:rPr>
          <w:rtl/>
        </w:rPr>
        <w:t>בדרבנן</w:t>
      </w:r>
      <w:r w:rsidR="00F44BE8">
        <w:rPr>
          <w:rFonts w:hint="cs"/>
          <w:rtl/>
        </w:rPr>
        <w:t xml:space="preserve"> מקילין ולא </w:t>
      </w:r>
      <w:r>
        <w:rPr>
          <w:rtl/>
        </w:rPr>
        <w:t xml:space="preserve"> בדאורייתא</w:t>
      </w:r>
      <w:r w:rsidR="00F44BE8">
        <w:rPr>
          <w:rFonts w:hint="cs"/>
          <w:rtl/>
        </w:rPr>
        <w:t>.</w:t>
      </w:r>
      <w:r>
        <w:rPr>
          <w:rtl/>
        </w:rPr>
        <w:t xml:space="preserve"> </w:t>
      </w:r>
    </w:p>
    <w:p w14:paraId="53FE602D" w14:textId="77777777" w:rsidR="00113C5B" w:rsidRDefault="00113C5B" w:rsidP="008B751E">
      <w:pPr>
        <w:pStyle w:val="38"/>
        <w:framePr w:wrap="notBeside"/>
        <w:rPr>
          <w:rtl/>
        </w:rPr>
      </w:pPr>
      <w:r>
        <w:rPr>
          <w:rtl/>
        </w:rPr>
        <w:t>ודחי':</w:t>
      </w:r>
    </w:p>
    <w:p w14:paraId="53CB143F" w14:textId="45599A28" w:rsidR="0046556D" w:rsidRDefault="00113C5B" w:rsidP="00BD6C4F">
      <w:pPr>
        <w:rPr>
          <w:rtl/>
        </w:rPr>
      </w:pPr>
      <w:r>
        <w:rPr>
          <w:rtl/>
        </w:rPr>
        <w:t xml:space="preserve">לא </w:t>
      </w:r>
      <w:r w:rsidRPr="00C52D41">
        <w:rPr>
          <w:rStyle w:val="afffff5"/>
          <w:rtl/>
        </w:rPr>
        <w:t>ר"ש</w:t>
      </w:r>
      <w:r>
        <w:rPr>
          <w:rtl/>
        </w:rPr>
        <w:t xml:space="preserve"> היא, דמפני שמחליפין קתני - דודאי מחליפין, ואי בדרבנן לא שביק היתרא ואכיל איסורא כ"ש בדאורייתא.</w:t>
      </w:r>
    </w:p>
    <w:p w14:paraId="3D04F074" w14:textId="77777777" w:rsidR="00113C5B" w:rsidRDefault="00113C5B" w:rsidP="008B751E">
      <w:pPr>
        <w:pStyle w:val="38"/>
        <w:framePr w:wrap="notBeside"/>
        <w:rPr>
          <w:rtl/>
        </w:rPr>
      </w:pPr>
      <w:r>
        <w:rPr>
          <w:rtl/>
        </w:rPr>
        <w:t>והך:</w:t>
      </w:r>
    </w:p>
    <w:p w14:paraId="6840070A" w14:textId="45705473" w:rsidR="0046556D" w:rsidRDefault="00113C5B" w:rsidP="00BD6C4F">
      <w:pPr>
        <w:rPr>
          <w:rtl/>
        </w:rPr>
      </w:pPr>
      <w:r>
        <w:rPr>
          <w:rtl/>
        </w:rPr>
        <w:t>הכל שוחטין, ואפי' כותי, ואפי' ערל, ואפי' ישראל מומר,</w:t>
      </w:r>
    </w:p>
    <w:p w14:paraId="3936F1C5" w14:textId="77777777" w:rsidR="005F2BD1" w:rsidRDefault="00113C5B" w:rsidP="00BD6C4F">
      <w:pPr>
        <w:rPr>
          <w:rtl/>
        </w:rPr>
      </w:pPr>
      <w:r w:rsidRPr="00B457AC">
        <w:rPr>
          <w:b/>
          <w:bCs/>
          <w:rtl/>
        </w:rPr>
        <w:t>ערל -</w:t>
      </w:r>
      <w:r>
        <w:rPr>
          <w:rtl/>
        </w:rPr>
        <w:t xml:space="preserve"> לא שמתו אחיו מחמת מילה דישראל מעליא הוא, </w:t>
      </w:r>
    </w:p>
    <w:p w14:paraId="7B5AEDAF" w14:textId="0FCCA732" w:rsidR="0046556D" w:rsidRDefault="00113C5B" w:rsidP="00BD6C4F">
      <w:r>
        <w:rPr>
          <w:rtl/>
        </w:rPr>
        <w:t>אלא מומר לערלות, וס"ל דלא הוי מומר לכל התורה,</w:t>
      </w:r>
    </w:p>
    <w:p w14:paraId="6A5D57B8" w14:textId="430D71E6" w:rsidR="0046556D" w:rsidRDefault="00113C5B" w:rsidP="005F2BD1">
      <w:pPr>
        <w:rPr>
          <w:rtl/>
        </w:rPr>
      </w:pPr>
      <w:r>
        <w:rPr>
          <w:rtl/>
        </w:rPr>
        <w:lastRenderedPageBreak/>
        <w:t xml:space="preserve">וסיפא 'ואפי' ישראל מומר' - לא מומר לדבר אחד </w:t>
      </w:r>
      <w:r w:rsidR="00093B48">
        <w:rPr>
          <w:rtl/>
        </w:rPr>
        <w:t>דהיינו רישא</w:t>
      </w:r>
      <w:r>
        <w:rPr>
          <w:rtl/>
        </w:rPr>
        <w:t>, ולא לאותו דבר דכיון דדש ביה</w:t>
      </w:r>
      <w:r w:rsidR="00093B48" w:rsidRPr="00C52D41">
        <w:rPr>
          <w:rStyle w:val="afffffe"/>
          <w:rtl/>
        </w:rPr>
        <w:t xml:space="preserve"> הורגל</w:t>
      </w:r>
      <w:r>
        <w:rPr>
          <w:rtl/>
        </w:rPr>
        <w:t xml:space="preserve"> </w:t>
      </w:r>
      <w:r w:rsidR="005F2BD1">
        <w:rPr>
          <w:rFonts w:hint="cs"/>
          <w:rtl/>
        </w:rPr>
        <w:t>דמי ליה כהיתר</w:t>
      </w:r>
      <w:r>
        <w:rPr>
          <w:rtl/>
        </w:rPr>
        <w:t>,</w:t>
      </w:r>
    </w:p>
    <w:p w14:paraId="65D7DB43" w14:textId="77777777" w:rsidR="00113C5B" w:rsidRDefault="00113C5B" w:rsidP="008B751E">
      <w:pPr>
        <w:pStyle w:val="38"/>
        <w:framePr w:wrap="notBeside"/>
        <w:rPr>
          <w:rtl/>
        </w:rPr>
      </w:pPr>
      <w:r>
        <w:rPr>
          <w:rtl/>
        </w:rPr>
        <w:t>אלא:</w:t>
      </w:r>
    </w:p>
    <w:p w14:paraId="19FB2582" w14:textId="20B41A10" w:rsidR="0046556D" w:rsidRDefault="00113C5B" w:rsidP="00BD6C4F">
      <w:pPr>
        <w:rPr>
          <w:rtl/>
        </w:rPr>
      </w:pPr>
      <w:r>
        <w:rPr>
          <w:rtl/>
        </w:rPr>
        <w:t xml:space="preserve">מומר לע"ז, </w:t>
      </w:r>
      <w:r w:rsidRPr="00C52D41">
        <w:rPr>
          <w:rStyle w:val="afffff5"/>
          <w:rtl/>
        </w:rPr>
        <w:t>וכר"ע</w:t>
      </w:r>
      <w:r>
        <w:rPr>
          <w:rtl/>
        </w:rPr>
        <w:t xml:space="preserve"> מ</w:t>
      </w:r>
      <w:r w:rsidRPr="00C52D41">
        <w:rPr>
          <w:rStyle w:val="afffff5"/>
          <w:rtl/>
        </w:rPr>
        <w:t>שמואל</w:t>
      </w:r>
      <w:r>
        <w:rPr>
          <w:rtl/>
        </w:rPr>
        <w:t xml:space="preserve"> דישראל מומר לע"ז מותר</w:t>
      </w:r>
      <w:r w:rsidR="00BD6C4F" w:rsidRPr="00C63571">
        <w:rPr>
          <w:rtl/>
        </w:rPr>
        <w:t xml:space="preserve"> לאכול משחיטתו.</w:t>
      </w:r>
    </w:p>
    <w:p w14:paraId="4CB7E108" w14:textId="77777777" w:rsidR="00113C5B" w:rsidRDefault="00113C5B" w:rsidP="00113C5B">
      <w:pPr>
        <w:pStyle w:val="afffff8"/>
        <w:rPr>
          <w:rtl/>
        </w:rPr>
      </w:pPr>
      <w:r>
        <w:rPr>
          <w:rtl/>
        </w:rPr>
        <w:t>מומר לע"ז מותר לאכול משחיטתו - מיהושפט ואחאב</w:t>
      </w:r>
    </w:p>
    <w:p w14:paraId="61963C4F" w14:textId="63F1C24D" w:rsidR="00113C5B" w:rsidRDefault="00113C5B" w:rsidP="008B751E">
      <w:pPr>
        <w:pStyle w:val="38"/>
        <w:framePr w:wrap="notBeside"/>
        <w:rPr>
          <w:rtl/>
        </w:rPr>
      </w:pPr>
      <w:r>
        <w:rPr>
          <w:rtl/>
        </w:rPr>
        <w:t>• ר"ע משמואל:</w:t>
      </w:r>
    </w:p>
    <w:p w14:paraId="05C55E65" w14:textId="3D2578C0" w:rsidR="00113C5B" w:rsidRDefault="00113C5B" w:rsidP="00BD6C4F">
      <w:pPr>
        <w:rPr>
          <w:rtl/>
        </w:rPr>
      </w:pPr>
      <w:r>
        <w:rPr>
          <w:rtl/>
        </w:rPr>
        <w:t>ישראל מומר לע"ז - מותר לאכול משחיטתו, שכן מצינו ביהושפט שנהנה מסעודת אחאב,</w:t>
      </w:r>
    </w:p>
    <w:p w14:paraId="28A368C3" w14:textId="334168E7" w:rsidR="0046556D" w:rsidRDefault="00113C5B" w:rsidP="00BD6C4F">
      <w:pPr>
        <w:rPr>
          <w:rtl/>
        </w:rPr>
      </w:pPr>
      <w:r>
        <w:rPr>
          <w:rtl/>
        </w:rPr>
        <w:t>ד'</w:t>
      </w:r>
      <w:r w:rsidRPr="008B751E">
        <w:rPr>
          <w:rStyle w:val="afffff0"/>
          <w:rtl/>
        </w:rPr>
        <w:t>וַיִּזְבַּח לוֹ אַחְאָב צֹאן וּבָקָר לָרֹב וְלָעָם אֲשֶׁר עִמּוֹ וַיְסִיתֵהוּ לַעֲלוֹת אֶל רָמוֹת גִּלְעָד</w:t>
      </w:r>
      <w:r>
        <w:rPr>
          <w:rtl/>
        </w:rPr>
        <w:t>'.</w:t>
      </w:r>
    </w:p>
    <w:p w14:paraId="54757D02" w14:textId="77777777" w:rsidR="00113C5B" w:rsidRDefault="00113C5B" w:rsidP="008B751E">
      <w:pPr>
        <w:pStyle w:val="38"/>
        <w:framePr w:wrap="notBeside"/>
        <w:rPr>
          <w:rtl/>
        </w:rPr>
      </w:pPr>
      <w:r>
        <w:rPr>
          <w:rtl/>
        </w:rPr>
        <w:t>ודלמא:</w:t>
      </w:r>
    </w:p>
    <w:p w14:paraId="1FF6CAB9" w14:textId="0AEBAAC0" w:rsidR="0046556D" w:rsidRDefault="00093B48" w:rsidP="00BD6C4F">
      <w:pPr>
        <w:rPr>
          <w:rtl/>
        </w:rPr>
      </w:pPr>
      <w:r>
        <w:rPr>
          <w:rtl/>
        </w:rPr>
        <w:t>זבוח – זבח, אבל לא אכל</w:t>
      </w:r>
      <w:r w:rsidR="00BD6C4F" w:rsidRPr="00C63571">
        <w:rPr>
          <w:rtl/>
        </w:rPr>
        <w:t>!</w:t>
      </w:r>
    </w:p>
    <w:p w14:paraId="148CA68F" w14:textId="77777777" w:rsidR="009E2803" w:rsidRDefault="00113C5B" w:rsidP="00BD6C4F">
      <w:pPr>
        <w:rPr>
          <w:rtl/>
        </w:rPr>
      </w:pPr>
      <w:r>
        <w:rPr>
          <w:rtl/>
        </w:rPr>
        <w:t>'</w:t>
      </w:r>
      <w:r w:rsidRPr="008B751E">
        <w:rPr>
          <w:rStyle w:val="afffff0"/>
          <w:rtl/>
        </w:rPr>
        <w:t>וַיְסִיתֵהוּ</w:t>
      </w:r>
      <w:r>
        <w:rPr>
          <w:rtl/>
        </w:rPr>
        <w:t xml:space="preserve">' כתיב, ולא בדברים - דאין הסתה בדברים, </w:t>
      </w:r>
    </w:p>
    <w:p w14:paraId="59CBD26E" w14:textId="22EDB6DB" w:rsidR="0046556D" w:rsidRDefault="00113C5B" w:rsidP="00BD6C4F">
      <w:pPr>
        <w:rPr>
          <w:rtl/>
        </w:rPr>
      </w:pPr>
      <w:r>
        <w:rPr>
          <w:rtl/>
        </w:rPr>
        <w:t>ואף '</w:t>
      </w:r>
      <w:r w:rsidRPr="008B751E">
        <w:rPr>
          <w:rStyle w:val="afffff0"/>
          <w:rtl/>
        </w:rPr>
        <w:t>כִּי יְסִיתְךָ אָחִיךָ</w:t>
      </w:r>
      <w:r>
        <w:rPr>
          <w:rtl/>
        </w:rPr>
        <w:t>' באכילה ובשתיה.</w:t>
      </w:r>
    </w:p>
    <w:p w14:paraId="687850DE" w14:textId="77777777" w:rsidR="00113C5B" w:rsidRDefault="00113C5B" w:rsidP="008B751E">
      <w:pPr>
        <w:pStyle w:val="38"/>
        <w:framePr w:wrap="notBeside"/>
        <w:rPr>
          <w:rtl/>
        </w:rPr>
      </w:pPr>
      <w:r>
        <w:rPr>
          <w:rtl/>
        </w:rPr>
        <w:t>והך:</w:t>
      </w:r>
    </w:p>
    <w:p w14:paraId="7B549AC7" w14:textId="3CD30390" w:rsidR="0046556D" w:rsidRDefault="00113C5B" w:rsidP="00BD6C4F">
      <w:pPr>
        <w:rPr>
          <w:rtl/>
        </w:rPr>
      </w:pPr>
      <w:r>
        <w:rPr>
          <w:rtl/>
        </w:rPr>
        <w:t>ד'</w:t>
      </w:r>
      <w:r w:rsidRPr="008B751E">
        <w:rPr>
          <w:rStyle w:val="afffff0"/>
          <w:rtl/>
        </w:rPr>
        <w:t>וַתְּסִיתֵנִי בוֹ לְבַלְּעוֹ חִנָּם</w:t>
      </w:r>
      <w:r>
        <w:rPr>
          <w:rtl/>
        </w:rPr>
        <w:t>'! - למעלה שאני.</w:t>
      </w:r>
      <w:r w:rsidR="00093B48" w:rsidRPr="00C52D41">
        <w:rPr>
          <w:rStyle w:val="afffffe"/>
          <w:rtl/>
        </w:rPr>
        <w:t xml:space="preserve"> דאין אכילה למעלה.</w:t>
      </w:r>
    </w:p>
    <w:p w14:paraId="30173A72" w14:textId="17E564AD" w:rsidR="009E2803" w:rsidRDefault="000828F8" w:rsidP="00B457AC">
      <w:pPr>
        <w:pStyle w:val="38"/>
        <w:framePr w:wrap="notBeside"/>
        <w:rPr>
          <w:rtl/>
        </w:rPr>
      </w:pPr>
      <w:r>
        <w:rPr>
          <w:rtl/>
        </w:rPr>
        <w:t xml:space="preserve">- </w:t>
      </w:r>
      <w:r w:rsidR="00BD6C4F" w:rsidRPr="00C63571">
        <w:rPr>
          <w:rFonts w:hint="cs"/>
          <w:rtl/>
        </w:rPr>
        <w:t>שאני</w:t>
      </w:r>
      <w:r w:rsidR="00A01613">
        <w:rPr>
          <w:rFonts w:hint="cs"/>
          <w:rtl/>
        </w:rPr>
        <w:t xml:space="preserve"> א.</w:t>
      </w:r>
    </w:p>
    <w:p w14:paraId="5E902421" w14:textId="75D75CE4" w:rsidR="004747A4" w:rsidRDefault="00BD6C4F" w:rsidP="009E2803">
      <w:pPr>
        <w:rPr>
          <w:rtl/>
        </w:rPr>
      </w:pPr>
      <w:r w:rsidRPr="00C63571">
        <w:rPr>
          <w:rFonts w:hint="cs"/>
          <w:rtl/>
        </w:rPr>
        <w:t xml:space="preserve">שתיה דסתם יינן ועדיין לא נאסר יין </w:t>
      </w:r>
      <w:r w:rsidR="00113C5B">
        <w:rPr>
          <w:rtl/>
        </w:rPr>
        <w:t xml:space="preserve">של עכו"ם, </w:t>
      </w:r>
    </w:p>
    <w:p w14:paraId="77C2B5CE" w14:textId="71E0F7D2" w:rsidR="0046556D" w:rsidRDefault="00113C5B" w:rsidP="00B457AC">
      <w:r>
        <w:rPr>
          <w:rtl/>
        </w:rPr>
        <w:t>אבל אכילה גם מומר לעכו"ם</w:t>
      </w:r>
      <w:r w:rsidR="00BD6C4F" w:rsidRPr="00C63571">
        <w:rPr>
          <w:rFonts w:hint="cs"/>
          <w:rtl/>
        </w:rPr>
        <w:t xml:space="preserve"> לא הוי מומר לכל התורה כולה</w:t>
      </w:r>
    </w:p>
    <w:p w14:paraId="5F22D48C" w14:textId="4B51EAC9" w:rsidR="00A01613" w:rsidRDefault="00A01613" w:rsidP="00B457AC">
      <w:pPr>
        <w:pStyle w:val="38"/>
        <w:framePr w:wrap="notBeside"/>
        <w:rPr>
          <w:rtl/>
        </w:rPr>
      </w:pPr>
      <w:r>
        <w:rPr>
          <w:rFonts w:hint="cs"/>
          <w:rtl/>
        </w:rPr>
        <w:t>ב.</w:t>
      </w:r>
      <w:r w:rsidR="00BD6C4F" w:rsidRPr="00C63571">
        <w:rPr>
          <w:rtl/>
        </w:rPr>
        <w:t xml:space="preserve"> </w:t>
      </w:r>
    </w:p>
    <w:p w14:paraId="03C5A73C" w14:textId="385DC455" w:rsidR="0046556D" w:rsidRDefault="004747A4" w:rsidP="00B457AC">
      <w:pPr>
        <w:rPr>
          <w:rtl/>
        </w:rPr>
      </w:pPr>
      <w:r>
        <w:rPr>
          <w:rFonts w:hint="cs"/>
          <w:rtl/>
        </w:rPr>
        <w:t xml:space="preserve">אין רגילות דמלך לשתות בלא לאכול </w:t>
      </w:r>
      <w:r w:rsidRPr="00B457AC">
        <w:rPr>
          <w:rStyle w:val="afffff5"/>
          <w:rFonts w:hint="cs"/>
          <w:rtl/>
        </w:rPr>
        <w:t>ג.</w:t>
      </w:r>
      <w:r>
        <w:rPr>
          <w:rFonts w:hint="cs"/>
          <w:rtl/>
        </w:rPr>
        <w:t xml:space="preserve"> </w:t>
      </w:r>
      <w:r w:rsidR="00BD6C4F" w:rsidRPr="00A71A5E">
        <w:rPr>
          <w:rStyle w:val="afffff0"/>
          <w:rFonts w:hint="cs"/>
          <w:rtl/>
        </w:rPr>
        <w:t>'</w:t>
      </w:r>
      <w:r w:rsidR="00BD6C4F" w:rsidRPr="00A71A5E">
        <w:rPr>
          <w:rStyle w:val="afffff0"/>
          <w:rtl/>
        </w:rPr>
        <w:t>ויזבח</w:t>
      </w:r>
      <w:r w:rsidR="00BD6C4F" w:rsidRPr="00A71A5E">
        <w:rPr>
          <w:rStyle w:val="afffff0"/>
          <w:rFonts w:hint="cs"/>
          <w:rtl/>
        </w:rPr>
        <w:t>'</w:t>
      </w:r>
      <w:r w:rsidR="00BD6C4F" w:rsidRPr="00A71A5E">
        <w:rPr>
          <w:rStyle w:val="afffff0"/>
          <w:rtl/>
        </w:rPr>
        <w:t>.</w:t>
      </w:r>
    </w:p>
    <w:p w14:paraId="50AD64F7" w14:textId="6DE5C8C9" w:rsidR="0046556D" w:rsidRDefault="00113C5B" w:rsidP="00BD6C4F">
      <w:pPr>
        <w:rPr>
          <w:rtl/>
        </w:rPr>
      </w:pPr>
      <w:r>
        <w:rPr>
          <w:rtl/>
        </w:rPr>
        <w:t>'</w:t>
      </w:r>
      <w:r w:rsidRPr="008B751E">
        <w:rPr>
          <w:rStyle w:val="afffff0"/>
          <w:rtl/>
        </w:rPr>
        <w:t>וַיְסִיתֵהוּ</w:t>
      </w:r>
      <w:r>
        <w:rPr>
          <w:rtl/>
        </w:rPr>
        <w:t xml:space="preserve">' </w:t>
      </w:r>
      <w:r w:rsidR="00093B48">
        <w:rPr>
          <w:rtl/>
        </w:rPr>
        <w:t>כתיב – ושמא זבוח עובדיה אכל? – ד</w:t>
      </w:r>
      <w:r>
        <w:rPr>
          <w:rtl/>
        </w:rPr>
        <w:t>'</w:t>
      </w:r>
      <w:r w:rsidRPr="008B751E">
        <w:rPr>
          <w:rStyle w:val="afffff0"/>
          <w:rtl/>
        </w:rPr>
        <w:t>לָרֹב</w:t>
      </w:r>
      <w:r>
        <w:rPr>
          <w:rtl/>
        </w:rPr>
        <w:t>' כתיב, ועובדיה לא הוה ספיק.</w:t>
      </w:r>
      <w:r w:rsidRPr="008B751E">
        <w:rPr>
          <w:rStyle w:val="afffffe"/>
          <w:rtl/>
        </w:rPr>
        <w:t xml:space="preserve"> להספיק לרבים</w:t>
      </w:r>
    </w:p>
    <w:p w14:paraId="33FFEAAE" w14:textId="77777777" w:rsidR="00113C5B" w:rsidRDefault="00113C5B" w:rsidP="008B751E">
      <w:pPr>
        <w:pStyle w:val="38"/>
        <w:framePr w:wrap="notBeside"/>
        <w:rPr>
          <w:rtl/>
        </w:rPr>
      </w:pPr>
      <w:r>
        <w:rPr>
          <w:rtl/>
        </w:rPr>
        <w:t>ודלמא:</w:t>
      </w:r>
    </w:p>
    <w:p w14:paraId="27072C1A" w14:textId="3C3DC307" w:rsidR="0046556D" w:rsidRDefault="00113C5B" w:rsidP="00BD6C4F">
      <w:pPr>
        <w:rPr>
          <w:rtl/>
        </w:rPr>
      </w:pPr>
      <w:r>
        <w:rPr>
          <w:rtl/>
        </w:rPr>
        <w:t>שבעת אלפים זבוח, ד'</w:t>
      </w:r>
      <w:r w:rsidRPr="008B751E">
        <w:rPr>
          <w:rStyle w:val="afffff0"/>
          <w:rtl/>
        </w:rPr>
        <w:t>וְהִשְׁאַרְתִּי בְיִשְׂרָאֵל שִׁבְעַת אֲלָפִים כָּל הַבִּרְכַּיִם אֲשֶׁר לֹא כָרְעוּ לַבַּעַל</w:t>
      </w:r>
      <w:r>
        <w:rPr>
          <w:rtl/>
        </w:rPr>
        <w:t>'!</w:t>
      </w:r>
    </w:p>
    <w:p w14:paraId="3D54EEBF" w14:textId="1C2E25CC" w:rsidR="00113C5B" w:rsidRDefault="00113C5B" w:rsidP="00BD6C4F">
      <w:pPr>
        <w:rPr>
          <w:rtl/>
        </w:rPr>
      </w:pPr>
      <w:r>
        <w:rPr>
          <w:rtl/>
        </w:rPr>
        <w:t>- התחבאו מאיזבל.</w:t>
      </w:r>
      <w:r w:rsidR="00093B48" w:rsidRPr="00C52D41">
        <w:rPr>
          <w:rStyle w:val="afffffe"/>
          <w:rtl/>
        </w:rPr>
        <w:t xml:space="preserve"> ולא היו בסעודה.</w:t>
      </w:r>
    </w:p>
    <w:p w14:paraId="46689DEF" w14:textId="77777777" w:rsidR="00113C5B" w:rsidRDefault="00113C5B" w:rsidP="008B751E">
      <w:pPr>
        <w:pStyle w:val="38"/>
        <w:framePr w:wrap="notBeside"/>
        <w:rPr>
          <w:rtl/>
        </w:rPr>
      </w:pPr>
      <w:r>
        <w:rPr>
          <w:rtl/>
        </w:rPr>
        <w:t>ודלמא:</w:t>
      </w:r>
    </w:p>
    <w:p w14:paraId="5933A927" w14:textId="0372FBAE" w:rsidR="0046556D" w:rsidRDefault="00113C5B" w:rsidP="00BD6C4F">
      <w:pPr>
        <w:rPr>
          <w:rtl/>
        </w:rPr>
      </w:pPr>
      <w:r>
        <w:rPr>
          <w:rtl/>
        </w:rPr>
        <w:t>גברי דאחאב היו מעלו!</w:t>
      </w:r>
      <w:r w:rsidRPr="008B751E">
        <w:rPr>
          <w:rStyle w:val="afffffe"/>
          <w:rtl/>
        </w:rPr>
        <w:t xml:space="preserve"> כשרים</w:t>
      </w:r>
    </w:p>
    <w:p w14:paraId="2DED107D" w14:textId="6D2DFA54" w:rsidR="0046556D" w:rsidRDefault="00113C5B" w:rsidP="00BD6C4F">
      <w:pPr>
        <w:rPr>
          <w:rtl/>
        </w:rPr>
      </w:pPr>
      <w:r>
        <w:rPr>
          <w:rtl/>
        </w:rPr>
        <w:t>לא ס"ד, ד'</w:t>
      </w:r>
      <w:r w:rsidRPr="008B751E">
        <w:rPr>
          <w:rStyle w:val="afffff0"/>
          <w:rtl/>
        </w:rPr>
        <w:t>מֹשֵׁל מַקְשִׁיב עַל דְּבַר שָׁקֶר כָּל מְשָׁרְתָיו רְשָׁעִים</w:t>
      </w:r>
      <w:r>
        <w:rPr>
          <w:rtl/>
        </w:rPr>
        <w:t>'.</w:t>
      </w:r>
    </w:p>
    <w:p w14:paraId="5CE403C0" w14:textId="77777777" w:rsidR="00113C5B" w:rsidRDefault="00113C5B" w:rsidP="008B751E">
      <w:pPr>
        <w:pStyle w:val="38"/>
        <w:framePr w:wrap="notBeside"/>
        <w:rPr>
          <w:rtl/>
        </w:rPr>
      </w:pPr>
      <w:r>
        <w:rPr>
          <w:rtl/>
        </w:rPr>
        <w:t>ודלמא:</w:t>
      </w:r>
    </w:p>
    <w:p w14:paraId="7A9E64A6" w14:textId="70AB0948" w:rsidR="0046556D" w:rsidRDefault="00113C5B" w:rsidP="00BD6C4F">
      <w:pPr>
        <w:rPr>
          <w:rtl/>
        </w:rPr>
      </w:pPr>
      <w:r>
        <w:rPr>
          <w:rtl/>
        </w:rPr>
        <w:t>גברי דיהושפט גם לא מעלו, וזבוח גברי דאחאב אכלו גברי דיהושפט, וזבוח עובדיה אכל יהושפט!</w:t>
      </w:r>
    </w:p>
    <w:p w14:paraId="0D70D646" w14:textId="0041B8BD" w:rsidR="001D74F3" w:rsidRDefault="001D74F3" w:rsidP="00B457AC">
      <w:pPr>
        <w:pStyle w:val="38"/>
        <w:framePr w:wrap="notBeside"/>
        <w:rPr>
          <w:rtl/>
        </w:rPr>
      </w:pPr>
      <w:r>
        <w:rPr>
          <w:rFonts w:hint="cs"/>
          <w:rtl/>
        </w:rPr>
        <w:t>אין לומר כן</w:t>
      </w:r>
    </w:p>
    <w:p w14:paraId="29881AF5" w14:textId="60BEA946" w:rsidR="0046556D" w:rsidRDefault="001D74F3" w:rsidP="00BD6C4F">
      <w:pPr>
        <w:rPr>
          <w:rtl/>
        </w:rPr>
      </w:pPr>
      <w:r>
        <w:rPr>
          <w:rFonts w:hint="cs"/>
          <w:rtl/>
        </w:rPr>
        <w:t xml:space="preserve"> </w:t>
      </w:r>
      <w:r w:rsidR="00113C5B">
        <w:rPr>
          <w:rtl/>
        </w:rPr>
        <w:t>מדכל משרתיו רשעים - הא לדבר אמת משרתיו צדיקים.</w:t>
      </w:r>
    </w:p>
    <w:p w14:paraId="5D15A13E" w14:textId="7458E58D" w:rsidR="00113C5B" w:rsidRDefault="00FA1F72" w:rsidP="008B751E">
      <w:pPr>
        <w:pStyle w:val="38"/>
        <w:framePr w:wrap="notBeside"/>
        <w:rPr>
          <w:rtl/>
        </w:rPr>
      </w:pPr>
      <w:r>
        <w:rPr>
          <w:rFonts w:hint="cs"/>
          <w:rtl/>
        </w:rPr>
        <w:t>ואין לומר</w:t>
      </w:r>
      <w:r w:rsidR="00113C5B">
        <w:rPr>
          <w:rtl/>
        </w:rPr>
        <w:t>:</w:t>
      </w:r>
    </w:p>
    <w:p w14:paraId="657EFD25" w14:textId="779D9D80" w:rsidR="0046556D" w:rsidRDefault="00113C5B" w:rsidP="00BD6C4F">
      <w:pPr>
        <w:rPr>
          <w:rtl/>
        </w:rPr>
      </w:pPr>
      <w:r>
        <w:rPr>
          <w:rtl/>
        </w:rPr>
        <w:t>זבוח גברי דאחאב אכלו אחאב וגבריה, וזבוח גברי דיהושפט אכלו יהושפט וגבריה!</w:t>
      </w:r>
      <w:r w:rsidR="00FA1F72">
        <w:rPr>
          <w:rFonts w:hint="cs"/>
          <w:rtl/>
        </w:rPr>
        <w:t xml:space="preserve"> </w:t>
      </w:r>
      <w:r w:rsidR="00FA1F72" w:rsidRPr="00C63571">
        <w:rPr>
          <w:rFonts w:hint="cs"/>
          <w:rtl/>
        </w:rPr>
        <w:t xml:space="preserve">- </w:t>
      </w:r>
      <w:r w:rsidR="00FA1F72">
        <w:rPr>
          <w:rtl/>
        </w:rPr>
        <w:t>דלא היה נבדל ממנו</w:t>
      </w:r>
      <w:r w:rsidR="00FA1F72" w:rsidRPr="00C63571">
        <w:rPr>
          <w:rtl/>
        </w:rPr>
        <w:t>.</w:t>
      </w:r>
      <w:r w:rsidR="00FA1F72" w:rsidRPr="00C52D41">
        <w:rPr>
          <w:rStyle w:val="afffffe"/>
          <w:rtl/>
        </w:rPr>
        <w:t xml:space="preserve"> יהושפט מאחאב.</w:t>
      </w:r>
    </w:p>
    <w:p w14:paraId="53C273F8" w14:textId="77777777" w:rsidR="00BD6C4F" w:rsidRPr="00A55767" w:rsidRDefault="00BD6C4F" w:rsidP="00F07436">
      <w:pPr>
        <w:pStyle w:val="afff3"/>
        <w:framePr w:wrap="around"/>
        <w:rPr>
          <w:rtl/>
        </w:rPr>
      </w:pPr>
      <w:r w:rsidRPr="00A55767">
        <w:rPr>
          <w:rFonts w:hint="cs"/>
          <w:rtl/>
        </w:rPr>
        <w:t>ה.</w:t>
      </w:r>
    </w:p>
    <w:p w14:paraId="65E7D0C6" w14:textId="116B4997" w:rsidR="0046556D" w:rsidRDefault="0046556D" w:rsidP="00BD6C4F">
      <w:pPr>
        <w:rPr>
          <w:rtl/>
        </w:rPr>
      </w:pPr>
    </w:p>
    <w:p w14:paraId="712637B5" w14:textId="5BF2CEFD" w:rsidR="00D622AE" w:rsidRDefault="009F723D" w:rsidP="008B751E">
      <w:pPr>
        <w:pStyle w:val="38"/>
        <w:framePr w:wrap="notBeside"/>
        <w:rPr>
          <w:rtl/>
        </w:rPr>
      </w:pPr>
      <w:r>
        <w:rPr>
          <w:rFonts w:hint="cs"/>
          <w:rtl/>
        </w:rPr>
        <w:t>לא:</w:t>
      </w:r>
    </w:p>
    <w:p w14:paraId="09413A6A" w14:textId="2F6ADCB4" w:rsidR="0046556D" w:rsidRDefault="00CE6F35" w:rsidP="00BD6C4F">
      <w:pPr>
        <w:rPr>
          <w:rtl/>
        </w:rPr>
      </w:pPr>
      <w:r>
        <w:rPr>
          <w:rtl/>
        </w:rPr>
        <w:t>מ'</w:t>
      </w:r>
      <w:r w:rsidR="00D622AE" w:rsidRPr="008B751E">
        <w:rPr>
          <w:rStyle w:val="afffff0"/>
          <w:rtl/>
        </w:rPr>
        <w:t>כָּמוֹנִי כָמוֹךָ כְּעַמִּי כְעַמֶּךָ</w:t>
      </w:r>
      <w:r w:rsidR="00D622AE">
        <w:rPr>
          <w:rtl/>
        </w:rPr>
        <w:t>', דא"</w:t>
      </w:r>
      <w:r w:rsidR="009F723D">
        <w:rPr>
          <w:rFonts w:hint="cs"/>
          <w:rtl/>
        </w:rPr>
        <w:t>כ</w:t>
      </w:r>
      <w:r w:rsidR="00D622AE">
        <w:rPr>
          <w:rtl/>
        </w:rPr>
        <w:t xml:space="preserve"> '</w:t>
      </w:r>
      <w:r w:rsidR="00D622AE" w:rsidRPr="008B751E">
        <w:rPr>
          <w:rStyle w:val="afffff0"/>
          <w:rtl/>
        </w:rPr>
        <w:t>כְּסוּסַי כְּסוּסֶיךָ</w:t>
      </w:r>
      <w:r w:rsidR="00D622AE">
        <w:rPr>
          <w:rtl/>
        </w:rPr>
        <w:t>' ה"נ?</w:t>
      </w:r>
      <w:r w:rsidRPr="00C52D41">
        <w:rPr>
          <w:rStyle w:val="afffffe"/>
          <w:rtl/>
        </w:rPr>
        <w:t xml:space="preserve"> שסוסיו כסוסיו?</w:t>
      </w:r>
      <w:r w:rsidR="00BD6C4F" w:rsidRPr="00C63571">
        <w:rPr>
          <w:rtl/>
        </w:rPr>
        <w:t xml:space="preserve"> </w:t>
      </w:r>
    </w:p>
    <w:p w14:paraId="6B75BE93" w14:textId="77777777" w:rsidR="00D54BD3" w:rsidRDefault="000828F8" w:rsidP="00B457AC">
      <w:pPr>
        <w:pStyle w:val="38"/>
        <w:framePr w:wrap="notBeside"/>
        <w:rPr>
          <w:rtl/>
        </w:rPr>
      </w:pPr>
      <w:r>
        <w:rPr>
          <w:rtl/>
        </w:rPr>
        <w:t>-</w:t>
      </w:r>
    </w:p>
    <w:p w14:paraId="266A9900" w14:textId="31A1A648" w:rsidR="0046556D" w:rsidRDefault="00BD6C4F" w:rsidP="00B457AC">
      <w:pPr>
        <w:rPr>
          <w:rtl/>
        </w:rPr>
      </w:pPr>
      <w:r w:rsidRPr="00C63571">
        <w:rPr>
          <w:rtl/>
        </w:rPr>
        <w:t xml:space="preserve">אלא </w:t>
      </w:r>
      <w:r w:rsidR="00D622AE">
        <w:rPr>
          <w:rtl/>
        </w:rPr>
        <w:t>מה שיהיה על סוסיך יהיה על סוסי, ה"נ מה שיהיה עליך ועל עמך יהיה עלי ועל עמי</w:t>
      </w:r>
      <w:r w:rsidRPr="00C63571">
        <w:rPr>
          <w:rtl/>
        </w:rPr>
        <w:t>!</w:t>
      </w:r>
    </w:p>
    <w:p w14:paraId="159D42AC" w14:textId="77777777" w:rsidR="00D622AE" w:rsidRDefault="00D622AE" w:rsidP="008B751E">
      <w:pPr>
        <w:pStyle w:val="38"/>
        <w:framePr w:wrap="notBeside"/>
        <w:rPr>
          <w:rtl/>
        </w:rPr>
      </w:pPr>
      <w:r>
        <w:rPr>
          <w:rtl/>
        </w:rPr>
        <w:t>אלא:</w:t>
      </w:r>
    </w:p>
    <w:p w14:paraId="627C5A15" w14:textId="4C5BB32F" w:rsidR="0046556D" w:rsidRDefault="00D622AE" w:rsidP="00BD6C4F">
      <w:pPr>
        <w:rPr>
          <w:rtl/>
        </w:rPr>
      </w:pPr>
      <w:r>
        <w:rPr>
          <w:rtl/>
        </w:rPr>
        <w:t>מ'</w:t>
      </w:r>
      <w:r w:rsidRPr="008B751E">
        <w:rPr>
          <w:rStyle w:val="afffff0"/>
          <w:rtl/>
        </w:rPr>
        <w:t>וּמֶלֶךְ יִשְׂרָאֵל וִיהוֹשָׁפָט מֶלֶךְ יְהוּדָה יֹשְׁבִים אִישׁ עַל כִּסְאוֹ מְלֻבָּשִׁים בְּגָדִים בְּגֹרֶן פֶּתַח שַׁעַר שֹׁמְרוֹן</w:t>
      </w:r>
      <w:r>
        <w:rPr>
          <w:rtl/>
        </w:rPr>
        <w:t>'</w:t>
      </w:r>
    </w:p>
    <w:p w14:paraId="5798C399" w14:textId="71B5DA23" w:rsidR="0046556D" w:rsidRDefault="00D622AE" w:rsidP="00BD6C4F">
      <w:pPr>
        <w:rPr>
          <w:rtl/>
        </w:rPr>
      </w:pPr>
      <w:r w:rsidRPr="00B457AC">
        <w:rPr>
          <w:b/>
          <w:bCs/>
          <w:rtl/>
        </w:rPr>
        <w:t>גורן -</w:t>
      </w:r>
      <w:r>
        <w:rPr>
          <w:rtl/>
        </w:rPr>
        <w:t xml:space="preserve"> כגורן,</w:t>
      </w:r>
      <w:r w:rsidRPr="008B751E">
        <w:rPr>
          <w:rStyle w:val="afffffe"/>
          <w:rtl/>
        </w:rPr>
        <w:t xml:space="preserve"> בחיבה וריעות,</w:t>
      </w:r>
      <w:r>
        <w:rPr>
          <w:rtl/>
        </w:rPr>
        <w:t xml:space="preserve"> דסנהדרין</w:t>
      </w:r>
      <w:r w:rsidR="00BD6C4F" w:rsidRPr="00C63571">
        <w:rPr>
          <w:rtl/>
        </w:rPr>
        <w:t xml:space="preserve"> היתה כחצי גורן עגולה, כדי שיהו רואין זה את זה.</w:t>
      </w:r>
    </w:p>
    <w:p w14:paraId="5C71474A" w14:textId="77777777" w:rsidR="00D622AE" w:rsidRDefault="00D622AE" w:rsidP="008B751E">
      <w:pPr>
        <w:pStyle w:val="afffff8"/>
        <w:rPr>
          <w:rtl/>
        </w:rPr>
      </w:pPr>
      <w:r>
        <w:rPr>
          <w:rtl/>
        </w:rPr>
        <w:t>סייעתא לר"ע מהעורבים - ע"פ הדבור שאני</w:t>
      </w:r>
    </w:p>
    <w:p w14:paraId="09912669" w14:textId="77777777" w:rsidR="00D622AE" w:rsidRDefault="00D622AE" w:rsidP="008B751E">
      <w:pPr>
        <w:pStyle w:val="38"/>
        <w:framePr w:wrap="notBeside"/>
        <w:rPr>
          <w:rtl/>
        </w:rPr>
      </w:pPr>
      <w:r>
        <w:rPr>
          <w:rtl/>
        </w:rPr>
        <w:t>לימא מסייע לר"ע:</w:t>
      </w:r>
    </w:p>
    <w:p w14:paraId="1A94BAF9" w14:textId="1A9FC983" w:rsidR="0046556D" w:rsidRDefault="00D622AE" w:rsidP="00BD6C4F">
      <w:pPr>
        <w:rPr>
          <w:rtl/>
        </w:rPr>
      </w:pPr>
      <w:r>
        <w:rPr>
          <w:rtl/>
        </w:rPr>
        <w:t>ד'</w:t>
      </w:r>
      <w:r w:rsidRPr="008B751E">
        <w:rPr>
          <w:rStyle w:val="afffff0"/>
          <w:rtl/>
        </w:rPr>
        <w:t>וְהָעֹרְבִים מְבִיאִים לוֹ לֶחֶם וּבָשָׂר בַּבֹּקֶר וְלֶחֶם וּבָשָׂר בָּעָרֶב</w:t>
      </w:r>
      <w:r>
        <w:rPr>
          <w:rtl/>
        </w:rPr>
        <w:t>'</w:t>
      </w:r>
    </w:p>
    <w:p w14:paraId="56D595A2" w14:textId="08212536" w:rsidR="0046556D" w:rsidRDefault="00BD6C4F" w:rsidP="00BD6C4F">
      <w:pPr>
        <w:rPr>
          <w:rtl/>
        </w:rPr>
      </w:pPr>
      <w:r w:rsidRPr="00C52D41">
        <w:rPr>
          <w:rStyle w:val="afffff5"/>
          <w:rFonts w:hint="cs"/>
          <w:rtl/>
        </w:rPr>
        <w:t>ואריא</w:t>
      </w:r>
      <w:r w:rsidRPr="00C52D41">
        <w:rPr>
          <w:rStyle w:val="afffff5"/>
          <w:rtl/>
        </w:rPr>
        <w:t>"</w:t>
      </w:r>
      <w:r w:rsidRPr="00C52D41">
        <w:rPr>
          <w:rStyle w:val="afffff5"/>
          <w:rFonts w:hint="cs"/>
          <w:rtl/>
        </w:rPr>
        <w:t>ר</w:t>
      </w:r>
      <w:r w:rsidRPr="00C63571">
        <w:rPr>
          <w:rtl/>
        </w:rPr>
        <w:t xml:space="preserve">: </w:t>
      </w:r>
      <w:r w:rsidR="00D622AE">
        <w:rPr>
          <w:rtl/>
        </w:rPr>
        <w:t xml:space="preserve">מבי טבחי </w:t>
      </w:r>
      <w:r w:rsidR="00CE6F35">
        <w:rPr>
          <w:rtl/>
        </w:rPr>
        <w:t>דאחאב</w:t>
      </w:r>
      <w:r w:rsidR="00CE6F35" w:rsidRPr="00C52D41">
        <w:rPr>
          <w:rStyle w:val="afffffe"/>
          <w:rtl/>
        </w:rPr>
        <w:t xml:space="preserve"> הביאו לאליהו!</w:t>
      </w:r>
      <w:r w:rsidR="00CE6F35">
        <w:rPr>
          <w:rtl/>
        </w:rPr>
        <w:t xml:space="preserve"> – על פי</w:t>
      </w:r>
      <w:r w:rsidRPr="00C63571">
        <w:rPr>
          <w:rtl/>
        </w:rPr>
        <w:t xml:space="preserve"> הדבור שאני.</w:t>
      </w:r>
    </w:p>
    <w:p w14:paraId="46B2FB52" w14:textId="77777777" w:rsidR="00D622AE" w:rsidRDefault="00D622AE" w:rsidP="008B751E">
      <w:pPr>
        <w:pStyle w:val="38"/>
        <w:framePr w:wrap="notBeside"/>
        <w:rPr>
          <w:rtl/>
        </w:rPr>
      </w:pPr>
      <w:r>
        <w:rPr>
          <w:rtl/>
        </w:rPr>
        <w:t>מאי עורבים, רבינא:</w:t>
      </w:r>
    </w:p>
    <w:p w14:paraId="5ADA4403" w14:textId="07149BC2" w:rsidR="0046556D" w:rsidRDefault="00D622AE" w:rsidP="00BD6C4F">
      <w:pPr>
        <w:rPr>
          <w:rtl/>
        </w:rPr>
      </w:pPr>
      <w:r>
        <w:rPr>
          <w:rtl/>
        </w:rPr>
        <w:t>עורבים ממש</w:t>
      </w:r>
      <w:r w:rsidR="00BD6C4F" w:rsidRPr="00C63571">
        <w:rPr>
          <w:rtl/>
        </w:rPr>
        <w:t>.</w:t>
      </w:r>
    </w:p>
    <w:p w14:paraId="65E17F90" w14:textId="77777777" w:rsidR="00D622AE" w:rsidRDefault="00D622AE" w:rsidP="008B751E">
      <w:pPr>
        <w:pStyle w:val="38"/>
        <w:framePr w:wrap="notBeside"/>
        <w:rPr>
          <w:rtl/>
        </w:rPr>
      </w:pPr>
      <w:r>
        <w:rPr>
          <w:rtl/>
        </w:rPr>
        <w:t>א"ל ראב"מ:</w:t>
      </w:r>
    </w:p>
    <w:p w14:paraId="027010F8" w14:textId="2174D72C" w:rsidR="0046556D" w:rsidRDefault="00245164" w:rsidP="00BD6C4F">
      <w:pPr>
        <w:rPr>
          <w:rtl/>
        </w:rPr>
      </w:pPr>
      <w:r>
        <w:rPr>
          <w:rFonts w:hint="cs"/>
          <w:rtl/>
        </w:rPr>
        <w:t xml:space="preserve">ושמא ב' אנשים </w:t>
      </w:r>
      <w:r w:rsidR="00D622AE">
        <w:rPr>
          <w:rtl/>
        </w:rPr>
        <w:t>דשמם עורבים, ד'</w:t>
      </w:r>
      <w:r w:rsidR="00D622AE" w:rsidRPr="008B751E">
        <w:rPr>
          <w:rStyle w:val="afffff0"/>
          <w:rtl/>
        </w:rPr>
        <w:t>וַיַּהַרְגוּ אֶת עֹרֵב בְּצוּר עוֹרֵב וְאֶת זְאֵב</w:t>
      </w:r>
      <w:r w:rsidR="00D622AE">
        <w:rPr>
          <w:rtl/>
        </w:rPr>
        <w:t>'!</w:t>
      </w:r>
    </w:p>
    <w:p w14:paraId="65278C09" w14:textId="77777777" w:rsidR="00D622AE" w:rsidRDefault="00D622AE" w:rsidP="008B751E">
      <w:pPr>
        <w:pStyle w:val="38"/>
        <w:framePr w:wrap="notBeside"/>
        <w:rPr>
          <w:rtl/>
        </w:rPr>
      </w:pPr>
      <w:r>
        <w:rPr>
          <w:rtl/>
        </w:rPr>
        <w:t>א"ל:</w:t>
      </w:r>
    </w:p>
    <w:p w14:paraId="007EA101" w14:textId="3B69CE99" w:rsidR="00D622AE" w:rsidRDefault="00D622AE" w:rsidP="00BD6C4F">
      <w:pPr>
        <w:rPr>
          <w:rtl/>
        </w:rPr>
      </w:pPr>
      <w:r>
        <w:rPr>
          <w:rtl/>
        </w:rPr>
        <w:t>וכי איתרמי דשניהם שמם עורבים?</w:t>
      </w:r>
    </w:p>
    <w:p w14:paraId="58C14BF9" w14:textId="77777777" w:rsidR="00D622AE" w:rsidRDefault="00D622AE" w:rsidP="008B751E">
      <w:pPr>
        <w:pStyle w:val="38"/>
        <w:framePr w:wrap="notBeside"/>
        <w:rPr>
          <w:rtl/>
        </w:rPr>
      </w:pPr>
      <w:r>
        <w:rPr>
          <w:rtl/>
        </w:rPr>
        <w:t>ודלמא:</w:t>
      </w:r>
    </w:p>
    <w:p w14:paraId="2047A076" w14:textId="1A6F839C" w:rsidR="0046556D" w:rsidRPr="00D622AE" w:rsidRDefault="00D622AE" w:rsidP="00245164">
      <w:pPr>
        <w:rPr>
          <w:rtl/>
        </w:rPr>
      </w:pPr>
      <w:r w:rsidRPr="00D622AE">
        <w:rPr>
          <w:rtl/>
        </w:rPr>
        <w:t>על שם מקומן, ד'</w:t>
      </w:r>
      <w:r w:rsidRPr="008B751E">
        <w:rPr>
          <w:rStyle w:val="afffff0"/>
          <w:rtl/>
        </w:rPr>
        <w:t>וַאֲרָם יָצְאוּ גְדוּדִים וַיִּשְׁבּוּ מֵאֶרֶץ יִשְׂרָאֵל נַעֲרָה קְטַנָּה</w:t>
      </w:r>
      <w:r w:rsidRPr="00D622AE">
        <w:rPr>
          <w:rtl/>
        </w:rPr>
        <w:t xml:space="preserve">', </w:t>
      </w:r>
    </w:p>
    <w:p w14:paraId="598814B7" w14:textId="77777777" w:rsidR="00245164" w:rsidRDefault="00BD6C4F" w:rsidP="00B457AC">
      <w:pPr>
        <w:pStyle w:val="38"/>
        <w:framePr w:wrap="notBeside"/>
        <w:rPr>
          <w:rtl/>
        </w:rPr>
      </w:pPr>
      <w:r w:rsidRPr="00C63571">
        <w:rPr>
          <w:rtl/>
        </w:rPr>
        <w:t>וא"ר פדת:</w:t>
      </w:r>
    </w:p>
    <w:p w14:paraId="76E38258" w14:textId="4318BC3B" w:rsidR="0046556D" w:rsidRDefault="00BD6C4F" w:rsidP="00BD6C4F">
      <w:pPr>
        <w:rPr>
          <w:rtl/>
        </w:rPr>
      </w:pPr>
      <w:r w:rsidRPr="00C63571">
        <w:rPr>
          <w:rtl/>
        </w:rPr>
        <w:t xml:space="preserve"> </w:t>
      </w:r>
      <w:r w:rsidRPr="00B457AC">
        <w:rPr>
          <w:rStyle w:val="afffff0"/>
          <w:rtl/>
        </w:rPr>
        <w:t>קטנה</w:t>
      </w:r>
      <w:r w:rsidRPr="00C63571">
        <w:rPr>
          <w:rtl/>
        </w:rPr>
        <w:t xml:space="preserve"> </w:t>
      </w:r>
      <w:r w:rsidR="00245164">
        <w:rPr>
          <w:rFonts w:hint="cs"/>
          <w:rtl/>
        </w:rPr>
        <w:t>מ'נ</w:t>
      </w:r>
      <w:r w:rsidR="00D622AE">
        <w:rPr>
          <w:rtl/>
        </w:rPr>
        <w:t>עורן</w:t>
      </w:r>
      <w:r w:rsidR="00876C1D">
        <w:rPr>
          <w:rFonts w:hint="cs"/>
          <w:rtl/>
        </w:rPr>
        <w:t>'</w:t>
      </w:r>
      <w:r w:rsidR="00D622AE" w:rsidRPr="008B751E">
        <w:rPr>
          <w:rStyle w:val="afffffe"/>
          <w:rtl/>
        </w:rPr>
        <w:t xml:space="preserve"> </w:t>
      </w:r>
      <w:r w:rsidR="00CE6F35">
        <w:rPr>
          <w:rStyle w:val="afffffe"/>
          <w:rtl/>
        </w:rPr>
        <w:t>שם מקום! – א"כ</w:t>
      </w:r>
      <w:r w:rsidRPr="00C63571">
        <w:rPr>
          <w:rFonts w:hint="cs"/>
          <w:rtl/>
        </w:rPr>
        <w:t xml:space="preserve"> </w:t>
      </w:r>
      <w:r w:rsidRPr="00C63571">
        <w:rPr>
          <w:rtl/>
        </w:rPr>
        <w:t>עורביים מיבעי ליה.</w:t>
      </w:r>
      <w:r w:rsidR="00CE6F35" w:rsidRPr="00C52D41">
        <w:rPr>
          <w:rStyle w:val="afffffe"/>
          <w:rtl/>
        </w:rPr>
        <w:t xml:space="preserve"> ולא עורבים.</w:t>
      </w:r>
    </w:p>
    <w:p w14:paraId="0E57B4C5" w14:textId="77777777" w:rsidR="00FC1491" w:rsidRDefault="00FC1491" w:rsidP="008B751E">
      <w:pPr>
        <w:pStyle w:val="afffff8"/>
        <w:rPr>
          <w:rtl/>
        </w:rPr>
      </w:pPr>
      <w:r>
        <w:rPr>
          <w:rtl/>
        </w:rPr>
        <w:t>סייעתא לר"ע מ'ואפי' ישראל מומר' - מומר לאותו דבר</w:t>
      </w:r>
    </w:p>
    <w:p w14:paraId="6A69FF4A" w14:textId="77777777" w:rsidR="00FC1491" w:rsidRDefault="00FC1491" w:rsidP="008B751E">
      <w:pPr>
        <w:pStyle w:val="38"/>
        <w:framePr w:wrap="notBeside"/>
        <w:rPr>
          <w:rtl/>
        </w:rPr>
      </w:pPr>
      <w:r>
        <w:rPr>
          <w:rtl/>
        </w:rPr>
        <w:t>• לימא מסייע לר"ע:</w:t>
      </w:r>
    </w:p>
    <w:p w14:paraId="20CB5457" w14:textId="7DD57E30" w:rsidR="0046556D" w:rsidRDefault="00FC1491" w:rsidP="00BD6C4F">
      <w:pPr>
        <w:rPr>
          <w:rtl/>
        </w:rPr>
      </w:pPr>
      <w:r>
        <w:rPr>
          <w:rtl/>
        </w:rPr>
        <w:t>הכל שוחטין, ואפי' כותי, ואפי' ערל, ואפי' ישראל מומר,</w:t>
      </w:r>
    </w:p>
    <w:p w14:paraId="336F63A0" w14:textId="310EFC2B" w:rsidR="0046556D" w:rsidRDefault="00FC1491" w:rsidP="00BD6C4F">
      <w:pPr>
        <w:rPr>
          <w:rtl/>
        </w:rPr>
      </w:pPr>
      <w:r>
        <w:rPr>
          <w:rtl/>
        </w:rPr>
        <w:t>האי ערל - פשיטא דהיינו מומר לערלות,</w:t>
      </w:r>
      <w:r w:rsidRPr="008B751E">
        <w:rPr>
          <w:rStyle w:val="afffffe"/>
          <w:rtl/>
        </w:rPr>
        <w:t xml:space="preserve"> ולא שמתו אחיו מחמת מילה,</w:t>
      </w:r>
    </w:p>
    <w:p w14:paraId="534DB8AE" w14:textId="26ECC481" w:rsidR="0046556D" w:rsidRDefault="00FC1491" w:rsidP="00BD6C4F">
      <w:pPr>
        <w:rPr>
          <w:rtl/>
        </w:rPr>
      </w:pPr>
      <w:r>
        <w:rPr>
          <w:rtl/>
        </w:rPr>
        <w:t>וסיפא 'ואפי' ישראל מומר' ה"ד? אי מומר לדבר אחד - היינו</w:t>
      </w:r>
      <w:r w:rsidR="00BD6C4F" w:rsidRPr="00C63571">
        <w:rPr>
          <w:rtl/>
        </w:rPr>
        <w:t xml:space="preserve"> מומר לערלות!</w:t>
      </w:r>
    </w:p>
    <w:p w14:paraId="67B2D6F5" w14:textId="2FFDF612" w:rsidR="0046556D" w:rsidRDefault="00FC1491" w:rsidP="00BD6C4F">
      <w:pPr>
        <w:rPr>
          <w:rtl/>
        </w:rPr>
      </w:pPr>
      <w:r>
        <w:rPr>
          <w:rtl/>
        </w:rPr>
        <w:lastRenderedPageBreak/>
        <w:t xml:space="preserve">אלא לאו מומר לע"ז, </w:t>
      </w:r>
      <w:r w:rsidRPr="00C52D41">
        <w:rPr>
          <w:rStyle w:val="afffff5"/>
          <w:rtl/>
        </w:rPr>
        <w:t>וכר"ע</w:t>
      </w:r>
      <w:r>
        <w:rPr>
          <w:rtl/>
        </w:rPr>
        <w:t>.</w:t>
      </w:r>
    </w:p>
    <w:p w14:paraId="7605B6F8" w14:textId="77777777" w:rsidR="00FC1491" w:rsidRDefault="00FC1491" w:rsidP="008B751E">
      <w:pPr>
        <w:pStyle w:val="38"/>
        <w:framePr w:wrap="notBeside"/>
        <w:rPr>
          <w:rtl/>
        </w:rPr>
      </w:pPr>
      <w:r>
        <w:rPr>
          <w:rtl/>
        </w:rPr>
        <w:t>ודחי':</w:t>
      </w:r>
    </w:p>
    <w:p w14:paraId="52ED567C" w14:textId="69793C71" w:rsidR="0046556D" w:rsidRDefault="00FC1491" w:rsidP="00BD6C4F">
      <w:pPr>
        <w:rPr>
          <w:rtl/>
        </w:rPr>
      </w:pPr>
      <w:r>
        <w:rPr>
          <w:rtl/>
        </w:rPr>
        <w:t xml:space="preserve">לעולם מומר לע"ז לא, דחמורה ע"ז שכל הכופר בה כמודה בכל התורה, אלא מומר לאותו דבר </w:t>
      </w:r>
      <w:r w:rsidRPr="00C52D41">
        <w:rPr>
          <w:rStyle w:val="afffff5"/>
          <w:rtl/>
        </w:rPr>
        <w:t>וכדרבא</w:t>
      </w:r>
      <w:r w:rsidRPr="008B751E">
        <w:rPr>
          <w:rStyle w:val="afffffe"/>
          <w:rtl/>
        </w:rPr>
        <w:t xml:space="preserve"> דבודק סכין ונותן לו</w:t>
      </w:r>
      <w:r>
        <w:rPr>
          <w:rtl/>
        </w:rPr>
        <w:t>.</w:t>
      </w:r>
    </w:p>
    <w:p w14:paraId="31B15DFA" w14:textId="77777777" w:rsidR="00FC1491" w:rsidRDefault="00FC1491" w:rsidP="008B751E">
      <w:pPr>
        <w:pStyle w:val="afffff8"/>
        <w:rPr>
          <w:rtl/>
        </w:rPr>
      </w:pPr>
      <w:r>
        <w:rPr>
          <w:rtl/>
        </w:rPr>
        <w:t>תיובתא דר"ע - ממנסך את היין ומחלל שבת</w:t>
      </w:r>
    </w:p>
    <w:p w14:paraId="7C03D354" w14:textId="77777777" w:rsidR="00FC1491" w:rsidRDefault="00FC1491" w:rsidP="008B751E">
      <w:pPr>
        <w:pStyle w:val="38"/>
        <w:framePr w:wrap="notBeside"/>
        <w:rPr>
          <w:rtl/>
        </w:rPr>
      </w:pPr>
      <w:r>
        <w:rPr>
          <w:rtl/>
        </w:rPr>
        <w:t>• מיתיבי:</w:t>
      </w:r>
    </w:p>
    <w:p w14:paraId="761BB8F2" w14:textId="009B1835" w:rsidR="00822210" w:rsidRDefault="00FC1491" w:rsidP="00BD6C4F">
      <w:pPr>
        <w:rPr>
          <w:rtl/>
        </w:rPr>
      </w:pPr>
      <w:r>
        <w:rPr>
          <w:rtl/>
        </w:rPr>
        <w:t>'</w:t>
      </w:r>
      <w:r w:rsidRPr="008B751E">
        <w:rPr>
          <w:rStyle w:val="afffff0"/>
          <w:rtl/>
        </w:rPr>
        <w:t>מִכֶּם</w:t>
      </w:r>
      <w:r>
        <w:rPr>
          <w:rtl/>
        </w:rPr>
        <w:t>' - ולא כולכם, להוציא את המומר, '</w:t>
      </w:r>
      <w:r w:rsidRPr="008B751E">
        <w:rPr>
          <w:rStyle w:val="afffff0"/>
          <w:rtl/>
        </w:rPr>
        <w:t>מִכֶּם</w:t>
      </w:r>
      <w:r>
        <w:rPr>
          <w:rtl/>
        </w:rPr>
        <w:t>' - בכם חלקתי ולא באומות,</w:t>
      </w:r>
    </w:p>
    <w:p w14:paraId="5E057EA0" w14:textId="58FC64D2" w:rsidR="00FC1491" w:rsidRDefault="00FC1491" w:rsidP="00BD6C4F">
      <w:pPr>
        <w:rPr>
          <w:rtl/>
        </w:rPr>
      </w:pPr>
      <w:r>
        <w:rPr>
          <w:rtl/>
        </w:rPr>
        <w:t>'</w:t>
      </w:r>
      <w:r w:rsidRPr="008B751E">
        <w:rPr>
          <w:rStyle w:val="afffff0"/>
          <w:rtl/>
        </w:rPr>
        <w:t>מִן הַבְּהֵמָה</w:t>
      </w:r>
      <w:r>
        <w:rPr>
          <w:rtl/>
        </w:rPr>
        <w:t>' - להביא בני אדם שדומים לבהמה,</w:t>
      </w:r>
    </w:p>
    <w:p w14:paraId="20931D51" w14:textId="007B657E" w:rsidR="0046556D" w:rsidRPr="00FC1491" w:rsidRDefault="00FC1491" w:rsidP="00FC1491">
      <w:pPr>
        <w:rPr>
          <w:rtl/>
        </w:rPr>
      </w:pPr>
      <w:r w:rsidRPr="00FC1491">
        <w:rPr>
          <w:rtl/>
        </w:rPr>
        <w:t>מכאן אמרו: מקבלין קרבנות מפושעי ישראל כדי שיחזרו בתשובה, חוץ מן המומר ומנסך את היין ומחלל שבתות בפרהסיא.</w:t>
      </w:r>
    </w:p>
    <w:p w14:paraId="2C7AD20C" w14:textId="77777777" w:rsidR="00FC1491" w:rsidRDefault="00FC1491" w:rsidP="008B751E">
      <w:pPr>
        <w:pStyle w:val="38"/>
        <w:framePr w:wrap="notBeside"/>
        <w:rPr>
          <w:rtl/>
        </w:rPr>
      </w:pPr>
      <w:r>
        <w:rPr>
          <w:rtl/>
        </w:rPr>
        <w:t>הא גופא קשיא:</w:t>
      </w:r>
    </w:p>
    <w:p w14:paraId="46D87A93" w14:textId="71964CED" w:rsidR="0046556D" w:rsidRDefault="00FC1491" w:rsidP="00BD6C4F">
      <w:pPr>
        <w:rPr>
          <w:rtl/>
        </w:rPr>
      </w:pPr>
      <w:r>
        <w:rPr>
          <w:rtl/>
        </w:rPr>
        <w:t>'</w:t>
      </w:r>
      <w:r w:rsidRPr="008B751E">
        <w:rPr>
          <w:rStyle w:val="afffff0"/>
          <w:rtl/>
        </w:rPr>
        <w:t>מִכֶּם</w:t>
      </w:r>
      <w:r>
        <w:rPr>
          <w:rtl/>
        </w:rPr>
        <w:t>' ולא כולכם להוציא את המומר, והדר תני מקבלין</w:t>
      </w:r>
      <w:r w:rsidR="00BD6C4F" w:rsidRPr="00C63571">
        <w:rPr>
          <w:rtl/>
        </w:rPr>
        <w:t xml:space="preserve"> קרבנות מפושעי ישראל!</w:t>
      </w:r>
    </w:p>
    <w:p w14:paraId="1E56483E" w14:textId="77777777" w:rsidR="00876C1D" w:rsidRDefault="000828F8" w:rsidP="00B457AC">
      <w:pPr>
        <w:pStyle w:val="38"/>
        <w:framePr w:wrap="notBeside"/>
        <w:rPr>
          <w:rtl/>
        </w:rPr>
      </w:pPr>
      <w:r>
        <w:rPr>
          <w:rtl/>
        </w:rPr>
        <w:t xml:space="preserve">- </w:t>
      </w:r>
    </w:p>
    <w:p w14:paraId="79E3448C" w14:textId="7A475A0B" w:rsidR="0046556D" w:rsidRDefault="00BD6C4F" w:rsidP="00B457AC">
      <w:pPr>
        <w:rPr>
          <w:rtl/>
        </w:rPr>
      </w:pPr>
      <w:r w:rsidRPr="00C63571">
        <w:rPr>
          <w:rtl/>
        </w:rPr>
        <w:t xml:space="preserve">רישא </w:t>
      </w:r>
      <w:r w:rsidR="00FC1491">
        <w:rPr>
          <w:rtl/>
        </w:rPr>
        <w:t>מומר לכל התורה, מציעתא מומר לדבר אחד.</w:t>
      </w:r>
    </w:p>
    <w:p w14:paraId="1EC9A553" w14:textId="66894161" w:rsidR="0046556D" w:rsidRDefault="00FC1491" w:rsidP="00B457AC">
      <w:pPr>
        <w:rPr>
          <w:rtl/>
        </w:rPr>
      </w:pPr>
      <w:r>
        <w:rPr>
          <w:rtl/>
        </w:rPr>
        <w:t>וסיפא 'חוץ מן המומר ומנסך את היין ומחלל שבת בפרהסיא' - האי מומר ה"ד?</w:t>
      </w:r>
      <w:r w:rsidRPr="008B751E">
        <w:rPr>
          <w:rStyle w:val="afffffe"/>
          <w:rtl/>
        </w:rPr>
        <w:t xml:space="preserve"> אי לכל התורה היינו רישא, אי לדבר אחד קשיא מציעתא,</w:t>
      </w:r>
    </w:p>
    <w:p w14:paraId="2A679553" w14:textId="77777777" w:rsidR="00876C1D" w:rsidRDefault="000828F8" w:rsidP="00B457AC">
      <w:pPr>
        <w:pStyle w:val="38"/>
        <w:framePr w:wrap="notBeside"/>
        <w:rPr>
          <w:rtl/>
        </w:rPr>
      </w:pPr>
      <w:r w:rsidRPr="00876C1D">
        <w:rPr>
          <w:rtl/>
        </w:rPr>
        <w:t xml:space="preserve">- </w:t>
      </w:r>
      <w:r w:rsidR="00BD6C4F" w:rsidRPr="00876C1D">
        <w:rPr>
          <w:rFonts w:hint="cs"/>
          <w:rtl/>
        </w:rPr>
        <w:t>ה</w:t>
      </w:r>
      <w:r w:rsidR="00BD6C4F" w:rsidRPr="00876C1D">
        <w:rPr>
          <w:rtl/>
        </w:rPr>
        <w:t>"</w:t>
      </w:r>
      <w:r w:rsidR="00BD6C4F" w:rsidRPr="00876C1D">
        <w:rPr>
          <w:rFonts w:hint="cs"/>
          <w:rtl/>
        </w:rPr>
        <w:t>ק</w:t>
      </w:r>
      <w:r w:rsidR="00BD6C4F" w:rsidRPr="00876C1D">
        <w:rPr>
          <w:rtl/>
        </w:rPr>
        <w:t>:</w:t>
      </w:r>
      <w:r w:rsidR="00BD6C4F" w:rsidRPr="00C63571">
        <w:rPr>
          <w:rtl/>
        </w:rPr>
        <w:t xml:space="preserve"> </w:t>
      </w:r>
    </w:p>
    <w:p w14:paraId="38D81B5F" w14:textId="614EE301" w:rsidR="0046556D" w:rsidRDefault="00BD6C4F" w:rsidP="00B457AC">
      <w:pPr>
        <w:rPr>
          <w:rtl/>
        </w:rPr>
      </w:pPr>
      <w:r w:rsidRPr="00C63571">
        <w:rPr>
          <w:rtl/>
        </w:rPr>
        <w:t xml:space="preserve">חוץ מן המומר לנסך את היין ולחלל שבתות בפרהסיא, </w:t>
      </w:r>
      <w:r w:rsidR="00FC1491">
        <w:rPr>
          <w:rtl/>
        </w:rPr>
        <w:t xml:space="preserve">אלמא מומר לע"ז הוי מומר לכל התורה, </w:t>
      </w:r>
      <w:r>
        <w:rPr>
          <w:b/>
          <w:bCs/>
          <w:rtl/>
        </w:rPr>
        <w:t xml:space="preserve">ותיובתא </w:t>
      </w:r>
      <w:r>
        <w:rPr>
          <w:rStyle w:val="2fb"/>
          <w:b/>
          <w:bCs/>
          <w:rtl/>
          <w:rPrChange w:id="9001" w:author="מנוע אמוראים" w:date="2026-10-05T16:40:54Z">
            <w:rPr>
              <w:b/>
              <w:bCs/>
              <w:rtl/>
            </w:rPr>
          </w:rPrChange>
        </w:rPr>
        <w:t xml:space="preserve">דר"ע</w:t>
      </w:r>
      <w:r>
        <w:rPr>
          <w:b/>
          <w:bCs/>
          <w:rtl/>
        </w:rPr>
        <w:t xml:space="preserve">! תיובתא.</w:t>
      </w:r>
    </w:p>
    <w:p w14:paraId="559EEA85" w14:textId="77777777" w:rsidR="00BD6C4F" w:rsidRPr="00A55767" w:rsidRDefault="00BD6C4F" w:rsidP="00F07436">
      <w:pPr>
        <w:pStyle w:val="afff3"/>
        <w:framePr w:wrap="around"/>
        <w:rPr>
          <w:rtl/>
        </w:rPr>
      </w:pPr>
      <w:r w:rsidRPr="00A55767">
        <w:rPr>
          <w:rFonts w:hint="cs"/>
          <w:rtl/>
        </w:rPr>
        <w:t>ה:</w:t>
      </w:r>
    </w:p>
    <w:p w14:paraId="08A7EDB0" w14:textId="77777777" w:rsidR="00030B12" w:rsidRDefault="00030B12" w:rsidP="008B751E">
      <w:pPr>
        <w:pStyle w:val="afffff8"/>
        <w:rPr>
          <w:rtl/>
        </w:rPr>
      </w:pPr>
      <w:r>
        <w:rPr>
          <w:rtl/>
        </w:rPr>
        <w:t>פסול מומר לקרבן - 'מכם' לעולה, 'מעם הארץ' לחטאת</w:t>
      </w:r>
    </w:p>
    <w:p w14:paraId="6FA7E032" w14:textId="77777777" w:rsidR="00477538" w:rsidRDefault="00477538" w:rsidP="008B751E">
      <w:pPr>
        <w:pStyle w:val="38"/>
        <w:framePr w:wrap="notBeside"/>
        <w:rPr>
          <w:rStyle w:val="afffffe"/>
          <w:rtl/>
        </w:rPr>
      </w:pPr>
      <w:r>
        <w:rPr>
          <w:rStyle w:val="afffffe"/>
          <w:rtl/>
        </w:rPr>
        <w:t>והא מהתם נפקא:</w:t>
      </w:r>
    </w:p>
    <w:p w14:paraId="4C97D671" w14:textId="779C9257" w:rsidR="0046556D" w:rsidRDefault="00477538" w:rsidP="00BD6C4F">
      <w:pPr>
        <w:rPr>
          <w:rtl/>
        </w:rPr>
      </w:pPr>
      <w:r w:rsidRPr="008B751E">
        <w:rPr>
          <w:rStyle w:val="afffffe"/>
          <w:rtl/>
        </w:rPr>
        <w:t xml:space="preserve">דאין מקבלין קרבן ממומר, </w:t>
      </w:r>
      <w:r>
        <w:rPr>
          <w:rtl/>
        </w:rPr>
        <w:t>'</w:t>
      </w:r>
      <w:r w:rsidRPr="008B751E">
        <w:rPr>
          <w:rStyle w:val="afffff0"/>
          <w:rtl/>
        </w:rPr>
        <w:t>מֵעַם הָאָרֶץ</w:t>
      </w:r>
      <w:r>
        <w:rPr>
          <w:rtl/>
        </w:rPr>
        <w:t>' - פרט למומר,</w:t>
      </w:r>
    </w:p>
    <w:p w14:paraId="7323ACFE" w14:textId="77777777" w:rsidR="00477538" w:rsidRDefault="00477538" w:rsidP="008B751E">
      <w:pPr>
        <w:pStyle w:val="38"/>
        <w:framePr w:wrap="notBeside"/>
        <w:rPr>
          <w:rtl/>
        </w:rPr>
      </w:pPr>
      <w:r>
        <w:rPr>
          <w:rtl/>
        </w:rPr>
        <w:t>רשב"י מר"ש:</w:t>
      </w:r>
    </w:p>
    <w:p w14:paraId="780A9CFE" w14:textId="7EE86A28" w:rsidR="0046556D" w:rsidRDefault="00477538" w:rsidP="00BD6C4F">
      <w:pPr>
        <w:rPr>
          <w:rtl/>
        </w:rPr>
      </w:pPr>
      <w:r>
        <w:rPr>
          <w:rtl/>
        </w:rPr>
        <w:t>'</w:t>
      </w:r>
      <w:r w:rsidRPr="008B751E">
        <w:rPr>
          <w:rStyle w:val="afffff0"/>
          <w:rtl/>
        </w:rPr>
        <w:t>אֲשֶׁר לֹא תֵעָשֶׂינָה בִּשְׁגָגָה וְאָשֵׁם</w:t>
      </w:r>
      <w:r>
        <w:rPr>
          <w:rtl/>
        </w:rPr>
        <w:t>'</w:t>
      </w:r>
      <w:r w:rsidR="00BD6C4F" w:rsidRPr="00A71A5E">
        <w:rPr>
          <w:rStyle w:val="afffff0"/>
          <w:rtl/>
        </w:rPr>
        <w:t xml:space="preserve"> </w:t>
      </w:r>
      <w:r w:rsidR="00BD6C4F" w:rsidRPr="00C63571">
        <w:rPr>
          <w:rtl/>
        </w:rPr>
        <w:t>- השב מידיעתו מביא קרבן על שגגתו,</w:t>
      </w:r>
    </w:p>
    <w:p w14:paraId="4A35A459" w14:textId="100B50FC" w:rsidR="0046556D" w:rsidRDefault="00477538" w:rsidP="00BD6C4F">
      <w:pPr>
        <w:rPr>
          <w:rtl/>
        </w:rPr>
      </w:pPr>
      <w:r>
        <w:rPr>
          <w:rtl/>
        </w:rPr>
        <w:t>אינו שב מידיעתו - אינו מביא קרבן על שגגתו.</w:t>
      </w:r>
    </w:p>
    <w:p w14:paraId="76EDEFFD" w14:textId="26FA04FE" w:rsidR="001C1573" w:rsidRDefault="001C1573" w:rsidP="00B457AC">
      <w:pPr>
        <w:pStyle w:val="38"/>
        <w:framePr w:wrap="notBeside"/>
        <w:rPr>
          <w:rtl/>
        </w:rPr>
      </w:pPr>
      <w:r>
        <w:rPr>
          <w:rFonts w:hint="cs"/>
          <w:rtl/>
        </w:rPr>
        <w:t>ונפק''מ</w:t>
      </w:r>
    </w:p>
    <w:p w14:paraId="06EECFB7" w14:textId="377AA3E2" w:rsidR="0046556D" w:rsidRDefault="001C1573" w:rsidP="00BD6C4F">
      <w:pPr>
        <w:rPr>
          <w:rtl/>
        </w:rPr>
      </w:pPr>
      <w:r>
        <w:rPr>
          <w:rFonts w:hint="cs"/>
          <w:rtl/>
        </w:rPr>
        <w:t xml:space="preserve"> </w:t>
      </w:r>
      <w:r w:rsidR="00CE6F35">
        <w:rPr>
          <w:rtl/>
        </w:rPr>
        <w:t>כ</w:t>
      </w:r>
      <w:r w:rsidR="00CE6F35" w:rsidRPr="00C52D41">
        <w:rPr>
          <w:rStyle w:val="afffff5"/>
          <w:rtl/>
        </w:rPr>
        <w:t>רב</w:t>
      </w:r>
      <w:r w:rsidR="00477538" w:rsidRPr="00C52D41">
        <w:rPr>
          <w:rStyle w:val="afffff5"/>
          <w:rtl/>
        </w:rPr>
        <w:t xml:space="preserve"> המנונא</w:t>
      </w:r>
      <w:r w:rsidR="00477538">
        <w:rPr>
          <w:rtl/>
        </w:rPr>
        <w:t>, מומר לאכול חלב והביא קרבן על הדם,</w:t>
      </w:r>
      <w:r w:rsidR="00477538" w:rsidRPr="008B751E">
        <w:rPr>
          <w:rStyle w:val="afffffe"/>
          <w:rtl/>
        </w:rPr>
        <w:t xml:space="preserve"> דל</w:t>
      </w:r>
      <w:r w:rsidR="00477538" w:rsidRPr="00C52D41">
        <w:rPr>
          <w:rStyle w:val="afffff5"/>
          <w:rtl/>
        </w:rPr>
        <w:t>ר"ש</w:t>
      </w:r>
      <w:r w:rsidR="00477538" w:rsidRPr="008B751E">
        <w:rPr>
          <w:rStyle w:val="afffffe"/>
          <w:rtl/>
        </w:rPr>
        <w:t xml:space="preserve"> שב מידיעתו בדם,</w:t>
      </w:r>
    </w:p>
    <w:p w14:paraId="12A349BE" w14:textId="2628C123" w:rsidR="0046556D" w:rsidRDefault="00477538" w:rsidP="00BD6C4F">
      <w:pPr>
        <w:rPr>
          <w:rtl/>
        </w:rPr>
      </w:pPr>
      <w:r>
        <w:rPr>
          <w:rtl/>
        </w:rPr>
        <w:t>- חדא בחטאת</w:t>
      </w:r>
      <w:r w:rsidRPr="008B751E">
        <w:rPr>
          <w:rStyle w:val="afffffe"/>
          <w:rtl/>
        </w:rPr>
        <w:t xml:space="preserve"> 'מעם הארץ'</w:t>
      </w:r>
      <w:r>
        <w:rPr>
          <w:rtl/>
        </w:rPr>
        <w:t>, וחדא בעולה</w:t>
      </w:r>
      <w:r w:rsidRPr="008B751E">
        <w:rPr>
          <w:rStyle w:val="afffffe"/>
          <w:rtl/>
        </w:rPr>
        <w:t xml:space="preserve"> 'מכם'</w:t>
      </w:r>
      <w:r>
        <w:rPr>
          <w:rtl/>
        </w:rPr>
        <w:t>.</w:t>
      </w:r>
    </w:p>
    <w:p w14:paraId="75D14687" w14:textId="77777777" w:rsidR="001C1573" w:rsidRDefault="00477538" w:rsidP="00B457AC">
      <w:pPr>
        <w:pStyle w:val="38"/>
        <w:framePr w:wrap="notBeside"/>
        <w:rPr>
          <w:rtl/>
        </w:rPr>
      </w:pPr>
      <w:r>
        <w:rPr>
          <w:rtl/>
        </w:rPr>
        <w:t xml:space="preserve">וצריכי, </w:t>
      </w:r>
    </w:p>
    <w:p w14:paraId="3E45AFB0" w14:textId="33AC92B3" w:rsidR="0046556D" w:rsidRDefault="00D11F65" w:rsidP="00D11F65">
      <w:pPr>
        <w:rPr>
          <w:rtl/>
        </w:rPr>
      </w:pPr>
      <w:r>
        <w:rPr>
          <w:rFonts w:hint="cs"/>
          <w:rtl/>
        </w:rPr>
        <w:t>בעולה אף שהיא דורון ובחטאת אף שהיא חובה</w:t>
      </w:r>
      <w:r w:rsidR="00BD6C4F" w:rsidRPr="00C63571">
        <w:rPr>
          <w:rtl/>
        </w:rPr>
        <w:t>.</w:t>
      </w:r>
    </w:p>
    <w:p w14:paraId="61CBD120" w14:textId="77777777" w:rsidR="00477538" w:rsidRDefault="00477538" w:rsidP="008B751E">
      <w:pPr>
        <w:pStyle w:val="afffff8"/>
        <w:rPr>
          <w:rtl/>
        </w:rPr>
      </w:pPr>
      <w:r>
        <w:rPr>
          <w:rtl/>
        </w:rPr>
        <w:t>'בהמה' - גריעותא, 'אדם ובהמה' - מעליותא</w:t>
      </w:r>
    </w:p>
    <w:p w14:paraId="2FE42155" w14:textId="7E84B4B1" w:rsidR="0046556D" w:rsidRDefault="00477538" w:rsidP="00BD6C4F">
      <w:pPr>
        <w:rPr>
          <w:rtl/>
        </w:rPr>
      </w:pPr>
      <w:r>
        <w:rPr>
          <w:rtl/>
        </w:rPr>
        <w:t xml:space="preserve">וכל </w:t>
      </w:r>
      <w:r w:rsidR="00D11F65">
        <w:rPr>
          <w:rFonts w:hint="cs"/>
          <w:rtl/>
        </w:rPr>
        <w:t xml:space="preserve">מקום </w:t>
      </w:r>
      <w:r>
        <w:rPr>
          <w:rtl/>
        </w:rPr>
        <w:t>דכתיב בהמה גריעותא היא? והא '</w:t>
      </w:r>
      <w:r w:rsidRPr="008B751E">
        <w:rPr>
          <w:rStyle w:val="afffff0"/>
          <w:rtl/>
        </w:rPr>
        <w:t>אָדָם וּבְהֵמָה תוֹשִׁיעַ ה'</w:t>
      </w:r>
      <w:r>
        <w:rPr>
          <w:rtl/>
        </w:rPr>
        <w:t>'</w:t>
      </w:r>
    </w:p>
    <w:p w14:paraId="7E6456BF" w14:textId="77777777" w:rsidR="000646ED" w:rsidRDefault="00477538" w:rsidP="00B457AC">
      <w:pPr>
        <w:pStyle w:val="38"/>
        <w:framePr w:wrap="notBeside"/>
        <w:rPr>
          <w:rtl/>
        </w:rPr>
      </w:pPr>
      <w:r w:rsidRPr="00C52D41">
        <w:rPr>
          <w:rStyle w:val="afffff5"/>
          <w:rtl/>
        </w:rPr>
        <w:t>ואריא"ר</w:t>
      </w:r>
      <w:r>
        <w:rPr>
          <w:rtl/>
        </w:rPr>
        <w:t xml:space="preserve"> </w:t>
      </w:r>
    </w:p>
    <w:p w14:paraId="5DDF8854" w14:textId="0DCCA1B5" w:rsidR="0046556D" w:rsidRDefault="00477538" w:rsidP="00BD6C4F">
      <w:pPr>
        <w:rPr>
          <w:rtl/>
        </w:rPr>
      </w:pPr>
      <w:r>
        <w:rPr>
          <w:rtl/>
        </w:rPr>
        <w:t>אלו</w:t>
      </w:r>
      <w:r w:rsidR="00BD6C4F" w:rsidRPr="00C63571">
        <w:rPr>
          <w:rtl/>
        </w:rPr>
        <w:t xml:space="preserve"> בני אדם שהן ערומין בדעת ומשימין עצמן כבהמה!</w:t>
      </w:r>
    </w:p>
    <w:p w14:paraId="606D9318" w14:textId="77777777" w:rsidR="000646ED" w:rsidRDefault="00477538" w:rsidP="00B457AC">
      <w:pPr>
        <w:pStyle w:val="38"/>
        <w:framePr w:wrap="notBeside"/>
        <w:rPr>
          <w:rtl/>
        </w:rPr>
      </w:pPr>
      <w:r>
        <w:rPr>
          <w:rtl/>
        </w:rPr>
        <w:t xml:space="preserve">- </w:t>
      </w:r>
    </w:p>
    <w:p w14:paraId="637DDF2C" w14:textId="55776514" w:rsidR="0046556D" w:rsidRDefault="00477538" w:rsidP="00BD6C4F">
      <w:pPr>
        <w:rPr>
          <w:rtl/>
        </w:rPr>
      </w:pPr>
      <w:r w:rsidRPr="00B457AC">
        <w:rPr>
          <w:rStyle w:val="afffff5"/>
          <w:rtl/>
        </w:rPr>
        <w:t>שם</w:t>
      </w:r>
      <w:r>
        <w:rPr>
          <w:rtl/>
        </w:rPr>
        <w:t xml:space="preserve"> כתיב </w:t>
      </w:r>
      <w:r w:rsidRPr="00B457AC">
        <w:rPr>
          <w:rStyle w:val="afffff0"/>
          <w:rtl/>
        </w:rPr>
        <w:t>אדם ובהמה</w:t>
      </w:r>
      <w:r>
        <w:rPr>
          <w:rtl/>
        </w:rPr>
        <w:t xml:space="preserve">, </w:t>
      </w:r>
      <w:r w:rsidRPr="00B457AC">
        <w:rPr>
          <w:rStyle w:val="afffff5"/>
          <w:rtl/>
        </w:rPr>
        <w:t>כאן</w:t>
      </w:r>
      <w:r>
        <w:rPr>
          <w:rtl/>
        </w:rPr>
        <w:t xml:space="preserve"> </w:t>
      </w:r>
      <w:r w:rsidRPr="00B457AC">
        <w:rPr>
          <w:rStyle w:val="afffff0"/>
          <w:rtl/>
        </w:rPr>
        <w:t>בהמה</w:t>
      </w:r>
      <w:r>
        <w:rPr>
          <w:rtl/>
        </w:rPr>
        <w:t xml:space="preserve"> לחודיה כתיב.</w:t>
      </w:r>
    </w:p>
    <w:p w14:paraId="5D9F5DA7" w14:textId="77777777" w:rsidR="000646ED" w:rsidRDefault="000646ED" w:rsidP="00B457AC">
      <w:pPr>
        <w:pStyle w:val="38"/>
        <w:framePr w:wrap="notBeside"/>
        <w:rPr>
          <w:rtl/>
        </w:rPr>
      </w:pPr>
      <w:r>
        <w:rPr>
          <w:rFonts w:hint="cs"/>
          <w:rtl/>
        </w:rPr>
        <w:t xml:space="preserve">וקשה </w:t>
      </w:r>
    </w:p>
    <w:p w14:paraId="6EE780F6" w14:textId="4414D812" w:rsidR="0046556D" w:rsidRDefault="00BD6C4F" w:rsidP="00BD6C4F">
      <w:pPr>
        <w:rPr>
          <w:rtl/>
        </w:rPr>
      </w:pPr>
      <w:r w:rsidRPr="00C63571">
        <w:rPr>
          <w:rtl/>
        </w:rPr>
        <w:t xml:space="preserve">וכל </w:t>
      </w:r>
      <w:r w:rsidR="000646ED">
        <w:rPr>
          <w:rFonts w:hint="cs"/>
          <w:rtl/>
        </w:rPr>
        <w:t xml:space="preserve">מקום </w:t>
      </w:r>
      <w:r w:rsidRPr="00C63571">
        <w:rPr>
          <w:rtl/>
        </w:rPr>
        <w:t xml:space="preserve">דאדם ובהמה מעליותא היא? </w:t>
      </w:r>
      <w:r w:rsidR="00477538">
        <w:rPr>
          <w:rtl/>
        </w:rPr>
        <w:t>והא '</w:t>
      </w:r>
      <w:r w:rsidR="00477538" w:rsidRPr="008B751E">
        <w:rPr>
          <w:rStyle w:val="afffff0"/>
          <w:rtl/>
        </w:rPr>
        <w:t>וְזָרַעְתִּי אֶת בֵּית יִשְׂרָאֵל זֶרַע אָדָם וְזֶרַע בְּהֵמָה</w:t>
      </w:r>
      <w:r w:rsidR="00477538">
        <w:rPr>
          <w:rtl/>
        </w:rPr>
        <w:t>'!</w:t>
      </w:r>
      <w:r w:rsidR="00477538" w:rsidRPr="008B751E">
        <w:rPr>
          <w:rStyle w:val="afffffe"/>
          <w:rtl/>
        </w:rPr>
        <w:t xml:space="preserve"> וזרע בהמה - בורים,</w:t>
      </w:r>
    </w:p>
    <w:p w14:paraId="4B8BA28F" w14:textId="77777777" w:rsidR="000646ED" w:rsidRDefault="00477538" w:rsidP="00B457AC">
      <w:pPr>
        <w:pStyle w:val="38"/>
        <w:framePr w:wrap="notBeside"/>
        <w:rPr>
          <w:rtl/>
        </w:rPr>
      </w:pPr>
      <w:r>
        <w:rPr>
          <w:rtl/>
        </w:rPr>
        <w:t xml:space="preserve">- </w:t>
      </w:r>
    </w:p>
    <w:p w14:paraId="424B3F60" w14:textId="6EB2086C" w:rsidR="0046556D" w:rsidRDefault="00477538" w:rsidP="00BD6C4F">
      <w:pPr>
        <w:rPr>
          <w:rtl/>
        </w:rPr>
      </w:pPr>
      <w:r w:rsidRPr="00B457AC">
        <w:rPr>
          <w:rStyle w:val="afffff5"/>
          <w:rtl/>
        </w:rPr>
        <w:t>שם</w:t>
      </w:r>
      <w:r>
        <w:rPr>
          <w:rtl/>
        </w:rPr>
        <w:t xml:space="preserve"> </w:t>
      </w:r>
      <w:r w:rsidR="000646ED">
        <w:rPr>
          <w:rFonts w:hint="cs"/>
          <w:rtl/>
        </w:rPr>
        <w:t>הכתוב חילק</w:t>
      </w:r>
      <w:r w:rsidR="00BD6C4F" w:rsidRPr="00C63571">
        <w:rPr>
          <w:rtl/>
        </w:rPr>
        <w:t>, זרע אדם לחוד</w:t>
      </w:r>
      <w:r w:rsidR="000646ED">
        <w:rPr>
          <w:rFonts w:hint="cs"/>
          <w:rtl/>
        </w:rPr>
        <w:t>,</w:t>
      </w:r>
      <w:r w:rsidR="00BD6C4F" w:rsidRPr="00C63571">
        <w:rPr>
          <w:rtl/>
        </w:rPr>
        <w:t xml:space="preserve"> וזרע בהמה לחוד.</w:t>
      </w:r>
    </w:p>
    <w:p w14:paraId="44E8646F" w14:textId="77777777" w:rsidR="00477538" w:rsidRDefault="00477538" w:rsidP="008B751E">
      <w:pPr>
        <w:pStyle w:val="afffff8"/>
        <w:rPr>
          <w:rtl/>
        </w:rPr>
      </w:pPr>
      <w:r>
        <w:rPr>
          <w:rtl/>
        </w:rPr>
        <w:t>ר"ג ובית דינו אסרו שחיטת כותי - ורי"ו ור"א לא קבלו</w:t>
      </w:r>
    </w:p>
    <w:p w14:paraId="6B434C98" w14:textId="77777777" w:rsidR="00477538" w:rsidRDefault="00477538" w:rsidP="008B751E">
      <w:pPr>
        <w:pStyle w:val="38"/>
        <w:framePr w:wrap="notBeside"/>
        <w:rPr>
          <w:rtl/>
        </w:rPr>
      </w:pPr>
      <w:r>
        <w:rPr>
          <w:rtl/>
        </w:rPr>
        <w:t>• ריב"א מבר קפרא:</w:t>
      </w:r>
    </w:p>
    <w:p w14:paraId="182B1C92" w14:textId="2DF927DC" w:rsidR="0046556D" w:rsidRDefault="00477538" w:rsidP="00BD6C4F">
      <w:pPr>
        <w:rPr>
          <w:rtl/>
        </w:rPr>
      </w:pPr>
      <w:r w:rsidRPr="00C52D41">
        <w:rPr>
          <w:rStyle w:val="afffff5"/>
          <w:rtl/>
        </w:rPr>
        <w:t>ר"ג</w:t>
      </w:r>
      <w:r>
        <w:rPr>
          <w:rtl/>
        </w:rPr>
        <w:t xml:space="preserve"> ובית דינו</w:t>
      </w:r>
      <w:r w:rsidR="00BD6C4F" w:rsidRPr="00C63571">
        <w:rPr>
          <w:rtl/>
        </w:rPr>
        <w:t xml:space="preserve"> נמנו על שחיטת כותי ואסרוה.</w:t>
      </w:r>
    </w:p>
    <w:p w14:paraId="0E5750F8" w14:textId="059EEC23" w:rsidR="00477538" w:rsidRDefault="00CE6F35" w:rsidP="008B751E">
      <w:pPr>
        <w:pStyle w:val="38"/>
        <w:framePr w:wrap="notBeside"/>
        <w:rPr>
          <w:rtl/>
        </w:rPr>
      </w:pPr>
      <w:r>
        <w:rPr>
          <w:rtl/>
        </w:rPr>
        <w:t>ר"ז לריב"א:</w:t>
      </w:r>
    </w:p>
    <w:p w14:paraId="48F3DDBD" w14:textId="4F1C155F" w:rsidR="0046556D" w:rsidRDefault="00477538" w:rsidP="00BD6C4F">
      <w:pPr>
        <w:rPr>
          <w:rtl/>
        </w:rPr>
      </w:pPr>
      <w:r>
        <w:rPr>
          <w:rtl/>
        </w:rPr>
        <w:t>שמא</w:t>
      </w:r>
      <w:r w:rsidR="00BD6C4F" w:rsidRPr="00C63571">
        <w:rPr>
          <w:rtl/>
        </w:rPr>
        <w:t xml:space="preserve"> לא שמע רבי אלא בשאין ישראל עומד </w:t>
      </w:r>
      <w:r>
        <w:rPr>
          <w:rtl/>
        </w:rPr>
        <w:t>על גביו?</w:t>
      </w:r>
    </w:p>
    <w:p w14:paraId="4CFEDE1B" w14:textId="77777777" w:rsidR="00477538" w:rsidRDefault="00477538" w:rsidP="008B751E">
      <w:pPr>
        <w:pStyle w:val="38"/>
        <w:framePr w:wrap="notBeside"/>
        <w:rPr>
          <w:rtl/>
        </w:rPr>
      </w:pPr>
      <w:r>
        <w:rPr>
          <w:rtl/>
        </w:rPr>
        <w:t>א"ל:</w:t>
      </w:r>
    </w:p>
    <w:p w14:paraId="7A72A537" w14:textId="77777777" w:rsidR="008367B5" w:rsidRDefault="00477538" w:rsidP="00BD6C4F">
      <w:pPr>
        <w:rPr>
          <w:rtl/>
        </w:rPr>
      </w:pPr>
      <w:r>
        <w:rPr>
          <w:rtl/>
        </w:rPr>
        <w:t xml:space="preserve">דמי האי מרבנן כמי שלא למד שמעתא, </w:t>
      </w:r>
    </w:p>
    <w:p w14:paraId="4E8E6730" w14:textId="6D1F0471" w:rsidR="0046556D" w:rsidRDefault="008367B5" w:rsidP="00BD6C4F">
      <w:pPr>
        <w:rPr>
          <w:rtl/>
        </w:rPr>
      </w:pPr>
      <w:r>
        <w:rPr>
          <w:rFonts w:hint="cs"/>
          <w:rtl/>
        </w:rPr>
        <w:t xml:space="preserve">שאצ''ל שאם אין </w:t>
      </w:r>
      <w:r w:rsidR="00477538">
        <w:rPr>
          <w:rtl/>
        </w:rPr>
        <w:t xml:space="preserve">ישראל עומד על גביו </w:t>
      </w:r>
      <w:r w:rsidR="00CE6F35" w:rsidRPr="00C52D41">
        <w:rPr>
          <w:rStyle w:val="afffffe"/>
          <w:rtl/>
        </w:rPr>
        <w:t>אסור.</w:t>
      </w:r>
    </w:p>
    <w:p w14:paraId="481979DF" w14:textId="73E15BD3" w:rsidR="0046556D" w:rsidRDefault="008367B5" w:rsidP="00B457AC">
      <w:pPr>
        <w:pStyle w:val="afffff8"/>
        <w:rPr>
          <w:rtl/>
        </w:rPr>
      </w:pPr>
      <w:r>
        <w:rPr>
          <w:rFonts w:hint="cs"/>
          <w:rtl/>
        </w:rPr>
        <w:t xml:space="preserve">האם ר''ז </w:t>
      </w:r>
      <w:r w:rsidR="00CE6F35">
        <w:rPr>
          <w:rtl/>
        </w:rPr>
        <w:t xml:space="preserve">קיבל </w:t>
      </w:r>
      <w:r w:rsidR="00477538" w:rsidRPr="008B751E">
        <w:rPr>
          <w:rStyle w:val="afffffe"/>
          <w:rtl/>
        </w:rPr>
        <w:t>מ</w:t>
      </w:r>
      <w:r w:rsidR="00477538" w:rsidRPr="00C52D41">
        <w:rPr>
          <w:rStyle w:val="afffff5"/>
          <w:rtl/>
        </w:rPr>
        <w:t>ריב"א</w:t>
      </w:r>
      <w:r w:rsidR="00477538">
        <w:rPr>
          <w:rtl/>
        </w:rPr>
        <w:t xml:space="preserve"> או לא?</w:t>
      </w:r>
    </w:p>
    <w:p w14:paraId="0EBAF047" w14:textId="77777777" w:rsidR="00477538" w:rsidRDefault="00477538" w:rsidP="008B751E">
      <w:pPr>
        <w:pStyle w:val="38"/>
        <w:framePr w:wrap="notBeside"/>
        <w:rPr>
          <w:rtl/>
        </w:rPr>
      </w:pPr>
      <w:r>
        <w:rPr>
          <w:rtl/>
        </w:rPr>
        <w:t>ת"ש, ר"א:</w:t>
      </w:r>
    </w:p>
    <w:p w14:paraId="14654D43" w14:textId="381A2121" w:rsidR="0046556D" w:rsidRDefault="00477538" w:rsidP="00BD6C4F">
      <w:pPr>
        <w:rPr>
          <w:rtl/>
        </w:rPr>
      </w:pPr>
      <w:r>
        <w:rPr>
          <w:rtl/>
        </w:rPr>
        <w:t>אני ראיתי</w:t>
      </w:r>
      <w:r w:rsidR="00BD6C4F" w:rsidRPr="00C63571">
        <w:rPr>
          <w:rtl/>
        </w:rPr>
        <w:t xml:space="preserve"> את </w:t>
      </w:r>
      <w:r w:rsidR="00BD6C4F" w:rsidRPr="00C52D41">
        <w:rPr>
          <w:rStyle w:val="afffff5"/>
          <w:rtl/>
        </w:rPr>
        <w:t>ר</w:t>
      </w:r>
      <w:r w:rsidR="00BD6C4F" w:rsidRPr="00C52D41">
        <w:rPr>
          <w:rStyle w:val="afffff5"/>
          <w:rFonts w:hint="cs"/>
          <w:rtl/>
        </w:rPr>
        <w:t>י</w:t>
      </w:r>
      <w:r w:rsidR="00BD6C4F" w:rsidRPr="00C52D41">
        <w:rPr>
          <w:rStyle w:val="afffff5"/>
          <w:rtl/>
        </w:rPr>
        <w:t>"</w:t>
      </w:r>
      <w:r w:rsidR="00BD6C4F" w:rsidRPr="00C52D41">
        <w:rPr>
          <w:rStyle w:val="afffff5"/>
          <w:rFonts w:hint="cs"/>
          <w:rtl/>
        </w:rPr>
        <w:t>ו</w:t>
      </w:r>
      <w:r w:rsidR="00BD6C4F" w:rsidRPr="00C63571">
        <w:rPr>
          <w:rFonts w:hint="cs"/>
          <w:rtl/>
        </w:rPr>
        <w:t xml:space="preserve"> </w:t>
      </w:r>
      <w:r w:rsidR="00BD6C4F" w:rsidRPr="00C63571">
        <w:rPr>
          <w:rtl/>
        </w:rPr>
        <w:t xml:space="preserve">שאכל משחיטת כותי, </w:t>
      </w:r>
      <w:r>
        <w:rPr>
          <w:rtl/>
        </w:rPr>
        <w:t xml:space="preserve">אף </w:t>
      </w:r>
      <w:r w:rsidRPr="00C52D41">
        <w:rPr>
          <w:rStyle w:val="afffff5"/>
          <w:rtl/>
        </w:rPr>
        <w:t>ר"א</w:t>
      </w:r>
      <w:r>
        <w:rPr>
          <w:rtl/>
        </w:rPr>
        <w:t xml:space="preserve"> אכל משחיטת כותי.</w:t>
      </w:r>
    </w:p>
    <w:p w14:paraId="51F195C7" w14:textId="77777777" w:rsidR="00477538" w:rsidRDefault="00477538" w:rsidP="008B751E">
      <w:pPr>
        <w:pStyle w:val="38"/>
        <w:framePr w:wrap="notBeside"/>
        <w:rPr>
          <w:rtl/>
        </w:rPr>
      </w:pPr>
      <w:r>
        <w:rPr>
          <w:rtl/>
        </w:rPr>
        <w:t>ותהי בה ר"ז:</w:t>
      </w:r>
    </w:p>
    <w:p w14:paraId="0D51B060" w14:textId="5AF95C1A" w:rsidR="0046556D" w:rsidRDefault="00477538" w:rsidP="00BD6C4F">
      <w:pPr>
        <w:rPr>
          <w:rtl/>
        </w:rPr>
      </w:pPr>
      <w:r>
        <w:rPr>
          <w:rtl/>
        </w:rPr>
        <w:t>לא שמ</w:t>
      </w:r>
      <w:r w:rsidR="004407FC">
        <w:rPr>
          <w:rFonts w:hint="cs"/>
          <w:rtl/>
        </w:rPr>
        <w:t xml:space="preserve">עו </w:t>
      </w:r>
      <w:r>
        <w:rPr>
          <w:rtl/>
        </w:rPr>
        <w:t xml:space="preserve">ואם היו שומעים היו מקבלים, </w:t>
      </w:r>
      <w:r w:rsidR="004407FC" w:rsidRPr="00B457AC">
        <w:rPr>
          <w:rStyle w:val="afffff5"/>
          <w:rFonts w:hint="cs"/>
          <w:rtl/>
        </w:rPr>
        <w:t>או</w:t>
      </w:r>
      <w:r w:rsidR="004407FC">
        <w:rPr>
          <w:rFonts w:hint="cs"/>
          <w:rtl/>
        </w:rPr>
        <w:t xml:space="preserve"> </w:t>
      </w:r>
      <w:r>
        <w:rPr>
          <w:rtl/>
        </w:rPr>
        <w:t>שמעו ולא קבלו?</w:t>
      </w:r>
    </w:p>
    <w:p w14:paraId="3AA6AD1D" w14:textId="77777777" w:rsidR="00477538" w:rsidRDefault="00477538" w:rsidP="008B751E">
      <w:pPr>
        <w:pStyle w:val="38"/>
        <w:framePr w:wrap="notBeside"/>
        <w:rPr>
          <w:rtl/>
        </w:rPr>
      </w:pPr>
      <w:r>
        <w:rPr>
          <w:rtl/>
        </w:rPr>
        <w:t>הדר פשיט לעצמו:</w:t>
      </w:r>
    </w:p>
    <w:p w14:paraId="0E3CD161" w14:textId="0EB4C8F5" w:rsidR="0046556D" w:rsidRDefault="00477538" w:rsidP="000C35A7">
      <w:pPr>
        <w:rPr>
          <w:rtl/>
        </w:rPr>
      </w:pPr>
      <w:r>
        <w:rPr>
          <w:rtl/>
        </w:rPr>
        <w:t xml:space="preserve">מסתברא דשמעו ולא קבלו, דאי לא </w:t>
      </w:r>
      <w:r w:rsidR="004407FC">
        <w:rPr>
          <w:rFonts w:hint="cs"/>
          <w:rtl/>
        </w:rPr>
        <w:t xml:space="preserve">שמעו </w:t>
      </w:r>
      <w:r>
        <w:rPr>
          <w:rtl/>
        </w:rPr>
        <w:t xml:space="preserve">ואם היו שומעים היו מקבלים </w:t>
      </w:r>
      <w:r w:rsidR="004407FC">
        <w:rPr>
          <w:rtl/>
        </w:rPr>
        <w:t>–</w:t>
      </w:r>
      <w:r>
        <w:rPr>
          <w:rtl/>
        </w:rPr>
        <w:t xml:space="preserve"> </w:t>
      </w:r>
      <w:r w:rsidR="004407FC">
        <w:rPr>
          <w:rFonts w:hint="cs"/>
          <w:rtl/>
        </w:rPr>
        <w:t xml:space="preserve">איך </w:t>
      </w:r>
      <w:r w:rsidR="000C35A7">
        <w:rPr>
          <w:rFonts w:hint="cs"/>
          <w:rtl/>
        </w:rPr>
        <w:t xml:space="preserve">יעלה בידם לאכול איסור,אם </w:t>
      </w:r>
      <w:r w:rsidR="00BD6C4F" w:rsidRPr="00C63571">
        <w:rPr>
          <w:rtl/>
        </w:rPr>
        <w:t xml:space="preserve">בהמתן של צדיקים אין </w:t>
      </w:r>
      <w:r w:rsidR="00BD6C4F" w:rsidRPr="00C63571">
        <w:rPr>
          <w:rFonts w:hint="cs"/>
          <w:rtl/>
        </w:rPr>
        <w:t>הקב</w:t>
      </w:r>
      <w:r w:rsidR="00BD6C4F">
        <w:rPr>
          <w:rtl/>
        </w:rPr>
        <w:t>"</w:t>
      </w:r>
      <w:r w:rsidR="00BD6C4F" w:rsidRPr="00C63571">
        <w:rPr>
          <w:rFonts w:hint="cs"/>
          <w:rtl/>
        </w:rPr>
        <w:t>ה</w:t>
      </w:r>
      <w:r w:rsidR="00BD6C4F" w:rsidRPr="00C63571">
        <w:rPr>
          <w:rtl/>
        </w:rPr>
        <w:t xml:space="preserve"> מביא תקלה על ידן, </w:t>
      </w:r>
      <w:r>
        <w:rPr>
          <w:rtl/>
        </w:rPr>
        <w:t>כ"ש צדיקים עצמן!</w:t>
      </w:r>
    </w:p>
    <w:p w14:paraId="4E39243E" w14:textId="77777777" w:rsidR="00BD6C4F" w:rsidRPr="00A55767" w:rsidRDefault="00BD6C4F" w:rsidP="00F07436">
      <w:pPr>
        <w:pStyle w:val="afff3"/>
        <w:framePr w:wrap="around"/>
        <w:rPr>
          <w:rtl/>
        </w:rPr>
      </w:pPr>
      <w:r w:rsidRPr="00A55767">
        <w:rPr>
          <w:rFonts w:hint="cs"/>
          <w:rtl/>
        </w:rPr>
        <w:t>ו.</w:t>
      </w:r>
    </w:p>
    <w:p w14:paraId="34F7368A" w14:textId="51B67B53" w:rsidR="0046556D" w:rsidRDefault="00BD6C4F" w:rsidP="000C35A7">
      <w:pPr>
        <w:rPr>
          <w:b/>
          <w:bCs/>
          <w:rtl/>
          <w14:textOutline w14:w="3175" w14:cap="rnd" w14:cmpd="sng" w14:algn="ctr">
            <w14:solidFill>
              <w14:schemeClr w14:val="tx1"/>
            </w14:solidFill>
            <w14:prstDash w14:val="solid"/>
            <w14:bevel/>
          </w14:textOutline>
        </w:rPr>
      </w:pPr>
      <w:r w:rsidRPr="00C63571">
        <w:rPr>
          <w:rtl/>
        </w:rPr>
        <w:t xml:space="preserve">ואי </w:t>
      </w:r>
      <w:r w:rsidR="00891C06">
        <w:rPr>
          <w:rtl/>
        </w:rPr>
        <w:t>לא קיבל מ</w:t>
      </w:r>
      <w:r w:rsidR="00891C06" w:rsidRPr="00C52D41">
        <w:rPr>
          <w:rStyle w:val="afffff5"/>
          <w:rtl/>
        </w:rPr>
        <w:t>ריב"א</w:t>
      </w:r>
      <w:r w:rsidR="00260A16">
        <w:rPr>
          <w:rtl/>
        </w:rPr>
        <w:t xml:space="preserve"> – </w:t>
      </w:r>
      <w:r w:rsidR="000C35A7">
        <w:rPr>
          <w:rFonts w:hint="cs"/>
          <w:rtl/>
        </w:rPr>
        <w:t xml:space="preserve">שיתרץ לו </w:t>
      </w:r>
      <w:r w:rsidRPr="00C63571">
        <w:rPr>
          <w:rtl/>
        </w:rPr>
        <w:t>כאן כשישראל עומד על גביו, כאן כשאין ישראל עומד על גביו!</w:t>
      </w:r>
      <w:r w:rsidR="000C35A7">
        <w:rPr>
          <w:rFonts w:hint="cs"/>
          <w:rtl/>
        </w:rPr>
        <w:t xml:space="preserve"> </w:t>
      </w:r>
      <w:r w:rsidRPr="00000A69">
        <w:rPr>
          <w:b/>
          <w:bCs/>
          <w:rtl/>
        </w:rPr>
        <w:t>אלא ש"מ</w:t>
      </w:r>
      <w:r w:rsidRPr="002C2589">
        <w:rPr>
          <w:b/>
          <w:bCs/>
          <w:rtl/>
          <w14:textOutline w14:w="3175" w14:cap="rnd" w14:cmpd="sng" w14:algn="ctr">
            <w14:solidFill>
              <w14:schemeClr w14:val="tx1"/>
            </w14:solidFill>
            <w14:prstDash w14:val="solid"/>
            <w14:bevel/>
          </w14:textOutline>
        </w:rPr>
        <w:t xml:space="preserve"> </w:t>
      </w:r>
      <w:r w:rsidR="00260A16">
        <w:rPr>
          <w:b/>
          <w:bCs/>
          <w:rtl/>
          <w14:textOutline w14:w="3175" w14:cap="rnd" w14:cmpd="sng" w14:algn="ctr">
            <w14:solidFill>
              <w14:schemeClr w14:val="tx1"/>
            </w14:solidFill>
            <w14:prstDash w14:val="solid"/>
            <w14:bevel/>
          </w14:textOutline>
        </w:rPr>
        <w:t>קיבל</w:t>
      </w:r>
      <w:r w:rsidRPr="002C2589">
        <w:rPr>
          <w:b/>
          <w:bCs/>
          <w:rtl/>
          <w14:textOutline w14:w="3175" w14:cap="rnd" w14:cmpd="sng" w14:algn="ctr">
            <w14:solidFill>
              <w14:schemeClr w14:val="tx1"/>
            </w14:solidFill>
            <w14:prstDash w14:val="solid"/>
            <w14:bevel/>
          </w14:textOutline>
        </w:rPr>
        <w:t>, ש"מ.</w:t>
      </w:r>
    </w:p>
    <w:p w14:paraId="0AF42561" w14:textId="0FAA5572" w:rsidR="00BD6C4F" w:rsidRPr="00C63571" w:rsidRDefault="0032286F" w:rsidP="00B457AC">
      <w:pPr>
        <w:pStyle w:val="afffff8"/>
        <w:rPr>
          <w:rtl/>
        </w:rPr>
      </w:pPr>
      <w:r>
        <w:rPr>
          <w:rFonts w:ascii="BA TM • Vilna Extra-Bold" w:hAnsi="BA TM • Vilna Extra-Bold" w:hint="cs"/>
          <w:rtl/>
        </w:rPr>
        <w:t>׹</w:t>
      </w:r>
      <w:r w:rsidR="001171CC">
        <w:rPr>
          <w:rtl/>
        </w:rPr>
        <w:t>גזירת ר"מ ור"ג על הכותים - דמות יונה בהר גריזים</w:t>
      </w:r>
    </w:p>
    <w:p w14:paraId="34308217" w14:textId="77777777" w:rsidR="001171CC" w:rsidRDefault="001171CC" w:rsidP="008B751E">
      <w:pPr>
        <w:pStyle w:val="38"/>
        <w:framePr w:wrap="notBeside"/>
        <w:rPr>
          <w:rtl/>
        </w:rPr>
      </w:pPr>
      <w:r>
        <w:rPr>
          <w:rtl/>
        </w:rPr>
        <w:lastRenderedPageBreak/>
        <w:t>• מ"ט גזרו רבנן:</w:t>
      </w:r>
    </w:p>
    <w:p w14:paraId="534A9FAA" w14:textId="5BC68901" w:rsidR="0046556D" w:rsidRDefault="00654BD5" w:rsidP="00BD6C4F">
      <w:pPr>
        <w:rPr>
          <w:rtl/>
        </w:rPr>
      </w:pPr>
      <w:r w:rsidRPr="00B457AC">
        <w:rPr>
          <w:rStyle w:val="afffff5"/>
          <w:rFonts w:hint="cs"/>
          <w:rtl/>
        </w:rPr>
        <w:t>כש</w:t>
      </w:r>
      <w:r w:rsidR="00260A16" w:rsidRPr="00654BD5">
        <w:rPr>
          <w:rStyle w:val="afffff5"/>
          <w:rtl/>
        </w:rPr>
        <w:t>ר"מ</w:t>
      </w:r>
      <w:r w:rsidR="00260A16">
        <w:rPr>
          <w:rtl/>
        </w:rPr>
        <w:t xml:space="preserve"> שלח את </w:t>
      </w:r>
      <w:r w:rsidR="00260A16" w:rsidRPr="00C52D41">
        <w:rPr>
          <w:rStyle w:val="afffff5"/>
          <w:rtl/>
        </w:rPr>
        <w:t>רשב"א</w:t>
      </w:r>
      <w:r w:rsidR="001171CC">
        <w:rPr>
          <w:rtl/>
        </w:rPr>
        <w:t xml:space="preserve"> להביא יין מן הכותים, ומצאו ההוא סבא</w:t>
      </w:r>
    </w:p>
    <w:p w14:paraId="0FABE8F8" w14:textId="77777777" w:rsidR="001171CC" w:rsidRDefault="001171CC" w:rsidP="008B751E">
      <w:pPr>
        <w:pStyle w:val="38"/>
        <w:framePr w:wrap="notBeside"/>
        <w:rPr>
          <w:rtl/>
        </w:rPr>
      </w:pPr>
      <w:r>
        <w:rPr>
          <w:rtl/>
        </w:rPr>
        <w:t>א"ל:</w:t>
      </w:r>
    </w:p>
    <w:p w14:paraId="70DC1F66" w14:textId="00D63CE7" w:rsidR="0046556D" w:rsidRDefault="001171CC" w:rsidP="00BD6C4F">
      <w:pPr>
        <w:rPr>
          <w:rtl/>
        </w:rPr>
      </w:pPr>
      <w:r>
        <w:rPr>
          <w:rtl/>
        </w:rPr>
        <w:t>'</w:t>
      </w:r>
      <w:r w:rsidRPr="008B751E">
        <w:rPr>
          <w:rStyle w:val="afffff0"/>
          <w:rtl/>
        </w:rPr>
        <w:t>וְשַׂמְתָּ שַׂכִּין בְּלֹעֶךָ אִם בַּעַל נֶפֶשׁ אָתָּה</w:t>
      </w:r>
      <w:r>
        <w:rPr>
          <w:rtl/>
        </w:rPr>
        <w:t xml:space="preserve">', </w:t>
      </w:r>
      <w:r w:rsidR="00561D59">
        <w:rPr>
          <w:rFonts w:hint="cs"/>
          <w:rtl/>
        </w:rPr>
        <w:t xml:space="preserve">סיפר </w:t>
      </w:r>
      <w:r w:rsidRPr="00C52D41">
        <w:rPr>
          <w:rStyle w:val="afffff5"/>
          <w:rtl/>
        </w:rPr>
        <w:t>רשב"א</w:t>
      </w:r>
      <w:r w:rsidRPr="00B457AC">
        <w:rPr>
          <w:rStyle w:val="afffff5"/>
          <w:rtl/>
        </w:rPr>
        <w:t xml:space="preserve"> </w:t>
      </w:r>
      <w:r w:rsidR="00561D59" w:rsidRPr="00B457AC">
        <w:rPr>
          <w:rStyle w:val="afffff5"/>
          <w:rFonts w:hint="cs"/>
          <w:rtl/>
        </w:rPr>
        <w:t>ל</w:t>
      </w:r>
      <w:r w:rsidRPr="00561D59">
        <w:rPr>
          <w:rStyle w:val="afffff5"/>
          <w:rtl/>
        </w:rPr>
        <w:t>ר"מ</w:t>
      </w:r>
      <w:r>
        <w:rPr>
          <w:rtl/>
        </w:rPr>
        <w:t>, וגזר</w:t>
      </w:r>
      <w:r w:rsidRPr="008B751E">
        <w:rPr>
          <w:rStyle w:val="afffffe"/>
          <w:rtl/>
        </w:rPr>
        <w:t xml:space="preserve"> על יינם</w:t>
      </w:r>
      <w:r>
        <w:rPr>
          <w:rtl/>
        </w:rPr>
        <w:t>.</w:t>
      </w:r>
    </w:p>
    <w:p w14:paraId="38FE5010" w14:textId="77777777" w:rsidR="001171CC" w:rsidRDefault="001171CC" w:rsidP="008B751E">
      <w:pPr>
        <w:pStyle w:val="38"/>
        <w:framePr w:wrap="notBeside"/>
        <w:rPr>
          <w:rtl/>
        </w:rPr>
      </w:pPr>
      <w:r>
        <w:rPr>
          <w:rtl/>
        </w:rPr>
        <w:t>מ"ט, רנב"י:</w:t>
      </w:r>
    </w:p>
    <w:p w14:paraId="0DA13737" w14:textId="3F263CFB" w:rsidR="001171CC" w:rsidRDefault="001171CC" w:rsidP="00BD6C4F">
      <w:pPr>
        <w:rPr>
          <w:rtl/>
        </w:rPr>
      </w:pPr>
      <w:r>
        <w:rPr>
          <w:rtl/>
        </w:rPr>
        <w:t>דמות יונה מצאו להן בראש הר גריזים שהיו עובדין אותה,</w:t>
      </w:r>
    </w:p>
    <w:p w14:paraId="1861B732" w14:textId="77777777" w:rsidR="00921006" w:rsidRDefault="001171CC" w:rsidP="00B457AC">
      <w:pPr>
        <w:pStyle w:val="38"/>
        <w:framePr w:wrap="notBeside"/>
        <w:rPr>
          <w:rtl/>
        </w:rPr>
      </w:pPr>
      <w:r>
        <w:rPr>
          <w:rtl/>
        </w:rPr>
        <w:t>ו</w:t>
      </w:r>
      <w:r w:rsidRPr="00C52D41">
        <w:rPr>
          <w:rStyle w:val="afffff5"/>
          <w:rtl/>
        </w:rPr>
        <w:t>ר"מ</w:t>
      </w:r>
      <w:r>
        <w:rPr>
          <w:rtl/>
        </w:rPr>
        <w:t xml:space="preserve"> </w:t>
      </w:r>
      <w:r w:rsidR="00260A16">
        <w:rPr>
          <w:rtl/>
        </w:rPr>
        <w:t>לשיטתו</w:t>
      </w:r>
      <w:r>
        <w:rPr>
          <w:rtl/>
        </w:rPr>
        <w:t xml:space="preserve"> </w:t>
      </w:r>
    </w:p>
    <w:p w14:paraId="47AD7E18" w14:textId="0C82FE48" w:rsidR="0046556D" w:rsidRDefault="001171CC" w:rsidP="00BD6C4F">
      <w:pPr>
        <w:rPr>
          <w:rtl/>
        </w:rPr>
      </w:pPr>
      <w:r>
        <w:rPr>
          <w:rtl/>
        </w:rPr>
        <w:t xml:space="preserve">דחייש </w:t>
      </w:r>
      <w:r w:rsidR="00260A16">
        <w:rPr>
          <w:rtl/>
        </w:rPr>
        <w:t>למיעוט</w:t>
      </w:r>
      <w:r>
        <w:rPr>
          <w:rtl/>
        </w:rPr>
        <w:t xml:space="preserve">, וגזר </w:t>
      </w:r>
      <w:r w:rsidR="00260A16">
        <w:rPr>
          <w:rtl/>
        </w:rPr>
        <w:t>רוב אטו מיעוט</w:t>
      </w:r>
      <w:r>
        <w:rPr>
          <w:rtl/>
        </w:rPr>
        <w:t>, ו</w:t>
      </w:r>
      <w:r w:rsidRPr="00C52D41">
        <w:rPr>
          <w:rStyle w:val="afffff5"/>
          <w:rtl/>
        </w:rPr>
        <w:t>ר"ג</w:t>
      </w:r>
      <w:r>
        <w:rPr>
          <w:rtl/>
        </w:rPr>
        <w:t xml:space="preserve"> ובית דינו גם </w:t>
      </w:r>
      <w:r w:rsidR="00260A16">
        <w:rPr>
          <w:rtl/>
        </w:rPr>
        <w:t>ס"ל כ</w:t>
      </w:r>
      <w:r w:rsidR="00260A16" w:rsidRPr="00C52D41">
        <w:rPr>
          <w:rStyle w:val="afffff5"/>
          <w:rtl/>
        </w:rPr>
        <w:t>ר"מ</w:t>
      </w:r>
      <w:r>
        <w:rPr>
          <w:rtl/>
        </w:rPr>
        <w:t>.</w:t>
      </w:r>
    </w:p>
    <w:p w14:paraId="75A90BDE" w14:textId="35EB0D49" w:rsidR="001171CC" w:rsidRDefault="001171CC" w:rsidP="001171CC">
      <w:pPr>
        <w:rPr>
          <w:rtl/>
        </w:rPr>
      </w:pPr>
      <w:r>
        <w:rPr>
          <w:rtl/>
        </w:rPr>
        <w:t xml:space="preserve">פשטיה </w:t>
      </w:r>
      <w:r w:rsidR="00921006">
        <w:rPr>
          <w:rFonts w:hint="cs"/>
          <w:rtl/>
        </w:rPr>
        <w:t xml:space="preserve">הכתוב </w:t>
      </w:r>
      <w:r w:rsidR="00260A16">
        <w:rPr>
          <w:rtl/>
        </w:rPr>
        <w:t>בתלמיד</w:t>
      </w:r>
      <w:r>
        <w:rPr>
          <w:rtl/>
        </w:rPr>
        <w:t xml:space="preserve"> היושב לפני רבו, דתני </w:t>
      </w:r>
      <w:r w:rsidRPr="00C52D41">
        <w:rPr>
          <w:rStyle w:val="afffff5"/>
          <w:rtl/>
        </w:rPr>
        <w:t>ר"ח</w:t>
      </w:r>
      <w:r>
        <w:rPr>
          <w:rtl/>
        </w:rPr>
        <w:t xml:space="preserve"> '</w:t>
      </w:r>
      <w:r w:rsidRPr="008B751E">
        <w:rPr>
          <w:rStyle w:val="afffff0"/>
          <w:rtl/>
        </w:rPr>
        <w:t>כִּי תֵשֵׁב לִלְחוֹם אֶת מוֹשֵׁל בִּין תָּבִין אֶת אֲשֶׁר לְפָנֶיךָ</w:t>
      </w:r>
      <w:r>
        <w:rPr>
          <w:rtl/>
        </w:rPr>
        <w:t>',</w:t>
      </w:r>
    </w:p>
    <w:p w14:paraId="65CB4A3D" w14:textId="3DC4EDDF" w:rsidR="00BD6C4F" w:rsidRPr="001171CC" w:rsidRDefault="001171CC" w:rsidP="008B751E">
      <w:pPr>
        <w:rPr>
          <w:rtl/>
        </w:rPr>
      </w:pPr>
      <w:r w:rsidRPr="001171CC">
        <w:rPr>
          <w:rtl/>
        </w:rPr>
        <w:t xml:space="preserve">אם יודע תלמיד ברבו שיודע להחזיר לו טעם - </w:t>
      </w:r>
      <w:r w:rsidRPr="00B457AC">
        <w:rPr>
          <w:rStyle w:val="afffff0"/>
          <w:rtl/>
        </w:rPr>
        <w:t>בין</w:t>
      </w:r>
      <w:r w:rsidRPr="001171CC">
        <w:rPr>
          <w:rtl/>
        </w:rPr>
        <w:t>,</w:t>
      </w:r>
    </w:p>
    <w:p w14:paraId="42EBF91A" w14:textId="46E64AF8" w:rsidR="00BD6C4F" w:rsidRPr="001171CC" w:rsidRDefault="00BD6C4F" w:rsidP="008B751E">
      <w:pPr>
        <w:rPr>
          <w:rtl/>
        </w:rPr>
      </w:pPr>
      <w:r w:rsidRPr="001171CC">
        <w:rPr>
          <w:rtl/>
        </w:rPr>
        <w:t xml:space="preserve">ואם לאו - </w:t>
      </w:r>
      <w:r w:rsidRPr="00B457AC">
        <w:rPr>
          <w:rStyle w:val="afffff0"/>
          <w:rtl/>
        </w:rPr>
        <w:t>תבין</w:t>
      </w:r>
      <w:r w:rsidRPr="001171CC">
        <w:rPr>
          <w:rtl/>
        </w:rPr>
        <w:t xml:space="preserve"> את אשר לפניך </w:t>
      </w:r>
      <w:r w:rsidR="001171CC">
        <w:rPr>
          <w:rtl/>
        </w:rPr>
        <w:t>ושמת סכין בלועך,</w:t>
      </w:r>
      <w:r w:rsidR="001171CC" w:rsidRPr="008B751E">
        <w:rPr>
          <w:rStyle w:val="afffffe"/>
          <w:rtl/>
        </w:rPr>
        <w:t xml:space="preserve"> ואל תשאל,</w:t>
      </w:r>
      <w:r w:rsidR="001171CC">
        <w:rPr>
          <w:rtl/>
        </w:rPr>
        <w:t xml:space="preserve"> אם בעל נפש אתה - פרוש הימנו.</w:t>
      </w:r>
    </w:p>
    <w:p w14:paraId="1CB87CC9" w14:textId="77777777" w:rsidR="001171CC" w:rsidRDefault="001171CC" w:rsidP="008B751E">
      <w:pPr>
        <w:pStyle w:val="38"/>
        <w:framePr w:wrap="notBeside"/>
        <w:rPr>
          <w:rtl/>
        </w:rPr>
      </w:pPr>
      <w:r>
        <w:rPr>
          <w:rtl/>
        </w:rPr>
        <w:t>• ומעשה</w:t>
      </w:r>
    </w:p>
    <w:p w14:paraId="71C02658" w14:textId="448A2F90" w:rsidR="00BD6C4F" w:rsidRPr="001171CC" w:rsidRDefault="00654BD5" w:rsidP="008B751E">
      <w:pPr>
        <w:rPr>
          <w:rtl/>
        </w:rPr>
      </w:pPr>
      <w:r>
        <w:rPr>
          <w:rStyle w:val="afffff5"/>
          <w:rFonts w:hint="cs"/>
          <w:rtl/>
        </w:rPr>
        <w:t>ש</w:t>
      </w:r>
      <w:r w:rsidR="00260A16" w:rsidRPr="00C52D41">
        <w:rPr>
          <w:rStyle w:val="afffff5"/>
          <w:rtl/>
        </w:rPr>
        <w:t>ר' אבהו</w:t>
      </w:r>
      <w:r w:rsidR="00260A16">
        <w:rPr>
          <w:rtl/>
        </w:rPr>
        <w:t xml:space="preserve"> שלח את </w:t>
      </w:r>
      <w:r w:rsidR="00260A16" w:rsidRPr="00C52D41">
        <w:rPr>
          <w:rStyle w:val="afffff5"/>
          <w:rtl/>
        </w:rPr>
        <w:t>ריב"י</w:t>
      </w:r>
      <w:r w:rsidR="00BD6C4F" w:rsidRPr="001171CC">
        <w:rPr>
          <w:rFonts w:hint="cs"/>
          <w:rtl/>
        </w:rPr>
        <w:t xml:space="preserve"> </w:t>
      </w:r>
      <w:r w:rsidR="001171CC">
        <w:rPr>
          <w:rtl/>
        </w:rPr>
        <w:t xml:space="preserve">להביא יין מן הכותים, מצאו ההוא סבא, </w:t>
      </w:r>
      <w:r w:rsidR="00260A16">
        <w:rPr>
          <w:rtl/>
        </w:rPr>
        <w:t>שאמר אין כאן</w:t>
      </w:r>
      <w:r w:rsidR="001171CC">
        <w:rPr>
          <w:rtl/>
        </w:rPr>
        <w:t xml:space="preserve"> שומרי תורה.</w:t>
      </w:r>
    </w:p>
    <w:p w14:paraId="738BFE3E" w14:textId="50D74D5B" w:rsidR="0046556D" w:rsidRDefault="00654BD5" w:rsidP="00BD6C4F">
      <w:pPr>
        <w:rPr>
          <w:rtl/>
        </w:rPr>
      </w:pPr>
      <w:r>
        <w:rPr>
          <w:rFonts w:hint="cs"/>
          <w:rtl/>
        </w:rPr>
        <w:t xml:space="preserve">וסיפר </w:t>
      </w:r>
      <w:r w:rsidRPr="00B457AC">
        <w:rPr>
          <w:rStyle w:val="afffff5"/>
          <w:rFonts w:hint="cs"/>
          <w:rtl/>
        </w:rPr>
        <w:t xml:space="preserve">ריב''י </w:t>
      </w:r>
      <w:r w:rsidRPr="00654BD5">
        <w:rPr>
          <w:rStyle w:val="afffff5"/>
          <w:rFonts w:hint="cs"/>
          <w:rtl/>
        </w:rPr>
        <w:t>ל</w:t>
      </w:r>
      <w:r w:rsidR="001171CC" w:rsidRPr="00654BD5">
        <w:rPr>
          <w:rStyle w:val="afffff5"/>
          <w:rtl/>
        </w:rPr>
        <w:t>ר' אבהו</w:t>
      </w:r>
      <w:r w:rsidR="001171CC" w:rsidRPr="00B457AC">
        <w:rPr>
          <w:rStyle w:val="afffff5"/>
          <w:rtl/>
        </w:rPr>
        <w:t>,</w:t>
      </w:r>
      <w:r w:rsidR="001171CC">
        <w:rPr>
          <w:rtl/>
        </w:rPr>
        <w:t xml:space="preserve"> </w:t>
      </w:r>
      <w:r w:rsidR="00561D59" w:rsidRPr="00B457AC">
        <w:rPr>
          <w:rStyle w:val="afffff5"/>
          <w:rFonts w:hint="cs"/>
          <w:rtl/>
        </w:rPr>
        <w:t>ו</w:t>
      </w:r>
      <w:r w:rsidR="001171CC" w:rsidRPr="00561D59">
        <w:rPr>
          <w:rStyle w:val="afffff5"/>
          <w:rtl/>
        </w:rPr>
        <w:t>ר' אבהו</w:t>
      </w:r>
      <w:r w:rsidR="00561D59">
        <w:rPr>
          <w:rStyle w:val="afffff5"/>
          <w:rFonts w:hint="cs"/>
          <w:rtl/>
        </w:rPr>
        <w:t xml:space="preserve"> </w:t>
      </w:r>
      <w:r w:rsidR="00561D59" w:rsidRPr="00B457AC">
        <w:rPr>
          <w:rStyle w:val="afffff5"/>
          <w:rFonts w:hint="cs"/>
          <w:rtl/>
        </w:rPr>
        <w:t>ל</w:t>
      </w:r>
      <w:r w:rsidR="001171CC" w:rsidRPr="00561D59">
        <w:rPr>
          <w:rStyle w:val="afffff5"/>
          <w:rtl/>
        </w:rPr>
        <w:t>ר' אמי</w:t>
      </w:r>
      <w:r w:rsidR="001171CC" w:rsidRPr="00B457AC">
        <w:rPr>
          <w:rStyle w:val="afffff5"/>
          <w:rtl/>
        </w:rPr>
        <w:t xml:space="preserve"> ו</w:t>
      </w:r>
      <w:r w:rsidR="001171CC" w:rsidRPr="00561D59">
        <w:rPr>
          <w:rStyle w:val="afffff5"/>
          <w:rtl/>
        </w:rPr>
        <w:t>ר' אסי</w:t>
      </w:r>
      <w:r w:rsidR="001171CC" w:rsidRPr="00B457AC">
        <w:rPr>
          <w:rStyle w:val="afffff5"/>
          <w:rtl/>
        </w:rPr>
        <w:t>,</w:t>
      </w:r>
      <w:r w:rsidR="001171CC">
        <w:rPr>
          <w:rtl/>
        </w:rPr>
        <w:t xml:space="preserve"> ולא זזו משם עד שעשאום עכו"ם גמורין.</w:t>
      </w:r>
    </w:p>
    <w:p w14:paraId="5CA58F87" w14:textId="36C596E1" w:rsidR="0046556D" w:rsidRDefault="00BD6C4F" w:rsidP="00BD6C4F">
      <w:pPr>
        <w:rPr>
          <w:rtl/>
        </w:rPr>
      </w:pPr>
      <w:r w:rsidRPr="00C63571">
        <w:rPr>
          <w:rtl/>
        </w:rPr>
        <w:t xml:space="preserve">למאי? </w:t>
      </w:r>
      <w:r w:rsidR="001171CC">
        <w:rPr>
          <w:rtl/>
        </w:rPr>
        <w:t xml:space="preserve">אי לשחיטה ויין </w:t>
      </w:r>
      <w:r w:rsidR="00260A16">
        <w:rPr>
          <w:rtl/>
        </w:rPr>
        <w:t>נסך – משם</w:t>
      </w:r>
      <w:r w:rsidR="001171CC" w:rsidRPr="008B751E">
        <w:rPr>
          <w:rStyle w:val="afffffe"/>
          <w:rtl/>
        </w:rPr>
        <w:t xml:space="preserve"> </w:t>
      </w:r>
      <w:r w:rsidR="001171CC" w:rsidRPr="00C52D41">
        <w:rPr>
          <w:rStyle w:val="afffff5"/>
          <w:rtl/>
        </w:rPr>
        <w:t>ר"מ</w:t>
      </w:r>
      <w:r w:rsidR="001171CC" w:rsidRPr="008B751E">
        <w:rPr>
          <w:rStyle w:val="afffffe"/>
          <w:rtl/>
        </w:rPr>
        <w:t xml:space="preserve"> ו</w:t>
      </w:r>
      <w:r w:rsidR="001171CC" w:rsidRPr="00C52D41">
        <w:rPr>
          <w:rStyle w:val="afffff5"/>
          <w:rtl/>
        </w:rPr>
        <w:t>ר"ג</w:t>
      </w:r>
      <w:r w:rsidR="001171CC">
        <w:rPr>
          <w:rtl/>
        </w:rPr>
        <w:t xml:space="preserve"> גזרו בהו רבנן!</w:t>
      </w:r>
    </w:p>
    <w:p w14:paraId="2EE73A97" w14:textId="77777777" w:rsidR="0037608B" w:rsidRDefault="0037608B" w:rsidP="00B457AC">
      <w:pPr>
        <w:pStyle w:val="38"/>
        <w:framePr w:wrap="notBeside"/>
        <w:rPr>
          <w:rtl/>
        </w:rPr>
      </w:pPr>
      <w:r>
        <w:rPr>
          <w:rFonts w:hint="cs"/>
          <w:rtl/>
        </w:rPr>
        <w:t xml:space="preserve">אלא </w:t>
      </w:r>
    </w:p>
    <w:p w14:paraId="56800363" w14:textId="263C4617" w:rsidR="0046556D" w:rsidRDefault="00E154D6" w:rsidP="00BD6C4F">
      <w:pPr>
        <w:rPr>
          <w:rtl/>
        </w:rPr>
      </w:pPr>
      <w:r>
        <w:rPr>
          <w:rFonts w:hint="cs"/>
          <w:rtl/>
        </w:rPr>
        <w:t xml:space="preserve">הם גזרו </w:t>
      </w:r>
      <w:r w:rsidR="001171CC">
        <w:rPr>
          <w:rtl/>
        </w:rPr>
        <w:t xml:space="preserve">ולא קבלו </w:t>
      </w:r>
      <w:r>
        <w:rPr>
          <w:rFonts w:hint="cs"/>
          <w:rtl/>
        </w:rPr>
        <w:t>הם</w:t>
      </w:r>
      <w:r w:rsidR="001171CC">
        <w:rPr>
          <w:rtl/>
        </w:rPr>
        <w:t xml:space="preserve">, באו </w:t>
      </w:r>
      <w:r w:rsidR="001171CC" w:rsidRPr="00C52D41">
        <w:rPr>
          <w:rStyle w:val="afffff5"/>
          <w:rtl/>
        </w:rPr>
        <w:t>ר' אמי</w:t>
      </w:r>
      <w:r w:rsidR="001171CC">
        <w:rPr>
          <w:rtl/>
        </w:rPr>
        <w:t xml:space="preserve"> ו</w:t>
      </w:r>
      <w:r w:rsidR="001171CC" w:rsidRPr="00C52D41">
        <w:rPr>
          <w:rStyle w:val="afffff5"/>
          <w:rtl/>
        </w:rPr>
        <w:t>ר' אסי</w:t>
      </w:r>
      <w:r w:rsidR="001171CC">
        <w:rPr>
          <w:rtl/>
        </w:rPr>
        <w:t xml:space="preserve"> גזרו</w:t>
      </w:r>
      <w:r w:rsidR="00BD6C4F" w:rsidRPr="00C63571">
        <w:rPr>
          <w:rtl/>
        </w:rPr>
        <w:t xml:space="preserve"> וקבלו </w:t>
      </w:r>
      <w:r>
        <w:rPr>
          <w:rFonts w:hint="cs"/>
          <w:rtl/>
        </w:rPr>
        <w:t>מהם!</w:t>
      </w:r>
      <w:r w:rsidR="00BD6C4F" w:rsidRPr="00C63571">
        <w:rPr>
          <w:rtl/>
        </w:rPr>
        <w:t>.</w:t>
      </w:r>
    </w:p>
    <w:p w14:paraId="3949C5E1" w14:textId="59FCD534" w:rsidR="0046556D" w:rsidRDefault="001171CC" w:rsidP="008B751E">
      <w:pPr>
        <w:pStyle w:val="38"/>
        <w:framePr w:wrap="notBeside"/>
        <w:rPr>
          <w:rtl/>
        </w:rPr>
      </w:pPr>
      <w:r>
        <w:rPr>
          <w:rtl/>
        </w:rPr>
        <w:t>מאי עכו"ם גמורין:</w:t>
      </w:r>
    </w:p>
    <w:p w14:paraId="0BB9F7AD" w14:textId="4FA5DDF4" w:rsidR="001171CC" w:rsidRDefault="001171CC" w:rsidP="00BD6C4F">
      <w:pPr>
        <w:rPr>
          <w:rtl/>
        </w:rPr>
      </w:pPr>
      <w:r w:rsidRPr="00C52D41">
        <w:rPr>
          <w:rStyle w:val="afffff5"/>
          <w:rtl/>
        </w:rPr>
        <w:t>רנב"י</w:t>
      </w:r>
      <w:r>
        <w:rPr>
          <w:rtl/>
        </w:rPr>
        <w:t xml:space="preserve"> - לבטל רשות וליתן רשות</w:t>
      </w:r>
      <w:r w:rsidRPr="008B751E">
        <w:rPr>
          <w:rStyle w:val="afffffe"/>
          <w:rtl/>
        </w:rPr>
        <w:t xml:space="preserve"> בעירוב חצרות</w:t>
      </w:r>
      <w:r>
        <w:rPr>
          <w:rtl/>
        </w:rPr>
        <w:t>,</w:t>
      </w:r>
    </w:p>
    <w:p w14:paraId="7E112761" w14:textId="77777777" w:rsidR="001171CC" w:rsidRDefault="001171CC" w:rsidP="00BD6C4F">
      <w:pPr>
        <w:rPr>
          <w:rtl/>
        </w:rPr>
      </w:pPr>
      <w:r>
        <w:rPr>
          <w:rtl/>
        </w:rPr>
        <w:t>דישראל מומר משמר שבתו בשוק - מבטל רשות ונותן רשות, ושאינו משמר שבתו בשוק - אינו,</w:t>
      </w:r>
    </w:p>
    <w:p w14:paraId="5E3926D9" w14:textId="04394A3B" w:rsidR="0046556D" w:rsidRDefault="001171CC" w:rsidP="00BD6C4F">
      <w:pPr>
        <w:rPr>
          <w:rtl/>
        </w:rPr>
      </w:pPr>
      <w:r>
        <w:rPr>
          <w:rtl/>
        </w:rPr>
        <w:t>מפני שאמרו ישראל נותן רשות ומבטל רשות,</w:t>
      </w:r>
    </w:p>
    <w:p w14:paraId="51943211" w14:textId="6D8432B7" w:rsidR="0046556D" w:rsidRDefault="001171CC" w:rsidP="0037608B">
      <w:pPr>
        <w:rPr>
          <w:rtl/>
        </w:rPr>
      </w:pPr>
      <w:r>
        <w:rPr>
          <w:rtl/>
        </w:rPr>
        <w:t>ובעכו"ם עד שישכור,</w:t>
      </w:r>
      <w:r w:rsidR="0037608B">
        <w:rPr>
          <w:rFonts w:hint="cs"/>
          <w:rtl/>
        </w:rPr>
        <w:t xml:space="preserve"> </w:t>
      </w:r>
      <w:r>
        <w:rPr>
          <w:rtl/>
        </w:rPr>
        <w:t>כיצד? אמר לו רשותי קנויה לך, רשותי מבוטלת לך</w:t>
      </w:r>
      <w:r w:rsidR="00BD6C4F" w:rsidRPr="00C63571">
        <w:rPr>
          <w:rtl/>
        </w:rPr>
        <w:t xml:space="preserve"> - קנה ואינו צריך לזכות.</w:t>
      </w:r>
    </w:p>
    <w:p w14:paraId="680D6543" w14:textId="77777777" w:rsidR="001171CC" w:rsidRDefault="001171CC" w:rsidP="008B751E">
      <w:pPr>
        <w:pStyle w:val="afffff8"/>
        <w:rPr>
          <w:rtl/>
        </w:rPr>
      </w:pPr>
      <w:r>
        <w:rPr>
          <w:rtl/>
        </w:rPr>
        <w:t>בהמתן של צדיקים - תערובת דמאי לא גזרו</w:t>
      </w:r>
    </w:p>
    <w:p w14:paraId="290DCA29" w14:textId="77777777" w:rsidR="001171CC" w:rsidRDefault="001171CC" w:rsidP="008B751E">
      <w:pPr>
        <w:pStyle w:val="38"/>
        <w:framePr w:wrap="notBeside"/>
        <w:rPr>
          <w:rtl/>
        </w:rPr>
      </w:pPr>
      <w:r>
        <w:rPr>
          <w:rtl/>
        </w:rPr>
        <w:t>• ומעשה</w:t>
      </w:r>
    </w:p>
    <w:p w14:paraId="00330990" w14:textId="4126A65E" w:rsidR="0046556D" w:rsidRDefault="001171CC" w:rsidP="0037608B">
      <w:pPr>
        <w:rPr>
          <w:rtl/>
        </w:rPr>
      </w:pPr>
      <w:r w:rsidRPr="00C52D41">
        <w:rPr>
          <w:rStyle w:val="afffff5"/>
          <w:rtl/>
        </w:rPr>
        <w:t>ר"ז</w:t>
      </w:r>
      <w:r>
        <w:rPr>
          <w:rtl/>
        </w:rPr>
        <w:t xml:space="preserve"> ו</w:t>
      </w:r>
      <w:r w:rsidRPr="00C52D41">
        <w:rPr>
          <w:rStyle w:val="afffff5"/>
          <w:rtl/>
        </w:rPr>
        <w:t>רב אסי</w:t>
      </w:r>
      <w:r>
        <w:rPr>
          <w:rtl/>
        </w:rPr>
        <w:t xml:space="preserve"> נזדמנו לפונדקא דיאי, הביאו לפניהם ביצים המצומקות ביין,</w:t>
      </w:r>
      <w:r w:rsidRPr="008B751E">
        <w:rPr>
          <w:rStyle w:val="afffffe"/>
          <w:rtl/>
        </w:rPr>
        <w:t xml:space="preserve"> של ע"ה,</w:t>
      </w:r>
      <w:r w:rsidR="0037608B">
        <w:rPr>
          <w:rStyle w:val="afffffe"/>
          <w:rFonts w:hint="cs"/>
          <w:rtl/>
        </w:rPr>
        <w:t xml:space="preserve"> </w:t>
      </w:r>
      <w:r w:rsidR="0037608B">
        <w:rPr>
          <w:rStyle w:val="afffff5"/>
          <w:rFonts w:hint="cs"/>
          <w:rtl/>
        </w:rPr>
        <w:t xml:space="preserve"> </w:t>
      </w:r>
      <w:r w:rsidRPr="00C52D41">
        <w:rPr>
          <w:rStyle w:val="afffff5"/>
          <w:rtl/>
        </w:rPr>
        <w:t>ר"ז</w:t>
      </w:r>
      <w:r>
        <w:rPr>
          <w:rtl/>
        </w:rPr>
        <w:t xml:space="preserve"> לא אכל ו</w:t>
      </w:r>
      <w:r w:rsidRPr="00C52D41">
        <w:rPr>
          <w:rStyle w:val="afffff5"/>
          <w:rtl/>
        </w:rPr>
        <w:t>רב אסי</w:t>
      </w:r>
      <w:r>
        <w:rPr>
          <w:rtl/>
        </w:rPr>
        <w:t xml:space="preserve"> אכל,</w:t>
      </w:r>
    </w:p>
    <w:p w14:paraId="78778386" w14:textId="11CA8C1D" w:rsidR="001171CC" w:rsidRDefault="00260A16" w:rsidP="008B751E">
      <w:pPr>
        <w:pStyle w:val="38"/>
        <w:framePr w:wrap="notBeside"/>
        <w:rPr>
          <w:rtl/>
        </w:rPr>
      </w:pPr>
      <w:r>
        <w:rPr>
          <w:rtl/>
        </w:rPr>
        <w:t>ר"ז לרב אסי:</w:t>
      </w:r>
    </w:p>
    <w:p w14:paraId="41028DB0" w14:textId="7A81C56D" w:rsidR="0046556D" w:rsidRDefault="001171CC" w:rsidP="00BD6C4F">
      <w:pPr>
        <w:rPr>
          <w:rtl/>
        </w:rPr>
      </w:pPr>
      <w:r>
        <w:rPr>
          <w:rtl/>
        </w:rPr>
        <w:t xml:space="preserve">ולא חייש מר לתערובת </w:t>
      </w:r>
      <w:r w:rsidR="00260A16">
        <w:rPr>
          <w:rtl/>
        </w:rPr>
        <w:t xml:space="preserve">דמאי? – </w:t>
      </w:r>
      <w:r w:rsidR="00260A16" w:rsidRPr="00B457AC">
        <w:rPr>
          <w:rStyle w:val="afffff5"/>
          <w:rtl/>
        </w:rPr>
        <w:t>א"ל</w:t>
      </w:r>
      <w:r>
        <w:rPr>
          <w:rtl/>
        </w:rPr>
        <w:t xml:space="preserve"> </w:t>
      </w:r>
      <w:r w:rsidR="0037608B">
        <w:rPr>
          <w:rFonts w:hint="cs"/>
          <w:rtl/>
        </w:rPr>
        <w:t>לא ידעתי</w:t>
      </w:r>
      <w:r w:rsidR="00260A16" w:rsidRPr="00C52D41">
        <w:rPr>
          <w:rStyle w:val="afffffe"/>
          <w:rtl/>
        </w:rPr>
        <w:t>.</w:t>
      </w:r>
    </w:p>
    <w:p w14:paraId="7502BAA2" w14:textId="77777777" w:rsidR="001171CC" w:rsidRDefault="001171CC" w:rsidP="008B751E">
      <w:pPr>
        <w:pStyle w:val="38"/>
        <w:framePr w:wrap="notBeside"/>
        <w:rPr>
          <w:rtl/>
        </w:rPr>
      </w:pPr>
      <w:r>
        <w:rPr>
          <w:rtl/>
        </w:rPr>
        <w:t>אר"ז:</w:t>
      </w:r>
    </w:p>
    <w:p w14:paraId="6AC93E8C" w14:textId="51538B2B" w:rsidR="0046556D" w:rsidRDefault="001171CC" w:rsidP="00FD0219">
      <w:pPr>
        <w:rPr>
          <w:rtl/>
        </w:rPr>
      </w:pPr>
      <w:r>
        <w:rPr>
          <w:rtl/>
        </w:rPr>
        <w:t>אפשר גזרו על תערובת דמאי, ו</w:t>
      </w:r>
      <w:r w:rsidR="00FD0219">
        <w:rPr>
          <w:rFonts w:hint="cs"/>
          <w:rtl/>
        </w:rPr>
        <w:t xml:space="preserve">יגרם שרב אסי יאכל איסור? אם </w:t>
      </w:r>
      <w:r w:rsidR="00BD6C4F" w:rsidRPr="00C63571">
        <w:rPr>
          <w:rtl/>
        </w:rPr>
        <w:t>בהמתן של צדיקים אין הק</w:t>
      </w:r>
      <w:r w:rsidR="00BD6C4F" w:rsidRPr="00C63571">
        <w:rPr>
          <w:rFonts w:hint="cs"/>
          <w:rtl/>
        </w:rPr>
        <w:t>ב</w:t>
      </w:r>
      <w:r w:rsidR="00BD6C4F">
        <w:rPr>
          <w:rtl/>
        </w:rPr>
        <w:t>"</w:t>
      </w:r>
      <w:r w:rsidR="00BD6C4F" w:rsidRPr="00C63571">
        <w:rPr>
          <w:rFonts w:hint="cs"/>
          <w:rtl/>
        </w:rPr>
        <w:t xml:space="preserve">ה </w:t>
      </w:r>
      <w:r w:rsidR="00BD6C4F" w:rsidRPr="00C63571">
        <w:rPr>
          <w:rtl/>
        </w:rPr>
        <w:t xml:space="preserve">מביא תקלה על ידן, </w:t>
      </w:r>
      <w:r>
        <w:rPr>
          <w:rtl/>
        </w:rPr>
        <w:t>כ"ש צדיקים עצמן!</w:t>
      </w:r>
    </w:p>
    <w:p w14:paraId="5565DB6F" w14:textId="77777777" w:rsidR="001171CC" w:rsidRDefault="001171CC" w:rsidP="008B751E">
      <w:pPr>
        <w:pStyle w:val="38"/>
        <w:framePr w:wrap="notBeside"/>
        <w:rPr>
          <w:rtl/>
        </w:rPr>
      </w:pPr>
      <w:r>
        <w:rPr>
          <w:rtl/>
        </w:rPr>
        <w:t>נפק דק ואשכח:</w:t>
      </w:r>
    </w:p>
    <w:p w14:paraId="16CFA1D5" w14:textId="12EE2749" w:rsidR="001171CC" w:rsidRDefault="001171CC" w:rsidP="00BD6C4F">
      <w:pPr>
        <w:rPr>
          <w:rtl/>
        </w:rPr>
      </w:pPr>
      <w:r>
        <w:rPr>
          <w:rtl/>
        </w:rPr>
        <w:t>דהלוקח יין לתת לתוך המורייס או האלונתית, כרשינין לעשות טחינין, עדשים לעשות רסיסין - חייב משום דמאי ואצ"ל משום ודאי,</w:t>
      </w:r>
    </w:p>
    <w:p w14:paraId="45717526" w14:textId="594C2C4B" w:rsidR="0046556D" w:rsidRDefault="001171CC" w:rsidP="00BD6C4F">
      <w:pPr>
        <w:rPr>
          <w:rtl/>
        </w:rPr>
      </w:pPr>
      <w:r>
        <w:rPr>
          <w:rtl/>
        </w:rPr>
        <w:t>והן עצמן</w:t>
      </w:r>
      <w:r w:rsidRPr="008B751E">
        <w:rPr>
          <w:rStyle w:val="afffffe"/>
          <w:rtl/>
        </w:rPr>
        <w:t xml:space="preserve"> הלוקח מוכנים</w:t>
      </w:r>
      <w:r>
        <w:rPr>
          <w:rtl/>
        </w:rPr>
        <w:t xml:space="preserve"> מותרין מפני שהן תערובת.</w:t>
      </w:r>
    </w:p>
    <w:p w14:paraId="2CA8090C" w14:textId="34AFF737" w:rsidR="0046556D" w:rsidRDefault="00BD6C4F" w:rsidP="00BD6C4F">
      <w:pPr>
        <w:rPr>
          <w:rtl/>
        </w:rPr>
      </w:pPr>
      <w:r w:rsidRPr="00C63571">
        <w:rPr>
          <w:rtl/>
        </w:rPr>
        <w:t xml:space="preserve">ולא גזרו על תערובת דמאי? </w:t>
      </w:r>
      <w:r w:rsidR="001171CC">
        <w:rPr>
          <w:rtl/>
        </w:rPr>
        <w:t>והך הנותן לשכנתו</w:t>
      </w:r>
      <w:r w:rsidR="001171CC" w:rsidRPr="008B751E">
        <w:rPr>
          <w:rStyle w:val="afffffe"/>
          <w:rtl/>
        </w:rPr>
        <w:t xml:space="preserve"> ע"ה</w:t>
      </w:r>
      <w:r w:rsidR="001171CC">
        <w:rPr>
          <w:rtl/>
        </w:rPr>
        <w:t xml:space="preserve"> עיסה לאפות וקדירה לבשל - אינו חושש</w:t>
      </w:r>
      <w:r w:rsidRPr="00C63571">
        <w:rPr>
          <w:rtl/>
        </w:rPr>
        <w:t xml:space="preserve"> לשאור ותבלין שבה לא משום שביעית </w:t>
      </w:r>
      <w:r w:rsidR="001171CC">
        <w:rPr>
          <w:rtl/>
        </w:rPr>
        <w:t>ולא משום מעשר,</w:t>
      </w:r>
    </w:p>
    <w:p w14:paraId="456FEDD2" w14:textId="5DABCBC6" w:rsidR="0046556D" w:rsidRDefault="00BD6C4F" w:rsidP="00BD6C4F">
      <w:pPr>
        <w:rPr>
          <w:rtl/>
        </w:rPr>
      </w:pPr>
      <w:r w:rsidRPr="00C63571">
        <w:rPr>
          <w:rtl/>
        </w:rPr>
        <w:t xml:space="preserve">ואם אמר לה עשי לי משליכי - </w:t>
      </w:r>
      <w:r w:rsidR="001171CC">
        <w:rPr>
          <w:rtl/>
        </w:rPr>
        <w:t>חושש לשאור ותבלין משום שביעית ומעשר!</w:t>
      </w:r>
    </w:p>
    <w:p w14:paraId="0CCF178E" w14:textId="0D0ED82D" w:rsidR="001A29BF" w:rsidRDefault="000828F8" w:rsidP="00B457AC">
      <w:pPr>
        <w:pStyle w:val="38"/>
        <w:framePr w:wrap="notBeside"/>
        <w:rPr>
          <w:rtl/>
        </w:rPr>
      </w:pPr>
      <w:r>
        <w:rPr>
          <w:rtl/>
        </w:rPr>
        <w:t xml:space="preserve">- </w:t>
      </w:r>
      <w:r w:rsidR="001171CC">
        <w:rPr>
          <w:rtl/>
        </w:rPr>
        <w:t>שאני שם</w:t>
      </w:r>
      <w:r w:rsidR="001A67AE">
        <w:rPr>
          <w:rFonts w:hint="cs"/>
          <w:rtl/>
        </w:rPr>
        <w:t xml:space="preserve"> א.</w:t>
      </w:r>
      <w:r w:rsidR="00BD6C4F" w:rsidRPr="00C63571">
        <w:rPr>
          <w:rtl/>
        </w:rPr>
        <w:t xml:space="preserve"> </w:t>
      </w:r>
    </w:p>
    <w:p w14:paraId="720370AC" w14:textId="324A5384" w:rsidR="0046556D" w:rsidRDefault="00BD6C4F" w:rsidP="00B457AC">
      <w:pPr>
        <w:rPr>
          <w:rtl/>
        </w:rPr>
      </w:pPr>
      <w:r w:rsidRPr="00C63571">
        <w:rPr>
          <w:rtl/>
        </w:rPr>
        <w:t xml:space="preserve">דכיון דקאמר לה עשי לי </w:t>
      </w:r>
      <w:r w:rsidR="001A29BF">
        <w:rPr>
          <w:rFonts w:hint="cs"/>
          <w:rtl/>
        </w:rPr>
        <w:t>משלך</w:t>
      </w:r>
      <w:r w:rsidRPr="00C63571">
        <w:rPr>
          <w:rtl/>
        </w:rPr>
        <w:t>,</w:t>
      </w:r>
      <w:r w:rsidR="001A29BF">
        <w:rPr>
          <w:rFonts w:hint="cs"/>
          <w:rtl/>
        </w:rPr>
        <w:t xml:space="preserve"> כמי שעירב בידיים</w:t>
      </w:r>
      <w:r w:rsidRPr="00C63571">
        <w:rPr>
          <w:rtl/>
        </w:rPr>
        <w:t>.</w:t>
      </w:r>
    </w:p>
    <w:p w14:paraId="2F9081C5" w14:textId="13970790" w:rsidR="001A29BF" w:rsidRDefault="000828F8" w:rsidP="00B457AC">
      <w:pPr>
        <w:pStyle w:val="38"/>
        <w:framePr w:wrap="notBeside"/>
        <w:rPr>
          <w:rtl/>
        </w:rPr>
      </w:pPr>
      <w:r>
        <w:rPr>
          <w:rtl/>
        </w:rPr>
        <w:t xml:space="preserve"> </w:t>
      </w:r>
      <w:r w:rsidR="00BD6C4F" w:rsidRPr="00C63571">
        <w:rPr>
          <w:rtl/>
        </w:rPr>
        <w:t>רפרם</w:t>
      </w:r>
      <w:r w:rsidR="001A67AE">
        <w:rPr>
          <w:rFonts w:hint="cs"/>
          <w:rtl/>
        </w:rPr>
        <w:t xml:space="preserve"> ב.</w:t>
      </w:r>
      <w:r w:rsidR="00BD6C4F" w:rsidRPr="00C63571">
        <w:rPr>
          <w:rtl/>
        </w:rPr>
        <w:t xml:space="preserve"> </w:t>
      </w:r>
    </w:p>
    <w:p w14:paraId="09065918" w14:textId="45D5D003" w:rsidR="0046556D" w:rsidRDefault="00BD6C4F" w:rsidP="00B457AC">
      <w:pPr>
        <w:rPr>
          <w:rtl/>
        </w:rPr>
      </w:pPr>
      <w:r w:rsidRPr="00C63571">
        <w:rPr>
          <w:rtl/>
        </w:rPr>
        <w:t xml:space="preserve">שאני שאור ותבלין, </w:t>
      </w:r>
      <w:r w:rsidR="001A67AE">
        <w:rPr>
          <w:rFonts w:hint="cs"/>
          <w:rtl/>
        </w:rPr>
        <w:t xml:space="preserve">שנעשה לטעם, וטעם לא בטל </w:t>
      </w:r>
    </w:p>
    <w:p w14:paraId="086F9D85" w14:textId="77777777" w:rsidR="00D119BA" w:rsidRDefault="00C1132B" w:rsidP="00B457AC">
      <w:pPr>
        <w:pStyle w:val="38"/>
        <w:framePr w:wrap="notBeside"/>
        <w:rPr>
          <w:rtl/>
        </w:rPr>
      </w:pPr>
      <w:r>
        <w:rPr>
          <w:rFonts w:hint="cs"/>
          <w:rtl/>
        </w:rPr>
        <w:t xml:space="preserve">וקשה </w:t>
      </w:r>
    </w:p>
    <w:p w14:paraId="5394A2B1" w14:textId="4A3E6B4B" w:rsidR="0046556D" w:rsidRDefault="00D119BA" w:rsidP="00BD6C4F">
      <w:pPr>
        <w:rPr>
          <w:rtl/>
        </w:rPr>
      </w:pPr>
      <w:r>
        <w:rPr>
          <w:rFonts w:hint="cs"/>
          <w:rtl/>
        </w:rPr>
        <w:t>ולא חיישי  לאחלופי</w:t>
      </w:r>
      <w:r w:rsidR="001171CC">
        <w:rPr>
          <w:rtl/>
        </w:rPr>
        <w:t xml:space="preserve">? </w:t>
      </w:r>
      <w:r>
        <w:rPr>
          <w:rFonts w:hint="cs"/>
          <w:rtl/>
        </w:rPr>
        <w:t xml:space="preserve">והא </w:t>
      </w:r>
      <w:r w:rsidR="001171CC">
        <w:rPr>
          <w:rtl/>
        </w:rPr>
        <w:t>הנותן לחמותו מעשר את שנותן לה ואת שנוטל ממנה,</w:t>
      </w:r>
      <w:r w:rsidR="00BD6C4F" w:rsidRPr="00C63571">
        <w:rPr>
          <w:rtl/>
        </w:rPr>
        <w:t xml:space="preserve"> מפני שחשודה מחלפת המתקלקל!</w:t>
      </w:r>
    </w:p>
    <w:p w14:paraId="1A668632" w14:textId="18E81D02" w:rsidR="00C1132B" w:rsidRDefault="00D119BA" w:rsidP="00B457AC">
      <w:pPr>
        <w:pStyle w:val="38"/>
        <w:framePr w:wrap="notBeside"/>
        <w:rPr>
          <w:rtl/>
        </w:rPr>
      </w:pPr>
      <w:r>
        <w:rPr>
          <w:rFonts w:hint="cs"/>
          <w:rtl/>
        </w:rPr>
        <w:t>ודחי:</w:t>
      </w:r>
      <w:r w:rsidR="000828F8">
        <w:rPr>
          <w:rtl/>
        </w:rPr>
        <w:t xml:space="preserve">- </w:t>
      </w:r>
      <w:r w:rsidR="001171CC">
        <w:rPr>
          <w:rtl/>
        </w:rPr>
        <w:t xml:space="preserve">שם </w:t>
      </w:r>
    </w:p>
    <w:p w14:paraId="08324A41" w14:textId="46B10A4A" w:rsidR="0046556D" w:rsidRDefault="00C1132B" w:rsidP="00B457AC">
      <w:pPr>
        <w:rPr>
          <w:rtl/>
        </w:rPr>
      </w:pPr>
      <w:r>
        <w:rPr>
          <w:rFonts w:hint="cs"/>
          <w:rtl/>
        </w:rPr>
        <w:t xml:space="preserve">הטעם </w:t>
      </w:r>
      <w:r w:rsidRPr="00B457AC">
        <w:rPr>
          <w:rStyle w:val="afffff5"/>
          <w:rFonts w:hint="cs"/>
          <w:rtl/>
        </w:rPr>
        <w:t>כ</w:t>
      </w:r>
      <w:r w:rsidR="001171CC" w:rsidRPr="00B457AC">
        <w:rPr>
          <w:rStyle w:val="afffff5"/>
          <w:rtl/>
        </w:rPr>
        <w:t>ר"י:</w:t>
      </w:r>
      <w:r w:rsidR="00BD6C4F" w:rsidRPr="00C63571">
        <w:rPr>
          <w:rtl/>
        </w:rPr>
        <w:t xml:space="preserve"> רוצה היא בתקנת בתה ובושה מחתנה.</w:t>
      </w:r>
    </w:p>
    <w:p w14:paraId="0C574CF3" w14:textId="77777777" w:rsidR="00BD6C4F" w:rsidRPr="00A55767" w:rsidRDefault="00BD6C4F" w:rsidP="00F07436">
      <w:pPr>
        <w:pStyle w:val="afff3"/>
        <w:framePr w:wrap="around"/>
        <w:rPr>
          <w:rtl/>
        </w:rPr>
      </w:pPr>
      <w:r w:rsidRPr="00A55767">
        <w:rPr>
          <w:rFonts w:hint="cs"/>
          <w:rtl/>
        </w:rPr>
        <w:t>ו:</w:t>
      </w:r>
    </w:p>
    <w:p w14:paraId="72DA8C8B" w14:textId="77777777" w:rsidR="00640225" w:rsidRDefault="00640225" w:rsidP="00B457AC">
      <w:pPr>
        <w:pStyle w:val="38"/>
        <w:framePr w:wrap="notBeside"/>
        <w:rPr>
          <w:rtl/>
        </w:rPr>
      </w:pPr>
      <w:r>
        <w:rPr>
          <w:rFonts w:hint="cs"/>
          <w:rtl/>
        </w:rPr>
        <w:t xml:space="preserve">וקשה </w:t>
      </w:r>
    </w:p>
    <w:p w14:paraId="1D57D9E7" w14:textId="70E1B304" w:rsidR="0046556D" w:rsidRDefault="008C1399" w:rsidP="00640225">
      <w:pPr>
        <w:rPr>
          <w:rtl/>
        </w:rPr>
      </w:pPr>
      <w:r>
        <w:rPr>
          <w:rtl/>
        </w:rPr>
        <w:t>ולעלמא</w:t>
      </w:r>
      <w:r w:rsidRPr="008B751E">
        <w:rPr>
          <w:rStyle w:val="afffffe"/>
          <w:rtl/>
        </w:rPr>
        <w:t xml:space="preserve"> כשאינה מתכוונת לטובה</w:t>
      </w:r>
      <w:r>
        <w:rPr>
          <w:rtl/>
        </w:rPr>
        <w:t xml:space="preserve"> לא חיישי?</w:t>
      </w:r>
      <w:r w:rsidR="00640225">
        <w:rPr>
          <w:rFonts w:hint="cs"/>
          <w:rtl/>
        </w:rPr>
        <w:t xml:space="preserve"> והא </w:t>
      </w:r>
      <w:r>
        <w:rPr>
          <w:rtl/>
        </w:rPr>
        <w:t>הנותן לפונדקית שלו מעשר את שנותן לה ואת שנוטל הימנה,</w:t>
      </w:r>
      <w:r w:rsidR="00BD6C4F" w:rsidRPr="00C63571">
        <w:rPr>
          <w:rtl/>
        </w:rPr>
        <w:t xml:space="preserve"> מפני שחשודה מחלפת!</w:t>
      </w:r>
    </w:p>
    <w:p w14:paraId="5B687183" w14:textId="0BB2A6BF" w:rsidR="00640225" w:rsidRDefault="00640225" w:rsidP="00B457AC">
      <w:pPr>
        <w:pStyle w:val="38"/>
        <w:framePr w:wrap="notBeside"/>
        <w:rPr>
          <w:rtl/>
        </w:rPr>
      </w:pPr>
      <w:r>
        <w:rPr>
          <w:rFonts w:hint="cs"/>
          <w:rtl/>
        </w:rPr>
        <w:t xml:space="preserve">ודחי: </w:t>
      </w:r>
      <w:r w:rsidR="008C1399">
        <w:rPr>
          <w:rtl/>
        </w:rPr>
        <w:t xml:space="preserve">- שם </w:t>
      </w:r>
    </w:p>
    <w:p w14:paraId="4E4F226C" w14:textId="4608A20E" w:rsidR="0046556D" w:rsidRDefault="007F354C" w:rsidP="00BD6C4F">
      <w:pPr>
        <w:rPr>
          <w:rtl/>
        </w:rPr>
      </w:pPr>
      <w:r>
        <w:rPr>
          <w:rtl/>
        </w:rPr>
        <w:t>גם מורה היתר לעצמה שהרי</w:t>
      </w:r>
      <w:r w:rsidR="008C1399">
        <w:rPr>
          <w:rtl/>
        </w:rPr>
        <w:t xml:space="preserve"> בר בי רב</w:t>
      </w:r>
      <w:r w:rsidR="00BD6C4F" w:rsidRPr="00C63571">
        <w:rPr>
          <w:rtl/>
        </w:rPr>
        <w:t xml:space="preserve"> </w:t>
      </w:r>
      <w:r w:rsidR="00260A16">
        <w:rPr>
          <w:rtl/>
        </w:rPr>
        <w:t>יאכל חם</w:t>
      </w:r>
      <w:r w:rsidR="00640225">
        <w:rPr>
          <w:rFonts w:hint="cs"/>
          <w:rtl/>
        </w:rPr>
        <w:t>,</w:t>
      </w:r>
      <w:r w:rsidR="00260A16">
        <w:rPr>
          <w:rtl/>
        </w:rPr>
        <w:t xml:space="preserve"> ואני אוכל קר</w:t>
      </w:r>
      <w:r w:rsidR="00BD6C4F" w:rsidRPr="00C63571">
        <w:rPr>
          <w:rtl/>
        </w:rPr>
        <w:t>.</w:t>
      </w:r>
    </w:p>
    <w:p w14:paraId="26EF8DC4" w14:textId="77777777" w:rsidR="003A6E9C" w:rsidRDefault="003A6E9C" w:rsidP="000935DF">
      <w:pPr>
        <w:pStyle w:val="38"/>
        <w:framePr w:wrap="notBeside"/>
        <w:rPr>
          <w:rtl/>
        </w:rPr>
      </w:pPr>
      <w:r>
        <w:rPr>
          <w:rtl/>
        </w:rPr>
        <w:t>וקשה</w:t>
      </w:r>
    </w:p>
    <w:p w14:paraId="4CE86938" w14:textId="2F134CE9" w:rsidR="0046556D" w:rsidRDefault="003A6E9C" w:rsidP="00BD6C4F">
      <w:pPr>
        <w:rPr>
          <w:rtl/>
        </w:rPr>
      </w:pPr>
      <w:r>
        <w:rPr>
          <w:rtl/>
        </w:rPr>
        <w:t>ולא חיישי לאחלופי? והא</w:t>
      </w:r>
      <w:r w:rsidR="008C1399">
        <w:rPr>
          <w:rtl/>
        </w:rPr>
        <w:t xml:space="preserve"> אשת חבר טוחנת עם אשת ע"ה בזמן שהיא טמאה,</w:t>
      </w:r>
      <w:r w:rsidR="008C1399" w:rsidRPr="008B751E">
        <w:rPr>
          <w:rStyle w:val="afffffe"/>
          <w:rtl/>
        </w:rPr>
        <w:t xml:space="preserve"> שאינה נוגעת,</w:t>
      </w:r>
      <w:r w:rsidR="008C1399">
        <w:rPr>
          <w:rtl/>
        </w:rPr>
        <w:t xml:space="preserve"> אבל לא בזמן שהיא טהורה,</w:t>
      </w:r>
    </w:p>
    <w:p w14:paraId="0B1956F9" w14:textId="2F102F12" w:rsidR="0046556D" w:rsidRDefault="008C1399" w:rsidP="00BD6C4F">
      <w:pPr>
        <w:rPr>
          <w:rtl/>
        </w:rPr>
      </w:pPr>
      <w:r w:rsidRPr="00C52D41">
        <w:rPr>
          <w:rStyle w:val="afffff5"/>
          <w:rtl/>
        </w:rPr>
        <w:t>רשב"א</w:t>
      </w:r>
      <w:r>
        <w:rPr>
          <w:rtl/>
        </w:rPr>
        <w:t>: אף</w:t>
      </w:r>
      <w:r w:rsidR="00BD6C4F" w:rsidRPr="00C63571">
        <w:rPr>
          <w:rtl/>
        </w:rPr>
        <w:t xml:space="preserve"> בזמן שהיא טמאה לא תטחון, מפני שחבירתה </w:t>
      </w:r>
      <w:r>
        <w:rPr>
          <w:rtl/>
        </w:rPr>
        <w:t>נותנת לה ואוכלת,</w:t>
      </w:r>
    </w:p>
    <w:p w14:paraId="662A48D3" w14:textId="0C953B0D" w:rsidR="0046556D" w:rsidRDefault="003A6E9C" w:rsidP="00BD6C4F">
      <w:pPr>
        <w:rPr>
          <w:rtl/>
        </w:rPr>
      </w:pPr>
      <w:r>
        <w:rPr>
          <w:rtl/>
        </w:rPr>
        <w:lastRenderedPageBreak/>
        <w:t>השתא גזלה, חלופי מיבעיא? – רב יוסף: שם גם מורה היתר לעצמה, שהשור אוכל ממה שדש.</w:t>
      </w:r>
    </w:p>
    <w:p w14:paraId="16D0E88B" w14:textId="77777777" w:rsidR="008C1399" w:rsidRDefault="008C1399" w:rsidP="008B751E">
      <w:pPr>
        <w:pStyle w:val="afffff8"/>
        <w:rPr>
          <w:rtl/>
        </w:rPr>
      </w:pPr>
      <w:r>
        <w:rPr>
          <w:rtl/>
        </w:rPr>
        <w:t>ר"מ אכל ירק בבית שאן - והתיר רבי את בית שאן</w:t>
      </w:r>
    </w:p>
    <w:p w14:paraId="153EB925" w14:textId="77777777" w:rsidR="008C1399" w:rsidRDefault="008C1399" w:rsidP="008B751E">
      <w:pPr>
        <w:pStyle w:val="38"/>
        <w:framePr w:wrap="notBeside"/>
        <w:rPr>
          <w:rtl/>
        </w:rPr>
      </w:pPr>
      <w:r>
        <w:rPr>
          <w:rtl/>
        </w:rPr>
        <w:t>• העיד ריב"ז:</w:t>
      </w:r>
    </w:p>
    <w:p w14:paraId="7F38B398" w14:textId="6D13C047" w:rsidR="0046556D" w:rsidRDefault="003A6E9C" w:rsidP="00BD6C4F">
      <w:pPr>
        <w:rPr>
          <w:rtl/>
        </w:rPr>
      </w:pPr>
      <w:r>
        <w:rPr>
          <w:rtl/>
        </w:rPr>
        <w:t xml:space="preserve">בן חמיו של </w:t>
      </w:r>
      <w:r>
        <w:rPr>
          <w:rStyle w:val="2fb"/>
          <w:rtl/>
          <w:rPrChange w:id="9002" w:author="מנוע אמוראים" w:date="2026-10-05T16:40:54Z">
            <w:rPr>
              <w:rtl/>
            </w:rPr>
          </w:rPrChange>
        </w:rPr>
        <w:t xml:space="preserve">ר"מ</w:t>
      </w:r>
      <w:r>
        <w:rPr>
          <w:rtl/>
        </w:rPr>
        <w:t xml:space="preserve"> לפני רבי</w:t>
      </w:r>
      <w:r w:rsidR="008C1399">
        <w:rPr>
          <w:rtl/>
        </w:rPr>
        <w:t xml:space="preserve"> על </w:t>
      </w:r>
      <w:r w:rsidR="008C1399" w:rsidRPr="00C52D41">
        <w:rPr>
          <w:rStyle w:val="afffff5"/>
          <w:rtl/>
        </w:rPr>
        <w:t>ר"מ</w:t>
      </w:r>
      <w:r w:rsidR="008C1399">
        <w:rPr>
          <w:rtl/>
        </w:rPr>
        <w:t xml:space="preserve"> שאכל עלה של ירק</w:t>
      </w:r>
      <w:r w:rsidR="008C1399" w:rsidRPr="008B751E">
        <w:rPr>
          <w:rStyle w:val="afffffe"/>
          <w:rtl/>
        </w:rPr>
        <w:t xml:space="preserve"> בלא מעשר</w:t>
      </w:r>
      <w:r w:rsidR="008C1399">
        <w:rPr>
          <w:rtl/>
        </w:rPr>
        <w:t xml:space="preserve"> בבית שאן,</w:t>
      </w:r>
      <w:r w:rsidR="00BD6C4F" w:rsidRPr="00C63571">
        <w:rPr>
          <w:rtl/>
        </w:rPr>
        <w:t xml:space="preserve"> והתיר רבי את בית שאן כולה על ידו.</w:t>
      </w:r>
    </w:p>
    <w:p w14:paraId="3D4ED278" w14:textId="780ED8C8" w:rsidR="0046556D" w:rsidRDefault="008C1399" w:rsidP="00BD6C4F">
      <w:pPr>
        <w:rPr>
          <w:rtl/>
        </w:rPr>
      </w:pPr>
      <w:r>
        <w:rPr>
          <w:rtl/>
        </w:rPr>
        <w:t>חברו עליו אחיו ובית אביו: מקום</w:t>
      </w:r>
      <w:r w:rsidR="00BD6C4F" w:rsidRPr="00C63571">
        <w:rPr>
          <w:rtl/>
        </w:rPr>
        <w:t xml:space="preserve"> שאבותיך ואבות אבותיך נהגו בו איסור, אתה תנהוג </w:t>
      </w:r>
      <w:r>
        <w:rPr>
          <w:rtl/>
        </w:rPr>
        <w:t>בו היתר?</w:t>
      </w:r>
    </w:p>
    <w:p w14:paraId="78FB3DBE" w14:textId="77777777" w:rsidR="008C1399" w:rsidRDefault="008C1399" w:rsidP="008B751E">
      <w:pPr>
        <w:pStyle w:val="38"/>
        <w:framePr w:wrap="notBeside"/>
        <w:rPr>
          <w:rtl/>
        </w:rPr>
      </w:pPr>
      <w:r>
        <w:rPr>
          <w:rtl/>
        </w:rPr>
        <w:t>דרש להן:</w:t>
      </w:r>
    </w:p>
    <w:p w14:paraId="13ED1000" w14:textId="34E055F7" w:rsidR="0046556D" w:rsidRDefault="003A6E9C" w:rsidP="00BD6C4F">
      <w:pPr>
        <w:rPr>
          <w:rtl/>
        </w:rPr>
      </w:pPr>
      <w:r>
        <w:rPr>
          <w:rStyle w:val="afffffe"/>
          <w:rtl/>
        </w:rPr>
        <w:t xml:space="preserve">בחזקיהו כתיב </w:t>
      </w:r>
      <w:r w:rsidR="008C1399">
        <w:rPr>
          <w:rtl/>
        </w:rPr>
        <w:t>'</w:t>
      </w:r>
      <w:r w:rsidR="008C1399" w:rsidRPr="008B751E">
        <w:rPr>
          <w:rStyle w:val="afffff0"/>
          <w:rtl/>
        </w:rPr>
        <w:t xml:space="preserve">וְכִתַּת נְחַשׁ הַנְּחֹשֶׁת אֲשֶׁר עָשָׂה מֹשֶׁה כִּי עַד הַיָּמִים הָהֵמָּה הָיוּ בְנֵי יִשְׂרָאֵל מְקַטְּרִים </w:t>
      </w:r>
      <w:r w:rsidR="00260A16">
        <w:rPr>
          <w:rStyle w:val="afffff0"/>
          <w:rtl/>
        </w:rPr>
        <w:t>לוֹ' – אפשר</w:t>
      </w:r>
      <w:r w:rsidR="008C1399">
        <w:rPr>
          <w:rtl/>
        </w:rPr>
        <w:t xml:space="preserve"> בא אסא ולא ביערו, בא יהושפט ולא ביערו?</w:t>
      </w:r>
    </w:p>
    <w:p w14:paraId="088B91A4" w14:textId="77777777" w:rsidR="0046556D" w:rsidRDefault="00BD6C4F" w:rsidP="00BD6C4F">
      <w:pPr>
        <w:rPr>
          <w:rtl/>
        </w:rPr>
      </w:pPr>
      <w:r w:rsidRPr="00C63571">
        <w:rPr>
          <w:rtl/>
        </w:rPr>
        <w:t>והלא כל עבודה זרה שבעולם אסא ויהושפט ביערום!</w:t>
      </w:r>
    </w:p>
    <w:p w14:paraId="6D5EF88C" w14:textId="77777777" w:rsidR="00BD6C4F" w:rsidRPr="00A55767" w:rsidRDefault="00BD6C4F" w:rsidP="00F07436">
      <w:pPr>
        <w:pStyle w:val="afff3"/>
        <w:framePr w:wrap="around"/>
        <w:rPr>
          <w:rtl/>
        </w:rPr>
      </w:pPr>
      <w:r w:rsidRPr="00A55767">
        <w:rPr>
          <w:rFonts w:hint="cs"/>
          <w:rtl/>
        </w:rPr>
        <w:t>ז.</w:t>
      </w:r>
    </w:p>
    <w:p w14:paraId="6F7206FF" w14:textId="77777777" w:rsidR="0046556D" w:rsidRDefault="00BD6C4F" w:rsidP="00BD6C4F">
      <w:pPr>
        <w:rPr>
          <w:rtl/>
        </w:rPr>
      </w:pPr>
      <w:r w:rsidRPr="00C63571">
        <w:rPr>
          <w:rtl/>
        </w:rPr>
        <w:t>אלא מקום הניחו לו אבותיו להתגדר בו, אף אני מקום הניחו לי אבותי להתגדר בו.</w:t>
      </w:r>
    </w:p>
    <w:p w14:paraId="655438C1" w14:textId="77777777" w:rsidR="009019D7" w:rsidRDefault="00B752F3" w:rsidP="00BD6C4F">
      <w:pPr>
        <w:rPr>
          <w:rtl/>
        </w:rPr>
      </w:pPr>
      <w:r>
        <w:rPr>
          <w:rtl/>
        </w:rPr>
        <w:t xml:space="preserve">מכאן לת"ח שאמר דבר הלכה, </w:t>
      </w:r>
      <w:r w:rsidR="003A6E9C">
        <w:rPr>
          <w:rtl/>
        </w:rPr>
        <w:t xml:space="preserve">שאין מזיחין אותו, </w:t>
      </w:r>
    </w:p>
    <w:p w14:paraId="04835376" w14:textId="28627CA3" w:rsidR="0046556D" w:rsidRDefault="003A6E9C" w:rsidP="00BD6C4F">
      <w:pPr>
        <w:rPr>
          <w:rtl/>
        </w:rPr>
      </w:pPr>
      <w:r w:rsidRPr="00772CB0">
        <w:rPr>
          <w:rStyle w:val="afffff5"/>
          <w:rtl/>
        </w:rPr>
        <w:t>וא"ד</w:t>
      </w:r>
      <w:r>
        <w:rPr>
          <w:rtl/>
        </w:rPr>
        <w:t xml:space="preserve"> מזניחין, </w:t>
      </w:r>
      <w:r w:rsidRPr="00772CB0">
        <w:rPr>
          <w:rStyle w:val="afffff5"/>
          <w:rtl/>
        </w:rPr>
        <w:t>וא"ד</w:t>
      </w:r>
      <w:r>
        <w:rPr>
          <w:rtl/>
        </w:rPr>
        <w:t xml:space="preserve"> מזחיחין.</w:t>
      </w:r>
    </w:p>
    <w:p w14:paraId="4AD61989" w14:textId="77777777" w:rsidR="009019D7" w:rsidRDefault="00B752F3" w:rsidP="00772CB0">
      <w:pPr>
        <w:pStyle w:val="38"/>
        <w:framePr w:wrap="notBeside"/>
        <w:rPr>
          <w:rStyle w:val="afffffe"/>
          <w:rtl/>
        </w:rPr>
      </w:pPr>
      <w:r>
        <w:rPr>
          <w:rtl/>
        </w:rPr>
        <w:t>מ"ד מזיחין</w:t>
      </w:r>
      <w:r w:rsidR="003A6E9C" w:rsidRPr="004A5A4C">
        <w:rPr>
          <w:rStyle w:val="afffffe"/>
          <w:rtl/>
        </w:rPr>
        <w:t xml:space="preserve"> - </w:t>
      </w:r>
    </w:p>
    <w:p w14:paraId="3D257BDB" w14:textId="2EBAAEF1" w:rsidR="0046556D" w:rsidRDefault="003A6E9C" w:rsidP="00BD6C4F">
      <w:pPr>
        <w:rPr>
          <w:rtl/>
        </w:rPr>
      </w:pPr>
      <w:r w:rsidRPr="004A5A4C">
        <w:rPr>
          <w:rStyle w:val="afffffe"/>
          <w:rtl/>
        </w:rPr>
        <w:t>אין מזיזין אותו מדבריו,</w:t>
      </w:r>
      <w:r w:rsidR="00B752F3">
        <w:rPr>
          <w:rtl/>
        </w:rPr>
        <w:t xml:space="preserve"> - ד'</w:t>
      </w:r>
      <w:r w:rsidR="00B752F3" w:rsidRPr="008B751E">
        <w:rPr>
          <w:rStyle w:val="afffff0"/>
          <w:rtl/>
        </w:rPr>
        <w:t>וְלֹא יִזַּח הַחֹשֶׁן</w:t>
      </w:r>
      <w:r w:rsidR="00B752F3">
        <w:rPr>
          <w:rtl/>
        </w:rPr>
        <w:t>',</w:t>
      </w:r>
    </w:p>
    <w:p w14:paraId="399ECBBF" w14:textId="77777777" w:rsidR="009019D7" w:rsidRDefault="00B752F3" w:rsidP="00772CB0">
      <w:pPr>
        <w:pStyle w:val="38"/>
        <w:framePr w:wrap="notBeside"/>
        <w:rPr>
          <w:rStyle w:val="afffffe"/>
          <w:rtl/>
        </w:rPr>
      </w:pPr>
      <w:r>
        <w:rPr>
          <w:rtl/>
        </w:rPr>
        <w:t>ומ"ד מזניחין</w:t>
      </w:r>
      <w:r w:rsidR="003A6E9C" w:rsidRPr="004A5A4C">
        <w:rPr>
          <w:rStyle w:val="afffffe"/>
          <w:rtl/>
        </w:rPr>
        <w:t xml:space="preserve"> - </w:t>
      </w:r>
    </w:p>
    <w:p w14:paraId="620D5DEB" w14:textId="050C0815" w:rsidR="0046556D" w:rsidRDefault="003A6E9C" w:rsidP="00BD6C4F">
      <w:pPr>
        <w:rPr>
          <w:rtl/>
        </w:rPr>
      </w:pPr>
      <w:r w:rsidRPr="004A5A4C">
        <w:rPr>
          <w:rStyle w:val="afffffe"/>
          <w:rtl/>
        </w:rPr>
        <w:t>אין משקצין דבריו,</w:t>
      </w:r>
      <w:r w:rsidR="00B752F3">
        <w:rPr>
          <w:rtl/>
        </w:rPr>
        <w:t xml:space="preserve"> - ד'</w:t>
      </w:r>
      <w:r w:rsidR="00B752F3" w:rsidRPr="008B751E">
        <w:rPr>
          <w:rStyle w:val="afffff0"/>
          <w:rtl/>
        </w:rPr>
        <w:t>כִּי לֹא יִזְנַח לְעוֹלָם ה'</w:t>
      </w:r>
      <w:r w:rsidR="00B752F3">
        <w:rPr>
          <w:rtl/>
        </w:rPr>
        <w:t>',</w:t>
      </w:r>
    </w:p>
    <w:p w14:paraId="3D9AD302" w14:textId="77777777" w:rsidR="00EC74DB" w:rsidRDefault="00B752F3" w:rsidP="00772CB0">
      <w:pPr>
        <w:pStyle w:val="38"/>
        <w:framePr w:wrap="notBeside"/>
        <w:rPr>
          <w:rStyle w:val="afffffe"/>
          <w:rtl/>
        </w:rPr>
      </w:pPr>
      <w:r>
        <w:rPr>
          <w:rtl/>
        </w:rPr>
        <w:t>ומ"ד מזחיחין</w:t>
      </w:r>
      <w:r w:rsidR="003A6E9C" w:rsidRPr="004A5A4C">
        <w:rPr>
          <w:rStyle w:val="afffffe"/>
          <w:rtl/>
        </w:rPr>
        <w:t xml:space="preserve"> -</w:t>
      </w:r>
    </w:p>
    <w:p w14:paraId="35D8E6A6" w14:textId="7F03E203" w:rsidR="0046556D" w:rsidRDefault="003A6E9C" w:rsidP="00BD6C4F">
      <w:pPr>
        <w:rPr>
          <w:rtl/>
        </w:rPr>
      </w:pPr>
      <w:r w:rsidRPr="004A5A4C">
        <w:rPr>
          <w:rStyle w:val="afffffe"/>
          <w:rtl/>
        </w:rPr>
        <w:t>אין תולין בגאותו,</w:t>
      </w:r>
      <w:r w:rsidR="00B752F3">
        <w:rPr>
          <w:rtl/>
        </w:rPr>
        <w:t xml:space="preserve"> - דמשרבו זחוחי הלב רבו</w:t>
      </w:r>
      <w:r w:rsidR="00BD6C4F" w:rsidRPr="00C63571">
        <w:rPr>
          <w:rtl/>
        </w:rPr>
        <w:t xml:space="preserve"> מחלוקות בישראל.</w:t>
      </w:r>
    </w:p>
    <w:p w14:paraId="4E2BDF95" w14:textId="77777777" w:rsidR="00B752F3" w:rsidRDefault="00B752F3" w:rsidP="008B751E">
      <w:pPr>
        <w:pStyle w:val="afffff8"/>
        <w:rPr>
          <w:rtl/>
        </w:rPr>
      </w:pPr>
      <w:r>
        <w:rPr>
          <w:rtl/>
        </w:rPr>
        <w:t>בית שאן - כבשוה עולי מצרים ולא עולי בבל</w:t>
      </w:r>
    </w:p>
    <w:p w14:paraId="29930EFD" w14:textId="77777777" w:rsidR="00B752F3" w:rsidRDefault="00B752F3" w:rsidP="008B751E">
      <w:pPr>
        <w:pStyle w:val="38"/>
        <w:framePr w:wrap="notBeside"/>
        <w:rPr>
          <w:rtl/>
        </w:rPr>
      </w:pPr>
      <w:r>
        <w:rPr>
          <w:rtl/>
        </w:rPr>
        <w:t>• מתקיף יהודה ברשב"פ:</w:t>
      </w:r>
    </w:p>
    <w:p w14:paraId="5D1545D2" w14:textId="35E9DD6B" w:rsidR="0046556D" w:rsidRDefault="00F4475B" w:rsidP="00BD6C4F">
      <w:pPr>
        <w:rPr>
          <w:rtl/>
        </w:rPr>
      </w:pPr>
      <w:r>
        <w:rPr>
          <w:rtl/>
        </w:rPr>
        <w:t>וכי יש מ"ד ש</w:t>
      </w:r>
      <w:r w:rsidR="00B752F3">
        <w:rPr>
          <w:rtl/>
        </w:rPr>
        <w:t xml:space="preserve">בית שאן </w:t>
      </w:r>
      <w:r w:rsidR="004D53BF">
        <w:rPr>
          <w:rtl/>
        </w:rPr>
        <w:t>אינה מא"י</w:t>
      </w:r>
      <w:r w:rsidR="00B752F3">
        <w:rPr>
          <w:rtl/>
        </w:rPr>
        <w:t>?</w:t>
      </w:r>
    </w:p>
    <w:p w14:paraId="14246920" w14:textId="4ADC4FED" w:rsidR="0046556D" w:rsidRDefault="00B752F3" w:rsidP="00BD6C4F">
      <w:pPr>
        <w:rPr>
          <w:rtl/>
        </w:rPr>
      </w:pPr>
      <w:r>
        <w:rPr>
          <w:rtl/>
        </w:rPr>
        <w:t>ד'</w:t>
      </w:r>
      <w:r w:rsidRPr="008B751E">
        <w:rPr>
          <w:rStyle w:val="afffff0"/>
          <w:rtl/>
        </w:rPr>
        <w:t>וְלֹא הוֹרִישׁ מְנַשֶּׁה אֶת בֵּית שְׁאָן וְאֶת בְּנוֹתֶיהָ</w:t>
      </w:r>
      <w:r>
        <w:rPr>
          <w:rtl/>
        </w:rPr>
        <w:t>'!</w:t>
      </w:r>
    </w:p>
    <w:p w14:paraId="0B70B439" w14:textId="77777777" w:rsidR="00B752F3" w:rsidRDefault="00B752F3" w:rsidP="008B751E">
      <w:pPr>
        <w:pStyle w:val="38"/>
        <w:framePr w:wrap="notBeside"/>
        <w:rPr>
          <w:rtl/>
        </w:rPr>
      </w:pPr>
      <w:r>
        <w:rPr>
          <w:rtl/>
        </w:rPr>
        <w:t>- נשמט ממנו, ראב"ש:</w:t>
      </w:r>
    </w:p>
    <w:p w14:paraId="4A56FD72" w14:textId="43E38BA3" w:rsidR="00B752F3" w:rsidRDefault="00B752F3" w:rsidP="00BD6C4F">
      <w:pPr>
        <w:rPr>
          <w:rtl/>
        </w:rPr>
      </w:pPr>
      <w:r>
        <w:rPr>
          <w:rtl/>
        </w:rPr>
        <w:t>הרבה כרכים כבשום עולי מצרים ולא כבשום עולי בבל,</w:t>
      </w:r>
      <w:r w:rsidRPr="008B751E">
        <w:rPr>
          <w:rStyle w:val="afffffe"/>
          <w:rtl/>
        </w:rPr>
        <w:t xml:space="preserve"> ובית שאן מהן,</w:t>
      </w:r>
    </w:p>
    <w:p w14:paraId="53E1B050" w14:textId="276D9787" w:rsidR="0046556D" w:rsidRDefault="00B752F3" w:rsidP="00BD6C4F">
      <w:pPr>
        <w:rPr>
          <w:rtl/>
        </w:rPr>
      </w:pPr>
      <w:r>
        <w:rPr>
          <w:rtl/>
        </w:rPr>
        <w:t>וקסבר קדושה ראשונה קדשה לשעתה ולא לעתיד לבא, והניחום</w:t>
      </w:r>
      <w:r w:rsidR="00BD6C4F" w:rsidRPr="00C63571">
        <w:rPr>
          <w:rtl/>
        </w:rPr>
        <w:t xml:space="preserve"> כדי שיסמכו עליהן עניים בשביעית.</w:t>
      </w:r>
    </w:p>
    <w:p w14:paraId="7A3B4286" w14:textId="51BA8B49" w:rsidR="00B752F3" w:rsidRDefault="004D53BF" w:rsidP="008B751E">
      <w:pPr>
        <w:pStyle w:val="38"/>
        <w:framePr w:wrap="notBeside"/>
        <w:rPr>
          <w:rtl/>
        </w:rPr>
      </w:pPr>
      <w:r>
        <w:rPr>
          <w:rtl/>
        </w:rPr>
        <w:t>רי"ר לר"ז:</w:t>
      </w:r>
    </w:p>
    <w:p w14:paraId="1435D60A" w14:textId="3DB91D66" w:rsidR="0046556D" w:rsidRDefault="003A6E9C" w:rsidP="00BD6C4F">
      <w:pPr>
        <w:rPr>
          <w:rtl/>
        </w:rPr>
      </w:pPr>
      <w:r>
        <w:rPr>
          <w:rtl/>
        </w:rPr>
        <w:t xml:space="preserve">והא </w:t>
      </w:r>
      <w:r>
        <w:rPr>
          <w:rStyle w:val="2fb"/>
          <w:rtl/>
          <w:rPrChange w:id="9003" w:author="מנוע אמוראים" w:date="2026-10-05T16:40:54Z">
            <w:rPr>
              <w:rtl/>
            </w:rPr>
          </w:rPrChange>
        </w:rPr>
        <w:t xml:space="preserve">ר"מ</w:t>
      </w:r>
      <w:r>
        <w:rPr>
          <w:rtl/>
        </w:rPr>
        <w:t xml:space="preserve"> עלה בעלמא אכל! ואכילת עראי פטורה ממעשר</w:t>
      </w:r>
    </w:p>
    <w:p w14:paraId="6174C2D1" w14:textId="77777777" w:rsidR="00B752F3" w:rsidRDefault="00B752F3" w:rsidP="008B751E">
      <w:pPr>
        <w:pStyle w:val="38"/>
        <w:framePr w:wrap="notBeside"/>
        <w:rPr>
          <w:rtl/>
        </w:rPr>
      </w:pPr>
      <w:r>
        <w:rPr>
          <w:rtl/>
        </w:rPr>
        <w:t>א"ל:</w:t>
      </w:r>
    </w:p>
    <w:p w14:paraId="70610377" w14:textId="1B982149" w:rsidR="0046556D" w:rsidRDefault="003A6E9C" w:rsidP="00BD6C4F">
      <w:pPr>
        <w:rPr>
          <w:rtl/>
        </w:rPr>
      </w:pPr>
      <w:r>
        <w:rPr>
          <w:rtl/>
        </w:rPr>
        <w:t>מאגודה אכל, וירק הנאגד נקבע למעשר משיאגד.</w:t>
      </w:r>
    </w:p>
    <w:p w14:paraId="73D256AC" w14:textId="2148E327" w:rsidR="00EC74DB" w:rsidRDefault="00EC74DB" w:rsidP="00772CB0">
      <w:pPr>
        <w:pStyle w:val="38"/>
        <w:framePr w:wrap="notBeside"/>
        <w:rPr>
          <w:rtl/>
        </w:rPr>
      </w:pPr>
      <w:r>
        <w:rPr>
          <w:rFonts w:hint="cs"/>
          <w:rtl/>
        </w:rPr>
        <w:t xml:space="preserve">ואין </w:t>
      </w:r>
      <w:r w:rsidR="00F12979">
        <w:rPr>
          <w:rFonts w:hint="cs"/>
          <w:rtl/>
        </w:rPr>
        <w:t>לחשוש:</w:t>
      </w:r>
    </w:p>
    <w:p w14:paraId="54CED128" w14:textId="1FD4265A" w:rsidR="0046556D" w:rsidRDefault="00F12979" w:rsidP="00BD6C4F">
      <w:pPr>
        <w:rPr>
          <w:rtl/>
        </w:rPr>
      </w:pPr>
      <w:r>
        <w:rPr>
          <w:rFonts w:hint="cs"/>
          <w:rtl/>
        </w:rPr>
        <w:t>ש</w:t>
      </w:r>
      <w:r w:rsidR="003A6E9C">
        <w:rPr>
          <w:rtl/>
        </w:rPr>
        <w:t>לא שם לב?</w:t>
      </w:r>
      <w:r w:rsidR="004D53BF">
        <w:rPr>
          <w:rtl/>
        </w:rPr>
        <w:t xml:space="preserve"> – השתא</w:t>
      </w:r>
      <w:r w:rsidR="00B752F3">
        <w:rPr>
          <w:rtl/>
        </w:rPr>
        <w:t xml:space="preserve"> בהמתן של צדיקים אין הקב"ה מביא תקלה על ידן, כ"ש צדיקים עצמן!</w:t>
      </w:r>
    </w:p>
    <w:p w14:paraId="4E9086C5" w14:textId="737BD624" w:rsidR="000D3DE5" w:rsidRDefault="00B752F3" w:rsidP="00772CB0">
      <w:pPr>
        <w:pStyle w:val="38"/>
        <w:framePr w:wrap="notBeside"/>
        <w:rPr>
          <w:rtl/>
        </w:rPr>
      </w:pPr>
      <w:r>
        <w:rPr>
          <w:rtl/>
        </w:rPr>
        <w:t>ו</w:t>
      </w:r>
      <w:r w:rsidR="000D3DE5">
        <w:rPr>
          <w:rFonts w:hint="cs"/>
          <w:rtl/>
        </w:rPr>
        <w:t xml:space="preserve">אין </w:t>
      </w:r>
      <w:r w:rsidR="00F12979">
        <w:rPr>
          <w:rFonts w:hint="cs"/>
          <w:rtl/>
        </w:rPr>
        <w:t>לחשוש</w:t>
      </w:r>
    </w:p>
    <w:p w14:paraId="1D3ADF26" w14:textId="79B1876C" w:rsidR="0046556D" w:rsidRDefault="000D3DE5" w:rsidP="00BD6C4F">
      <w:pPr>
        <w:rPr>
          <w:rtl/>
        </w:rPr>
      </w:pPr>
      <w:r>
        <w:rPr>
          <w:rFonts w:hint="cs"/>
          <w:rtl/>
        </w:rPr>
        <w:t>ש</w:t>
      </w:r>
      <w:r w:rsidR="00B752F3">
        <w:rPr>
          <w:rtl/>
        </w:rPr>
        <w:t>עישר עליהם ממקום אחר</w:t>
      </w:r>
      <w:r w:rsidR="004D53BF">
        <w:rPr>
          <w:rtl/>
        </w:rPr>
        <w:t>? – לא</w:t>
      </w:r>
      <w:r w:rsidR="00B752F3">
        <w:rPr>
          <w:rtl/>
        </w:rPr>
        <w:t xml:space="preserve"> נחשדו</w:t>
      </w:r>
      <w:r w:rsidR="00BD6C4F" w:rsidRPr="00C63571">
        <w:rPr>
          <w:rtl/>
        </w:rPr>
        <w:t xml:space="preserve"> חברים לתרום שלא מן המוקף.</w:t>
      </w:r>
    </w:p>
    <w:p w14:paraId="1FE3071C" w14:textId="628E36C1" w:rsidR="000D3DE5" w:rsidRDefault="000D3DE5" w:rsidP="00772CB0">
      <w:pPr>
        <w:pStyle w:val="38"/>
        <w:framePr w:wrap="notBeside"/>
        <w:rPr>
          <w:rtl/>
        </w:rPr>
      </w:pPr>
      <w:r>
        <w:rPr>
          <w:rFonts w:hint="cs"/>
          <w:rtl/>
        </w:rPr>
        <w:t>ואין לחשוש</w:t>
      </w:r>
    </w:p>
    <w:p w14:paraId="768F72B1" w14:textId="1C28B96D" w:rsidR="0046556D" w:rsidRDefault="000D3DE5" w:rsidP="00BD6C4F">
      <w:pPr>
        <w:rPr>
          <w:rtl/>
        </w:rPr>
      </w:pPr>
      <w:r>
        <w:rPr>
          <w:rFonts w:hint="cs"/>
          <w:rtl/>
        </w:rPr>
        <w:t>ש</w:t>
      </w:r>
      <w:r w:rsidR="00B752F3">
        <w:rPr>
          <w:rtl/>
        </w:rPr>
        <w:t>נתן עיניו בצד זה ואכל בצד אחר</w:t>
      </w:r>
      <w:r w:rsidR="004D53BF">
        <w:rPr>
          <w:rtl/>
        </w:rPr>
        <w:t>? – שאדם</w:t>
      </w:r>
      <w:r w:rsidR="00B752F3">
        <w:rPr>
          <w:rtl/>
        </w:rPr>
        <w:t xml:space="preserve"> גדול מעיד עליו.</w:t>
      </w:r>
    </w:p>
    <w:p w14:paraId="23C45A10" w14:textId="1F6D288D" w:rsidR="00F12979" w:rsidRDefault="00F12979" w:rsidP="00F94821">
      <w:pPr>
        <w:pStyle w:val="afffff8"/>
        <w:rPr>
          <w:rtl/>
        </w:rPr>
      </w:pPr>
      <w:r>
        <w:rPr>
          <w:rFonts w:hint="cs"/>
          <w:rtl/>
        </w:rPr>
        <w:t>בהמתן של צדיקים</w:t>
      </w:r>
    </w:p>
    <w:p w14:paraId="625E1448" w14:textId="5986CF1C" w:rsidR="0046556D" w:rsidRDefault="003A6E9C" w:rsidP="00BD6C4F">
      <w:pPr>
        <w:rPr>
          <w:rtl/>
        </w:rPr>
      </w:pPr>
      <w:r>
        <w:rPr>
          <w:rStyle w:val="2fb"/>
          <w:rtl/>
          <w:rPrChange w:id="9004" w:author="מנוע אמוראים" w:date="2026-10-05T16:40:54Z">
            <w:rPr>
              <w:rtl/>
            </w:rPr>
          </w:rPrChange>
        </w:rPr>
        <w:t xml:space="preserve">רפב"י</w:t>
      </w:r>
      <w:r>
        <w:rPr>
          <w:rtl/>
        </w:rPr>
        <w:t xml:space="preserve"> הלך</w:t>
      </w:r>
      <w:r w:rsidR="00B752F3">
        <w:rPr>
          <w:rtl/>
        </w:rPr>
        <w:t xml:space="preserve"> לפדיון שבויין, פגע בנהר גינאי,</w:t>
      </w:r>
    </w:p>
    <w:p w14:paraId="402CB04E" w14:textId="77777777" w:rsidR="00B752F3" w:rsidRDefault="00B752F3" w:rsidP="008B751E">
      <w:pPr>
        <w:pStyle w:val="38"/>
        <w:framePr w:wrap="notBeside"/>
        <w:rPr>
          <w:rtl/>
        </w:rPr>
      </w:pPr>
      <w:r>
        <w:rPr>
          <w:rtl/>
        </w:rPr>
        <w:t>א"ל:</w:t>
      </w:r>
    </w:p>
    <w:p w14:paraId="4E3CF123" w14:textId="324B6620" w:rsidR="0046556D" w:rsidRDefault="00B752F3" w:rsidP="00BD6C4F">
      <w:pPr>
        <w:rPr>
          <w:rtl/>
        </w:rPr>
      </w:pPr>
      <w:r>
        <w:rPr>
          <w:rtl/>
        </w:rPr>
        <w:t>גינאי, חלוק לי מימך ואעבור בך,</w:t>
      </w:r>
    </w:p>
    <w:p w14:paraId="490783B3" w14:textId="77777777" w:rsidR="00B752F3" w:rsidRDefault="00B752F3" w:rsidP="008B751E">
      <w:pPr>
        <w:pStyle w:val="38"/>
        <w:framePr w:wrap="notBeside"/>
        <w:rPr>
          <w:rtl/>
        </w:rPr>
      </w:pPr>
      <w:r>
        <w:rPr>
          <w:rtl/>
        </w:rPr>
        <w:t>א"ל:</w:t>
      </w:r>
    </w:p>
    <w:p w14:paraId="078BC9ED" w14:textId="14CAF436" w:rsidR="00B752F3" w:rsidRDefault="00B752F3" w:rsidP="00BD6C4F">
      <w:pPr>
        <w:rPr>
          <w:rtl/>
        </w:rPr>
      </w:pPr>
      <w:r>
        <w:rPr>
          <w:rtl/>
        </w:rPr>
        <w:t>אתה הולך לעשות רצון קונך ואני הולך לעשות רצון קוני,</w:t>
      </w:r>
    </w:p>
    <w:p w14:paraId="12FBA389" w14:textId="3BE7520B" w:rsidR="0046556D" w:rsidRDefault="00B752F3" w:rsidP="005822C4">
      <w:pPr>
        <w:rPr>
          <w:rtl/>
        </w:rPr>
      </w:pPr>
      <w:r>
        <w:rPr>
          <w:rtl/>
        </w:rPr>
        <w:t>אתה ספק עושה ספק אי אתה עושה,</w:t>
      </w:r>
      <w:r w:rsidR="00F12979">
        <w:rPr>
          <w:rFonts w:hint="cs"/>
          <w:rtl/>
        </w:rPr>
        <w:t xml:space="preserve"> </w:t>
      </w:r>
      <w:r>
        <w:rPr>
          <w:rtl/>
        </w:rPr>
        <w:t>אני ודאי עושה.</w:t>
      </w:r>
    </w:p>
    <w:p w14:paraId="6D4ABDDE" w14:textId="77777777" w:rsidR="00B752F3" w:rsidRDefault="00B752F3" w:rsidP="008B751E">
      <w:pPr>
        <w:pStyle w:val="38"/>
        <w:framePr w:wrap="notBeside"/>
        <w:rPr>
          <w:rtl/>
        </w:rPr>
      </w:pPr>
      <w:r>
        <w:rPr>
          <w:rtl/>
        </w:rPr>
        <w:t>א"ל:</w:t>
      </w:r>
    </w:p>
    <w:p w14:paraId="5ABD6DC0" w14:textId="73D5F0FC" w:rsidR="0046556D" w:rsidRDefault="00B752F3" w:rsidP="00BD6C4F">
      <w:pPr>
        <w:rPr>
          <w:rtl/>
        </w:rPr>
      </w:pPr>
      <w:r>
        <w:rPr>
          <w:rtl/>
        </w:rPr>
        <w:t xml:space="preserve">אם אי אתה חולק גוזרני עליך שלא יעברו בך מים </w:t>
      </w:r>
      <w:r w:rsidR="003A6E9C">
        <w:rPr>
          <w:rtl/>
        </w:rPr>
        <w:t>לעולם – חלק לו.</w:t>
      </w:r>
    </w:p>
    <w:p w14:paraId="541A8D6C" w14:textId="77777777" w:rsidR="00B752F3" w:rsidRDefault="00B752F3" w:rsidP="008B751E">
      <w:pPr>
        <w:pStyle w:val="38"/>
        <w:framePr w:wrap="notBeside"/>
        <w:rPr>
          <w:rtl/>
        </w:rPr>
      </w:pPr>
      <w:r>
        <w:rPr>
          <w:rtl/>
        </w:rPr>
        <w:t>ואח"כ בא</w:t>
      </w:r>
    </w:p>
    <w:p w14:paraId="30283452" w14:textId="57BB311F" w:rsidR="0046556D" w:rsidRDefault="00B752F3" w:rsidP="00BD6C4F">
      <w:pPr>
        <w:rPr>
          <w:rtl/>
        </w:rPr>
      </w:pPr>
      <w:r>
        <w:rPr>
          <w:rtl/>
        </w:rPr>
        <w:t xml:space="preserve">אדם שנושא חיטים לפסח, </w:t>
      </w:r>
      <w:r w:rsidR="004D53BF">
        <w:rPr>
          <w:rtl/>
        </w:rPr>
        <w:t xml:space="preserve">אמר לנהר </w:t>
      </w:r>
      <w:r w:rsidR="003A6E9C">
        <w:rPr>
          <w:rtl/>
        </w:rPr>
        <w:t>חלוק גם לזה שבמצוה עוסק – חלק לו.</w:t>
      </w:r>
    </w:p>
    <w:p w14:paraId="2019995E" w14:textId="77777777" w:rsidR="00B752F3" w:rsidRDefault="00B752F3" w:rsidP="008B751E">
      <w:pPr>
        <w:pStyle w:val="38"/>
        <w:framePr w:wrap="notBeside"/>
        <w:rPr>
          <w:rtl/>
        </w:rPr>
      </w:pPr>
      <w:r>
        <w:rPr>
          <w:rtl/>
        </w:rPr>
        <w:t>ואח"כ בא</w:t>
      </w:r>
    </w:p>
    <w:p w14:paraId="116BF1E7" w14:textId="0F479B63" w:rsidR="0046556D" w:rsidRDefault="00B752F3" w:rsidP="00BD6C4F">
      <w:pPr>
        <w:rPr>
          <w:rtl/>
        </w:rPr>
      </w:pPr>
      <w:r>
        <w:rPr>
          <w:rtl/>
        </w:rPr>
        <w:t>טייעא</w:t>
      </w:r>
      <w:r w:rsidRPr="008B751E">
        <w:rPr>
          <w:rStyle w:val="afffffe"/>
          <w:rtl/>
        </w:rPr>
        <w:t xml:space="preserve"> סוחר ערבי</w:t>
      </w:r>
      <w:r>
        <w:rPr>
          <w:rtl/>
        </w:rPr>
        <w:t xml:space="preserve"> שנתלווה אליהם, </w:t>
      </w:r>
      <w:r w:rsidR="004D53BF">
        <w:rPr>
          <w:rtl/>
        </w:rPr>
        <w:t xml:space="preserve">אמר לנהר </w:t>
      </w:r>
      <w:r w:rsidR="003A6E9C">
        <w:rPr>
          <w:rtl/>
        </w:rPr>
        <w:t>חלוק גם לזה שלא יאמר כך עושים לבני לויה – חלק לו.</w:t>
      </w:r>
    </w:p>
    <w:p w14:paraId="0ED77C86" w14:textId="77777777" w:rsidR="00B752F3" w:rsidRDefault="00B752F3" w:rsidP="008B751E">
      <w:pPr>
        <w:pStyle w:val="38"/>
        <w:framePr w:wrap="notBeside"/>
        <w:rPr>
          <w:rtl/>
        </w:rPr>
      </w:pPr>
      <w:r>
        <w:rPr>
          <w:rtl/>
        </w:rPr>
        <w:t>• רב יוסף:</w:t>
      </w:r>
    </w:p>
    <w:p w14:paraId="752BE2A9" w14:textId="4A323747" w:rsidR="0046556D" w:rsidRDefault="003A6E9C" w:rsidP="00BD6C4F">
      <w:pPr>
        <w:rPr>
          <w:rtl/>
        </w:rPr>
      </w:pPr>
      <w:r>
        <w:rPr>
          <w:rtl/>
        </w:rPr>
        <w:t>כמה גדול אדם זה כמשה וששים ריבוא שקרעו ים סוף, דשם פעם אחת וכאן ג' פעמים.</w:t>
      </w:r>
    </w:p>
    <w:p w14:paraId="2FA372FE" w14:textId="77777777" w:rsidR="00BD6C4F" w:rsidRPr="00A55767" w:rsidRDefault="00BD6C4F" w:rsidP="00F07436">
      <w:pPr>
        <w:pStyle w:val="afff3"/>
        <w:framePr w:wrap="around"/>
        <w:rPr>
          <w:rtl/>
        </w:rPr>
      </w:pPr>
      <w:r w:rsidRPr="00A55767">
        <w:rPr>
          <w:rFonts w:hint="cs"/>
          <w:rtl/>
        </w:rPr>
        <w:t>ז:</w:t>
      </w:r>
    </w:p>
    <w:p w14:paraId="37934CA7" w14:textId="77777777" w:rsidR="00463373" w:rsidRDefault="00463373" w:rsidP="008B751E">
      <w:pPr>
        <w:pStyle w:val="38"/>
        <w:framePr w:wrap="notBeside"/>
        <w:rPr>
          <w:rtl/>
        </w:rPr>
      </w:pPr>
      <w:r>
        <w:rPr>
          <w:rtl/>
        </w:rPr>
        <w:t>ואח"כ בא</w:t>
      </w:r>
    </w:p>
    <w:p w14:paraId="2C7F4F05" w14:textId="5FCD32A2" w:rsidR="0046556D" w:rsidRDefault="003A6E9C" w:rsidP="00BD6C4F">
      <w:pPr>
        <w:rPr>
          <w:rtl/>
        </w:rPr>
      </w:pPr>
      <w:r>
        <w:rPr>
          <w:rtl/>
        </w:rPr>
        <w:t>נזדמן לפונדק, נתנו שעורים לחמורו לא אכל, ניפום לא אכל, בררום לא אכל,</w:t>
      </w:r>
    </w:p>
    <w:p w14:paraId="01422C60" w14:textId="77777777" w:rsidR="00463373" w:rsidRDefault="00463373" w:rsidP="008B751E">
      <w:pPr>
        <w:pStyle w:val="38"/>
        <w:framePr w:wrap="notBeside"/>
        <w:rPr>
          <w:rtl/>
        </w:rPr>
      </w:pPr>
      <w:r>
        <w:rPr>
          <w:rtl/>
        </w:rPr>
        <w:t>א"ל:</w:t>
      </w:r>
    </w:p>
    <w:p w14:paraId="56AE6C79" w14:textId="3F5D591A" w:rsidR="00463373" w:rsidRDefault="00463373" w:rsidP="00BD6C4F">
      <w:pPr>
        <w:rPr>
          <w:rtl/>
        </w:rPr>
      </w:pPr>
      <w:r>
        <w:rPr>
          <w:rtl/>
        </w:rPr>
        <w:t>שמא אינם מעושרים</w:t>
      </w:r>
      <w:r w:rsidR="004D53BF">
        <w:rPr>
          <w:rtl/>
        </w:rPr>
        <w:t>? – עשרם</w:t>
      </w:r>
      <w:r>
        <w:rPr>
          <w:rtl/>
        </w:rPr>
        <w:t xml:space="preserve"> ואכל.</w:t>
      </w:r>
    </w:p>
    <w:p w14:paraId="771861E2" w14:textId="77777777" w:rsidR="00463373" w:rsidRDefault="00463373" w:rsidP="008B751E">
      <w:pPr>
        <w:pStyle w:val="38"/>
        <w:framePr w:wrap="notBeside"/>
        <w:rPr>
          <w:rtl/>
        </w:rPr>
      </w:pPr>
      <w:r>
        <w:rPr>
          <w:rtl/>
        </w:rPr>
        <w:t>אמר:</w:t>
      </w:r>
    </w:p>
    <w:p w14:paraId="2B073701" w14:textId="45301990" w:rsidR="0046556D" w:rsidRPr="00463373" w:rsidRDefault="00463373" w:rsidP="00463373">
      <w:pPr>
        <w:rPr>
          <w:rtl/>
        </w:rPr>
      </w:pPr>
      <w:r w:rsidRPr="00463373">
        <w:rPr>
          <w:rtl/>
        </w:rPr>
        <w:t>ענייה זו הולכת לעשות רצון קונה ואתם מאכילין אותה טבלים!</w:t>
      </w:r>
    </w:p>
    <w:p w14:paraId="1609A41D" w14:textId="77777777" w:rsidR="00463373" w:rsidRDefault="00463373" w:rsidP="008B751E">
      <w:pPr>
        <w:pStyle w:val="38"/>
        <w:framePr w:wrap="notBeside"/>
        <w:rPr>
          <w:rtl/>
        </w:rPr>
      </w:pPr>
      <w:r>
        <w:rPr>
          <w:rtl/>
        </w:rPr>
        <w:t>ומי מיחייבא:</w:t>
      </w:r>
    </w:p>
    <w:p w14:paraId="4ED5E014" w14:textId="42653DE9" w:rsidR="0046556D" w:rsidRDefault="003A6E9C" w:rsidP="00BD6C4F">
      <w:pPr>
        <w:rPr>
          <w:rtl/>
        </w:rPr>
      </w:pPr>
      <w:r>
        <w:rPr>
          <w:rtl/>
        </w:rPr>
        <w:lastRenderedPageBreak/>
        <w:t>והא הלוקח</w:t>
      </w:r>
      <w:r w:rsidR="00463373">
        <w:rPr>
          <w:rtl/>
        </w:rPr>
        <w:t xml:space="preserve"> לזרע ולבהמה, וקמח לעורות, ושמן לנר ולסוך בו את הכלים - פטור מהדמאי!</w:t>
      </w:r>
    </w:p>
    <w:p w14:paraId="2116A21A" w14:textId="77777777" w:rsidR="003A6E9C" w:rsidRDefault="003A6E9C" w:rsidP="000935DF">
      <w:pPr>
        <w:pStyle w:val="38"/>
        <w:framePr w:wrap="notBeside"/>
        <w:rPr>
          <w:rtl/>
        </w:rPr>
      </w:pPr>
      <w:r>
        <w:rPr>
          <w:rtl/>
        </w:rPr>
        <w:t>- שאני</w:t>
      </w:r>
    </w:p>
    <w:p w14:paraId="7E023A60" w14:textId="657C7EF0" w:rsidR="0046556D" w:rsidRDefault="003A6E9C" w:rsidP="00BD6C4F">
      <w:pPr>
        <w:rPr>
          <w:rtl/>
        </w:rPr>
      </w:pPr>
      <w:r>
        <w:rPr>
          <w:rtl/>
        </w:rPr>
        <w:t xml:space="preserve">שם </w:t>
      </w:r>
      <w:r w:rsidRPr="00772CB0">
        <w:rPr>
          <w:rStyle w:val="afffff5"/>
          <w:rtl/>
        </w:rPr>
        <w:t>איתמר עלה, רי"ו:</w:t>
      </w:r>
      <w:r>
        <w:rPr>
          <w:rtl/>
        </w:rPr>
        <w:t xml:space="preserve"> לקחן</w:t>
      </w:r>
      <w:r w:rsidR="00463373">
        <w:rPr>
          <w:rtl/>
        </w:rPr>
        <w:t xml:space="preserve"> מתחלה לאדם ונמלך עליהם לבהמה - חייב לעשר,</w:t>
      </w:r>
    </w:p>
    <w:p w14:paraId="36867048" w14:textId="6A4949E6" w:rsidR="0046556D" w:rsidRDefault="003A6E9C" w:rsidP="00BD6C4F">
      <w:pPr>
        <w:rPr>
          <w:rtl/>
        </w:rPr>
      </w:pPr>
      <w:r>
        <w:rPr>
          <w:rtl/>
        </w:rPr>
        <w:t>והא הלוקח פירות</w:t>
      </w:r>
      <w:r w:rsidR="00463373">
        <w:rPr>
          <w:rtl/>
        </w:rPr>
        <w:t xml:space="preserve"> מן השוק לאכילה ונמלך עליהן לבהמה - לא יתן</w:t>
      </w:r>
      <w:r w:rsidR="00BD6C4F" w:rsidRPr="00C63571">
        <w:rPr>
          <w:rtl/>
        </w:rPr>
        <w:t xml:space="preserve"> לא לפני בהמתו ולא לפני בהמת חברו א</w:t>
      </w:r>
      <w:r w:rsidR="00BD6C4F" w:rsidRPr="00C63571">
        <w:rPr>
          <w:rFonts w:hint="cs"/>
          <w:rtl/>
        </w:rPr>
        <w:t>א</w:t>
      </w:r>
      <w:r w:rsidR="00BD6C4F">
        <w:rPr>
          <w:rtl/>
        </w:rPr>
        <w:t>"</w:t>
      </w:r>
      <w:r w:rsidR="00BD6C4F" w:rsidRPr="00C63571">
        <w:rPr>
          <w:rFonts w:hint="cs"/>
          <w:rtl/>
        </w:rPr>
        <w:t>כ</w:t>
      </w:r>
      <w:r w:rsidR="00BD6C4F" w:rsidRPr="00C63571">
        <w:rPr>
          <w:rtl/>
        </w:rPr>
        <w:t xml:space="preserve"> עישר.</w:t>
      </w:r>
    </w:p>
    <w:p w14:paraId="123AC5B0" w14:textId="77777777" w:rsidR="00463373" w:rsidRDefault="00463373" w:rsidP="008B751E">
      <w:pPr>
        <w:pStyle w:val="38"/>
        <w:framePr w:wrap="notBeside"/>
        <w:rPr>
          <w:rtl/>
        </w:rPr>
      </w:pPr>
      <w:r>
        <w:rPr>
          <w:rtl/>
        </w:rPr>
        <w:t>שמע רבי ויצא לקראתו:</w:t>
      </w:r>
    </w:p>
    <w:p w14:paraId="52E14E2B" w14:textId="0D5B230F" w:rsidR="00463373" w:rsidRDefault="00463373" w:rsidP="005822C4">
      <w:pPr>
        <w:rPr>
          <w:rtl/>
        </w:rPr>
      </w:pPr>
      <w:r>
        <w:rPr>
          <w:rtl/>
        </w:rPr>
        <w:t>רצונך סעוד אצלי</w:t>
      </w:r>
      <w:r w:rsidR="004D53BF">
        <w:rPr>
          <w:rtl/>
        </w:rPr>
        <w:t>? – אמר</w:t>
      </w:r>
      <w:r>
        <w:rPr>
          <w:rtl/>
        </w:rPr>
        <w:t xml:space="preserve"> לו הן.</w:t>
      </w:r>
      <w:r w:rsidR="005822C4">
        <w:rPr>
          <w:rFonts w:hint="cs"/>
          <w:rtl/>
        </w:rPr>
        <w:t xml:space="preserve"> ו</w:t>
      </w:r>
      <w:r>
        <w:rPr>
          <w:rtl/>
        </w:rPr>
        <w:t xml:space="preserve">צהבו פניו של רבי, שהתפלא </w:t>
      </w:r>
      <w:r>
        <w:rPr>
          <w:rStyle w:val="2fb"/>
          <w:rtl/>
          <w:rPrChange w:id="9005" w:author="מנוע אמוראים" w:date="2026-10-05T16:40:54Z">
            <w:rPr>
              <w:rtl/>
            </w:rPr>
          </w:rPrChange>
        </w:rPr>
        <w:t xml:space="preserve">שרפב"י</w:t>
      </w:r>
      <w:r>
        <w:rPr>
          <w:rtl/>
        </w:rPr>
        <w:t xml:space="preserve"> מסכים לסעוד אצלו,</w:t>
      </w:r>
    </w:p>
    <w:p w14:paraId="698B3FDD" w14:textId="77777777" w:rsidR="00463373" w:rsidRDefault="00463373" w:rsidP="008B751E">
      <w:pPr>
        <w:pStyle w:val="38"/>
        <w:framePr w:wrap="notBeside"/>
        <w:rPr>
          <w:rtl/>
        </w:rPr>
      </w:pPr>
      <w:r>
        <w:rPr>
          <w:rtl/>
        </w:rPr>
        <w:t>א"ל:</w:t>
      </w:r>
    </w:p>
    <w:p w14:paraId="7FB8EF40" w14:textId="77777777" w:rsidR="00463373" w:rsidRPr="00463373" w:rsidRDefault="00463373" w:rsidP="00463373">
      <w:pPr>
        <w:rPr>
          <w:rtl/>
        </w:rPr>
      </w:pPr>
      <w:r w:rsidRPr="00463373">
        <w:rPr>
          <w:rtl/>
        </w:rPr>
        <w:t>כמדומה אתה שמודר הנאה מישראל אני? ישראל קדושים הן,</w:t>
      </w:r>
    </w:p>
    <w:p w14:paraId="162AA473" w14:textId="0B314A28" w:rsidR="0046556D" w:rsidRPr="00463373" w:rsidRDefault="00463373" w:rsidP="00463373">
      <w:pPr>
        <w:rPr>
          <w:rtl/>
        </w:rPr>
      </w:pPr>
      <w:r w:rsidRPr="00463373">
        <w:rPr>
          <w:rtl/>
        </w:rPr>
        <w:t>יש רוצה ואין לו, ויש שיש לו ואינו רוצה, ד'</w:t>
      </w:r>
      <w:r w:rsidRPr="008B751E">
        <w:rPr>
          <w:rStyle w:val="afffff0"/>
          <w:rtl/>
        </w:rPr>
        <w:t>אַל תִּלְחַם אֶת לֶחֶם רַע עָיִן</w:t>
      </w:r>
      <w:r w:rsidRPr="00463373">
        <w:rPr>
          <w:rtl/>
        </w:rPr>
        <w:t>' '</w:t>
      </w:r>
      <w:r w:rsidRPr="008B751E">
        <w:rPr>
          <w:rStyle w:val="afffff0"/>
          <w:rtl/>
        </w:rPr>
        <w:t>אֱכוֹל וּשְׁתֵה יֹאמַר לָךְ וְלִבּוֹ בַּל עִמָּךְ</w:t>
      </w:r>
      <w:r w:rsidRPr="00463373">
        <w:rPr>
          <w:rtl/>
        </w:rPr>
        <w:t>', ואתה רוצה ויש לך,</w:t>
      </w:r>
    </w:p>
    <w:p w14:paraId="7CF381E7" w14:textId="3A53D44B" w:rsidR="0046556D" w:rsidRDefault="004D53BF" w:rsidP="00BD6C4F">
      <w:pPr>
        <w:rPr>
          <w:rtl/>
        </w:rPr>
      </w:pPr>
      <w:r>
        <w:rPr>
          <w:rtl/>
        </w:rPr>
        <w:t>אבל עכשיו</w:t>
      </w:r>
      <w:r w:rsidR="00463373">
        <w:rPr>
          <w:rtl/>
        </w:rPr>
        <w:t xml:space="preserve"> ממהר אני, </w:t>
      </w:r>
      <w:r>
        <w:rPr>
          <w:rtl/>
        </w:rPr>
        <w:t>שבמצוה אני טורח</w:t>
      </w:r>
      <w:r w:rsidR="00463373">
        <w:rPr>
          <w:rtl/>
        </w:rPr>
        <w:t>, כשאחזור אכנס אצלך.</w:t>
      </w:r>
    </w:p>
    <w:p w14:paraId="3D2E028B" w14:textId="77777777" w:rsidR="00463373" w:rsidRDefault="00463373" w:rsidP="008B751E">
      <w:pPr>
        <w:pStyle w:val="38"/>
        <w:framePr w:wrap="notBeside"/>
        <w:rPr>
          <w:rtl/>
        </w:rPr>
      </w:pPr>
      <w:r>
        <w:rPr>
          <w:rtl/>
        </w:rPr>
        <w:t>כשבא לפתחו:</w:t>
      </w:r>
    </w:p>
    <w:p w14:paraId="24CB689D" w14:textId="60C8C163" w:rsidR="0046556D" w:rsidRDefault="003A6E9C" w:rsidP="00BD6C4F">
      <w:pPr>
        <w:rPr>
          <w:rtl/>
        </w:rPr>
      </w:pPr>
      <w:r>
        <w:rPr>
          <w:rtl/>
        </w:rPr>
        <w:t>ראה פרדות לבנות שבעיטתן ממיתה, אמר מלאך המות</w:t>
      </w:r>
      <w:r w:rsidR="00463373">
        <w:rPr>
          <w:rtl/>
        </w:rPr>
        <w:t xml:space="preserve"> בביתו של זה ואני אסעוד אצלו?</w:t>
      </w:r>
    </w:p>
    <w:p w14:paraId="3E6EF06D" w14:textId="0FEE2C0C" w:rsidR="00463373" w:rsidRDefault="00463373" w:rsidP="008B751E">
      <w:pPr>
        <w:pStyle w:val="38"/>
        <w:framePr w:wrap="notBeside"/>
        <w:rPr>
          <w:rtl/>
        </w:rPr>
      </w:pPr>
      <w:r>
        <w:rPr>
          <w:rtl/>
        </w:rPr>
        <w:t xml:space="preserve">צא </w:t>
      </w:r>
      <w:r w:rsidR="00E779FA">
        <w:rPr>
          <w:rFonts w:hint="cs"/>
          <w:rtl/>
        </w:rPr>
        <w:t xml:space="preserve">רבי </w:t>
      </w:r>
      <w:r>
        <w:rPr>
          <w:rtl/>
        </w:rPr>
        <w:t>לקראתו:</w:t>
      </w:r>
    </w:p>
    <w:p w14:paraId="64055534" w14:textId="4A93373F" w:rsidR="00463373" w:rsidRDefault="00E779FA" w:rsidP="00BD6C4F">
      <w:pPr>
        <w:rPr>
          <w:rtl/>
        </w:rPr>
      </w:pPr>
      <w:r w:rsidRPr="00772CB0">
        <w:rPr>
          <w:rStyle w:val="afffffe"/>
          <w:rFonts w:hint="eastAsia"/>
          <w:rtl/>
        </w:rPr>
        <w:t>איני</w:t>
      </w:r>
      <w:r w:rsidRPr="00772CB0">
        <w:rPr>
          <w:rStyle w:val="afffffe"/>
          <w:rtl/>
        </w:rPr>
        <w:t xml:space="preserve"> יכול</w:t>
      </w:r>
      <w:r>
        <w:rPr>
          <w:rFonts w:hint="cs"/>
          <w:rtl/>
        </w:rPr>
        <w:t xml:space="preserve"> ל</w:t>
      </w:r>
      <w:r w:rsidR="004D53BF">
        <w:rPr>
          <w:rtl/>
        </w:rPr>
        <w:t>מכור? – ד</w:t>
      </w:r>
      <w:r w:rsidR="00463373">
        <w:rPr>
          <w:rtl/>
        </w:rPr>
        <w:t>'</w:t>
      </w:r>
      <w:r w:rsidR="00463373" w:rsidRPr="008B751E">
        <w:rPr>
          <w:rStyle w:val="afffff0"/>
          <w:rtl/>
        </w:rPr>
        <w:t>לִפְנֵי עִוֵּר לֹא תִתֵּן מִכְשֹׁל</w:t>
      </w:r>
      <w:r w:rsidR="00463373">
        <w:rPr>
          <w:rtl/>
        </w:rPr>
        <w:t>',</w:t>
      </w:r>
    </w:p>
    <w:p w14:paraId="2CD7C983" w14:textId="2206AFF3" w:rsidR="003170C5" w:rsidRDefault="00E779FA" w:rsidP="00BD6C4F">
      <w:pPr>
        <w:rPr>
          <w:rtl/>
        </w:rPr>
      </w:pPr>
      <w:r w:rsidRPr="00444189">
        <w:rPr>
          <w:rStyle w:val="afffffe"/>
          <w:rFonts w:hint="cs"/>
          <w:rtl/>
        </w:rPr>
        <w:t>איני יכול</w:t>
      </w:r>
      <w:r>
        <w:rPr>
          <w:rFonts w:hint="cs"/>
          <w:rtl/>
        </w:rPr>
        <w:t xml:space="preserve"> </w:t>
      </w:r>
      <w:r w:rsidR="003170C5">
        <w:rPr>
          <w:rFonts w:hint="cs"/>
          <w:rtl/>
        </w:rPr>
        <w:t>לה</w:t>
      </w:r>
      <w:r w:rsidR="004D53BF">
        <w:rPr>
          <w:rtl/>
        </w:rPr>
        <w:t>פקיר? – מרבה</w:t>
      </w:r>
      <w:r w:rsidR="00463373">
        <w:rPr>
          <w:rtl/>
        </w:rPr>
        <w:t xml:space="preserve"> בנזק, </w:t>
      </w:r>
    </w:p>
    <w:p w14:paraId="2A7925E1" w14:textId="0A13BE5D" w:rsidR="0046556D" w:rsidRDefault="003170C5" w:rsidP="00BD6C4F">
      <w:pPr>
        <w:rPr>
          <w:rtl/>
        </w:rPr>
      </w:pPr>
      <w:r w:rsidRPr="00444189">
        <w:rPr>
          <w:rStyle w:val="afffffe"/>
          <w:rFonts w:hint="cs"/>
          <w:rtl/>
        </w:rPr>
        <w:t>איני יכול</w:t>
      </w:r>
      <w:r>
        <w:rPr>
          <w:rFonts w:hint="cs"/>
          <w:rtl/>
        </w:rPr>
        <w:t xml:space="preserve"> ל</w:t>
      </w:r>
      <w:r w:rsidR="00463373">
        <w:rPr>
          <w:rtl/>
        </w:rPr>
        <w:t xml:space="preserve">עקור </w:t>
      </w:r>
      <w:r w:rsidR="004D53BF">
        <w:rPr>
          <w:rtl/>
        </w:rPr>
        <w:t>פרסותיהן? – צעב</w:t>
      </w:r>
      <w:r w:rsidR="00463373">
        <w:rPr>
          <w:rtl/>
        </w:rPr>
        <w:t xml:space="preserve">"ח, </w:t>
      </w:r>
      <w:r>
        <w:rPr>
          <w:rFonts w:hint="cs"/>
          <w:rtl/>
        </w:rPr>
        <w:t>ולא ל</w:t>
      </w:r>
      <w:r w:rsidR="004D53BF">
        <w:rPr>
          <w:rtl/>
        </w:rPr>
        <w:t>הרוג? – בל</w:t>
      </w:r>
      <w:r w:rsidR="00463373">
        <w:rPr>
          <w:rtl/>
        </w:rPr>
        <w:t xml:space="preserve"> תשחית.</w:t>
      </w:r>
    </w:p>
    <w:p w14:paraId="04AEF039" w14:textId="67706617" w:rsidR="0046556D" w:rsidRDefault="00463373" w:rsidP="00BD6C4F">
      <w:pPr>
        <w:rPr>
          <w:rtl/>
        </w:rPr>
      </w:pPr>
      <w:r>
        <w:rPr>
          <w:rtl/>
        </w:rPr>
        <w:t xml:space="preserve">הפציר בו </w:t>
      </w:r>
      <w:r w:rsidR="004D53BF">
        <w:rPr>
          <w:rtl/>
        </w:rPr>
        <w:t xml:space="preserve">הרבה – </w:t>
      </w:r>
      <w:r w:rsidR="003170C5">
        <w:rPr>
          <w:rFonts w:hint="cs"/>
          <w:rtl/>
        </w:rPr>
        <w:t>עד ש</w:t>
      </w:r>
      <w:r w:rsidR="004D53BF">
        <w:rPr>
          <w:rtl/>
        </w:rPr>
        <w:t>גבה</w:t>
      </w:r>
      <w:r>
        <w:rPr>
          <w:rtl/>
        </w:rPr>
        <w:t xml:space="preserve"> הר </w:t>
      </w:r>
      <w:r w:rsidR="003170C5" w:rsidRPr="00772CB0">
        <w:rPr>
          <w:rStyle w:val="afffffe"/>
          <w:rFonts w:hint="eastAsia"/>
          <w:rtl/>
        </w:rPr>
        <w:t>של</w:t>
      </w:r>
      <w:r w:rsidR="003170C5" w:rsidRPr="00772CB0">
        <w:rPr>
          <w:rStyle w:val="afffffe"/>
          <w:rtl/>
        </w:rPr>
        <w:t xml:space="preserve"> אש</w:t>
      </w:r>
      <w:r w:rsidR="003170C5">
        <w:rPr>
          <w:rFonts w:hint="cs"/>
          <w:rtl/>
        </w:rPr>
        <w:t xml:space="preserve"> </w:t>
      </w:r>
      <w:r>
        <w:rPr>
          <w:rtl/>
        </w:rPr>
        <w:t>ביניהם והבדילן.</w:t>
      </w:r>
    </w:p>
    <w:p w14:paraId="4C760334" w14:textId="77777777" w:rsidR="00463373" w:rsidRDefault="00463373" w:rsidP="008B751E">
      <w:pPr>
        <w:pStyle w:val="38"/>
        <w:framePr w:wrap="notBeside"/>
        <w:rPr>
          <w:rtl/>
        </w:rPr>
      </w:pPr>
      <w:r>
        <w:rPr>
          <w:rtl/>
        </w:rPr>
        <w:t>בכה רבי ואמר:</w:t>
      </w:r>
    </w:p>
    <w:p w14:paraId="4642791F" w14:textId="2F8C6C70" w:rsidR="0046556D" w:rsidRDefault="00463373" w:rsidP="00BD6C4F">
      <w:pPr>
        <w:rPr>
          <w:rtl/>
        </w:rPr>
      </w:pPr>
      <w:r>
        <w:rPr>
          <w:rtl/>
        </w:rPr>
        <w:t xml:space="preserve">מה בחייהן כך, </w:t>
      </w:r>
      <w:r w:rsidR="0032311F">
        <w:rPr>
          <w:rFonts w:hint="cs"/>
          <w:rtl/>
        </w:rPr>
        <w:t xml:space="preserve">ק''ו </w:t>
      </w:r>
      <w:r>
        <w:rPr>
          <w:rtl/>
        </w:rPr>
        <w:t>במיתתן!</w:t>
      </w:r>
    </w:p>
    <w:p w14:paraId="7B174FA5" w14:textId="77777777" w:rsidR="00463373" w:rsidRDefault="00463373" w:rsidP="008B751E">
      <w:pPr>
        <w:pStyle w:val="38"/>
        <w:framePr w:wrap="notBeside"/>
        <w:rPr>
          <w:rtl/>
        </w:rPr>
      </w:pPr>
      <w:r>
        <w:rPr>
          <w:rtl/>
        </w:rPr>
        <w:t>דארחב"ח:</w:t>
      </w:r>
    </w:p>
    <w:p w14:paraId="7F2D7FDC" w14:textId="0CE15A3C" w:rsidR="0046556D" w:rsidRDefault="00463373" w:rsidP="00BD6C4F">
      <w:pPr>
        <w:rPr>
          <w:rtl/>
        </w:rPr>
      </w:pPr>
      <w:r>
        <w:rPr>
          <w:rtl/>
        </w:rPr>
        <w:t>גדולים צדיקים במיתתן יותר מבחייהן, ד'</w:t>
      </w:r>
      <w:r w:rsidRPr="008B751E">
        <w:rPr>
          <w:rStyle w:val="afffff0"/>
          <w:rtl/>
        </w:rPr>
        <w:t>וַיִּגַּע הָאִישׁ בְּעַצְמוֹת אֱלִישָׁע וַיְחִי וַיָּקָם עַל רַגְלָיו</w:t>
      </w:r>
      <w:r>
        <w:rPr>
          <w:rtl/>
        </w:rPr>
        <w:t>'.</w:t>
      </w:r>
    </w:p>
    <w:p w14:paraId="17D99F71" w14:textId="4F0217E0" w:rsidR="00463373" w:rsidRDefault="004D53BF" w:rsidP="008B751E">
      <w:pPr>
        <w:pStyle w:val="38"/>
        <w:framePr w:wrap="notBeside"/>
        <w:rPr>
          <w:rtl/>
        </w:rPr>
      </w:pPr>
      <w:r>
        <w:rPr>
          <w:rtl/>
        </w:rPr>
        <w:t>ר"פ לאביי:</w:t>
      </w:r>
    </w:p>
    <w:p w14:paraId="0F8F26D1" w14:textId="5AE8B79F" w:rsidR="0046556D" w:rsidRDefault="003A6E9C" w:rsidP="00BD6C4F">
      <w:pPr>
        <w:rPr>
          <w:rtl/>
        </w:rPr>
      </w:pPr>
      <w:r>
        <w:rPr>
          <w:rtl/>
        </w:rPr>
        <w:t>ושמא לקיים בו ברכת אליהו שיחיה עוד מת,</w:t>
      </w:r>
      <w:r w:rsidR="00463373">
        <w:rPr>
          <w:rtl/>
        </w:rPr>
        <w:t xml:space="preserve"> ד'</w:t>
      </w:r>
      <w:r w:rsidR="00463373" w:rsidRPr="008B751E">
        <w:rPr>
          <w:rStyle w:val="afffff0"/>
          <w:rtl/>
        </w:rPr>
        <w:t>וִיהִי נָא פִּי שְׁנַיִם בְּרוּחֲךָ אֵלָי</w:t>
      </w:r>
      <w:r w:rsidR="00463373">
        <w:rPr>
          <w:rtl/>
        </w:rPr>
        <w:t>'!</w:t>
      </w:r>
    </w:p>
    <w:p w14:paraId="2843AD33" w14:textId="77777777" w:rsidR="00463373" w:rsidRDefault="00463373" w:rsidP="008B751E">
      <w:pPr>
        <w:pStyle w:val="38"/>
        <w:framePr w:wrap="notBeside"/>
        <w:rPr>
          <w:rtl/>
        </w:rPr>
      </w:pPr>
      <w:r>
        <w:rPr>
          <w:rtl/>
        </w:rPr>
        <w:t>א"ל:</w:t>
      </w:r>
    </w:p>
    <w:p w14:paraId="01D0D833" w14:textId="53863BE8" w:rsidR="0046556D" w:rsidRDefault="00463373" w:rsidP="00BD6C4F">
      <w:pPr>
        <w:rPr>
          <w:rtl/>
        </w:rPr>
      </w:pPr>
      <w:r>
        <w:rPr>
          <w:rtl/>
        </w:rPr>
        <w:t>א"כ, במה נתקיים והך דעל רגליו עמד ולביתו לא הלך?</w:t>
      </w:r>
    </w:p>
    <w:p w14:paraId="730C783E" w14:textId="77777777" w:rsidR="000935DF" w:rsidRDefault="003A6E9C" w:rsidP="000935DF">
      <w:pPr>
        <w:pStyle w:val="38"/>
        <w:framePr w:wrap="notBeside"/>
        <w:rPr>
          <w:rStyle w:val="afffff5"/>
          <w:rtl/>
        </w:rPr>
      </w:pPr>
      <w:r w:rsidRPr="000935DF">
        <w:rPr>
          <w:rStyle w:val="afffff5"/>
          <w:rtl/>
        </w:rPr>
        <w:t xml:space="preserve">– </w:t>
      </w:r>
    </w:p>
    <w:p w14:paraId="4402DFD0" w14:textId="05F715D0" w:rsidR="0046556D" w:rsidRDefault="003A6E9C" w:rsidP="00BD6C4F">
      <w:pPr>
        <w:rPr>
          <w:rtl/>
        </w:rPr>
      </w:pPr>
      <w:r w:rsidRPr="000935DF">
        <w:rPr>
          <w:rStyle w:val="afffff5"/>
          <w:rtl/>
        </w:rPr>
        <w:t>כדארי"ו</w:t>
      </w:r>
      <w:r>
        <w:rPr>
          <w:rtl/>
        </w:rPr>
        <w:t xml:space="preserve"> שריפא</w:t>
      </w:r>
      <w:r w:rsidR="00463373">
        <w:rPr>
          <w:rtl/>
        </w:rPr>
        <w:t xml:space="preserve"> צרעת נעמן שהיא שקולה כמת, ד'</w:t>
      </w:r>
      <w:r w:rsidR="00463373" w:rsidRPr="008B751E">
        <w:rPr>
          <w:rStyle w:val="afffff0"/>
          <w:rtl/>
        </w:rPr>
        <w:t>אַל נָא תְהִי כַּמֵּת</w:t>
      </w:r>
      <w:r w:rsidR="00463373">
        <w:rPr>
          <w:rtl/>
        </w:rPr>
        <w:t>'.</w:t>
      </w:r>
    </w:p>
    <w:p w14:paraId="59566EDF" w14:textId="51DE4E99" w:rsidR="00463373" w:rsidRDefault="00463373" w:rsidP="008B751E">
      <w:pPr>
        <w:pStyle w:val="38"/>
        <w:framePr w:wrap="notBeside"/>
        <w:rPr>
          <w:rtl/>
        </w:rPr>
      </w:pPr>
      <w:r>
        <w:rPr>
          <w:rtl/>
        </w:rPr>
        <w:t>ריב"ל:</w:t>
      </w:r>
    </w:p>
    <w:p w14:paraId="3D510CC0" w14:textId="382CF27B" w:rsidR="0046556D" w:rsidRDefault="003A6E9C" w:rsidP="00BD6C4F">
      <w:pPr>
        <w:rPr>
          <w:rtl/>
        </w:rPr>
      </w:pPr>
      <w:r>
        <w:rPr>
          <w:rtl/>
        </w:rPr>
        <w:t>למה נקראו הפרדות ימים?</w:t>
      </w:r>
      <w:r w:rsidR="00463373">
        <w:rPr>
          <w:rtl/>
        </w:rPr>
        <w:t xml:space="preserve"> שאימתם מוטלת על הבריות,</w:t>
      </w:r>
    </w:p>
    <w:p w14:paraId="2FAF8F71" w14:textId="77777777" w:rsidR="000935DF" w:rsidRDefault="003A6E9C" w:rsidP="000935DF">
      <w:pPr>
        <w:pStyle w:val="38"/>
        <w:framePr w:wrap="notBeside"/>
        <w:rPr>
          <w:rStyle w:val="afffff5"/>
          <w:rtl/>
        </w:rPr>
      </w:pPr>
      <w:r>
        <w:rPr>
          <w:rStyle w:val="afffff5"/>
          <w:rtl/>
        </w:rPr>
        <w:t xml:space="preserve">דאר"ח </w:t>
      </w:r>
    </w:p>
    <w:p w14:paraId="62A72933" w14:textId="562AE7DE" w:rsidR="00463373" w:rsidRPr="00003475" w:rsidRDefault="003A6E9C" w:rsidP="00003475">
      <w:pPr>
        <w:rPr>
          <w:rtl/>
        </w:rPr>
      </w:pPr>
      <w:r w:rsidRPr="00003475">
        <w:rPr>
          <w:rtl/>
        </w:rPr>
        <w:t>מימי לא שאלני אדם על מכת פרדה לבנה וחיה,</w:t>
      </w:r>
    </w:p>
    <w:p w14:paraId="6962F897" w14:textId="34659891" w:rsidR="0046556D" w:rsidRDefault="00463373" w:rsidP="00BD6C4F">
      <w:pPr>
        <w:rPr>
          <w:rtl/>
        </w:rPr>
      </w:pPr>
      <w:r>
        <w:rPr>
          <w:rtl/>
        </w:rPr>
        <w:t xml:space="preserve">ומה שראינו שנתרפאו </w:t>
      </w:r>
      <w:r w:rsidR="004D53BF">
        <w:rPr>
          <w:rtl/>
        </w:rPr>
        <w:t>– רק</w:t>
      </w:r>
      <w:r>
        <w:rPr>
          <w:rtl/>
        </w:rPr>
        <w:t xml:space="preserve"> בלבנות בראש רגליהם.</w:t>
      </w:r>
    </w:p>
    <w:p w14:paraId="14E7A6B4" w14:textId="28A4F7AE" w:rsidR="00BD6C4F" w:rsidRPr="00C63571" w:rsidRDefault="0032286F" w:rsidP="0032286F">
      <w:pPr>
        <w:pStyle w:val="affffd"/>
        <w:rPr>
          <w:rtl/>
        </w:rPr>
      </w:pPr>
      <w:r>
        <w:rPr>
          <w:rtl/>
        </w:rPr>
        <w:t>׹</w:t>
      </w:r>
      <w:r w:rsidR="00463373">
        <w:rPr>
          <w:rtl/>
        </w:rPr>
        <w:t>כשפים אינם מכחישין גזירת שמים - ומעשה דר"ח</w:t>
      </w:r>
    </w:p>
    <w:p w14:paraId="27A62E1C" w14:textId="77777777" w:rsidR="00463373" w:rsidRDefault="00463373" w:rsidP="008B751E">
      <w:pPr>
        <w:pStyle w:val="38"/>
        <w:framePr w:wrap="notBeside"/>
        <w:rPr>
          <w:rtl/>
        </w:rPr>
      </w:pPr>
      <w:r>
        <w:rPr>
          <w:rtl/>
        </w:rPr>
        <w:t>• אר"ח:</w:t>
      </w:r>
    </w:p>
    <w:p w14:paraId="15F305CF" w14:textId="4ECD32A3" w:rsidR="0046556D" w:rsidRDefault="00463373" w:rsidP="00BD6C4F">
      <w:pPr>
        <w:rPr>
          <w:rtl/>
        </w:rPr>
      </w:pPr>
      <w:r>
        <w:rPr>
          <w:rtl/>
        </w:rPr>
        <w:t>'</w:t>
      </w:r>
      <w:r w:rsidRPr="008B751E">
        <w:rPr>
          <w:rStyle w:val="afffff0"/>
          <w:rtl/>
        </w:rPr>
        <w:t>אֵין עוֹד מִלְּבַדּוֹ</w:t>
      </w:r>
      <w:r>
        <w:rPr>
          <w:rtl/>
        </w:rPr>
        <w:t>' - ואפי' כשפים.</w:t>
      </w:r>
    </w:p>
    <w:p w14:paraId="699A110E" w14:textId="77777777" w:rsidR="00463373" w:rsidRDefault="00463373" w:rsidP="008B751E">
      <w:pPr>
        <w:pStyle w:val="38"/>
        <w:framePr w:wrap="notBeside"/>
        <w:rPr>
          <w:rtl/>
        </w:rPr>
      </w:pPr>
      <w:r>
        <w:rPr>
          <w:rtl/>
        </w:rPr>
        <w:t>ומעשה</w:t>
      </w:r>
    </w:p>
    <w:p w14:paraId="27329571" w14:textId="692452FB" w:rsidR="0046556D" w:rsidRDefault="00463373" w:rsidP="00BD6C4F">
      <w:pPr>
        <w:rPr>
          <w:rtl/>
        </w:rPr>
      </w:pPr>
      <w:r>
        <w:rPr>
          <w:rtl/>
        </w:rPr>
        <w:t>באשה שחיזרה ליקח עפר</w:t>
      </w:r>
      <w:r w:rsidRPr="008B751E">
        <w:rPr>
          <w:rStyle w:val="afffffe"/>
          <w:rtl/>
        </w:rPr>
        <w:t xml:space="preserve"> לכשפים</w:t>
      </w:r>
      <w:r>
        <w:rPr>
          <w:rtl/>
        </w:rPr>
        <w:t xml:space="preserve"> מתחת רגלי </w:t>
      </w:r>
      <w:r w:rsidRPr="00C52D41">
        <w:rPr>
          <w:rStyle w:val="afffff5"/>
          <w:rtl/>
        </w:rPr>
        <w:t>ר"ח</w:t>
      </w:r>
      <w:r>
        <w:rPr>
          <w:rtl/>
        </w:rPr>
        <w:t xml:space="preserve">, </w:t>
      </w:r>
      <w:r w:rsidR="003A6E9C">
        <w:rPr>
          <w:rtl/>
        </w:rPr>
        <w:t xml:space="preserve">אמר לה קחי, </w:t>
      </w:r>
      <w:r w:rsidR="0032311F">
        <w:rPr>
          <w:rFonts w:hint="cs"/>
          <w:rtl/>
        </w:rPr>
        <w:t>ו</w:t>
      </w:r>
      <w:r w:rsidR="003A6E9C">
        <w:rPr>
          <w:rtl/>
        </w:rPr>
        <w:t>לא יעלה בידך</w:t>
      </w:r>
      <w:r>
        <w:rPr>
          <w:rtl/>
        </w:rPr>
        <w:t xml:space="preserve"> ד'</w:t>
      </w:r>
      <w:r w:rsidRPr="008B751E">
        <w:rPr>
          <w:rStyle w:val="afffff0"/>
          <w:rtl/>
        </w:rPr>
        <w:t>אֵין עוֹד מִלְּבַדּוֹ</w:t>
      </w:r>
      <w:r>
        <w:rPr>
          <w:rtl/>
        </w:rPr>
        <w:t>' כתיב.</w:t>
      </w:r>
    </w:p>
    <w:p w14:paraId="504BE506" w14:textId="53CD2FC6" w:rsidR="0032311F" w:rsidRDefault="00463373" w:rsidP="00772CB0">
      <w:pPr>
        <w:pStyle w:val="38"/>
        <w:framePr w:wrap="notBeside"/>
        <w:rPr>
          <w:rStyle w:val="afffff5"/>
          <w:rtl/>
        </w:rPr>
      </w:pPr>
      <w:r>
        <w:rPr>
          <w:rtl/>
        </w:rPr>
        <w:t>וה</w:t>
      </w:r>
      <w:r w:rsidR="00866552">
        <w:rPr>
          <w:rStyle w:val="afffff5"/>
          <w:rFonts w:hint="cs"/>
          <w:rtl/>
        </w:rPr>
        <w:t>ך דרי"ו</w:t>
      </w:r>
    </w:p>
    <w:p w14:paraId="17C417D9" w14:textId="19C5AC3B" w:rsidR="00463373" w:rsidRDefault="00463373" w:rsidP="00BD6C4F">
      <w:pPr>
        <w:rPr>
          <w:rtl/>
        </w:rPr>
      </w:pPr>
      <w:r w:rsidRPr="00C52D41">
        <w:rPr>
          <w:rStyle w:val="afffff5"/>
          <w:rtl/>
        </w:rPr>
        <w:t>ו</w:t>
      </w:r>
      <w:r>
        <w:rPr>
          <w:rtl/>
        </w:rPr>
        <w:t xml:space="preserve"> למה נקרא שמן כשפים? שמכחישין פמליא של מעלה!</w:t>
      </w:r>
    </w:p>
    <w:p w14:paraId="47A1B10D" w14:textId="77777777" w:rsidR="00463373" w:rsidRDefault="00463373" w:rsidP="008B751E">
      <w:pPr>
        <w:pStyle w:val="38"/>
        <w:framePr w:wrap="notBeside"/>
        <w:rPr>
          <w:rtl/>
        </w:rPr>
      </w:pPr>
      <w:r>
        <w:rPr>
          <w:rtl/>
        </w:rPr>
        <w:t>- שאני</w:t>
      </w:r>
    </w:p>
    <w:p w14:paraId="5A9BCF37" w14:textId="4DFA315E" w:rsidR="0046556D" w:rsidRPr="00463373" w:rsidRDefault="003A6E9C" w:rsidP="00463373">
      <w:pPr>
        <w:rPr>
          <w:rtl/>
        </w:rPr>
      </w:pPr>
      <w:r>
        <w:rPr>
          <w:rStyle w:val="afffff5"/>
          <w:rtl/>
        </w:rPr>
        <w:t>ר"ח, שזכותו גדולה.</w:t>
      </w:r>
    </w:p>
    <w:p w14:paraId="29F4FB41" w14:textId="77777777" w:rsidR="00463373" w:rsidRDefault="00463373" w:rsidP="008B751E">
      <w:pPr>
        <w:pStyle w:val="38"/>
        <w:framePr w:wrap="notBeside"/>
        <w:rPr>
          <w:rtl/>
        </w:rPr>
      </w:pPr>
      <w:r>
        <w:rPr>
          <w:rtl/>
        </w:rPr>
        <w:t>• ואר"ח:</w:t>
      </w:r>
    </w:p>
    <w:p w14:paraId="26694F8B" w14:textId="7A645FB9" w:rsidR="0046556D" w:rsidRDefault="00463373" w:rsidP="00BD6C4F">
      <w:pPr>
        <w:rPr>
          <w:rtl/>
        </w:rPr>
      </w:pPr>
      <w:r>
        <w:rPr>
          <w:rtl/>
        </w:rPr>
        <w:t>אין אדם נוקף אצבעו מלמטה אא"כ מכריזין עליו מלמעלה, ד'</w:t>
      </w:r>
      <w:r w:rsidRPr="008B751E">
        <w:rPr>
          <w:rStyle w:val="afffff0"/>
          <w:rtl/>
        </w:rPr>
        <w:t>מֵה' מִצְעֲדֵי גֶבֶר כּוֹנָנוּ וְאָדָם מַה יָּבִין דַּרְכּוֹ</w:t>
      </w:r>
      <w:r>
        <w:rPr>
          <w:rtl/>
        </w:rPr>
        <w:t>'.</w:t>
      </w:r>
    </w:p>
    <w:p w14:paraId="30DBAC23" w14:textId="77777777" w:rsidR="00463373" w:rsidRDefault="00463373" w:rsidP="008B751E">
      <w:pPr>
        <w:pStyle w:val="38"/>
        <w:framePr w:wrap="notBeside"/>
        <w:rPr>
          <w:rtl/>
        </w:rPr>
      </w:pPr>
      <w:r>
        <w:rPr>
          <w:rtl/>
        </w:rPr>
        <w:t>• אר"א:</w:t>
      </w:r>
    </w:p>
    <w:p w14:paraId="311D43D1" w14:textId="76634EE3" w:rsidR="0046556D" w:rsidRDefault="00463373" w:rsidP="00BD6C4F">
      <w:pPr>
        <w:rPr>
          <w:rtl/>
        </w:rPr>
      </w:pPr>
      <w:r>
        <w:rPr>
          <w:rtl/>
        </w:rPr>
        <w:t>דם ניקוף</w:t>
      </w:r>
      <w:r w:rsidR="00BD6C4F" w:rsidRPr="00C63571">
        <w:rPr>
          <w:rtl/>
        </w:rPr>
        <w:t xml:space="preserve"> מרצה כדם עולה.</w:t>
      </w:r>
    </w:p>
    <w:p w14:paraId="4FA58575" w14:textId="77777777" w:rsidR="00463373" w:rsidRDefault="00463373" w:rsidP="008B751E">
      <w:pPr>
        <w:pStyle w:val="38"/>
        <w:framePr w:wrap="notBeside"/>
        <w:rPr>
          <w:rtl/>
        </w:rPr>
      </w:pPr>
      <w:r>
        <w:rPr>
          <w:rtl/>
        </w:rPr>
        <w:t>רבא:</w:t>
      </w:r>
    </w:p>
    <w:p w14:paraId="4ABF64DE" w14:textId="523B2BC2" w:rsidR="0046556D" w:rsidRDefault="00463373" w:rsidP="00BD6C4F">
      <w:pPr>
        <w:rPr>
          <w:rtl/>
        </w:rPr>
      </w:pPr>
      <w:r>
        <w:rPr>
          <w:rtl/>
        </w:rPr>
        <w:t>בגודל ימין</w:t>
      </w:r>
      <w:r w:rsidR="00BD6C4F" w:rsidRPr="00C63571">
        <w:rPr>
          <w:rtl/>
        </w:rPr>
        <w:t xml:space="preserve"> ובניקוף שני</w:t>
      </w:r>
      <w:r w:rsidRPr="008B751E">
        <w:rPr>
          <w:rStyle w:val="afffffe"/>
          <w:rtl/>
        </w:rPr>
        <w:t xml:space="preserve"> קודם שנתרפא הראשון</w:t>
      </w:r>
      <w:r w:rsidR="00BD6C4F" w:rsidRPr="00C63571">
        <w:rPr>
          <w:rtl/>
        </w:rPr>
        <w:t xml:space="preserve">, </w:t>
      </w:r>
      <w:r w:rsidR="004D53BF">
        <w:rPr>
          <w:rtl/>
        </w:rPr>
        <w:t>וכשהולך</w:t>
      </w:r>
      <w:r w:rsidR="00BD6C4F" w:rsidRPr="00C63571">
        <w:rPr>
          <w:rtl/>
        </w:rPr>
        <w:t xml:space="preserve"> לדבר מצוה.</w:t>
      </w:r>
    </w:p>
    <w:p w14:paraId="683B627A" w14:textId="0FF2A6F2" w:rsidR="00463373" w:rsidRDefault="00463373" w:rsidP="008B751E">
      <w:pPr>
        <w:pStyle w:val="38"/>
        <w:framePr w:wrap="notBeside"/>
        <w:rPr>
          <w:rtl/>
        </w:rPr>
      </w:pPr>
      <w:r>
        <w:rPr>
          <w:rtl/>
        </w:rPr>
        <w:t>אמרו על רפב"י:</w:t>
      </w:r>
    </w:p>
    <w:p w14:paraId="2B8D7E7A" w14:textId="59E444E7" w:rsidR="0046556D" w:rsidRDefault="00463373" w:rsidP="00BD6C4F">
      <w:pPr>
        <w:rPr>
          <w:rtl/>
        </w:rPr>
      </w:pPr>
      <w:r>
        <w:rPr>
          <w:rtl/>
        </w:rPr>
        <w:t>מימיו לא בצע על פרוסה שאינה שלו,</w:t>
      </w:r>
    </w:p>
    <w:p w14:paraId="6E39E263" w14:textId="05E925B6" w:rsidR="0046556D" w:rsidRDefault="00BD6C4F" w:rsidP="00BD6C4F">
      <w:pPr>
        <w:rPr>
          <w:rtl/>
        </w:rPr>
      </w:pPr>
      <w:r w:rsidRPr="00C63571">
        <w:rPr>
          <w:rtl/>
        </w:rPr>
        <w:t xml:space="preserve">ומיום שעמד על דעתו </w:t>
      </w:r>
      <w:r w:rsidR="00463373">
        <w:rPr>
          <w:rtl/>
        </w:rPr>
        <w:t>לא נהנה מסעודת אביו.</w:t>
      </w:r>
    </w:p>
    <w:p w14:paraId="3DAEE886" w14:textId="77777777" w:rsidR="0046556D" w:rsidRDefault="00BD6C4F" w:rsidP="00BD6C4F">
      <w:pPr>
        <w:jc w:val="center"/>
        <w:rPr>
          <w:del w:id="90006" w:author="מנוע עיצוב" w:date="2026-10-08T11:01:28Z"/>
          <w:rtl/>
        </w:rPr>
      </w:pPr>
      <w:del w:id="90005" w:author="מנוע עיצוב" w:date="2026-10-08T11:01:28Z">
        <w:r>
          <w:rPr>
            <w:rFonts w:ascii="BA חניכי הישיבות" w:hAnsi="BA חניכי הישיבות" w:cs="BA חניכי הישיבות"/>
            <w:rtl/>
          </w:rPr>
          <w:delText xml:space="preserve">׻</w:delText>
        </w:r>
      </w:del>
    </w:p>
    <w:p w14:paraId="7A1B408E" w14:textId="77777777" w:rsidR="00BD6C4F" w:rsidRPr="00A55767" w:rsidRDefault="00BD6C4F" w:rsidP="00F07436">
      <w:pPr>
        <w:pStyle w:val="afff3"/>
        <w:framePr w:wrap="around"/>
        <w:rPr>
          <w:rtl/>
        </w:rPr>
      </w:pPr>
      <w:r w:rsidRPr="00A55767">
        <w:rPr>
          <w:rFonts w:hint="cs"/>
          <w:rtl/>
        </w:rPr>
        <w:t>ח</w:t>
      </w:r>
    </w:p>
    <w:p w14:paraId="37BAE4BE" w14:textId="77777777" w:rsidR="006F2CFF" w:rsidRDefault="006F2CFF" w:rsidP="008B751E">
      <w:pPr>
        <w:pStyle w:val="afffff8"/>
        <w:rPr>
          <w:rtl/>
        </w:rPr>
      </w:pPr>
      <w:r>
        <w:rPr>
          <w:rtl/>
        </w:rPr>
        <w:t>ליבן סכין ושחט בה - כשרה, חידודה קודם לליבונה</w:t>
      </w:r>
    </w:p>
    <w:p w14:paraId="7224D406" w14:textId="77777777" w:rsidR="00FF5783" w:rsidRDefault="00FF5783" w:rsidP="008B751E">
      <w:pPr>
        <w:pStyle w:val="38"/>
        <w:framePr w:wrap="notBeside"/>
        <w:rPr>
          <w:rtl/>
        </w:rPr>
      </w:pPr>
      <w:r>
        <w:rPr>
          <w:rtl/>
        </w:rPr>
        <w:t>• ר"ז משמואל:</w:t>
      </w:r>
    </w:p>
    <w:p w14:paraId="02888CAA" w14:textId="68C361BA" w:rsidR="0046556D" w:rsidRDefault="00FF5783" w:rsidP="00BD6C4F">
      <w:pPr>
        <w:rPr>
          <w:rtl/>
        </w:rPr>
      </w:pPr>
      <w:r>
        <w:rPr>
          <w:rtl/>
        </w:rPr>
        <w:t>ליבן סכין</w:t>
      </w:r>
      <w:r w:rsidR="00BD6C4F" w:rsidRPr="00C63571">
        <w:rPr>
          <w:rtl/>
        </w:rPr>
        <w:t xml:space="preserve"> ושחט בה - שחיטתו כשרה, </w:t>
      </w:r>
      <w:r w:rsidR="00866552">
        <w:rPr>
          <w:rFonts w:hint="cs"/>
          <w:rtl/>
        </w:rPr>
        <w:t>ש</w:t>
      </w:r>
      <w:r w:rsidR="00BD6C4F" w:rsidRPr="00C63571">
        <w:rPr>
          <w:rtl/>
        </w:rPr>
        <w:t>חידודה קודם לליבונה.</w:t>
      </w:r>
    </w:p>
    <w:p w14:paraId="09E31579" w14:textId="6DA62C75" w:rsidR="00023D8C" w:rsidRDefault="00003475" w:rsidP="00003475">
      <w:pPr>
        <w:pStyle w:val="38"/>
        <w:framePr w:wrap="notBeside"/>
        <w:rPr>
          <w:rtl/>
        </w:rPr>
      </w:pPr>
      <w:r>
        <w:rPr>
          <w:rFonts w:hint="cs"/>
          <w:rtl/>
        </w:rPr>
        <w:t>ואין לחשוש</w:t>
      </w:r>
    </w:p>
    <w:p w14:paraId="4B88F9A6" w14:textId="3C5FE7C2" w:rsidR="0046556D" w:rsidRDefault="00003475" w:rsidP="00BD6C4F">
      <w:pPr>
        <w:rPr>
          <w:rtl/>
        </w:rPr>
      </w:pPr>
      <w:r>
        <w:rPr>
          <w:rFonts w:hint="cs"/>
          <w:rtl/>
        </w:rPr>
        <w:t>ש</w:t>
      </w:r>
      <w:r w:rsidR="00497FE7">
        <w:rPr>
          <w:rtl/>
        </w:rPr>
        <w:t xml:space="preserve">צדדי הסכין שורפים הסימנים! </w:t>
      </w:r>
      <w:r>
        <w:rPr>
          <w:rFonts w:hint="cs"/>
          <w:rtl/>
        </w:rPr>
        <w:t>-כיון</w:t>
      </w:r>
      <w:r w:rsidR="00497FE7">
        <w:rPr>
          <w:rtl/>
        </w:rPr>
        <w:t xml:space="preserve"> </w:t>
      </w:r>
      <w:r>
        <w:rPr>
          <w:rFonts w:hint="cs"/>
          <w:rtl/>
        </w:rPr>
        <w:t>ש</w:t>
      </w:r>
      <w:r w:rsidR="00497FE7">
        <w:rPr>
          <w:rtl/>
        </w:rPr>
        <w:t>בית השחיטה מתרווח</w:t>
      </w:r>
      <w:r w:rsidR="00FF5783">
        <w:rPr>
          <w:rtl/>
        </w:rPr>
        <w:t xml:space="preserve"> ואין הצדדין נוגעים.</w:t>
      </w:r>
    </w:p>
    <w:p w14:paraId="0E86364D" w14:textId="77777777" w:rsidR="00FF5783" w:rsidRDefault="00FF5783" w:rsidP="008B751E">
      <w:pPr>
        <w:pStyle w:val="afffff8"/>
        <w:rPr>
          <w:rtl/>
        </w:rPr>
      </w:pPr>
      <w:r>
        <w:rPr>
          <w:rtl/>
        </w:rPr>
        <w:t>ליבן שפוד והכה בו, אם נדון משום שחין או מכוה?</w:t>
      </w:r>
    </w:p>
    <w:p w14:paraId="32BB7864" w14:textId="77777777" w:rsidR="00FF5783" w:rsidRDefault="00FF5783" w:rsidP="008B751E">
      <w:pPr>
        <w:pStyle w:val="38"/>
        <w:framePr w:wrap="notBeside"/>
        <w:rPr>
          <w:rtl/>
        </w:rPr>
      </w:pPr>
      <w:r>
        <w:rPr>
          <w:rtl/>
        </w:rPr>
        <w:t>• איבעיא להו:</w:t>
      </w:r>
    </w:p>
    <w:p w14:paraId="60DE2F5F" w14:textId="4F05A9CB" w:rsidR="0046556D" w:rsidRDefault="00FF5783" w:rsidP="00BD6C4F">
      <w:pPr>
        <w:rPr>
          <w:rtl/>
        </w:rPr>
      </w:pPr>
      <w:r>
        <w:rPr>
          <w:rtl/>
        </w:rPr>
        <w:t>ליבן שפוד והכה בו, אי נדון משום שחין או מכוה?</w:t>
      </w:r>
    </w:p>
    <w:p w14:paraId="74840CB6" w14:textId="77777777" w:rsidR="00FF5783" w:rsidRDefault="00FF5783" w:rsidP="008B751E">
      <w:pPr>
        <w:pStyle w:val="38"/>
        <w:framePr w:wrap="notBeside"/>
        <w:rPr>
          <w:rtl/>
        </w:rPr>
      </w:pPr>
      <w:r>
        <w:rPr>
          <w:rtl/>
        </w:rPr>
        <w:lastRenderedPageBreak/>
        <w:t>נפק"מ:</w:t>
      </w:r>
    </w:p>
    <w:p w14:paraId="46CC26BA" w14:textId="5A6BFCDE" w:rsidR="0046556D" w:rsidRDefault="00FF5783" w:rsidP="00BD6C4F">
      <w:pPr>
        <w:rPr>
          <w:rtl/>
        </w:rPr>
      </w:pPr>
      <w:r>
        <w:rPr>
          <w:b/>
          <w:bCs/>
          <w:rtl/>
          <w14:textOutline w14:w="3175" w14:cap="rnd" w14:cmpd="sng" w14:algn="ctr">
            <w14:solidFill>
              <w14:schemeClr w14:val="tx1"/>
            </w14:solidFill>
            <w14:prstDash w14:val="solid"/>
            <w14:bevel/>
          </w14:textOutline>
        </w:rPr>
        <w:t>דשחין ומכוה מטמאין בשבוע אחד בשני סימנין, בשער לבן ובפסיון,</w:t>
      </w:r>
    </w:p>
    <w:p w14:paraId="20F697E5" w14:textId="19A4A3CA" w:rsidR="0046556D" w:rsidRDefault="00866552" w:rsidP="00BD6C4F">
      <w:pPr>
        <w:rPr>
          <w:rtl/>
        </w:rPr>
      </w:pPr>
      <w:r>
        <w:rPr>
          <w:rFonts w:hint="cs"/>
          <w:rtl/>
        </w:rPr>
        <w:t>ו</w:t>
      </w:r>
      <w:r w:rsidR="00023D8C">
        <w:rPr>
          <w:rtl/>
        </w:rPr>
        <w:t>חלקן הכתוב? לומר שאין מצטרפין זה עם זה לשיעור גריס.</w:t>
      </w:r>
    </w:p>
    <w:p w14:paraId="2F2DFC5E" w14:textId="474D9083" w:rsidR="0046556D" w:rsidRDefault="00023D8C" w:rsidP="00BD6C4F">
      <w:pPr>
        <w:rPr>
          <w:rtl/>
        </w:rPr>
      </w:pPr>
      <w:r>
        <w:rPr>
          <w:rtl/>
        </w:rPr>
        <w:t>והא איזהו שחין?</w:t>
      </w:r>
      <w:r w:rsidR="00FF5783">
        <w:rPr>
          <w:rtl/>
        </w:rPr>
        <w:t xml:space="preserve"> לקה</w:t>
      </w:r>
      <w:r w:rsidR="00BD6C4F" w:rsidRPr="00C63571">
        <w:rPr>
          <w:rtl/>
        </w:rPr>
        <w:t xml:space="preserve"> בעץ, באבן, בגפת, בחמי טבריא, ובכל דבר שלא בא מחמת האור </w:t>
      </w:r>
      <w:r w:rsidR="00FF5783">
        <w:rPr>
          <w:rtl/>
        </w:rPr>
        <w:t>לרבות אבר מעיקרו - זהו שחין,</w:t>
      </w:r>
    </w:p>
    <w:p w14:paraId="12376344" w14:textId="4C45EEC9" w:rsidR="0046556D" w:rsidRDefault="00BD6C4F" w:rsidP="00BD6C4F">
      <w:pPr>
        <w:rPr>
          <w:rtl/>
        </w:rPr>
      </w:pPr>
      <w:r w:rsidRPr="00C63571">
        <w:rPr>
          <w:rtl/>
        </w:rPr>
        <w:t xml:space="preserve">ואיזהו מכוה? נכוה בגחלת, ברמץ, בסיד רותח, בגפסית רותח, ובכל דבר הבא מחמת האור </w:t>
      </w:r>
      <w:r w:rsidR="00FF5783">
        <w:rPr>
          <w:rtl/>
        </w:rPr>
        <w:t>לרבות חמי האור - זו מכוה.</w:t>
      </w:r>
    </w:p>
    <w:p w14:paraId="71E7D542" w14:textId="33DF66F6" w:rsidR="0046556D" w:rsidRDefault="00023D8C" w:rsidP="00BD6C4F">
      <w:pPr>
        <w:rPr>
          <w:rtl/>
        </w:rPr>
      </w:pPr>
      <w:r>
        <w:rPr>
          <w:rtl/>
        </w:rPr>
        <w:t>והא שחין ומכוה</w:t>
      </w:r>
      <w:r w:rsidR="00FF5783" w:rsidRPr="008B751E">
        <w:rPr>
          <w:rStyle w:val="afffffe"/>
          <w:rtl/>
        </w:rPr>
        <w:t xml:space="preserve"> באותו מקום,</w:t>
      </w:r>
      <w:r w:rsidR="00FF5783">
        <w:rPr>
          <w:rtl/>
        </w:rPr>
        <w:t xml:space="preserve"> אם שחין קודם למכוה - בטל מכוה את השחין,</w:t>
      </w:r>
    </w:p>
    <w:p w14:paraId="65ED2F99" w14:textId="437C83A3" w:rsidR="0046556D" w:rsidRDefault="00BD6C4F" w:rsidP="00BD6C4F">
      <w:pPr>
        <w:rPr>
          <w:rtl/>
        </w:rPr>
      </w:pPr>
      <w:r w:rsidRPr="00C63571">
        <w:rPr>
          <w:rtl/>
        </w:rPr>
        <w:t xml:space="preserve">ואם מכוה קודמת לשחין - </w:t>
      </w:r>
      <w:r w:rsidR="00FF5783">
        <w:rPr>
          <w:rtl/>
        </w:rPr>
        <w:t>בטל שחין את המכוה.</w:t>
      </w:r>
    </w:p>
    <w:p w14:paraId="756E4C86" w14:textId="77777777" w:rsidR="00866552" w:rsidRDefault="00023D8C" w:rsidP="00772CB0">
      <w:pPr>
        <w:pStyle w:val="38"/>
        <w:framePr w:wrap="notBeside"/>
        <w:rPr>
          <w:rtl/>
        </w:rPr>
      </w:pPr>
      <w:r>
        <w:rPr>
          <w:rtl/>
        </w:rPr>
        <w:t xml:space="preserve">וכאן ה"ד? </w:t>
      </w:r>
    </w:p>
    <w:p w14:paraId="5747ECB4" w14:textId="779DA275" w:rsidR="0046556D" w:rsidRDefault="00023D8C" w:rsidP="00BD6C4F">
      <w:pPr>
        <w:rPr>
          <w:rtl/>
        </w:rPr>
      </w:pPr>
      <w:r>
        <w:rPr>
          <w:rtl/>
        </w:rPr>
        <w:t>– שהיה</w:t>
      </w:r>
      <w:r w:rsidR="00FF5783">
        <w:rPr>
          <w:rtl/>
        </w:rPr>
        <w:t xml:space="preserve"> בתחילה חצי גריס שחין, וליבן שפוד והכה בו </w:t>
      </w:r>
      <w:r>
        <w:rPr>
          <w:rtl/>
        </w:rPr>
        <w:t>ונעשה בו חצי גריס אחר,</w:t>
      </w:r>
    </w:p>
    <w:p w14:paraId="7D509359" w14:textId="4E84D687" w:rsidR="0046556D" w:rsidRDefault="00023D8C" w:rsidP="00BD6C4F">
      <w:pPr>
        <w:rPr>
          <w:rtl/>
        </w:rPr>
      </w:pPr>
      <w:r>
        <w:rPr>
          <w:rtl/>
        </w:rPr>
        <w:t>אי המכה קודמת והחום מבטל למכה – הו"ל</w:t>
      </w:r>
      <w:r w:rsidR="00FF5783">
        <w:rPr>
          <w:rtl/>
        </w:rPr>
        <w:t xml:space="preserve"> שחין ומכוה ולא מצטרפין,</w:t>
      </w:r>
    </w:p>
    <w:p w14:paraId="1731B4FF" w14:textId="255FD97A" w:rsidR="0046556D" w:rsidRDefault="00023D8C" w:rsidP="00BD6C4F">
      <w:pPr>
        <w:rPr>
          <w:rtl/>
        </w:rPr>
      </w:pPr>
      <w:r>
        <w:rPr>
          <w:b/>
          <w:bCs/>
          <w:rtl/>
          <w14:textOutline w14:w="3175" w14:cap="rnd" w14:cmpd="sng" w14:algn="ctr">
            <w14:solidFill>
              <w14:schemeClr w14:val="tx1"/>
            </w14:solidFill>
            <w14:prstDash w14:val="solid"/>
            <w14:bevel/>
          </w14:textOutline>
        </w:rPr>
        <w:t>או החום קודם והמכה מבטלת לחום – הו"ל</w:t>
      </w:r>
      <w:r w:rsidR="00FF5783">
        <w:rPr>
          <w:b/>
          <w:bCs/>
          <w:rtl/>
          <w14:textOutline w14:w="3175" w14:cap="rnd" w14:cmpd="sng" w14:algn="ctr">
            <w14:solidFill>
              <w14:schemeClr w14:val="tx1"/>
            </w14:solidFill>
            <w14:prstDash w14:val="solid"/>
            <w14:bevel/>
          </w14:textOutline>
        </w:rPr>
        <w:t xml:space="preserve"> שחין ושחין ומצטרף?</w:t>
      </w:r>
    </w:p>
    <w:p w14:paraId="1DDB66E1" w14:textId="62C3DBF4" w:rsidR="00FF5783" w:rsidRDefault="000F527A" w:rsidP="008B751E">
      <w:pPr>
        <w:pStyle w:val="38"/>
        <w:framePr w:wrap="notBeside"/>
        <w:rPr>
          <w:rtl/>
        </w:rPr>
      </w:pPr>
      <w:r>
        <w:rPr>
          <w:rFonts w:hint="cs"/>
          <w:rtl/>
        </w:rPr>
        <w:t xml:space="preserve">אין להוכיח </w:t>
      </w:r>
    </w:p>
    <w:p w14:paraId="2258A666" w14:textId="5EEDCB32" w:rsidR="00FF5783" w:rsidRDefault="000F527A" w:rsidP="00BD6C4F">
      <w:pPr>
        <w:rPr>
          <w:rtl/>
        </w:rPr>
      </w:pPr>
      <w:r>
        <w:rPr>
          <w:rStyle w:val="2fb"/>
          <w:rFonts w:hint="cs"/>
          <w:rtl/>
          <w:rPrChange w:id="9006" w:author="מנוע אמוראים" w:date="2026-10-05T16:40:54Z">
            <w:rPr>
              <w:rFonts w:hint="cs"/>
              <w:rtl/>
            </w:rPr>
          </w:rPrChange>
        </w:rPr>
        <w:t xml:space="preserve">מ</w:t>
      </w:r>
      <w:r>
        <w:rPr>
          <w:rStyle w:val="2fb"/>
          <w:rtl/>
          <w:rPrChange w:id="9007" w:author="מנוע אמוראים" w:date="2026-10-05T16:40:54Z">
            <w:rPr>
              <w:rtl/>
            </w:rPr>
          </w:rPrChange>
        </w:rPr>
        <w:t xml:space="preserve">ר"ז</w:t>
      </w:r>
      <w:r>
        <w:rPr>
          <w:rtl/>
        </w:rPr>
        <w:t xml:space="preserve"> </w:t>
      </w:r>
      <w:r>
        <w:rPr>
          <w:rFonts w:hint="cs"/>
          <w:rtl/>
        </w:rPr>
        <w:t>ש</w:t>
      </w:r>
      <w:r w:rsidR="00023D8C">
        <w:rPr>
          <w:rtl/>
        </w:rPr>
        <w:t>ליבן סכין ושחט בה כשירה, חידודה קודם לליבונה</w:t>
      </w:r>
      <w:r>
        <w:rPr>
          <w:rFonts w:hint="cs"/>
          <w:rtl/>
        </w:rPr>
        <w:t xml:space="preserve"> </w:t>
      </w:r>
      <w:r w:rsidRPr="00772CB0">
        <w:rPr>
          <w:rStyle w:val="afffffe"/>
          <w:rFonts w:hint="eastAsia"/>
          <w:rtl/>
        </w:rPr>
        <w:t>ומשמע</w:t>
      </w:r>
      <w:r w:rsidRPr="00772CB0">
        <w:rPr>
          <w:rStyle w:val="afffffe"/>
          <w:rtl/>
        </w:rPr>
        <w:t xml:space="preserve"> ש</w:t>
      </w:r>
      <w:r w:rsidR="00023D8C" w:rsidRPr="00772CB0">
        <w:rPr>
          <w:rStyle w:val="afffffe"/>
          <w:rtl/>
        </w:rPr>
        <w:t>המכה קודמת!</w:t>
      </w:r>
      <w:r w:rsidRPr="00772CB0">
        <w:rPr>
          <w:rStyle w:val="afffffe"/>
          <w:rtl/>
        </w:rPr>
        <w:t xml:space="preserve"> </w:t>
      </w:r>
      <w:r>
        <w:rPr>
          <w:rtl/>
        </w:rPr>
        <w:t>–</w:t>
      </w:r>
      <w:r>
        <w:rPr>
          <w:rFonts w:hint="cs"/>
          <w:rtl/>
        </w:rPr>
        <w:t xml:space="preserve"> דשאני חידוד שחיתוכו קודם לחומוד</w:t>
      </w:r>
    </w:p>
    <w:p w14:paraId="629695A6" w14:textId="77F09416" w:rsidR="00FF5783" w:rsidRDefault="00FF5783" w:rsidP="008B751E">
      <w:pPr>
        <w:pStyle w:val="38"/>
        <w:framePr w:wrap="notBeside"/>
        <w:rPr>
          <w:rtl/>
        </w:rPr>
      </w:pPr>
      <w:r>
        <w:rPr>
          <w:rtl/>
        </w:rPr>
        <w:t xml:space="preserve">- </w:t>
      </w:r>
    </w:p>
    <w:p w14:paraId="0B8E761B" w14:textId="7EA34B37" w:rsidR="00FF5783" w:rsidRDefault="000F527A" w:rsidP="008B751E">
      <w:pPr>
        <w:pStyle w:val="38"/>
        <w:framePr w:wrap="notBeside"/>
        <w:rPr>
          <w:rtl/>
        </w:rPr>
      </w:pPr>
      <w:r>
        <w:rPr>
          <w:rFonts w:hint="cs"/>
          <w:rtl/>
        </w:rPr>
        <w:t>ואין להוכיח</w:t>
      </w:r>
    </w:p>
    <w:p w14:paraId="3FAF3AC7" w14:textId="158FF73B" w:rsidR="0046556D" w:rsidRDefault="00023D8C" w:rsidP="00BD6C4F">
      <w:pPr>
        <w:rPr>
          <w:rtl/>
        </w:rPr>
      </w:pPr>
      <w:r>
        <w:rPr>
          <w:rtl/>
        </w:rPr>
        <w:t xml:space="preserve">דליבן שפוד והכה בו נדון משום מכות אש, </w:t>
      </w:r>
      <w:r w:rsidR="004F7084" w:rsidRPr="00772CB0">
        <w:rPr>
          <w:rStyle w:val="afffffe"/>
          <w:rFonts w:hint="eastAsia"/>
          <w:rtl/>
        </w:rPr>
        <w:t>משמע</w:t>
      </w:r>
      <w:r w:rsidR="004F7084" w:rsidRPr="00772CB0">
        <w:rPr>
          <w:rStyle w:val="afffffe"/>
          <w:rtl/>
        </w:rPr>
        <w:t xml:space="preserve">  </w:t>
      </w:r>
      <w:r w:rsidRPr="00772CB0">
        <w:rPr>
          <w:rStyle w:val="afffffe"/>
          <w:rtl/>
        </w:rPr>
        <w:t>החום קודם!</w:t>
      </w:r>
      <w:r>
        <w:rPr>
          <w:rtl/>
        </w:rPr>
        <w:t xml:space="preserve"> – גם שם דקרו בו, והיינו חידוד.</w:t>
      </w:r>
    </w:p>
    <w:p w14:paraId="4A1B9207" w14:textId="77777777" w:rsidR="00FF5783" w:rsidRDefault="00FF5783" w:rsidP="008B751E">
      <w:pPr>
        <w:pStyle w:val="afffff8"/>
        <w:rPr>
          <w:rtl/>
        </w:rPr>
      </w:pPr>
      <w:r>
        <w:rPr>
          <w:rtl/>
        </w:rPr>
        <w:t>סכין של ע"ז - מותר לשחוט ואסור לחתוך</w:t>
      </w:r>
    </w:p>
    <w:p w14:paraId="61B6097B" w14:textId="77777777" w:rsidR="00FF5783" w:rsidRDefault="00FF5783" w:rsidP="008B751E">
      <w:pPr>
        <w:pStyle w:val="38"/>
        <w:framePr w:wrap="notBeside"/>
        <w:rPr>
          <w:rtl/>
        </w:rPr>
      </w:pPr>
      <w:r>
        <w:rPr>
          <w:rtl/>
        </w:rPr>
        <w:t>• ר"נ מרב"א:</w:t>
      </w:r>
    </w:p>
    <w:p w14:paraId="406EAA0D" w14:textId="3AD8EB47" w:rsidR="0046556D" w:rsidRDefault="00FF5783" w:rsidP="00BD6C4F">
      <w:pPr>
        <w:rPr>
          <w:rtl/>
        </w:rPr>
      </w:pPr>
      <w:r>
        <w:rPr>
          <w:rtl/>
        </w:rPr>
        <w:t>סכין של ע"ז מותר לשחוט בה - מקלקל הוא,</w:t>
      </w:r>
    </w:p>
    <w:p w14:paraId="707E92AE" w14:textId="1B87217F" w:rsidR="0046556D" w:rsidRDefault="00BD6C4F" w:rsidP="00BD6C4F">
      <w:pPr>
        <w:rPr>
          <w:rtl/>
        </w:rPr>
      </w:pPr>
      <w:r w:rsidRPr="00C63571">
        <w:rPr>
          <w:rtl/>
        </w:rPr>
        <w:t>ואסור לחתוך בה בשר - מתקן הוא.</w:t>
      </w:r>
    </w:p>
    <w:p w14:paraId="1482118C" w14:textId="77777777" w:rsidR="00FF5783" w:rsidRDefault="00FF5783" w:rsidP="008B751E">
      <w:pPr>
        <w:pStyle w:val="38"/>
        <w:framePr w:wrap="notBeside"/>
        <w:rPr>
          <w:rtl/>
        </w:rPr>
      </w:pPr>
      <w:r>
        <w:rPr>
          <w:rtl/>
        </w:rPr>
        <w:t>רבא:</w:t>
      </w:r>
    </w:p>
    <w:p w14:paraId="42CE14DF" w14:textId="6EA54917" w:rsidR="0046556D" w:rsidRDefault="00FF5783" w:rsidP="00BD6C4F">
      <w:pPr>
        <w:rPr>
          <w:rtl/>
        </w:rPr>
      </w:pPr>
      <w:r>
        <w:rPr>
          <w:rtl/>
        </w:rPr>
        <w:t>פעמים</w:t>
      </w:r>
      <w:r w:rsidR="00BD6C4F" w:rsidRPr="00C63571">
        <w:rPr>
          <w:rtl/>
        </w:rPr>
        <w:t xml:space="preserve"> שהשוחט אסור - במסוכנת,</w:t>
      </w:r>
      <w:r w:rsidR="00BE53B7" w:rsidRPr="00C52D41">
        <w:rPr>
          <w:rStyle w:val="afffffe"/>
          <w:rtl/>
        </w:rPr>
        <w:t xml:space="preserve"> שמתקנה,</w:t>
      </w:r>
      <w:r w:rsidR="00BD6C4F" w:rsidRPr="00C63571">
        <w:rPr>
          <w:rtl/>
        </w:rPr>
        <w:t xml:space="preserve"> </w:t>
      </w:r>
      <w:r w:rsidR="00023D8C">
        <w:rPr>
          <w:rtl/>
        </w:rPr>
        <w:t>ומחתך מותר – בירכות העומדות למתנה, שחיתוכן מקלקל.</w:t>
      </w:r>
    </w:p>
    <w:p w14:paraId="55B28EB5" w14:textId="77777777" w:rsidR="00725224" w:rsidRDefault="00725224" w:rsidP="00F94821">
      <w:pPr>
        <w:pStyle w:val="38"/>
        <w:framePr w:wrap="notBeside"/>
        <w:rPr>
          <w:rtl/>
        </w:rPr>
      </w:pPr>
      <w:r>
        <w:rPr>
          <w:rFonts w:hint="cs"/>
          <w:rtl/>
        </w:rPr>
        <w:t>ואין להקשות</w:t>
      </w:r>
    </w:p>
    <w:p w14:paraId="77038BFF" w14:textId="4F0C47DB" w:rsidR="0046556D" w:rsidRDefault="00B03C09" w:rsidP="00BD6C4F">
      <w:pPr>
        <w:rPr>
          <w:rtl/>
        </w:rPr>
      </w:pPr>
      <w:r>
        <w:rPr>
          <w:rFonts w:hint="cs"/>
          <w:rtl/>
        </w:rPr>
        <w:t>ד</w:t>
      </w:r>
      <w:r w:rsidR="00023D8C">
        <w:rPr>
          <w:rtl/>
        </w:rPr>
        <w:t>תיפוק ליה לאסור חיתוך משום שמנונית האיסור שבה! – בחדשה.</w:t>
      </w:r>
    </w:p>
    <w:p w14:paraId="5E1E9F6F" w14:textId="77777777" w:rsidR="00BD6C4F" w:rsidRPr="00A55767" w:rsidRDefault="00BD6C4F" w:rsidP="00F07436">
      <w:pPr>
        <w:pStyle w:val="afff3"/>
        <w:framePr w:wrap="around"/>
        <w:rPr>
          <w:rtl/>
        </w:rPr>
      </w:pPr>
      <w:r w:rsidRPr="00A55767">
        <w:rPr>
          <w:rFonts w:hint="cs"/>
          <w:rtl/>
        </w:rPr>
        <w:t>ח:</w:t>
      </w:r>
    </w:p>
    <w:p w14:paraId="0A8306E8" w14:textId="77777777" w:rsidR="00023D8C" w:rsidRDefault="00023D8C" w:rsidP="00772CB0">
      <w:pPr>
        <w:pStyle w:val="38"/>
        <w:framePr w:wrap="notBeside"/>
        <w:rPr>
          <w:rtl/>
        </w:rPr>
      </w:pPr>
      <w:r>
        <w:rPr>
          <w:rtl/>
        </w:rPr>
        <w:t>וקשה</w:t>
      </w:r>
    </w:p>
    <w:p w14:paraId="57D75172" w14:textId="178BB863" w:rsidR="0046556D" w:rsidRDefault="00150FE1" w:rsidP="00BD6C4F">
      <w:pPr>
        <w:rPr>
          <w:rtl/>
        </w:rPr>
      </w:pPr>
      <w:r>
        <w:rPr>
          <w:rtl/>
        </w:rPr>
        <w:t xml:space="preserve">חדשה, בין </w:t>
      </w:r>
      <w:r w:rsidRPr="00C52D41">
        <w:rPr>
          <w:rStyle w:val="afffff5"/>
          <w:rtl/>
        </w:rPr>
        <w:t>לרי"ש</w:t>
      </w:r>
      <w:r>
        <w:rPr>
          <w:rtl/>
        </w:rPr>
        <w:t xml:space="preserve"> בין </w:t>
      </w:r>
      <w:r w:rsidRPr="00C52D41">
        <w:rPr>
          <w:rStyle w:val="afffff5"/>
          <w:rtl/>
        </w:rPr>
        <w:t>לר"ע</w:t>
      </w:r>
      <w:r>
        <w:rPr>
          <w:rtl/>
        </w:rPr>
        <w:t xml:space="preserve"> משמשי ע"ז הן,</w:t>
      </w:r>
      <w:r w:rsidR="00BD6C4F" w:rsidRPr="00C63571">
        <w:rPr>
          <w:rtl/>
        </w:rPr>
        <w:t xml:space="preserve"> </w:t>
      </w:r>
      <w:r w:rsidR="00023D8C">
        <w:rPr>
          <w:rtl/>
        </w:rPr>
        <w:t>ואינן אסורין עד שיעבדו!</w:t>
      </w:r>
    </w:p>
    <w:p w14:paraId="4385F63B" w14:textId="77777777" w:rsidR="00023D8C" w:rsidRDefault="00023D8C" w:rsidP="00E93809">
      <w:pPr>
        <w:pStyle w:val="38"/>
        <w:framePr w:wrap="notBeside"/>
        <w:rPr>
          <w:rtl/>
        </w:rPr>
      </w:pPr>
      <w:r>
        <w:rPr>
          <w:rtl/>
        </w:rPr>
        <w:t>- שאני</w:t>
      </w:r>
    </w:p>
    <w:p w14:paraId="7A5C605F" w14:textId="5DB920AC" w:rsidR="0046556D" w:rsidRDefault="00023D8C" w:rsidP="00BD6C4F">
      <w:pPr>
        <w:rPr>
          <w:rtl/>
        </w:rPr>
      </w:pPr>
      <w:r w:rsidRPr="00772CB0">
        <w:rPr>
          <w:rStyle w:val="afffff5"/>
          <w:rtl/>
        </w:rPr>
        <w:t>א.</w:t>
      </w:r>
      <w:r>
        <w:rPr>
          <w:b/>
          <w:bCs/>
          <w:rtl/>
          <w14:textOutline w14:w="3175" w14:cap="rnd" w14:cmpd="sng" w14:algn="ctr">
            <w14:solidFill>
              <w14:schemeClr w14:val="tx1"/>
            </w14:solidFill>
            <w14:prstDash w14:val="solid"/>
            <w14:bevel/>
          </w14:textOutline>
        </w:rPr>
        <w:t xml:space="preserve"> שחתך בה עצים לע"ז, </w:t>
      </w:r>
      <w:r w:rsidRPr="00772CB0">
        <w:rPr>
          <w:rStyle w:val="afffff5"/>
          <w:rtl/>
        </w:rPr>
        <w:t>ב.</w:t>
      </w:r>
      <w:r>
        <w:rPr>
          <w:b/>
          <w:bCs/>
          <w:rtl/>
          <w14:textOutline w14:w="3175" w14:cap="rnd" w14:cmpd="sng" w14:algn="ctr">
            <w14:solidFill>
              <w14:schemeClr w14:val="tx1"/>
            </w14:solidFill>
            <w14:prstDash w14:val="solid"/>
            <w14:bevel/>
          </w14:textOutline>
        </w:rPr>
        <w:t xml:space="preserve"> בישנה שליבנה באור </w:t>
      </w:r>
      <w:r w:rsidRPr="00772CB0">
        <w:rPr>
          <w:rStyle w:val="afffffe"/>
          <w:rtl/>
        </w:rPr>
        <w:t>ונשרפה שמנוניתה.</w:t>
      </w:r>
    </w:p>
    <w:p w14:paraId="51704CD6" w14:textId="77777777" w:rsidR="00150FE1" w:rsidRDefault="00150FE1" w:rsidP="008B751E">
      <w:pPr>
        <w:pStyle w:val="afffff8"/>
        <w:rPr>
          <w:rtl/>
        </w:rPr>
      </w:pPr>
      <w:r>
        <w:rPr>
          <w:rtl/>
        </w:rPr>
        <w:t>השוחט בסכין של עכו"ם - קולף או מדיח</w:t>
      </w:r>
    </w:p>
    <w:p w14:paraId="6314B8F8" w14:textId="4F700084" w:rsidR="0046556D" w:rsidRDefault="00150FE1" w:rsidP="00BD6C4F">
      <w:pPr>
        <w:rPr>
          <w:rtl/>
        </w:rPr>
      </w:pPr>
      <w:r w:rsidRPr="00772CB0">
        <w:rPr>
          <w:rStyle w:val="afffff5"/>
          <w:rtl/>
        </w:rPr>
        <w:t>רב:</w:t>
      </w:r>
      <w:r>
        <w:rPr>
          <w:rtl/>
        </w:rPr>
        <w:t xml:space="preserve"> קולף, </w:t>
      </w:r>
      <w:r w:rsidRPr="00772CB0">
        <w:rPr>
          <w:rStyle w:val="afffff5"/>
          <w:rtl/>
        </w:rPr>
        <w:t>ו</w:t>
      </w:r>
      <w:r w:rsidRPr="00E911A4">
        <w:rPr>
          <w:rStyle w:val="afffff5"/>
          <w:rtl/>
        </w:rPr>
        <w:t>רבב"ח</w:t>
      </w:r>
      <w:r w:rsidRPr="00772CB0">
        <w:rPr>
          <w:rStyle w:val="afffff5"/>
          <w:rtl/>
        </w:rPr>
        <w:t>:</w:t>
      </w:r>
      <w:r>
        <w:rPr>
          <w:rtl/>
        </w:rPr>
        <w:t xml:space="preserve"> מדיח.</w:t>
      </w:r>
    </w:p>
    <w:p w14:paraId="155A4042" w14:textId="16D09548" w:rsidR="00E93809" w:rsidRDefault="00E93809" w:rsidP="00772CB0">
      <w:pPr>
        <w:pStyle w:val="38"/>
        <w:framePr w:wrap="notBeside"/>
        <w:rPr>
          <w:rtl/>
        </w:rPr>
      </w:pPr>
      <w:r>
        <w:rPr>
          <w:rFonts w:hint="cs"/>
          <w:rtl/>
        </w:rPr>
        <w:t>אין לומר</w:t>
      </w:r>
    </w:p>
    <w:p w14:paraId="2D08EBE5" w14:textId="049C6086" w:rsidR="0046556D" w:rsidRDefault="00E93809" w:rsidP="00BD6C4F">
      <w:pPr>
        <w:rPr>
          <w:rtl/>
        </w:rPr>
      </w:pPr>
      <w:r>
        <w:rPr>
          <w:rFonts w:hint="cs"/>
          <w:rtl/>
        </w:rPr>
        <w:t>ש</w:t>
      </w:r>
      <w:r w:rsidR="00023D8C">
        <w:rPr>
          <w:rtl/>
        </w:rPr>
        <w:t xml:space="preserve">חלקו, </w:t>
      </w:r>
      <w:r>
        <w:rPr>
          <w:rFonts w:hint="cs"/>
          <w:rtl/>
        </w:rPr>
        <w:t xml:space="preserve">אם </w:t>
      </w:r>
      <w:r w:rsidR="00023D8C">
        <w:rPr>
          <w:rtl/>
        </w:rPr>
        <w:t xml:space="preserve">בית השחיטה צונן </w:t>
      </w:r>
      <w:r>
        <w:rPr>
          <w:rFonts w:hint="cs"/>
          <w:rtl/>
        </w:rPr>
        <w:t xml:space="preserve">או </w:t>
      </w:r>
      <w:r w:rsidR="00023D8C">
        <w:rPr>
          <w:rtl/>
        </w:rPr>
        <w:t>רותח!</w:t>
      </w:r>
    </w:p>
    <w:p w14:paraId="2C929FD2" w14:textId="7E2FAAB3" w:rsidR="00150FE1" w:rsidRDefault="00E93809" w:rsidP="008B751E">
      <w:pPr>
        <w:pStyle w:val="38"/>
        <w:framePr w:wrap="notBeside"/>
        <w:rPr>
          <w:rtl/>
        </w:rPr>
      </w:pPr>
      <w:r>
        <w:rPr>
          <w:rFonts w:hint="cs"/>
          <w:rtl/>
        </w:rPr>
        <w:t>שלכו''ע</w:t>
      </w:r>
      <w:r w:rsidR="00150FE1">
        <w:rPr>
          <w:rtl/>
        </w:rPr>
        <w:t>:</w:t>
      </w:r>
    </w:p>
    <w:p w14:paraId="4A4E75F3" w14:textId="71956B46" w:rsidR="0046556D" w:rsidRDefault="00150FE1" w:rsidP="00BD6C4F">
      <w:pPr>
        <w:rPr>
          <w:rtl/>
        </w:rPr>
      </w:pPr>
      <w:r>
        <w:rPr>
          <w:rtl/>
        </w:rPr>
        <w:t xml:space="preserve">בית השחיטה רותח, </w:t>
      </w:r>
      <w:r w:rsidR="0089456C">
        <w:rPr>
          <w:rtl/>
        </w:rPr>
        <w:t>ו</w:t>
      </w:r>
      <w:r w:rsidR="00E911A4">
        <w:rPr>
          <w:rFonts w:hint="cs"/>
          <w:rtl/>
        </w:rPr>
        <w:t>אף ל</w:t>
      </w:r>
      <w:r w:rsidR="0089456C">
        <w:rPr>
          <w:rtl/>
        </w:rPr>
        <w:t>מ"ד מדיח – מתוך שהסימנין טרודים להוציא דם אינם בולעים.</w:t>
      </w:r>
    </w:p>
    <w:p w14:paraId="4838FAA4" w14:textId="77777777" w:rsidR="00150FE1" w:rsidRDefault="00150FE1" w:rsidP="008B751E">
      <w:pPr>
        <w:pStyle w:val="38"/>
        <w:framePr w:wrap="notBeside"/>
        <w:rPr>
          <w:rtl/>
        </w:rPr>
      </w:pPr>
      <w:r>
        <w:rPr>
          <w:rtl/>
        </w:rPr>
        <w:t>א"ד:</w:t>
      </w:r>
    </w:p>
    <w:p w14:paraId="3F0FC93D" w14:textId="2133A3AD" w:rsidR="0046556D" w:rsidRDefault="00150FE1" w:rsidP="00BD6C4F">
      <w:pPr>
        <w:rPr>
          <w:rtl/>
        </w:rPr>
      </w:pPr>
      <w:r>
        <w:rPr>
          <w:rtl/>
        </w:rPr>
        <w:t xml:space="preserve">לכ"ע בית השחיטה צונן, מ"ד מדיח - ניחא, </w:t>
      </w:r>
      <w:r w:rsidR="0089456C">
        <w:rPr>
          <w:rtl/>
        </w:rPr>
        <w:t>מ"ד קולף – מדוחק הסכין בולע.</w:t>
      </w:r>
    </w:p>
    <w:p w14:paraId="002E3C20" w14:textId="77777777" w:rsidR="00150FE1" w:rsidRDefault="00150FE1" w:rsidP="008B751E">
      <w:pPr>
        <w:pStyle w:val="afffff8"/>
        <w:rPr>
          <w:rtl/>
        </w:rPr>
      </w:pPr>
      <w:r>
        <w:rPr>
          <w:rtl/>
        </w:rPr>
        <w:t>סכין ששחט בה טריפה - בחמין או בצונן</w:t>
      </w:r>
    </w:p>
    <w:p w14:paraId="6B6F58D9" w14:textId="77777777" w:rsidR="00150FE1" w:rsidRDefault="00150FE1" w:rsidP="008B751E">
      <w:pPr>
        <w:pStyle w:val="38"/>
        <w:framePr w:wrap="notBeside"/>
        <w:rPr>
          <w:rtl/>
        </w:rPr>
      </w:pPr>
      <w:r>
        <w:rPr>
          <w:rtl/>
        </w:rPr>
        <w:t>רב אחא ורבינא:</w:t>
      </w:r>
    </w:p>
    <w:p w14:paraId="5BA7FA75" w14:textId="43A3064B" w:rsidR="0046556D" w:rsidRDefault="0089456C" w:rsidP="00BD6C4F">
      <w:pPr>
        <w:rPr>
          <w:rtl/>
        </w:rPr>
      </w:pPr>
      <w:r>
        <w:rPr>
          <w:rtl/>
        </w:rPr>
        <w:t>חד אמר מגעילה בחמין, וחד אמר די בצונן.</w:t>
      </w:r>
    </w:p>
    <w:p w14:paraId="71BBC9DE" w14:textId="77777777" w:rsidR="00150FE1" w:rsidRDefault="00150FE1" w:rsidP="008B751E">
      <w:pPr>
        <w:pStyle w:val="38"/>
        <w:framePr w:wrap="notBeside"/>
        <w:rPr>
          <w:rtl/>
        </w:rPr>
      </w:pPr>
      <w:r>
        <w:rPr>
          <w:rtl/>
        </w:rPr>
        <w:t>והלכתא:</w:t>
      </w:r>
    </w:p>
    <w:p w14:paraId="5640376A" w14:textId="29490989" w:rsidR="0046556D" w:rsidRDefault="00150FE1" w:rsidP="00BD6C4F">
      <w:pPr>
        <w:rPr>
          <w:rtl/>
        </w:rPr>
      </w:pPr>
      <w:r>
        <w:rPr>
          <w:rtl/>
        </w:rPr>
        <w:t>אפי' בצונן,</w:t>
      </w:r>
      <w:r w:rsidR="00BD6C4F" w:rsidRPr="00C63571">
        <w:rPr>
          <w:rtl/>
        </w:rPr>
        <w:t xml:space="preserve"> </w:t>
      </w:r>
      <w:r w:rsidR="0089456C">
        <w:rPr>
          <w:rtl/>
        </w:rPr>
        <w:t>ואי יש מטלית קשה לקנחה – אף צונן לא צריך.</w:t>
      </w:r>
    </w:p>
    <w:p w14:paraId="789AC056" w14:textId="7B94D54C" w:rsidR="0046556D" w:rsidRDefault="0089456C" w:rsidP="00BD6C4F">
      <w:pPr>
        <w:rPr>
          <w:rtl/>
        </w:rPr>
      </w:pPr>
      <w:r>
        <w:rPr>
          <w:rtl/>
        </w:rPr>
        <w:t>ולמ"ד בחמין מ"ט? משום דבלעה איסורא – גם בשחיטה כשרה בלעה איסור אבר מן החי קודם גמר שחיטה!</w:t>
      </w:r>
    </w:p>
    <w:p w14:paraId="38BD17DE" w14:textId="77777777" w:rsidR="005C3320" w:rsidRDefault="0089456C" w:rsidP="00772CB0">
      <w:pPr>
        <w:pStyle w:val="38"/>
        <w:framePr w:wrap="notBeside"/>
        <w:rPr>
          <w:rtl/>
        </w:rPr>
      </w:pPr>
      <w:r>
        <w:rPr>
          <w:rtl/>
        </w:rPr>
        <w:t xml:space="preserve">– </w:t>
      </w:r>
    </w:p>
    <w:p w14:paraId="63D1937C" w14:textId="027E0CC8" w:rsidR="0046556D" w:rsidRDefault="0089456C" w:rsidP="00BD6C4F">
      <w:pPr>
        <w:rPr>
          <w:rtl/>
        </w:rPr>
      </w:pPr>
      <w:r>
        <w:rPr>
          <w:rtl/>
        </w:rPr>
        <w:t>בולעת כשמתחממת, ומתחממת רק בגמר שחיטה, ואז כבר היתר.</w:t>
      </w:r>
    </w:p>
    <w:p w14:paraId="7FFA21BC" w14:textId="77777777" w:rsidR="00150FE1" w:rsidRDefault="00150FE1" w:rsidP="008B751E">
      <w:pPr>
        <w:pStyle w:val="afffff8"/>
        <w:rPr>
          <w:rtl/>
        </w:rPr>
      </w:pPr>
      <w:r>
        <w:rPr>
          <w:rtl/>
        </w:rPr>
        <w:t>הטבח צריך ג' סכינין וב' כלים של מים</w:t>
      </w:r>
    </w:p>
    <w:p w14:paraId="386D3906" w14:textId="5C8AD048" w:rsidR="00150FE1" w:rsidRDefault="00A9376B" w:rsidP="008B751E">
      <w:pPr>
        <w:pStyle w:val="38"/>
        <w:framePr w:wrap="notBeside"/>
        <w:rPr>
          <w:rtl/>
        </w:rPr>
      </w:pPr>
      <w:r>
        <w:rPr>
          <w:rFonts w:hint="cs"/>
          <w:rtl/>
        </w:rPr>
        <w:t>ר''י מרב</w:t>
      </w:r>
      <w:r w:rsidR="00150FE1">
        <w:rPr>
          <w:rtl/>
        </w:rPr>
        <w:t>:</w:t>
      </w:r>
    </w:p>
    <w:p w14:paraId="7A13D9C7" w14:textId="54654C92" w:rsidR="0046556D" w:rsidRDefault="00150FE1" w:rsidP="00BD6C4F">
      <w:pPr>
        <w:rPr>
          <w:rtl/>
        </w:rPr>
      </w:pPr>
      <w:r w:rsidRPr="00772CB0">
        <w:rPr>
          <w:rStyle w:val="afffff5"/>
          <w:rtl/>
        </w:rPr>
        <w:t>א.</w:t>
      </w:r>
      <w:r>
        <w:rPr>
          <w:rtl/>
        </w:rPr>
        <w:t xml:space="preserve"> ששוחט בה, </w:t>
      </w:r>
      <w:r w:rsidRPr="00772CB0">
        <w:rPr>
          <w:rStyle w:val="afffff5"/>
          <w:rtl/>
        </w:rPr>
        <w:t>ב.</w:t>
      </w:r>
      <w:r>
        <w:rPr>
          <w:rtl/>
        </w:rPr>
        <w:t xml:space="preserve"> שמחתך בה בשר, </w:t>
      </w:r>
      <w:r w:rsidRPr="00772CB0">
        <w:rPr>
          <w:rStyle w:val="afffff5"/>
          <w:rtl/>
        </w:rPr>
        <w:t>ג.</w:t>
      </w:r>
      <w:r>
        <w:rPr>
          <w:rtl/>
        </w:rPr>
        <w:t xml:space="preserve"> שמחתך בה חלבים.</w:t>
      </w:r>
    </w:p>
    <w:p w14:paraId="6696B069" w14:textId="7F3168D9" w:rsidR="0046556D" w:rsidRDefault="00A9376B" w:rsidP="00BD6C4F">
      <w:pPr>
        <w:rPr>
          <w:rtl/>
        </w:rPr>
      </w:pPr>
      <w:r>
        <w:rPr>
          <w:rFonts w:hint="cs"/>
          <w:rtl/>
        </w:rPr>
        <w:t>ו</w:t>
      </w:r>
      <w:r w:rsidR="0089456C">
        <w:rPr>
          <w:rtl/>
        </w:rPr>
        <w:t>לא סגי בחדא, ויחתוך</w:t>
      </w:r>
      <w:r w:rsidR="00150FE1">
        <w:rPr>
          <w:rtl/>
        </w:rPr>
        <w:t xml:space="preserve"> בשר ואח"כ חלבים? – גזירה שמא</w:t>
      </w:r>
      <w:r w:rsidR="00BD6C4F" w:rsidRPr="00C63571">
        <w:rPr>
          <w:rtl/>
        </w:rPr>
        <w:t xml:space="preserve"> יחתוך חלבים ואח"כ בשר.</w:t>
      </w:r>
    </w:p>
    <w:p w14:paraId="3DFA9592" w14:textId="259047F1" w:rsidR="0046556D" w:rsidRDefault="00F6470D" w:rsidP="00BD6C4F">
      <w:pPr>
        <w:rPr>
          <w:rtl/>
        </w:rPr>
      </w:pPr>
      <w:r>
        <w:rPr>
          <w:rFonts w:hint="cs"/>
          <w:rtl/>
        </w:rPr>
        <w:t xml:space="preserve">אבל </w:t>
      </w:r>
      <w:r w:rsidR="0089456C">
        <w:rPr>
          <w:rtl/>
        </w:rPr>
        <w:t>כשהצריכוהו שתים יש היכר.</w:t>
      </w:r>
    </w:p>
    <w:p w14:paraId="62DD3B91" w14:textId="2B24ACD0" w:rsidR="00150FE1" w:rsidRDefault="00F6470D" w:rsidP="008B751E">
      <w:pPr>
        <w:pStyle w:val="38"/>
        <w:framePr w:wrap="notBeside"/>
        <w:rPr>
          <w:rtl/>
        </w:rPr>
      </w:pPr>
      <w:r>
        <w:rPr>
          <w:rFonts w:hint="cs"/>
          <w:rtl/>
        </w:rPr>
        <w:t>ר''י מרב</w:t>
      </w:r>
      <w:r w:rsidR="00150FE1">
        <w:rPr>
          <w:rtl/>
        </w:rPr>
        <w:t>:</w:t>
      </w:r>
    </w:p>
    <w:p w14:paraId="70ACD4FD" w14:textId="11F531BE" w:rsidR="0046556D" w:rsidRDefault="00150FE1" w:rsidP="00BD6C4F">
      <w:pPr>
        <w:rPr>
          <w:rtl/>
        </w:rPr>
      </w:pPr>
      <w:r>
        <w:rPr>
          <w:rtl/>
        </w:rPr>
        <w:lastRenderedPageBreak/>
        <w:t xml:space="preserve">הטבח צריך שני כלים של מים: </w:t>
      </w:r>
      <w:r w:rsidRPr="00772CB0">
        <w:rPr>
          <w:rStyle w:val="afffff5"/>
          <w:rtl/>
        </w:rPr>
        <w:t>א.</w:t>
      </w:r>
      <w:r>
        <w:rPr>
          <w:rtl/>
        </w:rPr>
        <w:t xml:space="preserve"> שמדיח בו בשר, </w:t>
      </w:r>
      <w:r w:rsidRPr="00772CB0">
        <w:rPr>
          <w:rStyle w:val="afffff5"/>
          <w:rtl/>
        </w:rPr>
        <w:t>ב.</w:t>
      </w:r>
      <w:r>
        <w:rPr>
          <w:rtl/>
        </w:rPr>
        <w:t xml:space="preserve"> שמדיח בו חלבים.</w:t>
      </w:r>
    </w:p>
    <w:p w14:paraId="3173E3B3" w14:textId="52B78568" w:rsidR="0046556D" w:rsidRDefault="00F6470D" w:rsidP="00BD6C4F">
      <w:pPr>
        <w:rPr>
          <w:rtl/>
        </w:rPr>
      </w:pPr>
      <w:r>
        <w:rPr>
          <w:rFonts w:hint="cs"/>
          <w:rtl/>
        </w:rPr>
        <w:t>ו</w:t>
      </w:r>
      <w:r w:rsidR="0089456C">
        <w:rPr>
          <w:rtl/>
        </w:rPr>
        <w:t>לא סגי בחדא, וידיח</w:t>
      </w:r>
      <w:r w:rsidR="00150FE1">
        <w:rPr>
          <w:rtl/>
        </w:rPr>
        <w:t xml:space="preserve"> בו בשר </w:t>
      </w:r>
      <w:r>
        <w:rPr>
          <w:rFonts w:hint="cs"/>
          <w:rtl/>
        </w:rPr>
        <w:t>ואח"כ</w:t>
      </w:r>
      <w:r w:rsidR="003C6633">
        <w:rPr>
          <w:rFonts w:hint="cs"/>
          <w:rtl/>
        </w:rPr>
        <w:t xml:space="preserve"> </w:t>
      </w:r>
      <w:r w:rsidR="00150FE1">
        <w:rPr>
          <w:rtl/>
        </w:rPr>
        <w:t>חלבים? – גזירה</w:t>
      </w:r>
      <w:r w:rsidR="00BD6C4F" w:rsidRPr="00C63571">
        <w:rPr>
          <w:rtl/>
        </w:rPr>
        <w:t xml:space="preserve"> שמא ידיח חלבים ואח"כ בשר.</w:t>
      </w:r>
    </w:p>
    <w:p w14:paraId="45F3122F" w14:textId="00E27A68" w:rsidR="0046556D" w:rsidRDefault="003C6633" w:rsidP="00BD6C4F">
      <w:pPr>
        <w:rPr>
          <w:rtl/>
        </w:rPr>
      </w:pPr>
      <w:r>
        <w:rPr>
          <w:rFonts w:hint="cs"/>
          <w:rtl/>
        </w:rPr>
        <w:t xml:space="preserve">אבל </w:t>
      </w:r>
      <w:r w:rsidR="0089456C">
        <w:rPr>
          <w:rtl/>
        </w:rPr>
        <w:t>כשהצריכוהו שתים יש היכר.</w:t>
      </w:r>
    </w:p>
    <w:p w14:paraId="418E1DB5" w14:textId="28C9B688" w:rsidR="00150FE1" w:rsidRDefault="00150FE1" w:rsidP="008B751E">
      <w:pPr>
        <w:pStyle w:val="38"/>
        <w:framePr w:wrap="notBeside"/>
        <w:rPr>
          <w:rtl/>
        </w:rPr>
      </w:pPr>
      <w:r>
        <w:rPr>
          <w:rtl/>
        </w:rPr>
        <w:t>•אמימר מר"פ:</w:t>
      </w:r>
    </w:p>
    <w:p w14:paraId="3E7640B4" w14:textId="1350658A" w:rsidR="00150FE1" w:rsidRDefault="0089456C" w:rsidP="00BD6C4F">
      <w:pPr>
        <w:rPr>
          <w:rtl/>
        </w:rPr>
      </w:pPr>
      <w:r>
        <w:rPr>
          <w:rtl/>
        </w:rPr>
        <w:t>לא יהפוך אדם כסלים שחלבן דבוק בהן על הבשר, שזב החלב והבשר בולע.</w:t>
      </w:r>
    </w:p>
    <w:p w14:paraId="76FDD260" w14:textId="7101966F" w:rsidR="00150FE1" w:rsidRDefault="00150FE1" w:rsidP="00BD6C4F">
      <w:pPr>
        <w:rPr>
          <w:rtl/>
        </w:rPr>
      </w:pPr>
      <w:r>
        <w:rPr>
          <w:rtl/>
        </w:rPr>
        <w:t xml:space="preserve">וכשמונחין כדרכן החלב למעלה, </w:t>
      </w:r>
      <w:r w:rsidR="003C6633">
        <w:rPr>
          <w:rFonts w:hint="cs"/>
          <w:rtl/>
        </w:rPr>
        <w:t>ה</w:t>
      </w:r>
      <w:r>
        <w:rPr>
          <w:rtl/>
        </w:rPr>
        <w:t xml:space="preserve">בשר </w:t>
      </w:r>
      <w:r w:rsidR="003C6633">
        <w:rPr>
          <w:rFonts w:hint="cs"/>
          <w:rtl/>
        </w:rPr>
        <w:t>לא בולע מ</w:t>
      </w:r>
      <w:r>
        <w:rPr>
          <w:rtl/>
        </w:rPr>
        <w:t xml:space="preserve">הכסלים? – </w:t>
      </w:r>
      <w:r w:rsidR="003C6633">
        <w:rPr>
          <w:rFonts w:hint="cs"/>
          <w:rtl/>
        </w:rPr>
        <w:t>שה</w:t>
      </w:r>
      <w:r>
        <w:rPr>
          <w:rtl/>
        </w:rPr>
        <w:t>קרום מפסיק מלמטה,</w:t>
      </w:r>
    </w:p>
    <w:p w14:paraId="190D6BD8" w14:textId="45A0B161" w:rsidR="0046556D" w:rsidRDefault="003C6633" w:rsidP="00BD6C4F">
      <w:pPr>
        <w:rPr>
          <w:rtl/>
        </w:rPr>
      </w:pPr>
      <w:r>
        <w:rPr>
          <w:rFonts w:hint="cs"/>
          <w:rtl/>
        </w:rPr>
        <w:t xml:space="preserve">אבל מלמעלה </w:t>
      </w:r>
      <w:r w:rsidR="00150FE1">
        <w:rPr>
          <w:rtl/>
        </w:rPr>
        <w:t>הקרום מתפורר כשממשמשת בו יד הטבח.</w:t>
      </w:r>
    </w:p>
    <w:p w14:paraId="32EEFDFC" w14:textId="77777777" w:rsidR="00BD6C4F" w:rsidRPr="00A55767" w:rsidRDefault="00BD6C4F" w:rsidP="00F07436">
      <w:pPr>
        <w:pStyle w:val="afff3"/>
        <w:framePr w:wrap="around"/>
        <w:rPr>
          <w:rtl/>
        </w:rPr>
      </w:pPr>
      <w:r w:rsidRPr="00A55767">
        <w:rPr>
          <w:rFonts w:hint="cs"/>
          <w:rtl/>
        </w:rPr>
        <w:t>ט.</w:t>
      </w:r>
    </w:p>
    <w:p w14:paraId="08D9177A" w14:textId="54146D2D" w:rsidR="00AE5797" w:rsidRDefault="003C6633" w:rsidP="008B751E">
      <w:pPr>
        <w:pStyle w:val="38"/>
        <w:framePr w:wrap="notBeside"/>
        <w:rPr>
          <w:rtl/>
        </w:rPr>
      </w:pPr>
      <w:r>
        <w:rPr>
          <w:rFonts w:hint="cs"/>
          <w:rtl/>
        </w:rPr>
        <w:t>ר''י מ</w:t>
      </w:r>
      <w:r w:rsidR="00AE5797">
        <w:rPr>
          <w:rtl/>
        </w:rPr>
        <w:t>ר</w:t>
      </w:r>
      <w:r>
        <w:rPr>
          <w:rFonts w:hint="cs"/>
          <w:rtl/>
        </w:rPr>
        <w:t>ב</w:t>
      </w:r>
      <w:r w:rsidR="00AE5797">
        <w:rPr>
          <w:rtl/>
        </w:rPr>
        <w:t>:</w:t>
      </w:r>
    </w:p>
    <w:p w14:paraId="15926F16" w14:textId="4FFAD181" w:rsidR="0046556D" w:rsidRDefault="00AE5797" w:rsidP="00BD6C4F">
      <w:pPr>
        <w:rPr>
          <w:rtl/>
        </w:rPr>
      </w:pPr>
      <w:r>
        <w:rPr>
          <w:rtl/>
        </w:rPr>
        <w:t>ת"ח צריך</w:t>
      </w:r>
      <w:r w:rsidR="00BD6C4F" w:rsidRPr="00C63571">
        <w:rPr>
          <w:rtl/>
        </w:rPr>
        <w:t xml:space="preserve"> שילמוד ג' דברים: כתב, שחיטה, ומילה.</w:t>
      </w:r>
    </w:p>
    <w:p w14:paraId="4A4BD3BC" w14:textId="77777777" w:rsidR="00AE5797" w:rsidRDefault="00AE5797" w:rsidP="008B751E">
      <w:pPr>
        <w:pStyle w:val="38"/>
        <w:framePr w:wrap="notBeside"/>
        <w:rPr>
          <w:rtl/>
        </w:rPr>
      </w:pPr>
      <w:r>
        <w:rPr>
          <w:rtl/>
        </w:rPr>
        <w:t>ורחב"ש מרב:</w:t>
      </w:r>
    </w:p>
    <w:p w14:paraId="2DBC5DDC" w14:textId="5CE8AB61" w:rsidR="0046556D" w:rsidRDefault="00AE5797" w:rsidP="00BD6C4F">
      <w:pPr>
        <w:rPr>
          <w:rtl/>
        </w:rPr>
      </w:pPr>
      <w:r>
        <w:rPr>
          <w:rtl/>
        </w:rPr>
        <w:t xml:space="preserve">אף קשר של תפילין, וברכת חתנים, וציצית. </w:t>
      </w:r>
      <w:r w:rsidR="0089456C">
        <w:rPr>
          <w:rtl/>
        </w:rPr>
        <w:t>– ואידך לא הזכיר? מפני שהם שכיחים ולומד מאליו.</w:t>
      </w:r>
    </w:p>
    <w:p w14:paraId="0A80FAB8" w14:textId="7C86A02E" w:rsidR="00AE5797" w:rsidRDefault="003C6633" w:rsidP="008B751E">
      <w:pPr>
        <w:pStyle w:val="38"/>
        <w:framePr w:wrap="notBeside"/>
        <w:rPr>
          <w:rtl/>
        </w:rPr>
      </w:pPr>
      <w:r>
        <w:rPr>
          <w:rFonts w:hint="cs"/>
          <w:rtl/>
        </w:rPr>
        <w:t>ר''י משמואל</w:t>
      </w:r>
      <w:r w:rsidR="00AE5797">
        <w:rPr>
          <w:rtl/>
        </w:rPr>
        <w:t>:</w:t>
      </w:r>
    </w:p>
    <w:p w14:paraId="2E69839C" w14:textId="72D910A1" w:rsidR="0046556D" w:rsidRDefault="00AE5797" w:rsidP="00BD6C4F">
      <w:pPr>
        <w:rPr>
          <w:rtl/>
        </w:rPr>
      </w:pPr>
      <w:r>
        <w:rPr>
          <w:rtl/>
        </w:rPr>
        <w:t>כל טבח</w:t>
      </w:r>
      <w:r w:rsidR="00BD6C4F" w:rsidRPr="00C63571">
        <w:rPr>
          <w:rtl/>
        </w:rPr>
        <w:t xml:space="preserve"> שאינו יודע הלכות שחיטה אסור לאכול </w:t>
      </w:r>
      <w:r>
        <w:rPr>
          <w:rtl/>
        </w:rPr>
        <w:t>משחיטתו,</w:t>
      </w:r>
    </w:p>
    <w:p w14:paraId="20EAC47A" w14:textId="0C5FE5AE" w:rsidR="0046556D" w:rsidRDefault="00BD6C4F" w:rsidP="00BD6C4F">
      <w:pPr>
        <w:rPr>
          <w:rtl/>
        </w:rPr>
      </w:pPr>
      <w:r w:rsidRPr="00C63571">
        <w:rPr>
          <w:rtl/>
        </w:rPr>
        <w:t>ואלו הן הלכות שחיטה: שהייה, דרסה, חלדה, הגרמה, ועיקור.</w:t>
      </w:r>
    </w:p>
    <w:p w14:paraId="65951598" w14:textId="1484C9D3" w:rsidR="00D84BF6" w:rsidRDefault="00D84BF6" w:rsidP="00772CB0">
      <w:pPr>
        <w:pStyle w:val="38"/>
        <w:framePr w:wrap="notBeside"/>
        <w:rPr>
          <w:rtl/>
        </w:rPr>
      </w:pPr>
      <w:r>
        <w:rPr>
          <w:rFonts w:hint="cs"/>
          <w:rtl/>
        </w:rPr>
        <w:t>ומיירי</w:t>
      </w:r>
    </w:p>
    <w:p w14:paraId="698036C3" w14:textId="3D79DE64" w:rsidR="0046556D" w:rsidRDefault="00D84BF6" w:rsidP="003D3388">
      <w:pPr>
        <w:rPr>
          <w:rtl/>
        </w:rPr>
      </w:pPr>
      <w:r>
        <w:rPr>
          <w:rFonts w:hint="cs"/>
          <w:rtl/>
        </w:rPr>
        <w:t xml:space="preserve"> </w:t>
      </w:r>
      <w:r w:rsidR="0089456C">
        <w:rPr>
          <w:rtl/>
        </w:rPr>
        <w:t xml:space="preserve">במי ששחט לפנינו ב' וג' פעמים יפה, </w:t>
      </w:r>
      <w:r>
        <w:rPr>
          <w:rFonts w:hint="cs"/>
          <w:rtl/>
        </w:rPr>
        <w:t xml:space="preserve">דהו''א שגם בזה </w:t>
      </w:r>
      <w:r w:rsidR="0089456C">
        <w:rPr>
          <w:rtl/>
        </w:rPr>
        <w:t>שחט יפה קמ"ל- כיון שלא למד, פעמים ששוהה ודורס ואינו יודע.</w:t>
      </w:r>
    </w:p>
    <w:p w14:paraId="63DBEA4A" w14:textId="3E88AEF1" w:rsidR="00AE5797" w:rsidRDefault="003D3388" w:rsidP="008B751E">
      <w:pPr>
        <w:pStyle w:val="38"/>
        <w:framePr w:wrap="notBeside"/>
        <w:rPr>
          <w:rtl/>
        </w:rPr>
      </w:pPr>
      <w:r>
        <w:rPr>
          <w:rFonts w:hint="cs"/>
          <w:rtl/>
        </w:rPr>
        <w:t xml:space="preserve">ר"י משמואל</w:t>
      </w:r>
      <w:del w:id="21281" w:author="Claude" w:date="2026-10-07T09:24:29Z">
        <w:r>
          <w:rPr>
            <w:rFonts w:hint="cs"/>
            <w:rtl/>
          </w:rPr>
          <w:delText xml:space="preserve"> </w:delText>
        </w:r>
      </w:del>
      <w:r w:rsidR="00AE5797">
        <w:rPr>
          <w:rtl/>
        </w:rPr>
        <w:t>:</w:t>
      </w:r>
    </w:p>
    <w:p w14:paraId="76C1CAC0" w14:textId="2C6CEB03" w:rsidR="0046556D" w:rsidRDefault="00AE5797" w:rsidP="00BD6C4F">
      <w:pPr>
        <w:rPr>
          <w:rtl/>
        </w:rPr>
      </w:pPr>
      <w:r>
        <w:rPr>
          <w:rtl/>
        </w:rPr>
        <w:t>הטבח צריך</w:t>
      </w:r>
      <w:r w:rsidR="00BD6C4F" w:rsidRPr="00C63571">
        <w:rPr>
          <w:rtl/>
        </w:rPr>
        <w:t xml:space="preserve"> </w:t>
      </w:r>
      <w:r w:rsidR="0089456C">
        <w:rPr>
          <w:rtl/>
        </w:rPr>
        <w:t xml:space="preserve">שיבדוק בסימנים לאחר שחיטה </w:t>
      </w:r>
      <w:r w:rsidR="0089456C" w:rsidRPr="00772CB0">
        <w:rPr>
          <w:rStyle w:val="afffff5"/>
          <w:rtl/>
        </w:rPr>
        <w:t>שנשחט רובן.</w:t>
      </w:r>
    </w:p>
    <w:p w14:paraId="0CB46D4C" w14:textId="316A6578" w:rsidR="00AE5797" w:rsidRDefault="003D3388" w:rsidP="008B751E">
      <w:pPr>
        <w:pStyle w:val="38"/>
        <w:framePr w:wrap="notBeside"/>
        <w:rPr>
          <w:rtl/>
        </w:rPr>
      </w:pPr>
      <w:r>
        <w:rPr>
          <w:rFonts w:hint="cs"/>
          <w:rtl/>
        </w:rPr>
        <w:t>והך דר''</w:t>
      </w:r>
      <w:r w:rsidR="005C1952">
        <w:rPr>
          <w:rFonts w:hint="cs"/>
          <w:rtl/>
        </w:rPr>
        <w:t>ש</w:t>
      </w:r>
    </w:p>
    <w:p w14:paraId="038C27E2" w14:textId="4AC3C1BE" w:rsidR="0046556D" w:rsidRDefault="00AE5797" w:rsidP="00BD6C4F">
      <w:pPr>
        <w:rPr>
          <w:rtl/>
        </w:rPr>
      </w:pPr>
      <w:r>
        <w:rPr>
          <w:rtl/>
        </w:rPr>
        <w:t xml:space="preserve">'אם שהה כדי ביקור' </w:t>
      </w:r>
      <w:r w:rsidR="0089456C">
        <w:rPr>
          <w:rtl/>
        </w:rPr>
        <w:t xml:space="preserve">– </w:t>
      </w:r>
      <w:r w:rsidR="005C1952" w:rsidRPr="00772CB0">
        <w:rPr>
          <w:rStyle w:val="afffff5"/>
          <w:rFonts w:hint="eastAsia"/>
          <w:rtl/>
        </w:rPr>
        <w:t>רב</w:t>
      </w:r>
      <w:r w:rsidR="005C1952" w:rsidRPr="00772CB0">
        <w:rPr>
          <w:rStyle w:val="afffff5"/>
          <w:rtl/>
        </w:rPr>
        <w:t xml:space="preserve"> יוסף</w:t>
      </w:r>
      <w:r w:rsidR="005C1952">
        <w:rPr>
          <w:rFonts w:hint="cs"/>
          <w:rtl/>
        </w:rPr>
        <w:t xml:space="preserve"> </w:t>
      </w:r>
      <w:r w:rsidR="0089456C">
        <w:rPr>
          <w:rtl/>
        </w:rPr>
        <w:t xml:space="preserve">היינו ביקור סימנין! – </w:t>
      </w:r>
      <w:r w:rsidR="0089456C" w:rsidRPr="00772CB0">
        <w:rPr>
          <w:rStyle w:val="afffff5"/>
          <w:rtl/>
        </w:rPr>
        <w:t>אביי:</w:t>
      </w:r>
      <w:r w:rsidR="0089456C">
        <w:rPr>
          <w:rtl/>
        </w:rPr>
        <w:t xml:space="preserve"> ביקור טבח חכם בסכינו.</w:t>
      </w:r>
    </w:p>
    <w:p w14:paraId="5C440022" w14:textId="77777777" w:rsidR="00AE5797" w:rsidRDefault="00AE5797" w:rsidP="008B751E">
      <w:pPr>
        <w:pStyle w:val="38"/>
        <w:framePr w:wrap="notBeside"/>
        <w:rPr>
          <w:rtl/>
        </w:rPr>
      </w:pPr>
      <w:r>
        <w:rPr>
          <w:rtl/>
        </w:rPr>
        <w:t>לא בדק, מאי:</w:t>
      </w:r>
    </w:p>
    <w:p w14:paraId="32E2AD98" w14:textId="111F6481" w:rsidR="0046556D" w:rsidRDefault="00AE5797" w:rsidP="00BD6C4F">
      <w:pPr>
        <w:rPr>
          <w:rtl/>
        </w:rPr>
      </w:pPr>
      <w:r>
        <w:rPr>
          <w:rtl/>
        </w:rPr>
        <w:t>מ</w:t>
      </w:r>
      <w:r w:rsidRPr="00C52D41">
        <w:rPr>
          <w:rStyle w:val="afffff5"/>
          <w:rtl/>
        </w:rPr>
        <w:t>ראב"י</w:t>
      </w:r>
      <w:r>
        <w:rPr>
          <w:rtl/>
        </w:rPr>
        <w:t>: טרפה ואסורה באכילה,</w:t>
      </w:r>
    </w:p>
    <w:p w14:paraId="3D2A654E" w14:textId="68C0B66C" w:rsidR="0046556D" w:rsidRDefault="00AE5797" w:rsidP="00BD6C4F">
      <w:pPr>
        <w:rPr>
          <w:rtl/>
        </w:rPr>
      </w:pPr>
      <w:r w:rsidRPr="00772CB0">
        <w:rPr>
          <w:rStyle w:val="afffff5"/>
          <w:rtl/>
        </w:rPr>
        <w:t>ובמתניתא:</w:t>
      </w:r>
      <w:r>
        <w:rPr>
          <w:rtl/>
        </w:rPr>
        <w:t xml:space="preserve"> נבלה</w:t>
      </w:r>
      <w:r w:rsidR="00BD6C4F" w:rsidRPr="00C63571">
        <w:rPr>
          <w:rtl/>
        </w:rPr>
        <w:t xml:space="preserve"> ומטמאה במשא.</w:t>
      </w:r>
    </w:p>
    <w:p w14:paraId="4CA08F19" w14:textId="5BB4CF54" w:rsidR="00AE5797" w:rsidRDefault="005C1952" w:rsidP="008B751E">
      <w:pPr>
        <w:pStyle w:val="38"/>
        <w:framePr w:wrap="notBeside"/>
        <w:rPr>
          <w:rtl/>
        </w:rPr>
      </w:pPr>
      <w:r>
        <w:rPr>
          <w:rFonts w:hint="cs"/>
          <w:rtl/>
        </w:rPr>
        <w:t>ו</w:t>
      </w:r>
      <w:r w:rsidR="00AE5797">
        <w:rPr>
          <w:rtl/>
        </w:rPr>
        <w:t>חלקו:</w:t>
      </w:r>
    </w:p>
    <w:p w14:paraId="1E7D26F2" w14:textId="2670F6A8" w:rsidR="0046556D" w:rsidRDefault="00AE5797" w:rsidP="00BD6C4F">
      <w:pPr>
        <w:rPr>
          <w:rtl/>
        </w:rPr>
      </w:pPr>
      <w:r>
        <w:rPr>
          <w:rtl/>
        </w:rPr>
        <w:t>בד</w:t>
      </w:r>
      <w:r w:rsidRPr="00C52D41">
        <w:rPr>
          <w:rStyle w:val="afffff5"/>
          <w:rtl/>
        </w:rPr>
        <w:t>ר"ה</w:t>
      </w:r>
      <w:r>
        <w:rPr>
          <w:rtl/>
        </w:rPr>
        <w:t xml:space="preserve"> דבהמה</w:t>
      </w:r>
      <w:r w:rsidR="00BD6C4F" w:rsidRPr="00C63571">
        <w:rPr>
          <w:rtl/>
        </w:rPr>
        <w:t xml:space="preserve"> בחייה בחזקת איסור עומדת עד שיודע לך </w:t>
      </w:r>
      <w:r>
        <w:rPr>
          <w:rtl/>
        </w:rPr>
        <w:t>במה נשחטה,</w:t>
      </w:r>
    </w:p>
    <w:p w14:paraId="424BE1F0" w14:textId="51021D42" w:rsidR="0046556D" w:rsidRDefault="00BD6C4F" w:rsidP="00BD6C4F">
      <w:pPr>
        <w:rPr>
          <w:rtl/>
        </w:rPr>
      </w:pPr>
      <w:r w:rsidRPr="00C63571">
        <w:rPr>
          <w:rtl/>
        </w:rPr>
        <w:t xml:space="preserve">נשחטה - הרי היא בחזקת היתר עד שיודע לך </w:t>
      </w:r>
      <w:r w:rsidR="00AE5797">
        <w:rPr>
          <w:rtl/>
        </w:rPr>
        <w:t>במה נטרפה,</w:t>
      </w:r>
    </w:p>
    <w:p w14:paraId="31BB94C3" w14:textId="77777777" w:rsidR="005C1952" w:rsidRDefault="00AE5797" w:rsidP="00772CB0">
      <w:pPr>
        <w:pStyle w:val="38"/>
        <w:framePr w:wrap="notBeside"/>
        <w:rPr>
          <w:rtl/>
        </w:rPr>
      </w:pPr>
      <w:r>
        <w:rPr>
          <w:rtl/>
        </w:rPr>
        <w:t xml:space="preserve">מר סבר </w:t>
      </w:r>
    </w:p>
    <w:p w14:paraId="74278DB9" w14:textId="28ED46A3" w:rsidR="0046556D" w:rsidRDefault="00AE5797" w:rsidP="00BD6C4F">
      <w:pPr>
        <w:rPr>
          <w:rtl/>
        </w:rPr>
      </w:pPr>
      <w:r>
        <w:rPr>
          <w:rtl/>
        </w:rPr>
        <w:t>בחזקת איסור קיימא והשתא מתה היא,</w:t>
      </w:r>
      <w:r w:rsidRPr="008B751E">
        <w:rPr>
          <w:rStyle w:val="afffffe"/>
          <w:rtl/>
        </w:rPr>
        <w:t xml:space="preserve"> ונבלה,</w:t>
      </w:r>
    </w:p>
    <w:p w14:paraId="395A4BFF" w14:textId="77777777" w:rsidR="00597E8D" w:rsidRDefault="00796268" w:rsidP="00772CB0">
      <w:pPr>
        <w:pStyle w:val="38"/>
        <w:framePr w:wrap="notBeside"/>
        <w:rPr>
          <w:rtl/>
        </w:rPr>
      </w:pPr>
      <w:r>
        <w:rPr>
          <w:rtl/>
        </w:rPr>
        <w:t xml:space="preserve">ומר סבר </w:t>
      </w:r>
    </w:p>
    <w:p w14:paraId="2C74F4BC" w14:textId="3C879B36" w:rsidR="0046556D" w:rsidRDefault="00796268" w:rsidP="00BD6C4F">
      <w:pPr>
        <w:rPr>
          <w:rtl/>
        </w:rPr>
      </w:pPr>
      <w:r>
        <w:rPr>
          <w:rtl/>
        </w:rPr>
        <w:t xml:space="preserve">בחזקת איסור אמרינן, </w:t>
      </w:r>
      <w:r w:rsidR="0089456C">
        <w:rPr>
          <w:rtl/>
        </w:rPr>
        <w:t xml:space="preserve">בחזקת טומאה לא אמרינן, </w:t>
      </w:r>
      <w:r w:rsidR="0089456C" w:rsidRPr="00772CB0">
        <w:rPr>
          <w:rStyle w:val="afffff5"/>
          <w:rtl/>
        </w:rPr>
        <w:t>שלא היתה בה מתחילה</w:t>
      </w:r>
      <w:r w:rsidR="0089456C">
        <w:rPr>
          <w:rtl/>
        </w:rPr>
        <w:t>.</w:t>
      </w:r>
    </w:p>
    <w:p w14:paraId="1DDD93F6" w14:textId="24A1A257" w:rsidR="00BD6C4F" w:rsidRPr="00C63571" w:rsidRDefault="0032286F" w:rsidP="0032286F">
      <w:pPr>
        <w:pStyle w:val="affffd"/>
        <w:rPr>
          <w:rtl/>
        </w:rPr>
      </w:pPr>
      <w:r>
        <w:rPr>
          <w:rtl/>
        </w:rPr>
        <w:t>׹</w:t>
      </w:r>
      <w:r w:rsidR="00796268">
        <w:rPr>
          <w:rtl/>
        </w:rPr>
        <w:t>חזקת איסור והיתר בבהמה - דר"ה</w:t>
      </w:r>
    </w:p>
    <w:p w14:paraId="1BB0FD10" w14:textId="595CD7E9" w:rsidR="00796268" w:rsidRDefault="00796268" w:rsidP="008B751E">
      <w:pPr>
        <w:pStyle w:val="38"/>
        <w:framePr w:wrap="notBeside"/>
        <w:rPr>
          <w:rtl/>
        </w:rPr>
      </w:pPr>
      <w:r>
        <w:rPr>
          <w:rtl/>
        </w:rPr>
        <w:t>ר"ה:</w:t>
      </w:r>
    </w:p>
    <w:p w14:paraId="5881F8AA" w14:textId="4388C9CB" w:rsidR="0046556D" w:rsidRDefault="00796268" w:rsidP="00BD6C4F">
      <w:pPr>
        <w:rPr>
          <w:rtl/>
        </w:rPr>
      </w:pPr>
      <w:r>
        <w:rPr>
          <w:rtl/>
        </w:rPr>
        <w:t>בהמה</w:t>
      </w:r>
      <w:r w:rsidR="00BD6C4F" w:rsidRPr="00C63571">
        <w:rPr>
          <w:rtl/>
        </w:rPr>
        <w:t xml:space="preserve"> בחייה בחזקת איסור עומדת עד שיודע לך </w:t>
      </w:r>
      <w:r>
        <w:rPr>
          <w:rtl/>
        </w:rPr>
        <w:t>במה נשחטה,</w:t>
      </w:r>
    </w:p>
    <w:p w14:paraId="0D2D89B9" w14:textId="71B2549F" w:rsidR="0046556D" w:rsidRDefault="00BD6C4F" w:rsidP="00BD6C4F">
      <w:pPr>
        <w:rPr>
          <w:rtl/>
        </w:rPr>
      </w:pPr>
      <w:r w:rsidRPr="00C63571">
        <w:rPr>
          <w:rtl/>
        </w:rPr>
        <w:t>נשחטה בחזקת היתר עומדת עד שיודע לך במה נטרפה.</w:t>
      </w:r>
    </w:p>
    <w:p w14:paraId="2CE705F1" w14:textId="5D619960" w:rsidR="00193060" w:rsidRDefault="00193060" w:rsidP="00F94821">
      <w:pPr>
        <w:pStyle w:val="38"/>
        <w:framePr w:wrap="notBeside"/>
        <w:rPr>
          <w:rtl/>
        </w:rPr>
      </w:pPr>
      <w:r>
        <w:rPr>
          <w:rFonts w:hint="cs"/>
          <w:rtl/>
        </w:rPr>
        <w:t xml:space="preserve">ולא אמר </w:t>
      </w:r>
    </w:p>
    <w:p w14:paraId="27092A44" w14:textId="5C61DBD1" w:rsidR="0046556D" w:rsidRDefault="0096733B" w:rsidP="00BD6C4F">
      <w:pPr>
        <w:rPr>
          <w:rtl/>
        </w:rPr>
      </w:pPr>
      <w:r>
        <w:rPr>
          <w:rFonts w:hint="cs"/>
          <w:rtl/>
        </w:rPr>
        <w:t>בקצרה ד</w:t>
      </w:r>
      <w:r w:rsidR="0089456C">
        <w:rPr>
          <w:rtl/>
        </w:rPr>
        <w:t xml:space="preserve">נשחטה הותרה! </w:t>
      </w:r>
      <w:r>
        <w:rPr>
          <w:rStyle w:val="afffff5"/>
          <w:rFonts w:hint="cs"/>
          <w:rtl/>
        </w:rPr>
        <w:t>ד</w:t>
      </w:r>
      <w:r w:rsidR="0089456C" w:rsidRPr="00772CB0">
        <w:rPr>
          <w:rStyle w:val="afffff5"/>
          <w:rtl/>
        </w:rPr>
        <w:t>קמ"ל-</w:t>
      </w:r>
      <w:r w:rsidR="0089456C">
        <w:rPr>
          <w:rtl/>
        </w:rPr>
        <w:t xml:space="preserve"> </w:t>
      </w:r>
      <w:r w:rsidR="00597E8D">
        <w:rPr>
          <w:rFonts w:hint="cs"/>
          <w:rtl/>
        </w:rPr>
        <w:t xml:space="preserve">דאף שנולדה בה </w:t>
      </w:r>
      <w:r w:rsidR="00796268">
        <w:rPr>
          <w:rtl/>
        </w:rPr>
        <w:t>ריעותא.</w:t>
      </w:r>
    </w:p>
    <w:p w14:paraId="02E04BAA" w14:textId="77777777" w:rsidR="00796268" w:rsidRDefault="00796268" w:rsidP="008B751E">
      <w:pPr>
        <w:pStyle w:val="38"/>
        <w:framePr w:wrap="notBeside"/>
        <w:rPr>
          <w:rtl/>
        </w:rPr>
      </w:pPr>
      <w:r>
        <w:rPr>
          <w:rtl/>
        </w:rPr>
        <w:t>כדבעא ר' אבא מר"ה:</w:t>
      </w:r>
    </w:p>
    <w:p w14:paraId="637B7F52" w14:textId="00D88C2F" w:rsidR="00796268" w:rsidRDefault="00796268" w:rsidP="00BD6C4F">
      <w:pPr>
        <w:rPr>
          <w:rtl/>
        </w:rPr>
      </w:pPr>
      <w:r>
        <w:rPr>
          <w:rtl/>
        </w:rPr>
        <w:t xml:space="preserve">בא זאב ונטל בני מעיים והחזירן כשהן נקובין, </w:t>
      </w:r>
      <w:r w:rsidR="0089456C">
        <w:rPr>
          <w:rtl/>
        </w:rPr>
        <w:t>מי חיישי שמא במקום נקב שהיה כבר מקודם נקב הזאב, או לא?</w:t>
      </w:r>
    </w:p>
    <w:p w14:paraId="39F2CBFC" w14:textId="77777777" w:rsidR="00796268" w:rsidRDefault="00796268" w:rsidP="008B751E">
      <w:pPr>
        <w:pStyle w:val="38"/>
        <w:framePr w:wrap="notBeside"/>
        <w:rPr>
          <w:rtl/>
        </w:rPr>
      </w:pPr>
      <w:r>
        <w:rPr>
          <w:rtl/>
        </w:rPr>
        <w:t>א"ל:</w:t>
      </w:r>
    </w:p>
    <w:p w14:paraId="25A7450D" w14:textId="04A39460" w:rsidR="0046556D" w:rsidRPr="00796268" w:rsidRDefault="00796268" w:rsidP="00796268">
      <w:pPr>
        <w:rPr>
          <w:rtl/>
        </w:rPr>
      </w:pPr>
      <w:r w:rsidRPr="00796268">
        <w:rPr>
          <w:rtl/>
        </w:rPr>
        <w:t>אין חוששין שמא במקום נקב נקב.</w:t>
      </w:r>
    </w:p>
    <w:p w14:paraId="1D10CF1A" w14:textId="77777777" w:rsidR="00BD6C4F" w:rsidRPr="00A55767" w:rsidRDefault="00BD6C4F" w:rsidP="00F07436">
      <w:pPr>
        <w:pStyle w:val="afff3"/>
        <w:framePr w:wrap="around"/>
        <w:rPr>
          <w:rtl/>
        </w:rPr>
      </w:pPr>
      <w:r w:rsidRPr="00A55767">
        <w:rPr>
          <w:rFonts w:hint="cs"/>
          <w:rtl/>
        </w:rPr>
        <w:t>ט:</w:t>
      </w:r>
    </w:p>
    <w:p w14:paraId="2AE50939" w14:textId="31AE4600" w:rsidR="00193060" w:rsidRDefault="00193060" w:rsidP="00772CB0">
      <w:pPr>
        <w:pStyle w:val="38"/>
        <w:framePr w:wrap="notBeside"/>
        <w:rPr>
          <w:rtl/>
        </w:rPr>
      </w:pPr>
      <w:r>
        <w:rPr>
          <w:rFonts w:hint="cs"/>
          <w:rtl/>
        </w:rPr>
        <w:t xml:space="preserve">והך </w:t>
      </w:r>
    </w:p>
    <w:p w14:paraId="28E5E7F2" w14:textId="457B6BD8" w:rsidR="0046556D" w:rsidRDefault="00193060" w:rsidP="00BD6C4F">
      <w:pPr>
        <w:rPr>
          <w:rtl/>
        </w:rPr>
      </w:pPr>
      <w:r>
        <w:rPr>
          <w:rFonts w:hint="cs"/>
          <w:rtl/>
        </w:rPr>
        <w:t>ד</w:t>
      </w:r>
      <w:r w:rsidR="00BD6C4F" w:rsidRPr="00C63571">
        <w:rPr>
          <w:rtl/>
        </w:rPr>
        <w:t>ראה צפור המנקר בתאנה, ועכבר המנקר באבטיחים - חוששין שמא במקום נקב נקב!</w:t>
      </w:r>
    </w:p>
    <w:p w14:paraId="30A820F8" w14:textId="77777777" w:rsidR="00193060" w:rsidRDefault="00BD6C4F" w:rsidP="00772CB0">
      <w:pPr>
        <w:pStyle w:val="38"/>
        <w:framePr w:wrap="notBeside"/>
        <w:rPr>
          <w:rtl/>
        </w:rPr>
      </w:pPr>
      <w:r w:rsidRPr="00C63571">
        <w:rPr>
          <w:rtl/>
        </w:rPr>
        <w:t xml:space="preserve">א"ל: </w:t>
      </w:r>
    </w:p>
    <w:p w14:paraId="16FFFE0B" w14:textId="6B979125" w:rsidR="0046556D" w:rsidRDefault="00BD6C4F" w:rsidP="00BD6C4F">
      <w:pPr>
        <w:rPr>
          <w:rtl/>
        </w:rPr>
      </w:pPr>
      <w:r w:rsidRPr="00C63571">
        <w:rPr>
          <w:rtl/>
        </w:rPr>
        <w:t>מי מדמית איסורא לסכנתא? סכנה שאני.</w:t>
      </w:r>
    </w:p>
    <w:p w14:paraId="75C19847" w14:textId="77777777" w:rsidR="0046556D" w:rsidRDefault="00BD6C4F" w:rsidP="00BD6C4F">
      <w:pPr>
        <w:rPr>
          <w:rtl/>
        </w:rPr>
      </w:pPr>
      <w:r w:rsidRPr="00C63571">
        <w:rPr>
          <w:rtl/>
        </w:rPr>
        <w:t>א"ל רבא: מ</w:t>
      </w:r>
      <w:r>
        <w:rPr>
          <w:rtl/>
        </w:rPr>
        <w:t>"</w:t>
      </w:r>
      <w:r w:rsidRPr="00C63571">
        <w:rPr>
          <w:rFonts w:hint="cs"/>
          <w:rtl/>
        </w:rPr>
        <w:t>ש</w:t>
      </w:r>
      <w:r w:rsidRPr="00C63571">
        <w:rPr>
          <w:rtl/>
        </w:rPr>
        <w:t xml:space="preserve"> ספק סכנתא לחומרא? ספק איסור נמי לחומרא!</w:t>
      </w:r>
    </w:p>
    <w:p w14:paraId="1EFBC30C" w14:textId="77777777" w:rsidR="0046556D" w:rsidRDefault="00BD6C4F" w:rsidP="00BD6C4F">
      <w:pPr>
        <w:rPr>
          <w:rtl/>
        </w:rPr>
      </w:pPr>
      <w:r w:rsidRPr="00C63571">
        <w:rPr>
          <w:rtl/>
        </w:rPr>
        <w:t xml:space="preserve">א"ל אביי: </w:t>
      </w:r>
      <w:r w:rsidRPr="00C63571">
        <w:rPr>
          <w:rFonts w:hint="cs"/>
          <w:rtl/>
        </w:rPr>
        <w:t>וודאי שאני ד</w:t>
      </w:r>
      <w:r w:rsidRPr="00C63571">
        <w:rPr>
          <w:rtl/>
        </w:rPr>
        <w:t>הא ספק טומאה ברה"ר טהור, ואילו ספק מים מגולין אסורין!</w:t>
      </w:r>
    </w:p>
    <w:p w14:paraId="3B766286" w14:textId="77777777" w:rsidR="0046556D" w:rsidRDefault="00BD6C4F" w:rsidP="00BD6C4F">
      <w:pPr>
        <w:rPr>
          <w:rtl/>
        </w:rPr>
      </w:pPr>
      <w:r w:rsidRPr="00C63571">
        <w:rPr>
          <w:rtl/>
        </w:rPr>
        <w:t>א"ל</w:t>
      </w:r>
      <w:r w:rsidRPr="00C63571">
        <w:rPr>
          <w:rFonts w:hint="cs"/>
          <w:rtl/>
        </w:rPr>
        <w:t xml:space="preserve"> רבא</w:t>
      </w:r>
      <w:r w:rsidRPr="00C63571">
        <w:rPr>
          <w:rtl/>
        </w:rPr>
        <w:t>;</w:t>
      </w:r>
      <w:r w:rsidRPr="00C63571">
        <w:rPr>
          <w:rFonts w:hint="cs"/>
          <w:rtl/>
        </w:rPr>
        <w:t xml:space="preserve"> </w:t>
      </w:r>
      <w:r w:rsidRPr="00C63571">
        <w:rPr>
          <w:rtl/>
        </w:rPr>
        <w:t>התם הלכתא גמירי מסוטה:</w:t>
      </w:r>
      <w:r w:rsidRPr="00C63571">
        <w:rPr>
          <w:rFonts w:hint="cs"/>
          <w:rtl/>
        </w:rPr>
        <w:t xml:space="preserve"> ד</w:t>
      </w:r>
      <w:r w:rsidRPr="00C63571">
        <w:rPr>
          <w:rtl/>
        </w:rPr>
        <w:t>ברה"י.</w:t>
      </w:r>
    </w:p>
    <w:p w14:paraId="47AE8D3D" w14:textId="77777777" w:rsidR="0046556D" w:rsidRDefault="00BD6C4F" w:rsidP="00BD6C4F">
      <w:pPr>
        <w:rPr>
          <w:rtl/>
        </w:rPr>
      </w:pPr>
      <w:r w:rsidRPr="00C63571">
        <w:rPr>
          <w:rtl/>
        </w:rPr>
        <w:t>•</w:t>
      </w:r>
      <w:r>
        <w:rPr>
          <w:rFonts w:hint="cs"/>
          <w:rtl/>
        </w:rPr>
        <w:t xml:space="preserve"> והך </w:t>
      </w:r>
      <w:r>
        <w:rPr>
          <w:rStyle w:val="2fb"/>
          <w:rFonts w:hint="cs"/>
          <w:rtl/>
          <w:rPrChange w:id="9008" w:author="מנוע אמוראים" w:date="2026-10-05T16:40:54Z">
            <w:rPr>
              <w:rFonts w:hint="cs"/>
              <w:rtl/>
            </w:rPr>
          </w:rPrChange>
        </w:rPr>
        <w:t xml:space="preserve">דר</w:t>
      </w:r>
      <w:r>
        <w:rPr>
          <w:rStyle w:val="2fb"/>
          <w:rtl/>
          <w:rPrChange w:id="9009" w:author="מנוע אמוראים" w:date="2026-10-05T16:40:54Z">
            <w:rPr>
              <w:rtl/>
            </w:rPr>
          </w:rPrChange>
        </w:rPr>
        <w:t xml:space="preserve">"</w:t>
      </w:r>
      <w:r>
        <w:rPr>
          <w:rStyle w:val="2fb"/>
          <w:rFonts w:hint="cs"/>
          <w:rtl/>
          <w:rPrChange w:id="9010" w:author="מנוע אמוראים" w:date="2026-10-05T16:40:54Z">
            <w:rPr>
              <w:rFonts w:hint="cs"/>
              <w:rtl/>
            </w:rPr>
          </w:rPrChange>
        </w:rPr>
        <w:t xml:space="preserve">א</w:t>
      </w:r>
      <w:r w:rsidRPr="00C63571">
        <w:rPr>
          <w:rtl/>
        </w:rPr>
        <w:t xml:space="preserve"> </w:t>
      </w:r>
      <w:r w:rsidRPr="00C63571">
        <w:rPr>
          <w:rFonts w:hint="cs"/>
          <w:rtl/>
        </w:rPr>
        <w:t>ד</w:t>
      </w:r>
      <w:r w:rsidRPr="00C63571">
        <w:rPr>
          <w:rtl/>
        </w:rPr>
        <w:t xml:space="preserve">שרץ בפי חולדה </w:t>
      </w:r>
      <w:r w:rsidRPr="00C63571">
        <w:rPr>
          <w:rFonts w:hint="cs"/>
          <w:rtl/>
        </w:rPr>
        <w:t>המהלכת ע</w:t>
      </w:r>
      <w:r>
        <w:rPr>
          <w:rtl/>
        </w:rPr>
        <w:t>"</w:t>
      </w:r>
      <w:r w:rsidRPr="00C63571">
        <w:rPr>
          <w:rFonts w:hint="cs"/>
          <w:rtl/>
        </w:rPr>
        <w:t>ג</w:t>
      </w:r>
      <w:r w:rsidRPr="00C63571">
        <w:rPr>
          <w:rtl/>
        </w:rPr>
        <w:t xml:space="preserve"> ככרות של תרומה, ספק נגע טהור, </w:t>
      </w:r>
      <w:r w:rsidRPr="00C63571">
        <w:rPr>
          <w:rFonts w:hint="cs"/>
          <w:rtl/>
        </w:rPr>
        <w:t>משא</w:t>
      </w:r>
      <w:r>
        <w:rPr>
          <w:rtl/>
        </w:rPr>
        <w:t>"</w:t>
      </w:r>
      <w:r w:rsidRPr="00C63571">
        <w:rPr>
          <w:rFonts w:hint="cs"/>
          <w:rtl/>
        </w:rPr>
        <w:t>כ ב</w:t>
      </w:r>
      <w:r w:rsidRPr="00C63571">
        <w:rPr>
          <w:rtl/>
        </w:rPr>
        <w:t xml:space="preserve">ספק מים מגולין </w:t>
      </w:r>
    </w:p>
    <w:p w14:paraId="0E6D3FD8" w14:textId="77777777" w:rsidR="0046556D" w:rsidRDefault="00BD6C4F" w:rsidP="00BD6C4F">
      <w:pPr>
        <w:rPr>
          <w:rtl/>
        </w:rPr>
      </w:pPr>
      <w:r w:rsidRPr="00C63571">
        <w:rPr>
          <w:rtl/>
        </w:rPr>
        <w:t xml:space="preserve">התם נמי הלכתא גמירי מסוטה: </w:t>
      </w:r>
      <w:r w:rsidRPr="00C63571">
        <w:rPr>
          <w:rFonts w:hint="cs"/>
          <w:rtl/>
        </w:rPr>
        <w:t>ד</w:t>
      </w:r>
      <w:r w:rsidRPr="00C63571">
        <w:rPr>
          <w:rtl/>
        </w:rPr>
        <w:t>דבר שיש בה דעת לישאל, ה</w:t>
      </w:r>
      <w:r>
        <w:rPr>
          <w:rtl/>
        </w:rPr>
        <w:t>"</w:t>
      </w:r>
      <w:r w:rsidRPr="00C63571">
        <w:rPr>
          <w:rFonts w:hint="cs"/>
          <w:rtl/>
        </w:rPr>
        <w:t xml:space="preserve">נ </w:t>
      </w:r>
      <w:r w:rsidRPr="00C63571">
        <w:rPr>
          <w:rtl/>
        </w:rPr>
        <w:t>דבר שיש בו דעת לישאל.</w:t>
      </w:r>
    </w:p>
    <w:p w14:paraId="1036FD6A" w14:textId="77777777" w:rsidR="0046556D" w:rsidRDefault="00BD6C4F" w:rsidP="00BD6C4F">
      <w:pPr>
        <w:rPr>
          <w:rtl/>
        </w:rPr>
      </w:pPr>
      <w:r w:rsidRPr="00C63571">
        <w:rPr>
          <w:rtl/>
        </w:rPr>
        <w:t>•</w:t>
      </w:r>
      <w:r w:rsidRPr="00C63571">
        <w:rPr>
          <w:rFonts w:hint="cs"/>
          <w:rtl/>
        </w:rPr>
        <w:t xml:space="preserve"> </w:t>
      </w:r>
      <w:r w:rsidRPr="00C63571">
        <w:rPr>
          <w:rtl/>
        </w:rPr>
        <w:t>רב אשי ת"ש: צלוחית שהניחה מגולה ובא ומצאה מכוסה טמאה, שאני אומר: אדם טמא נכנס לשם וכיסה;</w:t>
      </w:r>
    </w:p>
    <w:p w14:paraId="28A48AF9" w14:textId="34F993F0" w:rsidR="0046556D" w:rsidRDefault="00BD6C4F" w:rsidP="00BD6C4F">
      <w:pPr>
        <w:rPr>
          <w:rtl/>
        </w:rPr>
      </w:pPr>
      <w:r w:rsidRPr="00C63571">
        <w:rPr>
          <w:rFonts w:hint="cs"/>
          <w:rtl/>
        </w:rPr>
        <w:t xml:space="preserve">    </w:t>
      </w:r>
      <w:r w:rsidRPr="00C63571">
        <w:rPr>
          <w:rtl/>
        </w:rPr>
        <w:t xml:space="preserve">הניחה מכוסה ובא ומצאה מגולה, </w:t>
      </w:r>
    </w:p>
    <w:p w14:paraId="4B744687" w14:textId="3E5FD7D7" w:rsidR="0046556D" w:rsidRDefault="00BD6C4F" w:rsidP="00BD6C4F">
      <w:pPr>
        <w:rPr>
          <w:rtl/>
        </w:rPr>
      </w:pPr>
      <w:r w:rsidRPr="00C63571">
        <w:rPr>
          <w:rFonts w:hint="cs"/>
          <w:rtl/>
        </w:rPr>
        <w:lastRenderedPageBreak/>
        <w:t xml:space="preserve">-     </w:t>
      </w:r>
      <w:r w:rsidRPr="00C63571">
        <w:rPr>
          <w:rtl/>
        </w:rPr>
        <w:t xml:space="preserve">אם יכולה חולדה לשתות ממנה, </w:t>
      </w:r>
      <w:r>
        <w:rPr>
          <w:rStyle w:val="2fb"/>
          <w:rFonts w:hint="cs"/>
          <w:rtl/>
          <w:rPrChange w:id="9011" w:author="מנוע אמוראים" w:date="2026-10-05T16:40:54Z">
            <w:rPr>
              <w:rFonts w:hint="cs"/>
              <w:rtl/>
            </w:rPr>
          </w:rPrChange>
        </w:rPr>
        <w:t xml:space="preserve">ולר</w:t>
      </w:r>
      <w:r>
        <w:rPr>
          <w:rStyle w:val="2fb"/>
          <w:rtl/>
          <w:rPrChange w:id="9012" w:author="מנוע אמוראים" w:date="2026-10-05T16:40:54Z">
            <w:rPr>
              <w:rtl/>
            </w:rPr>
          </w:rPrChange>
        </w:rPr>
        <w:t xml:space="preserve">"</w:t>
      </w:r>
      <w:r>
        <w:rPr>
          <w:rStyle w:val="2fb"/>
          <w:rFonts w:hint="cs"/>
          <w:rtl/>
          <w:rPrChange w:id="9013" w:author="מנוע אמוראים" w:date="2026-10-05T16:40:54Z">
            <w:rPr>
              <w:rFonts w:hint="cs"/>
              <w:rtl/>
            </w:rPr>
          </w:rPrChange>
        </w:rPr>
        <w:t xml:space="preserve">ג</w:t>
      </w:r>
      <w:r>
        <w:rPr>
          <w:rFonts w:hint="cs"/>
          <w:rtl/>
        </w:rPr>
        <w:t xml:space="preserve"> </w:t>
      </w:r>
      <w:r w:rsidRPr="00C63571">
        <w:rPr>
          <w:rtl/>
        </w:rPr>
        <w:t>או נחש</w:t>
      </w:r>
      <w:r w:rsidRPr="00C63571">
        <w:rPr>
          <w:rFonts w:hint="cs"/>
          <w:rtl/>
        </w:rPr>
        <w:t>,</w:t>
      </w:r>
      <w:r w:rsidRPr="00C63571">
        <w:rPr>
          <w:rtl/>
        </w:rPr>
        <w:t xml:space="preserve"> או שירד בה טל בלילה - פסולה;</w:t>
      </w:r>
    </w:p>
    <w:p w14:paraId="46C27B3D" w14:textId="77777777" w:rsidR="00BD6C4F" w:rsidRPr="00A55767" w:rsidRDefault="00BD6C4F" w:rsidP="00F07436">
      <w:pPr>
        <w:pStyle w:val="afff3"/>
        <w:framePr w:wrap="around"/>
        <w:rPr>
          <w:rtl/>
        </w:rPr>
      </w:pPr>
      <w:r w:rsidRPr="00A55767">
        <w:rPr>
          <w:rFonts w:hint="cs"/>
          <w:rtl/>
        </w:rPr>
        <w:t>י.</w:t>
      </w:r>
    </w:p>
    <w:p w14:paraId="2DFEB6F7" w14:textId="77777777" w:rsidR="0046556D" w:rsidRDefault="00BD6C4F" w:rsidP="00BD6C4F">
      <w:pPr>
        <w:rPr>
          <w:rtl/>
        </w:rPr>
      </w:pPr>
      <w:r>
        <w:rPr>
          <w:rStyle w:val="2fb"/>
          <w:rFonts w:hint="cs"/>
          <w:rtl/>
          <w:rPrChange w:id="9014" w:author="מנוע אמוראים" w:date="2026-10-05T16:40:54Z">
            <w:rPr>
              <w:rFonts w:hint="cs"/>
              <w:rtl/>
            </w:rPr>
          </w:rPrChange>
        </w:rPr>
        <w:t xml:space="preserve">ואריב</w:t>
      </w:r>
      <w:r>
        <w:rPr>
          <w:rStyle w:val="2fb"/>
          <w:rtl/>
          <w:rPrChange w:id="9015" w:author="מנוע אמוראים" w:date="2026-10-05T16:40:54Z">
            <w:rPr>
              <w:rtl/>
            </w:rPr>
          </w:rPrChange>
        </w:rPr>
        <w:t xml:space="preserve">"</w:t>
      </w:r>
      <w:r>
        <w:rPr>
          <w:rStyle w:val="2fb"/>
          <w:rFonts w:hint="cs"/>
          <w:rtl/>
          <w:rPrChange w:id="9016" w:author="מנוע אמוראים" w:date="2026-10-05T16:40:54Z">
            <w:rPr>
              <w:rFonts w:hint="cs"/>
              <w:rtl/>
            </w:rPr>
          </w:rPrChange>
        </w:rPr>
        <w:t xml:space="preserve">ל</w:t>
      </w:r>
      <w:r w:rsidRPr="00C63571">
        <w:rPr>
          <w:rtl/>
        </w:rPr>
        <w:t>: מה טעם?</w:t>
      </w:r>
      <w:r w:rsidRPr="00C63571">
        <w:rPr>
          <w:rFonts w:hint="cs"/>
          <w:rtl/>
        </w:rPr>
        <w:t xml:space="preserve"> </w:t>
      </w:r>
      <w:r w:rsidRPr="00C63571">
        <w:rPr>
          <w:rtl/>
        </w:rPr>
        <w:t>מפני שדרכן של שרצים לגלות ואין דרכן לכסות, ואילו ספק מים מגולים - אסורין,</w:t>
      </w:r>
    </w:p>
    <w:p w14:paraId="1FBDF979" w14:textId="77777777" w:rsidR="0046556D" w:rsidRDefault="00BD6C4F" w:rsidP="00BD6C4F">
      <w:pPr>
        <w:rPr>
          <w:rtl/>
        </w:rPr>
      </w:pPr>
      <w:r w:rsidRPr="00C63571">
        <w:rPr>
          <w:rtl/>
        </w:rPr>
        <w:t>ש"מ: חמירא סכנתא מאיסורא, ש"מ.</w:t>
      </w:r>
    </w:p>
    <w:p w14:paraId="56186555" w14:textId="77777777" w:rsidR="0046556D" w:rsidRDefault="0046556D" w:rsidP="00BD6C4F">
      <w:pPr>
        <w:rPr>
          <w:rtl/>
        </w:rPr>
      </w:pPr>
    </w:p>
    <w:p w14:paraId="00F44792" w14:textId="77777777" w:rsidR="0046556D" w:rsidRDefault="00BD6C4F" w:rsidP="00BD6C4F">
      <w:pPr>
        <w:rPr>
          <w:rtl/>
        </w:rPr>
      </w:pPr>
      <w:r w:rsidRPr="00C63571">
        <w:rPr>
          <w:rtl/>
        </w:rPr>
        <w:t>•</w:t>
      </w:r>
      <w:r w:rsidRPr="00C63571">
        <w:rPr>
          <w:rFonts w:hint="cs"/>
          <w:rtl/>
        </w:rPr>
        <w:t xml:space="preserve"> </w:t>
      </w:r>
      <w:r w:rsidRPr="00C63571">
        <w:rPr>
          <w:rtl/>
        </w:rPr>
        <w:t>תנן התם, ג' משקין אסורין משום גלוי: מים, ויין, וחלב.</w:t>
      </w:r>
    </w:p>
    <w:p w14:paraId="366A6FC6" w14:textId="77777777" w:rsidR="0046556D" w:rsidRDefault="00BD6C4F" w:rsidP="00BD6C4F">
      <w:pPr>
        <w:rPr>
          <w:rtl/>
        </w:rPr>
      </w:pPr>
      <w:r w:rsidRPr="00C63571">
        <w:rPr>
          <w:rtl/>
        </w:rPr>
        <w:t>כמה ישהו ויהיו אסורין? כדי שיצא הרחש ממקום קרוב וישתה.</w:t>
      </w:r>
    </w:p>
    <w:p w14:paraId="2C4EE090" w14:textId="77777777" w:rsidR="0046556D" w:rsidRDefault="00BD6C4F" w:rsidP="00BD6C4F">
      <w:pPr>
        <w:rPr>
          <w:rtl/>
        </w:rPr>
      </w:pPr>
      <w:r w:rsidRPr="00C63571">
        <w:rPr>
          <w:rtl/>
        </w:rPr>
        <w:t xml:space="preserve">וכמה מקום קרוב? </w:t>
      </w:r>
      <w:r>
        <w:rPr>
          <w:rStyle w:val="2fb"/>
          <w:rFonts w:hint="cs"/>
          <w:rtl/>
          <w:rPrChange w:id="9017" w:author="מנוע אמוראים" w:date="2026-10-05T16:40:54Z">
            <w:rPr>
              <w:rFonts w:hint="cs"/>
              <w:rtl/>
            </w:rPr>
          </w:rPrChange>
        </w:rPr>
        <w:t xml:space="preserve">ארי</w:t>
      </w:r>
      <w:r>
        <w:rPr>
          <w:rStyle w:val="2fb"/>
          <w:rtl/>
          <w:rPrChange w:id="9018" w:author="מנוע אמוראים" w:date="2026-10-05T16:40:54Z">
            <w:rPr>
              <w:rtl/>
            </w:rPr>
          </w:rPrChange>
        </w:rPr>
        <w:t xml:space="preserve">"</w:t>
      </w:r>
      <w:r>
        <w:rPr>
          <w:rStyle w:val="2fb"/>
          <w:rFonts w:hint="cs"/>
          <w:rtl/>
          <w:rPrChange w:id="9019" w:author="מנוע אמוראים" w:date="2026-10-05T16:40:54Z">
            <w:rPr>
              <w:rFonts w:hint="cs"/>
              <w:rtl/>
            </w:rPr>
          </w:rPrChange>
        </w:rPr>
        <w:t xml:space="preserve">צ</w:t>
      </w:r>
      <w:r>
        <w:rPr>
          <w:rFonts w:hint="cs"/>
          <w:rtl/>
        </w:rPr>
        <w:t xml:space="preserve"> </w:t>
      </w:r>
      <w:r>
        <w:rPr>
          <w:rStyle w:val="2fb"/>
          <w:rFonts w:hint="cs"/>
          <w:rtl/>
          <w:rPrChange w:id="9020" w:author="מנוע אמוראים" w:date="2026-10-05T16:40:54Z">
            <w:rPr>
              <w:rFonts w:hint="cs"/>
              <w:rtl/>
            </w:rPr>
          </w:rPrChange>
        </w:rPr>
        <w:t xml:space="preserve">בדר</w:t>
      </w:r>
      <w:r>
        <w:rPr>
          <w:rStyle w:val="2fb"/>
          <w:rtl/>
          <w:rPrChange w:id="9021" w:author="מנוע אמוראים" w:date="2026-10-05T16:40:54Z">
            <w:rPr>
              <w:rtl/>
            </w:rPr>
          </w:rPrChange>
        </w:rPr>
        <w:t xml:space="preserve">"</w:t>
      </w:r>
      <w:r>
        <w:rPr>
          <w:rStyle w:val="2fb"/>
          <w:rFonts w:hint="cs"/>
          <w:rtl/>
          <w:rPrChange w:id="9022" w:author="מנוע אמוראים" w:date="2026-10-05T16:40:54Z">
            <w:rPr>
              <w:rFonts w:hint="cs"/>
              <w:rtl/>
            </w:rPr>
          </w:rPrChange>
        </w:rPr>
        <w:t xml:space="preserve">י</w:t>
      </w:r>
      <w:r w:rsidRPr="00C63571">
        <w:rPr>
          <w:rtl/>
        </w:rPr>
        <w:t>: כדי שיצא מתחת אוזן כלי וישתה</w:t>
      </w:r>
      <w:r w:rsidRPr="00C63571">
        <w:rPr>
          <w:rFonts w:hint="cs"/>
          <w:rtl/>
        </w:rPr>
        <w:t xml:space="preserve"> ויחזור לחורו</w:t>
      </w:r>
    </w:p>
    <w:p w14:paraId="6909CD40" w14:textId="77777777" w:rsidR="0046556D" w:rsidRDefault="0046556D" w:rsidP="00BD6C4F">
      <w:pPr>
        <w:rPr>
          <w:rtl/>
        </w:rPr>
      </w:pPr>
    </w:p>
    <w:p w14:paraId="38140164" w14:textId="77777777" w:rsidR="0046556D" w:rsidRDefault="00BD6C4F" w:rsidP="00BD6C4F">
      <w:pPr>
        <w:rPr>
          <w:b/>
          <w:bCs/>
          <w:rtl/>
        </w:rPr>
      </w:pPr>
      <w:r w:rsidRPr="00E55A17">
        <w:rPr>
          <w:b/>
          <w:bCs/>
          <w:rtl/>
        </w:rPr>
        <w:t>•</w:t>
      </w:r>
      <w:r w:rsidRPr="00E55A17">
        <w:rPr>
          <w:rFonts w:hint="cs"/>
          <w:b/>
          <w:bCs/>
          <w:rtl/>
        </w:rPr>
        <w:t xml:space="preserve"> </w:t>
      </w:r>
      <w:r w:rsidRPr="00E55A17">
        <w:rPr>
          <w:b/>
          <w:bCs/>
          <w:rtl/>
        </w:rPr>
        <w:t xml:space="preserve"> איתמר: השוחט בסכין ונמצאת פגומה;</w:t>
      </w:r>
    </w:p>
    <w:p w14:paraId="72863DCE" w14:textId="77777777" w:rsidR="0046556D" w:rsidRDefault="00BD6C4F" w:rsidP="00BD6C4F">
      <w:pPr>
        <w:rPr>
          <w:rtl/>
        </w:rPr>
      </w:pPr>
      <w:r>
        <w:rPr>
          <w:rStyle w:val="2fb"/>
          <w:rFonts w:hint="cs"/>
          <w:rtl/>
          <w:rPrChange w:id="9023" w:author="מנוע אמוראים" w:date="2026-10-05T16:40:54Z">
            <w:rPr>
              <w:rFonts w:hint="cs"/>
              <w:rtl/>
            </w:rPr>
          </w:rPrChange>
        </w:rPr>
        <w:t xml:space="preserve">אר</w:t>
      </w:r>
      <w:r>
        <w:rPr>
          <w:rStyle w:val="2fb"/>
          <w:rtl/>
          <w:rPrChange w:id="9024" w:author="מנוע אמוראים" w:date="2026-10-05T16:40:54Z">
            <w:rPr>
              <w:rtl/>
            </w:rPr>
          </w:rPrChange>
        </w:rPr>
        <w:t xml:space="preserve">"</w:t>
      </w:r>
      <w:r>
        <w:rPr>
          <w:rStyle w:val="2fb"/>
          <w:rFonts w:hint="cs"/>
          <w:rtl/>
          <w:rPrChange w:id="9025" w:author="מנוע אמוראים" w:date="2026-10-05T16:40:54Z">
            <w:rPr>
              <w:rFonts w:hint="cs"/>
              <w:rtl/>
            </w:rPr>
          </w:rPrChange>
        </w:rPr>
        <w:t xml:space="preserve">ה</w:t>
      </w:r>
      <w:r w:rsidRPr="00C63571">
        <w:rPr>
          <w:rtl/>
        </w:rPr>
        <w:t>: אפילו שיבר בה עצמות כל היום פסולה, חיישינן שמא בעור נפגמה;</w:t>
      </w:r>
      <w:r w:rsidRPr="00C63571">
        <w:rPr>
          <w:rFonts w:hint="cs"/>
          <w:rtl/>
        </w:rPr>
        <w:t xml:space="preserve"> כשמעתיה</w:t>
      </w:r>
    </w:p>
    <w:p w14:paraId="22FDF7EE" w14:textId="77777777" w:rsidR="0046556D" w:rsidRDefault="00BD6C4F" w:rsidP="00BD6C4F">
      <w:pPr>
        <w:rPr>
          <w:rtl/>
        </w:rPr>
      </w:pPr>
      <w:r>
        <w:rPr>
          <w:rStyle w:val="2fb"/>
          <w:rtl/>
          <w:rPrChange w:id="9026" w:author="מנוע אמוראים" w:date="2026-10-05T16:40:54Z">
            <w:rPr>
              <w:rtl/>
            </w:rPr>
          </w:rPrChange>
        </w:rPr>
        <w:t xml:space="preserve">ור</w:t>
      </w:r>
      <w:r>
        <w:rPr>
          <w:rStyle w:val="2fb"/>
          <w:rtl/>
          <w:rPrChange w:id="9027" w:author="מנוע אמוראים" w:date="2026-10-05T16:40:54Z">
            <w:rPr>
              <w:rtl/>
            </w:rPr>
          </w:rPrChange>
        </w:rPr>
        <w:t xml:space="preserve">"</w:t>
      </w:r>
      <w:r>
        <w:rPr>
          <w:rStyle w:val="2fb"/>
          <w:rFonts w:hint="cs"/>
          <w:rtl/>
          <w:rPrChange w:id="9028" w:author="מנוע אמוראים" w:date="2026-10-05T16:40:54Z">
            <w:rPr>
              <w:rFonts w:hint="cs"/>
              <w:rtl/>
            </w:rPr>
          </w:rPrChange>
        </w:rPr>
        <w:t xml:space="preserve">ח</w:t>
      </w:r>
      <w:r>
        <w:rPr>
          <w:rFonts w:hint="cs"/>
          <w:rtl/>
        </w:rPr>
        <w:t xml:space="preserve"> </w:t>
      </w:r>
      <w:r w:rsidRPr="00C63571">
        <w:rPr>
          <w:rtl/>
        </w:rPr>
        <w:t>אמר: כשרה, שמא בעצם נפגמה.</w:t>
      </w:r>
      <w:r w:rsidRPr="00C63571">
        <w:rPr>
          <w:rFonts w:hint="cs"/>
          <w:rtl/>
        </w:rPr>
        <w:t xml:space="preserve"> דעצם ודאי פוגם עור ספק פוגם, ואין ספק מוציא מידי ודאי</w:t>
      </w:r>
    </w:p>
    <w:p w14:paraId="041D351D" w14:textId="77777777" w:rsidR="0046556D" w:rsidRDefault="00BD6C4F" w:rsidP="00BD6C4F">
      <w:pPr>
        <w:rPr>
          <w:rtl/>
        </w:rPr>
      </w:pPr>
      <w:r w:rsidRPr="00C63571">
        <w:rPr>
          <w:rtl/>
        </w:rPr>
        <w:t>•</w:t>
      </w:r>
      <w:r w:rsidRPr="00C63571">
        <w:rPr>
          <w:rFonts w:hint="cs"/>
          <w:rtl/>
        </w:rPr>
        <w:t xml:space="preserve"> </w:t>
      </w:r>
      <w:r w:rsidRPr="00C63571">
        <w:rPr>
          <w:rtl/>
        </w:rPr>
        <w:t>מתיב רבא לסי</w:t>
      </w:r>
      <w:r w:rsidRPr="00C63571">
        <w:rPr>
          <w:rFonts w:hint="cs"/>
          <w:rtl/>
        </w:rPr>
        <w:t>י</w:t>
      </w:r>
      <w:r w:rsidRPr="00C63571">
        <w:rPr>
          <w:rtl/>
        </w:rPr>
        <w:t>ע לרב הונא: טבל ועלה ונמצא עליו דבר חוצץ, אע</w:t>
      </w:r>
      <w:r>
        <w:rPr>
          <w:rtl/>
        </w:rPr>
        <w:t>"</w:t>
      </w:r>
      <w:r w:rsidRPr="00C63571">
        <w:rPr>
          <w:rtl/>
        </w:rPr>
        <w:t>פ שנתעסק באותו המין כל היום כולו - לא עלתה לו טבילה, עד שיאמר ברי לי שלא היה עלי קודם לכן;</w:t>
      </w:r>
    </w:p>
    <w:p w14:paraId="6F8B503B" w14:textId="77777777" w:rsidR="0046556D" w:rsidRDefault="00BD6C4F" w:rsidP="00BD6C4F">
      <w:pPr>
        <w:rPr>
          <w:rtl/>
        </w:rPr>
      </w:pPr>
      <w:r w:rsidRPr="00C63571">
        <w:rPr>
          <w:rtl/>
        </w:rPr>
        <w:t>והא הכא דודאי טבל, ספק הוה עליה ספק לא הוה עליה, ואתי ספק ומוציא מידי ודאי!</w:t>
      </w:r>
    </w:p>
    <w:p w14:paraId="4E91D833" w14:textId="77777777" w:rsidR="0046556D" w:rsidRDefault="000828F8" w:rsidP="00C62948">
      <w:pPr>
        <w:pStyle w:val="affffb"/>
        <w:rPr>
          <w:rtl/>
        </w:rPr>
      </w:pPr>
      <w:r>
        <w:rPr>
          <w:rtl/>
        </w:rPr>
        <w:t xml:space="preserve">- </w:t>
      </w:r>
      <w:r w:rsidR="00BD6C4F" w:rsidRPr="00A55767">
        <w:rPr>
          <w:rtl/>
        </w:rPr>
        <w:t>שאני דהעמד טמא על חזקתו</w:t>
      </w:r>
      <w:r w:rsidR="00BD6C4F" w:rsidRPr="00A55767">
        <w:rPr>
          <w:rFonts w:hint="cs"/>
          <w:rtl/>
        </w:rPr>
        <w:t>, משא</w:t>
      </w:r>
      <w:r w:rsidR="00BD6C4F" w:rsidRPr="00A55767">
        <w:rPr>
          <w:rtl/>
        </w:rPr>
        <w:t>"</w:t>
      </w:r>
      <w:r w:rsidR="00BD6C4F" w:rsidRPr="00A55767">
        <w:rPr>
          <w:rFonts w:hint="cs"/>
          <w:rtl/>
        </w:rPr>
        <w:t xml:space="preserve">כ בבהמה הגם ששחוטה לפניך הריעותא בסכין ולא בבהמה </w:t>
      </w:r>
    </w:p>
    <w:p w14:paraId="4C20049A" w14:textId="77777777" w:rsidR="0046556D" w:rsidRDefault="0046556D" w:rsidP="00BD6C4F">
      <w:pPr>
        <w:rPr>
          <w:rtl/>
        </w:rPr>
      </w:pPr>
    </w:p>
    <w:p w14:paraId="035D6D41" w14:textId="77777777" w:rsidR="0046556D" w:rsidRDefault="00BD6C4F" w:rsidP="00BD6C4F">
      <w:pPr>
        <w:rPr>
          <w:rtl/>
        </w:rPr>
      </w:pPr>
      <w:r w:rsidRPr="00C63571">
        <w:rPr>
          <w:rtl/>
        </w:rPr>
        <w:t>•</w:t>
      </w:r>
      <w:r w:rsidRPr="00C63571">
        <w:rPr>
          <w:rFonts w:hint="cs"/>
          <w:rtl/>
        </w:rPr>
        <w:t xml:space="preserve"> </w:t>
      </w:r>
      <w:r w:rsidRPr="00C63571">
        <w:rPr>
          <w:rtl/>
        </w:rPr>
        <w:t>מיתיבי: שחט את הושט ואח"כ נשמטה הגרגרת כשרה, נשמטה הגרגרת ואח"כ שחט את הושט</w:t>
      </w:r>
      <w:r w:rsidRPr="00C63571">
        <w:rPr>
          <w:rFonts w:hint="cs"/>
          <w:rtl/>
        </w:rPr>
        <w:t xml:space="preserve"> </w:t>
      </w:r>
      <w:r w:rsidRPr="00C63571">
        <w:rPr>
          <w:rtl/>
        </w:rPr>
        <w:t>פסולה;</w:t>
      </w:r>
    </w:p>
    <w:p w14:paraId="3234F9E8" w14:textId="77777777" w:rsidR="00822210" w:rsidRDefault="00BD6C4F" w:rsidP="00BD6C4F">
      <w:pPr>
        <w:rPr>
          <w:rtl/>
        </w:rPr>
      </w:pPr>
      <w:r w:rsidRPr="00C63571">
        <w:rPr>
          <w:rtl/>
        </w:rPr>
        <w:t>שחט את הושט ונמצא הגרגרת שמוטה, ואינו יודע אם קודם שחיטה נשמטה אם לאחר שחיטה נשמטה, זה היה מעשה ואמרו: כל ספק בשחיטה - פסול;</w:t>
      </w:r>
    </w:p>
    <w:p w14:paraId="356401F6" w14:textId="77777777" w:rsidR="0046556D" w:rsidRDefault="00822210" w:rsidP="00BD6C4F">
      <w:pPr>
        <w:rPr>
          <w:rtl/>
        </w:rPr>
      </w:pPr>
      <w:r>
        <w:rPr>
          <w:rtl/>
        </w:rPr>
        <w:t xml:space="preserve"> '</w:t>
      </w:r>
      <w:r w:rsidR="00BD6C4F" w:rsidRPr="00C63571">
        <w:rPr>
          <w:rtl/>
        </w:rPr>
        <w:t>כל ספק בשחיטה</w:t>
      </w:r>
      <w:r w:rsidR="00BD6C4F" w:rsidRPr="00C63571">
        <w:rPr>
          <w:rFonts w:hint="cs"/>
          <w:rtl/>
        </w:rPr>
        <w:t>'</w:t>
      </w:r>
      <w:r w:rsidR="00BD6C4F" w:rsidRPr="00C63571">
        <w:rPr>
          <w:rtl/>
        </w:rPr>
        <w:t xml:space="preserve"> לאתויי ספק שהה ספק דרס.</w:t>
      </w:r>
      <w:r w:rsidR="00BD6C4F" w:rsidRPr="00C63571">
        <w:rPr>
          <w:rFonts w:hint="cs"/>
          <w:rtl/>
        </w:rPr>
        <w:t xml:space="preserve"> דהספק בבהמה [ולא לאתויי כה</w:t>
      </w:r>
      <w:r w:rsidR="00BD6C4F">
        <w:rPr>
          <w:rtl/>
        </w:rPr>
        <w:t>"</w:t>
      </w:r>
      <w:r w:rsidR="00BD6C4F" w:rsidRPr="00C63571">
        <w:rPr>
          <w:rFonts w:hint="cs"/>
          <w:rtl/>
        </w:rPr>
        <w:t xml:space="preserve">ג דהריעותא בסכין] </w:t>
      </w:r>
    </w:p>
    <w:p w14:paraId="58AC1B8C" w14:textId="77777777" w:rsidR="00BD6C4F" w:rsidRPr="00A55767" w:rsidRDefault="00BD6C4F" w:rsidP="00F07436">
      <w:pPr>
        <w:pStyle w:val="afff3"/>
        <w:framePr w:wrap="around"/>
        <w:rPr>
          <w:rtl/>
        </w:rPr>
      </w:pPr>
      <w:r w:rsidRPr="00A55767">
        <w:rPr>
          <w:rFonts w:hint="cs"/>
          <w:rtl/>
        </w:rPr>
        <w:t>י:</w:t>
      </w:r>
    </w:p>
    <w:p w14:paraId="5DA9BA40" w14:textId="77777777" w:rsidR="0046556D" w:rsidRDefault="00BD6C4F" w:rsidP="00BD6C4F">
      <w:pPr>
        <w:rPr>
          <w:rtl/>
        </w:rPr>
      </w:pPr>
      <w:r>
        <w:rPr>
          <w:rtl/>
        </w:rPr>
        <w:t xml:space="preserve">והילכתא </w:t>
      </w:r>
      <w:r>
        <w:rPr>
          <w:rStyle w:val="2fb"/>
          <w:rtl/>
          <w:rPrChange w:id="9029" w:author="מנוע אמוראים" w:date="2026-10-05T16:40:54Z">
            <w:rPr>
              <w:rtl/>
            </w:rPr>
          </w:rPrChange>
        </w:rPr>
        <w:t xml:space="preserve">כ</w:t>
      </w:r>
      <w:r>
        <w:rPr>
          <w:rStyle w:val="2fb"/>
          <w:rFonts w:hint="cs"/>
          <w:rtl/>
          <w:rPrChange w:id="9030" w:author="מנוע אמוראים" w:date="2026-10-05T16:40:54Z">
            <w:rPr>
              <w:rFonts w:hint="cs"/>
              <w:rtl/>
            </w:rPr>
          </w:rPrChange>
        </w:rPr>
        <w:t xml:space="preserve">ר</w:t>
      </w:r>
      <w:r>
        <w:rPr>
          <w:rStyle w:val="2fb"/>
          <w:rtl/>
          <w:rPrChange w:id="9031" w:author="מנוע אמוראים" w:date="2026-10-05T16:40:54Z">
            <w:rPr>
              <w:rtl/>
            </w:rPr>
          </w:rPrChange>
        </w:rPr>
        <w:t xml:space="preserve">"</w:t>
      </w:r>
      <w:r>
        <w:rPr>
          <w:rStyle w:val="2fb"/>
          <w:rFonts w:hint="cs"/>
          <w:rtl/>
          <w:rPrChange w:id="9032" w:author="מנוע אמוראים" w:date="2026-10-05T16:40:54Z">
            <w:rPr>
              <w:rFonts w:hint="cs"/>
              <w:rtl/>
            </w:rPr>
          </w:rPrChange>
        </w:rPr>
        <w:t xml:space="preserve">ה</w:t>
      </w:r>
      <w:r>
        <w:rPr>
          <w:rtl/>
        </w:rPr>
        <w:t xml:space="preserve"> כשלא שיבר בה עצם, והילכתא </w:t>
      </w:r>
      <w:r>
        <w:rPr>
          <w:rStyle w:val="2fb"/>
          <w:rtl/>
          <w:rPrChange w:id="9033" w:author="מנוע אמוראים" w:date="2026-10-05T16:40:54Z">
            <w:rPr>
              <w:rtl/>
            </w:rPr>
          </w:rPrChange>
        </w:rPr>
        <w:t xml:space="preserve">כ</w:t>
      </w:r>
      <w:r>
        <w:rPr>
          <w:rStyle w:val="2fb"/>
          <w:rFonts w:hint="cs"/>
          <w:rtl/>
          <w:rPrChange w:id="9034" w:author="מנוע אמוראים" w:date="2026-10-05T16:40:54Z">
            <w:rPr>
              <w:rFonts w:hint="cs"/>
              <w:rtl/>
            </w:rPr>
          </w:rPrChange>
        </w:rPr>
        <w:t xml:space="preserve">ר</w:t>
      </w:r>
      <w:r>
        <w:rPr>
          <w:rStyle w:val="2fb"/>
          <w:rtl/>
          <w:rPrChange w:id="9035" w:author="מנוע אמוראים" w:date="2026-10-05T16:40:54Z">
            <w:rPr>
              <w:rtl/>
            </w:rPr>
          </w:rPrChange>
        </w:rPr>
        <w:t xml:space="preserve">"</w:t>
      </w:r>
      <w:r>
        <w:rPr>
          <w:rStyle w:val="2fb"/>
          <w:rFonts w:hint="cs"/>
          <w:rtl/>
          <w:rPrChange w:id="9036" w:author="מנוע אמוראים" w:date="2026-10-05T16:40:54Z">
            <w:rPr>
              <w:rFonts w:hint="cs"/>
              <w:rtl/>
            </w:rPr>
          </w:rPrChange>
        </w:rPr>
        <w:t xml:space="preserve">ח</w:t>
      </w:r>
      <w:r w:rsidRPr="00C63571">
        <w:rPr>
          <w:rtl/>
        </w:rPr>
        <w:t xml:space="preserve"> כששיבר בה עצם.</w:t>
      </w:r>
    </w:p>
    <w:p w14:paraId="535B14C5" w14:textId="77777777" w:rsidR="0046556D" w:rsidRDefault="00BD6C4F" w:rsidP="00BD6C4F">
      <w:pPr>
        <w:rPr>
          <w:rtl/>
        </w:rPr>
      </w:pPr>
      <w:r>
        <w:rPr>
          <w:rtl/>
        </w:rPr>
        <w:t xml:space="preserve">מכלל </w:t>
      </w:r>
      <w:r>
        <w:rPr>
          <w:rStyle w:val="2fb"/>
          <w:rtl/>
          <w:rPrChange w:id="9037" w:author="מנוע אמוראים" w:date="2026-10-05T16:40:54Z">
            <w:rPr>
              <w:rtl/>
            </w:rPr>
          </w:rPrChange>
        </w:rPr>
        <w:t xml:space="preserve">דר</w:t>
      </w:r>
      <w:r>
        <w:rPr>
          <w:rStyle w:val="2fb"/>
          <w:rtl/>
          <w:rPrChange w:id="9038" w:author="מנוע אמוראים" w:date="2026-10-05T16:40:54Z">
            <w:rPr>
              <w:rtl/>
            </w:rPr>
          </w:rPrChange>
        </w:rPr>
        <w:t xml:space="preserve">"</w:t>
      </w:r>
      <w:r>
        <w:rPr>
          <w:rStyle w:val="2fb"/>
          <w:rFonts w:hint="cs"/>
          <w:rtl/>
          <w:rPrChange w:id="9039" w:author="מנוע אמוראים" w:date="2026-10-05T16:40:54Z">
            <w:rPr>
              <w:rFonts w:hint="cs"/>
              <w:rtl/>
            </w:rPr>
          </w:rPrChange>
        </w:rPr>
        <w:t xml:space="preserve">ח</w:t>
      </w:r>
      <w:r>
        <w:rPr>
          <w:rFonts w:hint="cs"/>
          <w:rtl/>
        </w:rPr>
        <w:t xml:space="preserve"> </w:t>
      </w:r>
      <w:r w:rsidRPr="00C63571">
        <w:rPr>
          <w:rtl/>
        </w:rPr>
        <w:t>אע</w:t>
      </w:r>
      <w:r>
        <w:rPr>
          <w:rtl/>
        </w:rPr>
        <w:t>"</w:t>
      </w:r>
      <w:r w:rsidRPr="00C63571">
        <w:rPr>
          <w:rtl/>
        </w:rPr>
        <w:t>ג דלא שיבר בה עצם, אלא במאי איפגים? אימא: בעצם דמפרקת איפגים.</w:t>
      </w:r>
    </w:p>
    <w:p w14:paraId="6838BC81" w14:textId="77777777" w:rsidR="0046556D" w:rsidRDefault="00BD6C4F" w:rsidP="00BD6C4F">
      <w:pPr>
        <w:rPr>
          <w:b/>
          <w:bCs/>
          <w:rtl/>
        </w:rPr>
      </w:pPr>
      <w:r w:rsidRPr="00C63571">
        <w:rPr>
          <w:rtl/>
        </w:rPr>
        <w:t>•</w:t>
      </w:r>
      <w:r w:rsidRPr="00C63571">
        <w:rPr>
          <w:rFonts w:hint="cs"/>
          <w:rtl/>
        </w:rPr>
        <w:t xml:space="preserve"> </w:t>
      </w:r>
      <w:r w:rsidRPr="00C63571">
        <w:rPr>
          <w:rtl/>
        </w:rPr>
        <w:t xml:space="preserve">הוה עובדא, וטרף רב יוסף </w:t>
      </w:r>
      <w:r w:rsidRPr="00C63571">
        <w:rPr>
          <w:rFonts w:hint="cs"/>
          <w:rtl/>
        </w:rPr>
        <w:t>י</w:t>
      </w:r>
      <w:r>
        <w:rPr>
          <w:rtl/>
        </w:rPr>
        <w:t>"</w:t>
      </w:r>
      <w:r>
        <w:rPr>
          <w:rFonts w:hint="cs"/>
          <w:rtl/>
        </w:rPr>
        <w:t xml:space="preserve">ג בהמות א. </w:t>
      </w:r>
      <w:r>
        <w:rPr>
          <w:rStyle w:val="2fb"/>
          <w:rFonts w:hint="cs"/>
          <w:rtl/>
          <w:rPrChange w:id="9040" w:author="מנוע אמוראים" w:date="2026-10-05T16:40:54Z">
            <w:rPr>
              <w:rFonts w:hint="cs"/>
              <w:rtl/>
            </w:rPr>
          </w:rPrChange>
        </w:rPr>
        <w:t xml:space="preserve">כר</w:t>
      </w:r>
      <w:r>
        <w:rPr>
          <w:rStyle w:val="2fb"/>
          <w:rtl/>
          <w:rPrChange w:id="9041" w:author="מנוע אמוראים" w:date="2026-10-05T16:40:54Z">
            <w:rPr>
              <w:rtl/>
            </w:rPr>
          </w:rPrChange>
        </w:rPr>
        <w:t xml:space="preserve">"</w:t>
      </w:r>
      <w:r>
        <w:rPr>
          <w:rStyle w:val="2fb"/>
          <w:rFonts w:hint="cs"/>
          <w:rtl/>
          <w:rPrChange w:id="9042" w:author="מנוע אמוראים" w:date="2026-10-05T16:40:54Z">
            <w:rPr>
              <w:rFonts w:hint="cs"/>
              <w:rtl/>
            </w:rPr>
          </w:rPrChange>
        </w:rPr>
        <w:t xml:space="preserve">ח</w:t>
      </w:r>
      <w:r>
        <w:rPr>
          <w:rFonts w:hint="cs"/>
          <w:rtl/>
        </w:rPr>
        <w:t xml:space="preserve"> ולבר מקמייתא</w:t>
      </w:r>
    </w:p>
    <w:p w14:paraId="63A49321" w14:textId="77777777" w:rsidR="0046556D" w:rsidRDefault="00BD6C4F" w:rsidP="00BD6C4F">
      <w:pPr>
        <w:rPr>
          <w:rtl/>
        </w:rPr>
      </w:pPr>
      <w:r w:rsidRPr="00C605F0">
        <w:rPr>
          <w:rFonts w:hint="cs"/>
          <w:b/>
          <w:bCs/>
          <w:rtl/>
        </w:rPr>
        <w:t>ב.</w:t>
      </w:r>
      <w:r>
        <w:rPr>
          <w:rFonts w:hint="cs"/>
          <w:rtl/>
        </w:rPr>
        <w:t xml:space="preserve"> </w:t>
      </w:r>
      <w:r>
        <w:rPr>
          <w:rStyle w:val="2fb"/>
          <w:rFonts w:hint="cs"/>
          <w:rtl/>
          <w:rPrChange w:id="9043" w:author="מנוע אמוראים" w:date="2026-10-05T16:40:54Z">
            <w:rPr>
              <w:rFonts w:hint="cs"/>
              <w:rtl/>
            </w:rPr>
          </w:rPrChange>
        </w:rPr>
        <w:t xml:space="preserve">כר</w:t>
      </w:r>
      <w:r>
        <w:rPr>
          <w:rStyle w:val="2fb"/>
          <w:rtl/>
          <w:rPrChange w:id="9044" w:author="מנוע אמוראים" w:date="2026-10-05T16:40:54Z">
            <w:rPr>
              <w:rtl/>
            </w:rPr>
          </w:rPrChange>
        </w:rPr>
        <w:t xml:space="preserve">"</w:t>
      </w:r>
      <w:r>
        <w:rPr>
          <w:rStyle w:val="2fb"/>
          <w:rFonts w:hint="cs"/>
          <w:rtl/>
          <w:rPrChange w:id="9045" w:author="מנוע אמוראים" w:date="2026-10-05T16:40:54Z">
            <w:rPr>
              <w:rFonts w:hint="cs"/>
              <w:rtl/>
            </w:rPr>
          </w:rPrChange>
        </w:rPr>
        <w:t xml:space="preserve">ה</w:t>
      </w:r>
      <w:r>
        <w:rPr>
          <w:rFonts w:hint="cs"/>
          <w:rtl/>
        </w:rPr>
        <w:t xml:space="preserve"> דאי </w:t>
      </w:r>
      <w:r>
        <w:rPr>
          <w:rStyle w:val="2fb"/>
          <w:rFonts w:hint="cs"/>
          <w:rtl/>
          <w:rPrChange w:id="9046" w:author="מנוע אמוראים" w:date="2026-10-05T16:40:54Z">
            <w:rPr>
              <w:rFonts w:hint="cs"/>
              <w:rtl/>
            </w:rPr>
          </w:rPrChange>
        </w:rPr>
        <w:t xml:space="preserve">כר</w:t>
      </w:r>
      <w:r>
        <w:rPr>
          <w:rStyle w:val="2fb"/>
          <w:rtl/>
          <w:rPrChange w:id="9047" w:author="מנוע אמוראים" w:date="2026-10-05T16:40:54Z">
            <w:rPr>
              <w:rtl/>
            </w:rPr>
          </w:rPrChange>
        </w:rPr>
        <w:t xml:space="preserve">"</w:t>
      </w:r>
      <w:r>
        <w:rPr>
          <w:rStyle w:val="2fb"/>
          <w:rFonts w:hint="cs"/>
          <w:rtl/>
          <w:rPrChange w:id="9048" w:author="מנוע אמוראים" w:date="2026-10-05T16:40:54Z">
            <w:rPr>
              <w:rFonts w:hint="cs"/>
              <w:rtl/>
            </w:rPr>
          </w:rPrChange>
        </w:rPr>
        <w:t xml:space="preserve">ח</w:t>
      </w:r>
      <w:r>
        <w:rPr>
          <w:rFonts w:hint="cs"/>
          <w:rtl/>
        </w:rPr>
        <w:t xml:space="preserve"> תלינן דאפשר בעצם דמפרקת דבתרייתא איפגים</w:t>
      </w:r>
    </w:p>
    <w:p w14:paraId="3BAD32E7" w14:textId="77777777" w:rsidR="0046556D" w:rsidRDefault="00BD6C4F" w:rsidP="00BD6C4F">
      <w:pPr>
        <w:rPr>
          <w:rtl/>
        </w:rPr>
      </w:pPr>
      <w:r w:rsidRPr="00C63571">
        <w:rPr>
          <w:rFonts w:hint="cs"/>
          <w:rtl/>
        </w:rPr>
        <w:t>א</w:t>
      </w:r>
      <w:r>
        <w:rPr>
          <w:rtl/>
        </w:rPr>
        <w:t>"</w:t>
      </w:r>
      <w:r>
        <w:rPr>
          <w:rFonts w:hint="cs"/>
          <w:rtl/>
        </w:rPr>
        <w:t xml:space="preserve">ל </w:t>
      </w:r>
      <w:r>
        <w:rPr>
          <w:rStyle w:val="2fb"/>
          <w:rFonts w:hint="cs"/>
          <w:rtl/>
          <w:rPrChange w:id="9049" w:author="מנוע אמוראים" w:date="2026-10-05T16:40:54Z">
            <w:rPr>
              <w:rFonts w:hint="cs"/>
              <w:rtl/>
            </w:rPr>
          </w:rPrChange>
        </w:rPr>
        <w:t xml:space="preserve">ראבד</w:t>
      </w:r>
      <w:r>
        <w:rPr>
          <w:rStyle w:val="2fb"/>
          <w:rtl/>
          <w:rPrChange w:id="9050" w:author="מנוע אמוראים" w:date="2026-10-05T16:40:54Z">
            <w:rPr>
              <w:rtl/>
            </w:rPr>
          </w:rPrChange>
        </w:rPr>
        <w:t xml:space="preserve">"</w:t>
      </w:r>
      <w:r>
        <w:rPr>
          <w:rStyle w:val="2fb"/>
          <w:rFonts w:hint="cs"/>
          <w:rtl/>
          <w:rPrChange w:id="9051" w:author="מנוע אמוראים" w:date="2026-10-05T16:40:54Z">
            <w:rPr>
              <w:rFonts w:hint="cs"/>
              <w:rtl/>
            </w:rPr>
          </w:rPrChange>
        </w:rPr>
        <w:t xml:space="preserve">ר</w:t>
      </w:r>
      <w:r>
        <w:rPr>
          <w:rFonts w:hint="cs"/>
          <w:rtl/>
        </w:rPr>
        <w:t xml:space="preserve"> </w:t>
      </w:r>
      <w:r>
        <w:rPr>
          <w:rStyle w:val="2fb"/>
          <w:rFonts w:hint="cs"/>
          <w:rtl/>
          <w:rPrChange w:id="9052" w:author="מנוע אמוראים" w:date="2026-10-05T16:40:54Z">
            <w:rPr>
              <w:rFonts w:hint="cs"/>
              <w:rtl/>
            </w:rPr>
          </w:rPrChange>
        </w:rPr>
        <w:t xml:space="preserve">לר</w:t>
      </w:r>
      <w:r>
        <w:rPr>
          <w:rStyle w:val="2fb"/>
          <w:rtl/>
          <w:rPrChange w:id="9053" w:author="מנוע אמוראים" w:date="2026-10-05T16:40:54Z">
            <w:rPr>
              <w:rtl/>
            </w:rPr>
          </w:rPrChange>
        </w:rPr>
        <w:t xml:space="preserve">"</w:t>
      </w:r>
      <w:r>
        <w:rPr>
          <w:rStyle w:val="2fb"/>
          <w:rFonts w:hint="cs"/>
          <w:rtl/>
          <w:rPrChange w:id="9054" w:author="מנוע אמוראים" w:date="2026-10-05T16:40:54Z">
            <w:rPr>
              <w:rFonts w:hint="cs"/>
              <w:rtl/>
            </w:rPr>
          </w:rPrChange>
        </w:rPr>
        <w:t xml:space="preserve">א</w:t>
      </w:r>
      <w:r>
        <w:rPr>
          <w:rFonts w:hint="cs"/>
          <w:rtl/>
        </w:rPr>
        <w:t xml:space="preserve">:</w:t>
      </w:r>
      <w:r w:rsidRPr="00C63571">
        <w:rPr>
          <w:rtl/>
        </w:rPr>
        <w:t xml:space="preserve"> רב כהנא מצריך בדיקותא בין כל חדא וחדא.</w:t>
      </w:r>
    </w:p>
    <w:p w14:paraId="7E86A08E" w14:textId="77777777" w:rsidR="0046556D" w:rsidRDefault="00BD6C4F" w:rsidP="00BD6C4F">
      <w:pPr>
        <w:rPr>
          <w:rtl/>
        </w:rPr>
      </w:pPr>
      <w:r>
        <w:rPr>
          <w:rStyle w:val="2fb"/>
          <w:rFonts w:hint="cs"/>
          <w:rtl/>
          <w:rPrChange w:id="9055" w:author="מנוע אמוראים" w:date="2026-10-05T16:40:54Z">
            <w:rPr>
              <w:rFonts w:hint="cs"/>
              <w:rtl/>
            </w:rPr>
          </w:rPrChange>
        </w:rPr>
        <w:t xml:space="preserve">כר</w:t>
      </w:r>
      <w:r>
        <w:rPr>
          <w:rStyle w:val="2fb"/>
          <w:rtl/>
          <w:rPrChange w:id="9056" w:author="מנוע אמוראים" w:date="2026-10-05T16:40:54Z">
            <w:rPr>
              <w:rtl/>
            </w:rPr>
          </w:rPrChange>
        </w:rPr>
        <w:t xml:space="preserve">"</w:t>
      </w:r>
      <w:r>
        <w:rPr>
          <w:rStyle w:val="2fb"/>
          <w:rFonts w:hint="cs"/>
          <w:rtl/>
          <w:rPrChange w:id="9057" w:author="מנוע אמוראים" w:date="2026-10-05T16:40:54Z">
            <w:rPr>
              <w:rFonts w:hint="cs"/>
              <w:rtl/>
            </w:rPr>
          </w:rPrChange>
        </w:rPr>
        <w:t xml:space="preserve">ה</w:t>
      </w:r>
      <w:r>
        <w:rPr>
          <w:rFonts w:hint="cs"/>
          <w:rtl/>
        </w:rPr>
        <w:t xml:space="preserve"> </w:t>
      </w:r>
      <w:r w:rsidRPr="00C63571">
        <w:rPr>
          <w:rtl/>
        </w:rPr>
        <w:t>ולמיפסל קמייתא? לא, כרב חסדא ולאכשורי בתרייתא.</w:t>
      </w:r>
    </w:p>
    <w:p w14:paraId="0DCA6339" w14:textId="77777777" w:rsidR="0046556D" w:rsidRDefault="00BD6C4F" w:rsidP="008D3FAE">
      <w:pPr>
        <w:rPr>
          <w:rtl/>
        </w:rPr>
      </w:pPr>
      <w:r w:rsidRPr="00C63571">
        <w:rPr>
          <w:rFonts w:hint="cs"/>
          <w:rtl/>
        </w:rPr>
        <w:t xml:space="preserve">ולא בעי בדיקת חכם דעד אחד נאמן באיסורין, ומה שמראין הסכין מעיקרא לחכם מפני כבודו של חכם </w:t>
      </w:r>
    </w:p>
    <w:p w14:paraId="284D2A18" w14:textId="77777777" w:rsidR="0046556D" w:rsidRDefault="0046556D" w:rsidP="00BD6C4F">
      <w:pPr>
        <w:rPr>
          <w:rtl/>
        </w:rPr>
      </w:pPr>
    </w:p>
    <w:p w14:paraId="3354B0E3" w14:textId="77777777" w:rsidR="0046556D" w:rsidRDefault="00BD6C4F" w:rsidP="00BD6C4F">
      <w:pPr>
        <w:rPr>
          <w:rtl/>
        </w:rPr>
      </w:pPr>
      <w:r w:rsidRPr="00C63571">
        <w:rPr>
          <w:rFonts w:hint="cs"/>
          <w:rtl/>
        </w:rPr>
        <w:t>הך ד</w:t>
      </w:r>
      <w:r w:rsidRPr="00C63571">
        <w:rPr>
          <w:rtl/>
        </w:rPr>
        <w:t xml:space="preserve">רבנן אוקי מילתא אחזקיה? </w:t>
      </w:r>
      <w:r>
        <w:rPr>
          <w:rStyle w:val="2fb"/>
          <w:rFonts w:hint="cs"/>
          <w:rtl/>
          <w:rPrChange w:id="9058" w:author="מנוע אמוראים" w:date="2026-10-05T16:40:54Z">
            <w:rPr>
              <w:rFonts w:hint="cs"/>
              <w:rtl/>
            </w:rPr>
          </w:rPrChange>
        </w:rPr>
        <w:t xml:space="preserve">רשב</w:t>
      </w:r>
      <w:r>
        <w:rPr>
          <w:rStyle w:val="2fb"/>
          <w:rtl/>
          <w:rPrChange w:id="9059" w:author="מנוע אמוראים" w:date="2026-10-05T16:40:54Z">
            <w:rPr>
              <w:rtl/>
            </w:rPr>
          </w:rPrChange>
        </w:rPr>
        <w:t xml:space="preserve">"</w:t>
      </w:r>
      <w:r>
        <w:rPr>
          <w:rStyle w:val="2fb"/>
          <w:rFonts w:hint="cs"/>
          <w:rtl/>
          <w:rPrChange w:id="9060" w:author="מנוע אמוראים" w:date="2026-10-05T16:40:54Z">
            <w:rPr>
              <w:rFonts w:hint="cs"/>
              <w:rtl/>
            </w:rPr>
          </w:rPrChange>
        </w:rPr>
        <w:t xml:space="preserve">נ</w:t>
      </w:r>
      <w:r>
        <w:rPr>
          <w:rFonts w:hint="cs"/>
          <w:rtl/>
        </w:rPr>
        <w:t xml:space="preserve"> </w:t>
      </w:r>
      <w:r>
        <w:rPr>
          <w:rStyle w:val="2fb"/>
          <w:rFonts w:hint="cs"/>
          <w:rtl/>
          <w:rPrChange w:id="9061" w:author="מנוע אמוראים" w:date="2026-10-05T16:40:54Z">
            <w:rPr>
              <w:rFonts w:hint="cs"/>
              <w:rtl/>
            </w:rPr>
          </w:rPrChange>
        </w:rPr>
        <w:t xml:space="preserve">מרי</w:t>
      </w:r>
      <w:r>
        <w:rPr>
          <w:rStyle w:val="2fb"/>
          <w:rtl/>
          <w:rPrChange w:id="9062" w:author="מנוע אמוראים" w:date="2026-10-05T16:40:54Z">
            <w:rPr>
              <w:rtl/>
            </w:rPr>
          </w:rPrChange>
        </w:rPr>
        <w:t xml:space="preserve">"</w:t>
      </w:r>
      <w:r>
        <w:rPr>
          <w:rStyle w:val="2fb"/>
          <w:rFonts w:hint="cs"/>
          <w:rtl/>
          <w:rPrChange w:id="9063" w:author="מנוע אמוראים" w:date="2026-10-05T16:40:54Z">
            <w:rPr>
              <w:rFonts w:hint="cs"/>
              <w:rtl/>
            </w:rPr>
          </w:rPrChange>
        </w:rPr>
        <w:t xml:space="preserve">ונ</w:t>
      </w:r>
      <w:r w:rsidRPr="00A71A5E">
        <w:rPr>
          <w:rStyle w:val="afffff0"/>
          <w:rtl/>
        </w:rPr>
        <w:t xml:space="preserve"> </w:t>
      </w:r>
      <w:r w:rsidRPr="00A71A5E">
        <w:rPr>
          <w:rStyle w:val="afffff0"/>
          <w:rFonts w:hint="cs"/>
          <w:rtl/>
        </w:rPr>
        <w:t>'</w:t>
      </w:r>
      <w:r w:rsidRPr="00A71A5E">
        <w:rPr>
          <w:rStyle w:val="afffff0"/>
          <w:rtl/>
        </w:rPr>
        <w:t>ויצא הכהן מן הבית אל פתח הבית והסגיר את הבית שבעת ימים</w:t>
      </w:r>
      <w:r w:rsidRPr="00A71A5E">
        <w:rPr>
          <w:rStyle w:val="afffff0"/>
          <w:rFonts w:hint="cs"/>
          <w:rtl/>
        </w:rPr>
        <w:t>'</w:t>
      </w:r>
      <w:r w:rsidRPr="00A71A5E">
        <w:rPr>
          <w:rStyle w:val="afffff0"/>
          <w:rtl/>
        </w:rPr>
        <w:t>,</w:t>
      </w:r>
      <w:r w:rsidRPr="00C63571">
        <w:rPr>
          <w:rtl/>
        </w:rPr>
        <w:t xml:space="preserve"> דלמא אדנפיק ואתא בצר ליה שיעורא!</w:t>
      </w:r>
    </w:p>
    <w:p w14:paraId="5312C9F5" w14:textId="77777777" w:rsidR="0046556D" w:rsidRDefault="00BD6C4F" w:rsidP="00BD6C4F">
      <w:pPr>
        <w:rPr>
          <w:rtl/>
        </w:rPr>
      </w:pPr>
      <w:r w:rsidRPr="00C63571">
        <w:rPr>
          <w:rtl/>
        </w:rPr>
        <w:t>אלא לאו משום דאמרינן אוקי אחזקיה.</w:t>
      </w:r>
    </w:p>
    <w:p w14:paraId="12DA9F83" w14:textId="77777777" w:rsidR="0046556D" w:rsidRDefault="00BD6C4F" w:rsidP="00BD6C4F">
      <w:pPr>
        <w:rPr>
          <w:rtl/>
        </w:rPr>
      </w:pPr>
      <w:r w:rsidRPr="00C63571">
        <w:rPr>
          <w:rtl/>
        </w:rPr>
        <w:t>•</w:t>
      </w:r>
      <w:r w:rsidRPr="00C63571">
        <w:rPr>
          <w:rFonts w:hint="cs"/>
          <w:rtl/>
        </w:rPr>
        <w:t xml:space="preserve"> </w:t>
      </w:r>
      <w:r w:rsidRPr="00C63571">
        <w:rPr>
          <w:rtl/>
        </w:rPr>
        <w:t xml:space="preserve">מתקיף </w:t>
      </w:r>
      <w:r>
        <w:rPr>
          <w:rStyle w:val="2fb"/>
          <w:rFonts w:hint="cs"/>
          <w:rtl/>
          <w:rPrChange w:id="9064" w:author="מנוע אמוראים" w:date="2026-10-05T16:40:54Z">
            <w:rPr>
              <w:rFonts w:hint="cs"/>
              <w:rtl/>
            </w:rPr>
          </w:rPrChange>
        </w:rPr>
        <w:t xml:space="preserve">ראב</w:t>
      </w:r>
      <w:r>
        <w:rPr>
          <w:rStyle w:val="2fb"/>
          <w:rtl/>
          <w:rPrChange w:id="9065" w:author="מנוע אמוראים" w:date="2026-10-05T16:40:54Z">
            <w:rPr>
              <w:rtl/>
            </w:rPr>
          </w:rPrChange>
        </w:rPr>
        <w:t xml:space="preserve">"</w:t>
      </w:r>
      <w:r>
        <w:rPr>
          <w:rStyle w:val="2fb"/>
          <w:rFonts w:hint="cs"/>
          <w:rtl/>
          <w:rPrChange w:id="9066" w:author="מנוע אמוראים" w:date="2026-10-05T16:40:54Z">
            <w:rPr>
              <w:rFonts w:hint="cs"/>
              <w:rtl/>
            </w:rPr>
          </w:rPrChange>
        </w:rPr>
        <w:t xml:space="preserve">י</w:t>
      </w:r>
      <w:r w:rsidRPr="00C63571">
        <w:rPr>
          <w:rtl/>
        </w:rPr>
        <w:t xml:space="preserve">: ודילמא כגון שיצא דרך אחוריו, דחזי ליה </w:t>
      </w:r>
      <w:r w:rsidRPr="00C63571">
        <w:rPr>
          <w:rFonts w:hint="cs"/>
          <w:rtl/>
        </w:rPr>
        <w:t xml:space="preserve">שיצא </w:t>
      </w:r>
    </w:p>
    <w:p w14:paraId="68262075" w14:textId="77777777" w:rsidR="0046556D" w:rsidRDefault="00BD6C4F" w:rsidP="00BD6C4F">
      <w:pPr>
        <w:rPr>
          <w:rtl/>
        </w:rPr>
      </w:pPr>
      <w:r w:rsidRPr="00C63571">
        <w:rPr>
          <w:rFonts w:hint="cs"/>
          <w:rtl/>
        </w:rPr>
        <w:lastRenderedPageBreak/>
        <w:t>א</w:t>
      </w:r>
      <w:r>
        <w:rPr>
          <w:rtl/>
        </w:rPr>
        <w:t>"</w:t>
      </w:r>
      <w:r w:rsidRPr="00C63571">
        <w:rPr>
          <w:rFonts w:hint="cs"/>
          <w:rtl/>
        </w:rPr>
        <w:t xml:space="preserve">ל </w:t>
      </w:r>
      <w:r w:rsidRPr="00C63571">
        <w:rPr>
          <w:rtl/>
        </w:rPr>
        <w:t>אביי, שתי תשובות בדבר: חדא, דיציאה דרך אחוריו לא שמה יציאה;</w:t>
      </w:r>
      <w:r w:rsidRPr="00C63571">
        <w:rPr>
          <w:rFonts w:hint="cs"/>
          <w:rtl/>
        </w:rPr>
        <w:t xml:space="preserve"> ועוד מה שייך אחורי הדלת</w:t>
      </w:r>
    </w:p>
    <w:p w14:paraId="19B8075E" w14:textId="7DE829CB" w:rsidR="0046556D" w:rsidRDefault="00BD6C4F" w:rsidP="00BD6C4F">
      <w:pPr>
        <w:rPr>
          <w:rtl/>
        </w:rPr>
      </w:pPr>
      <w:r w:rsidRPr="00C63571">
        <w:rPr>
          <w:rFonts w:hint="cs"/>
          <w:rtl/>
        </w:rPr>
        <w:t>דהא א</w:t>
      </w:r>
      <w:r>
        <w:rPr>
          <w:rtl/>
        </w:rPr>
        <w:t>"</w:t>
      </w:r>
      <w:r w:rsidRPr="00C63571">
        <w:rPr>
          <w:rFonts w:hint="cs"/>
          <w:rtl/>
        </w:rPr>
        <w:t>א לפתוח חלון דתנן</w:t>
      </w:r>
      <w:r w:rsidRPr="00C63571">
        <w:rPr>
          <w:rtl/>
        </w:rPr>
        <w:t>: בית אפל, אין פותחין בו חלונות לראות את נגעו.</w:t>
      </w:r>
    </w:p>
    <w:p w14:paraId="43FF52FA" w14:textId="77777777" w:rsidR="0046556D" w:rsidRDefault="00BD6C4F" w:rsidP="00BD6C4F">
      <w:pPr>
        <w:rPr>
          <w:rtl/>
        </w:rPr>
      </w:pPr>
      <w:r w:rsidRPr="00C63571">
        <w:rPr>
          <w:rtl/>
        </w:rPr>
        <w:t>א"ל רבא, דקאמרת: יציאה דרך אחוריו לא שמה יציאה, כה</w:t>
      </w:r>
      <w:r>
        <w:rPr>
          <w:rtl/>
        </w:rPr>
        <w:t>"</w:t>
      </w:r>
      <w:r w:rsidRPr="00C63571">
        <w:rPr>
          <w:rFonts w:hint="cs"/>
          <w:rtl/>
        </w:rPr>
        <w:t>ג</w:t>
      </w:r>
      <w:r w:rsidRPr="00C63571">
        <w:rPr>
          <w:rtl/>
        </w:rPr>
        <w:t xml:space="preserve"> ביום הכפורים יוכיח, דכתיב ביה יציאה, ותנן: יצא ובא לו דרך כניסתו;</w:t>
      </w:r>
    </w:p>
    <w:p w14:paraId="351F12A5" w14:textId="77777777" w:rsidR="0046556D" w:rsidRDefault="00BD6C4F" w:rsidP="00BD6C4F">
      <w:pPr>
        <w:rPr>
          <w:rtl/>
        </w:rPr>
      </w:pPr>
      <w:r w:rsidRPr="00C63571">
        <w:rPr>
          <w:rtl/>
        </w:rPr>
        <w:t>ודקאמרת: בית אפל אין פותחין בו חלונות לראות את נגעו, ה</w:t>
      </w:r>
      <w:r>
        <w:rPr>
          <w:rtl/>
        </w:rPr>
        <w:t>"</w:t>
      </w:r>
      <w:r w:rsidRPr="00C63571">
        <w:rPr>
          <w:rFonts w:hint="cs"/>
          <w:rtl/>
        </w:rPr>
        <w:t xml:space="preserve">מ </w:t>
      </w:r>
      <w:r w:rsidRPr="00C63571">
        <w:rPr>
          <w:rtl/>
        </w:rPr>
        <w:t>היכא דלא איתחזק, אבל היכא דאיתחזק איתחזק.</w:t>
      </w:r>
    </w:p>
    <w:p w14:paraId="041B04E9" w14:textId="77777777" w:rsidR="0046556D" w:rsidRDefault="00BD6C4F" w:rsidP="00BD6C4F">
      <w:r>
        <w:rPr>
          <w:rtl/>
        </w:rPr>
        <w:t xml:space="preserve">תניא דלא </w:t>
      </w:r>
      <w:r>
        <w:rPr>
          <w:rStyle w:val="2fb"/>
          <w:rtl/>
          <w:rPrChange w:id="9067" w:author="מנוע אמוראים" w:date="2026-10-05T16:40:54Z">
            <w:rPr>
              <w:rtl/>
            </w:rPr>
          </w:rPrChange>
        </w:rPr>
        <w:t xml:space="preserve">כר</w:t>
      </w:r>
      <w:r>
        <w:rPr>
          <w:rStyle w:val="2fb"/>
          <w:rFonts w:hint="cs"/>
          <w:rtl/>
          <w:rPrChange w:id="9068" w:author="מנוע אמוראים" w:date="2026-10-05T16:40:54Z">
            <w:rPr>
              <w:rFonts w:hint="cs"/>
              <w:rtl/>
            </w:rPr>
          </w:rPrChange>
        </w:rPr>
        <w:t xml:space="preserve">אב</w:t>
      </w:r>
      <w:r>
        <w:rPr>
          <w:rStyle w:val="2fb"/>
          <w:rtl/>
          <w:rPrChange w:id="9069" w:author="מנוע אמוראים" w:date="2026-10-05T16:40:54Z">
            <w:rPr>
              <w:rtl/>
            </w:rPr>
          </w:rPrChange>
        </w:rPr>
        <w:t xml:space="preserve">"</w:t>
      </w:r>
      <w:r>
        <w:rPr>
          <w:rStyle w:val="2fb"/>
          <w:rFonts w:hint="cs"/>
          <w:rtl/>
          <w:rPrChange w:id="9070" w:author="מנוע אמוראים" w:date="2026-10-05T16:40:54Z">
            <w:rPr>
              <w:rFonts w:hint="cs"/>
              <w:rtl/>
            </w:rPr>
          </w:rPrChange>
        </w:rPr>
        <w:t xml:space="preserve">י</w:t>
      </w:r>
      <w:r w:rsidRPr="00C63571">
        <w:rPr>
          <w:rtl/>
        </w:rPr>
        <w:t>:</w:t>
      </w:r>
      <w:r w:rsidRPr="00A71A5E">
        <w:rPr>
          <w:rStyle w:val="afffff0"/>
          <w:rtl/>
        </w:rPr>
        <w:t xml:space="preserve"> </w:t>
      </w:r>
      <w:r w:rsidRPr="00A71A5E">
        <w:rPr>
          <w:rStyle w:val="afffff0"/>
          <w:rFonts w:hint="cs"/>
          <w:rtl/>
        </w:rPr>
        <w:t>'</w:t>
      </w:r>
      <w:r w:rsidRPr="00A71A5E">
        <w:rPr>
          <w:rStyle w:val="afffff0"/>
          <w:rtl/>
        </w:rPr>
        <w:t>ויצא הכהן מן הבית</w:t>
      </w:r>
      <w:r w:rsidRPr="00A71A5E">
        <w:rPr>
          <w:rStyle w:val="afffff0"/>
          <w:rFonts w:hint="cs"/>
          <w:rtl/>
        </w:rPr>
        <w:t xml:space="preserve"> אל פתח הבית' </w:t>
      </w:r>
      <w:r w:rsidRPr="00C63571">
        <w:rPr>
          <w:rFonts w:hint="cs"/>
          <w:rtl/>
        </w:rPr>
        <w:t xml:space="preserve">שלא </w:t>
      </w:r>
      <w:r w:rsidRPr="00C63571">
        <w:rPr>
          <w:rtl/>
        </w:rPr>
        <w:t>ילך לתוך ביתו ויסגיר</w:t>
      </w:r>
    </w:p>
    <w:p w14:paraId="1B97FE44" w14:textId="77777777" w:rsidR="00822210" w:rsidRDefault="00BD6C4F" w:rsidP="00BD6C4F">
      <w:pPr>
        <w:rPr>
          <w:rtl/>
        </w:rPr>
      </w:pPr>
      <w:r w:rsidRPr="003017EE">
        <w:rPr>
          <w:rStyle w:val="afffff0"/>
          <w:rtl/>
        </w:rPr>
        <w:t>'מן הבית</w:t>
      </w:r>
      <w:r w:rsidRPr="003017EE">
        <w:rPr>
          <w:rStyle w:val="afffff0"/>
          <w:rFonts w:hint="cs"/>
          <w:rtl/>
        </w:rPr>
        <w:t>'</w:t>
      </w:r>
      <w:r w:rsidRPr="003017EE">
        <w:rPr>
          <w:rStyle w:val="afffff0"/>
          <w:rtl/>
        </w:rPr>
        <w:t>,</w:t>
      </w:r>
      <w:r w:rsidRPr="00C63571">
        <w:rPr>
          <w:rtl/>
        </w:rPr>
        <w:t xml:space="preserve"> עד שיצא מן הבית כולו, </w:t>
      </w:r>
      <w:r w:rsidRPr="00C63571">
        <w:rPr>
          <w:rFonts w:hint="cs"/>
          <w:rtl/>
        </w:rPr>
        <w:t>ד</w:t>
      </w:r>
      <w:r w:rsidRPr="00C63571">
        <w:rPr>
          <w:rtl/>
        </w:rPr>
        <w:t>עומד בצד המשקוף ומסגיר;</w:t>
      </w:r>
    </w:p>
    <w:p w14:paraId="31024335" w14:textId="77777777" w:rsidR="0046556D" w:rsidRDefault="00822210" w:rsidP="00BD6C4F">
      <w:pPr>
        <w:rPr>
          <w:rtl/>
        </w:rPr>
      </w:pPr>
      <w:r>
        <w:rPr>
          <w:rtl/>
        </w:rPr>
        <w:t xml:space="preserve"> '</w:t>
      </w:r>
      <w:r w:rsidR="00BD6C4F" w:rsidRPr="00C63571">
        <w:rPr>
          <w:rFonts w:hint="cs"/>
          <w:rtl/>
        </w:rPr>
        <w:t xml:space="preserve">והסגיר הבית' מכל מקום דאם </w:t>
      </w:r>
      <w:r w:rsidR="00BD6C4F" w:rsidRPr="00C63571">
        <w:rPr>
          <w:rtl/>
        </w:rPr>
        <w:t xml:space="preserve">הלך לתוך ביתו </w:t>
      </w:r>
      <w:r w:rsidR="00BD6C4F" w:rsidRPr="00C63571">
        <w:rPr>
          <w:rFonts w:hint="cs"/>
          <w:rtl/>
        </w:rPr>
        <w:t xml:space="preserve">או עמד בתוך הבית </w:t>
      </w:r>
      <w:r w:rsidR="00BD6C4F" w:rsidRPr="00C63571">
        <w:rPr>
          <w:rtl/>
        </w:rPr>
        <w:t>והסגיר מוסגר.</w:t>
      </w:r>
    </w:p>
    <w:p w14:paraId="3ED90D30" w14:textId="77777777" w:rsidR="00BD6C4F" w:rsidRPr="00A55767" w:rsidRDefault="00BD6C4F" w:rsidP="00F07436">
      <w:pPr>
        <w:pStyle w:val="afff3"/>
        <w:framePr w:wrap="around"/>
        <w:rPr>
          <w:rtl/>
        </w:rPr>
      </w:pPr>
      <w:r w:rsidRPr="00A55767">
        <w:rPr>
          <w:rFonts w:hint="cs"/>
          <w:rtl/>
        </w:rPr>
        <w:t xml:space="preserve">יא. </w:t>
      </w:r>
    </w:p>
    <w:p w14:paraId="27DBC879" w14:textId="4E985704" w:rsidR="0046556D" w:rsidRDefault="00BD6C4F" w:rsidP="00BD6C4F">
      <w:pPr>
        <w:rPr>
          <w:rtl/>
        </w:rPr>
      </w:pPr>
      <w:r>
        <w:rPr>
          <w:rStyle w:val="2fb"/>
          <w:rFonts w:hint="cs"/>
          <w:rtl/>
          <w:rPrChange w:id="9071" w:author="מנוע אמוראים" w:date="2026-10-05T16:40:54Z">
            <w:rPr>
              <w:rFonts w:hint="cs"/>
              <w:rtl/>
            </w:rPr>
          </w:rPrChange>
        </w:rPr>
        <w:t xml:space="preserve">וראב</w:t>
      </w:r>
      <w:r>
        <w:rPr>
          <w:rStyle w:val="2fb"/>
          <w:rtl/>
          <w:rPrChange w:id="9072" w:author="מנוע אמוראים" w:date="2026-10-05T16:40:54Z">
            <w:rPr>
              <w:rtl/>
            </w:rPr>
          </w:rPrChange>
        </w:rPr>
        <w:t xml:space="preserve">"</w:t>
      </w:r>
      <w:r>
        <w:rPr>
          <w:rStyle w:val="2fb"/>
          <w:rFonts w:hint="cs"/>
          <w:rtl/>
          <w:rPrChange w:id="9073" w:author="מנוע אמוראים" w:date="2026-10-05T16:40:54Z">
            <w:rPr>
              <w:rFonts w:hint="cs"/>
              <w:rtl/>
            </w:rPr>
          </w:rPrChange>
        </w:rPr>
        <w:t xml:space="preserve">י</w:t>
      </w:r>
      <w:r>
        <w:rPr>
          <w:rFonts w:hint="cs"/>
          <w:rtl/>
        </w:rPr>
        <w:t xml:space="preserve"> </w:t>
      </w:r>
      <w:r w:rsidRPr="00C63571">
        <w:rPr>
          <w:rtl/>
        </w:rPr>
        <w:t>כגון דקיימי דרא דגברי ואמרי: כדקאי קאי.</w:t>
      </w:r>
    </w:p>
    <w:p w14:paraId="35A6A239" w14:textId="77777777" w:rsidR="00BD6C4F" w:rsidRPr="00C63571" w:rsidRDefault="0032286F" w:rsidP="0032286F">
      <w:pPr>
        <w:pStyle w:val="affffd"/>
        <w:rPr>
          <w:rtl/>
        </w:rPr>
      </w:pPr>
      <w:r>
        <w:rPr>
          <w:rtl/>
        </w:rPr>
        <w:t>׹</w:t>
      </w:r>
    </w:p>
    <w:p w14:paraId="54AA3D7F" w14:textId="77777777" w:rsidR="0046556D" w:rsidRDefault="00BD6C4F" w:rsidP="00BD6C4F">
      <w:pPr>
        <w:rPr>
          <w:rtl/>
        </w:rPr>
      </w:pPr>
      <w:r w:rsidRPr="00C63571">
        <w:rPr>
          <w:rtl/>
        </w:rPr>
        <w:t>•</w:t>
      </w:r>
      <w:r w:rsidRPr="00C63571">
        <w:rPr>
          <w:rFonts w:hint="cs"/>
          <w:rtl/>
        </w:rPr>
        <w:t xml:space="preserve"> </w:t>
      </w:r>
      <w:r w:rsidRPr="00C63571">
        <w:rPr>
          <w:rtl/>
        </w:rPr>
        <w:t xml:space="preserve">מנא הא מילתא דאמור רבנן זיל בתר רובא? </w:t>
      </w:r>
      <w:r w:rsidRPr="00C63571">
        <w:rPr>
          <w:rFonts w:hint="cs"/>
          <w:rtl/>
        </w:rPr>
        <w:t>ד'</w:t>
      </w:r>
      <w:r>
        <w:rPr>
          <w:rStyle w:val="afffff0"/>
          <w:rtl/>
          <w:rPrChange w:id="9001" w:author="מנוע פסוקים" w:date="2026-10-05T16:37:55Z">
            <w:rPr>
              <w:rtl/>
            </w:rPr>
          </w:rPrChange>
        </w:rPr>
        <w:t xml:space="preserve">אחרי רבים להטות</w:t>
      </w:r>
      <w:r w:rsidRPr="00C63571">
        <w:rPr>
          <w:rFonts w:hint="cs"/>
          <w:rtl/>
        </w:rPr>
        <w:t>'</w:t>
      </w:r>
    </w:p>
    <w:p w14:paraId="22061458" w14:textId="77777777" w:rsidR="0046556D" w:rsidRDefault="00BD6C4F" w:rsidP="00BD6C4F">
      <w:pPr>
        <w:rPr>
          <w:rtl/>
        </w:rPr>
      </w:pPr>
      <w:r w:rsidRPr="00C63571">
        <w:rPr>
          <w:rtl/>
        </w:rPr>
        <w:t xml:space="preserve">רובא דאיתא קמן, כגון ט' חנויות וסנהדרין - לא מיבעיא לן, </w:t>
      </w:r>
    </w:p>
    <w:p w14:paraId="5E473A53" w14:textId="77777777" w:rsidR="0046556D" w:rsidRDefault="00BD6C4F" w:rsidP="00BD6C4F">
      <w:pPr>
        <w:rPr>
          <w:b/>
          <w:bCs/>
          <w:rtl/>
        </w:rPr>
      </w:pPr>
      <w:r w:rsidRPr="00C63571">
        <w:rPr>
          <w:rtl/>
        </w:rPr>
        <w:t>רובא דליתיה קמן, כגון קטן וקטנה,</w:t>
      </w:r>
    </w:p>
    <w:p w14:paraId="6D95717E" w14:textId="77777777" w:rsidR="0046556D" w:rsidRDefault="00BD6C4F" w:rsidP="00BD6C4F">
      <w:pPr>
        <w:rPr>
          <w:rtl/>
        </w:rPr>
      </w:pPr>
      <w:r w:rsidRPr="00C605F0">
        <w:rPr>
          <w:rFonts w:hint="cs"/>
          <w:b/>
          <w:bCs/>
          <w:rtl/>
        </w:rPr>
        <w:t>א.</w:t>
      </w:r>
      <w:r>
        <w:rPr>
          <w:rFonts w:hint="cs"/>
          <w:rtl/>
        </w:rPr>
        <w:t xml:space="preserve"> </w:t>
      </w:r>
      <w:r>
        <w:rPr>
          <w:rStyle w:val="2fb"/>
          <w:rFonts w:hint="cs"/>
          <w:rtl/>
          <w:rPrChange w:id="9074" w:author="מנוע אמוראים" w:date="2026-10-05T16:40:54Z">
            <w:rPr>
              <w:rFonts w:hint="cs"/>
              <w:rtl/>
            </w:rPr>
          </w:rPrChange>
        </w:rPr>
        <w:t xml:space="preserve">ר</w:t>
      </w:r>
      <w:r>
        <w:rPr>
          <w:rStyle w:val="2fb"/>
          <w:rtl/>
          <w:rPrChange w:id="9075" w:author="מנוע אמוראים" w:date="2026-10-05T16:40:54Z">
            <w:rPr>
              <w:rtl/>
            </w:rPr>
          </w:rPrChange>
        </w:rPr>
        <w:t xml:space="preserve">"</w:t>
      </w:r>
      <w:r>
        <w:rPr>
          <w:rStyle w:val="2fb"/>
          <w:rFonts w:hint="cs"/>
          <w:rtl/>
          <w:rPrChange w:id="9076" w:author="מנוע אמוראים" w:date="2026-10-05T16:40:54Z">
            <w:rPr>
              <w:rFonts w:hint="cs"/>
              <w:rtl/>
            </w:rPr>
          </w:rPrChange>
        </w:rPr>
        <w:t xml:space="preserve">א</w:t>
      </w:r>
      <w:r>
        <w:rPr>
          <w:rFonts w:hint="cs"/>
          <w:rtl/>
        </w:rPr>
        <w:t xml:space="preserve">:</w:t>
      </w:r>
      <w:r w:rsidRPr="00C63571">
        <w:rPr>
          <w:rtl/>
        </w:rPr>
        <w:t xml:space="preserve"> מ</w:t>
      </w:r>
      <w:r w:rsidRPr="00337332">
        <w:rPr>
          <w:rtl/>
        </w:rPr>
        <w:t xml:space="preserve">רישא של עולה, </w:t>
      </w:r>
      <w:r w:rsidRPr="00664445">
        <w:rPr>
          <w:rStyle w:val="afffff0"/>
          <w:rtl/>
        </w:rPr>
        <w:t>ד</w:t>
      </w:r>
      <w:r w:rsidRPr="00664445">
        <w:rPr>
          <w:rStyle w:val="afffff0"/>
          <w:rFonts w:hint="cs"/>
          <w:rtl/>
        </w:rPr>
        <w:t>'</w:t>
      </w:r>
      <w:r w:rsidRPr="00664445">
        <w:rPr>
          <w:rStyle w:val="afffff0"/>
          <w:rtl/>
        </w:rPr>
        <w:t>ונתח אותה לנתחיה</w:t>
      </w:r>
      <w:r w:rsidRPr="00664445">
        <w:rPr>
          <w:rStyle w:val="afffff0"/>
          <w:rFonts w:hint="cs"/>
          <w:rtl/>
        </w:rPr>
        <w:t>'</w:t>
      </w:r>
      <w:r w:rsidRPr="00664445">
        <w:rPr>
          <w:rStyle w:val="afffff0"/>
          <w:rtl/>
        </w:rPr>
        <w:t xml:space="preserve"> </w:t>
      </w:r>
      <w:r w:rsidRPr="00337332">
        <w:rPr>
          <w:rtl/>
        </w:rPr>
        <w:t xml:space="preserve">ולא נתחיה לנתחים, </w:t>
      </w:r>
      <w:r w:rsidRPr="00337332">
        <w:rPr>
          <w:rFonts w:hint="cs"/>
          <w:rtl/>
        </w:rPr>
        <w:t xml:space="preserve">ולא חישי </w:t>
      </w:r>
      <w:r w:rsidRPr="00337332">
        <w:rPr>
          <w:rtl/>
        </w:rPr>
        <w:t>שמא ניקב קרום של מוח!</w:t>
      </w:r>
      <w:r w:rsidRPr="00C63571">
        <w:rPr>
          <w:rFonts w:hint="cs"/>
          <w:rtl/>
        </w:rPr>
        <w:t xml:space="preserve"> </w:t>
      </w:r>
    </w:p>
    <w:p w14:paraId="192FEBD5" w14:textId="454F2179" w:rsidR="0046556D" w:rsidRDefault="00BD6C4F" w:rsidP="00BD6C4F">
      <w:pPr>
        <w:rPr>
          <w:rtl/>
        </w:rPr>
      </w:pPr>
      <w:r w:rsidRPr="00C63571">
        <w:rPr>
          <w:rtl/>
        </w:rPr>
        <w:t>–</w:t>
      </w:r>
      <w:r w:rsidRPr="00C63571">
        <w:rPr>
          <w:rFonts w:hint="cs"/>
          <w:rtl/>
        </w:rPr>
        <w:t xml:space="preserve"> משום דאמרי' זיל בתר רוב</w:t>
      </w:r>
    </w:p>
    <w:p w14:paraId="5E7703FF" w14:textId="77777777" w:rsidR="0046556D" w:rsidRDefault="00BD6C4F" w:rsidP="00BD6C4F">
      <w:pPr>
        <w:rPr>
          <w:b/>
          <w:bCs/>
          <w:rtl/>
        </w:rPr>
      </w:pPr>
      <w:r w:rsidRPr="00C63571">
        <w:rPr>
          <w:rFonts w:hint="cs"/>
          <w:rtl/>
        </w:rPr>
        <w:t xml:space="preserve">ויקשה דאפשר דפלי ובדק ליה </w:t>
      </w:r>
      <w:r w:rsidRPr="00C63571">
        <w:rPr>
          <w:rtl/>
        </w:rPr>
        <w:t>ו</w:t>
      </w:r>
      <w:r w:rsidRPr="00C63571">
        <w:rPr>
          <w:rFonts w:hint="cs"/>
          <w:rtl/>
        </w:rPr>
        <w:t>הך דולא נתחיה לנתחים ה</w:t>
      </w:r>
      <w:r>
        <w:rPr>
          <w:rtl/>
        </w:rPr>
        <w:t>"</w:t>
      </w:r>
      <w:r w:rsidRPr="00C63571">
        <w:rPr>
          <w:rFonts w:hint="cs"/>
          <w:rtl/>
        </w:rPr>
        <w:t xml:space="preserve">מ היכא דחתיך לגמרי ולא היכא דלייף </w:t>
      </w:r>
    </w:p>
    <w:p w14:paraId="16E141A1" w14:textId="77777777" w:rsidR="0046556D" w:rsidRDefault="00BD6C4F" w:rsidP="00BD6C4F">
      <w:pPr>
        <w:rPr>
          <w:rtl/>
        </w:rPr>
      </w:pPr>
      <w:r w:rsidRPr="00C605F0">
        <w:rPr>
          <w:rFonts w:hint="cs"/>
          <w:b/>
          <w:bCs/>
          <w:rtl/>
        </w:rPr>
        <w:t>ב.</w:t>
      </w:r>
      <w:r w:rsidRPr="00C63571">
        <w:rPr>
          <w:rFonts w:hint="cs"/>
          <w:rtl/>
        </w:rPr>
        <w:t xml:space="preserve"> </w:t>
      </w:r>
      <w:r w:rsidRPr="00C63571">
        <w:rPr>
          <w:rtl/>
        </w:rPr>
        <w:t>מר בר</w:t>
      </w:r>
      <w:r w:rsidRPr="00C63571">
        <w:rPr>
          <w:rFonts w:hint="cs"/>
          <w:rtl/>
        </w:rPr>
        <w:t xml:space="preserve"> </w:t>
      </w:r>
      <w:r w:rsidRPr="00C63571">
        <w:rPr>
          <w:rtl/>
        </w:rPr>
        <w:t>רבינא: משבירת עצם בפסח</w:t>
      </w:r>
      <w:r w:rsidRPr="00A71A5E">
        <w:rPr>
          <w:rStyle w:val="afffff0"/>
          <w:rFonts w:hint="cs"/>
          <w:rtl/>
        </w:rPr>
        <w:t xml:space="preserve"> '</w:t>
      </w:r>
      <w:r w:rsidRPr="00A71A5E">
        <w:rPr>
          <w:rStyle w:val="afffff0"/>
          <w:rtl/>
        </w:rPr>
        <w:t>ועצם לא תשברו בו</w:t>
      </w:r>
      <w:r w:rsidRPr="00A71A5E">
        <w:rPr>
          <w:rStyle w:val="afffff0"/>
          <w:rFonts w:hint="cs"/>
          <w:rtl/>
        </w:rPr>
        <w:t xml:space="preserve">' </w:t>
      </w:r>
      <w:r w:rsidRPr="00C63571">
        <w:rPr>
          <w:rFonts w:hint="cs"/>
          <w:rtl/>
        </w:rPr>
        <w:t>ולא חישי שניקב קרום של מח משום דאזלי בתר רוב</w:t>
      </w:r>
    </w:p>
    <w:p w14:paraId="5A9F77DB" w14:textId="77777777" w:rsidR="0046556D" w:rsidRDefault="00BD6C4F" w:rsidP="00BD6C4F">
      <w:pPr>
        <w:rPr>
          <w:b/>
          <w:bCs/>
          <w:rtl/>
        </w:rPr>
      </w:pPr>
      <w:r w:rsidRPr="00C63571">
        <w:rPr>
          <w:rFonts w:hint="cs"/>
          <w:rtl/>
        </w:rPr>
        <w:t>ויקשה</w:t>
      </w:r>
      <w:r w:rsidRPr="00337332">
        <w:rPr>
          <w:rFonts w:hint="cs"/>
          <w:rtl/>
        </w:rPr>
        <w:t xml:space="preserve"> שמא </w:t>
      </w:r>
      <w:r w:rsidRPr="00337332">
        <w:rPr>
          <w:rtl/>
        </w:rPr>
        <w:t>מנח גומרתא עליה וקלי ובדיק , דתניא: המחתך בגידים והשורף בעצמות אין בו משום שבירת עצם</w:t>
      </w:r>
      <w:r w:rsidRPr="00C63571">
        <w:rPr>
          <w:rtl/>
        </w:rPr>
        <w:t>.</w:t>
      </w:r>
    </w:p>
    <w:p w14:paraId="32C5F981" w14:textId="77777777" w:rsidR="0046556D" w:rsidRDefault="00BD6C4F" w:rsidP="00BD6C4F">
      <w:pPr>
        <w:rPr>
          <w:rtl/>
        </w:rPr>
      </w:pPr>
      <w:r w:rsidRPr="00C605F0">
        <w:rPr>
          <w:rFonts w:hint="cs"/>
          <w:b/>
          <w:bCs/>
          <w:rtl/>
        </w:rPr>
        <w:t>ג.</w:t>
      </w:r>
      <w:r w:rsidRPr="00C63571">
        <w:rPr>
          <w:rFonts w:hint="cs"/>
          <w:rtl/>
        </w:rPr>
        <w:t xml:space="preserve"> </w:t>
      </w:r>
      <w:r>
        <w:rPr>
          <w:rStyle w:val="2fb"/>
          <w:rtl/>
          <w:rPrChange w:id="9077" w:author="מנוע אמוראים" w:date="2026-10-05T16:40:54Z">
            <w:rPr>
              <w:rtl/>
            </w:rPr>
          </w:rPrChange>
        </w:rPr>
        <w:t xml:space="preserve">ר</w:t>
      </w:r>
      <w:r>
        <w:rPr>
          <w:rStyle w:val="2fb"/>
          <w:rFonts w:hint="cs"/>
          <w:rtl/>
          <w:rPrChange w:id="9078" w:author="מנוע אמוראים" w:date="2026-10-05T16:40:54Z">
            <w:rPr>
              <w:rFonts w:hint="cs"/>
              <w:rtl/>
            </w:rPr>
          </w:rPrChange>
        </w:rPr>
        <w:t xml:space="preserve">נב</w:t>
      </w:r>
      <w:r>
        <w:rPr>
          <w:rStyle w:val="2fb"/>
          <w:rtl/>
          <w:rPrChange w:id="9079" w:author="מנוע אמוראים" w:date="2026-10-05T16:40:54Z">
            <w:rPr>
              <w:rtl/>
            </w:rPr>
          </w:rPrChange>
        </w:rPr>
        <w:t xml:space="preserve">"</w:t>
      </w:r>
      <w:r>
        <w:rPr>
          <w:rStyle w:val="2fb"/>
          <w:rFonts w:hint="cs"/>
          <w:rtl/>
          <w:rPrChange w:id="9080" w:author="מנוע אמוראים" w:date="2026-10-05T16:40:54Z">
            <w:rPr>
              <w:rFonts w:hint="cs"/>
              <w:rtl/>
            </w:rPr>
          </w:rPrChange>
        </w:rPr>
        <w:t xml:space="preserve">י</w:t>
      </w:r>
      <w:r w:rsidRPr="00C63571">
        <w:rPr>
          <w:rtl/>
        </w:rPr>
        <w:t>: אתיא מאליה:</w:t>
      </w:r>
      <w:r w:rsidRPr="00A71A5E">
        <w:rPr>
          <w:rStyle w:val="afffff0"/>
          <w:rtl/>
        </w:rPr>
        <w:t xml:space="preserve"> </w:t>
      </w:r>
      <w:r w:rsidRPr="00A71A5E">
        <w:rPr>
          <w:rStyle w:val="afffff0"/>
          <w:rFonts w:hint="cs"/>
          <w:rtl/>
        </w:rPr>
        <w:t>'</w:t>
      </w:r>
      <w:r w:rsidRPr="00A71A5E">
        <w:rPr>
          <w:rStyle w:val="afffff0"/>
          <w:rtl/>
        </w:rPr>
        <w:t>חלבו האליה תמימה</w:t>
      </w:r>
      <w:r w:rsidRPr="00A71A5E">
        <w:rPr>
          <w:rStyle w:val="afffff0"/>
          <w:rFonts w:hint="cs"/>
          <w:rtl/>
        </w:rPr>
        <w:t>'</w:t>
      </w:r>
      <w:r w:rsidRPr="00A71A5E">
        <w:rPr>
          <w:rStyle w:val="afffff0"/>
          <w:rtl/>
        </w:rPr>
        <w:t>,</w:t>
      </w:r>
      <w:r w:rsidRPr="00C63571">
        <w:rPr>
          <w:rtl/>
        </w:rPr>
        <w:t xml:space="preserve"> ול</w:t>
      </w:r>
      <w:r w:rsidRPr="00C63571">
        <w:rPr>
          <w:rFonts w:hint="cs"/>
          <w:rtl/>
        </w:rPr>
        <w:t>א חישי ש</w:t>
      </w:r>
      <w:r w:rsidRPr="00C63571">
        <w:rPr>
          <w:rtl/>
        </w:rPr>
        <w:t>נפסקה חוט השדרה</w:t>
      </w:r>
      <w:r w:rsidRPr="00C63571">
        <w:rPr>
          <w:rFonts w:hint="cs"/>
          <w:rtl/>
        </w:rPr>
        <w:t>- משום רוב</w:t>
      </w:r>
    </w:p>
    <w:p w14:paraId="7001A7BF" w14:textId="77777777" w:rsidR="0046556D" w:rsidRDefault="00BD6C4F" w:rsidP="00BD6C4F">
      <w:pPr>
        <w:rPr>
          <w:rtl/>
        </w:rPr>
      </w:pPr>
      <w:r w:rsidRPr="00C63571">
        <w:rPr>
          <w:rFonts w:hint="cs"/>
          <w:rtl/>
        </w:rPr>
        <w:t xml:space="preserve">ויקשה </w:t>
      </w:r>
      <w:r w:rsidRPr="00C63571">
        <w:rPr>
          <w:rtl/>
        </w:rPr>
        <w:t>וכי תימא דמתתאי פסיק לה, לעומת העצה אמר רחמנא, מקום שהכליות יועצות.</w:t>
      </w:r>
    </w:p>
    <w:p w14:paraId="0A8D3B15" w14:textId="77777777" w:rsidR="0046556D" w:rsidRDefault="00BD6C4F" w:rsidP="00BD6C4F">
      <w:pPr>
        <w:rPr>
          <w:b/>
          <w:bCs/>
          <w:rtl/>
        </w:rPr>
      </w:pPr>
      <w:r w:rsidRPr="00C63571">
        <w:rPr>
          <w:rFonts w:hint="cs"/>
          <w:rtl/>
        </w:rPr>
        <w:t>מ</w:t>
      </w:r>
      <w:r w:rsidRPr="00C63571">
        <w:rPr>
          <w:rtl/>
        </w:rPr>
        <w:t>דפתח ובדיק לה, ואי משום תמימה, ה</w:t>
      </w:r>
      <w:r>
        <w:rPr>
          <w:rtl/>
        </w:rPr>
        <w:t>"</w:t>
      </w:r>
      <w:r w:rsidRPr="00C63571">
        <w:rPr>
          <w:rFonts w:hint="cs"/>
          <w:rtl/>
        </w:rPr>
        <w:t xml:space="preserve">מ </w:t>
      </w:r>
      <w:r w:rsidRPr="00C63571">
        <w:rPr>
          <w:rtl/>
        </w:rPr>
        <w:t>היכא דחתכה לגמרי, אבל היכא דלייף לית לן בה.</w:t>
      </w:r>
    </w:p>
    <w:p w14:paraId="67204F4C" w14:textId="77777777" w:rsidR="0046556D" w:rsidRDefault="00BD6C4F" w:rsidP="00BD6C4F">
      <w:pPr>
        <w:rPr>
          <w:rtl/>
        </w:rPr>
      </w:pPr>
      <w:r w:rsidRPr="00C605F0">
        <w:rPr>
          <w:rFonts w:hint="cs"/>
          <w:b/>
          <w:bCs/>
          <w:rtl/>
        </w:rPr>
        <w:t>ד.</w:t>
      </w:r>
      <w:r w:rsidRPr="00C63571">
        <w:rPr>
          <w:rFonts w:hint="cs"/>
          <w:rtl/>
        </w:rPr>
        <w:t xml:space="preserve"> </w:t>
      </w:r>
      <w:r>
        <w:rPr>
          <w:rStyle w:val="2fb"/>
          <w:rtl/>
          <w:rPrChange w:id="9081" w:author="מנוע אמוראים" w:date="2026-10-05T16:40:54Z">
            <w:rPr>
              <w:rtl/>
            </w:rPr>
          </w:rPrChange>
        </w:rPr>
        <w:t xml:space="preserve">ר</w:t>
      </w:r>
      <w:r>
        <w:rPr>
          <w:rStyle w:val="2fb"/>
          <w:rFonts w:hint="cs"/>
          <w:rtl/>
          <w:rPrChange w:id="9082" w:author="מנוע אמוראים" w:date="2026-10-05T16:40:54Z">
            <w:rPr>
              <w:rFonts w:hint="cs"/>
              <w:rtl/>
            </w:rPr>
          </w:rPrChange>
        </w:rPr>
        <w:t xml:space="preserve">שבדר</w:t>
      </w:r>
      <w:r>
        <w:rPr>
          <w:rStyle w:val="2fb"/>
          <w:rtl/>
          <w:rPrChange w:id="9083" w:author="מנוע אמוראים" w:date="2026-10-05T16:40:54Z">
            <w:rPr>
              <w:rtl/>
            </w:rPr>
          </w:rPrChange>
        </w:rPr>
        <w:t xml:space="preserve">"</w:t>
      </w:r>
      <w:r>
        <w:rPr>
          <w:rStyle w:val="2fb"/>
          <w:rFonts w:hint="cs"/>
          <w:rtl/>
          <w:rPrChange w:id="9084" w:author="מנוע אמוראים" w:date="2026-10-05T16:40:54Z">
            <w:rPr>
              <w:rFonts w:hint="cs"/>
              <w:rtl/>
            </w:rPr>
          </w:rPrChange>
        </w:rPr>
        <w:t xml:space="preserve">א</w:t>
      </w:r>
      <w:r w:rsidRPr="00C63571">
        <w:rPr>
          <w:rtl/>
        </w:rPr>
        <w:t>: מעגלה ערופה</w:t>
      </w:r>
      <w:r w:rsidRPr="00C63571">
        <w:rPr>
          <w:rFonts w:hint="cs"/>
          <w:rtl/>
        </w:rPr>
        <w:t xml:space="preserve"> </w:t>
      </w:r>
      <w:r w:rsidRPr="00664445">
        <w:rPr>
          <w:rStyle w:val="afffff0"/>
          <w:rFonts w:hint="cs"/>
          <w:rtl/>
        </w:rPr>
        <w:t>ד'</w:t>
      </w:r>
      <w:r w:rsidRPr="00664445">
        <w:rPr>
          <w:rStyle w:val="afffff0"/>
          <w:rtl/>
        </w:rPr>
        <w:t>הערופה</w:t>
      </w:r>
      <w:r w:rsidRPr="00664445">
        <w:rPr>
          <w:rStyle w:val="afffff0"/>
          <w:rFonts w:hint="cs"/>
          <w:rtl/>
        </w:rPr>
        <w:t>'</w:t>
      </w:r>
      <w:r w:rsidRPr="00664445">
        <w:rPr>
          <w:rStyle w:val="afffff0"/>
          <w:rtl/>
        </w:rPr>
        <w:t xml:space="preserve"> </w:t>
      </w:r>
      <w:r w:rsidRPr="00C63571">
        <w:rPr>
          <w:rtl/>
        </w:rPr>
        <w:t xml:space="preserve">- כשהיא שלמה </w:t>
      </w:r>
      <w:r w:rsidRPr="00C63571">
        <w:rPr>
          <w:rFonts w:hint="cs"/>
          <w:rtl/>
        </w:rPr>
        <w:t xml:space="preserve">ולא חישי שמא טרפה </w:t>
      </w:r>
      <w:r w:rsidRPr="00C63571">
        <w:rPr>
          <w:rtl/>
        </w:rPr>
        <w:t>–</w:t>
      </w:r>
      <w:r w:rsidRPr="00C63571">
        <w:rPr>
          <w:rFonts w:hint="cs"/>
          <w:rtl/>
        </w:rPr>
        <w:t xml:space="preserve"> משום רוב</w:t>
      </w:r>
    </w:p>
    <w:p w14:paraId="5D8EF910" w14:textId="77777777" w:rsidR="0046556D" w:rsidRDefault="00BD6C4F" w:rsidP="00BD6C4F">
      <w:pPr>
        <w:rPr>
          <w:b/>
          <w:bCs/>
          <w:rtl/>
        </w:rPr>
      </w:pPr>
      <w:r w:rsidRPr="00C63571">
        <w:rPr>
          <w:rtl/>
        </w:rPr>
        <w:t>וכי תימא, מאי נפק</w:t>
      </w:r>
      <w:r>
        <w:rPr>
          <w:rtl/>
        </w:rPr>
        <w:t>"</w:t>
      </w:r>
      <w:r w:rsidRPr="00C63571">
        <w:rPr>
          <w:rFonts w:hint="cs"/>
          <w:rtl/>
        </w:rPr>
        <w:t xml:space="preserve">מ </w:t>
      </w:r>
      <w:r w:rsidRPr="00C63571">
        <w:rPr>
          <w:rtl/>
        </w:rPr>
        <w:t>הא אמרי דבי רבי ינאי: כפרה כתיב בה כקדשים.</w:t>
      </w:r>
    </w:p>
    <w:p w14:paraId="50F5CE93" w14:textId="77777777" w:rsidR="0046556D" w:rsidRDefault="00BD6C4F" w:rsidP="00BD6C4F">
      <w:pPr>
        <w:rPr>
          <w:rtl/>
        </w:rPr>
      </w:pPr>
      <w:r w:rsidRPr="00C605F0">
        <w:rPr>
          <w:rFonts w:hint="cs"/>
          <w:b/>
          <w:bCs/>
          <w:rtl/>
        </w:rPr>
        <w:t>ה.</w:t>
      </w:r>
      <w:r w:rsidRPr="00C63571">
        <w:rPr>
          <w:rFonts w:hint="cs"/>
          <w:rtl/>
        </w:rPr>
        <w:t xml:space="preserve"> </w:t>
      </w:r>
      <w:r>
        <w:rPr>
          <w:rStyle w:val="2fb"/>
          <w:rtl/>
          <w:rPrChange w:id="9085" w:author="מנוע אמוראים" w:date="2026-10-05T16:40:54Z">
            <w:rPr>
              <w:rtl/>
            </w:rPr>
          </w:rPrChange>
        </w:rPr>
        <w:t xml:space="preserve">ר</w:t>
      </w:r>
      <w:r>
        <w:rPr>
          <w:rStyle w:val="2fb"/>
          <w:rFonts w:hint="cs"/>
          <w:rtl/>
          <w:rPrChange w:id="9086" w:author="מנוע אמוראים" w:date="2026-10-05T16:40:54Z">
            <w:rPr>
              <w:rFonts w:hint="cs"/>
              <w:rtl/>
            </w:rPr>
          </w:rPrChange>
        </w:rPr>
        <w:t xml:space="preserve">ב</w:t>
      </w:r>
      <w:r>
        <w:rPr>
          <w:rStyle w:val="2fb"/>
          <w:rtl/>
          <w:rPrChange w:id="9087" w:author="מנוע אמוראים" w:date="2026-10-05T16:40:54Z">
            <w:rPr>
              <w:rtl/>
            </w:rPr>
          </w:rPrChange>
        </w:rPr>
        <w:t xml:space="preserve">"</w:t>
      </w:r>
      <w:r>
        <w:rPr>
          <w:rStyle w:val="2fb"/>
          <w:rFonts w:hint="cs"/>
          <w:rtl/>
          <w:rPrChange w:id="9088" w:author="מנוע אמוראים" w:date="2026-10-05T16:40:54Z">
            <w:rPr>
              <w:rFonts w:hint="cs"/>
              <w:rtl/>
            </w:rPr>
          </w:rPrChange>
        </w:rPr>
        <w:t xml:space="preserve">ש</w:t>
      </w:r>
      <w:r w:rsidRPr="00C63571">
        <w:rPr>
          <w:rtl/>
        </w:rPr>
        <w:t xml:space="preserve">: מפרה אדומה, </w:t>
      </w:r>
      <w:r w:rsidRPr="00664445">
        <w:rPr>
          <w:rStyle w:val="afffff0"/>
          <w:rtl/>
        </w:rPr>
        <w:t>ד</w:t>
      </w:r>
      <w:r w:rsidRPr="00664445">
        <w:rPr>
          <w:rStyle w:val="afffff0"/>
          <w:rFonts w:hint="cs"/>
          <w:rtl/>
        </w:rPr>
        <w:t>'</w:t>
      </w:r>
      <w:r w:rsidRPr="00664445">
        <w:rPr>
          <w:rStyle w:val="afffff0"/>
          <w:rtl/>
        </w:rPr>
        <w:t>ושחט</w:t>
      </w:r>
      <w:r w:rsidRPr="00664445">
        <w:rPr>
          <w:rStyle w:val="afffff0"/>
          <w:rFonts w:hint="cs"/>
          <w:rtl/>
        </w:rPr>
        <w:t xml:space="preserve"> </w:t>
      </w:r>
      <w:r w:rsidRPr="00664445">
        <w:rPr>
          <w:rStyle w:val="afffff0"/>
          <w:rtl/>
        </w:rPr>
        <w:t>ושרף</w:t>
      </w:r>
      <w:r w:rsidRPr="00664445">
        <w:rPr>
          <w:rStyle w:val="afffff0"/>
          <w:rFonts w:hint="cs"/>
          <w:rtl/>
        </w:rPr>
        <w:t>'</w:t>
      </w:r>
      <w:r w:rsidRPr="00664445">
        <w:rPr>
          <w:rStyle w:val="afffff0"/>
          <w:rtl/>
        </w:rPr>
        <w:t>,</w:t>
      </w:r>
      <w:r w:rsidRPr="00C63571">
        <w:rPr>
          <w:rtl/>
        </w:rPr>
        <w:t xml:space="preserve"> מה שחיטתה </w:t>
      </w:r>
      <w:r w:rsidRPr="00C63571">
        <w:rPr>
          <w:rFonts w:hint="cs"/>
          <w:rtl/>
        </w:rPr>
        <w:t xml:space="preserve">אף שריפתה </w:t>
      </w:r>
      <w:r w:rsidRPr="00C63571">
        <w:rPr>
          <w:rtl/>
        </w:rPr>
        <w:t>כשהיא שלמה, ול</w:t>
      </w:r>
      <w:r w:rsidRPr="00C63571">
        <w:rPr>
          <w:rFonts w:hint="cs"/>
          <w:rtl/>
        </w:rPr>
        <w:t>א חישי דטרפה היא משום דרוב.</w:t>
      </w:r>
    </w:p>
    <w:p w14:paraId="0102CF99" w14:textId="77777777" w:rsidR="0046556D" w:rsidRDefault="00BD6C4F" w:rsidP="00BD6C4F">
      <w:pPr>
        <w:rPr>
          <w:rtl/>
        </w:rPr>
      </w:pPr>
      <w:r w:rsidRPr="00C63571">
        <w:rPr>
          <w:rtl/>
        </w:rPr>
        <w:t>וכי תימא, מאי נפק</w:t>
      </w:r>
      <w:r>
        <w:rPr>
          <w:rtl/>
        </w:rPr>
        <w:t>"</w:t>
      </w:r>
      <w:r w:rsidRPr="00C63571">
        <w:rPr>
          <w:rFonts w:hint="cs"/>
          <w:rtl/>
        </w:rPr>
        <w:t>מ</w:t>
      </w:r>
      <w:r w:rsidRPr="00C63571">
        <w:rPr>
          <w:rtl/>
        </w:rPr>
        <w:t xml:space="preserve"> חטאת קרייה רחמנא.</w:t>
      </w:r>
    </w:p>
    <w:p w14:paraId="63E2CD2A" w14:textId="77777777" w:rsidR="00BD6C4F" w:rsidRPr="00A55767" w:rsidRDefault="00BD6C4F" w:rsidP="00F07436">
      <w:pPr>
        <w:pStyle w:val="afff3"/>
        <w:framePr w:wrap="around"/>
        <w:rPr>
          <w:rtl/>
        </w:rPr>
      </w:pPr>
      <w:r w:rsidRPr="00A55767">
        <w:rPr>
          <w:rFonts w:hint="cs"/>
          <w:rtl/>
        </w:rPr>
        <w:t>יא:</w:t>
      </w:r>
    </w:p>
    <w:p w14:paraId="0EE5A106" w14:textId="77777777" w:rsidR="0046556D" w:rsidRDefault="00BD6C4F" w:rsidP="00BD6C4F">
      <w:pPr>
        <w:rPr>
          <w:rtl/>
        </w:rPr>
      </w:pPr>
      <w:r>
        <w:rPr>
          <w:rFonts w:hint="cs"/>
          <w:rtl/>
        </w:rPr>
        <w:t xml:space="preserve">ו. </w:t>
      </w:r>
      <w:r>
        <w:rPr>
          <w:rStyle w:val="2fb"/>
          <w:rFonts w:hint="cs"/>
          <w:rtl/>
          <w:rPrChange w:id="9089" w:author="מנוע אמוראים" w:date="2026-10-05T16:40:54Z">
            <w:rPr>
              <w:rFonts w:hint="cs"/>
              <w:rtl/>
            </w:rPr>
          </w:rPrChange>
        </w:rPr>
        <w:t xml:space="preserve">ראב</w:t>
      </w:r>
      <w:r>
        <w:rPr>
          <w:rStyle w:val="2fb"/>
          <w:rtl/>
          <w:rPrChange w:id="9090" w:author="מנוע אמוראים" w:date="2026-10-05T16:40:54Z">
            <w:rPr>
              <w:rtl/>
            </w:rPr>
          </w:rPrChange>
        </w:rPr>
        <w:t xml:space="preserve">"</w:t>
      </w:r>
      <w:r>
        <w:rPr>
          <w:rStyle w:val="2fb"/>
          <w:rFonts w:hint="cs"/>
          <w:rtl/>
          <w:rPrChange w:id="9091" w:author="מנוע אמוראים" w:date="2026-10-05T16:40:54Z">
            <w:rPr>
              <w:rFonts w:hint="cs"/>
              <w:rtl/>
            </w:rPr>
          </w:rPrChange>
        </w:rPr>
        <w:t xml:space="preserve">י</w:t>
      </w:r>
      <w:r w:rsidRPr="00C63571">
        <w:rPr>
          <w:rtl/>
        </w:rPr>
        <w:t>: אתיא משעיר המשתלח</w:t>
      </w:r>
      <w:r w:rsidRPr="00C63571">
        <w:rPr>
          <w:rFonts w:hint="cs"/>
          <w:rtl/>
        </w:rPr>
        <w:t xml:space="preserve"> </w:t>
      </w:r>
      <w:r w:rsidRPr="00664445">
        <w:rPr>
          <w:rStyle w:val="afffff0"/>
          <w:rFonts w:hint="cs"/>
          <w:rtl/>
        </w:rPr>
        <w:t>ד'</w:t>
      </w:r>
      <w:r w:rsidRPr="00664445">
        <w:rPr>
          <w:rStyle w:val="afffff0"/>
          <w:rtl/>
        </w:rPr>
        <w:t>ולקח את שני השעירים</w:t>
      </w:r>
      <w:r w:rsidRPr="00664445">
        <w:rPr>
          <w:rStyle w:val="afffff0"/>
          <w:rFonts w:hint="cs"/>
          <w:rtl/>
        </w:rPr>
        <w:t>'</w:t>
      </w:r>
      <w:r w:rsidRPr="00664445">
        <w:rPr>
          <w:rStyle w:val="afffff0"/>
          <w:rtl/>
        </w:rPr>
        <w:t xml:space="preserve"> </w:t>
      </w:r>
      <w:r w:rsidRPr="00C63571">
        <w:rPr>
          <w:rtl/>
        </w:rPr>
        <w:t xml:space="preserve">שיהו שניהם שוים, </w:t>
      </w:r>
      <w:r w:rsidRPr="00C63571">
        <w:rPr>
          <w:rFonts w:hint="cs"/>
          <w:rtl/>
        </w:rPr>
        <w:t xml:space="preserve">ולא חישי שחד מהם טריפה </w:t>
      </w:r>
      <w:r w:rsidRPr="00C63571">
        <w:rPr>
          <w:rtl/>
        </w:rPr>
        <w:t>–</w:t>
      </w:r>
      <w:r w:rsidRPr="00C63571">
        <w:rPr>
          <w:rFonts w:hint="cs"/>
          <w:rtl/>
        </w:rPr>
        <w:t xml:space="preserve"> משום רוב </w:t>
      </w:r>
    </w:p>
    <w:p w14:paraId="1A5F1D2D" w14:textId="77777777" w:rsidR="0046556D" w:rsidRDefault="00BD6C4F" w:rsidP="00BD6C4F">
      <w:pPr>
        <w:rPr>
          <w:rtl/>
        </w:rPr>
      </w:pPr>
      <w:r w:rsidRPr="00C63571">
        <w:rPr>
          <w:rFonts w:hint="cs"/>
          <w:rtl/>
        </w:rPr>
        <w:t>וכ</w:t>
      </w:r>
      <w:r>
        <w:rPr>
          <w:rtl/>
        </w:rPr>
        <w:t>"</w:t>
      </w:r>
      <w:r w:rsidRPr="00C63571">
        <w:rPr>
          <w:rFonts w:hint="cs"/>
          <w:rtl/>
        </w:rPr>
        <w:t xml:space="preserve">ת </w:t>
      </w:r>
      <w:r w:rsidRPr="00C63571">
        <w:rPr>
          <w:rtl/>
        </w:rPr>
        <w:t>מאי נפק</w:t>
      </w:r>
      <w:r>
        <w:rPr>
          <w:rtl/>
        </w:rPr>
        <w:t>"</w:t>
      </w:r>
      <w:r w:rsidRPr="00C63571">
        <w:rPr>
          <w:rFonts w:hint="cs"/>
          <w:rtl/>
        </w:rPr>
        <w:t>מ ד</w:t>
      </w:r>
      <w:r w:rsidRPr="00C63571">
        <w:rPr>
          <w:rtl/>
        </w:rPr>
        <w:t>אין גורל קובע לעזאזל אלא בדבר הראוי לשם;</w:t>
      </w:r>
      <w:r w:rsidRPr="00C63571">
        <w:rPr>
          <w:rFonts w:hint="cs"/>
          <w:rtl/>
        </w:rPr>
        <w:t xml:space="preserve"> </w:t>
      </w:r>
    </w:p>
    <w:p w14:paraId="4DEF1174" w14:textId="77777777" w:rsidR="0046556D" w:rsidRDefault="00BD6C4F" w:rsidP="00BD6C4F">
      <w:pPr>
        <w:rPr>
          <w:b/>
          <w:bCs/>
          <w:rtl/>
        </w:rPr>
      </w:pPr>
      <w:r w:rsidRPr="00C63571">
        <w:rPr>
          <w:rFonts w:hint="cs"/>
          <w:rtl/>
        </w:rPr>
        <w:t>והא לא בדקינן כד</w:t>
      </w:r>
      <w:r w:rsidRPr="00C63571">
        <w:rPr>
          <w:rtl/>
        </w:rPr>
        <w:t>תנן: לא היה מגיע למחצית ההר עד שנעשה אברים אברים.</w:t>
      </w:r>
    </w:p>
    <w:p w14:paraId="677D5B44" w14:textId="77777777" w:rsidR="0046556D" w:rsidRDefault="00BD6C4F" w:rsidP="00BD6C4F">
      <w:pPr>
        <w:rPr>
          <w:rtl/>
        </w:rPr>
      </w:pPr>
      <w:r w:rsidRPr="00C605F0">
        <w:rPr>
          <w:rFonts w:hint="cs"/>
          <w:b/>
          <w:bCs/>
          <w:rtl/>
        </w:rPr>
        <w:t>ז.</w:t>
      </w:r>
      <w:r w:rsidRPr="00C63571">
        <w:rPr>
          <w:rFonts w:hint="cs"/>
          <w:rtl/>
        </w:rPr>
        <w:t xml:space="preserve"> </w:t>
      </w:r>
      <w:r w:rsidRPr="00C63571">
        <w:rPr>
          <w:rtl/>
        </w:rPr>
        <w:t xml:space="preserve">רב מרי: </w:t>
      </w:r>
      <w:r w:rsidRPr="00A71A5E">
        <w:rPr>
          <w:rStyle w:val="afffff0"/>
          <w:rtl/>
        </w:rPr>
        <w:t xml:space="preserve"> </w:t>
      </w:r>
      <w:r w:rsidRPr="00A71A5E">
        <w:rPr>
          <w:rStyle w:val="afffff0"/>
          <w:rFonts w:hint="cs"/>
          <w:rtl/>
        </w:rPr>
        <w:t>'</w:t>
      </w:r>
      <w:r w:rsidRPr="00A71A5E">
        <w:rPr>
          <w:rStyle w:val="afffff0"/>
          <w:rtl/>
        </w:rPr>
        <w:t>ממכה אביו ואמו</w:t>
      </w:r>
      <w:r w:rsidRPr="00A71A5E">
        <w:rPr>
          <w:rStyle w:val="afffff0"/>
          <w:rFonts w:hint="cs"/>
          <w:rtl/>
        </w:rPr>
        <w:t>'</w:t>
      </w:r>
      <w:r w:rsidRPr="00A71A5E">
        <w:rPr>
          <w:rStyle w:val="afffff0"/>
          <w:rtl/>
        </w:rPr>
        <w:t>,</w:t>
      </w:r>
      <w:r w:rsidRPr="00C63571">
        <w:rPr>
          <w:rFonts w:hint="cs"/>
          <w:rtl/>
        </w:rPr>
        <w:t xml:space="preserve"> ד</w:t>
      </w:r>
      <w:r w:rsidRPr="00C63571">
        <w:rPr>
          <w:rtl/>
        </w:rPr>
        <w:t>ל</w:t>
      </w:r>
      <w:r w:rsidRPr="00C63571">
        <w:rPr>
          <w:rFonts w:hint="cs"/>
          <w:rtl/>
        </w:rPr>
        <w:t xml:space="preserve">א חיישי שמא אביו הוא דאזלי בתר רוב דרוב בעילות אחר הבעל </w:t>
      </w:r>
    </w:p>
    <w:p w14:paraId="4F232E85" w14:textId="77777777" w:rsidR="0046556D" w:rsidRDefault="00BD6C4F" w:rsidP="00BD6C4F">
      <w:pPr>
        <w:rPr>
          <w:b/>
          <w:bCs/>
          <w:rtl/>
        </w:rPr>
      </w:pPr>
      <w:r w:rsidRPr="00C63571">
        <w:rPr>
          <w:rFonts w:hint="cs"/>
          <w:rtl/>
        </w:rPr>
        <w:lastRenderedPageBreak/>
        <w:t xml:space="preserve">ולא אמרי' </w:t>
      </w:r>
      <w:r w:rsidRPr="00C63571">
        <w:rPr>
          <w:rtl/>
        </w:rPr>
        <w:t>שהיו אביו ואמו חבושים בבית האסורין</w:t>
      </w:r>
      <w:r w:rsidRPr="00C63571">
        <w:rPr>
          <w:rFonts w:hint="cs"/>
          <w:rtl/>
        </w:rPr>
        <w:t xml:space="preserve"> דאפ</w:t>
      </w:r>
      <w:r>
        <w:rPr>
          <w:rtl/>
        </w:rPr>
        <w:t>"</w:t>
      </w:r>
      <w:r w:rsidRPr="00C63571">
        <w:rPr>
          <w:rFonts w:hint="cs"/>
          <w:rtl/>
        </w:rPr>
        <w:t xml:space="preserve">ה </w:t>
      </w:r>
      <w:r w:rsidRPr="00C63571">
        <w:rPr>
          <w:rtl/>
        </w:rPr>
        <w:t>אין אפוטרופוס לעריות.</w:t>
      </w:r>
    </w:p>
    <w:p w14:paraId="13BC96F6" w14:textId="77777777" w:rsidR="0046556D" w:rsidRDefault="00BD6C4F" w:rsidP="00BD6C4F">
      <w:pPr>
        <w:rPr>
          <w:b/>
          <w:bCs/>
          <w:rtl/>
        </w:rPr>
      </w:pPr>
      <w:r w:rsidRPr="00C605F0">
        <w:rPr>
          <w:rFonts w:hint="cs"/>
          <w:b/>
          <w:bCs/>
          <w:rtl/>
        </w:rPr>
        <w:t>ח.</w:t>
      </w:r>
      <w:r>
        <w:rPr>
          <w:rFonts w:hint="cs"/>
          <w:rtl/>
        </w:rPr>
        <w:t xml:space="preserve"> </w:t>
      </w:r>
      <w:r>
        <w:rPr>
          <w:rStyle w:val="2fb"/>
          <w:rFonts w:hint="cs"/>
          <w:rtl/>
          <w:rPrChange w:id="9092" w:author="מנוע אמוראים" w:date="2026-10-05T16:40:54Z">
            <w:rPr>
              <w:rFonts w:hint="cs"/>
              <w:rtl/>
            </w:rPr>
          </w:rPrChange>
        </w:rPr>
        <w:t xml:space="preserve">ר</w:t>
      </w:r>
      <w:r>
        <w:rPr>
          <w:rStyle w:val="2fb"/>
          <w:rtl/>
          <w:rPrChange w:id="9093" w:author="מנוע אמוראים" w:date="2026-10-05T16:40:54Z">
            <w:rPr>
              <w:rtl/>
            </w:rPr>
          </w:rPrChange>
        </w:rPr>
        <w:t xml:space="preserve">"</w:t>
      </w:r>
      <w:r>
        <w:rPr>
          <w:rStyle w:val="2fb"/>
          <w:rFonts w:hint="cs"/>
          <w:rtl/>
          <w:rPrChange w:id="9094" w:author="מנוע אמוראים" w:date="2026-10-05T16:40:54Z">
            <w:rPr>
              <w:rFonts w:hint="cs"/>
              <w:rtl/>
            </w:rPr>
          </w:rPrChange>
        </w:rPr>
        <w:t xml:space="preserve">כ</w:t>
      </w:r>
      <w:del w:id="21282" w:author="Claude" w:date="2026-10-07T09:24:29Z">
        <w:r>
          <w:rPr>
            <w:rFonts w:hint="cs"/>
            <w:rtl/>
          </w:rPr>
          <w:delText xml:space="preserve"> </w:delText>
        </w:r>
      </w:del>
      <w:r w:rsidRPr="00C63571">
        <w:rPr>
          <w:rtl/>
        </w:rPr>
        <w:t>: מהורג את הנפש, דקטליה, ול</w:t>
      </w:r>
      <w:r w:rsidRPr="00C63571">
        <w:rPr>
          <w:rFonts w:hint="cs"/>
          <w:rtl/>
        </w:rPr>
        <w:t xml:space="preserve">א חיישי דהוא טריפה משום רוב ולא אמרי' דבדקי' דהא מינוול ולא אמרי' דמשום איבוד נשמה של הרוצח ננוול לנהרג דניחוש </w:t>
      </w:r>
      <w:r w:rsidRPr="00C63571">
        <w:rPr>
          <w:rtl/>
        </w:rPr>
        <w:t>שמא במקום סייף נקב הוה.</w:t>
      </w:r>
    </w:p>
    <w:p w14:paraId="44F80B65" w14:textId="77777777" w:rsidR="0046556D" w:rsidRDefault="00BD6C4F" w:rsidP="00BD6C4F">
      <w:pPr>
        <w:rPr>
          <w:b/>
          <w:bCs/>
          <w:rtl/>
        </w:rPr>
      </w:pPr>
      <w:r w:rsidRPr="00C605F0">
        <w:rPr>
          <w:rFonts w:hint="cs"/>
          <w:b/>
          <w:bCs/>
          <w:rtl/>
        </w:rPr>
        <w:t>ט.</w:t>
      </w:r>
      <w:r w:rsidRPr="00C63571">
        <w:rPr>
          <w:rFonts w:hint="cs"/>
          <w:rtl/>
        </w:rPr>
        <w:t xml:space="preserve"> </w:t>
      </w:r>
      <w:r w:rsidRPr="00C63571">
        <w:rPr>
          <w:rtl/>
        </w:rPr>
        <w:t xml:space="preserve">רבינא: מעדים זוממין, </w:t>
      </w:r>
      <w:r w:rsidRPr="00664445">
        <w:rPr>
          <w:rStyle w:val="afffff0"/>
          <w:rtl/>
        </w:rPr>
        <w:t>ד</w:t>
      </w:r>
      <w:r w:rsidRPr="00664445">
        <w:rPr>
          <w:rStyle w:val="afffff0"/>
          <w:rFonts w:hint="cs"/>
          <w:rtl/>
        </w:rPr>
        <w:t>'ו</w:t>
      </w:r>
      <w:r w:rsidRPr="00664445">
        <w:rPr>
          <w:rStyle w:val="afffff0"/>
          <w:rtl/>
        </w:rPr>
        <w:t>עשיתם לו כאשר זמם וגו',</w:t>
      </w:r>
      <w:r w:rsidRPr="00C63571">
        <w:rPr>
          <w:rtl/>
        </w:rPr>
        <w:t xml:space="preserve"> </w:t>
      </w:r>
      <w:r w:rsidRPr="00C63571">
        <w:rPr>
          <w:rFonts w:hint="cs"/>
          <w:rtl/>
        </w:rPr>
        <w:t xml:space="preserve">ולא חיישי שמא אותם שהעידו טריפה </w:t>
      </w:r>
      <w:r>
        <w:rPr>
          <w:rFonts w:hint="cs"/>
          <w:rtl/>
        </w:rPr>
        <w:t>היו</w:t>
      </w:r>
      <w:r w:rsidRPr="00C63571">
        <w:rPr>
          <w:rFonts w:hint="cs"/>
          <w:rtl/>
        </w:rPr>
        <w:t xml:space="preserve"> - </w:t>
      </w:r>
      <w:r w:rsidRPr="00C63571">
        <w:rPr>
          <w:rtl/>
        </w:rPr>
        <w:t>משום דאמרינן זיל בתר רובא;</w:t>
      </w:r>
      <w:r w:rsidRPr="00C63571">
        <w:rPr>
          <w:rFonts w:hint="cs"/>
          <w:rtl/>
        </w:rPr>
        <w:t xml:space="preserve"> ולא אמרי' דבדקי' דהא אי הרגו אין נהרגין.</w:t>
      </w:r>
    </w:p>
    <w:p w14:paraId="7ADA0C16" w14:textId="77777777" w:rsidR="0046556D" w:rsidRDefault="00BD6C4F" w:rsidP="00BD6C4F">
      <w:pPr>
        <w:rPr>
          <w:rtl/>
        </w:rPr>
      </w:pPr>
      <w:r w:rsidRPr="00C605F0">
        <w:rPr>
          <w:rFonts w:hint="cs"/>
          <w:b/>
          <w:bCs/>
          <w:rtl/>
        </w:rPr>
        <w:t>י.</w:t>
      </w:r>
      <w:r w:rsidRPr="00C63571">
        <w:rPr>
          <w:rFonts w:hint="cs"/>
          <w:rtl/>
        </w:rPr>
        <w:t xml:space="preserve"> </w:t>
      </w:r>
      <w:r w:rsidRPr="00C63571">
        <w:rPr>
          <w:rtl/>
        </w:rPr>
        <w:t>רב אשי אמר: אתיא משחיטה עצמה, דשחוט ואכול, ול</w:t>
      </w:r>
      <w:r w:rsidRPr="00C63571">
        <w:rPr>
          <w:rFonts w:hint="cs"/>
          <w:rtl/>
        </w:rPr>
        <w:t>א חיישי ש</w:t>
      </w:r>
      <w:r w:rsidRPr="00C63571">
        <w:rPr>
          <w:rtl/>
        </w:rPr>
        <w:t>מא במקום נקב שחיט</w:t>
      </w:r>
      <w:r w:rsidRPr="00C63571">
        <w:rPr>
          <w:rFonts w:hint="cs"/>
          <w:rtl/>
        </w:rPr>
        <w:t>- משום רוב</w:t>
      </w:r>
    </w:p>
    <w:p w14:paraId="1A0EA580" w14:textId="77777777" w:rsidR="0046556D" w:rsidRDefault="00BD6C4F" w:rsidP="00BD6C4F">
      <w:pPr>
        <w:rPr>
          <w:rtl/>
        </w:rPr>
      </w:pPr>
      <w:r>
        <w:rPr>
          <w:rStyle w:val="2fb"/>
          <w:rFonts w:hint="cs"/>
          <w:rtl/>
          <w:rPrChange w:id="9095" w:author="מנוע אמוראים" w:date="2026-10-05T16:40:54Z">
            <w:rPr>
              <w:rFonts w:hint="cs"/>
              <w:rtl/>
            </w:rPr>
          </w:rPrChange>
        </w:rPr>
        <w:t xml:space="preserve">אר</w:t>
      </w:r>
      <w:r>
        <w:rPr>
          <w:rStyle w:val="2fb"/>
          <w:rtl/>
          <w:rPrChange w:id="9096" w:author="מנוע אמוראים" w:date="2026-10-05T16:40:54Z">
            <w:rPr>
              <w:rtl/>
            </w:rPr>
          </w:rPrChange>
        </w:rPr>
        <w:t xml:space="preserve">"</w:t>
      </w:r>
      <w:r>
        <w:rPr>
          <w:rStyle w:val="2fb"/>
          <w:rFonts w:hint="cs"/>
          <w:rtl/>
          <w:rPrChange w:id="9097" w:author="מנוע אמוראים" w:date="2026-10-05T16:40:54Z">
            <w:rPr>
              <w:rFonts w:hint="cs"/>
              <w:rtl/>
            </w:rPr>
          </w:rPrChange>
        </w:rPr>
        <w:t xml:space="preserve">א</w:t>
      </w:r>
      <w:r w:rsidRPr="00C63571">
        <w:rPr>
          <w:rtl/>
        </w:rPr>
        <w:t xml:space="preserve">: אמריתא לשמעתא </w:t>
      </w:r>
      <w:r>
        <w:rPr>
          <w:rFonts w:hint="cs"/>
          <w:rtl/>
        </w:rPr>
        <w:t xml:space="preserve">לפני </w:t>
      </w:r>
      <w:r>
        <w:rPr>
          <w:rStyle w:val="2fb"/>
          <w:rFonts w:hint="cs"/>
          <w:rtl/>
          <w:rPrChange w:id="9098" w:author="מנוע אמוראים" w:date="2026-10-05T16:40:54Z">
            <w:rPr>
              <w:rFonts w:hint="cs"/>
              <w:rtl/>
            </w:rPr>
          </w:rPrChange>
        </w:rPr>
        <w:t xml:space="preserve">ר</w:t>
      </w:r>
      <w:r>
        <w:rPr>
          <w:rStyle w:val="2fb"/>
          <w:rtl/>
          <w:rPrChange w:id="9099" w:author="מנוע אמוראים" w:date="2026-10-05T16:40:54Z">
            <w:rPr>
              <w:rtl/>
            </w:rPr>
          </w:rPrChange>
        </w:rPr>
        <w:t xml:space="preserve">"</w:t>
      </w:r>
      <w:r>
        <w:rPr>
          <w:rStyle w:val="2fb"/>
          <w:rFonts w:hint="cs"/>
          <w:rtl/>
          <w:rPrChange w:id="9100" w:author="מנוע אמוראים" w:date="2026-10-05T16:40:54Z">
            <w:rPr>
              <w:rFonts w:hint="cs"/>
              <w:rtl/>
            </w:rPr>
          </w:rPrChange>
        </w:rPr>
        <w:t xml:space="preserve">כ</w:t>
      </w:r>
      <w:r>
        <w:rPr>
          <w:rFonts w:hint="cs"/>
          <w:rtl/>
        </w:rPr>
        <w:t xml:space="preserve"> [</w:t>
      </w:r>
      <w:r>
        <w:rPr>
          <w:rStyle w:val="2fb"/>
          <w:rFonts w:hint="cs"/>
          <w:rtl/>
          <w:rPrChange w:id="9101" w:author="מנוע אמוראים" w:date="2026-10-05T16:40:54Z">
            <w:rPr>
              <w:rFonts w:hint="cs"/>
              <w:rtl/>
            </w:rPr>
          </w:rPrChange>
        </w:rPr>
        <w:t xml:space="preserve">ר</w:t>
      </w:r>
      <w:r>
        <w:rPr>
          <w:rStyle w:val="2fb"/>
          <w:rtl/>
          <w:rPrChange w:id="9102" w:author="מנוע אמוראים" w:date="2026-10-05T16:40:54Z">
            <w:rPr>
              <w:rtl/>
            </w:rPr>
          </w:rPrChange>
        </w:rPr>
        <w:t xml:space="preserve">"</w:t>
      </w:r>
      <w:r>
        <w:rPr>
          <w:rStyle w:val="2fb"/>
          <w:rFonts w:hint="cs"/>
          <w:rtl/>
          <w:rPrChange w:id="9103" w:author="מנוע אמוראים" w:date="2026-10-05T16:40:54Z">
            <w:rPr>
              <w:rFonts w:hint="cs"/>
              <w:rtl/>
            </w:rPr>
          </w:rPrChange>
        </w:rPr>
        <w:t xml:space="preserve">כ</w:t>
      </w:r>
      <w:r>
        <w:rPr>
          <w:rFonts w:hint="cs"/>
          <w:rtl/>
        </w:rPr>
        <w:t xml:space="preserve"> לפני </w:t>
      </w:r>
      <w:r>
        <w:rPr>
          <w:rStyle w:val="2fb"/>
          <w:rFonts w:hint="cs"/>
          <w:rtl/>
          <w:rPrChange w:id="9104" w:author="מנוע אמוראים" w:date="2026-10-05T16:40:54Z">
            <w:rPr>
              <w:rFonts w:hint="cs"/>
              <w:rtl/>
            </w:rPr>
          </w:rPrChange>
        </w:rPr>
        <w:t xml:space="preserve">ר</w:t>
      </w:r>
      <w:r>
        <w:rPr>
          <w:rStyle w:val="2fb"/>
          <w:rtl/>
          <w:rPrChange w:id="9105" w:author="מנוע אמוראים" w:date="2026-10-05T16:40:54Z">
            <w:rPr>
              <w:rtl/>
            </w:rPr>
          </w:rPrChange>
        </w:rPr>
        <w:t xml:space="preserve">"</w:t>
      </w:r>
      <w:r>
        <w:rPr>
          <w:rStyle w:val="2fb"/>
          <w:rFonts w:hint="cs"/>
          <w:rtl/>
          <w:rPrChange w:id="9106" w:author="מנוע אמוראים" w:date="2026-10-05T16:40:54Z">
            <w:rPr>
              <w:rFonts w:hint="cs"/>
              <w:rtl/>
            </w:rPr>
          </w:rPrChange>
        </w:rPr>
        <w:t xml:space="preserve">א</w:t>
      </w:r>
      <w:r>
        <w:rPr>
          <w:rFonts w:hint="cs"/>
          <w:rtl/>
        </w:rPr>
        <w:t xml:space="preserve">] </w:t>
      </w:r>
      <w:r w:rsidRPr="00C63571">
        <w:rPr>
          <w:rtl/>
        </w:rPr>
        <w:t>וא"ל: ודלמא היכא דאפשר אפשר, היכא דלא אפשר לא אפשר, דא</w:t>
      </w:r>
      <w:r w:rsidRPr="00C63571">
        <w:rPr>
          <w:rFonts w:hint="cs"/>
          <w:rtl/>
        </w:rPr>
        <w:t>לת</w:t>
      </w:r>
      <w:r>
        <w:rPr>
          <w:rtl/>
        </w:rPr>
        <w:t>"</w:t>
      </w:r>
      <w:r w:rsidRPr="00C63571">
        <w:rPr>
          <w:rFonts w:hint="cs"/>
          <w:rtl/>
        </w:rPr>
        <w:t>ה</w:t>
      </w:r>
      <w:r>
        <w:rPr>
          <w:rtl/>
        </w:rPr>
        <w:t xml:space="preserve">, </w:t>
      </w:r>
      <w:r>
        <w:rPr>
          <w:rStyle w:val="2fb"/>
          <w:rtl/>
          <w:rPrChange w:id="9107" w:author="מנוע אמוראים" w:date="2026-10-05T16:40:54Z">
            <w:rPr>
              <w:rtl/>
            </w:rPr>
          </w:rPrChange>
        </w:rPr>
        <w:t xml:space="preserve">לר"מ</w:t>
      </w:r>
      <w:r>
        <w:rPr>
          <w:rtl/>
        </w:rPr>
        <w:t xml:space="preserve"> דחייש למיעוטא, ה"נ דלא אכיל בישרא!</w:t>
      </w:r>
    </w:p>
    <w:p w14:paraId="3EEFDC91" w14:textId="77777777" w:rsidR="00BD6C4F" w:rsidRPr="00A55767" w:rsidRDefault="00BD6C4F" w:rsidP="00F07436">
      <w:pPr>
        <w:pStyle w:val="afff3"/>
        <w:framePr w:wrap="around"/>
        <w:rPr>
          <w:rtl/>
        </w:rPr>
      </w:pPr>
      <w:r w:rsidRPr="00A55767">
        <w:rPr>
          <w:rFonts w:hint="cs"/>
          <w:rtl/>
        </w:rPr>
        <w:t>יב.</w:t>
      </w:r>
    </w:p>
    <w:p w14:paraId="12ED81F1" w14:textId="77777777" w:rsidR="0046556D" w:rsidRDefault="00BD6C4F" w:rsidP="00BD6C4F">
      <w:pPr>
        <w:rPr>
          <w:rtl/>
        </w:rPr>
      </w:pPr>
      <w:r w:rsidRPr="00C63571">
        <w:rPr>
          <w:rtl/>
        </w:rPr>
        <w:t xml:space="preserve">וכי תימא ה"נ, </w:t>
      </w:r>
      <w:r w:rsidRPr="00C63571">
        <w:rPr>
          <w:rFonts w:hint="cs"/>
          <w:rtl/>
        </w:rPr>
        <w:t>פ</w:t>
      </w:r>
      <w:r w:rsidRPr="00C63571">
        <w:rPr>
          <w:rtl/>
        </w:rPr>
        <w:t xml:space="preserve">סח וקדשים </w:t>
      </w:r>
      <w:r w:rsidRPr="00C63571">
        <w:rPr>
          <w:rFonts w:hint="cs"/>
          <w:rtl/>
        </w:rPr>
        <w:t>מאי נימא א</w:t>
      </w:r>
      <w:r w:rsidRPr="00C63571">
        <w:rPr>
          <w:rtl/>
        </w:rPr>
        <w:t>לא היכא דאפשר אפשר, היכא דלא אפשר לא אפשר</w:t>
      </w:r>
      <w:r w:rsidRPr="00C63571">
        <w:rPr>
          <w:rFonts w:hint="cs"/>
          <w:rtl/>
        </w:rPr>
        <w:t xml:space="preserve"> וה</w:t>
      </w:r>
      <w:r>
        <w:rPr>
          <w:rtl/>
        </w:rPr>
        <w:t>"</w:t>
      </w:r>
      <w:r w:rsidRPr="00C63571">
        <w:rPr>
          <w:rFonts w:hint="cs"/>
          <w:rtl/>
        </w:rPr>
        <w:t xml:space="preserve">נ הכא </w:t>
      </w:r>
    </w:p>
    <w:p w14:paraId="3C9EB72B" w14:textId="77777777" w:rsidR="0046556D" w:rsidRDefault="00BD6C4F" w:rsidP="00BD6C4F">
      <w:pPr>
        <w:pStyle w:val="afffff8"/>
        <w:jc w:val="center"/>
        <w:rPr>
          <w:rtl/>
        </w:rPr>
        <w:pPrChange w:id="90048" w:author="קלוד" w:date="2026-10-08T12:07:40Z">
          <w:pPr>
            <w:jc w:val="center"/>
          </w:pPr>
        </w:pPrChange>
      </w:pPr>
      <w:del w:id="90046" w:author="קלוד" w:date="2026-10-08T12:07:40Z">
        <w:r>
          <w:rPr>
            <w:rFonts w:ascii="BA חניכי הישיבות" w:hAnsi="BA חניכי הישיבות" w:cs="BA חניכי הישיבות"/>
            <w:rtl/>
          </w:rPr>
          <w:delText xml:space="preserve">׻</w:delText>
        </w:r>
      </w:del>
      <w:ins w:id="90047" w:author="קלוד" w:date="2026-10-08T12:07:40Z">
        <w:r>
          <w:rPr>
            <w:color w:val="7B3F00"/>
          </w:rPr>
          <w:t xml:space="preserve">ר"נ מרב</w:t>
        </w:r>
      </w:ins>
    </w:p>
    <w:p w14:paraId="2FE5C470" w14:textId="77777777" w:rsidR="0046556D" w:rsidRDefault="00BD6C4F" w:rsidP="00BD6C4F">
      <w:pPr>
        <w:rPr>
          <w:rtl/>
        </w:rPr>
      </w:pPr>
      <w:r>
        <w:rPr>
          <w:rStyle w:val="2fb"/>
          <w:rFonts w:hint="cs"/>
          <w:rtl/>
          <w:rPrChange w:id="9108" w:author="מנוע אמוראים" w:date="2026-10-05T16:40:54Z">
            <w:rPr>
              <w:rFonts w:hint="cs"/>
              <w:rtl/>
            </w:rPr>
          </w:rPrChange>
        </w:rPr>
        <w:t xml:space="preserve">ר</w:t>
      </w:r>
      <w:r>
        <w:rPr>
          <w:rStyle w:val="2fb"/>
          <w:rtl/>
          <w:rPrChange w:id="9109" w:author="מנוע אמוראים" w:date="2026-10-05T16:40:54Z">
            <w:rPr>
              <w:rtl/>
            </w:rPr>
          </w:rPrChange>
        </w:rPr>
        <w:t xml:space="preserve">"</w:t>
      </w:r>
      <w:r>
        <w:rPr>
          <w:rStyle w:val="2fb"/>
          <w:rFonts w:hint="cs"/>
          <w:rtl/>
          <w:rPrChange w:id="9110" w:author="מנוע אמוראים" w:date="2026-10-05T16:40:54Z">
            <w:rPr>
              <w:rFonts w:hint="cs"/>
              <w:rtl/>
            </w:rPr>
          </w:rPrChange>
        </w:rPr>
        <w:t xml:space="preserve">נ</w:t>
      </w:r>
      <w:r w:rsidRPr="00C63571">
        <w:rPr>
          <w:rtl/>
        </w:rPr>
        <w:t xml:space="preserve"> </w:t>
      </w:r>
      <w:r w:rsidRPr="00C63571">
        <w:rPr>
          <w:rFonts w:hint="cs"/>
          <w:rtl/>
        </w:rPr>
        <w:t>מ</w:t>
      </w:r>
      <w:r w:rsidRPr="00C63571">
        <w:rPr>
          <w:rtl/>
        </w:rPr>
        <w:t xml:space="preserve">רב: ראה אחד ששחט, </w:t>
      </w:r>
    </w:p>
    <w:p w14:paraId="1CADD209" w14:textId="77777777" w:rsidR="0046556D" w:rsidRDefault="00BD6C4F" w:rsidP="00BD6C4F">
      <w:pPr>
        <w:rPr>
          <w:rtl/>
        </w:rPr>
      </w:pPr>
      <w:r w:rsidRPr="00C63571">
        <w:rPr>
          <w:rtl/>
        </w:rPr>
        <w:t>אם ראהו מתחלה ועד סוף מותר לאכול משחיטתו, ואם לאו אסור לאכול משחיטתו.</w:t>
      </w:r>
    </w:p>
    <w:p w14:paraId="535F5279" w14:textId="77777777" w:rsidR="0046556D" w:rsidRDefault="00BD6C4F" w:rsidP="00BD6C4F">
      <w:pPr>
        <w:rPr>
          <w:rtl/>
        </w:rPr>
      </w:pPr>
      <w:r w:rsidRPr="00C63571">
        <w:rPr>
          <w:rFonts w:hint="cs"/>
          <w:rtl/>
        </w:rPr>
        <w:t>מיירי דידע דלא גמיר ושחק לפנינו סימן אחד טוב לא אמרי' ה</w:t>
      </w:r>
      <w:r>
        <w:rPr>
          <w:rtl/>
        </w:rPr>
        <w:t>"</w:t>
      </w:r>
      <w:r w:rsidRPr="00C63571">
        <w:rPr>
          <w:rFonts w:hint="cs"/>
          <w:rtl/>
        </w:rPr>
        <w:t xml:space="preserve">נ לשני דדלמא אידך שהה או דרס </w:t>
      </w:r>
    </w:p>
    <w:p w14:paraId="0AEBD66F" w14:textId="77777777" w:rsidR="0046556D" w:rsidRDefault="00BD6C4F" w:rsidP="00BD6C4F">
      <w:pPr>
        <w:rPr>
          <w:rtl/>
        </w:rPr>
      </w:pPr>
      <w:r w:rsidRPr="00C63571">
        <w:rPr>
          <w:rFonts w:hint="cs"/>
          <w:rtl/>
        </w:rPr>
        <w:t>דאי לא ידע אי גמיר או לא הא רוב מצויין אצל שחיטה וחזקתו שחוט וה</w:t>
      </w:r>
      <w:r>
        <w:rPr>
          <w:rtl/>
        </w:rPr>
        <w:t>"</w:t>
      </w:r>
      <w:r w:rsidRPr="00C63571">
        <w:rPr>
          <w:rFonts w:hint="cs"/>
          <w:rtl/>
        </w:rPr>
        <w:t xml:space="preserve">נ במצא תרנגולת </w:t>
      </w:r>
    </w:p>
    <w:p w14:paraId="148E1813" w14:textId="77777777" w:rsidR="0046556D" w:rsidRDefault="0046556D" w:rsidP="00BD6C4F">
      <w:pPr>
        <w:rPr>
          <w:rtl/>
        </w:rPr>
      </w:pPr>
    </w:p>
    <w:p w14:paraId="2A3E49C6" w14:textId="77777777" w:rsidR="0046556D" w:rsidRDefault="00BD6C4F" w:rsidP="00BD6C4F">
      <w:pPr>
        <w:rPr>
          <w:rtl/>
        </w:rPr>
      </w:pPr>
      <w:r w:rsidRPr="00AB425A">
        <w:rPr>
          <w:b/>
          <w:bCs/>
          <w:rtl/>
        </w:rPr>
        <w:t>•</w:t>
      </w:r>
      <w:r w:rsidRPr="00AB425A">
        <w:rPr>
          <w:rFonts w:hint="cs"/>
          <w:b/>
          <w:bCs/>
          <w:rtl/>
        </w:rPr>
        <w:t xml:space="preserve"> </w:t>
      </w:r>
      <w:r w:rsidRPr="00AB425A">
        <w:rPr>
          <w:b/>
          <w:bCs/>
          <w:rtl/>
        </w:rPr>
        <w:t xml:space="preserve">בעא </w:t>
      </w:r>
      <w:r>
        <w:rPr>
          <w:rStyle w:val="2fb"/>
          <w:rFonts w:hint="cs"/>
          <w:b/>
          <w:bCs/>
          <w:rtl/>
          <w:rPrChange w:id="9111" w:author="מנוע אמוראים" w:date="2026-10-05T16:40:54Z">
            <w:rPr>
              <w:rFonts w:hint="cs"/>
              <w:b/>
              <w:bCs/>
              <w:rtl/>
            </w:rPr>
          </w:rPrChange>
        </w:rPr>
        <w:t xml:space="preserve">רדב</w:t>
      </w:r>
      <w:r>
        <w:rPr>
          <w:rStyle w:val="2fb"/>
          <w:b/>
          <w:bCs/>
          <w:rtl/>
          <w:rPrChange w:id="9112" w:author="מנוע אמוראים" w:date="2026-10-05T16:40:54Z">
            <w:rPr>
              <w:b/>
              <w:bCs/>
              <w:rtl/>
            </w:rPr>
          </w:rPrChange>
        </w:rPr>
        <w:t xml:space="preserve">"</w:t>
      </w:r>
      <w:r>
        <w:rPr>
          <w:rStyle w:val="2fb"/>
          <w:rFonts w:hint="cs"/>
          <w:b/>
          <w:bCs/>
          <w:rtl/>
          <w:rPrChange w:id="9113" w:author="מנוע אמוראים" w:date="2026-10-05T16:40:54Z">
            <w:rPr>
              <w:rFonts w:hint="cs"/>
              <w:b/>
              <w:bCs/>
              <w:rtl/>
            </w:rPr>
          </w:rPrChange>
        </w:rPr>
        <w:t xml:space="preserve">י</w:t>
      </w:r>
      <w:r>
        <w:rPr>
          <w:b/>
          <w:bCs/>
          <w:rtl/>
        </w:rPr>
        <w:t xml:space="preserve"> </w:t>
      </w:r>
      <w:r>
        <w:rPr>
          <w:rStyle w:val="2fb"/>
          <w:b/>
          <w:bCs/>
          <w:rtl/>
          <w:rPrChange w:id="9114" w:author="מנוע אמוראים" w:date="2026-10-05T16:40:54Z">
            <w:rPr>
              <w:b/>
              <w:bCs/>
              <w:rtl/>
            </w:rPr>
          </w:rPrChange>
        </w:rPr>
        <w:t xml:space="preserve">מר"</w:t>
      </w:r>
      <w:r>
        <w:rPr>
          <w:rStyle w:val="2fb"/>
          <w:rFonts w:hint="cs"/>
          <w:b/>
          <w:bCs/>
          <w:rtl/>
          <w:rPrChange w:id="9115" w:author="מנוע אמוראים" w:date="2026-10-05T16:40:54Z">
            <w:rPr>
              <w:rFonts w:hint="cs"/>
              <w:b/>
              <w:bCs/>
              <w:rtl/>
            </w:rPr>
          </w:rPrChange>
        </w:rPr>
        <w:t xml:space="preserve">נ</w:t>
      </w:r>
      <w:r w:rsidRPr="00C63571">
        <w:rPr>
          <w:rtl/>
        </w:rPr>
        <w:t>: האומר לשלוחו צא ושחוט, והלך ומצא שחוט, מהו? אמר לו: חזקתו שחוט;</w:t>
      </w:r>
    </w:p>
    <w:p w14:paraId="32A1059A" w14:textId="77777777" w:rsidR="0046556D" w:rsidRDefault="00BD6C4F" w:rsidP="00BD6C4F">
      <w:pPr>
        <w:rPr>
          <w:rtl/>
        </w:rPr>
      </w:pPr>
      <w:r w:rsidRPr="00C63571">
        <w:rPr>
          <w:rtl/>
        </w:rPr>
        <w:t>האומר לשלוחו צא ותרום, והלך ומצא תרום, מאי? א"ל: אין חזקתו תרום.</w:t>
      </w:r>
    </w:p>
    <w:p w14:paraId="6660A229" w14:textId="77777777" w:rsidR="0046556D" w:rsidRDefault="00BD6C4F" w:rsidP="00BD6C4F">
      <w:pPr>
        <w:rPr>
          <w:rtl/>
        </w:rPr>
      </w:pPr>
      <w:r w:rsidRPr="00C63571">
        <w:rPr>
          <w:rFonts w:hint="cs"/>
          <w:rtl/>
        </w:rPr>
        <w:t xml:space="preserve">וטעמא דלעולם אין חזקה שליח עושה שליחותו ושחיטה אמרי' דלמא אחר שחט ורוב מומחין הן </w:t>
      </w:r>
    </w:p>
    <w:p w14:paraId="2439E819" w14:textId="77777777" w:rsidR="0046556D" w:rsidRDefault="00BD6C4F" w:rsidP="00BD6C4F">
      <w:pPr>
        <w:rPr>
          <w:rtl/>
        </w:rPr>
      </w:pPr>
      <w:r w:rsidRPr="00C63571">
        <w:rPr>
          <w:rFonts w:hint="cs"/>
          <w:rtl/>
        </w:rPr>
        <w:t xml:space="preserve">אבל בתרומה אי אחר תרם שלא מדעת אין תרומתו תרומה </w:t>
      </w:r>
    </w:p>
    <w:p w14:paraId="5C89BB75" w14:textId="77777777" w:rsidR="0046556D" w:rsidRDefault="0046556D" w:rsidP="00BD6C4F">
      <w:pPr>
        <w:rPr>
          <w:rtl/>
        </w:rPr>
      </w:pPr>
    </w:p>
    <w:p w14:paraId="2AE95012" w14:textId="77777777" w:rsidR="0046556D" w:rsidRDefault="00BD6C4F" w:rsidP="00BD6C4F">
      <w:pPr>
        <w:rPr>
          <w:rtl/>
        </w:rPr>
      </w:pPr>
      <w:r w:rsidRPr="00C63571">
        <w:rPr>
          <w:rtl/>
        </w:rPr>
        <w:t>•</w:t>
      </w:r>
      <w:r>
        <w:rPr>
          <w:rFonts w:hint="cs"/>
          <w:rtl/>
        </w:rPr>
        <w:t xml:space="preserve"> והך דפליגי </w:t>
      </w:r>
      <w:r>
        <w:rPr>
          <w:rStyle w:val="2fb"/>
          <w:rFonts w:hint="cs"/>
          <w:rtl/>
          <w:rPrChange w:id="9116" w:author="מנוע אמוראים" w:date="2026-10-05T16:40:54Z">
            <w:rPr>
              <w:rFonts w:hint="cs"/>
              <w:rtl/>
            </w:rPr>
          </w:rPrChange>
        </w:rPr>
        <w:t xml:space="preserve">ר</w:t>
      </w:r>
      <w:r>
        <w:rPr>
          <w:rStyle w:val="2fb"/>
          <w:rtl/>
          <w:rPrChange w:id="9117" w:author="מנוע אמוראים" w:date="2026-10-05T16:40:54Z">
            <w:rPr>
              <w:rtl/>
            </w:rPr>
          </w:rPrChange>
        </w:rPr>
        <w:t xml:space="preserve">"</w:t>
      </w:r>
      <w:r>
        <w:rPr>
          <w:rStyle w:val="2fb"/>
          <w:rFonts w:hint="cs"/>
          <w:rtl/>
          <w:rPrChange w:id="9118" w:author="מנוע אמוראים" w:date="2026-10-05T16:40:54Z">
            <w:rPr>
              <w:rFonts w:hint="cs"/>
              <w:rtl/>
            </w:rPr>
          </w:rPrChange>
        </w:rPr>
        <w:t xml:space="preserve">י</w:t>
      </w:r>
      <w:r>
        <w:rPr>
          <w:rFonts w:hint="cs"/>
          <w:rtl/>
        </w:rPr>
        <w:t xml:space="preserve"> </w:t>
      </w:r>
      <w:r>
        <w:rPr>
          <w:rStyle w:val="2fb"/>
          <w:rFonts w:hint="cs"/>
          <w:rtl/>
          <w:rPrChange w:id="9119" w:author="מנוע אמוראים" w:date="2026-10-05T16:40:54Z">
            <w:rPr>
              <w:rFonts w:hint="cs"/>
              <w:rtl/>
            </w:rPr>
          </w:rPrChange>
        </w:rPr>
        <w:t xml:space="preserve">ור</w:t>
      </w:r>
      <w:r>
        <w:rPr>
          <w:rStyle w:val="2fb"/>
          <w:rtl/>
          <w:rPrChange w:id="9120" w:author="מנוע אמוראים" w:date="2026-10-05T16:40:54Z">
            <w:rPr>
              <w:rtl/>
            </w:rPr>
          </w:rPrChange>
        </w:rPr>
        <w:t xml:space="preserve">"</w:t>
      </w:r>
      <w:r>
        <w:rPr>
          <w:rStyle w:val="2fb"/>
          <w:rFonts w:hint="cs"/>
          <w:rtl/>
          <w:rPrChange w:id="9121" w:author="מנוע אמוראים" w:date="2026-10-05T16:40:54Z">
            <w:rPr>
              <w:rFonts w:hint="cs"/>
              <w:rtl/>
            </w:rPr>
          </w:rPrChange>
        </w:rPr>
        <w:t xml:space="preserve">ח</w:t>
      </w:r>
      <w:r>
        <w:rPr>
          <w:rFonts w:hint="cs"/>
          <w:rtl/>
        </w:rPr>
        <w:t xml:space="preserve"> </w:t>
      </w:r>
      <w:r>
        <w:rPr>
          <w:rStyle w:val="2fb"/>
          <w:rFonts w:hint="cs"/>
          <w:rtl/>
          <w:rPrChange w:id="9122" w:author="מנוע אמוראים" w:date="2026-10-05T16:40:54Z">
            <w:rPr>
              <w:rFonts w:hint="cs"/>
              <w:rtl/>
            </w:rPr>
          </w:rPrChange>
        </w:rPr>
        <w:t xml:space="preserve">בריה</w:t>
      </w:r>
      <w:r>
        <w:rPr>
          <w:rStyle w:val="2fb"/>
          <w:rtl/>
          <w:rPrChange w:id="9123" w:author="מנוע אמוראים" w:date="2026-10-05T16:40:54Z">
            <w:rPr>
              <w:rtl/>
            </w:rPr>
          </w:rPrChange>
        </w:rPr>
        <w:t xml:space="preserve">"</w:t>
      </w:r>
      <w:r>
        <w:rPr>
          <w:rStyle w:val="2fb"/>
          <w:rFonts w:hint="cs"/>
          <w:rtl/>
          <w:rPrChange w:id="9124" w:author="מנוע אמוראים" w:date="2026-10-05T16:40:54Z">
            <w:rPr>
              <w:rFonts w:hint="cs"/>
              <w:rtl/>
            </w:rPr>
          </w:rPrChange>
        </w:rPr>
        <w:t xml:space="preserve">ג</w:t>
      </w:r>
      <w:r>
        <w:rPr>
          <w:rFonts w:hint="cs"/>
          <w:rtl/>
        </w:rPr>
        <w:t xml:space="preserve"> באבדו גדיו ותרנכוליו והלך ומצאן שחוטים </w:t>
      </w:r>
    </w:p>
    <w:p w14:paraId="53B190D7" w14:textId="77777777" w:rsidR="0046556D" w:rsidRDefault="00BD6C4F" w:rsidP="00BD6C4F">
      <w:pPr>
        <w:rPr>
          <w:rtl/>
        </w:rPr>
      </w:pPr>
      <w:r w:rsidRPr="00C63571">
        <w:rPr>
          <w:rFonts w:hint="cs"/>
          <w:rtl/>
        </w:rPr>
        <w:t>ו</w:t>
      </w:r>
      <w:r w:rsidRPr="00C63571">
        <w:rPr>
          <w:rtl/>
        </w:rPr>
        <w:t>אמר רבי: נראין דברי</w:t>
      </w:r>
      <w:r>
        <w:rPr>
          <w:rFonts w:hint="cs"/>
          <w:rtl/>
        </w:rPr>
        <w:t xml:space="preserve"> </w:t>
      </w:r>
      <w:r>
        <w:rPr>
          <w:rStyle w:val="2fb"/>
          <w:rFonts w:hint="cs"/>
          <w:rtl/>
          <w:rPrChange w:id="9125" w:author="מנוע אמוראים" w:date="2026-10-05T16:40:54Z">
            <w:rPr>
              <w:rFonts w:hint="cs"/>
              <w:rtl/>
            </w:rPr>
          </w:rPrChange>
        </w:rPr>
        <w:t xml:space="preserve">ר</w:t>
      </w:r>
      <w:r>
        <w:rPr>
          <w:rStyle w:val="2fb"/>
          <w:rtl/>
          <w:rPrChange w:id="9126" w:author="מנוע אמוראים" w:date="2026-10-05T16:40:54Z">
            <w:rPr>
              <w:rtl/>
            </w:rPr>
          </w:rPrChange>
        </w:rPr>
        <w:t xml:space="preserve">"</w:t>
      </w:r>
      <w:r>
        <w:rPr>
          <w:rStyle w:val="2fb"/>
          <w:rFonts w:hint="cs"/>
          <w:rtl/>
          <w:rPrChange w:id="9127" w:author="מנוע אמוראים" w:date="2026-10-05T16:40:54Z">
            <w:rPr>
              <w:rFonts w:hint="cs"/>
              <w:rtl/>
            </w:rPr>
          </w:rPrChange>
        </w:rPr>
        <w:t xml:space="preserve">י</w:t>
      </w:r>
      <w:r>
        <w:rPr>
          <w:rFonts w:hint="cs"/>
          <w:rtl/>
        </w:rPr>
        <w:t xml:space="preserve"> דאוסר כ</w:t>
      </w:r>
      <w:r>
        <w:rPr>
          <w:rtl/>
        </w:rPr>
        <w:t xml:space="preserve">שמצאן באשפה, ודברי </w:t>
      </w:r>
      <w:r>
        <w:rPr>
          <w:rStyle w:val="2fb"/>
          <w:rtl/>
          <w:rPrChange w:id="9128" w:author="מנוע אמוראים" w:date="2026-10-05T16:40:54Z">
            <w:rPr>
              <w:rtl/>
            </w:rPr>
          </w:rPrChange>
        </w:rPr>
        <w:t xml:space="preserve">ר</w:t>
      </w:r>
      <w:r>
        <w:rPr>
          <w:rStyle w:val="2fb"/>
          <w:rtl/>
          <w:rPrChange w:id="9129" w:author="מנוע אמוראים" w:date="2026-10-05T16:40:54Z">
            <w:rPr>
              <w:rtl/>
            </w:rPr>
          </w:rPrChange>
        </w:rPr>
        <w:t xml:space="preserve">"</w:t>
      </w:r>
      <w:r>
        <w:rPr>
          <w:rStyle w:val="2fb"/>
          <w:rFonts w:hint="cs"/>
          <w:rtl/>
          <w:rPrChange w:id="9130" w:author="מנוע אמוראים" w:date="2026-10-05T16:40:54Z">
            <w:rPr>
              <w:rFonts w:hint="cs"/>
              <w:rtl/>
            </w:rPr>
          </w:rPrChange>
        </w:rPr>
        <w:t xml:space="preserve">ח</w:t>
      </w:r>
      <w:r>
        <w:rPr>
          <w:rFonts w:hint="cs"/>
          <w:rtl/>
        </w:rPr>
        <w:t xml:space="preserve"> </w:t>
      </w:r>
      <w:r>
        <w:rPr>
          <w:rStyle w:val="2fb"/>
          <w:rFonts w:hint="cs"/>
          <w:rtl/>
          <w:rPrChange w:id="9131" w:author="מנוע אמוראים" w:date="2026-10-05T16:40:54Z">
            <w:rPr>
              <w:rFonts w:hint="cs"/>
              <w:rtl/>
            </w:rPr>
          </w:rPrChange>
        </w:rPr>
        <w:t xml:space="preserve">בריה</w:t>
      </w:r>
      <w:r>
        <w:rPr>
          <w:rStyle w:val="2fb"/>
          <w:rtl/>
          <w:rPrChange w:id="9132" w:author="מנוע אמוראים" w:date="2026-10-05T16:40:54Z">
            <w:rPr>
              <w:rtl/>
            </w:rPr>
          </w:rPrChange>
        </w:rPr>
        <w:t xml:space="preserve">"</w:t>
      </w:r>
      <w:r>
        <w:rPr>
          <w:rStyle w:val="2fb"/>
          <w:rFonts w:hint="cs"/>
          <w:rtl/>
          <w:rPrChange w:id="9133" w:author="מנוע אמוראים" w:date="2026-10-05T16:40:54Z">
            <w:rPr>
              <w:rFonts w:hint="cs"/>
              <w:rtl/>
            </w:rPr>
          </w:rPrChange>
        </w:rPr>
        <w:t xml:space="preserve">ג</w:t>
      </w:r>
      <w:r>
        <w:rPr>
          <w:rFonts w:hint="cs"/>
          <w:rtl/>
        </w:rPr>
        <w:t xml:space="preserve"> כ</w:t>
      </w:r>
      <w:r w:rsidRPr="00C63571">
        <w:rPr>
          <w:rtl/>
        </w:rPr>
        <w:t>שמצאן בבית;</w:t>
      </w:r>
    </w:p>
    <w:p w14:paraId="5E0E5AD3" w14:textId="77777777" w:rsidR="0046556D" w:rsidRDefault="00BD6C4F" w:rsidP="00BD6C4F">
      <w:pPr>
        <w:rPr>
          <w:rtl/>
        </w:rPr>
      </w:pPr>
      <w:r w:rsidRPr="00C63571">
        <w:rPr>
          <w:rFonts w:hint="cs"/>
          <w:rtl/>
        </w:rPr>
        <w:t>לאו דפליגי בזה דלכו</w:t>
      </w:r>
      <w:r>
        <w:rPr>
          <w:rtl/>
        </w:rPr>
        <w:t>"</w:t>
      </w:r>
      <w:r w:rsidRPr="00C63571">
        <w:rPr>
          <w:rFonts w:hint="cs"/>
          <w:rtl/>
        </w:rPr>
        <w:t>ע רוב מצויין אצל שחיטה,</w:t>
      </w:r>
      <w:r w:rsidRPr="00C63571">
        <w:rPr>
          <w:rtl/>
        </w:rPr>
        <w:t xml:space="preserve"> ובבית </w:t>
      </w:r>
      <w:r w:rsidRPr="00C63571">
        <w:rPr>
          <w:rFonts w:hint="cs"/>
          <w:rtl/>
        </w:rPr>
        <w:t>ל</w:t>
      </w:r>
      <w:r w:rsidRPr="00C63571">
        <w:rPr>
          <w:rtl/>
        </w:rPr>
        <w:t xml:space="preserve">כ"ע שרי, </w:t>
      </w:r>
      <w:r w:rsidRPr="00C63571">
        <w:rPr>
          <w:rFonts w:hint="cs"/>
          <w:rtl/>
        </w:rPr>
        <w:t>ו</w:t>
      </w:r>
      <w:r w:rsidRPr="00C63571">
        <w:rPr>
          <w:rtl/>
        </w:rPr>
        <w:t xml:space="preserve">באשפה שבשוק </w:t>
      </w:r>
      <w:r w:rsidRPr="00C63571">
        <w:rPr>
          <w:rFonts w:hint="cs"/>
          <w:rtl/>
        </w:rPr>
        <w:t>לכו</w:t>
      </w:r>
      <w:r>
        <w:rPr>
          <w:rtl/>
        </w:rPr>
        <w:t>"</w:t>
      </w:r>
      <w:r w:rsidRPr="00C63571">
        <w:rPr>
          <w:rFonts w:hint="cs"/>
          <w:rtl/>
        </w:rPr>
        <w:t xml:space="preserve">ע אסור </w:t>
      </w:r>
    </w:p>
    <w:p w14:paraId="67BF3EDF" w14:textId="77777777" w:rsidR="0046556D" w:rsidRDefault="00BD6C4F" w:rsidP="00BD6C4F">
      <w:pPr>
        <w:rPr>
          <w:rtl/>
        </w:rPr>
      </w:pPr>
      <w:r w:rsidRPr="00AC163B">
        <w:rPr>
          <w:rFonts w:hint="cs"/>
          <w:b/>
          <w:bCs/>
          <w:rtl/>
        </w:rPr>
        <w:t>ו</w:t>
      </w:r>
      <w:r w:rsidRPr="00AC163B">
        <w:rPr>
          <w:b/>
          <w:bCs/>
          <w:rtl/>
        </w:rPr>
        <w:t>פליגי</w:t>
      </w:r>
      <w:r w:rsidRPr="00C63571">
        <w:rPr>
          <w:rtl/>
        </w:rPr>
        <w:t xml:space="preserve"> - באשפה שבבית, </w:t>
      </w:r>
      <w:r w:rsidRPr="00C63571">
        <w:rPr>
          <w:rFonts w:hint="cs"/>
          <w:rtl/>
        </w:rPr>
        <w:t xml:space="preserve">אי </w:t>
      </w:r>
      <w:r w:rsidRPr="00C63571">
        <w:rPr>
          <w:rtl/>
        </w:rPr>
        <w:t xml:space="preserve">אדם עשוי להטיל נבלתו באשפה שבבית, </w:t>
      </w:r>
      <w:r w:rsidRPr="00C63571">
        <w:rPr>
          <w:rFonts w:hint="cs"/>
          <w:rtl/>
        </w:rPr>
        <w:t>או לא</w:t>
      </w:r>
    </w:p>
    <w:p w14:paraId="2EDBD245" w14:textId="77777777" w:rsidR="0046556D" w:rsidRDefault="0046556D" w:rsidP="00BD6C4F">
      <w:pPr>
        <w:rPr>
          <w:rtl/>
        </w:rPr>
      </w:pPr>
    </w:p>
    <w:p w14:paraId="421E7210" w14:textId="77777777" w:rsidR="0046556D" w:rsidRDefault="00BD6C4F" w:rsidP="00BD6C4F">
      <w:pPr>
        <w:rPr>
          <w:b/>
          <w:bCs/>
          <w:rtl/>
        </w:rPr>
      </w:pPr>
      <w:r w:rsidRPr="00326121">
        <w:rPr>
          <w:b/>
          <w:bCs/>
          <w:rtl/>
        </w:rPr>
        <w:t>•</w:t>
      </w:r>
      <w:r w:rsidRPr="00326121">
        <w:rPr>
          <w:rFonts w:hint="cs"/>
          <w:b/>
          <w:bCs/>
          <w:rtl/>
        </w:rPr>
        <w:t xml:space="preserve"> </w:t>
      </w:r>
      <w:r w:rsidRPr="00326121">
        <w:rPr>
          <w:b/>
          <w:bCs/>
          <w:rtl/>
        </w:rPr>
        <w:t>אמר מר, אמר רבי: נראין דברי רבי יהודה שמצאן באשפה.</w:t>
      </w:r>
    </w:p>
    <w:p w14:paraId="250AB737" w14:textId="77777777" w:rsidR="0046556D" w:rsidRDefault="00BD6C4F" w:rsidP="00BD6C4F">
      <w:pPr>
        <w:rPr>
          <w:rtl/>
        </w:rPr>
      </w:pPr>
      <w:r>
        <w:rPr>
          <w:rFonts w:hint="cs"/>
          <w:rtl/>
        </w:rPr>
        <w:t xml:space="preserve">וקשיא דרבי אדרבי דאי </w:t>
      </w:r>
      <w:r>
        <w:rPr>
          <w:rStyle w:val="2fb"/>
          <w:rFonts w:hint="cs"/>
          <w:rtl/>
          <w:rPrChange w:id="9134" w:author="מנוע אמוראים" w:date="2026-10-05T16:40:54Z">
            <w:rPr>
              <w:rFonts w:hint="cs"/>
              <w:rtl/>
            </w:rPr>
          </w:rPrChange>
        </w:rPr>
        <w:t xml:space="preserve">לר</w:t>
      </w:r>
      <w:r>
        <w:rPr>
          <w:rStyle w:val="2fb"/>
          <w:rtl/>
          <w:rPrChange w:id="9135" w:author="מנוע אמוראים" w:date="2026-10-05T16:40:54Z">
            <w:rPr>
              <w:rtl/>
            </w:rPr>
          </w:rPrChange>
        </w:rPr>
        <w:t xml:space="preserve">"</w:t>
      </w:r>
      <w:r>
        <w:rPr>
          <w:rStyle w:val="2fb"/>
          <w:rFonts w:hint="cs"/>
          <w:rtl/>
          <w:rPrChange w:id="9136" w:author="מנוע אמוראים" w:date="2026-10-05T16:40:54Z">
            <w:rPr>
              <w:rFonts w:hint="cs"/>
              <w:rtl/>
            </w:rPr>
          </w:rPrChange>
        </w:rPr>
        <w:t xml:space="preserve">י</w:t>
      </w:r>
      <w:r>
        <w:rPr>
          <w:rFonts w:hint="cs"/>
          <w:rtl/>
        </w:rPr>
        <w:t xml:space="preserve"> היינו באשפה שבית לחר </w:t>
      </w:r>
      <w:r>
        <w:rPr>
          <w:rStyle w:val="2fb"/>
          <w:rFonts w:hint="cs"/>
          <w:rtl/>
          <w:rPrChange w:id="9137" w:author="מנוע אמוראים" w:date="2026-10-05T16:40:54Z">
            <w:rPr>
              <w:rFonts w:hint="cs"/>
              <w:rtl/>
            </w:rPr>
          </w:rPrChange>
        </w:rPr>
        <w:t xml:space="preserve">בריה</w:t>
      </w:r>
      <w:r>
        <w:rPr>
          <w:rStyle w:val="2fb"/>
          <w:rtl/>
          <w:rPrChange w:id="9138" w:author="מנוע אמוראים" w:date="2026-10-05T16:40:54Z">
            <w:rPr>
              <w:rtl/>
            </w:rPr>
          </w:rPrChange>
        </w:rPr>
        <w:t xml:space="preserve">"</w:t>
      </w:r>
      <w:r>
        <w:rPr>
          <w:rStyle w:val="2fb"/>
          <w:rFonts w:hint="cs"/>
          <w:rtl/>
          <w:rPrChange w:id="9139" w:author="מנוע אמוראים" w:date="2026-10-05T16:40:54Z">
            <w:rPr>
              <w:rFonts w:hint="cs"/>
              <w:rtl/>
            </w:rPr>
          </w:rPrChange>
        </w:rPr>
        <w:t xml:space="preserve">ג</w:t>
      </w:r>
      <w:r>
        <w:rPr>
          <w:rFonts w:hint="cs"/>
          <w:rtl/>
        </w:rPr>
        <w:t xml:space="preserve"> במאי מיירי </w:t>
      </w:r>
    </w:p>
    <w:p w14:paraId="272385EF" w14:textId="77777777" w:rsidR="00BD6C4F" w:rsidRPr="00A55767" w:rsidRDefault="00BD6C4F" w:rsidP="00F07436">
      <w:pPr>
        <w:pStyle w:val="afff3"/>
        <w:framePr w:wrap="around"/>
        <w:rPr>
          <w:rtl/>
        </w:rPr>
      </w:pPr>
      <w:r w:rsidRPr="00A55767">
        <w:rPr>
          <w:rFonts w:hint="cs"/>
          <w:rtl/>
        </w:rPr>
        <w:t>יב</w:t>
      </w:r>
    </w:p>
    <w:p w14:paraId="18D5EA35" w14:textId="77777777" w:rsidR="0046556D" w:rsidRDefault="00BD6C4F" w:rsidP="00BD6C4F">
      <w:pPr>
        <w:rPr>
          <w:rtl/>
        </w:rPr>
      </w:pPr>
      <w:r w:rsidRPr="00C63571">
        <w:rPr>
          <w:rFonts w:hint="cs"/>
          <w:rtl/>
        </w:rPr>
        <w:t>אלא ה</w:t>
      </w:r>
      <w:r>
        <w:rPr>
          <w:rtl/>
        </w:rPr>
        <w:t>"</w:t>
      </w:r>
      <w:r w:rsidRPr="00C63571">
        <w:rPr>
          <w:rFonts w:hint="cs"/>
          <w:rtl/>
        </w:rPr>
        <w:t>ק</w:t>
      </w:r>
      <w:r>
        <w:rPr>
          <w:rtl/>
        </w:rPr>
        <w:t xml:space="preserve">: נראין דברי </w:t>
      </w:r>
      <w:r>
        <w:rPr>
          <w:rStyle w:val="2fb"/>
          <w:rtl/>
          <w:rPrChange w:id="9140" w:author="מנוע אמוראים" w:date="2026-10-05T16:40:54Z">
            <w:rPr>
              <w:rtl/>
            </w:rPr>
          </w:rPrChange>
        </w:rPr>
        <w:t xml:space="preserve">ר</w:t>
      </w:r>
      <w:r>
        <w:rPr>
          <w:rStyle w:val="2fb"/>
          <w:rtl/>
          <w:rPrChange w:id="9141" w:author="מנוע אמוראים" w:date="2026-10-05T16:40:54Z">
            <w:rPr>
              <w:rtl/>
            </w:rPr>
          </w:rPrChange>
        </w:rPr>
        <w:t xml:space="preserve">"</w:t>
      </w:r>
      <w:r>
        <w:rPr>
          <w:rStyle w:val="2fb"/>
          <w:rFonts w:hint="cs"/>
          <w:rtl/>
          <w:rPrChange w:id="9142" w:author="מנוע אמוראים" w:date="2026-10-05T16:40:54Z">
            <w:rPr>
              <w:rFonts w:hint="cs"/>
              <w:rtl/>
            </w:rPr>
          </w:rPrChange>
        </w:rPr>
        <w:t xml:space="preserve">י</w:t>
      </w:r>
      <w:r>
        <w:rPr>
          <w:rFonts w:hint="cs"/>
          <w:rtl/>
        </w:rPr>
        <w:t xml:space="preserve"> </w:t>
      </w:r>
      <w:r>
        <w:rPr>
          <w:rStyle w:val="2fb"/>
          <w:rFonts w:hint="cs"/>
          <w:rtl/>
          <w:rPrChange w:id="9143" w:author="מנוע אמוראים" w:date="2026-10-05T16:40:54Z">
            <w:rPr>
              <w:rFonts w:hint="cs"/>
              <w:rtl/>
            </w:rPr>
          </w:rPrChange>
        </w:rPr>
        <w:t xml:space="preserve">לר</w:t>
      </w:r>
      <w:r>
        <w:rPr>
          <w:rStyle w:val="2fb"/>
          <w:rtl/>
          <w:rPrChange w:id="9144" w:author="מנוע אמוראים" w:date="2026-10-05T16:40:54Z">
            <w:rPr>
              <w:rtl/>
            </w:rPr>
          </w:rPrChange>
        </w:rPr>
        <w:t xml:space="preserve">"</w:t>
      </w:r>
      <w:r>
        <w:rPr>
          <w:rStyle w:val="2fb"/>
          <w:rFonts w:hint="cs"/>
          <w:rtl/>
          <w:rPrChange w:id="9145" w:author="מנוע אמוראים" w:date="2026-10-05T16:40:54Z">
            <w:rPr>
              <w:rFonts w:hint="cs"/>
              <w:rtl/>
            </w:rPr>
          </w:rPrChange>
        </w:rPr>
        <w:t xml:space="preserve">ח</w:t>
      </w:r>
      <w:r>
        <w:rPr>
          <w:rFonts w:hint="cs"/>
          <w:rtl/>
        </w:rPr>
        <w:t xml:space="preserve"> </w:t>
      </w:r>
      <w:r>
        <w:rPr>
          <w:rStyle w:val="2fb"/>
          <w:rFonts w:hint="cs"/>
          <w:rtl/>
          <w:rPrChange w:id="9146" w:author="מנוע אמוראים" w:date="2026-10-05T16:40:54Z">
            <w:rPr>
              <w:rFonts w:hint="cs"/>
              <w:rtl/>
            </w:rPr>
          </w:rPrChange>
        </w:rPr>
        <w:t xml:space="preserve">בריה</w:t>
      </w:r>
      <w:r>
        <w:rPr>
          <w:rStyle w:val="2fb"/>
          <w:rtl/>
          <w:rPrChange w:id="9147" w:author="מנוע אמוראים" w:date="2026-10-05T16:40:54Z">
            <w:rPr>
              <w:rtl/>
            </w:rPr>
          </w:rPrChange>
        </w:rPr>
        <w:t xml:space="preserve">"</w:t>
      </w:r>
      <w:r>
        <w:rPr>
          <w:rStyle w:val="2fb"/>
          <w:rFonts w:hint="cs"/>
          <w:rtl/>
          <w:rPrChange w:id="9148" w:author="מנוע אמוראים" w:date="2026-10-05T16:40:54Z">
            <w:rPr>
              <w:rFonts w:hint="cs"/>
              <w:rtl/>
            </w:rPr>
          </w:rPrChange>
        </w:rPr>
        <w:t xml:space="preserve">ג</w:t>
      </w:r>
      <w:r>
        <w:rPr>
          <w:rFonts w:hint="cs"/>
          <w:rtl/>
        </w:rPr>
        <w:t xml:space="preserve"> </w:t>
      </w:r>
      <w:r>
        <w:rPr>
          <w:rtl/>
        </w:rPr>
        <w:t xml:space="preserve">באשפה שבשוק, שאף </w:t>
      </w:r>
      <w:r>
        <w:rPr>
          <w:rStyle w:val="2fb"/>
          <w:rtl/>
          <w:rPrChange w:id="9149" w:author="מנוע אמוראים" w:date="2026-10-05T16:40:54Z">
            <w:rPr>
              <w:rtl/>
            </w:rPr>
          </w:rPrChange>
        </w:rPr>
        <w:t xml:space="preserve">ר</w:t>
      </w:r>
      <w:r>
        <w:rPr>
          <w:rStyle w:val="2fb"/>
          <w:rtl/>
          <w:rPrChange w:id="9150" w:author="מנוע אמוראים" w:date="2026-10-05T16:40:54Z">
            <w:rPr>
              <w:rtl/>
            </w:rPr>
          </w:rPrChange>
        </w:rPr>
        <w:t xml:space="preserve">"</w:t>
      </w:r>
      <w:r>
        <w:rPr>
          <w:rStyle w:val="2fb"/>
          <w:rFonts w:hint="cs"/>
          <w:rtl/>
          <w:rPrChange w:id="9151" w:author="מנוע אמוראים" w:date="2026-10-05T16:40:54Z">
            <w:rPr>
              <w:rFonts w:hint="cs"/>
              <w:rtl/>
            </w:rPr>
          </w:rPrChange>
        </w:rPr>
        <w:t xml:space="preserve">ח</w:t>
      </w:r>
      <w:r>
        <w:rPr>
          <w:rFonts w:hint="cs"/>
          <w:rtl/>
        </w:rPr>
        <w:t xml:space="preserve"> </w:t>
      </w:r>
      <w:r>
        <w:rPr>
          <w:rStyle w:val="2fb"/>
          <w:rFonts w:hint="cs"/>
          <w:rtl/>
          <w:rPrChange w:id="9152" w:author="מנוע אמוראים" w:date="2026-10-05T16:40:54Z">
            <w:rPr>
              <w:rFonts w:hint="cs"/>
              <w:rtl/>
            </w:rPr>
          </w:rPrChange>
        </w:rPr>
        <w:t xml:space="preserve">בריה</w:t>
      </w:r>
      <w:r>
        <w:rPr>
          <w:rStyle w:val="2fb"/>
          <w:rtl/>
          <w:rPrChange w:id="9153" w:author="מנוע אמוראים" w:date="2026-10-05T16:40:54Z">
            <w:rPr>
              <w:rtl/>
            </w:rPr>
          </w:rPrChange>
        </w:rPr>
        <w:t xml:space="preserve">"</w:t>
      </w:r>
      <w:r>
        <w:rPr>
          <w:rStyle w:val="2fb"/>
          <w:rFonts w:hint="cs"/>
          <w:rtl/>
          <w:rPrChange w:id="9154" w:author="מנוע אמוראים" w:date="2026-10-05T16:40:54Z">
            <w:rPr>
              <w:rFonts w:hint="cs"/>
              <w:rtl/>
            </w:rPr>
          </w:rPrChange>
        </w:rPr>
        <w:t xml:space="preserve">ג</w:t>
      </w:r>
      <w:r>
        <w:rPr>
          <w:rFonts w:hint="cs"/>
          <w:rtl/>
        </w:rPr>
        <w:t xml:space="preserve"> </w:t>
      </w:r>
      <w:r w:rsidRPr="00C63571">
        <w:rPr>
          <w:rtl/>
        </w:rPr>
        <w:t>לא נחלק עליו אלא באשפה שבבית, אבל באשפה שבשוק מודי ליה, ונראין כו'.</w:t>
      </w:r>
    </w:p>
    <w:p w14:paraId="6186B890" w14:textId="77777777" w:rsidR="0046556D" w:rsidRDefault="00BD6C4F" w:rsidP="00BD6C4F">
      <w:pPr>
        <w:jc w:val="center"/>
        <w:rPr>
          <w:del w:id="90008" w:author="מנוע עיצוב" w:date="2026-10-08T11:01:28Z"/>
          <w:rtl/>
        </w:rPr>
      </w:pPr>
      <w:del w:id="90007" w:author="מנוע עיצוב" w:date="2026-10-08T11:01:28Z">
        <w:r>
          <w:rPr>
            <w:rFonts w:ascii="BA חניכי הישיבות" w:hAnsi="BA חניכי הישיבות" w:cs="BA חניכי הישיבות"/>
            <w:rtl/>
          </w:rPr>
          <w:delText xml:space="preserve">׻</w:delText>
        </w:r>
      </w:del>
    </w:p>
    <w:p w14:paraId="086346D4" w14:textId="77777777" w:rsidR="00BD6C4F" w:rsidRPr="00A55767" w:rsidRDefault="00BD6C4F" w:rsidP="00BD6C4F">
      <w:pPr>
        <w:pStyle w:val="affff1"/>
        <w:rPr>
          <w:b/>
          <w:rtl/>
        </w:rPr>
      </w:pPr>
      <w:ins w:id="9801" w:author="מספור קטעי משנה" w:date="2026-10-06T10:03:57Z">
        <w:r>
          <w:rPr>
            <w:rStyle w:val="MisparKeta"/>
          </w:rPr>
          <w:t xml:space="preserve">א. </w:t>
        </w:r>
      </w:ins>
      <w:r w:rsidRPr="00A55767">
        <w:rPr>
          <w:b/>
          <w:rtl/>
        </w:rPr>
        <w:t>חוץ מחרש שוטה וקטן, שמא יקלקלו את שחיטתן.</w:t>
      </w:r>
    </w:p>
    <w:p w14:paraId="63A0F6AD" w14:textId="77777777" w:rsidR="0046556D" w:rsidRDefault="00BD6C4F" w:rsidP="00BD6C4F">
      <w:pPr>
        <w:rPr>
          <w:rtl/>
        </w:rPr>
      </w:pPr>
      <w:r w:rsidRPr="00C63571">
        <w:rPr>
          <w:rtl/>
        </w:rPr>
        <w:t>שמא קלקלו לא קתני אלא שמא יקלקלו, אמר רבא: זאת אומרת אין מוסרין להן חולין לכתחלה.</w:t>
      </w:r>
    </w:p>
    <w:p w14:paraId="31242583" w14:textId="77777777" w:rsidR="0046556D" w:rsidRDefault="00BD6C4F" w:rsidP="00BD6C4F">
      <w:pPr>
        <w:jc w:val="center"/>
        <w:rPr>
          <w:del w:id="90010" w:author="מנוע עיצוב" w:date="2026-10-08T11:01:28Z"/>
          <w:rtl/>
        </w:rPr>
      </w:pPr>
      <w:del w:id="90009" w:author="מנוע עיצוב" w:date="2026-10-08T11:01:28Z">
        <w:r>
          <w:rPr>
            <w:rFonts w:ascii="BA חניכי הישיבות" w:hAnsi="BA חניכי הישיבות" w:cs="BA חניכי הישיבות"/>
            <w:rtl/>
          </w:rPr>
          <w:lastRenderedPageBreak/>
          <w:delText xml:space="preserve">׻</w:delText>
        </w:r>
      </w:del>
    </w:p>
    <w:p w14:paraId="52BFE430" w14:textId="77777777" w:rsidR="00BD6C4F" w:rsidRPr="00337332" w:rsidRDefault="00BD6C4F" w:rsidP="00BD6C4F">
      <w:pPr>
        <w:pStyle w:val="affff1"/>
        <w:rPr>
          <w:b/>
          <w:rtl/>
        </w:rPr>
      </w:pPr>
      <w:ins w:id="9802" w:author="מספור קטעי משנה" w:date="2026-10-06T10:03:57Z">
        <w:r>
          <w:rPr>
            <w:rStyle w:val="MisparKeta"/>
          </w:rPr>
          <w:t xml:space="preserve">א. </w:t>
        </w:r>
      </w:ins>
      <w:r w:rsidRPr="00337332">
        <w:rPr>
          <w:b/>
          <w:rtl/>
        </w:rPr>
        <w:t>וכולן ששחטו ואחרים רואים אותם - שחיטתן כשרה.</w:t>
      </w:r>
    </w:p>
    <w:p w14:paraId="26A1D7DC" w14:textId="77777777" w:rsidR="0046556D" w:rsidRDefault="00BD6C4F" w:rsidP="00BD6C4F">
      <w:pPr>
        <w:rPr>
          <w:rtl/>
        </w:rPr>
      </w:pPr>
      <w:r w:rsidRPr="00C63571">
        <w:rPr>
          <w:rtl/>
        </w:rPr>
        <w:t>מאן תנא דלא בעינן כוונה לשחיטה</w:t>
      </w:r>
    </w:p>
    <w:p w14:paraId="29E2E545" w14:textId="77777777" w:rsidR="0046556D" w:rsidRDefault="00BD6C4F" w:rsidP="00BD6C4F">
      <w:pPr>
        <w:rPr>
          <w:rtl/>
        </w:rPr>
      </w:pPr>
      <w:r w:rsidRPr="00C63571">
        <w:rPr>
          <w:rtl/>
        </w:rPr>
        <w:t>רבא: רבי נתן היא, דתני אושעיא זעירא דמן חבריא: זרק סכין לנועצה בכותל והלכה ושחטה כדרכה - רבי נתן מכשיר, וחכמים פוסלין.</w:t>
      </w:r>
    </w:p>
    <w:p w14:paraId="00825373" w14:textId="77777777" w:rsidR="0046556D" w:rsidRDefault="00BD6C4F" w:rsidP="00BD6C4F">
      <w:pPr>
        <w:rPr>
          <w:rtl/>
        </w:rPr>
      </w:pPr>
      <w:r w:rsidRPr="00C63571">
        <w:rPr>
          <w:rtl/>
        </w:rPr>
        <w:t>הוא תני לה, והוא אמר לה: הלכה כרבי נתן.</w:t>
      </w:r>
      <w:r w:rsidRPr="00C63571">
        <w:rPr>
          <w:rFonts w:hint="cs"/>
          <w:rtl/>
        </w:rPr>
        <w:t xml:space="preserve"> ומיירי </w:t>
      </w:r>
      <w:r w:rsidRPr="00C63571">
        <w:rPr>
          <w:rtl/>
        </w:rPr>
        <w:t xml:space="preserve">שהלכה ובאה כדרכה: </w:t>
      </w:r>
    </w:p>
    <w:p w14:paraId="22C80BEA" w14:textId="77777777" w:rsidR="0046556D" w:rsidRDefault="00BD6C4F" w:rsidP="00BD6C4F">
      <w:pPr>
        <w:rPr>
          <w:rtl/>
        </w:rPr>
      </w:pPr>
      <w:r w:rsidRPr="00C63571">
        <w:rPr>
          <w:rtl/>
        </w:rPr>
        <w:t>•</w:t>
      </w:r>
      <w:r w:rsidRPr="00C63571">
        <w:rPr>
          <w:rFonts w:hint="cs"/>
          <w:rtl/>
        </w:rPr>
        <w:t xml:space="preserve"> </w:t>
      </w:r>
      <w:r w:rsidRPr="00C63571">
        <w:rPr>
          <w:rtl/>
        </w:rPr>
        <w:t>א</w:t>
      </w:r>
      <w:r w:rsidRPr="00C63571">
        <w:rPr>
          <w:rFonts w:hint="cs"/>
          <w:rtl/>
        </w:rPr>
        <w:t>רחב'א ב</w:t>
      </w:r>
      <w:r w:rsidRPr="00C63571">
        <w:rPr>
          <w:rtl/>
        </w:rPr>
        <w:t xml:space="preserve">עי </w:t>
      </w:r>
      <w:r>
        <w:rPr>
          <w:rStyle w:val="2fb"/>
          <w:rtl/>
          <w:rPrChange w:id="9155" w:author="מנוע אמוראים" w:date="2026-10-05T16:40:54Z">
            <w:rPr>
              <w:rtl/>
            </w:rPr>
          </w:rPrChange>
        </w:rPr>
        <w:t xml:space="preserve">רי"ו</w:t>
      </w:r>
      <w:r w:rsidRPr="00C63571">
        <w:rPr>
          <w:rtl/>
        </w:rPr>
        <w:t xml:space="preserve">: קטן יש לו מחשבה או אין לו מחשבה? </w:t>
      </w:r>
    </w:p>
    <w:p w14:paraId="6F7DDF21" w14:textId="77777777" w:rsidR="0046556D" w:rsidRDefault="00BD6C4F" w:rsidP="00BD6C4F">
      <w:pPr>
        <w:rPr>
          <w:rtl/>
        </w:rPr>
      </w:pPr>
      <w:r w:rsidRPr="00C63571">
        <w:rPr>
          <w:rFonts w:hint="cs"/>
          <w:rtl/>
        </w:rPr>
        <w:t>רב אמי כמו דלא בעי לה מעשה דתנן יש להן מעשה ה</w:t>
      </w:r>
      <w:r>
        <w:rPr>
          <w:rtl/>
        </w:rPr>
        <w:t>"</w:t>
      </w:r>
      <w:r w:rsidRPr="00C63571">
        <w:rPr>
          <w:rFonts w:hint="cs"/>
          <w:rtl/>
        </w:rPr>
        <w:t xml:space="preserve">נ לא תיבעי מחשבה דתנן אין להם מחשבה </w:t>
      </w:r>
    </w:p>
    <w:p w14:paraId="4AE5F980" w14:textId="77777777" w:rsidR="0046556D" w:rsidRDefault="00BD6C4F" w:rsidP="00BD6C4F">
      <w:pPr>
        <w:rPr>
          <w:rtl/>
        </w:rPr>
      </w:pPr>
      <w:r w:rsidRPr="00C63571">
        <w:rPr>
          <w:rtl/>
        </w:rPr>
        <w:t>דתנן: האלון והרמון והאגוז שחקקום תינוקות למוד בהן עפר, או שהתקינום לכף מאזנים - טמאין, מפני שיש להן מעשה  ואין להן מחשבה!</w:t>
      </w:r>
    </w:p>
    <w:p w14:paraId="73A17325" w14:textId="77777777" w:rsidR="00BD6C4F" w:rsidRPr="00A55767" w:rsidRDefault="00BD6C4F" w:rsidP="00F07436">
      <w:pPr>
        <w:pStyle w:val="afff3"/>
        <w:framePr w:wrap="around"/>
        <w:rPr>
          <w:rtl/>
        </w:rPr>
      </w:pPr>
      <w:r w:rsidRPr="00A55767">
        <w:rPr>
          <w:rFonts w:hint="cs"/>
          <w:rtl/>
        </w:rPr>
        <w:t xml:space="preserve">יג. </w:t>
      </w:r>
    </w:p>
    <w:p w14:paraId="13CB55DE" w14:textId="77777777" w:rsidR="0046556D" w:rsidRDefault="00BD6C4F" w:rsidP="00BD6C4F">
      <w:pPr>
        <w:rPr>
          <w:rtl/>
        </w:rPr>
      </w:pPr>
      <w:r w:rsidRPr="00C63571">
        <w:rPr>
          <w:rtl/>
        </w:rPr>
        <w:t>א"ל: מחשבה גרידתא לא בעי</w:t>
      </w:r>
      <w:r w:rsidRPr="00C63571">
        <w:rPr>
          <w:rFonts w:hint="cs"/>
          <w:rtl/>
        </w:rPr>
        <w:t xml:space="preserve"> לה</w:t>
      </w:r>
      <w:r w:rsidRPr="00C63571">
        <w:rPr>
          <w:rtl/>
        </w:rPr>
        <w:t xml:space="preserve"> </w:t>
      </w:r>
      <w:r w:rsidRPr="00C63571">
        <w:rPr>
          <w:rFonts w:hint="cs"/>
          <w:rtl/>
        </w:rPr>
        <w:t>וכי בעי</w:t>
      </w:r>
      <w:r w:rsidRPr="00C63571">
        <w:rPr>
          <w:rtl/>
        </w:rPr>
        <w:t xml:space="preserve"> </w:t>
      </w:r>
      <w:r w:rsidRPr="00C63571">
        <w:rPr>
          <w:rFonts w:hint="cs"/>
          <w:rtl/>
        </w:rPr>
        <w:t>ב</w:t>
      </w:r>
      <w:r w:rsidRPr="00C63571">
        <w:rPr>
          <w:rtl/>
        </w:rPr>
        <w:t xml:space="preserve">מחשבתו ניכרת מתוך מעשיו, כגון </w:t>
      </w:r>
      <w:r w:rsidRPr="00C63571">
        <w:rPr>
          <w:rFonts w:hint="cs"/>
          <w:rtl/>
        </w:rPr>
        <w:t xml:space="preserve">שקיימת </w:t>
      </w:r>
      <w:r w:rsidRPr="00C63571">
        <w:rPr>
          <w:rtl/>
        </w:rPr>
        <w:t>עולה בדרום ו</w:t>
      </w:r>
      <w:r w:rsidRPr="00C63571">
        <w:rPr>
          <w:rFonts w:hint="cs"/>
          <w:rtl/>
        </w:rPr>
        <w:t>הביאה ל</w:t>
      </w:r>
      <w:r w:rsidRPr="00C63571">
        <w:rPr>
          <w:rtl/>
        </w:rPr>
        <w:t xml:space="preserve">צפון ושחטה, מאי? מדאתייא בצפון ושחט איכוין לה, </w:t>
      </w:r>
    </w:p>
    <w:p w14:paraId="7AA9F033" w14:textId="07C403D0" w:rsidR="0046556D" w:rsidRDefault="00BD6C4F" w:rsidP="00BD6C4F">
      <w:pPr>
        <w:rPr>
          <w:rtl/>
        </w:rPr>
      </w:pPr>
      <w:r w:rsidRPr="002C2589">
        <w:rPr>
          <w:b/>
          <w:bCs/>
          <w:rtl/>
        </w:rPr>
        <w:t>או"</w:t>
      </w:r>
      <w:r w:rsidRPr="002C2589">
        <w:rPr>
          <w:rFonts w:hint="cs"/>
          <w:b/>
          <w:bCs/>
          <w:rtl/>
        </w:rPr>
        <w:t>ד</w:t>
      </w:r>
      <w:r w:rsidRPr="00C63571">
        <w:rPr>
          <w:rtl/>
        </w:rPr>
        <w:t xml:space="preserve"> מקום הוא דלא איתרמי ליה? הא נמי אמרה </w:t>
      </w:r>
      <w:r>
        <w:rPr>
          <w:rStyle w:val="2fb"/>
          <w:rtl/>
          <w:rPrChange w:id="9156" w:author="מנוע אמוראים" w:date="2026-10-05T16:40:54Z">
            <w:rPr>
              <w:rtl/>
            </w:rPr>
          </w:rPrChange>
        </w:rPr>
        <w:t xml:space="preserve">רי"ו</w:t>
      </w:r>
      <w:r w:rsidRPr="00C63571">
        <w:rPr>
          <w:rtl/>
        </w:rPr>
        <w:t xml:space="preserve"> חדא זימנא!</w:t>
      </w:r>
    </w:p>
    <w:p w14:paraId="6470CA76" w14:textId="77777777" w:rsidR="0046556D" w:rsidRDefault="00BD6C4F" w:rsidP="00BD6C4F">
      <w:pPr>
        <w:rPr>
          <w:rtl/>
        </w:rPr>
      </w:pPr>
      <w:r w:rsidRPr="00C63571">
        <w:rPr>
          <w:rtl/>
        </w:rPr>
        <w:t>דתנן: המעלה פירותיו לגג מפני הכנימה וירד עליהם טל אינן ב</w:t>
      </w:r>
      <w:r w:rsidRPr="00C63571">
        <w:rPr>
          <w:rFonts w:hint="cs"/>
          <w:rtl/>
        </w:rPr>
        <w:t>'</w:t>
      </w:r>
      <w:r w:rsidRPr="00C63571">
        <w:rPr>
          <w:rtl/>
        </w:rPr>
        <w:t>כי יותן</w:t>
      </w:r>
      <w:r w:rsidRPr="00C63571">
        <w:rPr>
          <w:rFonts w:hint="cs"/>
          <w:rtl/>
        </w:rPr>
        <w:t>'</w:t>
      </w:r>
      <w:r w:rsidRPr="00C63571">
        <w:rPr>
          <w:rtl/>
        </w:rPr>
        <w:t>, ואם נתכוין לכך</w:t>
      </w:r>
      <w:r w:rsidRPr="00C63571">
        <w:rPr>
          <w:rFonts w:hint="cs"/>
          <w:rtl/>
        </w:rPr>
        <w:t xml:space="preserve"> </w:t>
      </w:r>
      <w:r w:rsidRPr="00C63571">
        <w:rPr>
          <w:rtl/>
        </w:rPr>
        <w:t>הרי הן בכי יותן;</w:t>
      </w:r>
    </w:p>
    <w:p w14:paraId="56140D79" w14:textId="77777777" w:rsidR="0046556D" w:rsidRDefault="00BD6C4F" w:rsidP="00BD6C4F">
      <w:pPr>
        <w:rPr>
          <w:rtl/>
        </w:rPr>
      </w:pPr>
      <w:r w:rsidRPr="00C63571">
        <w:rPr>
          <w:rtl/>
        </w:rPr>
        <w:t>העלום חרש שוטה וקטן, אע</w:t>
      </w:r>
      <w:r>
        <w:rPr>
          <w:rtl/>
        </w:rPr>
        <w:t>"</w:t>
      </w:r>
      <w:r w:rsidRPr="00C63571">
        <w:rPr>
          <w:rtl/>
        </w:rPr>
        <w:t>פ שנתכוונו לכך אינן ב</w:t>
      </w:r>
      <w:r w:rsidRPr="00C63571">
        <w:rPr>
          <w:rFonts w:hint="cs"/>
          <w:rtl/>
        </w:rPr>
        <w:t>'</w:t>
      </w:r>
      <w:r w:rsidRPr="00C63571">
        <w:rPr>
          <w:rtl/>
        </w:rPr>
        <w:t>כי יותן</w:t>
      </w:r>
      <w:r w:rsidRPr="00C63571">
        <w:rPr>
          <w:rFonts w:hint="cs"/>
          <w:rtl/>
        </w:rPr>
        <w:t>'</w:t>
      </w:r>
      <w:r w:rsidRPr="00C63571">
        <w:rPr>
          <w:rtl/>
        </w:rPr>
        <w:t>, מפני שיש להן מעשה ואין להן מחשבה;</w:t>
      </w:r>
    </w:p>
    <w:p w14:paraId="5A55B76B" w14:textId="77777777" w:rsidR="0046556D" w:rsidRDefault="00BD6C4F" w:rsidP="00BD6C4F">
      <w:pPr>
        <w:rPr>
          <w:rtl/>
        </w:rPr>
      </w:pPr>
      <w:r>
        <w:rPr>
          <w:rStyle w:val="2fb"/>
          <w:rtl/>
          <w:rPrChange w:id="9157" w:author="מנוע אמוראים" w:date="2026-10-05T16:40:54Z">
            <w:rPr>
              <w:rtl/>
            </w:rPr>
          </w:rPrChange>
        </w:rPr>
        <w:t xml:space="preserve">וא</w:t>
      </w:r>
      <w:r>
        <w:rPr>
          <w:rStyle w:val="2fb"/>
          <w:rFonts w:hint="cs"/>
          <w:rtl/>
          <w:rPrChange w:id="9158" w:author="מנוע אמוראים" w:date="2026-10-05T16:40:54Z">
            <w:rPr>
              <w:rFonts w:hint="cs"/>
              <w:rtl/>
            </w:rPr>
          </w:rPrChange>
        </w:rPr>
        <w:t xml:space="preserve">רי</w:t>
      </w:r>
      <w:r>
        <w:rPr>
          <w:rStyle w:val="2fb"/>
          <w:rtl/>
          <w:rPrChange w:id="9159" w:author="מנוע אמוראים" w:date="2026-10-05T16:40:54Z">
            <w:rPr>
              <w:rtl/>
            </w:rPr>
          </w:rPrChange>
        </w:rPr>
        <w:t xml:space="preserve">"</w:t>
      </w:r>
      <w:r>
        <w:rPr>
          <w:rStyle w:val="2fb"/>
          <w:rFonts w:hint="cs"/>
          <w:rtl/>
          <w:rPrChange w:id="9160" w:author="מנוע אמוראים" w:date="2026-10-05T16:40:54Z">
            <w:rPr>
              <w:rFonts w:hint="cs"/>
              <w:rtl/>
            </w:rPr>
          </w:rPrChange>
        </w:rPr>
        <w:t xml:space="preserve">ו</w:t>
      </w:r>
      <w:r w:rsidRPr="00C63571">
        <w:rPr>
          <w:rtl/>
        </w:rPr>
        <w:t>: ל"ש אלא שלא היפך בהן, אבל היפך בהן - הרי זה בכי יותן!</w:t>
      </w:r>
    </w:p>
    <w:p w14:paraId="256A6342" w14:textId="77777777" w:rsidR="0046556D" w:rsidRDefault="00BD6C4F" w:rsidP="00BD6C4F">
      <w:pPr>
        <w:rPr>
          <w:rtl/>
        </w:rPr>
      </w:pPr>
      <w:r w:rsidRPr="00C63571">
        <w:rPr>
          <w:rtl/>
        </w:rPr>
        <w:t>הכי בעיא ליה: דאורייתא או דרבנן.</w:t>
      </w:r>
    </w:p>
    <w:p w14:paraId="7D6E9737" w14:textId="77777777" w:rsidR="0046556D" w:rsidRDefault="00BD6C4F" w:rsidP="00BD6C4F">
      <w:pPr>
        <w:rPr>
          <w:rtl/>
        </w:rPr>
      </w:pPr>
      <w:r w:rsidRPr="00C63571">
        <w:rPr>
          <w:rtl/>
        </w:rPr>
        <w:t>•</w:t>
      </w:r>
      <w:r>
        <w:rPr>
          <w:rFonts w:hint="cs"/>
          <w:rtl/>
        </w:rPr>
        <w:t xml:space="preserve"> </w:t>
      </w:r>
      <w:r>
        <w:rPr>
          <w:rStyle w:val="2fb"/>
          <w:rFonts w:hint="cs"/>
          <w:rtl/>
          <w:rPrChange w:id="9161" w:author="מנוע אמוראים" w:date="2026-10-05T16:40:54Z">
            <w:rPr>
              <w:rFonts w:hint="cs"/>
              <w:rtl/>
            </w:rPr>
          </w:rPrChange>
        </w:rPr>
        <w:t xml:space="preserve">רנב</w:t>
      </w:r>
      <w:r>
        <w:rPr>
          <w:rStyle w:val="2fb"/>
          <w:rtl/>
          <w:rPrChange w:id="9162" w:author="מנוע אמוראים" w:date="2026-10-05T16:40:54Z">
            <w:rPr>
              <w:rtl/>
            </w:rPr>
          </w:rPrChange>
        </w:rPr>
        <w:t xml:space="preserve">"</w:t>
      </w:r>
      <w:r>
        <w:rPr>
          <w:rStyle w:val="2fb"/>
          <w:rFonts w:hint="cs"/>
          <w:rtl/>
          <w:rPrChange w:id="9163" w:author="מנוע אמוראים" w:date="2026-10-05T16:40:54Z">
            <w:rPr>
              <w:rFonts w:hint="cs"/>
              <w:rtl/>
            </w:rPr>
          </w:rPrChange>
        </w:rPr>
        <w:t xml:space="preserve">י</w:t>
      </w:r>
      <w:r w:rsidRPr="00C63571">
        <w:rPr>
          <w:rtl/>
        </w:rPr>
        <w:t xml:space="preserve"> מתני הכי: </w:t>
      </w:r>
      <w:r>
        <w:rPr>
          <w:rStyle w:val="2fb"/>
          <w:rFonts w:hint="cs"/>
          <w:rtl/>
          <w:rPrChange w:id="9164" w:author="מנוע אמוראים" w:date="2026-10-05T16:40:54Z">
            <w:rPr>
              <w:rFonts w:hint="cs"/>
              <w:rtl/>
            </w:rPr>
          </w:rPrChange>
        </w:rPr>
        <w:t xml:space="preserve">ארחב</w:t>
      </w:r>
      <w:r>
        <w:rPr>
          <w:rStyle w:val="2fb"/>
          <w:rtl/>
          <w:rPrChange w:id="9165" w:author="מנוע אמוראים" w:date="2026-10-05T16:40:54Z">
            <w:rPr>
              <w:rtl/>
            </w:rPr>
          </w:rPrChange>
        </w:rPr>
        <w:t xml:space="preserve">"</w:t>
      </w:r>
      <w:r>
        <w:rPr>
          <w:rStyle w:val="2fb"/>
          <w:rFonts w:hint="cs"/>
          <w:rtl/>
          <w:rPrChange w:id="9166" w:author="מנוע אמוראים" w:date="2026-10-05T16:40:54Z">
            <w:rPr>
              <w:rFonts w:hint="cs"/>
              <w:rtl/>
            </w:rPr>
          </w:rPrChange>
        </w:rPr>
        <w:t xml:space="preserve">א</w:t>
      </w:r>
      <w:r>
        <w:rPr>
          <w:rFonts w:hint="cs"/>
          <w:rtl/>
        </w:rPr>
        <w:t xml:space="preserve"> </w:t>
      </w:r>
      <w:r>
        <w:rPr>
          <w:rtl/>
        </w:rPr>
        <w:t xml:space="preserve">בעי </w:t>
      </w:r>
      <w:r>
        <w:rPr>
          <w:rStyle w:val="2fb"/>
          <w:rtl/>
          <w:rPrChange w:id="9167" w:author="מנוע אמוראים" w:date="2026-10-05T16:40:54Z">
            <w:rPr>
              <w:rtl/>
            </w:rPr>
          </w:rPrChange>
        </w:rPr>
        <w:t xml:space="preserve">ר</w:t>
      </w:r>
      <w:r>
        <w:rPr>
          <w:rStyle w:val="2fb"/>
          <w:rFonts w:hint="cs"/>
          <w:rtl/>
          <w:rPrChange w:id="9168" w:author="מנוע אמוראים" w:date="2026-10-05T16:40:54Z">
            <w:rPr>
              <w:rFonts w:hint="cs"/>
              <w:rtl/>
            </w:rPr>
          </w:rPrChange>
        </w:rPr>
        <w:t xml:space="preserve">י</w:t>
      </w:r>
      <w:r>
        <w:rPr>
          <w:rStyle w:val="2fb"/>
          <w:rtl/>
          <w:rPrChange w:id="9169" w:author="מנוע אמוראים" w:date="2026-10-05T16:40:54Z">
            <w:rPr>
              <w:rtl/>
            </w:rPr>
          </w:rPrChange>
        </w:rPr>
        <w:t xml:space="preserve">"</w:t>
      </w:r>
      <w:r>
        <w:rPr>
          <w:rStyle w:val="2fb"/>
          <w:rFonts w:hint="cs"/>
          <w:rtl/>
          <w:rPrChange w:id="9170" w:author="מנוע אמוראים" w:date="2026-10-05T16:40:54Z">
            <w:rPr>
              <w:rFonts w:hint="cs"/>
              <w:rtl/>
            </w:rPr>
          </w:rPrChange>
        </w:rPr>
        <w:t xml:space="preserve">ו</w:t>
      </w:r>
      <w:r w:rsidRPr="00C63571">
        <w:rPr>
          <w:rtl/>
        </w:rPr>
        <w:t xml:space="preserve">: קטן יש לו מעשה או אין לו מעשה? </w:t>
      </w:r>
    </w:p>
    <w:p w14:paraId="16AC1AAF" w14:textId="77777777" w:rsidR="0046556D" w:rsidRDefault="00BD6C4F" w:rsidP="00BD6C4F">
      <w:pPr>
        <w:rPr>
          <w:rtl/>
        </w:rPr>
      </w:pPr>
      <w:r w:rsidRPr="00C63571">
        <w:rPr>
          <w:rtl/>
        </w:rPr>
        <w:t xml:space="preserve">א"ל רבי אמי: </w:t>
      </w:r>
      <w:r w:rsidRPr="00C63571">
        <w:rPr>
          <w:rFonts w:hint="cs"/>
          <w:rtl/>
        </w:rPr>
        <w:t>כמו דלא תיבעי מחשבה דתנן אין להן מחשבה ה</w:t>
      </w:r>
      <w:r>
        <w:rPr>
          <w:rtl/>
        </w:rPr>
        <w:t>"</w:t>
      </w:r>
      <w:r w:rsidRPr="00C63571">
        <w:rPr>
          <w:rFonts w:hint="cs"/>
          <w:rtl/>
        </w:rPr>
        <w:t xml:space="preserve">נ לא תיבעי מעשה דתנן יש להן מעשה </w:t>
      </w:r>
    </w:p>
    <w:p w14:paraId="63886F3C" w14:textId="77777777" w:rsidR="0046556D" w:rsidRDefault="00BD6C4F" w:rsidP="00BD6C4F">
      <w:pPr>
        <w:rPr>
          <w:rtl/>
        </w:rPr>
      </w:pPr>
      <w:r w:rsidRPr="00C63571">
        <w:rPr>
          <w:rFonts w:hint="cs"/>
          <w:rtl/>
        </w:rPr>
        <w:t>הכי</w:t>
      </w:r>
      <w:r w:rsidRPr="00C63571">
        <w:rPr>
          <w:rtl/>
        </w:rPr>
        <w:t xml:space="preserve"> בעיא ליה: דאורייתא או דרבנן? </w:t>
      </w:r>
    </w:p>
    <w:p w14:paraId="04202B77" w14:textId="77777777" w:rsidR="0046556D" w:rsidRDefault="00BD6C4F" w:rsidP="00BD6C4F">
      <w:pPr>
        <w:rPr>
          <w:rtl/>
        </w:rPr>
      </w:pPr>
      <w:r w:rsidRPr="00C63571">
        <w:rPr>
          <w:rtl/>
        </w:rPr>
        <w:t xml:space="preserve">ופשיט: יש להן מעשה ואפילו מדאורייתא, אין להן מחשבה ואפי' מדרבנן, </w:t>
      </w:r>
    </w:p>
    <w:p w14:paraId="61301F76" w14:textId="77777777" w:rsidR="0046556D" w:rsidRDefault="00BD6C4F" w:rsidP="00BD6C4F">
      <w:pPr>
        <w:rPr>
          <w:rtl/>
        </w:rPr>
      </w:pPr>
      <w:r w:rsidRPr="00C63571">
        <w:rPr>
          <w:rtl/>
        </w:rPr>
        <w:t>מחשבתו ניכרת מתוך מעשיו מדאורייתא אין לו, מדרבנן יש לו.</w:t>
      </w:r>
    </w:p>
    <w:p w14:paraId="0E33EAA8" w14:textId="77777777" w:rsidR="0046556D" w:rsidRDefault="00BD6C4F" w:rsidP="00BD6C4F">
      <w:pPr>
        <w:rPr>
          <w:rtl/>
        </w:rPr>
      </w:pPr>
      <w:r w:rsidRPr="00AB425A">
        <w:rPr>
          <w:b/>
          <w:bCs/>
          <w:rtl/>
        </w:rPr>
        <w:t>•</w:t>
      </w:r>
      <w:r w:rsidRPr="00AB425A">
        <w:rPr>
          <w:rFonts w:hint="cs"/>
          <w:b/>
          <w:bCs/>
          <w:rtl/>
        </w:rPr>
        <w:t xml:space="preserve"> </w:t>
      </w:r>
      <w:r>
        <w:rPr>
          <w:b/>
          <w:bCs/>
          <w:rtl/>
        </w:rPr>
        <w:t xml:space="preserve">בעא שמואל </w:t>
      </w:r>
      <w:r>
        <w:rPr>
          <w:rStyle w:val="2fb"/>
          <w:b/>
          <w:bCs/>
          <w:rtl/>
          <w:rPrChange w:id="9171" w:author="מנוע אמוראים" w:date="2026-10-05T16:40:54Z">
            <w:rPr>
              <w:b/>
              <w:bCs/>
              <w:rtl/>
            </w:rPr>
          </w:rPrChange>
        </w:rPr>
        <w:t xml:space="preserve">מר"</w:t>
      </w:r>
      <w:r>
        <w:rPr>
          <w:rStyle w:val="2fb"/>
          <w:rFonts w:hint="cs"/>
          <w:b/>
          <w:bCs/>
          <w:rtl/>
          <w:rPrChange w:id="9172" w:author="מנוע אמוראים" w:date="2026-10-05T16:40:54Z">
            <w:rPr>
              <w:rFonts w:hint="cs"/>
              <w:b/>
              <w:bCs/>
              <w:rtl/>
            </w:rPr>
          </w:rPrChange>
        </w:rPr>
        <w:t xml:space="preserve">ה</w:t>
      </w:r>
      <w:r w:rsidRPr="00C63571">
        <w:rPr>
          <w:rtl/>
        </w:rPr>
        <w:t xml:space="preserve">: מנין למתעסק בקדשים שהוא פסול? </w:t>
      </w:r>
    </w:p>
    <w:p w14:paraId="78BDDB03" w14:textId="77777777" w:rsidR="0046556D" w:rsidRDefault="00BD6C4F" w:rsidP="00BD6C4F">
      <w:pPr>
        <w:rPr>
          <w:rtl/>
        </w:rPr>
      </w:pPr>
      <w:r w:rsidRPr="00C63571">
        <w:rPr>
          <w:rtl/>
        </w:rPr>
        <w:t>שנא:</w:t>
      </w:r>
      <w:r w:rsidRPr="00A71A5E">
        <w:rPr>
          <w:rStyle w:val="afffff0"/>
          <w:rtl/>
        </w:rPr>
        <w:t xml:space="preserve"> </w:t>
      </w:r>
      <w:r w:rsidRPr="00A71A5E">
        <w:rPr>
          <w:rStyle w:val="afffff0"/>
          <w:rFonts w:hint="cs"/>
          <w:rtl/>
        </w:rPr>
        <w:t>'</w:t>
      </w:r>
      <w:r w:rsidRPr="00A71A5E">
        <w:rPr>
          <w:rStyle w:val="afffff0"/>
          <w:rtl/>
        </w:rPr>
        <w:t>ושחט את בן הבקר</w:t>
      </w:r>
      <w:r w:rsidRPr="00A71A5E">
        <w:rPr>
          <w:rStyle w:val="afffff0"/>
          <w:rFonts w:hint="cs"/>
          <w:rtl/>
        </w:rPr>
        <w:t>'</w:t>
      </w:r>
      <w:r w:rsidRPr="00A71A5E">
        <w:rPr>
          <w:rStyle w:val="afffff0"/>
          <w:rtl/>
        </w:rPr>
        <w:t>,</w:t>
      </w:r>
      <w:r w:rsidRPr="00C63571">
        <w:rPr>
          <w:rtl/>
        </w:rPr>
        <w:t xml:space="preserve"> שתהא שחיטה לשם בן בקר.</w:t>
      </w:r>
    </w:p>
    <w:p w14:paraId="2687F3D5" w14:textId="77777777" w:rsidR="0046556D" w:rsidRDefault="00BD6C4F" w:rsidP="00BD6C4F">
      <w:pPr>
        <w:rPr>
          <w:rtl/>
        </w:rPr>
      </w:pPr>
      <w:r w:rsidRPr="00C63571">
        <w:rPr>
          <w:rFonts w:hint="cs"/>
          <w:rtl/>
        </w:rPr>
        <w:t>ואפי' לעכב-</w:t>
      </w:r>
      <w:r w:rsidRPr="00A71A5E">
        <w:rPr>
          <w:rStyle w:val="afffff0"/>
          <w:rFonts w:hint="cs"/>
          <w:rtl/>
        </w:rPr>
        <w:t xml:space="preserve"> '</w:t>
      </w:r>
      <w:r w:rsidRPr="00A71A5E">
        <w:rPr>
          <w:rStyle w:val="afffff0"/>
          <w:rtl/>
        </w:rPr>
        <w:t>רצונכם תזבחוהו</w:t>
      </w:r>
      <w:r w:rsidRPr="00A71A5E">
        <w:rPr>
          <w:rStyle w:val="afffff0"/>
          <w:rFonts w:hint="cs"/>
          <w:rtl/>
        </w:rPr>
        <w:t>'</w:t>
      </w:r>
      <w:r w:rsidRPr="00A71A5E">
        <w:rPr>
          <w:rStyle w:val="afffff0"/>
          <w:rtl/>
        </w:rPr>
        <w:t>,</w:t>
      </w:r>
      <w:r w:rsidRPr="00C63571">
        <w:rPr>
          <w:rtl/>
        </w:rPr>
        <w:t xml:space="preserve"> לדעתכם זבוחו: </w:t>
      </w:r>
    </w:p>
    <w:p w14:paraId="48A20207" w14:textId="77777777" w:rsidR="0046556D" w:rsidRDefault="00BD6C4F" w:rsidP="00BD6C4F">
      <w:pPr>
        <w:jc w:val="center"/>
        <w:rPr>
          <w:rtl/>
        </w:rPr>
      </w:pPr>
      <w:r w:rsidRPr="00C63571">
        <w:rPr>
          <w:rFonts w:ascii="BA  Leukmey Girsa Regular" w:hAnsi="BA  Leukmey Girsa Regular" w:cs="BA  Leukmey Girsa Regular"/>
          <w:color w:val="808080" w:themeColor="background1" w:themeShade="80"/>
          <w:sz w:val="22"/>
          <w:szCs w:val="22"/>
          <w:rtl/>
        </w:rPr>
        <w:t>׹׶</w:t>
      </w:r>
    </w:p>
    <w:p>
      <w:pPr>
        <w:pStyle w:val="MishnaBatzad"/>
        <w:rPr>
          <w:ins w:id="20052" w:author="קלוד" w:date="2026-10-06T10:08:36Z"/>
        </w:rPr>
      </w:pPr>
      <w:ins w:id="20051" w:author="קלוד" w:date="2026-10-06T10:08:36Z">
        <w:r>
          <w:t xml:space="preserve">משנה א</w:t>
        </w:r>
      </w:ins>
    </w:p>
    <w:p w14:paraId="0A34A39C" w14:textId="77777777" w:rsidR="00BD6C4F" w:rsidRPr="00337332" w:rsidRDefault="00BD6C4F" w:rsidP="00BD6C4F">
      <w:pPr>
        <w:pStyle w:val="afff9"/>
        <w:rPr>
          <w:del w:id="20006" w:author="קלוד" w:date="2026-10-06T10:14:23Z"/>
          <w:b/>
          <w:rtl/>
        </w:rPr>
      </w:pPr>
      <w:ins w:id="9803" w:author="מספור קטעי משנה" w:date="2026-10-06T06:45:19Z">
        <w:del w:id="20004" w:author="קלוד" w:date="2026-10-06T10:14:23Z">
          <w:r>
            <w:rPr>
              <w:rStyle w:val="MisparKeta"/>
            </w:rPr>
            <w:delText xml:space="preserve">ב. </w:delText>
          </w:r>
        </w:del>
      </w:ins>
      <w:del w:id="20005" w:author="קלוד" w:date="2026-10-06T10:14:23Z">
        <w:r w:rsidRPr="00337332">
          <w:rPr>
            <w:b/>
            <w:rtl/>
          </w:rPr>
          <w:delText xml:space="preserve">מתני'.</w:delText>
        </w:r>
      </w:del>
    </w:p>
    <w:p w14:paraId="20753BB7" w14:textId="77777777" w:rsidR="00BD6C4F" w:rsidRPr="00337332" w:rsidRDefault="00BD6C4F" w:rsidP="00BD6C4F">
      <w:pPr>
        <w:pStyle w:val="afff9"/>
        <w:spacing w:before="120"/>
        <w:rPr>
          <w:b/>
          <w:rtl/>
        </w:rPr>
        <w:pPrChange w:id="90002" w:author="קלוד" w:date="2026-10-08T12:08:16Z">
          <w:pPr>
            <w:pStyle w:val="afff9"/>
          </w:pPr>
        </w:pPrChange>
      </w:pPr>
      <w:r w:rsidRPr="00337332">
        <w:rPr>
          <w:b/>
          <w:rtl/>
        </w:rPr>
        <w:t xml:space="preserve">שחיטת </w:t>
      </w:r>
      <w:r>
        <w:rPr>
          <w:b/>
          <w:rtl/>
        </w:rPr>
        <w:t>עכו"ם</w:t>
      </w:r>
      <w:r w:rsidRPr="00337332">
        <w:rPr>
          <w:b/>
          <w:rtl/>
        </w:rPr>
        <w:t xml:space="preserve"> נבלה, ומטמאה במשא: </w:t>
      </w:r>
    </w:p>
    <w:p w14:paraId="4C809D1E" w14:textId="77777777" w:rsidR="0046556D" w:rsidRDefault="0046556D" w:rsidP="00BD6C4F">
      <w:pPr>
        <w:jc w:val="center"/>
        <w:rPr>
          <w:rtl/>
        </w:rPr>
      </w:pPr>
    </w:p>
    <w:p w14:paraId="7D18663B" w14:textId="77777777" w:rsidR="0046556D" w:rsidRDefault="00BD6C4F" w:rsidP="00BD6C4F">
      <w:pPr>
        <w:rPr>
          <w:rtl/>
        </w:rPr>
      </w:pPr>
      <w:r>
        <w:rPr>
          <w:rStyle w:val="2fb"/>
          <w:rFonts w:hint="cs"/>
          <w:rtl/>
          <w:rPrChange w:id="9173" w:author="מנוע אמוראים" w:date="2026-10-05T16:40:54Z">
            <w:rPr>
              <w:rFonts w:hint="cs"/>
              <w:rtl/>
            </w:rPr>
          </w:rPrChange>
        </w:rPr>
        <w:t xml:space="preserve">ארחב</w:t>
      </w:r>
      <w:r>
        <w:rPr>
          <w:rStyle w:val="2fb"/>
          <w:rtl/>
          <w:rPrChange w:id="9174" w:author="מנוע אמוראים" w:date="2026-10-05T16:40:54Z">
            <w:rPr>
              <w:rtl/>
            </w:rPr>
          </w:rPrChange>
        </w:rPr>
        <w:t xml:space="preserve">"</w:t>
      </w:r>
      <w:r>
        <w:rPr>
          <w:rStyle w:val="2fb"/>
          <w:rFonts w:hint="cs"/>
          <w:rtl/>
          <w:rPrChange w:id="9175" w:author="מנוע אמוראים" w:date="2026-10-05T16:40:54Z">
            <w:rPr>
              <w:rFonts w:hint="cs"/>
              <w:rtl/>
            </w:rPr>
          </w:rPrChange>
        </w:rPr>
        <w:t xml:space="preserve">א</w:t>
      </w:r>
      <w:r>
        <w:rPr>
          <w:rFonts w:hint="cs"/>
          <w:rtl/>
        </w:rPr>
        <w:t xml:space="preserve"> </w:t>
      </w:r>
      <w:r>
        <w:rPr>
          <w:rStyle w:val="2fb"/>
          <w:rFonts w:hint="cs"/>
          <w:rtl/>
          <w:rPrChange w:id="9176" w:author="מנוע אמוראים" w:date="2026-10-05T16:40:54Z">
            <w:rPr>
              <w:rFonts w:hint="cs"/>
              <w:rtl/>
            </w:rPr>
          </w:rPrChange>
        </w:rPr>
        <w:t xml:space="preserve">מרי</w:t>
      </w:r>
      <w:r>
        <w:rPr>
          <w:rStyle w:val="2fb"/>
          <w:rtl/>
          <w:rPrChange w:id="9177" w:author="מנוע אמוראים" w:date="2026-10-05T16:40:54Z">
            <w:rPr>
              <w:rtl/>
            </w:rPr>
          </w:rPrChange>
        </w:rPr>
        <w:t xml:space="preserve">"</w:t>
      </w:r>
      <w:r>
        <w:rPr>
          <w:rStyle w:val="2fb"/>
          <w:rFonts w:hint="cs"/>
          <w:rtl/>
          <w:rPrChange w:id="9178" w:author="מנוע אמוראים" w:date="2026-10-05T16:40:54Z">
            <w:rPr>
              <w:rFonts w:hint="cs"/>
              <w:rtl/>
            </w:rPr>
          </w:rPrChange>
        </w:rPr>
        <w:t xml:space="preserve">ו</w:t>
      </w:r>
      <w:r>
        <w:rPr>
          <w:rtl/>
        </w:rPr>
        <w:t xml:space="preserve">: דלא </w:t>
      </w:r>
      <w:r>
        <w:rPr>
          <w:rStyle w:val="2fb"/>
          <w:rtl/>
          <w:rPrChange w:id="9179" w:author="מנוע אמוראים" w:date="2026-10-05T16:40:54Z">
            <w:rPr>
              <w:rtl/>
            </w:rPr>
          </w:rPrChange>
        </w:rPr>
        <w:t xml:space="preserve">כר</w:t>
      </w:r>
      <w:r>
        <w:rPr>
          <w:rStyle w:val="2fb"/>
          <w:rtl/>
          <w:rPrChange w:id="9180" w:author="מנוע אמוראים" w:date="2026-10-05T16:40:54Z">
            <w:rPr>
              <w:rtl/>
            </w:rPr>
          </w:rPrChange>
        </w:rPr>
        <w:t xml:space="preserve">"</w:t>
      </w:r>
      <w:r>
        <w:rPr>
          <w:rStyle w:val="2fb"/>
          <w:rFonts w:hint="cs"/>
          <w:rtl/>
          <w:rPrChange w:id="9181" w:author="מנוע אמוראים" w:date="2026-10-05T16:40:54Z">
            <w:rPr>
              <w:rFonts w:hint="cs"/>
              <w:rtl/>
            </w:rPr>
          </w:rPrChange>
        </w:rPr>
        <w:t xml:space="preserve">א</w:t>
      </w:r>
      <w:r w:rsidRPr="00C63571">
        <w:rPr>
          <w:rtl/>
        </w:rPr>
        <w:t xml:space="preserve"> </w:t>
      </w:r>
      <w:r w:rsidRPr="00C63571">
        <w:rPr>
          <w:rFonts w:hint="cs"/>
          <w:rtl/>
        </w:rPr>
        <w:t>דאמר ד</w:t>
      </w:r>
      <w:r w:rsidRPr="00C63571">
        <w:rPr>
          <w:rtl/>
        </w:rPr>
        <w:t>סתם מחשבת ע</w:t>
      </w:r>
      <w:r w:rsidRPr="00C63571">
        <w:rPr>
          <w:rFonts w:hint="cs"/>
          <w:rtl/>
        </w:rPr>
        <w:t>כו</w:t>
      </w:r>
      <w:r>
        <w:rPr>
          <w:rtl/>
        </w:rPr>
        <w:t>"</w:t>
      </w:r>
      <w:r w:rsidRPr="00C63571">
        <w:rPr>
          <w:rFonts w:hint="cs"/>
          <w:rtl/>
        </w:rPr>
        <w:t>ם לעכו</w:t>
      </w:r>
      <w:r>
        <w:rPr>
          <w:rtl/>
        </w:rPr>
        <w:t>"</w:t>
      </w:r>
      <w:r w:rsidRPr="00C63571">
        <w:rPr>
          <w:rFonts w:hint="cs"/>
          <w:rtl/>
        </w:rPr>
        <w:t>ם[והיינו גם איסוה</w:t>
      </w:r>
      <w:r>
        <w:rPr>
          <w:rtl/>
        </w:rPr>
        <w:t>"</w:t>
      </w:r>
      <w:r w:rsidRPr="00C63571">
        <w:rPr>
          <w:rFonts w:hint="cs"/>
          <w:rtl/>
        </w:rPr>
        <w:t xml:space="preserve">נ]  </w:t>
      </w:r>
    </w:p>
    <w:p w14:paraId="2C16D993" w14:textId="77777777" w:rsidR="0046556D" w:rsidRDefault="00BD6C4F" w:rsidP="00BD6C4F">
      <w:pPr>
        <w:rPr>
          <w:rtl/>
        </w:rPr>
      </w:pPr>
      <w:r w:rsidRPr="00C63571">
        <w:rPr>
          <w:rtl/>
        </w:rPr>
        <w:t>רבי אמי</w:t>
      </w:r>
      <w:r w:rsidRPr="00C63571">
        <w:rPr>
          <w:rFonts w:hint="cs"/>
          <w:rtl/>
        </w:rPr>
        <w:t>:</w:t>
      </w:r>
      <w:r w:rsidRPr="00C63571">
        <w:rPr>
          <w:rtl/>
        </w:rPr>
        <w:t xml:space="preserve"> ה</w:t>
      </w:r>
      <w:r>
        <w:rPr>
          <w:rtl/>
        </w:rPr>
        <w:t>"</w:t>
      </w:r>
      <w:r w:rsidRPr="00C63571">
        <w:rPr>
          <w:rFonts w:hint="cs"/>
          <w:rtl/>
        </w:rPr>
        <w:t>ק</w:t>
      </w:r>
      <w:r w:rsidRPr="00C63571">
        <w:rPr>
          <w:rtl/>
        </w:rPr>
        <w:t>: שחיטת ע</w:t>
      </w:r>
      <w:r w:rsidRPr="00C63571">
        <w:rPr>
          <w:rFonts w:hint="cs"/>
          <w:rtl/>
        </w:rPr>
        <w:t>כו</w:t>
      </w:r>
      <w:r>
        <w:rPr>
          <w:rtl/>
        </w:rPr>
        <w:t>"</w:t>
      </w:r>
      <w:r w:rsidRPr="00C63571">
        <w:rPr>
          <w:rFonts w:hint="cs"/>
          <w:rtl/>
        </w:rPr>
        <w:t xml:space="preserve">ם </w:t>
      </w:r>
      <w:r w:rsidRPr="00C63571">
        <w:rPr>
          <w:rtl/>
        </w:rPr>
        <w:t xml:space="preserve">נבלה, הא דמין - לעבודת כוכבים, </w:t>
      </w:r>
    </w:p>
    <w:p w14:paraId="03A5A4DD" w14:textId="05D308C6" w:rsidR="0046556D" w:rsidRDefault="00BD6C4F" w:rsidP="00BD6C4F">
      <w:pPr>
        <w:rPr>
          <w:rtl/>
        </w:rPr>
      </w:pPr>
      <w:r w:rsidRPr="00C63571">
        <w:rPr>
          <w:rtl/>
        </w:rPr>
        <w:t>תנינא להא ד</w:t>
      </w:r>
      <w:r w:rsidRPr="00767C59">
        <w:rPr>
          <w:b/>
          <w:bCs/>
          <w:rtl/>
        </w:rPr>
        <w:t>ת"ר</w:t>
      </w:r>
      <w:r w:rsidRPr="00C63571">
        <w:rPr>
          <w:rtl/>
        </w:rPr>
        <w:t>: שחיטת מין לע</w:t>
      </w:r>
      <w:r w:rsidRPr="00C63571">
        <w:rPr>
          <w:rFonts w:hint="cs"/>
          <w:rtl/>
        </w:rPr>
        <w:t>כו</w:t>
      </w:r>
      <w:r>
        <w:rPr>
          <w:rtl/>
        </w:rPr>
        <w:t>"</w:t>
      </w:r>
      <w:r w:rsidRPr="00C63571">
        <w:rPr>
          <w:rFonts w:hint="cs"/>
          <w:rtl/>
        </w:rPr>
        <w:t>ם</w:t>
      </w:r>
      <w:r w:rsidRPr="00C63571">
        <w:rPr>
          <w:rtl/>
        </w:rPr>
        <w:t>, פיתו פת כותי, יינו יין נסך, ספריו ספרי קוסמין, פירותיו טבלין, וי"א: אף בניו ממזרין.</w:t>
      </w:r>
      <w:r>
        <w:rPr>
          <w:rFonts w:hint="cs"/>
          <w:rtl/>
        </w:rPr>
        <w:t>ולת</w:t>
      </w:r>
      <w:r w:rsidR="00BF1CF6">
        <w:rPr>
          <w:rtl/>
        </w:rPr>
        <w:t>"</w:t>
      </w:r>
      <w:r>
        <w:rPr>
          <w:rFonts w:hint="cs"/>
          <w:rtl/>
        </w:rPr>
        <w:t xml:space="preserve">ק אשתו לא מפקר </w:t>
      </w:r>
    </w:p>
    <w:p w14:paraId="04B25834" w14:textId="77777777" w:rsidR="00BD6C4F" w:rsidRPr="00A55767" w:rsidRDefault="00BD6C4F" w:rsidP="00F07436">
      <w:pPr>
        <w:pStyle w:val="afff3"/>
        <w:framePr w:wrap="around"/>
        <w:rPr>
          <w:rtl/>
        </w:rPr>
      </w:pPr>
      <w:r w:rsidRPr="00A55767">
        <w:rPr>
          <w:rFonts w:hint="cs"/>
          <w:rtl/>
        </w:rPr>
        <w:t>יג:</w:t>
      </w:r>
    </w:p>
    <w:p w14:paraId="48EE72EB" w14:textId="77777777" w:rsidR="0046556D" w:rsidRDefault="0046556D" w:rsidP="00BD6C4F">
      <w:pPr>
        <w:rPr>
          <w:rtl/>
        </w:rPr>
      </w:pPr>
    </w:p>
    <w:p w14:paraId="7EBB8BC4" w14:textId="77777777" w:rsidR="0046556D" w:rsidRDefault="00BD6C4F" w:rsidP="00BD6C4F">
      <w:pPr>
        <w:rPr>
          <w:b/>
          <w:bCs/>
          <w:rtl/>
        </w:rPr>
      </w:pPr>
      <w:r w:rsidRPr="00326121">
        <w:rPr>
          <w:b/>
          <w:bCs/>
          <w:rtl/>
        </w:rPr>
        <w:t>•</w:t>
      </w:r>
      <w:r w:rsidRPr="00326121">
        <w:rPr>
          <w:rFonts w:hint="cs"/>
          <w:b/>
          <w:bCs/>
          <w:rtl/>
        </w:rPr>
        <w:t xml:space="preserve"> </w:t>
      </w:r>
      <w:r w:rsidRPr="00326121">
        <w:rPr>
          <w:b/>
          <w:bCs/>
          <w:rtl/>
        </w:rPr>
        <w:t>אמר מר: שחיטת עכו"ם נבלה.</w:t>
      </w:r>
    </w:p>
    <w:p w14:paraId="7BEDDBB4" w14:textId="77777777" w:rsidR="0046556D" w:rsidRDefault="00BD6C4F" w:rsidP="00BD6C4F">
      <w:pPr>
        <w:rPr>
          <w:rtl/>
        </w:rPr>
      </w:pPr>
      <w:r w:rsidRPr="00C63571">
        <w:rPr>
          <w:rFonts w:hint="cs"/>
          <w:rtl/>
        </w:rPr>
        <w:lastRenderedPageBreak/>
        <w:t xml:space="preserve">ולא </w:t>
      </w:r>
      <w:r w:rsidR="00BF1CF6">
        <w:rPr>
          <w:rFonts w:hint="cs"/>
          <w:rtl/>
        </w:rPr>
        <w:t>חיישי#</w:t>
      </w:r>
      <w:r>
        <w:rPr>
          <w:rFonts w:hint="cs"/>
          <w:rtl/>
        </w:rPr>
        <w:t xml:space="preserve"> שמא מין הוא </w:t>
      </w:r>
      <w:r>
        <w:rPr>
          <w:rStyle w:val="2fb"/>
          <w:rFonts w:hint="cs"/>
          <w:rtl/>
          <w:rPrChange w:id="9182" w:author="מנוע אמוראים" w:date="2026-10-05T16:40:54Z">
            <w:rPr>
              <w:rFonts w:hint="cs"/>
              <w:rtl/>
            </w:rPr>
          </w:rPrChange>
        </w:rPr>
        <w:t xml:space="preserve">דאר</w:t>
      </w:r>
      <w:r>
        <w:rPr>
          <w:rStyle w:val="2fb"/>
          <w:rtl/>
          <w:rPrChange w:id="9183" w:author="מנוע אמוראים" w:date="2026-10-05T16:40:54Z">
            <w:rPr>
              <w:rtl/>
            </w:rPr>
          </w:rPrChange>
        </w:rPr>
        <w:t xml:space="preserve">"</w:t>
      </w:r>
      <w:r>
        <w:rPr>
          <w:rStyle w:val="2fb"/>
          <w:rFonts w:hint="cs"/>
          <w:rtl/>
          <w:rPrChange w:id="9184" w:author="מנוע אמוראים" w:date="2026-10-05T16:40:54Z">
            <w:rPr>
              <w:rFonts w:hint="cs"/>
              <w:rtl/>
            </w:rPr>
          </w:rPrChange>
        </w:rPr>
        <w:t xml:space="preserve">נ</w:t>
      </w:r>
      <w:r>
        <w:rPr>
          <w:rFonts w:hint="cs"/>
          <w:rtl/>
        </w:rPr>
        <w:t xml:space="preserve"> </w:t>
      </w:r>
      <w:r>
        <w:rPr>
          <w:rStyle w:val="2fb"/>
          <w:rFonts w:hint="cs"/>
          <w:rtl/>
          <w:rPrChange w:id="9185" w:author="מנוע אמוראים" w:date="2026-10-05T16:40:54Z">
            <w:rPr>
              <w:rFonts w:hint="cs"/>
              <w:rtl/>
            </w:rPr>
          </w:rPrChange>
        </w:rPr>
        <w:t xml:space="preserve">מרב</w:t>
      </w:r>
      <w:r>
        <w:rPr>
          <w:rStyle w:val="2fb"/>
          <w:rtl/>
          <w:rPrChange w:id="9186" w:author="מנוע אמוראים" w:date="2026-10-05T16:40:54Z">
            <w:rPr>
              <w:rtl/>
            </w:rPr>
          </w:rPrChange>
        </w:rPr>
        <w:t xml:space="preserve">"</w:t>
      </w:r>
      <w:r>
        <w:rPr>
          <w:rStyle w:val="2fb"/>
          <w:rFonts w:hint="cs"/>
          <w:rtl/>
          <w:rPrChange w:id="9187" w:author="מנוע אמוראים" w:date="2026-10-05T16:40:54Z">
            <w:rPr>
              <w:rFonts w:hint="cs"/>
              <w:rtl/>
            </w:rPr>
          </w:rPrChange>
        </w:rPr>
        <w:t xml:space="preserve">א</w:t>
      </w:r>
      <w:r w:rsidRPr="00C63571">
        <w:rPr>
          <w:rtl/>
        </w:rPr>
        <w:t xml:space="preserve">: </w:t>
      </w:r>
      <w:r w:rsidRPr="00C63571">
        <w:rPr>
          <w:rFonts w:hint="cs"/>
          <w:rtl/>
        </w:rPr>
        <w:t>דרוב עכו</w:t>
      </w:r>
      <w:r>
        <w:rPr>
          <w:rtl/>
        </w:rPr>
        <w:t>"</w:t>
      </w:r>
      <w:r w:rsidRPr="00C63571">
        <w:rPr>
          <w:rFonts w:hint="cs"/>
          <w:rtl/>
        </w:rPr>
        <w:t xml:space="preserve">ם אינן מינין </w:t>
      </w:r>
    </w:p>
    <w:p w14:paraId="6F12922E" w14:textId="77777777" w:rsidR="0046556D" w:rsidRDefault="00BD6C4F" w:rsidP="00BD6C4F">
      <w:pPr>
        <w:rPr>
          <w:rtl/>
        </w:rPr>
      </w:pPr>
      <w:r w:rsidRPr="00C63571">
        <w:rPr>
          <w:rFonts w:hint="cs"/>
          <w:rtl/>
        </w:rPr>
        <w:t>ס</w:t>
      </w:r>
      <w:r>
        <w:rPr>
          <w:rtl/>
        </w:rPr>
        <w:t>"</w:t>
      </w:r>
      <w:r>
        <w:rPr>
          <w:rFonts w:hint="cs"/>
          <w:rtl/>
        </w:rPr>
        <w:t xml:space="preserve">ל </w:t>
      </w:r>
      <w:r>
        <w:rPr>
          <w:rStyle w:val="2fb"/>
          <w:rFonts w:hint="cs"/>
          <w:rtl/>
          <w:rPrChange w:id="9188" w:author="מנוע אמוראים" w:date="2026-10-05T16:40:54Z">
            <w:rPr>
              <w:rFonts w:hint="cs"/>
              <w:rtl/>
            </w:rPr>
          </w:rPrChange>
        </w:rPr>
        <w:t xml:space="preserve">כרחב</w:t>
      </w:r>
      <w:r>
        <w:rPr>
          <w:rStyle w:val="2fb"/>
          <w:rtl/>
          <w:rPrChange w:id="9189" w:author="מנוע אמוראים" w:date="2026-10-05T16:40:54Z">
            <w:rPr>
              <w:rtl/>
            </w:rPr>
          </w:rPrChange>
        </w:rPr>
        <w:t xml:space="preserve">"</w:t>
      </w:r>
      <w:r>
        <w:rPr>
          <w:rStyle w:val="2fb"/>
          <w:rFonts w:hint="cs"/>
          <w:rtl/>
          <w:rPrChange w:id="9190" w:author="מנוע אמוראים" w:date="2026-10-05T16:40:54Z">
            <w:rPr>
              <w:rFonts w:hint="cs"/>
              <w:rtl/>
            </w:rPr>
          </w:rPrChange>
        </w:rPr>
        <w:t xml:space="preserve">א</w:t>
      </w:r>
      <w:r>
        <w:rPr>
          <w:rFonts w:hint="cs"/>
          <w:rtl/>
        </w:rPr>
        <w:t xml:space="preserve"> </w:t>
      </w:r>
      <w:r>
        <w:rPr>
          <w:rStyle w:val="2fb"/>
          <w:rFonts w:hint="cs"/>
          <w:rtl/>
          <w:rPrChange w:id="9191" w:author="מנוע אמוראים" w:date="2026-10-05T16:40:54Z">
            <w:rPr>
              <w:rFonts w:hint="cs"/>
              <w:rtl/>
            </w:rPr>
          </w:rPrChange>
        </w:rPr>
        <w:t xml:space="preserve">מרי</w:t>
      </w:r>
      <w:r>
        <w:rPr>
          <w:rStyle w:val="2fb"/>
          <w:rtl/>
          <w:rPrChange w:id="9192" w:author="מנוע אמוראים" w:date="2026-10-05T16:40:54Z">
            <w:rPr>
              <w:rtl/>
            </w:rPr>
          </w:rPrChange>
        </w:rPr>
        <w:t xml:space="preserve">"</w:t>
      </w:r>
      <w:r>
        <w:rPr>
          <w:rStyle w:val="2fb"/>
          <w:rFonts w:hint="cs"/>
          <w:rtl/>
          <w:rPrChange w:id="9193" w:author="מנוע אמוראים" w:date="2026-10-05T16:40:54Z">
            <w:rPr>
              <w:rFonts w:hint="cs"/>
              <w:rtl/>
            </w:rPr>
          </w:rPrChange>
        </w:rPr>
        <w:t xml:space="preserve">ו</w:t>
      </w:r>
      <w:r w:rsidRPr="00C63571">
        <w:rPr>
          <w:rtl/>
        </w:rPr>
        <w:t>: נכרים שבחוצה לארץ לאו עובדי עבודת כוכבים הן, אלא מנהג אבותיהן בידיהן.</w:t>
      </w:r>
    </w:p>
    <w:p w14:paraId="367EF06A" w14:textId="77777777" w:rsidR="0046556D" w:rsidRDefault="0046556D" w:rsidP="00BD6C4F">
      <w:pPr>
        <w:rPr>
          <w:rtl/>
        </w:rPr>
      </w:pPr>
    </w:p>
    <w:p w14:paraId="3ED9D62B" w14:textId="77777777" w:rsidR="0046556D" w:rsidRDefault="00BD6C4F" w:rsidP="00BD6C4F">
      <w:pPr>
        <w:rPr>
          <w:rtl/>
        </w:rPr>
      </w:pPr>
      <w:r w:rsidRPr="00C63571">
        <w:rPr>
          <w:rtl/>
        </w:rPr>
        <w:t>•</w:t>
      </w:r>
      <w:r>
        <w:rPr>
          <w:rFonts w:hint="cs"/>
          <w:rtl/>
        </w:rPr>
        <w:t xml:space="preserve"> </w:t>
      </w:r>
      <w:r>
        <w:rPr>
          <w:rStyle w:val="2fb"/>
          <w:rFonts w:hint="cs"/>
          <w:rtl/>
          <w:rPrChange w:id="9194" w:author="מנוע אמוראים" w:date="2026-10-05T16:40:54Z">
            <w:rPr>
              <w:rFonts w:hint="cs"/>
              <w:rtl/>
            </w:rPr>
          </w:rPrChange>
        </w:rPr>
        <w:t xml:space="preserve">ריב</w:t>
      </w:r>
      <w:r>
        <w:rPr>
          <w:rStyle w:val="2fb"/>
          <w:rtl/>
          <w:rPrChange w:id="9195" w:author="מנוע אמוראים" w:date="2026-10-05T16:40:54Z">
            <w:rPr>
              <w:rtl/>
            </w:rPr>
          </w:rPrChange>
        </w:rPr>
        <w:t xml:space="preserve">"</w:t>
      </w:r>
      <w:r>
        <w:rPr>
          <w:rStyle w:val="2fb"/>
          <w:rFonts w:hint="cs"/>
          <w:rtl/>
          <w:rPrChange w:id="9196" w:author="מנוע אמוראים" w:date="2026-10-05T16:40:54Z">
            <w:rPr>
              <w:rFonts w:hint="cs"/>
              <w:rtl/>
            </w:rPr>
          </w:rPrChange>
        </w:rPr>
        <w:t xml:space="preserve">מ</w:t>
      </w:r>
      <w:r>
        <w:rPr>
          <w:rFonts w:hint="cs"/>
          <w:rtl/>
        </w:rPr>
        <w:t xml:space="preserve"> </w:t>
      </w:r>
      <w:r>
        <w:rPr>
          <w:rStyle w:val="2fb"/>
          <w:rFonts w:hint="cs"/>
          <w:rtl/>
          <w:rPrChange w:id="9197" w:author="מנוע אמוראים" w:date="2026-10-05T16:40:54Z">
            <w:rPr>
              <w:rFonts w:hint="cs"/>
              <w:rtl/>
            </w:rPr>
          </w:rPrChange>
        </w:rPr>
        <w:t xml:space="preserve">מר</w:t>
      </w:r>
      <w:r>
        <w:rPr>
          <w:rStyle w:val="2fb"/>
          <w:rtl/>
          <w:rPrChange w:id="9198" w:author="מנוע אמוראים" w:date="2026-10-05T16:40:54Z">
            <w:rPr>
              <w:rtl/>
            </w:rPr>
          </w:rPrChange>
        </w:rPr>
        <w:t xml:space="preserve">"</w:t>
      </w:r>
      <w:r>
        <w:rPr>
          <w:rStyle w:val="2fb"/>
          <w:rFonts w:hint="cs"/>
          <w:rtl/>
          <w:rPrChange w:id="9199" w:author="מנוע אמוראים" w:date="2026-10-05T16:40:54Z">
            <w:rPr>
              <w:rFonts w:hint="cs"/>
              <w:rtl/>
            </w:rPr>
          </w:rPrChange>
        </w:rPr>
        <w:t xml:space="preserve">נ</w:t>
      </w:r>
      <w:r w:rsidRPr="00C63571">
        <w:rPr>
          <w:rtl/>
        </w:rPr>
        <w:t>: אין מינין באומות עובדי כוכבים.</w:t>
      </w:r>
    </w:p>
    <w:p w14:paraId="45FA0A49" w14:textId="0C044EFA" w:rsidR="0046556D" w:rsidRDefault="00BD6C4F" w:rsidP="00BD6C4F">
      <w:pPr>
        <w:rPr>
          <w:rtl/>
        </w:rPr>
      </w:pPr>
      <w:r>
        <w:rPr>
          <w:rFonts w:hint="cs"/>
          <w:rtl/>
        </w:rPr>
        <w:t xml:space="preserve">   </w:t>
      </w:r>
      <w:r w:rsidRPr="00C63571">
        <w:rPr>
          <w:rFonts w:hint="cs"/>
          <w:rtl/>
        </w:rPr>
        <w:t>לאו לשחיטה דמן ישראל אסירא כ</w:t>
      </w:r>
      <w:r>
        <w:rPr>
          <w:rtl/>
        </w:rPr>
        <w:t>"</w:t>
      </w:r>
      <w:r>
        <w:rPr>
          <w:rFonts w:hint="cs"/>
          <w:rtl/>
        </w:rPr>
        <w:t xml:space="preserve">ש </w:t>
      </w:r>
      <w:r w:rsidRPr="00C63571">
        <w:rPr>
          <w:rFonts w:hint="cs"/>
          <w:rtl/>
        </w:rPr>
        <w:t>עכו</w:t>
      </w:r>
      <w:r>
        <w:rPr>
          <w:rtl/>
        </w:rPr>
        <w:t>"</w:t>
      </w:r>
      <w:r w:rsidRPr="00C63571">
        <w:rPr>
          <w:rFonts w:hint="cs"/>
          <w:rtl/>
        </w:rPr>
        <w:t>ם</w:t>
      </w:r>
      <w:r>
        <w:rPr>
          <w:rFonts w:hint="cs"/>
          <w:rtl/>
        </w:rPr>
        <w:t>,</w:t>
      </w:r>
      <w:r w:rsidRPr="00C63571">
        <w:rPr>
          <w:rFonts w:hint="cs"/>
          <w:rtl/>
        </w:rPr>
        <w:t xml:space="preserve"> אלא למורידין וכ</w:t>
      </w:r>
      <w:r>
        <w:rPr>
          <w:rtl/>
        </w:rPr>
        <w:t>"</w:t>
      </w:r>
      <w:r w:rsidRPr="00C63571">
        <w:rPr>
          <w:rFonts w:hint="cs"/>
          <w:rtl/>
        </w:rPr>
        <w:t>ש דעכו</w:t>
      </w:r>
      <w:r>
        <w:rPr>
          <w:rtl/>
        </w:rPr>
        <w:t>"</w:t>
      </w:r>
      <w:r w:rsidRPr="00C63571">
        <w:rPr>
          <w:rFonts w:hint="cs"/>
          <w:rtl/>
        </w:rPr>
        <w:t xml:space="preserve">ם </w:t>
      </w:r>
    </w:p>
    <w:p w14:paraId="2469641E" w14:textId="77777777" w:rsidR="0046556D" w:rsidRDefault="00BD6C4F" w:rsidP="00BD6C4F">
      <w:pPr>
        <w:rPr>
          <w:rtl/>
        </w:rPr>
      </w:pPr>
      <w:r>
        <w:rPr>
          <w:rStyle w:val="2fb"/>
          <w:rFonts w:hint="cs"/>
          <w:rtl/>
          <w:rPrChange w:id="9200" w:author="מנוע אמוראים" w:date="2026-10-05T16:40:54Z">
            <w:rPr>
              <w:rFonts w:hint="cs"/>
              <w:rtl/>
            </w:rPr>
          </w:rPrChange>
        </w:rPr>
        <w:t xml:space="preserve">רעב</w:t>
      </w:r>
      <w:r>
        <w:rPr>
          <w:rStyle w:val="2fb"/>
          <w:rtl/>
          <w:rPrChange w:id="9201" w:author="מנוע אמוראים" w:date="2026-10-05T16:40:54Z">
            <w:rPr>
              <w:rtl/>
            </w:rPr>
          </w:rPrChange>
        </w:rPr>
        <w:t xml:space="preserve">"</w:t>
      </w:r>
      <w:r>
        <w:rPr>
          <w:rStyle w:val="2fb"/>
          <w:rFonts w:hint="cs"/>
          <w:rtl/>
          <w:rPrChange w:id="9202" w:author="מנוע אמוראים" w:date="2026-10-05T16:40:54Z">
            <w:rPr>
              <w:rFonts w:hint="cs"/>
              <w:rtl/>
            </w:rPr>
          </w:rPrChange>
        </w:rPr>
        <w:t xml:space="preserve">ח</w:t>
      </w:r>
      <w:r w:rsidRPr="00C63571">
        <w:rPr>
          <w:rtl/>
        </w:rPr>
        <w:t xml:space="preserve">: לקבל מהן קרבן, </w:t>
      </w:r>
      <w:r w:rsidRPr="00664445">
        <w:rPr>
          <w:rStyle w:val="afffff0"/>
          <w:rtl/>
        </w:rPr>
        <w:t>ד</w:t>
      </w:r>
      <w:r w:rsidRPr="00664445">
        <w:rPr>
          <w:rStyle w:val="afffff0"/>
          <w:rFonts w:hint="cs"/>
          <w:rtl/>
        </w:rPr>
        <w:t>'</w:t>
      </w:r>
      <w:r w:rsidRPr="00664445">
        <w:rPr>
          <w:rStyle w:val="afffff0"/>
          <w:rtl/>
        </w:rPr>
        <w:t>מכם</w:t>
      </w:r>
      <w:r w:rsidRPr="00664445">
        <w:rPr>
          <w:rStyle w:val="afffff0"/>
          <w:rFonts w:hint="cs"/>
          <w:rtl/>
        </w:rPr>
        <w:t>'</w:t>
      </w:r>
      <w:r w:rsidRPr="00664445">
        <w:rPr>
          <w:rStyle w:val="afffff0"/>
          <w:rtl/>
        </w:rPr>
        <w:t xml:space="preserve"> </w:t>
      </w:r>
      <w:r w:rsidRPr="00C63571">
        <w:rPr>
          <w:rtl/>
        </w:rPr>
        <w:t>ולא כולכם, להוציא</w:t>
      </w:r>
      <w:r w:rsidRPr="00C63571">
        <w:rPr>
          <w:rFonts w:hint="cs"/>
          <w:rtl/>
        </w:rPr>
        <w:t xml:space="preserve"> ה</w:t>
      </w:r>
      <w:r w:rsidRPr="00C63571">
        <w:rPr>
          <w:rtl/>
        </w:rPr>
        <w:t>מומר,</w:t>
      </w:r>
      <w:r w:rsidRPr="00A71A5E">
        <w:rPr>
          <w:rStyle w:val="afffff0"/>
          <w:rtl/>
        </w:rPr>
        <w:t xml:space="preserve"> </w:t>
      </w:r>
      <w:r w:rsidRPr="00A71A5E">
        <w:rPr>
          <w:rStyle w:val="afffff0"/>
          <w:rFonts w:hint="cs"/>
          <w:rtl/>
        </w:rPr>
        <w:t>'</w:t>
      </w:r>
      <w:r w:rsidRPr="00A71A5E">
        <w:rPr>
          <w:rStyle w:val="afffff0"/>
          <w:rtl/>
        </w:rPr>
        <w:t>מכם</w:t>
      </w:r>
      <w:r w:rsidRPr="00A71A5E">
        <w:rPr>
          <w:rStyle w:val="afffff0"/>
          <w:rFonts w:hint="cs"/>
          <w:rtl/>
        </w:rPr>
        <w:t>'</w:t>
      </w:r>
      <w:r w:rsidRPr="00A71A5E">
        <w:rPr>
          <w:rStyle w:val="afffff0"/>
          <w:rtl/>
        </w:rPr>
        <w:t xml:space="preserve"> </w:t>
      </w:r>
      <w:r w:rsidRPr="00C63571">
        <w:rPr>
          <w:rtl/>
        </w:rPr>
        <w:t>בכם חלקתי ולא בעובדי כוכבים.</w:t>
      </w:r>
    </w:p>
    <w:p w14:paraId="7A32A551" w14:textId="77777777" w:rsidR="0046556D" w:rsidRDefault="00BD6C4F" w:rsidP="00BD6C4F">
      <w:pPr>
        <w:rPr>
          <w:rtl/>
        </w:rPr>
      </w:pPr>
      <w:r w:rsidRPr="00664445">
        <w:rPr>
          <w:rStyle w:val="afffff0"/>
          <w:rFonts w:hint="cs"/>
          <w:rtl/>
        </w:rPr>
        <w:t>ד'</w:t>
      </w:r>
      <w:r w:rsidRPr="00664445">
        <w:rPr>
          <w:rStyle w:val="afffff0"/>
          <w:rtl/>
        </w:rPr>
        <w:t>איש איש</w:t>
      </w:r>
      <w:r w:rsidRPr="00664445">
        <w:rPr>
          <w:rStyle w:val="afffff0"/>
          <w:rFonts w:hint="cs"/>
          <w:rtl/>
        </w:rPr>
        <w:t>'</w:t>
      </w:r>
      <w:r w:rsidRPr="00664445">
        <w:rPr>
          <w:rStyle w:val="afffff0"/>
          <w:rtl/>
        </w:rPr>
        <w:t xml:space="preserve"> </w:t>
      </w:r>
      <w:r w:rsidRPr="00C63571">
        <w:rPr>
          <w:rtl/>
        </w:rPr>
        <w:t>לרבות העובדי כוכבים, שנודרים נדרים ונדבות כישראל.</w:t>
      </w:r>
    </w:p>
    <w:p w14:paraId="03FD0D24" w14:textId="77777777" w:rsidR="0046556D" w:rsidRDefault="00BD6C4F" w:rsidP="00BD6C4F">
      <w:pPr>
        <w:pStyle w:val="afffff8"/>
        <w:jc w:val="center"/>
        <w:rPr>
          <w:rtl/>
        </w:rPr>
        <w:pPrChange w:id="90045" w:author="קלוד" w:date="2026-10-08T12:07:40Z">
          <w:pPr>
            <w:jc w:val="center"/>
          </w:pPr>
        </w:pPrChange>
      </w:pPr>
      <w:del w:id="90043" w:author="קלוד" w:date="2026-10-08T12:07:40Z">
        <w:r>
          <w:rPr>
            <w:rFonts w:ascii="BA חניכי הישיבות" w:hAnsi="BA חניכי הישיבות" w:cs="BA חניכי הישיבות"/>
            <w:rtl/>
          </w:rPr>
          <w:delText xml:space="preserve">׻</w:delText>
        </w:r>
      </w:del>
      <w:ins w:id="90044" w:author="קלוד" w:date="2026-10-08T12:07:40Z">
        <w:r>
          <w:rPr>
            <w:color w:val="7B3F00"/>
          </w:rPr>
          <w:t xml:space="preserve">ומטמאה במשא</w:t>
        </w:r>
      </w:ins>
    </w:p>
    <w:p w14:paraId="1DEDC32C" w14:textId="77777777" w:rsidR="0046556D" w:rsidRDefault="00BD6C4F" w:rsidP="00BD6C4F">
      <w:pPr>
        <w:rPr>
          <w:rtl/>
        </w:rPr>
      </w:pPr>
      <w:r w:rsidRPr="00C63571">
        <w:rPr>
          <w:rtl/>
        </w:rPr>
        <w:t>ומטמאה במשא: פשיטא, כיון דנבלה היא מטמאה במשא!</w:t>
      </w:r>
    </w:p>
    <w:p w14:paraId="45651F17" w14:textId="77777777" w:rsidR="0046556D" w:rsidRDefault="00BD6C4F" w:rsidP="00BD6C4F">
      <w:pPr>
        <w:rPr>
          <w:rtl/>
        </w:rPr>
      </w:pPr>
      <w:r w:rsidRPr="00C63571">
        <w:rPr>
          <w:rtl/>
        </w:rPr>
        <w:t>רבא</w:t>
      </w:r>
      <w:r w:rsidRPr="00C63571">
        <w:rPr>
          <w:rFonts w:hint="cs"/>
          <w:rtl/>
        </w:rPr>
        <w:t xml:space="preserve"> ה</w:t>
      </w:r>
      <w:r>
        <w:rPr>
          <w:rtl/>
        </w:rPr>
        <w:t>"</w:t>
      </w:r>
      <w:r w:rsidRPr="00C63571">
        <w:rPr>
          <w:rFonts w:hint="cs"/>
          <w:rtl/>
        </w:rPr>
        <w:t>ק</w:t>
      </w:r>
      <w:r w:rsidRPr="00C63571">
        <w:rPr>
          <w:rtl/>
        </w:rPr>
        <w:t>: זו מטמאה במשא, ויש לך אחרת שהיא מטמאה אפילו באהל, זו תקרובת ע</w:t>
      </w:r>
      <w:r w:rsidRPr="00C63571">
        <w:rPr>
          <w:rFonts w:hint="cs"/>
          <w:rtl/>
        </w:rPr>
        <w:t>כו</w:t>
      </w:r>
      <w:r>
        <w:rPr>
          <w:rtl/>
        </w:rPr>
        <w:t>"</w:t>
      </w:r>
      <w:r>
        <w:rPr>
          <w:rFonts w:hint="cs"/>
          <w:rtl/>
        </w:rPr>
        <w:t xml:space="preserve">ם, </w:t>
      </w:r>
      <w:r>
        <w:rPr>
          <w:rStyle w:val="2fb"/>
          <w:rFonts w:hint="cs"/>
          <w:rtl/>
          <w:rPrChange w:id="9203" w:author="מנוע אמוראים" w:date="2026-10-05T16:40:54Z">
            <w:rPr>
              <w:rFonts w:hint="cs"/>
              <w:rtl/>
            </w:rPr>
          </w:rPrChange>
        </w:rPr>
        <w:t xml:space="preserve">וכריב</w:t>
      </w:r>
      <w:r>
        <w:rPr>
          <w:rStyle w:val="2fb"/>
          <w:rtl/>
          <w:rPrChange w:id="9204" w:author="מנוע אמוראים" w:date="2026-10-05T16:40:54Z">
            <w:rPr>
              <w:rtl/>
            </w:rPr>
          </w:rPrChange>
        </w:rPr>
        <w:t xml:space="preserve">"</w:t>
      </w:r>
      <w:r>
        <w:rPr>
          <w:rStyle w:val="2fb"/>
          <w:rFonts w:hint="cs"/>
          <w:rtl/>
          <w:rPrChange w:id="9205" w:author="מנוע אמוראים" w:date="2026-10-05T16:40:54Z">
            <w:rPr>
              <w:rFonts w:hint="cs"/>
              <w:rtl/>
            </w:rPr>
          </w:rPrChange>
        </w:rPr>
        <w:t xml:space="preserve">ב</w:t>
      </w:r>
      <w:r w:rsidRPr="00C63571">
        <w:rPr>
          <w:rtl/>
        </w:rPr>
        <w:t>.</w:t>
      </w:r>
    </w:p>
    <w:p w14:paraId="5366805C" w14:textId="77777777" w:rsidR="0046556D" w:rsidRDefault="00BD6C4F" w:rsidP="00BD6C4F">
      <w:pPr>
        <w:rPr>
          <w:rtl/>
        </w:rPr>
      </w:pPr>
      <w:r w:rsidRPr="00C63571">
        <w:rPr>
          <w:rFonts w:hint="cs"/>
          <w:rtl/>
        </w:rPr>
        <w:t>א</w:t>
      </w:r>
      <w:r>
        <w:rPr>
          <w:rtl/>
        </w:rPr>
        <w:t>"</w:t>
      </w:r>
      <w:r w:rsidRPr="00C63571">
        <w:rPr>
          <w:rFonts w:hint="cs"/>
          <w:rtl/>
        </w:rPr>
        <w:t>ד</w:t>
      </w:r>
      <w:r w:rsidRPr="00C63571">
        <w:rPr>
          <w:rtl/>
        </w:rPr>
        <w:t>: רבא</w:t>
      </w:r>
      <w:r w:rsidRPr="00C63571">
        <w:rPr>
          <w:rFonts w:hint="cs"/>
          <w:rtl/>
        </w:rPr>
        <w:t xml:space="preserve"> ה</w:t>
      </w:r>
      <w:r>
        <w:rPr>
          <w:rtl/>
        </w:rPr>
        <w:t>"</w:t>
      </w:r>
      <w:r w:rsidRPr="00C63571">
        <w:rPr>
          <w:rFonts w:hint="cs"/>
          <w:rtl/>
        </w:rPr>
        <w:t>ק</w:t>
      </w:r>
      <w:r w:rsidRPr="00C63571">
        <w:rPr>
          <w:rtl/>
        </w:rPr>
        <w:t>: זו מטמאה במשא, ויש לך אחרת שהיא כזו שמטמאה במשא ואינה מטמאה באהל, ואיזו? זו תקרובת ע</w:t>
      </w:r>
      <w:r w:rsidRPr="00C63571">
        <w:rPr>
          <w:rFonts w:hint="cs"/>
          <w:rtl/>
        </w:rPr>
        <w:t>כו</w:t>
      </w:r>
      <w:r>
        <w:rPr>
          <w:rtl/>
        </w:rPr>
        <w:t>"</w:t>
      </w:r>
      <w:r w:rsidRPr="00C63571">
        <w:rPr>
          <w:rFonts w:hint="cs"/>
          <w:rtl/>
        </w:rPr>
        <w:t>ם</w:t>
      </w:r>
      <w:r>
        <w:rPr>
          <w:rtl/>
        </w:rPr>
        <w:t xml:space="preserve">, ודלא </w:t>
      </w:r>
      <w:r>
        <w:rPr>
          <w:rStyle w:val="2fb"/>
          <w:rtl/>
          <w:rPrChange w:id="9206" w:author="מנוע אמוראים" w:date="2026-10-05T16:40:54Z">
            <w:rPr>
              <w:rtl/>
            </w:rPr>
          </w:rPrChange>
        </w:rPr>
        <w:t xml:space="preserve">כר</w:t>
      </w:r>
      <w:r>
        <w:rPr>
          <w:rStyle w:val="2fb"/>
          <w:rFonts w:hint="cs"/>
          <w:rtl/>
          <w:rPrChange w:id="9207" w:author="מנוע אמוראים" w:date="2026-10-05T16:40:54Z">
            <w:rPr>
              <w:rFonts w:hint="cs"/>
              <w:rtl/>
            </w:rPr>
          </w:rPrChange>
        </w:rPr>
        <w:t xml:space="preserve">יב</w:t>
      </w:r>
      <w:r>
        <w:rPr>
          <w:rStyle w:val="2fb"/>
          <w:rtl/>
          <w:rPrChange w:id="9208" w:author="מנוע אמוראים" w:date="2026-10-05T16:40:54Z">
            <w:rPr>
              <w:rtl/>
            </w:rPr>
          </w:rPrChange>
        </w:rPr>
        <w:t xml:space="preserve">"</w:t>
      </w:r>
      <w:r>
        <w:rPr>
          <w:rStyle w:val="2fb"/>
          <w:rFonts w:hint="cs"/>
          <w:rtl/>
          <w:rPrChange w:id="9209" w:author="מנוע אמוראים" w:date="2026-10-05T16:40:54Z">
            <w:rPr>
              <w:rFonts w:hint="cs"/>
              <w:rtl/>
            </w:rPr>
          </w:rPrChange>
        </w:rPr>
        <w:t xml:space="preserve">ב</w:t>
      </w:r>
      <w:r w:rsidRPr="00C63571">
        <w:rPr>
          <w:rtl/>
        </w:rPr>
        <w:t>;</w:t>
      </w:r>
    </w:p>
    <w:p w14:paraId="1E571C72" w14:textId="77777777" w:rsidR="00BD6C4F" w:rsidRPr="00664445" w:rsidRDefault="00BD6C4F" w:rsidP="00BD6C4F">
      <w:pPr>
        <w:rPr>
          <w:rStyle w:val="afffff0"/>
          <w:rtl/>
        </w:rPr>
      </w:pPr>
      <w:r w:rsidRPr="00C63571">
        <w:rPr>
          <w:rtl/>
        </w:rPr>
        <w:t>דתניא</w:t>
      </w:r>
      <w:r>
        <w:rPr>
          <w:rFonts w:hint="cs"/>
          <w:rtl/>
        </w:rPr>
        <w:t xml:space="preserve"> </w:t>
      </w:r>
      <w:r>
        <w:rPr>
          <w:rStyle w:val="2fb"/>
          <w:rFonts w:hint="cs"/>
          <w:rtl/>
          <w:rPrChange w:id="9210" w:author="מנוע אמוראים" w:date="2026-10-05T16:40:54Z">
            <w:rPr>
              <w:rFonts w:hint="cs"/>
              <w:rtl/>
            </w:rPr>
          </w:rPrChange>
        </w:rPr>
        <w:t xml:space="preserve">ריב</w:t>
      </w:r>
      <w:r>
        <w:rPr>
          <w:rStyle w:val="2fb"/>
          <w:rtl/>
          <w:rPrChange w:id="9211" w:author="מנוע אמוראים" w:date="2026-10-05T16:40:54Z">
            <w:rPr>
              <w:rtl/>
            </w:rPr>
          </w:rPrChange>
        </w:rPr>
        <w:t xml:space="preserve">"</w:t>
      </w:r>
      <w:r>
        <w:rPr>
          <w:rStyle w:val="2fb"/>
          <w:rFonts w:hint="cs"/>
          <w:rtl/>
          <w:rPrChange w:id="9212" w:author="מנוע אמוראים" w:date="2026-10-05T16:40:54Z">
            <w:rPr>
              <w:rFonts w:hint="cs"/>
              <w:rtl/>
            </w:rPr>
          </w:rPrChange>
        </w:rPr>
        <w:t xml:space="preserve">ב</w:t>
      </w:r>
      <w:r w:rsidRPr="00C63571">
        <w:rPr>
          <w:rtl/>
        </w:rPr>
        <w:t>: מנין לתקרובת ע</w:t>
      </w:r>
      <w:r w:rsidRPr="00C63571">
        <w:rPr>
          <w:rFonts w:hint="cs"/>
          <w:rtl/>
        </w:rPr>
        <w:t>כו</w:t>
      </w:r>
      <w:r>
        <w:rPr>
          <w:rtl/>
        </w:rPr>
        <w:t>"</w:t>
      </w:r>
      <w:r w:rsidRPr="00C63571">
        <w:rPr>
          <w:rFonts w:hint="cs"/>
          <w:rtl/>
        </w:rPr>
        <w:t xml:space="preserve">ם </w:t>
      </w:r>
      <w:r w:rsidRPr="00C63571">
        <w:rPr>
          <w:rtl/>
        </w:rPr>
        <w:t xml:space="preserve">שהיא מטמאה באהל שנאמר: </w:t>
      </w:r>
      <w:r w:rsidRPr="00664445">
        <w:rPr>
          <w:rStyle w:val="afffff0"/>
          <w:rFonts w:hint="cs"/>
          <w:rtl/>
        </w:rPr>
        <w:t>'</w:t>
      </w:r>
      <w:r w:rsidRPr="00664445">
        <w:rPr>
          <w:rStyle w:val="afffff0"/>
          <w:rtl/>
        </w:rPr>
        <w:t>ויצמדו לבעל פעור ויאכלו זבחי מתים</w:t>
      </w:r>
      <w:r w:rsidRPr="00664445">
        <w:rPr>
          <w:rStyle w:val="afffff0"/>
          <w:rFonts w:hint="cs"/>
          <w:rtl/>
        </w:rPr>
        <w:t>'</w:t>
      </w:r>
      <w:r w:rsidRPr="00664445">
        <w:rPr>
          <w:rStyle w:val="afffff0"/>
          <w:rtl/>
        </w:rPr>
        <w:t xml:space="preserve">, </w:t>
      </w:r>
    </w:p>
    <w:p w14:paraId="0EEAFEC9" w14:textId="77777777" w:rsidR="0046556D" w:rsidRDefault="00BD6C4F" w:rsidP="00BD6C4F">
      <w:pPr>
        <w:rPr>
          <w:rtl/>
        </w:rPr>
      </w:pPr>
      <w:r w:rsidRPr="00C63571">
        <w:rPr>
          <w:rtl/>
        </w:rPr>
        <w:t xml:space="preserve">מה מת מטמא באהל, אף תקרובת עבוד' כוכבי' מטמאה באהל: </w:t>
      </w:r>
    </w:p>
    <w:p w14:paraId="683D0F6D" w14:textId="77777777" w:rsidR="0046556D" w:rsidRDefault="00BD6C4F" w:rsidP="00BD6C4F">
      <w:pPr>
        <w:jc w:val="center"/>
        <w:rPr>
          <w:rtl/>
        </w:rPr>
      </w:pPr>
      <w:r w:rsidRPr="00C63571">
        <w:rPr>
          <w:rFonts w:ascii="BA  Leukmey Girsa Regular" w:hAnsi="BA  Leukmey Girsa Regular" w:cs="BA  Leukmey Girsa Regular"/>
          <w:color w:val="808080" w:themeColor="background1" w:themeShade="80"/>
          <w:sz w:val="22"/>
          <w:szCs w:val="22"/>
          <w:rtl/>
        </w:rPr>
        <w:t>׹׶</w:t>
      </w:r>
    </w:p>
    <w:p>
      <w:pPr>
        <w:pStyle w:val="MishnaBatzad"/>
        <w:rPr>
          <w:ins w:id="20054" w:author="קלוד" w:date="2026-10-06T10:08:36Z"/>
        </w:rPr>
      </w:pPr>
      <w:ins w:id="20053" w:author="קלוד" w:date="2026-10-06T10:08:36Z">
        <w:r>
          <w:t xml:space="preserve">משנה א</w:t>
        </w:r>
      </w:ins>
    </w:p>
    <w:p w14:paraId="0985C176" w14:textId="77777777" w:rsidR="00BD6C4F" w:rsidRPr="00337332" w:rsidRDefault="00BD6C4F" w:rsidP="00BD6C4F">
      <w:pPr>
        <w:pStyle w:val="afff9"/>
        <w:rPr>
          <w:del w:id="20009" w:author="קלוד" w:date="2026-10-06T10:14:23Z"/>
          <w:b/>
          <w:rtl/>
        </w:rPr>
      </w:pPr>
      <w:ins w:id="9804" w:author="מספור קטעי משנה" w:date="2026-10-06T06:45:19Z">
        <w:del w:id="20007" w:author="קלוד" w:date="2026-10-06T10:14:23Z">
          <w:r>
            <w:rPr>
              <w:rStyle w:val="MisparKeta"/>
            </w:rPr>
            <w:delText xml:space="preserve">ב. </w:delText>
          </w:r>
        </w:del>
      </w:ins>
      <w:del w:id="20008" w:author="קלוד" w:date="2026-10-06T10:14:23Z">
        <w:r w:rsidRPr="00337332">
          <w:rPr>
            <w:b/>
            <w:rtl/>
          </w:rPr>
          <w:delText xml:space="preserve">מתני'.</w:delText>
        </w:r>
      </w:del>
    </w:p>
    <w:p w14:paraId="6B5B7ED1" w14:textId="77777777" w:rsidR="00BD6C4F" w:rsidRPr="00337332" w:rsidRDefault="00BD6C4F" w:rsidP="00BD6C4F">
      <w:pPr>
        <w:pStyle w:val="afff9"/>
        <w:spacing w:before="120"/>
        <w:rPr>
          <w:b/>
          <w:rtl/>
        </w:rPr>
        <w:pPrChange w:id="90003" w:author="קלוד" w:date="2026-10-08T12:08:16Z">
          <w:pPr>
            <w:pStyle w:val="afff9"/>
          </w:pPr>
        </w:pPrChange>
      </w:pPr>
      <w:r w:rsidRPr="00337332">
        <w:rPr>
          <w:b/>
          <w:rtl/>
        </w:rPr>
        <w:t xml:space="preserve">השוחט בלילה, וכן הסומא ששחט - שחיטתו כשרה: </w:t>
      </w:r>
    </w:p>
    <w:p w14:paraId="301D058C" w14:textId="77777777" w:rsidR="0046556D" w:rsidRDefault="0046556D" w:rsidP="00BD6C4F">
      <w:pPr>
        <w:jc w:val="center"/>
        <w:rPr>
          <w:rtl/>
        </w:rPr>
      </w:pPr>
    </w:p>
    <w:p w14:paraId="646A9BCE" w14:textId="77777777" w:rsidR="0046556D" w:rsidRDefault="00BD6C4F" w:rsidP="00BD6C4F">
      <w:pPr>
        <w:rPr>
          <w:rtl/>
        </w:rPr>
      </w:pPr>
      <w:r w:rsidRPr="00C63571">
        <w:rPr>
          <w:rtl/>
        </w:rPr>
        <w:t xml:space="preserve">השוחט - דיעבד אין, לכתחלה לא, </w:t>
      </w:r>
    </w:p>
    <w:p w14:paraId="68E826C5" w14:textId="77777777" w:rsidR="0046556D" w:rsidRDefault="00BD6C4F" w:rsidP="00BD6C4F">
      <w:pPr>
        <w:rPr>
          <w:rtl/>
        </w:rPr>
      </w:pPr>
      <w:r w:rsidRPr="00C63571">
        <w:rPr>
          <w:rFonts w:hint="cs"/>
          <w:rtl/>
        </w:rPr>
        <w:t>והך ד</w:t>
      </w:r>
      <w:r w:rsidRPr="00C63571">
        <w:rPr>
          <w:rtl/>
        </w:rPr>
        <w:t>לעולם שוחטין, בין ביום ובין בלילה, בין בראש הגג בין בראש הספינה!</w:t>
      </w:r>
    </w:p>
    <w:p w14:paraId="2D2433DA" w14:textId="77777777" w:rsidR="0046556D" w:rsidRDefault="00BD6C4F" w:rsidP="00BD6C4F">
      <w:pPr>
        <w:rPr>
          <w:rtl/>
        </w:rPr>
      </w:pPr>
      <w:r>
        <w:rPr>
          <w:rStyle w:val="2fb"/>
          <w:rtl/>
          <w:rPrChange w:id="9213" w:author="מנוע אמוראים" w:date="2026-10-05T16:40:54Z">
            <w:rPr>
              <w:rtl/>
            </w:rPr>
          </w:rPrChange>
        </w:rPr>
        <w:t xml:space="preserve">אר"פ</w:t>
      </w:r>
      <w:r>
        <w:rPr>
          <w:rtl/>
        </w:rPr>
        <w:t xml:space="preserve">: בשאבוקה כנגדו.</w:t>
      </w:r>
    </w:p>
    <w:p w14:paraId="60E5F554" w14:textId="77777777" w:rsidR="0046556D" w:rsidRDefault="00BD6C4F" w:rsidP="00BD6C4F">
      <w:pPr>
        <w:rPr>
          <w:rtl/>
        </w:rPr>
      </w:pPr>
      <w:r w:rsidRPr="00C63571">
        <w:rPr>
          <w:rtl/>
        </w:rPr>
        <w:t>אמר רב אשי: דיקא נמי, דקתני התם דומיא דיום</w:t>
      </w:r>
      <w:r w:rsidRPr="00C63571">
        <w:rPr>
          <w:rFonts w:hint="cs"/>
          <w:rtl/>
        </w:rPr>
        <w:t>,</w:t>
      </w:r>
      <w:r w:rsidRPr="00C63571">
        <w:rPr>
          <w:rtl/>
        </w:rPr>
        <w:t xml:space="preserve"> והכא דומיא דסומא, ש"מ: </w:t>
      </w:r>
    </w:p>
    <w:p w14:paraId="71018E20" w14:textId="77777777" w:rsidR="0046556D" w:rsidRDefault="00BD6C4F" w:rsidP="00BD6C4F">
      <w:pPr>
        <w:jc w:val="center"/>
        <w:rPr>
          <w:rtl/>
        </w:rPr>
      </w:pPr>
      <w:r w:rsidRPr="00C63571">
        <w:rPr>
          <w:rFonts w:ascii="BA  Leukmey Girsa Regular" w:hAnsi="BA  Leukmey Girsa Regular" w:cs="BA  Leukmey Girsa Regular"/>
          <w:color w:val="808080" w:themeColor="background1" w:themeShade="80"/>
          <w:sz w:val="22"/>
          <w:szCs w:val="22"/>
          <w:rtl/>
        </w:rPr>
        <w:t>׹׶</w:t>
      </w:r>
    </w:p>
    <w:p w14:paraId="63B65011" w14:textId="77777777" w:rsidR="00BD6C4F" w:rsidRPr="00A55767" w:rsidRDefault="00BD6C4F" w:rsidP="00F07436">
      <w:pPr>
        <w:pStyle w:val="afff3"/>
        <w:framePr w:wrap="around"/>
        <w:rPr>
          <w:rtl/>
        </w:rPr>
      </w:pPr>
      <w:r w:rsidRPr="00A55767">
        <w:rPr>
          <w:rFonts w:hint="cs"/>
          <w:rtl/>
        </w:rPr>
        <w:t>יד.</w:t>
      </w:r>
    </w:p>
    <w:p>
      <w:pPr>
        <w:pStyle w:val="MishnaBatzad"/>
        <w:rPr>
          <w:ins w:id="20056" w:author="קלוד" w:date="2026-10-06T10:08:36Z"/>
        </w:rPr>
      </w:pPr>
      <w:ins w:id="20055" w:author="קלוד" w:date="2026-10-06T10:08:36Z">
        <w:r>
          <w:t xml:space="preserve">משנה א</w:t>
        </w:r>
      </w:ins>
    </w:p>
    <w:p w14:paraId="642A927C" w14:textId="77777777" w:rsidR="00BD6C4F" w:rsidRPr="00337332" w:rsidRDefault="00BD6C4F" w:rsidP="00BD6C4F">
      <w:pPr>
        <w:pStyle w:val="afff9"/>
        <w:rPr>
          <w:del w:id="20012" w:author="קלוד" w:date="2026-10-06T10:14:23Z"/>
          <w:b/>
          <w:rtl/>
        </w:rPr>
      </w:pPr>
      <w:ins w:id="9805" w:author="מספור קטעי משנה" w:date="2026-10-06T06:45:19Z">
        <w:del w:id="20010" w:author="קלוד" w:date="2026-10-06T10:14:23Z">
          <w:r>
            <w:rPr>
              <w:rStyle w:val="MisparKeta"/>
            </w:rPr>
            <w:delText xml:space="preserve">א. </w:delText>
          </w:r>
        </w:del>
      </w:ins>
      <w:del w:id="20011" w:author="קלוד" w:date="2026-10-06T10:14:23Z">
        <w:r w:rsidRPr="00337332">
          <w:rPr>
            <w:b/>
            <w:rtl/>
          </w:rPr>
          <w:delText xml:space="preserve">מתני'.</w:delText>
        </w:r>
      </w:del>
    </w:p>
    <w:p w14:paraId="504297FB" w14:textId="77777777" w:rsidR="00BD6C4F" w:rsidRPr="00337332" w:rsidRDefault="00BD6C4F" w:rsidP="00BD6C4F">
      <w:pPr>
        <w:pStyle w:val="afff9"/>
        <w:spacing w:before="120"/>
        <w:rPr>
          <w:b/>
          <w:rtl/>
        </w:rPr>
        <w:pPrChange w:id="90004" w:author="קלוד" w:date="2026-10-08T12:08:16Z">
          <w:pPr>
            <w:pStyle w:val="afff9"/>
          </w:pPr>
        </w:pPrChange>
      </w:pPr>
      <w:r w:rsidRPr="00337332">
        <w:rPr>
          <w:b/>
          <w:rtl/>
        </w:rPr>
        <w:t xml:space="preserve">השוחט בשבת וביום הכיפורים, אע"פ שמתחייב בנפשו - שחיטתו כשרה: </w:t>
      </w:r>
    </w:p>
    <w:p w14:paraId="25CD5878" w14:textId="77777777" w:rsidR="00BD6C4F" w:rsidRDefault="00BD6C4F" w:rsidP="00BD6C4F">
      <w:pPr>
        <w:jc w:val="center"/>
        <w:rPr>
          <w:rFonts w:ascii="BA חניכי הישיבות" w:hAnsi="BA חניכי הישיבות" w:cs="BA חניכי הישיבות"/>
          <w:rtl/>
        </w:rPr>
      </w:pPr>
    </w:p>
    <w:p w14:paraId="51C7B6BB" w14:textId="77777777" w:rsidR="0046556D" w:rsidRDefault="00BD6C4F" w:rsidP="00BD6C4F">
      <w:pPr>
        <w:rPr>
          <w:rtl/>
        </w:rPr>
      </w:pPr>
      <w:r w:rsidRPr="00C63571">
        <w:rPr>
          <w:rtl/>
        </w:rPr>
        <w:t xml:space="preserve">• </w:t>
      </w:r>
      <w:r>
        <w:rPr>
          <w:rStyle w:val="2fb"/>
          <w:rFonts w:hint="cs"/>
          <w:rtl/>
          <w:rPrChange w:id="9214" w:author="מנוע אמוראים" w:date="2026-10-05T16:40:54Z">
            <w:rPr>
              <w:rFonts w:hint="cs"/>
              <w:rtl/>
            </w:rPr>
          </w:rPrChange>
        </w:rPr>
        <w:t xml:space="preserve">אר</w:t>
      </w:r>
      <w:r>
        <w:rPr>
          <w:rStyle w:val="2fb"/>
          <w:rtl/>
          <w:rPrChange w:id="9215" w:author="מנוע אמוראים" w:date="2026-10-05T16:40:54Z">
            <w:rPr>
              <w:rtl/>
            </w:rPr>
          </w:rPrChange>
        </w:rPr>
        <w:t xml:space="preserve">"</w:t>
      </w:r>
      <w:r>
        <w:rPr>
          <w:rStyle w:val="2fb"/>
          <w:rFonts w:hint="cs"/>
          <w:rtl/>
          <w:rPrChange w:id="9216" w:author="מנוע אמוראים" w:date="2026-10-05T16:40:54Z">
            <w:rPr>
              <w:rFonts w:hint="cs"/>
              <w:rtl/>
            </w:rPr>
          </w:rPrChange>
        </w:rPr>
        <w:t xml:space="preserve">ה</w:t>
      </w:r>
      <w:r w:rsidRPr="00C63571">
        <w:rPr>
          <w:rtl/>
        </w:rPr>
        <w:t xml:space="preserve"> דרש חייא ב</w:t>
      </w:r>
      <w:r>
        <w:rPr>
          <w:rtl/>
        </w:rPr>
        <w:t>"</w:t>
      </w:r>
      <w:r w:rsidRPr="00C63571">
        <w:rPr>
          <w:rtl/>
        </w:rPr>
        <w:t>ר: אסורה באכילה ליומא, ונסבין חבריא למימר רבי יהודה היא.</w:t>
      </w:r>
    </w:p>
    <w:p w14:paraId="75B9F42E" w14:textId="77777777" w:rsidR="0046556D" w:rsidRDefault="00BD6C4F" w:rsidP="00BD6C4F">
      <w:pPr>
        <w:rPr>
          <w:rtl/>
        </w:rPr>
      </w:pPr>
      <w:r w:rsidRPr="00C63571">
        <w:rPr>
          <w:rtl/>
        </w:rPr>
        <w:t xml:space="preserve">א"ר אבא: רבי יהודה דהכנה היא, דתנן: מחתכין את הדילועין לפני הבהמה ואת הנבלה לפני הכלבים, </w:t>
      </w:r>
    </w:p>
    <w:p w14:paraId="79D97727" w14:textId="77777777" w:rsidR="0046556D" w:rsidRDefault="00BD6C4F" w:rsidP="00BD6C4F">
      <w:pPr>
        <w:rPr>
          <w:rtl/>
        </w:rPr>
      </w:pPr>
      <w:r>
        <w:rPr>
          <w:rStyle w:val="2fb"/>
          <w:rtl/>
          <w:rPrChange w:id="9217" w:author="מנוע אמוראים" w:date="2026-10-05T16:40:54Z">
            <w:rPr>
              <w:rtl/>
            </w:rPr>
          </w:rPrChange>
        </w:rPr>
        <w:t xml:space="preserve">ר</w:t>
      </w:r>
      <w:r>
        <w:rPr>
          <w:rStyle w:val="2fb"/>
          <w:rtl/>
          <w:rPrChange w:id="9218" w:author="מנוע אמוראים" w:date="2026-10-05T16:40:54Z">
            <w:rPr>
              <w:rtl/>
            </w:rPr>
          </w:rPrChange>
        </w:rPr>
        <w:t xml:space="preserve">"</w:t>
      </w:r>
      <w:r>
        <w:rPr>
          <w:rStyle w:val="2fb"/>
          <w:rFonts w:hint="cs"/>
          <w:rtl/>
          <w:rPrChange w:id="9219" w:author="מנוע אמוראים" w:date="2026-10-05T16:40:54Z">
            <w:rPr>
              <w:rFonts w:hint="cs"/>
              <w:rtl/>
            </w:rPr>
          </w:rPrChange>
        </w:rPr>
        <w:t xml:space="preserve">י</w:t>
      </w:r>
      <w:r>
        <w:rPr>
          <w:rFonts w:hint="cs"/>
          <w:rtl/>
        </w:rPr>
        <w:t xml:space="preserve"> </w:t>
      </w:r>
      <w:r w:rsidRPr="00C63571">
        <w:rPr>
          <w:rtl/>
        </w:rPr>
        <w:t>אומר: אם לא היתה נבלה מערב שבת - אסורה, לפי שאינה מן המוכן;</w:t>
      </w:r>
    </w:p>
    <w:p w14:paraId="26BD097B" w14:textId="77777777" w:rsidR="0046556D" w:rsidRDefault="00BD6C4F" w:rsidP="00BD6C4F">
      <w:pPr>
        <w:rPr>
          <w:rtl/>
        </w:rPr>
      </w:pPr>
      <w:r w:rsidRPr="00C63571">
        <w:rPr>
          <w:rtl/>
        </w:rPr>
        <w:t>אלמא כיון דלא איתכן מאתמול - אסורה, ה"נ כיון דלא איתכן מאתמול - אסורה.</w:t>
      </w:r>
    </w:p>
    <w:p w14:paraId="3D218654" w14:textId="77777777" w:rsidR="0046556D" w:rsidRDefault="00BD6C4F" w:rsidP="00BD6C4F">
      <w:pPr>
        <w:rPr>
          <w:rtl/>
        </w:rPr>
      </w:pPr>
      <w:r w:rsidRPr="00C63571">
        <w:rPr>
          <w:rtl/>
        </w:rPr>
        <w:t>א"ל אביי: מי דמי? התם מעיקרא מוכן לאדם והשתא מוכן לכלבים, הכא מעיקרא מוכן לאדם והשתא מוכן לאדם!</w:t>
      </w:r>
    </w:p>
    <w:p w14:paraId="4A2B2BC4" w14:textId="77777777" w:rsidR="0046556D" w:rsidRDefault="00BD6C4F" w:rsidP="00BD6C4F">
      <w:pPr>
        <w:rPr>
          <w:rtl/>
        </w:rPr>
      </w:pPr>
      <w:r w:rsidRPr="00C63571">
        <w:rPr>
          <w:rtl/>
        </w:rPr>
        <w:t>מי סברת: בהמה בחייה לאכילה עומדת? בהמה בחייה לגדל עומדת.</w:t>
      </w:r>
    </w:p>
    <w:p w14:paraId="753AE394" w14:textId="77777777" w:rsidR="0046556D" w:rsidRDefault="00BD6C4F" w:rsidP="00BD6C4F">
      <w:pPr>
        <w:rPr>
          <w:rtl/>
        </w:rPr>
      </w:pPr>
      <w:r w:rsidRPr="00C63571">
        <w:rPr>
          <w:rtl/>
        </w:rPr>
        <w:lastRenderedPageBreak/>
        <w:t>א"ה, בהמה לרבי יהודה בי"ט היכי שחטינן? אמר לו: עומדת לאכילה ועומדת לגדל, נשחטה - הובררה דלאכילה עומדת, לא נשחטה - הובררה דלגדל עומדת.</w:t>
      </w:r>
    </w:p>
    <w:p w14:paraId="6F399BC0" w14:textId="77777777" w:rsidR="0046556D" w:rsidRDefault="00BD6C4F" w:rsidP="00BD6C4F">
      <w:pPr>
        <w:rPr>
          <w:rtl/>
        </w:rPr>
      </w:pPr>
      <w:r w:rsidRPr="00C63571">
        <w:rPr>
          <w:rtl/>
        </w:rPr>
        <w:t>והא לית ליה לרבי יהודה ברירה!</w:t>
      </w:r>
    </w:p>
    <w:p w14:paraId="1018FFAD" w14:textId="77777777" w:rsidR="0046556D" w:rsidRDefault="00BD6C4F" w:rsidP="00BD6C4F">
      <w:pPr>
        <w:rPr>
          <w:rtl/>
        </w:rPr>
      </w:pPr>
      <w:r w:rsidRPr="00C63571">
        <w:rPr>
          <w:rtl/>
        </w:rPr>
        <w:t xml:space="preserve">מנא לן? אי </w:t>
      </w:r>
      <w:r w:rsidRPr="00C63571">
        <w:rPr>
          <w:rFonts w:hint="cs"/>
          <w:rtl/>
        </w:rPr>
        <w:t>מדתניא ד</w:t>
      </w:r>
      <w:r w:rsidRPr="00C63571">
        <w:rPr>
          <w:rtl/>
        </w:rPr>
        <w:t xml:space="preserve">הלוקח יין מבין הכותים, אומר: שני לוגין שאני עתיד להפריש הרי הן תרומה, עשרה מעשר ראשון, תשעה מעשר שני, </w:t>
      </w:r>
      <w:r>
        <w:rPr>
          <w:rStyle w:val="2fb"/>
          <w:rFonts w:hint="cs"/>
          <w:rtl/>
          <w:rPrChange w:id="9220" w:author="מנוע אמוראים" w:date="2026-10-05T16:40:54Z">
            <w:rPr>
              <w:rFonts w:hint="cs"/>
              <w:rtl/>
            </w:rPr>
          </w:rPrChange>
        </w:rPr>
        <w:t xml:space="preserve">לר</w:t>
      </w:r>
      <w:r>
        <w:rPr>
          <w:rStyle w:val="2fb"/>
          <w:rtl/>
          <w:rPrChange w:id="9221" w:author="מנוע אמוראים" w:date="2026-10-05T16:40:54Z">
            <w:rPr>
              <w:rtl/>
            </w:rPr>
          </w:rPrChange>
        </w:rPr>
        <w:t xml:space="preserve">"</w:t>
      </w:r>
      <w:r>
        <w:rPr>
          <w:rStyle w:val="2fb"/>
          <w:rFonts w:hint="cs"/>
          <w:rtl/>
          <w:rPrChange w:id="9222" w:author="מנוע אמוראים" w:date="2026-10-05T16:40:54Z">
            <w:rPr>
              <w:rFonts w:hint="cs"/>
              <w:rtl/>
            </w:rPr>
          </w:rPrChange>
        </w:rPr>
        <w:t xml:space="preserve">מ</w:t>
      </w:r>
      <w:r>
        <w:rPr>
          <w:rFonts w:hint="cs"/>
          <w:rtl/>
        </w:rPr>
        <w:t xml:space="preserve">: </w:t>
      </w:r>
      <w:r w:rsidRPr="00C63571">
        <w:rPr>
          <w:rtl/>
        </w:rPr>
        <w:t xml:space="preserve">מיחל ושותה מיד, </w:t>
      </w:r>
      <w:r>
        <w:rPr>
          <w:rStyle w:val="2fb"/>
          <w:rFonts w:hint="cs"/>
          <w:rtl/>
          <w:rPrChange w:id="9223" w:author="מנוע אמוראים" w:date="2026-10-05T16:40:54Z">
            <w:rPr>
              <w:rFonts w:hint="cs"/>
              <w:rtl/>
            </w:rPr>
          </w:rPrChange>
        </w:rPr>
        <w:t xml:space="preserve">ר</w:t>
      </w:r>
      <w:r>
        <w:rPr>
          <w:rStyle w:val="2fb"/>
          <w:rtl/>
          <w:rPrChange w:id="9224" w:author="מנוע אמוראים" w:date="2026-10-05T16:40:54Z">
            <w:rPr>
              <w:rtl/>
            </w:rPr>
          </w:rPrChange>
        </w:rPr>
        <w:t xml:space="preserve">"</w:t>
      </w:r>
      <w:r>
        <w:rPr>
          <w:rStyle w:val="2fb"/>
          <w:rFonts w:hint="cs"/>
          <w:rtl/>
          <w:rPrChange w:id="9225" w:author="מנוע אמוראים" w:date="2026-10-05T16:40:54Z">
            <w:rPr>
              <w:rFonts w:hint="cs"/>
              <w:rtl/>
            </w:rPr>
          </w:rPrChange>
        </w:rPr>
        <w:t xml:space="preserve">י</w:t>
      </w:r>
      <w:r>
        <w:rPr>
          <w:rFonts w:hint="cs"/>
          <w:rtl/>
        </w:rPr>
        <w:t xml:space="preserve"> ורבי יוסי</w:t>
      </w:r>
      <w:r>
        <w:rPr>
          <w:rtl/>
        </w:rPr>
        <w:t xml:space="preserve"> </w:t>
      </w:r>
      <w:r>
        <w:rPr>
          <w:rStyle w:val="2fb"/>
          <w:rtl/>
          <w:rPrChange w:id="9226" w:author="מנוע אמוראים" w:date="2026-10-05T16:40:54Z">
            <w:rPr>
              <w:rtl/>
            </w:rPr>
          </w:rPrChange>
        </w:rPr>
        <w:t xml:space="preserve">ור"ש</w:t>
      </w:r>
      <w:r>
        <w:rPr>
          <w:rtl/>
        </w:rPr>
        <w:t xml:space="preserve"> אוסרין;</w:t>
      </w:r>
    </w:p>
    <w:p w14:paraId="2A154B1E" w14:textId="77777777" w:rsidR="00BD6C4F" w:rsidRPr="00A55767" w:rsidRDefault="00BD6C4F" w:rsidP="00F07436">
      <w:pPr>
        <w:pStyle w:val="afff3"/>
        <w:framePr w:wrap="around"/>
        <w:rPr>
          <w:rtl/>
        </w:rPr>
      </w:pPr>
      <w:r w:rsidRPr="00A55767">
        <w:rPr>
          <w:rFonts w:hint="cs"/>
          <w:rtl/>
        </w:rPr>
        <w:t>יד:</w:t>
      </w:r>
    </w:p>
    <w:p w14:paraId="0DEF8B61" w14:textId="77777777" w:rsidR="0046556D" w:rsidRDefault="000828F8" w:rsidP="00C62948">
      <w:pPr>
        <w:pStyle w:val="affffb"/>
      </w:pPr>
      <w:r>
        <w:rPr>
          <w:rtl/>
        </w:rPr>
        <w:t xml:space="preserve">- </w:t>
      </w:r>
      <w:r w:rsidR="00BD6C4F" w:rsidRPr="00C63571">
        <w:rPr>
          <w:rtl/>
        </w:rPr>
        <w:t xml:space="preserve">התם טעמא, </w:t>
      </w:r>
      <w:r w:rsidR="00BD6C4F" w:rsidRPr="00C63571">
        <w:rPr>
          <w:rFonts w:hint="cs"/>
          <w:rtl/>
        </w:rPr>
        <w:t>ד</w:t>
      </w:r>
      <w:r>
        <w:rPr>
          <w:rtl/>
        </w:rPr>
        <w:t xml:space="preserve">אמרו </w:t>
      </w:r>
      <w:r>
        <w:rPr>
          <w:rStyle w:val="2fb"/>
          <w:rtl/>
          <w:rPrChange w:id="9227" w:author="מנוע אמוראים" w:date="2026-10-05T16:40:54Z">
            <w:rPr>
              <w:rtl/>
            </w:rPr>
          </w:rPrChange>
        </w:rPr>
        <w:t xml:space="preserve">לר</w:t>
      </w:r>
      <w:r>
        <w:rPr>
          <w:rStyle w:val="2fb"/>
          <w:rtl/>
          <w:rPrChange w:id="9228" w:author="מנוע אמוראים" w:date="2026-10-05T16:40:54Z">
            <w:rPr>
              <w:rtl/>
            </w:rPr>
          </w:rPrChange>
        </w:rPr>
        <w:t xml:space="preserve">"</w:t>
      </w:r>
      <w:r>
        <w:rPr>
          <w:rStyle w:val="2fb"/>
          <w:rFonts w:hint="cs"/>
          <w:rtl/>
          <w:rPrChange w:id="9229" w:author="מנוע אמוראים" w:date="2026-10-05T16:40:54Z">
            <w:rPr>
              <w:rFonts w:hint="cs"/>
              <w:rtl/>
            </w:rPr>
          </w:rPrChange>
        </w:rPr>
        <w:t xml:space="preserve">מ</w:t>
      </w:r>
      <w:r w:rsidR="00BD6C4F" w:rsidRPr="00C63571">
        <w:rPr>
          <w:rtl/>
        </w:rPr>
        <w:t xml:space="preserve">: אי אתה מודה שמא יבקע הנוד ונמצא שותה טבלים למפרע? </w:t>
      </w:r>
    </w:p>
    <w:p w14:paraId="39C2B4AC" w14:textId="77777777" w:rsidR="0046556D" w:rsidRDefault="000828F8" w:rsidP="00C62948">
      <w:pPr>
        <w:pStyle w:val="affffb"/>
        <w:rPr>
          <w:b/>
          <w:bCs/>
          <w:rtl/>
        </w:rPr>
      </w:pPr>
      <w:r>
        <w:rPr>
          <w:rtl/>
        </w:rPr>
        <w:t xml:space="preserve">- </w:t>
      </w:r>
      <w:r w:rsidR="00BD6C4F" w:rsidRPr="00C63571">
        <w:rPr>
          <w:rtl/>
        </w:rPr>
        <w:t>אמר להן: לכשיבקע!</w:t>
      </w:r>
    </w:p>
    <w:p w14:paraId="7D99F94E" w14:textId="77777777" w:rsidR="0046556D" w:rsidRDefault="00BD6C4F" w:rsidP="00BD6C4F">
      <w:pPr>
        <w:rPr>
          <w:rtl/>
        </w:rPr>
      </w:pPr>
      <w:r w:rsidRPr="00C605F0">
        <w:rPr>
          <w:rFonts w:hint="cs"/>
          <w:b/>
          <w:bCs/>
          <w:rtl/>
        </w:rPr>
        <w:t>ב.</w:t>
      </w:r>
      <w:r w:rsidRPr="00C63571">
        <w:rPr>
          <w:rFonts w:hint="cs"/>
          <w:rtl/>
        </w:rPr>
        <w:t xml:space="preserve"> </w:t>
      </w:r>
      <w:r w:rsidRPr="00C63571">
        <w:rPr>
          <w:rtl/>
        </w:rPr>
        <w:t>אלא מדתני איו;</w:t>
      </w:r>
      <w:r>
        <w:rPr>
          <w:rFonts w:hint="cs"/>
          <w:rtl/>
        </w:rPr>
        <w:t xml:space="preserve"> </w:t>
      </w:r>
      <w:r>
        <w:rPr>
          <w:rStyle w:val="2fb"/>
          <w:rFonts w:hint="cs"/>
          <w:rtl/>
          <w:rPrChange w:id="9230" w:author="מנוע אמוראים" w:date="2026-10-05T16:40:54Z">
            <w:rPr>
              <w:rFonts w:hint="cs"/>
              <w:rtl/>
            </w:rPr>
          </w:rPrChange>
        </w:rPr>
        <w:t xml:space="preserve">ר</w:t>
      </w:r>
      <w:r>
        <w:rPr>
          <w:rStyle w:val="2fb"/>
          <w:rtl/>
          <w:rPrChange w:id="9231" w:author="מנוע אמוראים" w:date="2026-10-05T16:40:54Z">
            <w:rPr>
              <w:rtl/>
            </w:rPr>
          </w:rPrChange>
        </w:rPr>
        <w:t xml:space="preserve">"</w:t>
      </w:r>
      <w:r>
        <w:rPr>
          <w:rStyle w:val="2fb"/>
          <w:rFonts w:hint="cs"/>
          <w:rtl/>
          <w:rPrChange w:id="9232" w:author="מנוע אמוראים" w:date="2026-10-05T16:40:54Z">
            <w:rPr>
              <w:rFonts w:hint="cs"/>
              <w:rtl/>
            </w:rPr>
          </w:rPrChange>
        </w:rPr>
        <w:t xml:space="preserve">י</w:t>
      </w:r>
      <w:r>
        <w:rPr>
          <w:rFonts w:hint="cs"/>
          <w:rtl/>
        </w:rPr>
        <w:t xml:space="preserve"> אומר</w:t>
      </w:r>
      <w:r w:rsidRPr="00C63571">
        <w:rPr>
          <w:rtl/>
        </w:rPr>
        <w:t xml:space="preserve">: אין אדם מתנה על שני דברים כאחד, </w:t>
      </w:r>
    </w:p>
    <w:p w14:paraId="16FE28D7" w14:textId="77777777" w:rsidR="0046556D" w:rsidRDefault="00BD6C4F" w:rsidP="00BD6C4F">
      <w:pPr>
        <w:rPr>
          <w:rtl/>
        </w:rPr>
      </w:pPr>
      <w:r w:rsidRPr="00C63571">
        <w:rPr>
          <w:rtl/>
        </w:rPr>
        <w:t>אלא אם בא חכם למזרח עירובו למזרח, למערב - עירובו למערב, ואילו לכאן ולכאן לא;</w:t>
      </w:r>
    </w:p>
    <w:p w14:paraId="2F716B31" w14:textId="77777777" w:rsidR="0046556D" w:rsidRDefault="00BD6C4F" w:rsidP="00BD6C4F">
      <w:pPr>
        <w:rPr>
          <w:rtl/>
        </w:rPr>
      </w:pPr>
      <w:r w:rsidRPr="00C63571">
        <w:rPr>
          <w:rtl/>
        </w:rPr>
        <w:t>והוינן בה: מאי שנא לכאן ולכאן דלא? דאין ברירה, מזרח ומערב נמי אין ברירה!</w:t>
      </w:r>
    </w:p>
    <w:p w14:paraId="2D29FB49" w14:textId="77777777" w:rsidR="0046556D" w:rsidRDefault="00BD6C4F" w:rsidP="00BD6C4F">
      <w:pPr>
        <w:rPr>
          <w:rtl/>
        </w:rPr>
      </w:pPr>
      <w:r>
        <w:rPr>
          <w:rStyle w:val="2fb"/>
          <w:rtl/>
          <w:rPrChange w:id="9233" w:author="מנוע אמוראים" w:date="2026-10-05T16:40:54Z">
            <w:rPr>
              <w:rtl/>
            </w:rPr>
          </w:rPrChange>
        </w:rPr>
        <w:t xml:space="preserve">וא</w:t>
      </w:r>
      <w:r>
        <w:rPr>
          <w:rStyle w:val="2fb"/>
          <w:rFonts w:hint="cs"/>
          <w:rtl/>
          <w:rPrChange w:id="9234" w:author="מנוע אמוראים" w:date="2026-10-05T16:40:54Z">
            <w:rPr>
              <w:rFonts w:hint="cs"/>
              <w:rtl/>
            </w:rPr>
          </w:rPrChange>
        </w:rPr>
        <w:t xml:space="preserve">רי</w:t>
      </w:r>
      <w:r>
        <w:rPr>
          <w:rStyle w:val="2fb"/>
          <w:rtl/>
          <w:rPrChange w:id="9235" w:author="מנוע אמוראים" w:date="2026-10-05T16:40:54Z">
            <w:rPr>
              <w:rtl/>
            </w:rPr>
          </w:rPrChange>
        </w:rPr>
        <w:t xml:space="preserve">"</w:t>
      </w:r>
      <w:r>
        <w:rPr>
          <w:rStyle w:val="2fb"/>
          <w:rFonts w:hint="cs"/>
          <w:rtl/>
          <w:rPrChange w:id="9236" w:author="מנוע אמוראים" w:date="2026-10-05T16:40:54Z">
            <w:rPr>
              <w:rFonts w:hint="cs"/>
              <w:rtl/>
            </w:rPr>
          </w:rPrChange>
        </w:rPr>
        <w:t xml:space="preserve">ו</w:t>
      </w:r>
      <w:r w:rsidRPr="00C63571">
        <w:rPr>
          <w:rtl/>
        </w:rPr>
        <w:t>: וכבר בא חכם!</w:t>
      </w:r>
    </w:p>
    <w:p w14:paraId="3E99FA1C" w14:textId="77777777" w:rsidR="0046556D" w:rsidRDefault="0046556D" w:rsidP="00BD6C4F">
      <w:pPr>
        <w:rPr>
          <w:b/>
          <w:bCs/>
          <w:rtl/>
        </w:rPr>
      </w:pPr>
    </w:p>
    <w:p w14:paraId="341CCECD" w14:textId="77777777" w:rsidR="0046556D" w:rsidRDefault="00BD6C4F" w:rsidP="00BD6C4F">
      <w:pPr>
        <w:rPr>
          <w:rtl/>
        </w:rPr>
      </w:pPr>
      <w:r w:rsidRPr="00C605F0">
        <w:rPr>
          <w:rFonts w:hint="cs"/>
          <w:b/>
          <w:bCs/>
          <w:rtl/>
        </w:rPr>
        <w:t>ג.</w:t>
      </w:r>
      <w:r w:rsidRPr="00C63571">
        <w:rPr>
          <w:rFonts w:hint="cs"/>
          <w:rtl/>
        </w:rPr>
        <w:t xml:space="preserve"> </w:t>
      </w:r>
      <w:r w:rsidRPr="00C63571">
        <w:rPr>
          <w:rtl/>
        </w:rPr>
        <w:t>אלא אמר רב יוסף: רבי יהודה דכלים היא, דתנן: כל הכלים הניטלין בשבת - שבריהן ניטלין,</w:t>
      </w:r>
    </w:p>
    <w:p w14:paraId="50366504" w14:textId="77777777" w:rsidR="0046556D" w:rsidRDefault="00BD6C4F" w:rsidP="00BD6C4F">
      <w:pPr>
        <w:rPr>
          <w:rtl/>
        </w:rPr>
      </w:pPr>
      <w:r w:rsidRPr="00C63571">
        <w:rPr>
          <w:rtl/>
        </w:rPr>
        <w:t>ובלבד שיהו עושין מעין מלאכה, שברי עריבה לכסות בהן פי חבית, שברי זכוכית לכסות בהן פי הפך;</w:t>
      </w:r>
    </w:p>
    <w:p w14:paraId="51CE1C6D" w14:textId="77777777" w:rsidR="0046556D" w:rsidRDefault="00BD6C4F" w:rsidP="00BD6C4F">
      <w:pPr>
        <w:rPr>
          <w:rtl/>
        </w:rPr>
      </w:pPr>
      <w:r>
        <w:rPr>
          <w:rStyle w:val="2fb"/>
          <w:rFonts w:hint="cs"/>
          <w:rtl/>
          <w:rPrChange w:id="9237" w:author="מנוע אמוראים" w:date="2026-10-05T16:40:54Z">
            <w:rPr>
              <w:rFonts w:hint="cs"/>
              <w:rtl/>
            </w:rPr>
          </w:rPrChange>
        </w:rPr>
        <w:t xml:space="preserve">ר</w:t>
      </w:r>
      <w:r>
        <w:rPr>
          <w:rStyle w:val="2fb"/>
          <w:rtl/>
          <w:rPrChange w:id="9238" w:author="מנוע אמוראים" w:date="2026-10-05T16:40:54Z">
            <w:rPr>
              <w:rtl/>
            </w:rPr>
          </w:rPrChange>
        </w:rPr>
        <w:t xml:space="preserve">"</w:t>
      </w:r>
      <w:r>
        <w:rPr>
          <w:rStyle w:val="2fb"/>
          <w:rFonts w:hint="cs"/>
          <w:rtl/>
          <w:rPrChange w:id="9239" w:author="מנוע אמוראים" w:date="2026-10-05T16:40:54Z">
            <w:rPr>
              <w:rFonts w:hint="cs"/>
              <w:rtl/>
            </w:rPr>
          </w:rPrChange>
        </w:rPr>
        <w:t xml:space="preserve">י</w:t>
      </w:r>
      <w:r w:rsidRPr="00C63571">
        <w:rPr>
          <w:rtl/>
        </w:rPr>
        <w:t xml:space="preserve">: ובלבד שיהו עושין מעין מלאכתן, שברי עריבה לצוק לתוכן מקפה, שברי זכוכית לצוק לתוכן </w:t>
      </w:r>
      <w:r w:rsidRPr="00C63571">
        <w:rPr>
          <w:rFonts w:hint="cs"/>
          <w:rtl/>
        </w:rPr>
        <w:t>שמן</w:t>
      </w:r>
    </w:p>
    <w:p w14:paraId="6B25507F" w14:textId="77777777" w:rsidR="0046556D" w:rsidRDefault="00BD6C4F" w:rsidP="00BD6C4F">
      <w:pPr>
        <w:rPr>
          <w:rtl/>
        </w:rPr>
      </w:pPr>
      <w:r w:rsidRPr="00C63571">
        <w:rPr>
          <w:rFonts w:hint="cs"/>
          <w:rtl/>
        </w:rPr>
        <w:t>ומשמע ד</w:t>
      </w:r>
      <w:r w:rsidRPr="00C63571">
        <w:rPr>
          <w:rtl/>
        </w:rPr>
        <w:t xml:space="preserve">מעין מלאכה אחרת לא, אלמא כיון דלא </w:t>
      </w:r>
      <w:r w:rsidRPr="00C63571">
        <w:rPr>
          <w:rFonts w:hint="cs"/>
          <w:rtl/>
        </w:rPr>
        <w:t xml:space="preserve">הוכן </w:t>
      </w:r>
      <w:r w:rsidRPr="00C63571">
        <w:rPr>
          <w:rtl/>
        </w:rPr>
        <w:t>מאתמול ל</w:t>
      </w:r>
      <w:r w:rsidRPr="00C63571">
        <w:rPr>
          <w:rFonts w:hint="cs"/>
          <w:rtl/>
        </w:rPr>
        <w:t>מלאכה זו אסירי ה</w:t>
      </w:r>
      <w:r>
        <w:rPr>
          <w:rtl/>
        </w:rPr>
        <w:t>"</w:t>
      </w:r>
      <w:r w:rsidRPr="00C63571">
        <w:rPr>
          <w:rFonts w:hint="cs"/>
          <w:rtl/>
        </w:rPr>
        <w:t xml:space="preserve">נ אסורה </w:t>
      </w:r>
    </w:p>
    <w:p w14:paraId="118DFC3E" w14:textId="77777777" w:rsidR="0046556D" w:rsidRDefault="00BD6C4F" w:rsidP="00BD6C4F">
      <w:pPr>
        <w:rPr>
          <w:rtl/>
        </w:rPr>
      </w:pPr>
      <w:r w:rsidRPr="00C63571">
        <w:rPr>
          <w:rtl/>
        </w:rPr>
        <w:t>א"ל אביי: מי דמי? התם מעיקרא כלי והשתא שבר כלי, והו</w:t>
      </w:r>
      <w:r w:rsidRPr="00C63571">
        <w:rPr>
          <w:rFonts w:hint="cs"/>
          <w:rtl/>
        </w:rPr>
        <w:t xml:space="preserve">"ל </w:t>
      </w:r>
      <w:r w:rsidRPr="00C63571">
        <w:rPr>
          <w:rtl/>
        </w:rPr>
        <w:t xml:space="preserve">נולד ואסור, </w:t>
      </w:r>
    </w:p>
    <w:p w14:paraId="0F12A3C7" w14:textId="1C568565" w:rsidR="0046556D" w:rsidRDefault="00BD6C4F" w:rsidP="00BD6C4F">
      <w:pPr>
        <w:rPr>
          <w:rtl/>
        </w:rPr>
      </w:pPr>
      <w:r w:rsidRPr="00C63571">
        <w:rPr>
          <w:rFonts w:hint="cs"/>
          <w:rtl/>
        </w:rPr>
        <w:t xml:space="preserve">    </w:t>
      </w:r>
      <w:r w:rsidRPr="00C63571">
        <w:rPr>
          <w:rtl/>
        </w:rPr>
        <w:t xml:space="preserve">הכא מעיקרא אוכלא ולבסוף אוכל, אוכלא דאיפרת הוא, </w:t>
      </w:r>
    </w:p>
    <w:p w14:paraId="5921C72F" w14:textId="77777777" w:rsidR="0046556D" w:rsidRDefault="00BD6C4F" w:rsidP="00BD6C4F">
      <w:pPr>
        <w:rPr>
          <w:rtl/>
        </w:rPr>
      </w:pPr>
      <w:r w:rsidRPr="00C63571">
        <w:rPr>
          <w:rtl/>
        </w:rPr>
        <w:t xml:space="preserve">ושמעינן </w:t>
      </w:r>
      <w:r>
        <w:rPr>
          <w:rStyle w:val="2fb"/>
          <w:rFonts w:hint="cs"/>
          <w:rtl/>
          <w:rPrChange w:id="9240" w:author="מנוע אמוראים" w:date="2026-10-05T16:40:54Z">
            <w:rPr>
              <w:rFonts w:hint="cs"/>
              <w:rtl/>
            </w:rPr>
          </w:rPrChange>
        </w:rPr>
        <w:t xml:space="preserve">לר</w:t>
      </w:r>
      <w:r>
        <w:rPr>
          <w:rStyle w:val="2fb"/>
          <w:rtl/>
          <w:rPrChange w:id="9241" w:author="מנוע אמוראים" w:date="2026-10-05T16:40:54Z">
            <w:rPr>
              <w:rtl/>
            </w:rPr>
          </w:rPrChange>
        </w:rPr>
        <w:t xml:space="preserve">"</w:t>
      </w:r>
      <w:r>
        <w:rPr>
          <w:rStyle w:val="2fb"/>
          <w:rFonts w:hint="cs"/>
          <w:rtl/>
          <w:rPrChange w:id="9242" w:author="מנוע אמוראים" w:date="2026-10-05T16:40:54Z">
            <w:rPr>
              <w:rFonts w:hint="cs"/>
              <w:rtl/>
            </w:rPr>
          </w:rPrChange>
        </w:rPr>
        <w:t xml:space="preserve">י</w:t>
      </w:r>
      <w:r>
        <w:rPr>
          <w:rFonts w:hint="cs"/>
          <w:rtl/>
        </w:rPr>
        <w:t xml:space="preserve"> </w:t>
      </w:r>
      <w:r w:rsidRPr="00C63571">
        <w:rPr>
          <w:rtl/>
        </w:rPr>
        <w:t>דאוכלא דאיפרת שפיר דמי, דתנן: אין סוחטין את הפירות להוציא מהן משקין, ואם יצאו מעצמן - אסורין;</w:t>
      </w:r>
    </w:p>
    <w:p w14:paraId="7FE33142" w14:textId="77777777" w:rsidR="0046556D" w:rsidRDefault="00BD6C4F" w:rsidP="00BD6C4F">
      <w:pPr>
        <w:rPr>
          <w:rtl/>
        </w:rPr>
      </w:pPr>
      <w:r>
        <w:rPr>
          <w:rStyle w:val="2fb"/>
          <w:rFonts w:hint="cs"/>
          <w:rtl/>
          <w:rPrChange w:id="9243" w:author="מנוע אמוראים" w:date="2026-10-05T16:40:54Z">
            <w:rPr>
              <w:rFonts w:hint="cs"/>
              <w:rtl/>
            </w:rPr>
          </w:rPrChange>
        </w:rPr>
        <w:t xml:space="preserve">ר</w:t>
      </w:r>
      <w:r>
        <w:rPr>
          <w:rStyle w:val="2fb"/>
          <w:rtl/>
          <w:rPrChange w:id="9244" w:author="מנוע אמוראים" w:date="2026-10-05T16:40:54Z">
            <w:rPr>
              <w:rtl/>
            </w:rPr>
          </w:rPrChange>
        </w:rPr>
        <w:t xml:space="preserve">"</w:t>
      </w:r>
      <w:r>
        <w:rPr>
          <w:rStyle w:val="2fb"/>
          <w:rFonts w:hint="cs"/>
          <w:rtl/>
          <w:rPrChange w:id="9245" w:author="מנוע אמוראים" w:date="2026-10-05T16:40:54Z">
            <w:rPr>
              <w:rFonts w:hint="cs"/>
              <w:rtl/>
            </w:rPr>
          </w:rPrChange>
        </w:rPr>
        <w:t xml:space="preserve">י</w:t>
      </w:r>
      <w:r w:rsidRPr="00C63571">
        <w:rPr>
          <w:rtl/>
        </w:rPr>
        <w:t xml:space="preserve"> אומר: אם לאוכלין - היוצא מהן מותר, ואם למשקין - היוצא מהן אסור!</w:t>
      </w:r>
    </w:p>
    <w:p w14:paraId="49E5B35A" w14:textId="77777777" w:rsidR="0046556D" w:rsidRDefault="00BD6C4F" w:rsidP="00BD6C4F">
      <w:pPr>
        <w:rPr>
          <w:rtl/>
        </w:rPr>
      </w:pPr>
      <w:r>
        <w:rPr>
          <w:rtl/>
        </w:rPr>
        <w:t xml:space="preserve">לאו אתמר עלה, </w:t>
      </w:r>
      <w:r>
        <w:rPr>
          <w:rStyle w:val="2fb"/>
          <w:rtl/>
          <w:rPrChange w:id="9246" w:author="מנוע אמוראים" w:date="2026-10-05T16:40:54Z">
            <w:rPr>
              <w:rtl/>
            </w:rPr>
          </w:rPrChange>
        </w:rPr>
        <w:t xml:space="preserve">א</w:t>
      </w:r>
      <w:r>
        <w:rPr>
          <w:rStyle w:val="2fb"/>
          <w:rFonts w:hint="cs"/>
          <w:rtl/>
          <w:rPrChange w:id="9247" w:author="מנוע אמוראים" w:date="2026-10-05T16:40:54Z">
            <w:rPr>
              <w:rFonts w:hint="cs"/>
              <w:rtl/>
            </w:rPr>
          </w:rPrChange>
        </w:rPr>
        <w:t xml:space="preserve">ריא</w:t>
      </w:r>
      <w:r>
        <w:rPr>
          <w:rStyle w:val="2fb"/>
          <w:rtl/>
          <w:rPrChange w:id="9248" w:author="מנוע אמוראים" w:date="2026-10-05T16:40:54Z">
            <w:rPr>
              <w:rtl/>
            </w:rPr>
          </w:rPrChange>
        </w:rPr>
        <w:t xml:space="preserve">"</w:t>
      </w:r>
      <w:r>
        <w:rPr>
          <w:rStyle w:val="2fb"/>
          <w:rFonts w:hint="cs"/>
          <w:rtl/>
          <w:rPrChange w:id="9249" w:author="מנוע אמוראים" w:date="2026-10-05T16:40:54Z">
            <w:rPr>
              <w:rFonts w:hint="cs"/>
              <w:rtl/>
            </w:rPr>
          </w:rPrChange>
        </w:rPr>
        <w:t xml:space="preserve">ש</w:t>
      </w:r>
      <w:r>
        <w:rPr>
          <w:rtl/>
        </w:rPr>
        <w:t xml:space="preserve">: מודה היה </w:t>
      </w:r>
      <w:r>
        <w:rPr>
          <w:rStyle w:val="2fb"/>
          <w:rtl/>
          <w:rPrChange w:id="9250" w:author="מנוע אמוראים" w:date="2026-10-05T16:40:54Z">
            <w:rPr>
              <w:rtl/>
            </w:rPr>
          </w:rPrChange>
        </w:rPr>
        <w:t xml:space="preserve">ר</w:t>
      </w:r>
      <w:r>
        <w:rPr>
          <w:rStyle w:val="2fb"/>
          <w:rtl/>
          <w:rPrChange w:id="9251" w:author="מנוע אמוראים" w:date="2026-10-05T16:40:54Z">
            <w:rPr>
              <w:rtl/>
            </w:rPr>
          </w:rPrChange>
        </w:rPr>
        <w:t xml:space="preserve">"</w:t>
      </w:r>
      <w:r>
        <w:rPr>
          <w:rStyle w:val="2fb"/>
          <w:rFonts w:hint="cs"/>
          <w:rtl/>
          <w:rPrChange w:id="9252" w:author="מנוע אמוראים" w:date="2026-10-05T16:40:54Z">
            <w:rPr>
              <w:rFonts w:hint="cs"/>
              <w:rtl/>
            </w:rPr>
          </w:rPrChange>
        </w:rPr>
        <w:t xml:space="preserve">י</w:t>
      </w:r>
      <w:r>
        <w:rPr>
          <w:rFonts w:hint="cs"/>
          <w:rtl/>
        </w:rPr>
        <w:t xml:space="preserve"> </w:t>
      </w:r>
      <w:r w:rsidRPr="00C63571">
        <w:rPr>
          <w:rtl/>
        </w:rPr>
        <w:t>לחכמים בסלי זיתים וענבים? אלמא כיון דלסחיטה קיימי יהיב דעתיה, ה</w:t>
      </w:r>
      <w:r>
        <w:rPr>
          <w:rtl/>
        </w:rPr>
        <w:t>"</w:t>
      </w:r>
      <w:r w:rsidRPr="00C63571">
        <w:rPr>
          <w:rFonts w:hint="cs"/>
          <w:rtl/>
        </w:rPr>
        <w:t xml:space="preserve">נ </w:t>
      </w:r>
      <w:r w:rsidRPr="00C63571">
        <w:rPr>
          <w:rtl/>
        </w:rPr>
        <w:t>כיון דלשחיטה קיימא יהיב דעתיה.</w:t>
      </w:r>
    </w:p>
    <w:p w14:paraId="0C1E5FA3" w14:textId="77777777" w:rsidR="0046556D" w:rsidRDefault="00BD6C4F" w:rsidP="00BD6C4F">
      <w:pPr>
        <w:rPr>
          <w:b/>
          <w:bCs/>
          <w:rtl/>
        </w:rPr>
      </w:pPr>
      <w:r w:rsidRPr="00C63571">
        <w:rPr>
          <w:rtl/>
        </w:rPr>
        <w:t>מידי הוא טעמא אלא לרב, האמר רב: חלוק היה רבי יהודה אפילו בסלי זיתים וענבים!</w:t>
      </w:r>
    </w:p>
    <w:p w14:paraId="04479ED3" w14:textId="77777777" w:rsidR="0046556D" w:rsidRDefault="00BD6C4F" w:rsidP="00BD6C4F">
      <w:pPr>
        <w:rPr>
          <w:rtl/>
        </w:rPr>
      </w:pPr>
      <w:r w:rsidRPr="00C605F0">
        <w:rPr>
          <w:rFonts w:hint="cs"/>
          <w:b/>
          <w:bCs/>
          <w:rtl/>
        </w:rPr>
        <w:t>ד.</w:t>
      </w:r>
      <w:r w:rsidRPr="00C63571">
        <w:rPr>
          <w:rFonts w:hint="cs"/>
          <w:rtl/>
        </w:rPr>
        <w:t xml:space="preserve"> </w:t>
      </w:r>
      <w:r>
        <w:rPr>
          <w:rtl/>
        </w:rPr>
        <w:t xml:space="preserve">אלא </w:t>
      </w:r>
      <w:r>
        <w:rPr>
          <w:rStyle w:val="2fb"/>
          <w:rtl/>
          <w:rPrChange w:id="9253" w:author="מנוע אמוראים" w:date="2026-10-05T16:40:54Z">
            <w:rPr>
              <w:rtl/>
            </w:rPr>
          </w:rPrChange>
        </w:rPr>
        <w:t xml:space="preserve">א</w:t>
      </w:r>
      <w:r>
        <w:rPr>
          <w:rStyle w:val="2fb"/>
          <w:rFonts w:hint="cs"/>
          <w:rtl/>
          <w:rPrChange w:id="9254" w:author="מנוע אמוראים" w:date="2026-10-05T16:40:54Z">
            <w:rPr>
              <w:rFonts w:hint="cs"/>
              <w:rtl/>
            </w:rPr>
          </w:rPrChange>
        </w:rPr>
        <w:t xml:space="preserve">רשבדר</w:t>
      </w:r>
      <w:r>
        <w:rPr>
          <w:rStyle w:val="2fb"/>
          <w:rtl/>
          <w:rPrChange w:id="9255" w:author="מנוע אמוראים" w:date="2026-10-05T16:40:54Z">
            <w:rPr>
              <w:rtl/>
            </w:rPr>
          </w:rPrChange>
        </w:rPr>
        <w:t xml:space="preserve">"</w:t>
      </w:r>
      <w:r>
        <w:rPr>
          <w:rStyle w:val="2fb"/>
          <w:rFonts w:hint="cs"/>
          <w:rtl/>
          <w:rPrChange w:id="9256" w:author="מנוע אמוראים" w:date="2026-10-05T16:40:54Z">
            <w:rPr>
              <w:rFonts w:hint="cs"/>
              <w:rtl/>
            </w:rPr>
          </w:rPrChange>
        </w:rPr>
        <w:t xml:space="preserve">א</w:t>
      </w:r>
      <w:r>
        <w:rPr>
          <w:rtl/>
        </w:rPr>
        <w:t xml:space="preserve">: </w:t>
      </w:r>
      <w:r>
        <w:rPr>
          <w:rStyle w:val="2fb"/>
          <w:rtl/>
          <w:rPrChange w:id="9257" w:author="מנוע אמוראים" w:date="2026-10-05T16:40:54Z">
            <w:rPr>
              <w:rtl/>
            </w:rPr>
          </w:rPrChange>
        </w:rPr>
        <w:t xml:space="preserve">ר</w:t>
      </w:r>
      <w:r>
        <w:rPr>
          <w:rStyle w:val="2fb"/>
          <w:rtl/>
          <w:rPrChange w:id="9258" w:author="מנוע אמוראים" w:date="2026-10-05T16:40:54Z">
            <w:rPr>
              <w:rtl/>
            </w:rPr>
          </w:rPrChange>
        </w:rPr>
        <w:t xml:space="preserve">"</w:t>
      </w:r>
      <w:r>
        <w:rPr>
          <w:rStyle w:val="2fb"/>
          <w:rFonts w:hint="cs"/>
          <w:rtl/>
          <w:rPrChange w:id="9259" w:author="מנוע אמוראים" w:date="2026-10-05T16:40:54Z">
            <w:rPr>
              <w:rFonts w:hint="cs"/>
              <w:rtl/>
            </w:rPr>
          </w:rPrChange>
        </w:rPr>
        <w:t xml:space="preserve">י</w:t>
      </w:r>
      <w:r w:rsidRPr="00C63571">
        <w:rPr>
          <w:rtl/>
        </w:rPr>
        <w:t xml:space="preserve"> דנרות היא, דתניא: </w:t>
      </w:r>
      <w:r>
        <w:rPr>
          <w:rStyle w:val="2fb"/>
          <w:rFonts w:hint="cs"/>
          <w:rtl/>
          <w:rPrChange w:id="9260" w:author="מנוע אמוראים" w:date="2026-10-05T16:40:54Z">
            <w:rPr>
              <w:rFonts w:hint="cs"/>
              <w:rtl/>
            </w:rPr>
          </w:rPrChange>
        </w:rPr>
        <w:t xml:space="preserve">לר</w:t>
      </w:r>
      <w:r>
        <w:rPr>
          <w:rStyle w:val="2fb"/>
          <w:rtl/>
          <w:rPrChange w:id="9261" w:author="מנוע אמוראים" w:date="2026-10-05T16:40:54Z">
            <w:rPr>
              <w:rtl/>
            </w:rPr>
          </w:rPrChange>
        </w:rPr>
        <w:t xml:space="preserve">"</w:t>
      </w:r>
      <w:r>
        <w:rPr>
          <w:rStyle w:val="2fb"/>
          <w:rFonts w:hint="cs"/>
          <w:rtl/>
          <w:rPrChange w:id="9262" w:author="מנוע אמוראים" w:date="2026-10-05T16:40:54Z">
            <w:rPr>
              <w:rFonts w:hint="cs"/>
              <w:rtl/>
            </w:rPr>
          </w:rPrChange>
        </w:rPr>
        <w:t xml:space="preserve">י</w:t>
      </w:r>
      <w:r>
        <w:rPr>
          <w:rFonts w:hint="cs"/>
          <w:rtl/>
        </w:rPr>
        <w:t xml:space="preserve"> </w:t>
      </w:r>
      <w:r w:rsidRPr="00C63571">
        <w:rPr>
          <w:rtl/>
        </w:rPr>
        <w:t xml:space="preserve">מטלטלין נר חדש אבל לא ישן, </w:t>
      </w:r>
    </w:p>
    <w:p w14:paraId="4AA4B761" w14:textId="77777777" w:rsidR="00BD6C4F" w:rsidRPr="00A55767" w:rsidRDefault="00BD6C4F" w:rsidP="00F07436">
      <w:pPr>
        <w:pStyle w:val="afff3"/>
        <w:framePr w:wrap="around"/>
        <w:rPr>
          <w:rtl/>
        </w:rPr>
      </w:pPr>
      <w:r w:rsidRPr="00A55767">
        <w:rPr>
          <w:rFonts w:hint="cs"/>
          <w:rtl/>
        </w:rPr>
        <w:t>טו.</w:t>
      </w:r>
    </w:p>
    <w:p w14:paraId="2C1BDCF4" w14:textId="77777777" w:rsidR="0046556D" w:rsidRDefault="00BD6C4F" w:rsidP="00BD6C4F">
      <w:pPr>
        <w:rPr>
          <w:rtl/>
        </w:rPr>
      </w:pPr>
      <w:r w:rsidRPr="00C63571">
        <w:rPr>
          <w:rtl/>
        </w:rPr>
        <w:t xml:space="preserve">אימר דשמעת </w:t>
      </w:r>
      <w:r>
        <w:rPr>
          <w:rStyle w:val="2fb"/>
          <w:rFonts w:hint="cs"/>
          <w:rtl/>
          <w:rPrChange w:id="9263" w:author="מנוע אמוראים" w:date="2026-10-05T16:40:54Z">
            <w:rPr>
              <w:rFonts w:hint="cs"/>
              <w:rtl/>
            </w:rPr>
          </w:rPrChange>
        </w:rPr>
        <w:t xml:space="preserve">לר</w:t>
      </w:r>
      <w:r>
        <w:rPr>
          <w:rStyle w:val="2fb"/>
          <w:rtl/>
          <w:rPrChange w:id="9264" w:author="מנוע אמוראים" w:date="2026-10-05T16:40:54Z">
            <w:rPr>
              <w:rtl/>
            </w:rPr>
          </w:rPrChange>
        </w:rPr>
        <w:t xml:space="preserve">"</w:t>
      </w:r>
      <w:r>
        <w:rPr>
          <w:rStyle w:val="2fb"/>
          <w:rFonts w:hint="cs"/>
          <w:rtl/>
          <w:rPrChange w:id="9265" w:author="מנוע אמוראים" w:date="2026-10-05T16:40:54Z">
            <w:rPr>
              <w:rFonts w:hint="cs"/>
              <w:rtl/>
            </w:rPr>
          </w:rPrChange>
        </w:rPr>
        <w:t xml:space="preserve">י</w:t>
      </w:r>
      <w:r>
        <w:rPr>
          <w:rFonts w:hint="cs"/>
          <w:rtl/>
        </w:rPr>
        <w:t xml:space="preserve"> </w:t>
      </w:r>
      <w:r w:rsidRPr="00C63571">
        <w:rPr>
          <w:rtl/>
        </w:rPr>
        <w:t xml:space="preserve">במוקצה מחמת מיאוס, </w:t>
      </w:r>
      <w:r>
        <w:rPr>
          <w:rStyle w:val="2fb"/>
          <w:rFonts w:hint="cs"/>
          <w:rtl/>
          <w:rPrChange w:id="9266" w:author="מנוע אמוראים" w:date="2026-10-05T16:40:54Z">
            <w:rPr>
              <w:rFonts w:hint="cs"/>
              <w:rtl/>
            </w:rPr>
          </w:rPrChange>
        </w:rPr>
        <w:t xml:space="preserve">דאר</w:t>
      </w:r>
      <w:r>
        <w:rPr>
          <w:rStyle w:val="2fb"/>
          <w:rtl/>
          <w:rPrChange w:id="9267" w:author="מנוע אמוראים" w:date="2026-10-05T16:40:54Z">
            <w:rPr>
              <w:rtl/>
            </w:rPr>
          </w:rPrChange>
        </w:rPr>
        <w:t xml:space="preserve">"</w:t>
      </w:r>
      <w:r>
        <w:rPr>
          <w:rStyle w:val="2fb"/>
          <w:rFonts w:hint="cs"/>
          <w:rtl/>
          <w:rPrChange w:id="9268" w:author="מנוע אמוראים" w:date="2026-10-05T16:40:54Z">
            <w:rPr>
              <w:rFonts w:hint="cs"/>
              <w:rtl/>
            </w:rPr>
          </w:rPrChange>
        </w:rPr>
        <w:t xml:space="preserve">י</w:t>
      </w:r>
      <w:r>
        <w:rPr>
          <w:rFonts w:hint="cs"/>
          <w:rtl/>
        </w:rPr>
        <w:t xml:space="preserve"> </w:t>
      </w:r>
      <w:r w:rsidRPr="00C63571">
        <w:rPr>
          <w:rtl/>
        </w:rPr>
        <w:t>כל נרות של מתכת מטלטלין, חוץ מן הנר שהדליקו בו באותה שבת.</w:t>
      </w:r>
    </w:p>
    <w:p w14:paraId="43F858E1" w14:textId="77777777" w:rsidR="0046556D" w:rsidRDefault="000828F8" w:rsidP="00C62948">
      <w:pPr>
        <w:pStyle w:val="affffb"/>
        <w:rPr>
          <w:rtl/>
        </w:rPr>
      </w:pPr>
      <w:r>
        <w:rPr>
          <w:rtl/>
        </w:rPr>
        <w:t xml:space="preserve">- </w:t>
      </w:r>
      <w:r w:rsidR="00BD6C4F" w:rsidRPr="00C63571">
        <w:rPr>
          <w:rFonts w:hint="cs"/>
          <w:rtl/>
        </w:rPr>
        <w:t>ו</w:t>
      </w:r>
      <w:r w:rsidR="00BF1CF6">
        <w:rPr>
          <w:rFonts w:hint="cs"/>
          <w:rtl/>
        </w:rPr>
        <w:t>דחי#</w:t>
      </w:r>
      <w:r w:rsidR="00BD6C4F" w:rsidRPr="00C63571">
        <w:rPr>
          <w:rFonts w:hint="cs"/>
          <w:rtl/>
        </w:rPr>
        <w:t xml:space="preserve"> ד</w:t>
      </w:r>
      <w:r w:rsidR="00BD6C4F" w:rsidRPr="00C63571">
        <w:rPr>
          <w:rtl/>
        </w:rPr>
        <w:t>ודלמא שאני התם, דהוא דחי ליה בידים!</w:t>
      </w:r>
    </w:p>
    <w:p w14:paraId="29767A38" w14:textId="77777777" w:rsidR="0046556D" w:rsidRDefault="00BD6C4F" w:rsidP="00BD6C4F">
      <w:pPr>
        <w:rPr>
          <w:rtl/>
        </w:rPr>
      </w:pPr>
      <w:r w:rsidRPr="00C605F0">
        <w:rPr>
          <w:rFonts w:hint="cs"/>
          <w:b/>
          <w:bCs/>
          <w:rtl/>
        </w:rPr>
        <w:t>ה.</w:t>
      </w:r>
      <w:r w:rsidRPr="00C63571">
        <w:rPr>
          <w:rFonts w:hint="cs"/>
          <w:rtl/>
        </w:rPr>
        <w:t xml:space="preserve"> </w:t>
      </w:r>
      <w:r>
        <w:rPr>
          <w:rtl/>
        </w:rPr>
        <w:t xml:space="preserve">אלא אמר רב אשי: </w:t>
      </w:r>
      <w:r>
        <w:rPr>
          <w:rStyle w:val="2fb"/>
          <w:rtl/>
          <w:rPrChange w:id="9269" w:author="מנוע אמוראים" w:date="2026-10-05T16:40:54Z">
            <w:rPr>
              <w:rtl/>
            </w:rPr>
          </w:rPrChange>
        </w:rPr>
        <w:t xml:space="preserve">ר</w:t>
      </w:r>
      <w:r>
        <w:rPr>
          <w:rStyle w:val="2fb"/>
          <w:rtl/>
          <w:rPrChange w:id="9270" w:author="מנוע אמוראים" w:date="2026-10-05T16:40:54Z">
            <w:rPr>
              <w:rtl/>
            </w:rPr>
          </w:rPrChange>
        </w:rPr>
        <w:t xml:space="preserve">"</w:t>
      </w:r>
      <w:r>
        <w:rPr>
          <w:rStyle w:val="2fb"/>
          <w:rFonts w:hint="cs"/>
          <w:rtl/>
          <w:rPrChange w:id="9271" w:author="מנוע אמוראים" w:date="2026-10-05T16:40:54Z">
            <w:rPr>
              <w:rFonts w:hint="cs"/>
              <w:rtl/>
            </w:rPr>
          </w:rPrChange>
        </w:rPr>
        <w:t xml:space="preserve">י</w:t>
      </w:r>
      <w:r>
        <w:rPr>
          <w:rFonts w:hint="cs"/>
          <w:rtl/>
        </w:rPr>
        <w:t xml:space="preserve"> ד</w:t>
      </w:r>
      <w:r w:rsidRPr="00C63571">
        <w:rPr>
          <w:rtl/>
        </w:rPr>
        <w:t xml:space="preserve">מבשל היא, דתנן: המבשל בשבת, </w:t>
      </w:r>
    </w:p>
    <w:p w14:paraId="413B7EF3" w14:textId="77777777" w:rsidR="0046556D" w:rsidRDefault="00BD6C4F" w:rsidP="00BD6C4F">
      <w:pPr>
        <w:rPr>
          <w:rtl/>
        </w:rPr>
      </w:pPr>
      <w:r>
        <w:rPr>
          <w:rStyle w:val="2fb"/>
          <w:rFonts w:hint="cs"/>
          <w:rtl/>
          <w:rPrChange w:id="9272" w:author="מנוע אמוראים" w:date="2026-10-05T16:40:54Z">
            <w:rPr>
              <w:rFonts w:hint="cs"/>
              <w:rtl/>
            </w:rPr>
          </w:rPrChange>
        </w:rPr>
        <w:t xml:space="preserve">לר</w:t>
      </w:r>
      <w:r>
        <w:rPr>
          <w:rStyle w:val="2fb"/>
          <w:rtl/>
          <w:rPrChange w:id="9273" w:author="מנוע אמוראים" w:date="2026-10-05T16:40:54Z">
            <w:rPr>
              <w:rtl/>
            </w:rPr>
          </w:rPrChange>
        </w:rPr>
        <w:t xml:space="preserve">"</w:t>
      </w:r>
      <w:r>
        <w:rPr>
          <w:rStyle w:val="2fb"/>
          <w:rFonts w:hint="cs"/>
          <w:rtl/>
          <w:rPrChange w:id="9274" w:author="מנוע אמוראים" w:date="2026-10-05T16:40:54Z">
            <w:rPr>
              <w:rFonts w:hint="cs"/>
              <w:rtl/>
            </w:rPr>
          </w:rPrChange>
        </w:rPr>
        <w:t xml:space="preserve">מ</w:t>
      </w:r>
      <w:r>
        <w:rPr>
          <w:rFonts w:hint="cs"/>
          <w:rtl/>
        </w:rPr>
        <w:t xml:space="preserve">: </w:t>
      </w:r>
      <w:r w:rsidRPr="00C63571">
        <w:rPr>
          <w:rtl/>
        </w:rPr>
        <w:t xml:space="preserve">בשוגג יאכל, במזיד לא יאכל, </w:t>
      </w:r>
    </w:p>
    <w:p w14:paraId="22820A7E" w14:textId="77777777" w:rsidR="0046556D" w:rsidRDefault="00BD6C4F" w:rsidP="00BD6C4F">
      <w:pPr>
        <w:rPr>
          <w:rtl/>
        </w:rPr>
      </w:pPr>
      <w:r>
        <w:rPr>
          <w:rStyle w:val="2fb"/>
          <w:rFonts w:hint="cs"/>
          <w:rtl/>
          <w:rPrChange w:id="9275" w:author="מנוע אמוראים" w:date="2026-10-05T16:40:54Z">
            <w:rPr>
              <w:rFonts w:hint="cs"/>
              <w:rtl/>
            </w:rPr>
          </w:rPrChange>
        </w:rPr>
        <w:t xml:space="preserve">לר</w:t>
      </w:r>
      <w:r>
        <w:rPr>
          <w:rStyle w:val="2fb"/>
          <w:rtl/>
          <w:rPrChange w:id="9276" w:author="מנוע אמוראים" w:date="2026-10-05T16:40:54Z">
            <w:rPr>
              <w:rtl/>
            </w:rPr>
          </w:rPrChange>
        </w:rPr>
        <w:t xml:space="preserve">"</w:t>
      </w:r>
      <w:r>
        <w:rPr>
          <w:rStyle w:val="2fb"/>
          <w:rFonts w:hint="cs"/>
          <w:rtl/>
          <w:rPrChange w:id="9277" w:author="מנוע אמוראים" w:date="2026-10-05T16:40:54Z">
            <w:rPr>
              <w:rFonts w:hint="cs"/>
              <w:rtl/>
            </w:rPr>
          </w:rPrChange>
        </w:rPr>
        <w:t xml:space="preserve">י</w:t>
      </w:r>
      <w:r w:rsidRPr="00C63571">
        <w:rPr>
          <w:rtl/>
        </w:rPr>
        <w:t>: בשוגג - יאכל במוצאי שבת, במזיד - לא יאכל עולמית;</w:t>
      </w:r>
    </w:p>
    <w:p w14:paraId="71D951EC" w14:textId="77777777" w:rsidR="0046556D" w:rsidRDefault="00BD6C4F" w:rsidP="00BD6C4F">
      <w:pPr>
        <w:rPr>
          <w:rtl/>
        </w:rPr>
      </w:pPr>
      <w:r>
        <w:rPr>
          <w:rStyle w:val="2fb"/>
          <w:rFonts w:hint="cs"/>
          <w:rtl/>
          <w:rPrChange w:id="9278" w:author="מנוע אמוראים" w:date="2026-10-05T16:40:54Z">
            <w:rPr>
              <w:rFonts w:hint="cs"/>
              <w:rtl/>
            </w:rPr>
          </w:rPrChange>
        </w:rPr>
        <w:t xml:space="preserve">רי</w:t>
      </w:r>
      <w:r>
        <w:rPr>
          <w:rStyle w:val="2fb"/>
          <w:rtl/>
          <w:rPrChange w:id="9279" w:author="מנוע אמוראים" w:date="2026-10-05T16:40:54Z">
            <w:rPr>
              <w:rtl/>
            </w:rPr>
          </w:rPrChange>
        </w:rPr>
        <w:t xml:space="preserve">"</w:t>
      </w:r>
      <w:r>
        <w:rPr>
          <w:rStyle w:val="2fb"/>
          <w:rFonts w:hint="cs"/>
          <w:rtl/>
          <w:rPrChange w:id="9280" w:author="מנוע אמוראים" w:date="2026-10-05T16:40:54Z">
            <w:rPr>
              <w:rFonts w:hint="cs"/>
              <w:rtl/>
            </w:rPr>
          </w:rPrChange>
        </w:rPr>
        <w:t xml:space="preserve">ו</w:t>
      </w:r>
      <w:r>
        <w:rPr>
          <w:rFonts w:hint="cs"/>
          <w:rtl/>
        </w:rPr>
        <w:t xml:space="preserve"> הסנדלר</w:t>
      </w:r>
      <w:r w:rsidRPr="00C63571">
        <w:rPr>
          <w:rtl/>
        </w:rPr>
        <w:t>: בשוגג יאכל למוצ</w:t>
      </w:r>
      <w:r>
        <w:rPr>
          <w:rtl/>
        </w:rPr>
        <w:t>"</w:t>
      </w:r>
      <w:r w:rsidRPr="00C63571">
        <w:rPr>
          <w:rFonts w:hint="cs"/>
          <w:rtl/>
        </w:rPr>
        <w:t>ש</w:t>
      </w:r>
      <w:r w:rsidRPr="00C63571">
        <w:rPr>
          <w:rtl/>
        </w:rPr>
        <w:t xml:space="preserve"> לאחרים ולא לו, במזיד לא יאכל עולמית לא לו ולא לאחרים.</w:t>
      </w:r>
    </w:p>
    <w:p w14:paraId="3928B5E2" w14:textId="77777777" w:rsidR="0046556D" w:rsidRDefault="00BD6C4F" w:rsidP="00BD6C4F">
      <w:pPr>
        <w:rPr>
          <w:rtl/>
        </w:rPr>
      </w:pPr>
      <w:r>
        <w:rPr>
          <w:rtl/>
        </w:rPr>
        <w:t xml:space="preserve">ונוקמה במזיד </w:t>
      </w:r>
      <w:r>
        <w:rPr>
          <w:rStyle w:val="2fb"/>
          <w:rtl/>
          <w:rPrChange w:id="9281" w:author="מנוע אמוראים" w:date="2026-10-05T16:40:54Z">
            <w:rPr>
              <w:rtl/>
            </w:rPr>
          </w:rPrChange>
        </w:rPr>
        <w:t xml:space="preserve">ור</w:t>
      </w:r>
      <w:r>
        <w:rPr>
          <w:rStyle w:val="2fb"/>
          <w:rtl/>
          <w:rPrChange w:id="9282" w:author="מנוע אמוראים" w:date="2026-10-05T16:40:54Z">
            <w:rPr>
              <w:rtl/>
            </w:rPr>
          </w:rPrChange>
        </w:rPr>
        <w:t xml:space="preserve">"</w:t>
      </w:r>
      <w:r>
        <w:rPr>
          <w:rStyle w:val="2fb"/>
          <w:rFonts w:hint="cs"/>
          <w:rtl/>
          <w:rPrChange w:id="9283" w:author="מנוע אמוראים" w:date="2026-10-05T16:40:54Z">
            <w:rPr>
              <w:rFonts w:hint="cs"/>
              <w:rtl/>
            </w:rPr>
          </w:rPrChange>
        </w:rPr>
        <w:t xml:space="preserve">מ</w:t>
      </w:r>
      <w:r w:rsidRPr="00C63571">
        <w:rPr>
          <w:rtl/>
        </w:rPr>
        <w:t>!</w:t>
      </w:r>
    </w:p>
    <w:p w14:paraId="69D66F59" w14:textId="77777777" w:rsidR="0046556D" w:rsidRDefault="00BD6C4F" w:rsidP="00BD6C4F">
      <w:pPr>
        <w:rPr>
          <w:rtl/>
        </w:rPr>
      </w:pPr>
      <w:r w:rsidRPr="00C63571">
        <w:rPr>
          <w:rFonts w:hint="cs"/>
          <w:rtl/>
        </w:rPr>
        <w:t>לא ס</w:t>
      </w:r>
      <w:r>
        <w:rPr>
          <w:rtl/>
        </w:rPr>
        <w:t>"</w:t>
      </w:r>
      <w:r w:rsidRPr="00C63571">
        <w:rPr>
          <w:rFonts w:hint="cs"/>
          <w:rtl/>
        </w:rPr>
        <w:t>ד</w:t>
      </w:r>
      <w:r w:rsidRPr="00C63571">
        <w:rPr>
          <w:rtl/>
        </w:rPr>
        <w:t xml:space="preserve"> דקתני דומיא דיום הכפורים</w:t>
      </w:r>
      <w:r w:rsidRPr="00C63571">
        <w:rPr>
          <w:rFonts w:hint="cs"/>
          <w:rtl/>
        </w:rPr>
        <w:t xml:space="preserve"> דל</w:t>
      </w:r>
      <w:r>
        <w:rPr>
          <w:rtl/>
        </w:rPr>
        <w:t>"</w:t>
      </w:r>
      <w:r w:rsidRPr="00C63571">
        <w:rPr>
          <w:rFonts w:hint="cs"/>
          <w:rtl/>
        </w:rPr>
        <w:t>ש</w:t>
      </w:r>
      <w:r w:rsidRPr="00C63571">
        <w:rPr>
          <w:rtl/>
        </w:rPr>
        <w:t xml:space="preserve"> בשוגג </w:t>
      </w:r>
      <w:r w:rsidRPr="00C63571">
        <w:rPr>
          <w:rFonts w:hint="cs"/>
          <w:rtl/>
        </w:rPr>
        <w:t>או במזיד אף הכא ל</w:t>
      </w:r>
      <w:r>
        <w:rPr>
          <w:rtl/>
        </w:rPr>
        <w:t>"</w:t>
      </w:r>
      <w:r w:rsidRPr="00C63571">
        <w:rPr>
          <w:rFonts w:hint="cs"/>
          <w:rtl/>
        </w:rPr>
        <w:t xml:space="preserve">ש בשוגג או במזיד דלא אכיל </w:t>
      </w:r>
    </w:p>
    <w:p w14:paraId="627A97C6" w14:textId="77777777" w:rsidR="0046556D" w:rsidRDefault="00BD6C4F" w:rsidP="00BD6C4F">
      <w:pPr>
        <w:rPr>
          <w:rtl/>
        </w:rPr>
      </w:pPr>
      <w:r w:rsidRPr="00C63571">
        <w:rPr>
          <w:rFonts w:hint="cs"/>
          <w:rtl/>
        </w:rPr>
        <w:lastRenderedPageBreak/>
        <w:t>וא</w:t>
      </w:r>
      <w:r>
        <w:rPr>
          <w:rtl/>
        </w:rPr>
        <w:t>"</w:t>
      </w:r>
      <w:r w:rsidRPr="00C63571">
        <w:rPr>
          <w:rFonts w:hint="cs"/>
          <w:rtl/>
        </w:rPr>
        <w:t>א להעמיד</w:t>
      </w:r>
      <w:r w:rsidRPr="00C63571">
        <w:rPr>
          <w:rtl/>
        </w:rPr>
        <w:t xml:space="preserve"> בשוגג </w:t>
      </w:r>
      <w:r>
        <w:rPr>
          <w:rStyle w:val="2fb"/>
          <w:rFonts w:hint="cs"/>
          <w:rtl/>
          <w:rPrChange w:id="9284" w:author="מנוע אמוראים" w:date="2026-10-05T16:40:54Z">
            <w:rPr>
              <w:rFonts w:hint="cs"/>
              <w:rtl/>
            </w:rPr>
          </w:rPrChange>
        </w:rPr>
        <w:t xml:space="preserve">וכר</w:t>
      </w:r>
      <w:r>
        <w:rPr>
          <w:rStyle w:val="2fb"/>
          <w:rtl/>
          <w:rPrChange w:id="9285" w:author="מנוע אמוראים" w:date="2026-10-05T16:40:54Z">
            <w:rPr>
              <w:rtl/>
            </w:rPr>
          </w:rPrChange>
        </w:rPr>
        <w:t xml:space="preserve">"</w:t>
      </w:r>
      <w:r>
        <w:rPr>
          <w:rStyle w:val="2fb"/>
          <w:rFonts w:hint="cs"/>
          <w:rtl/>
          <w:rPrChange w:id="9286" w:author="מנוע אמוראים" w:date="2026-10-05T16:40:54Z">
            <w:rPr>
              <w:rFonts w:hint="cs"/>
              <w:rtl/>
            </w:rPr>
          </w:rPrChange>
        </w:rPr>
        <w:t xml:space="preserve">י</w:t>
      </w:r>
      <w:r>
        <w:rPr>
          <w:rFonts w:hint="cs"/>
          <w:rtl/>
        </w:rPr>
        <w:t xml:space="preserve"> דה</w:t>
      </w:r>
      <w:r>
        <w:rPr>
          <w:rtl/>
        </w:rPr>
        <w:t>"</w:t>
      </w:r>
      <w:r w:rsidRPr="00C63571">
        <w:rPr>
          <w:rFonts w:hint="cs"/>
          <w:rtl/>
        </w:rPr>
        <w:t>ק</w:t>
      </w:r>
      <w:r w:rsidRPr="00C63571">
        <w:rPr>
          <w:rtl/>
        </w:rPr>
        <w:t>: אע</w:t>
      </w:r>
      <w:r>
        <w:rPr>
          <w:rtl/>
        </w:rPr>
        <w:t>"</w:t>
      </w:r>
      <w:r w:rsidRPr="00C63571">
        <w:rPr>
          <w:rtl/>
        </w:rPr>
        <w:t>פ דבמזיד מתחייב בנפשו הוא, הכא דבשוגג שחיטתו כשרה.</w:t>
      </w:r>
    </w:p>
    <w:p w14:paraId="141D7D18" w14:textId="77777777" w:rsidR="0046556D" w:rsidRDefault="00BD6C4F" w:rsidP="00BD6C4F">
      <w:pPr>
        <w:rPr>
          <w:rtl/>
        </w:rPr>
      </w:pPr>
      <w:r w:rsidRPr="00C63571">
        <w:rPr>
          <w:rtl/>
        </w:rPr>
        <w:t>ו</w:t>
      </w:r>
      <w:r w:rsidRPr="00C63571">
        <w:rPr>
          <w:rFonts w:hint="cs"/>
          <w:rtl/>
        </w:rPr>
        <w:t>א</w:t>
      </w:r>
      <w:r>
        <w:rPr>
          <w:rtl/>
        </w:rPr>
        <w:t>"</w:t>
      </w:r>
      <w:r>
        <w:rPr>
          <w:rFonts w:hint="cs"/>
          <w:rtl/>
        </w:rPr>
        <w:t xml:space="preserve">א </w:t>
      </w:r>
      <w:r>
        <w:rPr>
          <w:rStyle w:val="2fb"/>
          <w:rFonts w:hint="cs"/>
          <w:rtl/>
          <w:rPrChange w:id="9287" w:author="מנוע אמוראים" w:date="2026-10-05T16:40:54Z">
            <w:rPr>
              <w:rFonts w:hint="cs"/>
              <w:rtl/>
            </w:rPr>
          </w:rPrChange>
        </w:rPr>
        <w:t xml:space="preserve">כרי</w:t>
      </w:r>
      <w:r>
        <w:rPr>
          <w:rStyle w:val="2fb"/>
          <w:rtl/>
          <w:rPrChange w:id="9288" w:author="מנוע אמוראים" w:date="2026-10-05T16:40:54Z">
            <w:rPr>
              <w:rtl/>
            </w:rPr>
          </w:rPrChange>
        </w:rPr>
        <w:t xml:space="preserve">"</w:t>
      </w:r>
      <w:r>
        <w:rPr>
          <w:rStyle w:val="2fb"/>
          <w:rFonts w:hint="cs"/>
          <w:rtl/>
          <w:rPrChange w:id="9289" w:author="מנוע אמוראים" w:date="2026-10-05T16:40:54Z">
            <w:rPr>
              <w:rFonts w:hint="cs"/>
              <w:rtl/>
            </w:rPr>
          </w:rPrChange>
        </w:rPr>
        <w:t xml:space="preserve">ו</w:t>
      </w:r>
      <w:r>
        <w:rPr>
          <w:rFonts w:hint="cs"/>
          <w:rtl/>
        </w:rPr>
        <w:t xml:space="preserve"> הסנדלר ד</w:t>
      </w:r>
      <w:r w:rsidRPr="00C63571">
        <w:rPr>
          <w:rtl/>
        </w:rPr>
        <w:t>לא שנא בשוגג ולא שנא במזיד לא אכיל!</w:t>
      </w:r>
    </w:p>
    <w:p w14:paraId="4A54C65A" w14:textId="77777777" w:rsidR="0046556D" w:rsidRDefault="00BD6C4F" w:rsidP="00BD6C4F">
      <w:pPr>
        <w:rPr>
          <w:rtl/>
        </w:rPr>
      </w:pPr>
      <w:r>
        <w:rPr>
          <w:rStyle w:val="2fb"/>
          <w:rFonts w:hint="cs"/>
          <w:rtl/>
          <w:rPrChange w:id="9290" w:author="מנוע אמוראים" w:date="2026-10-05T16:40:54Z">
            <w:rPr>
              <w:rFonts w:hint="cs"/>
              <w:rtl/>
            </w:rPr>
          </w:rPrChange>
        </w:rPr>
        <w:t xml:space="preserve">ד</w:t>
      </w:r>
      <w:r>
        <w:rPr>
          <w:rStyle w:val="2fb"/>
          <w:rtl/>
          <w:rPrChange w:id="9291" w:author="מנוע אמוראים" w:date="2026-10-05T16:40:54Z">
            <w:rPr>
              <w:rtl/>
            </w:rPr>
          </w:rPrChange>
        </w:rPr>
        <w:t xml:space="preserve">ר</w:t>
      </w:r>
      <w:r>
        <w:rPr>
          <w:rStyle w:val="2fb"/>
          <w:rFonts w:hint="cs"/>
          <w:rtl/>
          <w:rPrChange w:id="9292" w:author="מנוע אמוראים" w:date="2026-10-05T16:40:54Z">
            <w:rPr>
              <w:rFonts w:hint="cs"/>
              <w:rtl/>
            </w:rPr>
          </w:rPrChange>
        </w:rPr>
        <w:t xml:space="preserve">י</w:t>
      </w:r>
      <w:r>
        <w:rPr>
          <w:rStyle w:val="2fb"/>
          <w:rtl/>
          <w:rPrChange w:id="9293" w:author="מנוע אמוראים" w:date="2026-10-05T16:40:54Z">
            <w:rPr>
              <w:rtl/>
            </w:rPr>
          </w:rPrChange>
        </w:rPr>
        <w:t xml:space="preserve">"</w:t>
      </w:r>
      <w:r>
        <w:rPr>
          <w:rStyle w:val="2fb"/>
          <w:rFonts w:hint="cs"/>
          <w:rtl/>
          <w:rPrChange w:id="9294" w:author="מנוע אמוראים" w:date="2026-10-05T16:40:54Z">
            <w:rPr>
              <w:rFonts w:hint="cs"/>
              <w:rtl/>
            </w:rPr>
          </w:rPrChange>
        </w:rPr>
        <w:t xml:space="preserve">ו</w:t>
      </w:r>
      <w:r>
        <w:rPr>
          <w:rFonts w:hint="cs"/>
          <w:rtl/>
        </w:rPr>
        <w:t xml:space="preserve"> </w:t>
      </w:r>
      <w:r w:rsidRPr="00C63571">
        <w:rPr>
          <w:rtl/>
        </w:rPr>
        <w:t>הסנדלר מפליג במוצ</w:t>
      </w:r>
      <w:r>
        <w:rPr>
          <w:rtl/>
        </w:rPr>
        <w:t>"</w:t>
      </w:r>
      <w:r w:rsidRPr="00C63571">
        <w:rPr>
          <w:rFonts w:hint="cs"/>
          <w:rtl/>
        </w:rPr>
        <w:t xml:space="preserve">ש </w:t>
      </w:r>
      <w:r w:rsidRPr="00C63571">
        <w:rPr>
          <w:rtl/>
        </w:rPr>
        <w:t>לאחרים ולא לו, תנא דידן שחיטתו כשרה קתני, ל</w:t>
      </w:r>
      <w:r>
        <w:rPr>
          <w:rtl/>
        </w:rPr>
        <w:t>"</w:t>
      </w:r>
      <w:r w:rsidRPr="00C63571">
        <w:rPr>
          <w:rFonts w:hint="cs"/>
          <w:rtl/>
        </w:rPr>
        <w:t>ש</w:t>
      </w:r>
      <w:r w:rsidRPr="00C63571">
        <w:rPr>
          <w:rtl/>
        </w:rPr>
        <w:t xml:space="preserve"> לו ול</w:t>
      </w:r>
      <w:r>
        <w:rPr>
          <w:rtl/>
        </w:rPr>
        <w:t>"</w:t>
      </w:r>
      <w:r w:rsidRPr="00C63571">
        <w:rPr>
          <w:rFonts w:hint="cs"/>
          <w:rtl/>
        </w:rPr>
        <w:t>ש</w:t>
      </w:r>
      <w:r w:rsidRPr="00C63571">
        <w:rPr>
          <w:rtl/>
        </w:rPr>
        <w:t xml:space="preserve"> לאחרים.</w:t>
      </w:r>
    </w:p>
    <w:p w14:paraId="314A5339" w14:textId="77777777" w:rsidR="0046556D" w:rsidRDefault="0046556D" w:rsidP="00BD6C4F">
      <w:pPr>
        <w:rPr>
          <w:rtl/>
        </w:rPr>
      </w:pPr>
    </w:p>
    <w:p w14:paraId="0B677419" w14:textId="77777777" w:rsidR="0046556D" w:rsidRDefault="00BD6C4F" w:rsidP="00BD6C4F">
      <w:pPr>
        <w:rPr>
          <w:rtl/>
        </w:rPr>
      </w:pPr>
      <w:r w:rsidRPr="00C63571">
        <w:rPr>
          <w:rtl/>
        </w:rPr>
        <w:t xml:space="preserve">• תני תנא קמיה דרב: המבשל בשבת, בשוגג - יאכל, במזיד - לא יאכל, </w:t>
      </w:r>
    </w:p>
    <w:p w14:paraId="1ADD9403" w14:textId="77777777" w:rsidR="0046556D" w:rsidRDefault="00BD6C4F" w:rsidP="00BD6C4F">
      <w:pPr>
        <w:rPr>
          <w:rtl/>
        </w:rPr>
      </w:pPr>
      <w:r w:rsidRPr="00C63571">
        <w:rPr>
          <w:rtl/>
        </w:rPr>
        <w:t>ומשתיק לרב.</w:t>
      </w:r>
    </w:p>
    <w:p w14:paraId="41840205" w14:textId="77777777" w:rsidR="0046556D" w:rsidRDefault="00BD6C4F" w:rsidP="00BD6C4F">
      <w:pPr>
        <w:rPr>
          <w:rtl/>
        </w:rPr>
      </w:pPr>
      <w:r w:rsidRPr="00C63571">
        <w:rPr>
          <w:rtl/>
        </w:rPr>
        <w:t>מ</w:t>
      </w:r>
      <w:r>
        <w:rPr>
          <w:rtl/>
        </w:rPr>
        <w:t>"</w:t>
      </w:r>
      <w:r w:rsidRPr="00C63571">
        <w:rPr>
          <w:rFonts w:hint="cs"/>
          <w:rtl/>
        </w:rPr>
        <w:t>ט משתיק אי משום דס</w:t>
      </w:r>
      <w:r>
        <w:rPr>
          <w:rtl/>
        </w:rPr>
        <w:t>"</w:t>
      </w:r>
      <w:r>
        <w:rPr>
          <w:rFonts w:hint="cs"/>
          <w:rtl/>
        </w:rPr>
        <w:t xml:space="preserve">ל </w:t>
      </w:r>
      <w:r>
        <w:rPr>
          <w:rStyle w:val="2fb"/>
          <w:rFonts w:hint="cs"/>
          <w:rtl/>
          <w:rPrChange w:id="9295" w:author="מנוע אמוראים" w:date="2026-10-05T16:40:54Z">
            <w:rPr>
              <w:rFonts w:hint="cs"/>
              <w:rtl/>
            </w:rPr>
          </w:rPrChange>
        </w:rPr>
        <w:t xml:space="preserve">כר</w:t>
      </w:r>
      <w:r>
        <w:rPr>
          <w:rStyle w:val="2fb"/>
          <w:rtl/>
          <w:rPrChange w:id="9296" w:author="מנוע אמוראים" w:date="2026-10-05T16:40:54Z">
            <w:rPr>
              <w:rtl/>
            </w:rPr>
          </w:rPrChange>
        </w:rPr>
        <w:t xml:space="preserve">"</w:t>
      </w:r>
      <w:r>
        <w:rPr>
          <w:rStyle w:val="2fb"/>
          <w:rFonts w:hint="cs"/>
          <w:rtl/>
          <w:rPrChange w:id="9297" w:author="מנוע אמוראים" w:date="2026-10-05T16:40:54Z">
            <w:rPr>
              <w:rFonts w:hint="cs"/>
              <w:rtl/>
            </w:rPr>
          </w:rPrChange>
        </w:rPr>
        <w:t xml:space="preserve">י</w:t>
      </w:r>
      <w:r>
        <w:rPr>
          <w:rFonts w:hint="cs"/>
          <w:rtl/>
        </w:rPr>
        <w:t xml:space="preserve"> ותנא </w:t>
      </w:r>
      <w:r>
        <w:rPr>
          <w:rStyle w:val="2fb"/>
          <w:rFonts w:hint="cs"/>
          <w:rtl/>
          <w:rPrChange w:id="9298" w:author="מנוע אמוראים" w:date="2026-10-05T16:40:54Z">
            <w:rPr>
              <w:rFonts w:hint="cs"/>
              <w:rtl/>
            </w:rPr>
          </w:rPrChange>
        </w:rPr>
        <w:t xml:space="preserve">כר</w:t>
      </w:r>
      <w:r>
        <w:rPr>
          <w:rStyle w:val="2fb"/>
          <w:rtl/>
          <w:rPrChange w:id="9299" w:author="מנוע אמוראים" w:date="2026-10-05T16:40:54Z">
            <w:rPr>
              <w:rtl/>
            </w:rPr>
          </w:rPrChange>
        </w:rPr>
        <w:t xml:space="preserve">"</w:t>
      </w:r>
      <w:r>
        <w:rPr>
          <w:rStyle w:val="2fb"/>
          <w:rFonts w:hint="cs"/>
          <w:rtl/>
          <w:rPrChange w:id="9300" w:author="מנוע אמוראים" w:date="2026-10-05T16:40:54Z">
            <w:rPr>
              <w:rFonts w:hint="cs"/>
              <w:rtl/>
            </w:rPr>
          </w:rPrChange>
        </w:rPr>
        <w:t xml:space="preserve">מ</w:t>
      </w:r>
      <w:r>
        <w:rPr>
          <w:rFonts w:hint="cs"/>
          <w:rtl/>
        </w:rPr>
        <w:t xml:space="preserve"> </w:t>
      </w:r>
      <w:r w:rsidRPr="00C63571">
        <w:rPr>
          <w:rtl/>
        </w:rPr>
        <w:t>–</w:t>
      </w:r>
      <w:r w:rsidRPr="00C63571">
        <w:rPr>
          <w:rFonts w:hint="cs"/>
          <w:rtl/>
        </w:rPr>
        <w:t xml:space="preserve"> וכי מצד זה משתיק?</w:t>
      </w:r>
    </w:p>
    <w:p w14:paraId="004E45DF" w14:textId="3E482C7D" w:rsidR="0046556D" w:rsidRDefault="00BD6C4F" w:rsidP="00BD6C4F">
      <w:pPr>
        <w:rPr>
          <w:rtl/>
        </w:rPr>
      </w:pPr>
      <w:r w:rsidRPr="00C63571">
        <w:rPr>
          <w:rFonts w:hint="cs"/>
          <w:rtl/>
        </w:rPr>
        <w:t xml:space="preserve"> ועוד מי ס</w:t>
      </w:r>
      <w:r>
        <w:rPr>
          <w:rtl/>
        </w:rPr>
        <w:t>"</w:t>
      </w:r>
      <w:r>
        <w:rPr>
          <w:rFonts w:hint="cs"/>
          <w:rtl/>
        </w:rPr>
        <w:t xml:space="preserve">ל </w:t>
      </w:r>
      <w:r>
        <w:rPr>
          <w:rStyle w:val="2fb"/>
          <w:rFonts w:hint="cs"/>
          <w:rtl/>
          <w:rPrChange w:id="9301" w:author="מנוע אמוראים" w:date="2026-10-05T16:40:54Z">
            <w:rPr>
              <w:rFonts w:hint="cs"/>
              <w:rtl/>
            </w:rPr>
          </w:rPrChange>
        </w:rPr>
        <w:t xml:space="preserve">כר</w:t>
      </w:r>
      <w:r>
        <w:rPr>
          <w:rStyle w:val="2fb"/>
          <w:rtl/>
          <w:rPrChange w:id="9302" w:author="מנוע אמוראים" w:date="2026-10-05T16:40:54Z">
            <w:rPr>
              <w:rtl/>
            </w:rPr>
          </w:rPrChange>
        </w:rPr>
        <w:t xml:space="preserve">"</w:t>
      </w:r>
      <w:r>
        <w:rPr>
          <w:rStyle w:val="2fb"/>
          <w:rFonts w:hint="cs"/>
          <w:rtl/>
          <w:rPrChange w:id="9303" w:author="מנוע אמוראים" w:date="2026-10-05T16:40:54Z">
            <w:rPr>
              <w:rFonts w:hint="cs"/>
              <w:rtl/>
            </w:rPr>
          </w:rPrChange>
        </w:rPr>
        <w:t xml:space="preserve">י</w:t>
      </w:r>
      <w:r>
        <w:rPr>
          <w:rFonts w:hint="cs"/>
          <w:rtl/>
        </w:rPr>
        <w:t xml:space="preserve"> </w:t>
      </w:r>
      <w:r>
        <w:rPr>
          <w:rStyle w:val="2fb"/>
          <w:rFonts w:hint="cs"/>
          <w:rtl/>
          <w:rPrChange w:id="9304" w:author="מנוע אמוראים" w:date="2026-10-05T16:40:54Z">
            <w:rPr>
              <w:rFonts w:hint="cs"/>
              <w:rtl/>
            </w:rPr>
          </w:rPrChange>
        </w:rPr>
        <w:t xml:space="preserve">והארחב</w:t>
      </w:r>
      <w:r>
        <w:rPr>
          <w:rStyle w:val="2fb"/>
          <w:rtl/>
          <w:rPrChange w:id="9305" w:author="מנוע אמוראים" w:date="2026-10-05T16:40:54Z">
            <w:rPr>
              <w:rtl/>
            </w:rPr>
          </w:rPrChange>
        </w:rPr>
        <w:t xml:space="preserve">"</w:t>
      </w:r>
      <w:r>
        <w:rPr>
          <w:rStyle w:val="2fb"/>
          <w:rFonts w:hint="cs"/>
          <w:rtl/>
          <w:rPrChange w:id="9306" w:author="מנוע אמוראים" w:date="2026-10-05T16:40:54Z">
            <w:rPr>
              <w:rFonts w:hint="cs"/>
              <w:rtl/>
            </w:rPr>
          </w:rPrChange>
        </w:rPr>
        <w:t xml:space="preserve">א</w:t>
      </w:r>
      <w:r>
        <w:rPr>
          <w:rtl/>
        </w:rPr>
        <w:t xml:space="preserve">: כי מורי רב לתלמידיה מורי </w:t>
      </w:r>
      <w:r>
        <w:rPr>
          <w:rStyle w:val="2fb"/>
          <w:rtl/>
          <w:rPrChange w:id="9307" w:author="מנוע אמוראים" w:date="2026-10-05T16:40:54Z">
            <w:rPr>
              <w:rtl/>
            </w:rPr>
          </w:rPrChange>
        </w:rPr>
        <w:t xml:space="preserve">כר</w:t>
      </w:r>
      <w:r>
        <w:rPr>
          <w:rStyle w:val="2fb"/>
          <w:rtl/>
          <w:rPrChange w:id="9308" w:author="מנוע אמוראים" w:date="2026-10-05T16:40:54Z">
            <w:rPr>
              <w:rtl/>
            </w:rPr>
          </w:rPrChange>
        </w:rPr>
        <w:t xml:space="preserve">"</w:t>
      </w:r>
      <w:r>
        <w:rPr>
          <w:rStyle w:val="2fb"/>
          <w:rFonts w:hint="cs"/>
          <w:rtl/>
          <w:rPrChange w:id="9309" w:author="מנוע אמוראים" w:date="2026-10-05T16:40:54Z">
            <w:rPr>
              <w:rFonts w:hint="cs"/>
              <w:rtl/>
            </w:rPr>
          </w:rPrChange>
        </w:rPr>
        <w:t xml:space="preserve">מ</w:t>
      </w:r>
      <w:r w:rsidRPr="00C63571">
        <w:rPr>
          <w:rtl/>
        </w:rPr>
        <w:t xml:space="preserve">, </w:t>
      </w:r>
    </w:p>
    <w:p w14:paraId="55DB3D7F" w14:textId="71DF851C" w:rsidR="0046556D" w:rsidRDefault="00BD6C4F" w:rsidP="00BD6C4F">
      <w:pPr>
        <w:rPr>
          <w:rtl/>
        </w:rPr>
      </w:pPr>
      <w:r w:rsidRPr="00C63571">
        <w:rPr>
          <w:rFonts w:hint="cs"/>
          <w:rtl/>
        </w:rPr>
        <w:t xml:space="preserve"> </w:t>
      </w:r>
      <w:r>
        <w:rPr>
          <w:rtl/>
        </w:rPr>
        <w:t xml:space="preserve">וכי דריש בפירקא - דריש </w:t>
      </w:r>
      <w:r>
        <w:rPr>
          <w:rStyle w:val="2fb"/>
          <w:rtl/>
          <w:rPrChange w:id="9310" w:author="מנוע אמוראים" w:date="2026-10-05T16:40:54Z">
            <w:rPr>
              <w:rtl/>
            </w:rPr>
          </w:rPrChange>
        </w:rPr>
        <w:t xml:space="preserve">כר</w:t>
      </w:r>
      <w:r>
        <w:rPr>
          <w:rStyle w:val="2fb"/>
          <w:rtl/>
          <w:rPrChange w:id="9311" w:author="מנוע אמוראים" w:date="2026-10-05T16:40:54Z">
            <w:rPr>
              <w:rtl/>
            </w:rPr>
          </w:rPrChange>
        </w:rPr>
        <w:t xml:space="preserve">"</w:t>
      </w:r>
      <w:r>
        <w:rPr>
          <w:rStyle w:val="2fb"/>
          <w:rFonts w:hint="cs"/>
          <w:rtl/>
          <w:rPrChange w:id="9312" w:author="מנוע אמוראים" w:date="2026-10-05T16:40:54Z">
            <w:rPr>
              <w:rFonts w:hint="cs"/>
              <w:rtl/>
            </w:rPr>
          </w:rPrChange>
        </w:rPr>
        <w:t xml:space="preserve">י</w:t>
      </w:r>
      <w:r>
        <w:rPr>
          <w:rFonts w:hint="cs"/>
          <w:rtl/>
        </w:rPr>
        <w:t xml:space="preserve"> משום עמי הארץ </w:t>
      </w:r>
    </w:p>
    <w:p w14:paraId="56D327E6" w14:textId="77777777" w:rsidR="0046556D" w:rsidRDefault="00BD6C4F" w:rsidP="00BD6C4F">
      <w:pPr>
        <w:rPr>
          <w:rtl/>
        </w:rPr>
      </w:pPr>
      <w:r w:rsidRPr="00C63571">
        <w:rPr>
          <w:rtl/>
        </w:rPr>
        <w:t>וכי תימא: תנא בפירקיה תנא קמיה, אטו כולי עלמא לתנא צייתי? לאמורא צייתי!</w:t>
      </w:r>
    </w:p>
    <w:p w14:paraId="7DAE86F5" w14:textId="77777777" w:rsidR="0046556D" w:rsidRDefault="00BD6C4F" w:rsidP="00BD6C4F">
      <w:pPr>
        <w:rPr>
          <w:rtl/>
        </w:rPr>
      </w:pPr>
      <w:r>
        <w:rPr>
          <w:rtl/>
        </w:rPr>
        <w:t xml:space="preserve">• </w:t>
      </w:r>
      <w:r>
        <w:rPr>
          <w:rStyle w:val="2fb"/>
          <w:rtl/>
          <w:rPrChange w:id="9313" w:author="מנוע אמוראים" w:date="2026-10-05T16:40:54Z">
            <w:rPr>
              <w:rtl/>
            </w:rPr>
          </w:rPrChange>
        </w:rPr>
        <w:t xml:space="preserve">א</w:t>
      </w:r>
      <w:r>
        <w:rPr>
          <w:rStyle w:val="2fb"/>
          <w:rFonts w:hint="cs"/>
          <w:rtl/>
          <w:rPrChange w:id="9314" w:author="מנוע אמוראים" w:date="2026-10-05T16:40:54Z">
            <w:rPr>
              <w:rFonts w:hint="cs"/>
              <w:rtl/>
            </w:rPr>
          </w:rPrChange>
        </w:rPr>
        <w:t xml:space="preserve">רנב</w:t>
      </w:r>
      <w:r>
        <w:rPr>
          <w:rStyle w:val="2fb"/>
          <w:rtl/>
          <w:rPrChange w:id="9315" w:author="מנוע אמוראים" w:date="2026-10-05T16:40:54Z">
            <w:rPr>
              <w:rtl/>
            </w:rPr>
          </w:rPrChange>
        </w:rPr>
        <w:t xml:space="preserve">"</w:t>
      </w:r>
      <w:r>
        <w:rPr>
          <w:rStyle w:val="2fb"/>
          <w:rFonts w:hint="cs"/>
          <w:rtl/>
          <w:rPrChange w:id="9316" w:author="מנוע אמוראים" w:date="2026-10-05T16:40:54Z">
            <w:rPr>
              <w:rFonts w:hint="cs"/>
              <w:rtl/>
            </w:rPr>
          </w:rPrChange>
        </w:rPr>
        <w:t xml:space="preserve">י</w:t>
      </w:r>
      <w:r w:rsidRPr="00C63571">
        <w:rPr>
          <w:rtl/>
        </w:rPr>
        <w:t xml:space="preserve">: תנא, שוחט תנא קמיה דרב: השוחט בשבת, בשוגג יאכל, במזיד לא יאכל, </w:t>
      </w:r>
    </w:p>
    <w:p w14:paraId="2B7C4E21" w14:textId="77777777" w:rsidR="0046556D" w:rsidRDefault="00BD6C4F" w:rsidP="00BD6C4F">
      <w:pPr>
        <w:rPr>
          <w:rtl/>
        </w:rPr>
      </w:pPr>
      <w:r>
        <w:rPr>
          <w:rtl/>
        </w:rPr>
        <w:t xml:space="preserve">א"ל: מאי דעתיך? </w:t>
      </w:r>
      <w:r>
        <w:rPr>
          <w:rStyle w:val="2fb"/>
          <w:rtl/>
          <w:rPrChange w:id="9317" w:author="מנוע אמוראים" w:date="2026-10-05T16:40:54Z">
            <w:rPr>
              <w:rtl/>
            </w:rPr>
          </w:rPrChange>
        </w:rPr>
        <w:t xml:space="preserve">כר</w:t>
      </w:r>
      <w:r>
        <w:rPr>
          <w:rStyle w:val="2fb"/>
          <w:rtl/>
          <w:rPrChange w:id="9318" w:author="מנוע אמוראים" w:date="2026-10-05T16:40:54Z">
            <w:rPr>
              <w:rtl/>
            </w:rPr>
          </w:rPrChange>
        </w:rPr>
        <w:t xml:space="preserve">"</w:t>
      </w:r>
      <w:r>
        <w:rPr>
          <w:rStyle w:val="2fb"/>
          <w:rFonts w:hint="cs"/>
          <w:rtl/>
          <w:rPrChange w:id="9319" w:author="מנוע אמוראים" w:date="2026-10-05T16:40:54Z">
            <w:rPr>
              <w:rFonts w:hint="cs"/>
              <w:rtl/>
            </w:rPr>
          </w:rPrChange>
        </w:rPr>
        <w:t xml:space="preserve">מ</w:t>
      </w:r>
      <w:r>
        <w:rPr>
          <w:rFonts w:hint="cs"/>
          <w:rtl/>
        </w:rPr>
        <w:t xml:space="preserve">? ע</w:t>
      </w:r>
      <w:r>
        <w:rPr>
          <w:rtl/>
        </w:rPr>
        <w:t>"</w:t>
      </w:r>
      <w:r>
        <w:rPr>
          <w:rFonts w:hint="cs"/>
          <w:rtl/>
        </w:rPr>
        <w:t xml:space="preserve">כ לא שרי </w:t>
      </w:r>
      <w:r>
        <w:rPr>
          <w:rStyle w:val="2fb"/>
          <w:rFonts w:hint="cs"/>
          <w:rtl/>
          <w:rPrChange w:id="9320" w:author="מנוע אמוראים" w:date="2026-10-05T16:40:54Z">
            <w:rPr>
              <w:rFonts w:hint="cs"/>
              <w:rtl/>
            </w:rPr>
          </w:rPrChange>
        </w:rPr>
        <w:t xml:space="preserve">ר</w:t>
      </w:r>
      <w:r>
        <w:rPr>
          <w:rStyle w:val="2fb"/>
          <w:rtl/>
          <w:rPrChange w:id="9321" w:author="מנוע אמוראים" w:date="2026-10-05T16:40:54Z">
            <w:rPr>
              <w:rtl/>
            </w:rPr>
          </w:rPrChange>
        </w:rPr>
        <w:t xml:space="preserve">"</w:t>
      </w:r>
      <w:r>
        <w:rPr>
          <w:rStyle w:val="2fb"/>
          <w:rFonts w:hint="cs"/>
          <w:rtl/>
          <w:rPrChange w:id="9322" w:author="מנוע אמוראים" w:date="2026-10-05T16:40:54Z">
            <w:rPr>
              <w:rFonts w:hint="cs"/>
              <w:rtl/>
            </w:rPr>
          </w:rPrChange>
        </w:rPr>
        <w:t xml:space="preserve">מ</w:t>
      </w:r>
      <w:r>
        <w:rPr>
          <w:rFonts w:hint="cs"/>
          <w:rtl/>
        </w:rPr>
        <w:t xml:space="preserve"> </w:t>
      </w:r>
      <w:r w:rsidRPr="00C63571">
        <w:rPr>
          <w:rtl/>
        </w:rPr>
        <w:t>אלא במבשל דראוי לכוס, אבל שוחט דאין ראוי לכוס לא.</w:t>
      </w:r>
    </w:p>
    <w:p w14:paraId="5ACE1BD5" w14:textId="77777777" w:rsidR="0046556D" w:rsidRDefault="00BD6C4F" w:rsidP="00BD6C4F">
      <w:pPr>
        <w:rPr>
          <w:rtl/>
        </w:rPr>
      </w:pPr>
      <w:r w:rsidRPr="00C63571">
        <w:rPr>
          <w:rtl/>
        </w:rPr>
        <w:t>והא מתני</w:t>
      </w:r>
      <w:r w:rsidRPr="00C63571">
        <w:rPr>
          <w:rFonts w:hint="cs"/>
          <w:rtl/>
        </w:rPr>
        <w:t>'</w:t>
      </w:r>
      <w:r>
        <w:rPr>
          <w:rtl/>
        </w:rPr>
        <w:t xml:space="preserve"> דשוחט הוא </w:t>
      </w:r>
      <w:r>
        <w:rPr>
          <w:rStyle w:val="2fb"/>
          <w:rtl/>
          <w:rPrChange w:id="9323" w:author="מנוע אמוראים" w:date="2026-10-05T16:40:54Z">
            <w:rPr>
              <w:rtl/>
            </w:rPr>
          </w:rPrChange>
        </w:rPr>
        <w:t xml:space="preserve">וא</w:t>
      </w:r>
      <w:r>
        <w:rPr>
          <w:rStyle w:val="2fb"/>
          <w:rFonts w:hint="cs"/>
          <w:rtl/>
          <w:rPrChange w:id="9324" w:author="מנוע אמוראים" w:date="2026-10-05T16:40:54Z">
            <w:rPr>
              <w:rFonts w:hint="cs"/>
              <w:rtl/>
            </w:rPr>
          </w:rPrChange>
        </w:rPr>
        <w:t xml:space="preserve">ר</w:t>
      </w:r>
      <w:r>
        <w:rPr>
          <w:rStyle w:val="2fb"/>
          <w:rtl/>
          <w:rPrChange w:id="9325" w:author="מנוע אמוראים" w:date="2026-10-05T16:40:54Z">
            <w:rPr>
              <w:rtl/>
            </w:rPr>
          </w:rPrChange>
        </w:rPr>
        <w:t xml:space="preserve">"</w:t>
      </w:r>
      <w:r>
        <w:rPr>
          <w:rStyle w:val="2fb"/>
          <w:rFonts w:hint="cs"/>
          <w:rtl/>
          <w:rPrChange w:id="9326" w:author="מנוע אמוראים" w:date="2026-10-05T16:40:54Z">
            <w:rPr>
              <w:rFonts w:hint="cs"/>
              <w:rtl/>
            </w:rPr>
          </w:rPrChange>
        </w:rPr>
        <w:t xml:space="preserve">ה</w:t>
      </w:r>
      <w:r>
        <w:rPr>
          <w:rFonts w:hint="cs"/>
          <w:rtl/>
        </w:rPr>
        <w:t xml:space="preserve">:</w:t>
      </w:r>
      <w:r w:rsidRPr="00C63571">
        <w:rPr>
          <w:rtl/>
        </w:rPr>
        <w:t xml:space="preserve"> דרש ח</w:t>
      </w:r>
      <w:r w:rsidRPr="00C63571">
        <w:rPr>
          <w:rFonts w:hint="cs"/>
          <w:rtl/>
        </w:rPr>
        <w:t>ב</w:t>
      </w:r>
      <w:r>
        <w:rPr>
          <w:rtl/>
        </w:rPr>
        <w:t>"</w:t>
      </w:r>
      <w:r w:rsidRPr="00C63571">
        <w:rPr>
          <w:rFonts w:hint="cs"/>
          <w:rtl/>
        </w:rPr>
        <w:t>ר מדרב</w:t>
      </w:r>
      <w:r w:rsidRPr="00C63571">
        <w:rPr>
          <w:rtl/>
        </w:rPr>
        <w:t>: אסורה באכילה ליומא, ונסבין חבריא למימר רבי יהודה היא, הא רבי מאיר שרי!</w:t>
      </w:r>
    </w:p>
    <w:p w14:paraId="300E9E09" w14:textId="77777777" w:rsidR="00BD6C4F" w:rsidRPr="00A55767" w:rsidRDefault="00BD6C4F" w:rsidP="00F07436">
      <w:pPr>
        <w:pStyle w:val="afff3"/>
        <w:framePr w:wrap="around"/>
        <w:rPr>
          <w:rtl/>
        </w:rPr>
      </w:pPr>
      <w:r w:rsidRPr="00A55767">
        <w:rPr>
          <w:rFonts w:hint="cs"/>
          <w:rtl/>
        </w:rPr>
        <w:t>טו:</w:t>
      </w:r>
    </w:p>
    <w:p w14:paraId="3BD18913" w14:textId="77777777" w:rsidR="0046556D" w:rsidRDefault="000828F8" w:rsidP="00C62948">
      <w:pPr>
        <w:pStyle w:val="affffb"/>
      </w:pPr>
      <w:r>
        <w:rPr>
          <w:rtl/>
        </w:rPr>
        <w:t xml:space="preserve">- </w:t>
      </w:r>
      <w:r>
        <w:rPr>
          <w:rtl/>
        </w:rPr>
        <w:t xml:space="preserve">כי שרי </w:t>
      </w:r>
      <w:r>
        <w:rPr>
          <w:rStyle w:val="2fb"/>
          <w:rtl/>
          <w:rPrChange w:id="9327" w:author="מנוע אמוראים" w:date="2026-10-05T16:40:54Z">
            <w:rPr>
              <w:rtl/>
            </w:rPr>
          </w:rPrChange>
        </w:rPr>
        <w:t xml:space="preserve">ר</w:t>
      </w:r>
      <w:r>
        <w:rPr>
          <w:rStyle w:val="2fb"/>
          <w:rtl/>
          <w:rPrChange w:id="9328" w:author="מנוע אמוראים" w:date="2026-10-05T16:40:54Z">
            <w:rPr>
              <w:rtl/>
            </w:rPr>
          </w:rPrChange>
        </w:rPr>
        <w:t xml:space="preserve">"</w:t>
      </w:r>
      <w:r>
        <w:rPr>
          <w:rStyle w:val="2fb"/>
          <w:rFonts w:hint="cs"/>
          <w:rtl/>
          <w:rPrChange w:id="9329" w:author="מנוע אמוראים" w:date="2026-10-05T16:40:54Z">
            <w:rPr>
              <w:rFonts w:hint="cs"/>
              <w:rtl/>
            </w:rPr>
          </w:rPrChange>
        </w:rPr>
        <w:t xml:space="preserve">מ</w:t>
      </w:r>
      <w:r>
        <w:rPr>
          <w:rFonts w:hint="cs"/>
          <w:rtl/>
        </w:rPr>
        <w:t xml:space="preserve"> כגון שהיה לו חולה מבעוד יום והך </w:t>
      </w:r>
      <w:r>
        <w:rPr>
          <w:rStyle w:val="2fb"/>
          <w:rFonts w:hint="cs"/>
          <w:rtl/>
          <w:rPrChange w:id="9330" w:author="מנוע אמוראים" w:date="2026-10-05T16:40:54Z">
            <w:rPr>
              <w:rFonts w:hint="cs"/>
              <w:rtl/>
            </w:rPr>
          </w:rPrChange>
        </w:rPr>
        <w:t xml:space="preserve">דר</w:t>
      </w:r>
      <w:r>
        <w:rPr>
          <w:rStyle w:val="2fb"/>
          <w:rtl/>
          <w:rPrChange w:id="9331" w:author="מנוע אמוראים" w:date="2026-10-05T16:40:54Z">
            <w:rPr>
              <w:rtl/>
            </w:rPr>
          </w:rPrChange>
        </w:rPr>
        <w:t xml:space="preserve">"</w:t>
      </w:r>
      <w:r>
        <w:rPr>
          <w:rStyle w:val="2fb"/>
          <w:rFonts w:hint="cs"/>
          <w:rtl/>
          <w:rPrChange w:id="9332" w:author="מנוע אמוראים" w:date="2026-10-05T16:40:54Z">
            <w:rPr>
              <w:rFonts w:hint="cs"/>
              <w:rtl/>
            </w:rPr>
          </w:rPrChange>
        </w:rPr>
        <w:t xml:space="preserve">י</w:t>
      </w:r>
      <w:r>
        <w:rPr>
          <w:rFonts w:hint="cs"/>
          <w:rtl/>
        </w:rPr>
        <w:t xml:space="preserve"> אסר כגון שהיה לו חולה והבריא </w:t>
      </w:r>
    </w:p>
    <w:p w14:paraId="70847484" w14:textId="77777777" w:rsidR="0046556D" w:rsidRDefault="00BD6C4F" w:rsidP="00BD6C4F">
      <w:pPr>
        <w:rPr>
          <w:rtl/>
        </w:rPr>
      </w:pPr>
      <w:r>
        <w:rPr>
          <w:rtl/>
        </w:rPr>
        <w:t xml:space="preserve">וכי הא </w:t>
      </w:r>
      <w:r>
        <w:rPr>
          <w:rStyle w:val="2fb"/>
          <w:rtl/>
          <w:rPrChange w:id="9333" w:author="מנוע אמוראים" w:date="2026-10-05T16:40:54Z">
            <w:rPr>
              <w:rtl/>
            </w:rPr>
          </w:rPrChange>
        </w:rPr>
        <w:t xml:space="preserve">דא</w:t>
      </w:r>
      <w:r>
        <w:rPr>
          <w:rStyle w:val="2fb"/>
          <w:rFonts w:hint="cs"/>
          <w:rtl/>
          <w:rPrChange w:id="9334" w:author="מנוע אמוראים" w:date="2026-10-05T16:40:54Z">
            <w:rPr>
              <w:rFonts w:hint="cs"/>
              <w:rtl/>
            </w:rPr>
          </w:rPrChange>
        </w:rPr>
        <w:t xml:space="preserve">ר</w:t>
      </w:r>
      <w:r>
        <w:rPr>
          <w:rStyle w:val="2fb"/>
          <w:rFonts w:hint="cs"/>
          <w:b/>
          <w:bCs/>
          <w:rtl/>
          <w:rPrChange w:id="9335" w:author="מנוע אמוראים" w:date="2026-10-05T16:40:54Z">
            <w:rPr>
              <w:rFonts w:hint="cs"/>
              <w:b/>
              <w:bCs/>
              <w:rtl/>
            </w:rPr>
          </w:rPrChange>
        </w:rPr>
        <w:t xml:space="preserve">אב</w:t>
      </w:r>
      <w:r>
        <w:rPr>
          <w:rStyle w:val="2fb"/>
          <w:b/>
          <w:bCs/>
          <w:rtl/>
          <w:rPrChange w:id="9336" w:author="מנוע אמוראים" w:date="2026-10-05T16:40:54Z">
            <w:rPr>
              <w:b/>
              <w:bCs/>
              <w:rtl/>
            </w:rPr>
          </w:rPrChange>
        </w:rPr>
        <w:t xml:space="preserve">"</w:t>
      </w:r>
      <w:r>
        <w:rPr>
          <w:rStyle w:val="2fb"/>
          <w:rFonts w:hint="cs"/>
          <w:b/>
          <w:bCs/>
          <w:rtl/>
          <w:rPrChange w:id="9337" w:author="מנוע אמוראים" w:date="2026-10-05T16:40:54Z">
            <w:rPr>
              <w:rFonts w:hint="cs"/>
              <w:b/>
              <w:bCs/>
              <w:rtl/>
            </w:rPr>
          </w:rPrChange>
        </w:rPr>
        <w:t xml:space="preserve">א</w:t>
      </w:r>
      <w:r>
        <w:rPr>
          <w:rFonts w:hint="cs"/>
          <w:rtl/>
        </w:rPr>
        <w:t xml:space="preserve"> [</w:t>
      </w:r>
      <w:r>
        <w:rPr>
          <w:rStyle w:val="2fb"/>
          <w:rFonts w:hint="cs"/>
          <w:rtl/>
          <w:rPrChange w:id="9338" w:author="מנוע אמוראים" w:date="2026-10-05T16:40:54Z">
            <w:rPr>
              <w:rFonts w:hint="cs"/>
              <w:rtl/>
            </w:rPr>
          </w:rPrChange>
        </w:rPr>
        <w:t xml:space="preserve">ריב</w:t>
      </w:r>
      <w:r>
        <w:rPr>
          <w:rStyle w:val="2fb"/>
          <w:rtl/>
          <w:rPrChange w:id="9339" w:author="מנוע אמוראים" w:date="2026-10-05T16:40:54Z">
            <w:rPr>
              <w:rtl/>
            </w:rPr>
          </w:rPrChange>
        </w:rPr>
        <w:t xml:space="preserve">"</w:t>
      </w:r>
      <w:r>
        <w:rPr>
          <w:rStyle w:val="2fb"/>
          <w:rFonts w:hint="cs"/>
          <w:rtl/>
          <w:rPrChange w:id="9340" w:author="מנוע אמוראים" w:date="2026-10-05T16:40:54Z">
            <w:rPr>
              <w:rFonts w:hint="cs"/>
              <w:rtl/>
            </w:rPr>
          </w:rPrChange>
        </w:rPr>
        <w:t xml:space="preserve">א</w:t>
      </w:r>
      <w:r>
        <w:rPr>
          <w:rFonts w:hint="cs"/>
          <w:rtl/>
        </w:rPr>
        <w:t xml:space="preserve">] מרב</w:t>
      </w:r>
      <w:r w:rsidRPr="00C63571">
        <w:rPr>
          <w:rtl/>
        </w:rPr>
        <w:t>: השוחט לחולה בשבת אסור לבריא, המבשל לחולה בשבת מותר לבריא;</w:t>
      </w:r>
    </w:p>
    <w:p w14:paraId="2476EB42" w14:textId="77777777" w:rsidR="0046556D" w:rsidRDefault="000828F8" w:rsidP="00C62948">
      <w:pPr>
        <w:pStyle w:val="affffb"/>
        <w:rPr>
          <w:rtl/>
        </w:rPr>
      </w:pPr>
      <w:r>
        <w:rPr>
          <w:rtl/>
        </w:rPr>
        <w:t xml:space="preserve">- </w:t>
      </w:r>
      <w:r w:rsidR="00BD6C4F" w:rsidRPr="00C63571">
        <w:rPr>
          <w:rFonts w:hint="cs"/>
          <w:rtl/>
        </w:rPr>
        <w:t>ד</w:t>
      </w:r>
      <w:r w:rsidR="00BD6C4F" w:rsidRPr="00C63571">
        <w:rPr>
          <w:rtl/>
        </w:rPr>
        <w:t>האי ראוי לכוס, והאי אינו ראוי לכוס.</w:t>
      </w:r>
    </w:p>
    <w:p w14:paraId="012C0DD6" w14:textId="77777777" w:rsidR="0046556D" w:rsidRDefault="00BD6C4F" w:rsidP="00BD6C4F">
      <w:pPr>
        <w:rPr>
          <w:rtl/>
        </w:rPr>
      </w:pPr>
      <w:r w:rsidRPr="00C63571">
        <w:rPr>
          <w:rtl/>
        </w:rPr>
        <w:t xml:space="preserve">• </w:t>
      </w:r>
      <w:r>
        <w:rPr>
          <w:rStyle w:val="2fb"/>
          <w:rFonts w:hint="cs"/>
          <w:rtl/>
          <w:rPrChange w:id="9341" w:author="מנוע אמוראים" w:date="2026-10-05T16:40:54Z">
            <w:rPr>
              <w:rFonts w:hint="cs"/>
              <w:rtl/>
            </w:rPr>
          </w:rPrChange>
        </w:rPr>
        <w:t xml:space="preserve">אר</w:t>
      </w:r>
      <w:r>
        <w:rPr>
          <w:rStyle w:val="2fb"/>
          <w:rtl/>
          <w:rPrChange w:id="9342" w:author="מנוע אמוראים" w:date="2026-10-05T16:40:54Z">
            <w:rPr>
              <w:rtl/>
            </w:rPr>
          </w:rPrChange>
        </w:rPr>
        <w:t xml:space="preserve">"</w:t>
      </w:r>
      <w:r>
        <w:rPr>
          <w:rStyle w:val="2fb"/>
          <w:rFonts w:hint="cs"/>
          <w:rtl/>
          <w:rPrChange w:id="9343" w:author="מנוע אמוראים" w:date="2026-10-05T16:40:54Z">
            <w:rPr>
              <w:rFonts w:hint="cs"/>
              <w:rtl/>
            </w:rPr>
          </w:rPrChange>
        </w:rPr>
        <w:t xml:space="preserve">פ</w:t>
      </w:r>
      <w:r w:rsidRPr="00C63571">
        <w:rPr>
          <w:rtl/>
        </w:rPr>
        <w:t>: פעמים שהשוחט מותר, כגון שהיה לו חולה מבעוד יום, מבשל אסור, כגון שקצץ לו דלעת.</w:t>
      </w:r>
    </w:p>
    <w:p w14:paraId="121B6977" w14:textId="77777777" w:rsidR="0046556D" w:rsidRDefault="00BD6C4F" w:rsidP="00BD6C4F">
      <w:pPr>
        <w:rPr>
          <w:rtl/>
        </w:rPr>
      </w:pPr>
      <w:r>
        <w:rPr>
          <w:rStyle w:val="2fb"/>
          <w:rtl/>
          <w:rPrChange w:id="9344" w:author="מנוע אמוראים" w:date="2026-10-05T16:40:54Z">
            <w:rPr>
              <w:rtl/>
            </w:rPr>
          </w:rPrChange>
        </w:rPr>
        <w:t xml:space="preserve">א</w:t>
      </w:r>
      <w:r>
        <w:rPr>
          <w:rStyle w:val="2fb"/>
          <w:rFonts w:hint="cs"/>
          <w:rtl/>
          <w:rPrChange w:id="9345" w:author="מנוע אמוראים" w:date="2026-10-05T16:40:54Z">
            <w:rPr>
              <w:rFonts w:hint="cs"/>
              <w:rtl/>
            </w:rPr>
          </w:rPrChange>
        </w:rPr>
        <w:t xml:space="preserve">ר</w:t>
      </w:r>
      <w:r>
        <w:rPr>
          <w:rStyle w:val="2fb"/>
          <w:rtl/>
          <w:rPrChange w:id="9346" w:author="מנוע אמוראים" w:date="2026-10-05T16:40:54Z">
            <w:rPr>
              <w:rtl/>
            </w:rPr>
          </w:rPrChange>
        </w:rPr>
        <w:t xml:space="preserve">"</w:t>
      </w:r>
      <w:r>
        <w:rPr>
          <w:rStyle w:val="2fb"/>
          <w:rFonts w:hint="cs"/>
          <w:rtl/>
          <w:rPrChange w:id="9347" w:author="מנוע אמוראים" w:date="2026-10-05T16:40:54Z">
            <w:rPr>
              <w:rFonts w:hint="cs"/>
              <w:rtl/>
            </w:rPr>
          </w:rPrChange>
        </w:rPr>
        <w:t xml:space="preserve">ד</w:t>
      </w:r>
      <w:r>
        <w:rPr>
          <w:rFonts w:hint="cs"/>
          <w:rtl/>
        </w:rPr>
        <w:t xml:space="preserve"> מ</w:t>
      </w:r>
      <w:r w:rsidRPr="00C63571">
        <w:rPr>
          <w:rtl/>
        </w:rPr>
        <w:t xml:space="preserve">נהרדעא, הלכתא: השוחט לחולה בשבת מותר לבריא באומצא, </w:t>
      </w:r>
    </w:p>
    <w:p w14:paraId="40A9BFD7" w14:textId="77777777" w:rsidR="0046556D" w:rsidRDefault="00BD6C4F" w:rsidP="00BD6C4F">
      <w:pPr>
        <w:rPr>
          <w:rtl/>
        </w:rPr>
      </w:pPr>
      <w:r w:rsidRPr="00C63571">
        <w:rPr>
          <w:rtl/>
        </w:rPr>
        <w:t>כיון דאי אפשר לכזית בשר בלא שחיטה, כ</w:t>
      </w:r>
      <w:r w:rsidRPr="00C63571">
        <w:rPr>
          <w:rFonts w:hint="cs"/>
          <w:rtl/>
        </w:rPr>
        <w:t>ש</w:t>
      </w:r>
      <w:r w:rsidRPr="00C63571">
        <w:rPr>
          <w:rtl/>
        </w:rPr>
        <w:t>ש</w:t>
      </w:r>
      <w:r w:rsidRPr="00C63571">
        <w:rPr>
          <w:rFonts w:hint="cs"/>
          <w:rtl/>
        </w:rPr>
        <w:t>ו</w:t>
      </w:r>
      <w:r w:rsidRPr="00C63571">
        <w:rPr>
          <w:rtl/>
        </w:rPr>
        <w:t>חט אדעתא דחולה ש</w:t>
      </w:r>
      <w:r w:rsidRPr="00C63571">
        <w:rPr>
          <w:rFonts w:hint="cs"/>
          <w:rtl/>
        </w:rPr>
        <w:t>ו</w:t>
      </w:r>
      <w:r w:rsidRPr="00C63571">
        <w:rPr>
          <w:rtl/>
        </w:rPr>
        <w:t>חט;</w:t>
      </w:r>
    </w:p>
    <w:p w14:paraId="4B3176A1" w14:textId="77777777" w:rsidR="0046556D" w:rsidRDefault="00BD6C4F" w:rsidP="00BD6C4F">
      <w:pPr>
        <w:rPr>
          <w:rtl/>
        </w:rPr>
      </w:pPr>
      <w:r w:rsidRPr="00C63571">
        <w:rPr>
          <w:rtl/>
        </w:rPr>
        <w:t xml:space="preserve">המבשל לחולה בשבת - אסור לבריא, גזירה שמא ירבה בשבילו: </w:t>
      </w:r>
    </w:p>
    <w:p w14:paraId="43A0E6A4" w14:textId="77777777" w:rsidR="0046556D" w:rsidRDefault="00BD6C4F" w:rsidP="00BD6C4F">
      <w:pPr>
        <w:jc w:val="center"/>
        <w:rPr>
          <w:rtl/>
        </w:rPr>
      </w:pPr>
      <w:r w:rsidRPr="00C63571">
        <w:rPr>
          <w:rFonts w:ascii="BA  Leukmey Girsa Regular" w:hAnsi="BA  Leukmey Girsa Regular" w:cs="BA  Leukmey Girsa Regular"/>
          <w:color w:val="808080" w:themeColor="background1" w:themeShade="80"/>
          <w:sz w:val="22"/>
          <w:szCs w:val="22"/>
          <w:rtl/>
        </w:rPr>
        <w:t>׹׶</w:t>
      </w:r>
    </w:p>
    <w:p>
      <w:pPr>
        <w:pStyle w:val="MishnaBatzad"/>
        <w:rPr>
          <w:ins w:id="20058" w:author="קלוד" w:date="2026-10-06T10:08:36Z"/>
        </w:rPr>
      </w:pPr>
      <w:ins w:id="20057" w:author="קלוד" w:date="2026-10-06T10:08:36Z">
        <w:r>
          <w:t xml:space="preserve">משנה ב</w:t>
        </w:r>
      </w:ins>
    </w:p>
    <w:p w14:paraId="0EBCE77D" w14:textId="77777777" w:rsidR="00BD6C4F" w:rsidRPr="00A55767" w:rsidRDefault="00BD6C4F" w:rsidP="00BD6C4F">
      <w:pPr>
        <w:pStyle w:val="afff9"/>
        <w:rPr>
          <w:del w:id="20015" w:author="קלוד" w:date="2026-10-06T10:14:23Z"/>
          <w:b/>
          <w:rtl/>
        </w:rPr>
      </w:pPr>
      <w:ins w:id="9803" w:author="מספור קטעי משנה" w:date="2026-10-06T10:03:57Z">
        <w:del w:id="20013" w:author="קלוד" w:date="2026-10-06T10:14:23Z">
          <w:r>
            <w:rPr>
              <w:rStyle w:val="MisparKeta"/>
            </w:rPr>
            <w:delText xml:space="preserve">א. </w:delText>
          </w:r>
        </w:del>
      </w:ins>
      <w:del w:id="20014" w:author="קלוד" w:date="2026-10-06T10:14:23Z">
        <w:r w:rsidRPr="00A55767">
          <w:rPr>
            <w:b/>
            <w:rtl/>
          </w:rPr>
          <w:delText xml:space="preserve">מתני'.</w:delText>
        </w:r>
      </w:del>
    </w:p>
    <w:p w14:paraId="00096BF3" w14:textId="77777777" w:rsidR="00BD6C4F" w:rsidRPr="00A55767" w:rsidRDefault="00BD6C4F" w:rsidP="00BD6C4F">
      <w:pPr>
        <w:pStyle w:val="afff9"/>
        <w:spacing w:before="120"/>
        <w:rPr>
          <w:b/>
          <w:rtl/>
        </w:rPr>
        <w:pPrChange w:id="90005" w:author="קלוד" w:date="2026-10-08T12:08:16Z">
          <w:pPr>
            <w:pStyle w:val="afff9"/>
          </w:pPr>
        </w:pPrChange>
      </w:pPr>
      <w:r w:rsidRPr="00A55767">
        <w:rPr>
          <w:b/>
          <w:rtl/>
        </w:rPr>
        <w:t>השוחט במגל יד, בצור, ובקנה - שחיטתו כשרה.</w:t>
      </w:r>
    </w:p>
    <w:p w14:paraId="047EEBF9" w14:textId="77777777" w:rsidR="00BD6C4F" w:rsidRPr="00A55767" w:rsidRDefault="00BD6C4F" w:rsidP="00BD6C4F">
      <w:pPr>
        <w:pStyle w:val="afff9"/>
        <w:rPr>
          <w:b/>
          <w:rtl/>
        </w:rPr>
      </w:pPr>
      <w:r w:rsidRPr="00A55767">
        <w:rPr>
          <w:b/>
          <w:rtl/>
        </w:rPr>
        <w:t xml:space="preserve">הכל שוחטין, ולעולם שוחטין, ובכל שוחטין, חוץ ממגל קציר והמגירה והשינים והציפורן, מפני שהם חונקין: </w:t>
      </w:r>
    </w:p>
    <w:p w14:paraId="142F66C2" w14:textId="77777777" w:rsidR="0046556D" w:rsidRDefault="00BD6C4F" w:rsidP="00BD6C4F">
      <w:pPr>
        <w:jc w:val="center"/>
        <w:rPr>
          <w:rtl/>
        </w:rPr>
      </w:pPr>
      <w:r w:rsidRPr="00C63571">
        <w:rPr>
          <w:rFonts w:ascii="BA  Leukmey Girsa Regular" w:hAnsi="BA  Leukmey Girsa Regular" w:cs="BA  Leukmey Girsa Regular"/>
          <w:color w:val="808080" w:themeColor="background1" w:themeShade="80"/>
          <w:sz w:val="22"/>
          <w:szCs w:val="22"/>
          <w:rtl/>
        </w:rPr>
        <w:t>׹׶</w:t>
      </w:r>
    </w:p>
    <w:p w14:paraId="7985E38E" w14:textId="77777777" w:rsidR="0046556D" w:rsidRDefault="00BD6C4F" w:rsidP="00BD6C4F">
      <w:pPr>
        <w:rPr>
          <w:rtl/>
        </w:rPr>
      </w:pPr>
      <w:r w:rsidRPr="00C63571">
        <w:rPr>
          <w:rtl/>
        </w:rPr>
        <w:t xml:space="preserve">השוחט - דיעבד אין, לכתחלה לא, בשלמא במגל יד, דלמא אתי למעבד באידך גיסא, </w:t>
      </w:r>
    </w:p>
    <w:p w14:paraId="2077A662" w14:textId="77777777" w:rsidR="0046556D" w:rsidRDefault="00BD6C4F" w:rsidP="00BD6C4F">
      <w:pPr>
        <w:rPr>
          <w:rtl/>
        </w:rPr>
      </w:pPr>
      <w:r w:rsidRPr="00C63571">
        <w:rPr>
          <w:rtl/>
        </w:rPr>
        <w:t>אלא צור וקנה לכתחלה לא? ורמינהי, בכל שוחטין;</w:t>
      </w:r>
      <w:r w:rsidRPr="00C63571">
        <w:rPr>
          <w:rFonts w:hint="cs"/>
          <w:rtl/>
        </w:rPr>
        <w:t xml:space="preserve"> </w:t>
      </w:r>
      <w:r w:rsidRPr="00C63571">
        <w:rPr>
          <w:rtl/>
        </w:rPr>
        <w:t>בין בצור, בין בזכוכית, בין בקרומית של קנה!</w:t>
      </w:r>
    </w:p>
    <w:p w14:paraId="2936BF51" w14:textId="77777777" w:rsidR="0046556D" w:rsidRDefault="000828F8" w:rsidP="00C62948">
      <w:pPr>
        <w:pStyle w:val="affffb"/>
        <w:rPr>
          <w:rtl/>
        </w:rPr>
      </w:pPr>
      <w:r>
        <w:rPr>
          <w:rtl/>
        </w:rPr>
        <w:t xml:space="preserve">- </w:t>
      </w:r>
      <w:r w:rsidR="00BD6C4F" w:rsidRPr="00C63571">
        <w:rPr>
          <w:rtl/>
        </w:rPr>
        <w:t xml:space="preserve">לא קשיא: כאן בתלוש, כאן במחובר, </w:t>
      </w:r>
    </w:p>
    <w:p w14:paraId="3456455E" w14:textId="77777777" w:rsidR="0046556D" w:rsidRDefault="00BD6C4F" w:rsidP="00BD6C4F">
      <w:pPr>
        <w:rPr>
          <w:rtl/>
        </w:rPr>
      </w:pPr>
      <w:r>
        <w:rPr>
          <w:rStyle w:val="2fb"/>
          <w:rFonts w:hint="cs"/>
          <w:rtl/>
          <w:rPrChange w:id="9348" w:author="מנוע אמוראים" w:date="2026-10-05T16:40:54Z">
            <w:rPr>
              <w:rFonts w:hint="cs"/>
              <w:rtl/>
            </w:rPr>
          </w:rPrChange>
        </w:rPr>
        <w:t xml:space="preserve">דאר</w:t>
      </w:r>
      <w:r>
        <w:rPr>
          <w:rStyle w:val="2fb"/>
          <w:rtl/>
          <w:rPrChange w:id="9349" w:author="מנוע אמוראים" w:date="2026-10-05T16:40:54Z">
            <w:rPr>
              <w:rtl/>
            </w:rPr>
          </w:rPrChange>
        </w:rPr>
        <w:t xml:space="preserve">"</w:t>
      </w:r>
      <w:r>
        <w:rPr>
          <w:rStyle w:val="2fb"/>
          <w:rFonts w:hint="cs"/>
          <w:rtl/>
          <w:rPrChange w:id="9350" w:author="מנוע אמוראים" w:date="2026-10-05T16:40:54Z">
            <w:rPr>
              <w:rFonts w:hint="cs"/>
              <w:rtl/>
            </w:rPr>
          </w:rPrChange>
        </w:rPr>
        <w:t xml:space="preserve">כ</w:t>
      </w:r>
      <w:r>
        <w:rPr>
          <w:rtl/>
        </w:rPr>
        <w:t xml:space="preserve">: השוחט במחובר לקרקע רבי פוסל </w:t>
      </w:r>
      <w:r>
        <w:rPr>
          <w:rStyle w:val="2fb"/>
          <w:rtl/>
          <w:rPrChange w:id="9351" w:author="מנוע אמוראים" w:date="2026-10-05T16:40:54Z">
            <w:rPr>
              <w:rtl/>
            </w:rPr>
          </w:rPrChange>
        </w:rPr>
        <w:t xml:space="preserve">ור</w:t>
      </w:r>
      <w:r>
        <w:rPr>
          <w:rStyle w:val="2fb"/>
          <w:rtl/>
          <w:rPrChange w:id="9352" w:author="מנוע אמוראים" w:date="2026-10-05T16:40:54Z">
            <w:rPr>
              <w:rtl/>
            </w:rPr>
          </w:rPrChange>
        </w:rPr>
        <w:t xml:space="preserve">"</w:t>
      </w:r>
      <w:r>
        <w:rPr>
          <w:rStyle w:val="2fb"/>
          <w:rFonts w:hint="cs"/>
          <w:rtl/>
          <w:rPrChange w:id="9353" w:author="מנוע אמוראים" w:date="2026-10-05T16:40:54Z">
            <w:rPr>
              <w:rFonts w:hint="cs"/>
              <w:rtl/>
            </w:rPr>
          </w:rPrChange>
        </w:rPr>
        <w:t xml:space="preserve">ח</w:t>
      </w:r>
      <w:r>
        <w:rPr>
          <w:rFonts w:hint="cs"/>
          <w:rtl/>
        </w:rPr>
        <w:t xml:space="preserve"> מכשיר</w:t>
      </w:r>
      <w:r w:rsidRPr="00C63571">
        <w:rPr>
          <w:rtl/>
        </w:rPr>
        <w:t xml:space="preserve">, </w:t>
      </w:r>
      <w:r w:rsidRPr="00C63571">
        <w:rPr>
          <w:rFonts w:hint="cs"/>
          <w:rtl/>
        </w:rPr>
        <w:t xml:space="preserve">[רק בדיעבד] </w:t>
      </w:r>
    </w:p>
    <w:p w14:paraId="6CAFF0CD" w14:textId="77777777" w:rsidR="0046556D" w:rsidRDefault="00BD6C4F" w:rsidP="00BD6C4F">
      <w:pPr>
        <w:rPr>
          <w:rtl/>
        </w:rPr>
      </w:pPr>
      <w:r w:rsidRPr="00C63571">
        <w:rPr>
          <w:rFonts w:hint="cs"/>
          <w:rtl/>
        </w:rPr>
        <w:lastRenderedPageBreak/>
        <w:t xml:space="preserve">והך </w:t>
      </w:r>
      <w:r w:rsidRPr="00C63571">
        <w:rPr>
          <w:rtl/>
        </w:rPr>
        <w:t xml:space="preserve">דתניא, בכל שוחטין: בין בתלוש, בין במחובר, בין שהסכין למעלה וצואר בהמה למטה, בין שהסכין למטה וצואר בהמה למעלה, </w:t>
      </w:r>
    </w:p>
    <w:p w14:paraId="34B5D784" w14:textId="77777777" w:rsidR="0046556D" w:rsidRDefault="00BD6C4F" w:rsidP="00BD6C4F">
      <w:pPr>
        <w:rPr>
          <w:rtl/>
        </w:rPr>
      </w:pPr>
      <w:r w:rsidRPr="00C63571">
        <w:rPr>
          <w:rtl/>
        </w:rPr>
        <w:t>מני? לא רבי</w:t>
      </w:r>
      <w:r w:rsidRPr="00C63571">
        <w:rPr>
          <w:rFonts w:hint="cs"/>
          <w:rtl/>
        </w:rPr>
        <w:t xml:space="preserve"> דאפי' דיעבד לא, </w:t>
      </w:r>
      <w:r>
        <w:rPr>
          <w:rtl/>
        </w:rPr>
        <w:t xml:space="preserve"> ולא </w:t>
      </w:r>
      <w:r>
        <w:rPr>
          <w:rStyle w:val="2fb"/>
          <w:rtl/>
          <w:rPrChange w:id="9354" w:author="מנוע אמוראים" w:date="2026-10-05T16:40:54Z">
            <w:rPr>
              <w:rtl/>
            </w:rPr>
          </w:rPrChange>
        </w:rPr>
        <w:t xml:space="preserve">ר</w:t>
      </w:r>
      <w:r>
        <w:rPr>
          <w:rStyle w:val="2fb"/>
          <w:rtl/>
          <w:rPrChange w:id="9355" w:author="מנוע אמוראים" w:date="2026-10-05T16:40:54Z">
            <w:rPr>
              <w:rtl/>
            </w:rPr>
          </w:rPrChange>
        </w:rPr>
        <w:t xml:space="preserve">"</w:t>
      </w:r>
      <w:r>
        <w:rPr>
          <w:rStyle w:val="2fb"/>
          <w:rFonts w:hint="cs"/>
          <w:rtl/>
          <w:rPrChange w:id="9356" w:author="מנוע אמוראים" w:date="2026-10-05T16:40:54Z">
            <w:rPr>
              <w:rFonts w:hint="cs"/>
              <w:rtl/>
            </w:rPr>
          </w:rPrChange>
        </w:rPr>
        <w:t xml:space="preserve">ח</w:t>
      </w:r>
      <w:r w:rsidRPr="00C63571">
        <w:rPr>
          <w:rtl/>
        </w:rPr>
        <w:t xml:space="preserve"> </w:t>
      </w:r>
      <w:r w:rsidRPr="00C63571">
        <w:rPr>
          <w:rFonts w:hint="cs"/>
          <w:rtl/>
        </w:rPr>
        <w:t xml:space="preserve">דלכתחילה לא </w:t>
      </w:r>
    </w:p>
    <w:p w14:paraId="3F19C449" w14:textId="77777777" w:rsidR="0046556D" w:rsidRDefault="000828F8" w:rsidP="00C62948">
      <w:pPr>
        <w:pStyle w:val="affffb"/>
        <w:rPr>
          <w:rtl/>
        </w:rPr>
      </w:pPr>
      <w:r>
        <w:rPr>
          <w:rtl/>
        </w:rPr>
        <w:t xml:space="preserve">- </w:t>
      </w:r>
      <w:r w:rsidR="00BD6C4F" w:rsidRPr="00C63571">
        <w:rPr>
          <w:rtl/>
        </w:rPr>
        <w:t>לעולם רבי חייא, ואפילו לכתחלה, והאי דמיפלגי בדיעבד? להודיעך כחו דרבי.</w:t>
      </w:r>
    </w:p>
    <w:p w14:paraId="5A8BFC7C" w14:textId="77777777" w:rsidR="0046556D" w:rsidRDefault="00BD6C4F" w:rsidP="00BD6C4F">
      <w:pPr>
        <w:rPr>
          <w:rtl/>
        </w:rPr>
      </w:pPr>
      <w:r w:rsidRPr="00C63571">
        <w:rPr>
          <w:rtl/>
        </w:rPr>
        <w:t>ו</w:t>
      </w:r>
      <w:r w:rsidRPr="00C63571">
        <w:rPr>
          <w:rFonts w:hint="cs"/>
          <w:rtl/>
        </w:rPr>
        <w:t>הך</w:t>
      </w:r>
      <w:r w:rsidRPr="00C63571">
        <w:rPr>
          <w:rtl/>
        </w:rPr>
        <w:t xml:space="preserve"> מתני</w:t>
      </w:r>
      <w:r w:rsidRPr="00C63571">
        <w:rPr>
          <w:rFonts w:hint="cs"/>
          <w:rtl/>
        </w:rPr>
        <w:t>'</w:t>
      </w:r>
      <w:r w:rsidRPr="00C63571">
        <w:rPr>
          <w:rtl/>
        </w:rPr>
        <w:t xml:space="preserve"> דקתני השוחט </w:t>
      </w:r>
      <w:r>
        <w:rPr>
          <w:rFonts w:hint="cs"/>
          <w:rtl/>
        </w:rPr>
        <w:t xml:space="preserve">דמשמע דלכתחילה לא, לא רבי דדיעבד נמי לא ולא </w:t>
      </w:r>
      <w:r>
        <w:rPr>
          <w:rStyle w:val="2fb"/>
          <w:rFonts w:hint="cs"/>
          <w:rtl/>
          <w:rPrChange w:id="9357" w:author="מנוע אמוראים" w:date="2026-10-05T16:40:54Z">
            <w:rPr>
              <w:rFonts w:hint="cs"/>
              <w:rtl/>
            </w:rPr>
          </w:rPrChange>
        </w:rPr>
        <w:t xml:space="preserve">ר</w:t>
      </w:r>
      <w:r>
        <w:rPr>
          <w:rStyle w:val="2fb"/>
          <w:rtl/>
          <w:rPrChange w:id="9358" w:author="מנוע אמוראים" w:date="2026-10-05T16:40:54Z">
            <w:rPr>
              <w:rtl/>
            </w:rPr>
          </w:rPrChange>
        </w:rPr>
        <w:t xml:space="preserve">"</w:t>
      </w:r>
      <w:r>
        <w:rPr>
          <w:rStyle w:val="2fb"/>
          <w:rFonts w:hint="cs"/>
          <w:rtl/>
          <w:rPrChange w:id="9359" w:author="מנוע אמוראים" w:date="2026-10-05T16:40:54Z">
            <w:rPr>
              <w:rFonts w:hint="cs"/>
              <w:rtl/>
            </w:rPr>
          </w:rPrChange>
        </w:rPr>
        <w:t xml:space="preserve">ח</w:t>
      </w:r>
      <w:r>
        <w:rPr>
          <w:rFonts w:hint="cs"/>
          <w:rtl/>
        </w:rPr>
        <w:t xml:space="preserve"> דאפי' לכתחילה </w:t>
      </w:r>
    </w:p>
    <w:p w14:paraId="47620454" w14:textId="77777777" w:rsidR="0046556D" w:rsidRDefault="00BD6C4F" w:rsidP="00BD6C4F">
      <w:pPr>
        <w:rPr>
          <w:rtl/>
        </w:rPr>
      </w:pPr>
      <w:r w:rsidRPr="00C63571">
        <w:rPr>
          <w:rFonts w:hint="cs"/>
          <w:rtl/>
        </w:rPr>
        <w:t>ל</w:t>
      </w:r>
      <w:r>
        <w:rPr>
          <w:rtl/>
        </w:rPr>
        <w:t xml:space="preserve">עולם </w:t>
      </w:r>
      <w:r>
        <w:rPr>
          <w:rStyle w:val="2fb"/>
          <w:rtl/>
          <w:rPrChange w:id="9360" w:author="מנוע אמוראים" w:date="2026-10-05T16:40:54Z">
            <w:rPr>
              <w:rtl/>
            </w:rPr>
          </w:rPrChange>
        </w:rPr>
        <w:t xml:space="preserve">ר</w:t>
      </w:r>
      <w:r>
        <w:rPr>
          <w:rStyle w:val="2fb"/>
          <w:rtl/>
          <w:rPrChange w:id="9361" w:author="מנוע אמוראים" w:date="2026-10-05T16:40:54Z">
            <w:rPr>
              <w:rtl/>
            </w:rPr>
          </w:rPrChange>
        </w:rPr>
        <w:t xml:space="preserve">"</w:t>
      </w:r>
      <w:r>
        <w:rPr>
          <w:rStyle w:val="2fb"/>
          <w:rFonts w:hint="cs"/>
          <w:rtl/>
          <w:rPrChange w:id="9362" w:author="מנוע אמוראים" w:date="2026-10-05T16:40:54Z">
            <w:rPr>
              <w:rFonts w:hint="cs"/>
              <w:rtl/>
            </w:rPr>
          </w:rPrChange>
        </w:rPr>
        <w:t xml:space="preserve">ח</w:t>
      </w:r>
      <w:r>
        <w:rPr>
          <w:rFonts w:hint="cs"/>
          <w:rtl/>
        </w:rPr>
        <w:t xml:space="preserve"> </w:t>
      </w:r>
      <w:r w:rsidRPr="00C63571">
        <w:rPr>
          <w:rtl/>
        </w:rPr>
        <w:t>ואפילו לכתחלה, ומתניתין דקתני השוחט - רבי היא.</w:t>
      </w:r>
    </w:p>
    <w:p w14:paraId="164CD7D8" w14:textId="77777777" w:rsidR="0046556D" w:rsidRDefault="00BD6C4F" w:rsidP="00BD6C4F">
      <w:pPr>
        <w:rPr>
          <w:rtl/>
        </w:rPr>
      </w:pPr>
      <w:r w:rsidRPr="00C63571">
        <w:rPr>
          <w:rFonts w:hint="cs"/>
          <w:rtl/>
        </w:rPr>
        <w:t>ו</w:t>
      </w:r>
      <w:r>
        <w:rPr>
          <w:rFonts w:hint="cs"/>
          <w:rtl/>
        </w:rPr>
        <w:t>ל</w:t>
      </w:r>
      <w:r>
        <w:rPr>
          <w:rtl/>
        </w:rPr>
        <w:t>"</w:t>
      </w:r>
      <w:r>
        <w:rPr>
          <w:rFonts w:hint="cs"/>
          <w:rtl/>
        </w:rPr>
        <w:t>ק</w:t>
      </w:r>
      <w:r w:rsidRPr="00C63571">
        <w:rPr>
          <w:rFonts w:hint="cs"/>
          <w:rtl/>
        </w:rPr>
        <w:t>דרבי אדרבי דכאן ב</w:t>
      </w:r>
      <w:r w:rsidRPr="00C63571">
        <w:rPr>
          <w:rtl/>
        </w:rPr>
        <w:t>מחובר מעיקרו, כאן בתלוש ולבסוף חיברו.</w:t>
      </w:r>
    </w:p>
    <w:p w14:paraId="1D013E55" w14:textId="77777777" w:rsidR="0046556D" w:rsidRDefault="00BD6C4F" w:rsidP="00BD6C4F">
      <w:pPr>
        <w:rPr>
          <w:rtl/>
        </w:rPr>
      </w:pPr>
      <w:r w:rsidRPr="00C63571">
        <w:rPr>
          <w:rFonts w:hint="cs"/>
          <w:rtl/>
        </w:rPr>
        <w:t>ושאני כד</w:t>
      </w:r>
      <w:r w:rsidRPr="00C63571">
        <w:rPr>
          <w:rtl/>
        </w:rPr>
        <w:t xml:space="preserve">תניא: השוחט במוכני - שחיטתו כשרה, במחובר לקרקע - שחיטתו כשרה, </w:t>
      </w:r>
    </w:p>
    <w:p w14:paraId="53C0F395" w14:textId="77777777" w:rsidR="0046556D" w:rsidRDefault="00BD6C4F" w:rsidP="00BD6C4F">
      <w:pPr>
        <w:rPr>
          <w:rtl/>
        </w:rPr>
      </w:pPr>
      <w:r w:rsidRPr="00C63571">
        <w:rPr>
          <w:rtl/>
        </w:rPr>
        <w:t>נעץ סכין בכותל ושחט בה שחיטתו כשרה, היה צור יוצא מן הכותל או קנה עולה מאליו ושחט בו - שחיטתו פסולה, קשיין אהדדי!</w:t>
      </w:r>
    </w:p>
    <w:p w14:paraId="2C4D7784" w14:textId="77777777" w:rsidR="00BD6C4F" w:rsidRPr="00A55767" w:rsidRDefault="00BD6C4F" w:rsidP="00F07436">
      <w:pPr>
        <w:pStyle w:val="afff3"/>
        <w:framePr w:wrap="around"/>
        <w:rPr>
          <w:rtl/>
        </w:rPr>
      </w:pPr>
      <w:r w:rsidRPr="00A55767">
        <w:rPr>
          <w:rFonts w:hint="cs"/>
          <w:rtl/>
        </w:rPr>
        <w:t>טז.</w:t>
      </w:r>
    </w:p>
    <w:p w14:paraId="32EEDB5F" w14:textId="77777777" w:rsidR="0046556D" w:rsidRDefault="00BD6C4F" w:rsidP="00BD6C4F">
      <w:pPr>
        <w:rPr>
          <w:rtl/>
        </w:rPr>
      </w:pPr>
      <w:r w:rsidRPr="00C63571">
        <w:rPr>
          <w:rtl/>
        </w:rPr>
        <w:t>אלא לאו ש"מ: שאני בין מחובר מעיקרו לתלוש ולבסוף חברו, ש"מ.</w:t>
      </w:r>
    </w:p>
    <w:p w14:paraId="10628BE1" w14:textId="77777777" w:rsidR="0046556D" w:rsidRDefault="0046556D" w:rsidP="00BD6C4F">
      <w:pPr>
        <w:rPr>
          <w:rtl/>
        </w:rPr>
      </w:pPr>
    </w:p>
    <w:p w14:paraId="2F9CEB57" w14:textId="77777777" w:rsidR="0046556D" w:rsidRDefault="00BD6C4F" w:rsidP="00BD6C4F">
      <w:pPr>
        <w:rPr>
          <w:b/>
          <w:bCs/>
          <w:rtl/>
        </w:rPr>
      </w:pPr>
      <w:r w:rsidRPr="00326121">
        <w:rPr>
          <w:b/>
          <w:bCs/>
          <w:rtl/>
        </w:rPr>
        <w:t>•</w:t>
      </w:r>
      <w:r w:rsidRPr="00326121">
        <w:rPr>
          <w:rFonts w:hint="cs"/>
          <w:b/>
          <w:bCs/>
          <w:rtl/>
        </w:rPr>
        <w:t xml:space="preserve"> </w:t>
      </w:r>
      <w:r w:rsidRPr="00326121">
        <w:rPr>
          <w:b/>
          <w:bCs/>
          <w:rtl/>
        </w:rPr>
        <w:t>אמר מר: השוחט במוכני - שחיטתו כשרה.</w:t>
      </w:r>
    </w:p>
    <w:p w14:paraId="31FD2FB7" w14:textId="77777777" w:rsidR="0046556D" w:rsidRDefault="00BD6C4F" w:rsidP="00BD6C4F">
      <w:pPr>
        <w:rPr>
          <w:b/>
          <w:bCs/>
          <w:rtl/>
        </w:rPr>
      </w:pPr>
      <w:r w:rsidRPr="00C63571">
        <w:rPr>
          <w:rtl/>
        </w:rPr>
        <w:t>וה</w:t>
      </w:r>
      <w:r w:rsidRPr="00C63571">
        <w:rPr>
          <w:rFonts w:hint="cs"/>
          <w:rtl/>
        </w:rPr>
        <w:t>ך דחזי' ד</w:t>
      </w:r>
      <w:r w:rsidRPr="00C63571">
        <w:rPr>
          <w:rtl/>
        </w:rPr>
        <w:t>שחיטתו פסולה!</w:t>
      </w:r>
      <w:r w:rsidRPr="00C63571">
        <w:rPr>
          <w:rFonts w:hint="cs"/>
          <w:rtl/>
        </w:rPr>
        <w:t xml:space="preserve"> מיירי בסרנא דפרחא [גלגל יוצרים] דהוא מסובבו משא</w:t>
      </w:r>
      <w:r>
        <w:rPr>
          <w:rtl/>
        </w:rPr>
        <w:t>"</w:t>
      </w:r>
      <w:r w:rsidRPr="00C63571">
        <w:rPr>
          <w:rFonts w:hint="cs"/>
          <w:rtl/>
        </w:rPr>
        <w:t>כ בסרנא דמיא</w:t>
      </w:r>
    </w:p>
    <w:p w14:paraId="591C416B" w14:textId="77777777" w:rsidR="0046556D" w:rsidRDefault="00BD6C4F" w:rsidP="00BD6C4F">
      <w:pPr>
        <w:rPr>
          <w:rtl/>
        </w:rPr>
      </w:pPr>
      <w:r w:rsidRPr="00C605F0">
        <w:rPr>
          <w:rFonts w:hint="cs"/>
          <w:b/>
          <w:bCs/>
          <w:rtl/>
        </w:rPr>
        <w:t>ב.</w:t>
      </w:r>
      <w:r w:rsidRPr="00C63571">
        <w:rPr>
          <w:rFonts w:hint="cs"/>
          <w:rtl/>
        </w:rPr>
        <w:t xml:space="preserve"> ו</w:t>
      </w:r>
      <w:r w:rsidRPr="002C2589">
        <w:rPr>
          <w:rFonts w:hint="cs"/>
          <w:b/>
          <w:bCs/>
          <w:rtl/>
        </w:rPr>
        <w:t>אב</w:t>
      </w:r>
      <w:r w:rsidRPr="002C2589">
        <w:rPr>
          <w:b/>
          <w:bCs/>
          <w:rtl/>
        </w:rPr>
        <w:t>"</w:t>
      </w:r>
      <w:r w:rsidRPr="002C2589">
        <w:rPr>
          <w:rFonts w:hint="cs"/>
          <w:b/>
          <w:bCs/>
          <w:rtl/>
        </w:rPr>
        <w:t>א</w:t>
      </w:r>
      <w:r w:rsidRPr="00C63571">
        <w:rPr>
          <w:rtl/>
        </w:rPr>
        <w:t xml:space="preserve">: הא והא בסרנא דמיא, ולא קשיא: הא בכח ראשון, הא בכח שני, </w:t>
      </w:r>
    </w:p>
    <w:p w14:paraId="2C0679B8" w14:textId="27026AE0" w:rsidR="0046556D" w:rsidRDefault="00BD6C4F" w:rsidP="00BD6C4F">
      <w:pPr>
        <w:rPr>
          <w:rtl/>
        </w:rPr>
      </w:pPr>
      <w:r>
        <w:rPr>
          <w:rFonts w:hint="cs"/>
          <w:rtl/>
        </w:rPr>
        <w:t xml:space="preserve">  </w:t>
      </w:r>
      <w:r>
        <w:rPr>
          <w:rStyle w:val="2fb"/>
          <w:rFonts w:hint="cs"/>
          <w:rtl/>
          <w:rPrChange w:id="9363" w:author="מנוע אמוראים" w:date="2026-10-05T16:40:54Z">
            <w:rPr>
              <w:rFonts w:hint="cs"/>
              <w:rtl/>
            </w:rPr>
          </w:rPrChange>
        </w:rPr>
        <w:t xml:space="preserve">וכר</w:t>
      </w:r>
      <w:r>
        <w:rPr>
          <w:rStyle w:val="2fb"/>
          <w:rtl/>
          <w:rPrChange w:id="9364" w:author="מנוע אמוראים" w:date="2026-10-05T16:40:54Z">
            <w:rPr>
              <w:rtl/>
            </w:rPr>
          </w:rPrChange>
        </w:rPr>
        <w:t xml:space="preserve">"</w:t>
      </w:r>
      <w:r>
        <w:rPr>
          <w:rStyle w:val="2fb"/>
          <w:rFonts w:hint="cs"/>
          <w:rtl/>
          <w:rPrChange w:id="9365" w:author="מנוע אמוראים" w:date="2026-10-05T16:40:54Z">
            <w:rPr>
              <w:rFonts w:hint="cs"/>
              <w:rtl/>
            </w:rPr>
          </w:rPrChange>
        </w:rPr>
        <w:t xml:space="preserve">פ</w:t>
      </w:r>
      <w:r w:rsidRPr="00C63571">
        <w:rPr>
          <w:rtl/>
        </w:rPr>
        <w:t xml:space="preserve">: </w:t>
      </w:r>
      <w:r w:rsidRPr="00C63571">
        <w:rPr>
          <w:rFonts w:hint="cs"/>
          <w:rtl/>
        </w:rPr>
        <w:t xml:space="preserve"> דאותו שכפת לחבירו ואשקיל עליו בידקא דמיא ומת חייב דכוחו הוא דפועל בו </w:t>
      </w:r>
    </w:p>
    <w:p w14:paraId="0F784523" w14:textId="22CAD5D7" w:rsidR="0046556D" w:rsidRDefault="00BD6C4F" w:rsidP="00BD6C4F">
      <w:pPr>
        <w:rPr>
          <w:rtl/>
        </w:rPr>
      </w:pPr>
      <w:r w:rsidRPr="00C63571">
        <w:rPr>
          <w:rtl/>
        </w:rPr>
        <w:t>וה"מ בכח ראשון, אבל בכח שני גרמא בעלמא הוא.</w:t>
      </w:r>
    </w:p>
    <w:p w14:paraId="14011986" w14:textId="77777777" w:rsidR="0046556D" w:rsidRDefault="00BD6C4F" w:rsidP="00BD6C4F">
      <w:pPr>
        <w:rPr>
          <w:rtl/>
        </w:rPr>
      </w:pPr>
      <w:r w:rsidRPr="00C63571">
        <w:rPr>
          <w:rtl/>
        </w:rPr>
        <w:t>י</w:t>
      </w:r>
      <w:r w:rsidRPr="00C63571">
        <w:rPr>
          <w:rFonts w:hint="cs"/>
          <w:rtl/>
        </w:rPr>
        <w:t>שב</w:t>
      </w:r>
      <w:r w:rsidRPr="00C63571">
        <w:rPr>
          <w:rtl/>
        </w:rPr>
        <w:t xml:space="preserve"> רב אחרי </w:t>
      </w:r>
      <w:r>
        <w:rPr>
          <w:rStyle w:val="2fb"/>
          <w:rFonts w:hint="cs"/>
          <w:rtl/>
          <w:rPrChange w:id="9366" w:author="מנוע אמוראים" w:date="2026-10-05T16:40:54Z">
            <w:rPr>
              <w:rFonts w:hint="cs"/>
              <w:rtl/>
            </w:rPr>
          </w:rPrChange>
        </w:rPr>
        <w:t xml:space="preserve">ר</w:t>
      </w:r>
      <w:r>
        <w:rPr>
          <w:rStyle w:val="2fb"/>
          <w:rtl/>
          <w:rPrChange w:id="9367" w:author="מנוע אמוראים" w:date="2026-10-05T16:40:54Z">
            <w:rPr>
              <w:rtl/>
            </w:rPr>
          </w:rPrChange>
        </w:rPr>
        <w:t xml:space="preserve">"</w:t>
      </w:r>
      <w:r>
        <w:rPr>
          <w:rStyle w:val="2fb"/>
          <w:rFonts w:hint="cs"/>
          <w:rtl/>
          <w:rPrChange w:id="9368" w:author="מנוע אמוראים" w:date="2026-10-05T16:40:54Z">
            <w:rPr>
              <w:rFonts w:hint="cs"/>
              <w:rtl/>
            </w:rPr>
          </w:rPrChange>
        </w:rPr>
        <w:t xml:space="preserve">ח</w:t>
      </w:r>
      <w:r>
        <w:rPr>
          <w:rFonts w:hint="cs"/>
          <w:rtl/>
        </w:rPr>
        <w:t xml:space="preserve"> שישב לפני רבי שאמר</w:t>
      </w:r>
      <w:r w:rsidRPr="00C63571">
        <w:rPr>
          <w:rtl/>
        </w:rPr>
        <w:t>: מנין לשחיטה שהוא בתלוש? שנא</w:t>
      </w:r>
      <w:r w:rsidRPr="00C63571">
        <w:rPr>
          <w:rFonts w:hint="cs"/>
          <w:rtl/>
        </w:rPr>
        <w:t>'</w:t>
      </w:r>
      <w:r w:rsidRPr="00C63571">
        <w:rPr>
          <w:rtl/>
        </w:rPr>
        <w:t>:</w:t>
      </w:r>
      <w:r w:rsidRPr="00A71A5E">
        <w:rPr>
          <w:rStyle w:val="afffff0"/>
          <w:rtl/>
        </w:rPr>
        <w:t xml:space="preserve"> </w:t>
      </w:r>
      <w:r w:rsidRPr="00A71A5E">
        <w:rPr>
          <w:rStyle w:val="afffff0"/>
          <w:rFonts w:hint="cs"/>
          <w:rtl/>
        </w:rPr>
        <w:t>'</w:t>
      </w:r>
      <w:r w:rsidRPr="00A71A5E">
        <w:rPr>
          <w:rStyle w:val="afffff0"/>
          <w:rtl/>
        </w:rPr>
        <w:t>ויקח את המאכלת לשחוט</w:t>
      </w:r>
      <w:r w:rsidRPr="00A71A5E">
        <w:rPr>
          <w:rStyle w:val="afffff0"/>
          <w:rFonts w:hint="cs"/>
          <w:rtl/>
        </w:rPr>
        <w:t>'.</w:t>
      </w:r>
    </w:p>
    <w:p w14:paraId="093CD9F0" w14:textId="77777777" w:rsidR="0046556D" w:rsidRDefault="00BD6C4F" w:rsidP="00BD6C4F">
      <w:pPr>
        <w:rPr>
          <w:rtl/>
        </w:rPr>
      </w:pPr>
      <w:r w:rsidRPr="00C63571">
        <w:rPr>
          <w:rtl/>
        </w:rPr>
        <w:t>וי"ו דכתיב אאופתא קאמר.</w:t>
      </w:r>
      <w:r w:rsidRPr="00C63571">
        <w:rPr>
          <w:rFonts w:hint="cs"/>
          <w:rtl/>
        </w:rPr>
        <w:t xml:space="preserve"> </w:t>
      </w:r>
      <w:r w:rsidRPr="00C63571">
        <w:rPr>
          <w:rtl/>
        </w:rPr>
        <w:t>ו</w:t>
      </w:r>
      <w:r w:rsidRPr="00C63571">
        <w:rPr>
          <w:rFonts w:hint="cs"/>
          <w:rtl/>
        </w:rPr>
        <w:t>אפי' דקרא אמר - ק</w:t>
      </w:r>
      <w:r w:rsidRPr="00C63571">
        <w:rPr>
          <w:rtl/>
        </w:rPr>
        <w:t>רא זריזותיה דאברהם קמ"ל.</w:t>
      </w:r>
    </w:p>
    <w:p w14:paraId="7E817EC3" w14:textId="77777777" w:rsidR="0046556D" w:rsidRDefault="0046556D" w:rsidP="00BD6C4F">
      <w:pPr>
        <w:rPr>
          <w:rtl/>
        </w:rPr>
      </w:pPr>
    </w:p>
    <w:p w14:paraId="48E8EFFB" w14:textId="77777777" w:rsidR="0046556D" w:rsidRDefault="00BD6C4F" w:rsidP="00BD6C4F">
      <w:pPr>
        <w:rPr>
          <w:rtl/>
        </w:rPr>
      </w:pPr>
      <w:r w:rsidRPr="00C63571">
        <w:rPr>
          <w:rtl/>
        </w:rPr>
        <w:t>• רבא: פשיטא לי, תלוש ולבסוף חברו לענין עבודת כוכבים הוי תלוש, דאמר מר: המשתחוה לבית שלו אסרו, ואי ס"ד הוי מחובר,</w:t>
      </w:r>
      <w:r w:rsidRPr="00A71A5E">
        <w:rPr>
          <w:rStyle w:val="afffff0"/>
          <w:rtl/>
        </w:rPr>
        <w:t xml:space="preserve"> </w:t>
      </w:r>
      <w:r w:rsidRPr="00A71A5E">
        <w:rPr>
          <w:rStyle w:val="afffff0"/>
          <w:rFonts w:hint="cs"/>
          <w:rtl/>
        </w:rPr>
        <w:t>'</w:t>
      </w:r>
      <w:r w:rsidRPr="00A71A5E">
        <w:rPr>
          <w:rStyle w:val="afffff0"/>
          <w:rtl/>
        </w:rPr>
        <w:t>אלהיהם על ההרים</w:t>
      </w:r>
      <w:r w:rsidRPr="00A71A5E">
        <w:rPr>
          <w:rStyle w:val="afffff0"/>
          <w:rFonts w:hint="cs"/>
          <w:rtl/>
        </w:rPr>
        <w:t>'</w:t>
      </w:r>
      <w:r w:rsidRPr="00A71A5E">
        <w:rPr>
          <w:rStyle w:val="afffff0"/>
          <w:rtl/>
        </w:rPr>
        <w:t xml:space="preserve"> </w:t>
      </w:r>
      <w:r w:rsidRPr="00C63571">
        <w:rPr>
          <w:rtl/>
        </w:rPr>
        <w:t>- ולא ההרים אלהיהם;</w:t>
      </w:r>
    </w:p>
    <w:p w14:paraId="2B4B54D0" w14:textId="77777777" w:rsidR="0046556D" w:rsidRDefault="00BD6C4F" w:rsidP="00BD6C4F">
      <w:pPr>
        <w:rPr>
          <w:rtl/>
        </w:rPr>
      </w:pPr>
      <w:r w:rsidRPr="00C63571">
        <w:rPr>
          <w:rtl/>
        </w:rPr>
        <w:t>לענין הכשר זרעים - תנאי היא, דתנן: הכופה קערה על הכותל בשביל שתודח – הר</w:t>
      </w:r>
      <w:r>
        <w:rPr>
          <w:rtl/>
        </w:rPr>
        <w:t>"</w:t>
      </w:r>
      <w:r w:rsidRPr="00C63571">
        <w:rPr>
          <w:rFonts w:hint="cs"/>
          <w:rtl/>
        </w:rPr>
        <w:t>ז</w:t>
      </w:r>
      <w:r w:rsidRPr="00C63571">
        <w:rPr>
          <w:rtl/>
        </w:rPr>
        <w:t xml:space="preserve"> בכי יותן, בשביל שלא ילקה הכותל - אינו בכי יותן;</w:t>
      </w:r>
    </w:p>
    <w:p w14:paraId="0401873C" w14:textId="77777777" w:rsidR="0046556D" w:rsidRDefault="00BD6C4F" w:rsidP="00BD6C4F">
      <w:pPr>
        <w:rPr>
          <w:rtl/>
        </w:rPr>
      </w:pPr>
      <w:r w:rsidRPr="00C63571">
        <w:rPr>
          <w:rtl/>
        </w:rPr>
        <w:t xml:space="preserve">הא גופא קשיא, אמרת: בשביל שתודח </w:t>
      </w:r>
      <w:r w:rsidRPr="00C63571">
        <w:rPr>
          <w:rFonts w:hint="cs"/>
          <w:rtl/>
        </w:rPr>
        <w:t>הר</w:t>
      </w:r>
      <w:r>
        <w:rPr>
          <w:rtl/>
        </w:rPr>
        <w:t>"</w:t>
      </w:r>
      <w:r w:rsidRPr="00C63571">
        <w:rPr>
          <w:rFonts w:hint="cs"/>
          <w:rtl/>
        </w:rPr>
        <w:t>ז</w:t>
      </w:r>
      <w:r w:rsidRPr="00C63571">
        <w:rPr>
          <w:rtl/>
        </w:rPr>
        <w:t xml:space="preserve"> בכי יותן, הא בשביל שיודח הכותל – </w:t>
      </w:r>
      <w:r w:rsidRPr="00C63571">
        <w:rPr>
          <w:rFonts w:hint="cs"/>
          <w:rtl/>
        </w:rPr>
        <w:t>אי</w:t>
      </w:r>
      <w:r>
        <w:rPr>
          <w:rtl/>
        </w:rPr>
        <w:t>"</w:t>
      </w:r>
      <w:r w:rsidRPr="00C63571">
        <w:rPr>
          <w:rFonts w:hint="cs"/>
          <w:rtl/>
        </w:rPr>
        <w:t>ז</w:t>
      </w:r>
      <w:r w:rsidRPr="00C63571">
        <w:rPr>
          <w:rtl/>
        </w:rPr>
        <w:t xml:space="preserve"> בכי יותן, והדר תני: בשביל שלא ילקה הכותל אינו בכי יותן, הא בשביל שיודח הכותל ה"ז בכי יותן!</w:t>
      </w:r>
    </w:p>
    <w:p w14:paraId="49ADA9D7" w14:textId="77777777" w:rsidR="0046556D" w:rsidRDefault="00BD6C4F" w:rsidP="00BD6C4F">
      <w:pPr>
        <w:rPr>
          <w:rtl/>
        </w:rPr>
      </w:pPr>
      <w:r w:rsidRPr="00C63571">
        <w:rPr>
          <w:rtl/>
        </w:rPr>
        <w:t>א"ר אלעזר: תברא, מי ששנה זו לא שנה זו.</w:t>
      </w:r>
    </w:p>
    <w:p w14:paraId="26597AEB" w14:textId="77777777" w:rsidR="0046556D" w:rsidRDefault="00BD6C4F" w:rsidP="00BD6C4F">
      <w:pPr>
        <w:rPr>
          <w:rtl/>
        </w:rPr>
      </w:pPr>
      <w:r w:rsidRPr="00C63571">
        <w:rPr>
          <w:rtl/>
        </w:rPr>
        <w:t xml:space="preserve">• רב פפא אמר: כולה חד תנא הוא, הא בכותל מערה, הא בכותל בנין, </w:t>
      </w:r>
    </w:p>
    <w:p w14:paraId="51CD4CBB" w14:textId="77777777" w:rsidR="0046556D" w:rsidRDefault="00BD6C4F" w:rsidP="00AB425A">
      <w:pPr>
        <w:rPr>
          <w:rtl/>
        </w:rPr>
      </w:pPr>
      <w:r w:rsidRPr="00AB425A">
        <w:rPr>
          <w:b/>
          <w:bCs/>
          <w:rtl/>
        </w:rPr>
        <w:t>וה"ק:</w:t>
      </w:r>
      <w:r w:rsidRPr="00C63571">
        <w:rPr>
          <w:rtl/>
        </w:rPr>
        <w:t xml:space="preserve"> הכופה קערה על הכותל בשביל שתודח - ה"ז בכי יותן, הא בשביל שיודח הכותל - אין זה בכי יותן;</w:t>
      </w:r>
      <w:r w:rsidR="00AB425A">
        <w:rPr>
          <w:rFonts w:hint="cs"/>
          <w:rtl/>
        </w:rPr>
        <w:t xml:space="preserve"> </w:t>
      </w:r>
      <w:r w:rsidRPr="00C63571">
        <w:rPr>
          <w:rtl/>
        </w:rPr>
        <w:t>בד"א - בכותל מערה, אבל בכותל בנין, בשביל שלא ילקה הכותל הוא דאינו בכי יותן, הא בשביל שיודח הכותל - ה"ז בכי יותן.</w:t>
      </w:r>
    </w:p>
    <w:p w14:paraId="4C058716" w14:textId="77777777" w:rsidR="00BD6C4F" w:rsidRPr="00A55767" w:rsidRDefault="00BD6C4F" w:rsidP="00F07436">
      <w:pPr>
        <w:pStyle w:val="afff3"/>
        <w:framePr w:wrap="around"/>
        <w:rPr>
          <w:rtl/>
        </w:rPr>
      </w:pPr>
      <w:r w:rsidRPr="00A55767">
        <w:rPr>
          <w:rFonts w:hint="cs"/>
          <w:rtl/>
        </w:rPr>
        <w:t>טז:</w:t>
      </w:r>
    </w:p>
    <w:p w14:paraId="0B1C3914" w14:textId="77777777" w:rsidR="0046556D" w:rsidRDefault="00BD6C4F" w:rsidP="00BD6C4F">
      <w:pPr>
        <w:rPr>
          <w:rtl/>
        </w:rPr>
      </w:pPr>
      <w:r w:rsidRPr="00AB425A">
        <w:rPr>
          <w:b/>
          <w:bCs/>
          <w:rtl/>
        </w:rPr>
        <w:t>• בעי רבא:</w:t>
      </w:r>
      <w:r w:rsidRPr="00C63571">
        <w:rPr>
          <w:rtl/>
        </w:rPr>
        <w:t xml:space="preserve"> תלוש ולבסוף חברו לענין שחיטה מאי? </w:t>
      </w:r>
    </w:p>
    <w:p w14:paraId="54C65ED3" w14:textId="77777777" w:rsidR="0046556D" w:rsidRDefault="00BD6C4F" w:rsidP="00BD6C4F">
      <w:pPr>
        <w:rPr>
          <w:rtl/>
        </w:rPr>
      </w:pPr>
      <w:r w:rsidRPr="00C63571">
        <w:rPr>
          <w:rFonts w:hint="cs"/>
          <w:rtl/>
        </w:rPr>
        <w:lastRenderedPageBreak/>
        <w:t>והך ד</w:t>
      </w:r>
      <w:r w:rsidRPr="00C63571">
        <w:rPr>
          <w:rtl/>
        </w:rPr>
        <w:t>היה צור יוצא מן הכותל, או שהיה קנה עולה מאליו ושחט בו - שחיטתו פסולה.</w:t>
      </w:r>
      <w:r w:rsidRPr="00C63571">
        <w:rPr>
          <w:rFonts w:hint="cs"/>
          <w:rtl/>
        </w:rPr>
        <w:t xml:space="preserve"> </w:t>
      </w:r>
    </w:p>
    <w:p w14:paraId="5930A515" w14:textId="77777777" w:rsidR="0046556D" w:rsidRDefault="00BD6C4F" w:rsidP="00BD6C4F">
      <w:pPr>
        <w:rPr>
          <w:rtl/>
        </w:rPr>
      </w:pPr>
      <w:r w:rsidRPr="00C63571">
        <w:rPr>
          <w:rFonts w:hint="cs"/>
          <w:rtl/>
        </w:rPr>
        <w:t xml:space="preserve">הכא מיירי בכותל מערה ודיקא נמי דקתני </w:t>
      </w:r>
      <w:r w:rsidRPr="00C63571">
        <w:rPr>
          <w:rtl/>
        </w:rPr>
        <w:t>דומיא דקנה עולה מאליו, ש"מ.</w:t>
      </w:r>
    </w:p>
    <w:p w14:paraId="3A3A0E11" w14:textId="77777777" w:rsidR="0046556D" w:rsidRDefault="00BD6C4F" w:rsidP="00BD6C4F">
      <w:pPr>
        <w:rPr>
          <w:rtl/>
        </w:rPr>
      </w:pPr>
      <w:r w:rsidRPr="00C63571">
        <w:rPr>
          <w:rFonts w:hint="cs"/>
          <w:rtl/>
        </w:rPr>
        <w:t>והך ד</w:t>
      </w:r>
      <w:r w:rsidRPr="00C63571">
        <w:rPr>
          <w:rtl/>
        </w:rPr>
        <w:t>נעץ סכין בכותל ושחט בה  שחיטתו כשרה.</w:t>
      </w:r>
      <w:r w:rsidRPr="00C63571">
        <w:rPr>
          <w:rFonts w:hint="cs"/>
          <w:rtl/>
        </w:rPr>
        <w:t xml:space="preserve"> </w:t>
      </w:r>
      <w:r w:rsidRPr="00C63571">
        <w:rPr>
          <w:rtl/>
        </w:rPr>
        <w:t>שאני סכין, דלא מבטל ליה.</w:t>
      </w:r>
    </w:p>
    <w:p w14:paraId="603A6A2E" w14:textId="77777777" w:rsidR="0046556D" w:rsidRDefault="00BD6C4F" w:rsidP="00BD6C4F">
      <w:pPr>
        <w:rPr>
          <w:rtl/>
        </w:rPr>
      </w:pPr>
      <w:r w:rsidRPr="00C63571">
        <w:rPr>
          <w:rFonts w:hint="cs"/>
          <w:rtl/>
        </w:rPr>
        <w:t>והך ד</w:t>
      </w:r>
      <w:r w:rsidRPr="00C63571">
        <w:rPr>
          <w:rtl/>
        </w:rPr>
        <w:t>במחובר לקרקע שחיטתו כשרה.</w:t>
      </w:r>
      <w:r w:rsidRPr="00C63571">
        <w:rPr>
          <w:rFonts w:hint="cs"/>
          <w:rtl/>
        </w:rPr>
        <w:t xml:space="preserve"> דלמא פירושא הוא דמאי מחובר לקרקע סכין דלא מבטל ליה</w:t>
      </w:r>
    </w:p>
    <w:p w14:paraId="3C0855E8" w14:textId="77777777" w:rsidR="0046556D" w:rsidRDefault="0046556D" w:rsidP="00BD6C4F">
      <w:pPr>
        <w:rPr>
          <w:rtl/>
        </w:rPr>
      </w:pPr>
    </w:p>
    <w:p w14:paraId="26D46E0A" w14:textId="77777777" w:rsidR="0046556D" w:rsidRDefault="00BD6C4F" w:rsidP="00BD6C4F">
      <w:pPr>
        <w:rPr>
          <w:b/>
          <w:bCs/>
          <w:rtl/>
        </w:rPr>
      </w:pPr>
      <w:r w:rsidRPr="00AB425A">
        <w:rPr>
          <w:b/>
          <w:bCs/>
          <w:rtl/>
        </w:rPr>
        <w:t>• אמר מר: נעץ סכין בכותל ושחט בה - שחיטתו כשרה.</w:t>
      </w:r>
    </w:p>
    <w:p w14:paraId="3E8E376C" w14:textId="77777777" w:rsidR="0046556D" w:rsidRDefault="00BD6C4F" w:rsidP="00BD6C4F">
      <w:pPr>
        <w:rPr>
          <w:rtl/>
        </w:rPr>
      </w:pPr>
      <w:r>
        <w:rPr>
          <w:rStyle w:val="2fb"/>
          <w:rFonts w:hint="cs"/>
          <w:rtl/>
          <w:rPrChange w:id="9369" w:author="מנוע אמוראים" w:date="2026-10-05T16:40:54Z">
            <w:rPr>
              <w:rFonts w:hint="cs"/>
              <w:rtl/>
            </w:rPr>
          </w:rPrChange>
        </w:rPr>
        <w:t xml:space="preserve">אר</w:t>
      </w:r>
      <w:r>
        <w:rPr>
          <w:rStyle w:val="2fb"/>
          <w:rtl/>
          <w:rPrChange w:id="9370" w:author="מנוע אמוראים" w:date="2026-10-05T16:40:54Z">
            <w:rPr>
              <w:rtl/>
            </w:rPr>
          </w:rPrChange>
        </w:rPr>
        <w:t xml:space="preserve">"</w:t>
      </w:r>
      <w:r>
        <w:rPr>
          <w:rStyle w:val="2fb"/>
          <w:rFonts w:hint="cs"/>
          <w:rtl/>
          <w:rPrChange w:id="9371" w:author="מנוע אמוראים" w:date="2026-10-05T16:40:54Z">
            <w:rPr>
              <w:rFonts w:hint="cs"/>
              <w:rtl/>
            </w:rPr>
          </w:rPrChange>
        </w:rPr>
        <w:t xml:space="preserve">ע</w:t>
      </w:r>
      <w:r>
        <w:rPr>
          <w:rFonts w:hint="cs"/>
          <w:rtl/>
        </w:rPr>
        <w:t xml:space="preserve"> מ</w:t>
      </w:r>
      <w:r w:rsidRPr="00C63571">
        <w:rPr>
          <w:rtl/>
        </w:rPr>
        <w:t>שמואל: לא שנו אלא שהסכין למעלה וצואר בהמה למטה, אבל סכין למטה וצואר בהמה למעלה חיישינן שמא ידרוס.</w:t>
      </w:r>
    </w:p>
    <w:p w14:paraId="70F0F024" w14:textId="77777777" w:rsidR="0046556D" w:rsidRDefault="00BD6C4F" w:rsidP="00BD6C4F">
      <w:pPr>
        <w:rPr>
          <w:b/>
          <w:bCs/>
          <w:rtl/>
        </w:rPr>
      </w:pPr>
      <w:r w:rsidRPr="00C63571">
        <w:rPr>
          <w:rtl/>
        </w:rPr>
        <w:t>והא קתני: בין שהסכין למטה וצואר בהמה למעלה, בין שהסכין למעלה וצואר בהמה למטה!</w:t>
      </w:r>
    </w:p>
    <w:p w14:paraId="663980F9" w14:textId="77777777" w:rsidR="0046556D" w:rsidRDefault="00BD6C4F" w:rsidP="00BD6C4F">
      <w:pPr>
        <w:rPr>
          <w:b/>
          <w:bCs/>
          <w:rtl/>
        </w:rPr>
      </w:pPr>
      <w:r w:rsidRPr="00C605F0">
        <w:rPr>
          <w:rFonts w:hint="cs"/>
          <w:b/>
          <w:bCs/>
          <w:rtl/>
        </w:rPr>
        <w:t>א.</w:t>
      </w:r>
      <w:r w:rsidRPr="00C63571">
        <w:rPr>
          <w:rFonts w:hint="cs"/>
          <w:rtl/>
        </w:rPr>
        <w:t xml:space="preserve"> </w:t>
      </w:r>
      <w:r>
        <w:rPr>
          <w:rStyle w:val="2fb"/>
          <w:rtl/>
          <w:rPrChange w:id="9372" w:author="מנוע אמוראים" w:date="2026-10-05T16:40:54Z">
            <w:rPr>
              <w:rtl/>
            </w:rPr>
          </w:rPrChange>
        </w:rPr>
        <w:t xml:space="preserve">א</w:t>
      </w:r>
      <w:r>
        <w:rPr>
          <w:rStyle w:val="2fb"/>
          <w:rFonts w:hint="cs"/>
          <w:rtl/>
          <w:rPrChange w:id="9373" w:author="מנוע אמוראים" w:date="2026-10-05T16:40:54Z">
            <w:rPr>
              <w:rFonts w:hint="cs"/>
              <w:rtl/>
            </w:rPr>
          </w:rPrChange>
        </w:rPr>
        <w:t xml:space="preserve">ר</w:t>
      </w:r>
      <w:r>
        <w:rPr>
          <w:rStyle w:val="2fb"/>
          <w:rtl/>
          <w:rPrChange w:id="9374" w:author="מנוע אמוראים" w:date="2026-10-05T16:40:54Z">
            <w:rPr>
              <w:rtl/>
            </w:rPr>
          </w:rPrChange>
        </w:rPr>
        <w:t xml:space="preserve">"</w:t>
      </w:r>
      <w:r>
        <w:rPr>
          <w:rStyle w:val="2fb"/>
          <w:rFonts w:hint="cs"/>
          <w:rtl/>
          <w:rPrChange w:id="9375" w:author="מנוע אמוראים" w:date="2026-10-05T16:40:54Z">
            <w:rPr>
              <w:rFonts w:hint="cs"/>
              <w:rtl/>
            </w:rPr>
          </w:rPrChange>
        </w:rPr>
        <w:t xml:space="preserve">ז</w:t>
      </w:r>
      <w:r w:rsidRPr="00C63571">
        <w:rPr>
          <w:rtl/>
        </w:rPr>
        <w:t xml:space="preserve"> לצדדין קתני: סכין למטה וצואר בהמה למעלה בתלוש, סכין למעלה וצואר בהמה למטה במחובר.</w:t>
      </w:r>
    </w:p>
    <w:p w14:paraId="4715BFE0" w14:textId="77777777" w:rsidR="0046556D" w:rsidRDefault="00BD6C4F" w:rsidP="00BD6C4F">
      <w:pPr>
        <w:rPr>
          <w:rtl/>
        </w:rPr>
      </w:pPr>
      <w:r w:rsidRPr="00C605F0">
        <w:rPr>
          <w:rFonts w:hint="cs"/>
          <w:b/>
          <w:bCs/>
          <w:rtl/>
        </w:rPr>
        <w:t>ב.</w:t>
      </w:r>
      <w:r w:rsidRPr="00C63571">
        <w:rPr>
          <w:rFonts w:hint="cs"/>
          <w:rtl/>
        </w:rPr>
        <w:t xml:space="preserve"> </w:t>
      </w:r>
      <w:r w:rsidRPr="00C63571">
        <w:rPr>
          <w:rtl/>
        </w:rPr>
        <w:t>רב פפא אמר: בעופא דקליל.</w:t>
      </w:r>
    </w:p>
    <w:p w14:paraId="286ED20A" w14:textId="77777777" w:rsidR="0046556D" w:rsidRDefault="00BD6C4F" w:rsidP="00BD6C4F">
      <w:pPr>
        <w:rPr>
          <w:rtl/>
        </w:rPr>
      </w:pPr>
      <w:r w:rsidRPr="00C63571">
        <w:rPr>
          <w:rtl/>
        </w:rPr>
        <w:t xml:space="preserve">• </w:t>
      </w:r>
      <w:r>
        <w:rPr>
          <w:rStyle w:val="2fb"/>
          <w:rFonts w:hint="cs"/>
          <w:rtl/>
          <w:rPrChange w:id="9376" w:author="מנוע אמוראים" w:date="2026-10-05T16:40:54Z">
            <w:rPr>
              <w:rFonts w:hint="cs"/>
              <w:rtl/>
            </w:rPr>
          </w:rPrChange>
        </w:rPr>
        <w:t xml:space="preserve">ר</w:t>
      </w:r>
      <w:r>
        <w:rPr>
          <w:rStyle w:val="2fb"/>
          <w:rtl/>
          <w:rPrChange w:id="9377" w:author="מנוע אמוראים" w:date="2026-10-05T16:40:54Z">
            <w:rPr>
              <w:rtl/>
            </w:rPr>
          </w:rPrChange>
        </w:rPr>
        <w:t xml:space="preserve">"</w:t>
      </w:r>
      <w:r>
        <w:rPr>
          <w:rStyle w:val="2fb"/>
          <w:rFonts w:hint="cs"/>
          <w:rtl/>
          <w:rPrChange w:id="9378" w:author="מנוע אמוראים" w:date="2026-10-05T16:40:54Z">
            <w:rPr>
              <w:rFonts w:hint="cs"/>
              <w:rtl/>
            </w:rPr>
          </w:rPrChange>
        </w:rPr>
        <w:t xml:space="preserve">ח</w:t>
      </w:r>
      <w:r>
        <w:rPr>
          <w:rFonts w:hint="cs"/>
          <w:rtl/>
        </w:rPr>
        <w:t xml:space="preserve"> </w:t>
      </w:r>
      <w:r>
        <w:rPr>
          <w:rStyle w:val="2fb"/>
          <w:rFonts w:hint="cs"/>
          <w:rtl/>
          <w:rPrChange w:id="9379" w:author="מנוע אמוראים" w:date="2026-10-05T16:40:54Z">
            <w:rPr>
              <w:rFonts w:hint="cs"/>
              <w:rtl/>
            </w:rPr>
          </w:rPrChange>
        </w:rPr>
        <w:t xml:space="preserve">מרי</w:t>
      </w:r>
      <w:r>
        <w:rPr>
          <w:rStyle w:val="2fb"/>
          <w:rtl/>
          <w:rPrChange w:id="9380" w:author="מנוע אמוראים" w:date="2026-10-05T16:40:54Z">
            <w:rPr>
              <w:rtl/>
            </w:rPr>
          </w:rPrChange>
        </w:rPr>
        <w:t xml:space="preserve">"</w:t>
      </w:r>
      <w:r>
        <w:rPr>
          <w:rStyle w:val="2fb"/>
          <w:rFonts w:hint="cs"/>
          <w:rtl/>
          <w:rPrChange w:id="9381" w:author="מנוע אמוראים" w:date="2026-10-05T16:40:54Z">
            <w:rPr>
              <w:rFonts w:hint="cs"/>
              <w:rtl/>
            </w:rPr>
          </w:rPrChange>
        </w:rPr>
        <w:t xml:space="preserve">צ</w:t>
      </w:r>
      <w:r>
        <w:rPr>
          <w:rFonts w:hint="cs"/>
          <w:rtl/>
        </w:rPr>
        <w:t xml:space="preserve">:</w:t>
      </w:r>
      <w:r w:rsidRPr="00C63571">
        <w:rPr>
          <w:rtl/>
        </w:rPr>
        <w:t xml:space="preserve"> </w:t>
      </w:r>
      <w:r w:rsidRPr="00C63571">
        <w:rPr>
          <w:rFonts w:hint="cs"/>
          <w:rtl/>
        </w:rPr>
        <w:t>[במתניתא תנא]</w:t>
      </w:r>
      <w:r w:rsidR="004B0EAE">
        <w:rPr>
          <w:rtl/>
        </w:rPr>
        <w:t xml:space="preserve"> ה# </w:t>
      </w:r>
      <w:r w:rsidRPr="00C63571">
        <w:rPr>
          <w:rtl/>
        </w:rPr>
        <w:t>דברים נאמרו בקרומית של קנה: אין שוחטין בה, ואין מלין בה, ואין מחתכין בה בשר, ואין מחצצין בה שינים, ואין מקנחים בה.</w:t>
      </w:r>
    </w:p>
    <w:p w14:paraId="3E7C7F0F" w14:textId="77777777" w:rsidR="0046556D" w:rsidRDefault="00BD6C4F" w:rsidP="00BD6C4F">
      <w:pPr>
        <w:rPr>
          <w:rtl/>
        </w:rPr>
      </w:pPr>
      <w:r w:rsidRPr="00C63571">
        <w:rPr>
          <w:rtl/>
        </w:rPr>
        <w:t>אין שוחטין בה.</w:t>
      </w:r>
    </w:p>
    <w:p w14:paraId="4923297B" w14:textId="77777777" w:rsidR="0046556D" w:rsidRDefault="00BD6C4F" w:rsidP="00BD6C4F">
      <w:pPr>
        <w:rPr>
          <w:rtl/>
        </w:rPr>
      </w:pPr>
      <w:r w:rsidRPr="00C63571">
        <w:rPr>
          <w:rtl/>
        </w:rPr>
        <w:t>והתניא, בכל שוחטין: בין בצור, בין בזכוכית, בין בקרומית של קנה!</w:t>
      </w:r>
      <w:r w:rsidRPr="00C63571">
        <w:rPr>
          <w:rFonts w:hint="cs"/>
          <w:rtl/>
        </w:rPr>
        <w:t xml:space="preserve">- </w:t>
      </w:r>
      <w:r>
        <w:rPr>
          <w:rStyle w:val="2fb"/>
          <w:rtl/>
          <w:rPrChange w:id="9382" w:author="מנוע אמוראים" w:date="2026-10-05T16:40:54Z">
            <w:rPr>
              <w:rtl/>
            </w:rPr>
          </w:rPrChange>
        </w:rPr>
        <w:t xml:space="preserve">א</w:t>
      </w:r>
      <w:r>
        <w:rPr>
          <w:rStyle w:val="2fb"/>
          <w:rFonts w:hint="cs"/>
          <w:rtl/>
          <w:rPrChange w:id="9383" w:author="מנוע אמוראים" w:date="2026-10-05T16:40:54Z">
            <w:rPr>
              <w:rFonts w:hint="cs"/>
              <w:rtl/>
            </w:rPr>
          </w:rPrChange>
        </w:rPr>
        <w:t xml:space="preserve">ר</w:t>
      </w:r>
      <w:r>
        <w:rPr>
          <w:rStyle w:val="2fb"/>
          <w:rtl/>
          <w:rPrChange w:id="9384" w:author="מנוע אמוראים" w:date="2026-10-05T16:40:54Z">
            <w:rPr>
              <w:rtl/>
            </w:rPr>
          </w:rPrChange>
        </w:rPr>
        <w:t xml:space="preserve">"</w:t>
      </w:r>
      <w:r>
        <w:rPr>
          <w:rStyle w:val="2fb"/>
          <w:rFonts w:hint="cs"/>
          <w:rtl/>
          <w:rPrChange w:id="9385" w:author="מנוע אמוראים" w:date="2026-10-05T16:40:54Z">
            <w:rPr>
              <w:rFonts w:hint="cs"/>
              <w:rtl/>
            </w:rPr>
          </w:rPrChange>
        </w:rPr>
        <w:t xml:space="preserve">פ</w:t>
      </w:r>
      <w:r w:rsidRPr="00C63571">
        <w:rPr>
          <w:rtl/>
        </w:rPr>
        <w:t>: בסימונא דאגמא.</w:t>
      </w:r>
    </w:p>
    <w:p w14:paraId="64FB3503" w14:textId="77777777" w:rsidR="0046556D" w:rsidRDefault="00BD6C4F" w:rsidP="00BD6C4F">
      <w:pPr>
        <w:rPr>
          <w:rtl/>
        </w:rPr>
      </w:pPr>
      <w:r w:rsidRPr="00C63571">
        <w:rPr>
          <w:rtl/>
        </w:rPr>
        <w:t>ואין מחתכין בה בשר</w:t>
      </w:r>
      <w:r>
        <w:rPr>
          <w:rFonts w:hint="cs"/>
          <w:rtl/>
        </w:rPr>
        <w:t xml:space="preserve">- </w:t>
      </w:r>
      <w:r>
        <w:rPr>
          <w:rStyle w:val="2fb"/>
          <w:rFonts w:hint="cs"/>
          <w:rtl/>
          <w:rPrChange w:id="9386" w:author="מנוע אמוראים" w:date="2026-10-05T16:40:54Z">
            <w:rPr>
              <w:rFonts w:hint="cs"/>
              <w:rtl/>
            </w:rPr>
          </w:rPrChange>
        </w:rPr>
        <w:t xml:space="preserve">ר</w:t>
      </w:r>
      <w:r>
        <w:rPr>
          <w:rStyle w:val="2fb"/>
          <w:rtl/>
          <w:rPrChange w:id="9387" w:author="מנוע אמוראים" w:date="2026-10-05T16:40:54Z">
            <w:rPr>
              <w:rtl/>
            </w:rPr>
          </w:rPrChange>
        </w:rPr>
        <w:t xml:space="preserve">"</w:t>
      </w:r>
      <w:r>
        <w:rPr>
          <w:rStyle w:val="2fb"/>
          <w:rFonts w:hint="cs"/>
          <w:rtl/>
          <w:rPrChange w:id="9388" w:author="מנוע אמוראים" w:date="2026-10-05T16:40:54Z">
            <w:rPr>
              <w:rFonts w:hint="cs"/>
              <w:rtl/>
            </w:rPr>
          </w:rPrChange>
        </w:rPr>
        <w:t xml:space="preserve">פ</w:t>
      </w:r>
      <w:r w:rsidRPr="00C63571">
        <w:rPr>
          <w:rtl/>
        </w:rPr>
        <w:t xml:space="preserve"> מחתך בה קרבי דגים דזיגי</w:t>
      </w:r>
      <w:r w:rsidRPr="00C63571">
        <w:rPr>
          <w:rFonts w:hint="cs"/>
          <w:rtl/>
        </w:rPr>
        <w:t>[שקופים]</w:t>
      </w:r>
      <w:r w:rsidRPr="00C63571">
        <w:rPr>
          <w:rtl/>
        </w:rPr>
        <w:t xml:space="preserve">, </w:t>
      </w:r>
      <w:r>
        <w:rPr>
          <w:rStyle w:val="2fb"/>
          <w:rFonts w:hint="cs"/>
          <w:rtl/>
          <w:rPrChange w:id="9389" w:author="מנוע אמוראים" w:date="2026-10-05T16:40:54Z">
            <w:rPr>
              <w:rFonts w:hint="cs"/>
              <w:rtl/>
            </w:rPr>
          </w:rPrChange>
        </w:rPr>
        <w:t xml:space="preserve">רבר</w:t>
      </w:r>
      <w:r>
        <w:rPr>
          <w:rStyle w:val="2fb"/>
          <w:rtl/>
          <w:rPrChange w:id="9390" w:author="מנוע אמוראים" w:date="2026-10-05T16:40:54Z">
            <w:rPr>
              <w:rtl/>
            </w:rPr>
          </w:rPrChange>
        </w:rPr>
        <w:t xml:space="preserve">"</w:t>
      </w:r>
      <w:r>
        <w:rPr>
          <w:rStyle w:val="2fb"/>
          <w:rFonts w:hint="cs"/>
          <w:rtl/>
          <w:rPrChange w:id="9391" w:author="מנוע אמוראים" w:date="2026-10-05T16:40:54Z">
            <w:rPr>
              <w:rFonts w:hint="cs"/>
              <w:rtl/>
            </w:rPr>
          </w:rPrChange>
        </w:rPr>
        <w:t xml:space="preserve">ה</w:t>
      </w:r>
      <w:r w:rsidRPr="00C63571">
        <w:rPr>
          <w:rtl/>
        </w:rPr>
        <w:t xml:space="preserve"> מחתך בה עופא דרכיך.</w:t>
      </w:r>
    </w:p>
    <w:p w14:paraId="142DB26C" w14:textId="77777777" w:rsidR="0046556D" w:rsidRDefault="00BD6C4F" w:rsidP="00BD6C4F">
      <w:pPr>
        <w:rPr>
          <w:rtl/>
        </w:rPr>
      </w:pPr>
      <w:r w:rsidRPr="00C63571">
        <w:rPr>
          <w:rtl/>
        </w:rPr>
        <w:t>ואין מקנחין בה.</w:t>
      </w:r>
      <w:r w:rsidRPr="00C63571">
        <w:rPr>
          <w:rFonts w:hint="cs"/>
          <w:rtl/>
        </w:rPr>
        <w:t xml:space="preserve"> והיינו בקינוח פי מכה [דהא בדבר שהאור שולטת בו שיני הכרכשתא נושרות] </w:t>
      </w:r>
    </w:p>
    <w:p w14:paraId="38229627" w14:textId="77777777" w:rsidR="0046556D" w:rsidRDefault="00BD6C4F" w:rsidP="00BD6C4F">
      <w:pPr>
        <w:jc w:val="center"/>
        <w:rPr>
          <w:rtl/>
        </w:rPr>
      </w:pPr>
      <w:r>
        <w:rPr>
          <w:rFonts w:ascii="BA חניכי הישיבות" w:hAnsi="BA חניכי הישיבות" w:cs="BA חניכי הישיבות"/>
          <w:rtl/>
        </w:rPr>
        <w:t>׻</w:t>
      </w:r>
    </w:p>
    <w:p w14:paraId="21E7237F" w14:textId="77777777" w:rsidR="0046556D" w:rsidRDefault="00BD6C4F" w:rsidP="00BD6C4F">
      <w:pPr>
        <w:rPr>
          <w:b/>
          <w:bCs/>
          <w:rtl/>
        </w:rPr>
      </w:pPr>
      <w:r w:rsidRPr="00A55767">
        <w:rPr>
          <w:rStyle w:val="affff2"/>
          <w:b/>
          <w:rtl/>
        </w:rPr>
        <w:t>הכל שוחטין, ולעולם שוחטין</w:t>
      </w:r>
    </w:p>
    <w:p w14:paraId="3B4983FF" w14:textId="77777777" w:rsidR="0046556D" w:rsidRDefault="00BD6C4F" w:rsidP="00BD6C4F">
      <w:pPr>
        <w:rPr>
          <w:rtl/>
        </w:rPr>
      </w:pPr>
      <w:r w:rsidRPr="00C605F0">
        <w:rPr>
          <w:rFonts w:hint="cs"/>
          <w:b/>
          <w:bCs/>
          <w:rtl/>
        </w:rPr>
        <w:t>א.</w:t>
      </w:r>
      <w:r w:rsidRPr="00C63571">
        <w:rPr>
          <w:rFonts w:hint="cs"/>
          <w:rtl/>
        </w:rPr>
        <w:t xml:space="preserve"> </w:t>
      </w:r>
      <w:r w:rsidRPr="00C63571">
        <w:rPr>
          <w:rtl/>
        </w:rPr>
        <w:t>הכל שוחטין - הכל בשחיטה ואפילו עוף.</w:t>
      </w:r>
    </w:p>
    <w:p w14:paraId="0E59A4B5" w14:textId="77777777" w:rsidR="0046556D" w:rsidRDefault="00BD6C4F" w:rsidP="00BD6C4F">
      <w:pPr>
        <w:rPr>
          <w:rtl/>
        </w:rPr>
      </w:pPr>
      <w:r w:rsidRPr="00C63571">
        <w:rPr>
          <w:rtl/>
        </w:rPr>
        <w:t xml:space="preserve">לעולם שוחטין - רבי ישמעאל היא, </w:t>
      </w:r>
    </w:p>
    <w:p w14:paraId="201069C8" w14:textId="77777777" w:rsidR="0046556D" w:rsidRDefault="00BD6C4F" w:rsidP="00BD6C4F">
      <w:pPr>
        <w:rPr>
          <w:rtl/>
        </w:rPr>
      </w:pPr>
      <w:r>
        <w:rPr>
          <w:rtl/>
        </w:rPr>
        <w:t xml:space="preserve">דתניא: </w:t>
      </w:r>
      <w:r>
        <w:rPr>
          <w:rStyle w:val="afffff0"/>
          <w:rtl/>
          <w:rPrChange w:id="9002" w:author="מנוע פסוקים" w:date="2026-10-05T16:37:55Z">
            <w:rPr>
              <w:rtl/>
            </w:rPr>
          </w:rPrChange>
        </w:rPr>
        <w:t xml:space="preserve">כי ירחיב</w:t>
      </w:r>
      <w:r>
        <w:rPr>
          <w:rStyle w:val="afffff0"/>
          <w:rtl/>
          <w:rPrChange w:id="9003" w:author="מנוע פסוקים" w:date="2026-10-05T16:37:55Z">
            <w:rPr>
              <w:rtl/>
            </w:rPr>
          </w:rPrChange>
        </w:rPr>
        <w:t xml:space="preserve"> ה# </w:t>
      </w:r>
      <w:r>
        <w:rPr>
          <w:rStyle w:val="afffff0"/>
          <w:rtl/>
          <w:rPrChange w:id="9004" w:author="מנוע פסוקים" w:date="2026-10-05T16:37:55Z">
            <w:rPr>
              <w:rtl/>
            </w:rPr>
          </w:rPrChange>
        </w:rPr>
        <w:t xml:space="preserve">אלהיך את גבולך כאשר דבר לך ואמרת אוכלה בשר</w:t>
      </w:r>
      <w:r>
        <w:rPr>
          <w:rtl/>
        </w:rPr>
        <w:t xml:space="preserve"> וגו' – </w:t>
      </w:r>
    </w:p>
    <w:p w14:paraId="30B6CFB6" w14:textId="77777777" w:rsidR="0046556D" w:rsidRDefault="00BD6C4F" w:rsidP="00BD6C4F">
      <w:pPr>
        <w:rPr>
          <w:rtl/>
        </w:rPr>
      </w:pPr>
      <w:r w:rsidRPr="00C63571">
        <w:rPr>
          <w:rtl/>
        </w:rPr>
        <w:t>ר' ישמעאל אומר: לא בא הכתוב אלא להתיר להם בשר תאוה, שבתחלה נאסר להם בשר תאוה, משנכנסו לארץ הותר להם בשר תאוה, ועכשיו שגלו יכול יחזרו לאיסורן הראשון? לכך שנינו: לעולם שוחטין.</w:t>
      </w:r>
    </w:p>
    <w:p w14:paraId="704B397A" w14:textId="77777777" w:rsidR="0046556D" w:rsidRDefault="00767C59" w:rsidP="00BD6C4F">
      <w:pPr>
        <w:rPr>
          <w:rtl/>
        </w:rPr>
      </w:pPr>
      <w:r>
        <w:rPr>
          <w:rtl/>
        </w:rPr>
        <w:t>מתקיף</w:t>
      </w:r>
      <w:r w:rsidR="00BD6C4F" w:rsidRPr="00C63571">
        <w:rPr>
          <w:rtl/>
        </w:rPr>
        <w:t xml:space="preserve"> רב יוסף: האי לעולם שוחטין, לעולם שוחטין ואוכלין מבעי ליה!</w:t>
      </w:r>
    </w:p>
    <w:p w14:paraId="10E8FEA6" w14:textId="77777777" w:rsidR="0046556D" w:rsidRDefault="00BD6C4F" w:rsidP="00BD6C4F">
      <w:pPr>
        <w:rPr>
          <w:rtl/>
        </w:rPr>
      </w:pPr>
      <w:r w:rsidRPr="00C63571">
        <w:rPr>
          <w:rtl/>
        </w:rPr>
        <w:t xml:space="preserve">ועוד, מעיקרא </w:t>
      </w:r>
      <w:r>
        <w:rPr>
          <w:rFonts w:hint="cs"/>
          <w:rtl/>
        </w:rPr>
        <w:t xml:space="preserve">נאסר דהיו קרובים </w:t>
      </w:r>
      <w:r w:rsidRPr="00C63571">
        <w:rPr>
          <w:rtl/>
        </w:rPr>
        <w:t xml:space="preserve">למשכן, ולבסוף </w:t>
      </w:r>
      <w:r w:rsidRPr="00C63571">
        <w:rPr>
          <w:rFonts w:hint="cs"/>
          <w:rtl/>
        </w:rPr>
        <w:t>הותרו</w:t>
      </w:r>
      <w:r w:rsidRPr="00C63571">
        <w:rPr>
          <w:rtl/>
        </w:rPr>
        <w:t xml:space="preserve"> </w:t>
      </w:r>
      <w:r w:rsidRPr="00C63571">
        <w:rPr>
          <w:rFonts w:hint="cs"/>
          <w:rtl/>
        </w:rPr>
        <w:t>ד</w:t>
      </w:r>
      <w:r w:rsidRPr="00C63571">
        <w:rPr>
          <w:rtl/>
        </w:rPr>
        <w:t xml:space="preserve">מרחקי ממשכן, </w:t>
      </w:r>
      <w:r w:rsidRPr="00C63571">
        <w:rPr>
          <w:rFonts w:hint="cs"/>
          <w:rtl/>
        </w:rPr>
        <w:t>א</w:t>
      </w:r>
      <w:r>
        <w:rPr>
          <w:rtl/>
        </w:rPr>
        <w:t>"</w:t>
      </w:r>
      <w:r w:rsidRPr="00C63571">
        <w:rPr>
          <w:rFonts w:hint="cs"/>
          <w:rtl/>
        </w:rPr>
        <w:t xml:space="preserve">כ </w:t>
      </w:r>
      <w:r w:rsidRPr="00C63571">
        <w:rPr>
          <w:rtl/>
        </w:rPr>
        <w:t>השתא ד</w:t>
      </w:r>
      <w:r w:rsidRPr="00C63571">
        <w:rPr>
          <w:rFonts w:hint="cs"/>
          <w:rtl/>
        </w:rPr>
        <w:t xml:space="preserve">רחוקים טפי </w:t>
      </w:r>
    </w:p>
    <w:p w14:paraId="557DED8F" w14:textId="77777777" w:rsidR="00BD6C4F" w:rsidRPr="00A55767" w:rsidRDefault="00BD6C4F" w:rsidP="00F07436">
      <w:pPr>
        <w:pStyle w:val="afff3"/>
        <w:framePr w:wrap="around"/>
        <w:rPr>
          <w:rtl/>
        </w:rPr>
      </w:pPr>
      <w:r w:rsidRPr="00A55767">
        <w:rPr>
          <w:rFonts w:hint="cs"/>
          <w:rtl/>
        </w:rPr>
        <w:t xml:space="preserve">יז. </w:t>
      </w:r>
    </w:p>
    <w:p w14:paraId="5B0F7D2F" w14:textId="77777777" w:rsidR="0046556D" w:rsidRDefault="00BD6C4F" w:rsidP="00BD6C4F">
      <w:pPr>
        <w:rPr>
          <w:rtl/>
        </w:rPr>
      </w:pPr>
      <w:r w:rsidRPr="00C63571">
        <w:rPr>
          <w:rFonts w:hint="cs"/>
          <w:rtl/>
        </w:rPr>
        <w:t xml:space="preserve">ב. </w:t>
      </w:r>
      <w:r w:rsidRPr="00C63571">
        <w:rPr>
          <w:rtl/>
        </w:rPr>
        <w:t>אלא אמר רב יוסף: רבי עקיבא היא, דתניא:</w:t>
      </w:r>
      <w:r w:rsidRPr="00A71A5E">
        <w:rPr>
          <w:rStyle w:val="afffff0"/>
          <w:rtl/>
        </w:rPr>
        <w:t xml:space="preserve"> </w:t>
      </w:r>
      <w:r w:rsidRPr="00A71A5E">
        <w:rPr>
          <w:rStyle w:val="afffff0"/>
          <w:rFonts w:hint="cs"/>
          <w:rtl/>
        </w:rPr>
        <w:t>'</w:t>
      </w:r>
      <w:r w:rsidRPr="00A71A5E">
        <w:rPr>
          <w:rStyle w:val="afffff0"/>
          <w:rtl/>
        </w:rPr>
        <w:t>כי ירחק ממך המקום אשר יבחר</w:t>
      </w:r>
      <w:r w:rsidR="004B0EAE" w:rsidRPr="00A71A5E">
        <w:rPr>
          <w:rStyle w:val="afffff0"/>
          <w:rtl/>
        </w:rPr>
        <w:t xml:space="preserve"> ה# </w:t>
      </w:r>
      <w:r w:rsidRPr="00A71A5E">
        <w:rPr>
          <w:rStyle w:val="afffff0"/>
          <w:rtl/>
        </w:rPr>
        <w:t>אלהיך לשום שמו שם וזבחת מבקרך ומצאנך</w:t>
      </w:r>
      <w:r w:rsidRPr="00A71A5E">
        <w:rPr>
          <w:rStyle w:val="afffff0"/>
          <w:rFonts w:hint="cs"/>
          <w:rtl/>
        </w:rPr>
        <w:t>'</w:t>
      </w:r>
      <w:r w:rsidRPr="00A71A5E">
        <w:rPr>
          <w:rStyle w:val="afffff0"/>
          <w:rtl/>
        </w:rPr>
        <w:t xml:space="preserve"> </w:t>
      </w:r>
      <w:r>
        <w:rPr>
          <w:rtl/>
        </w:rPr>
        <w:t xml:space="preserve">– </w:t>
      </w:r>
      <w:r>
        <w:rPr>
          <w:rStyle w:val="2fb"/>
          <w:rtl/>
          <w:rPrChange w:id="9392" w:author="מנוע אמוראים" w:date="2026-10-05T16:40:54Z">
            <w:rPr>
              <w:rtl/>
            </w:rPr>
          </w:rPrChange>
        </w:rPr>
        <w:t xml:space="preserve">ר</w:t>
      </w:r>
      <w:r>
        <w:rPr>
          <w:rStyle w:val="2fb"/>
          <w:rtl/>
          <w:rPrChange w:id="9393" w:author="מנוע אמוראים" w:date="2026-10-05T16:40:54Z">
            <w:rPr>
              <w:rtl/>
            </w:rPr>
          </w:rPrChange>
        </w:rPr>
        <w:t xml:space="preserve">"</w:t>
      </w:r>
      <w:r>
        <w:rPr>
          <w:rStyle w:val="2fb"/>
          <w:rFonts w:hint="cs"/>
          <w:rtl/>
          <w:rPrChange w:id="9394" w:author="מנוע אמוראים" w:date="2026-10-05T16:40:54Z">
            <w:rPr>
              <w:rFonts w:hint="cs"/>
              <w:rtl/>
            </w:rPr>
          </w:rPrChange>
        </w:rPr>
        <w:t xml:space="preserve">ע</w:t>
      </w:r>
      <w:r w:rsidRPr="00C63571">
        <w:rPr>
          <w:rtl/>
        </w:rPr>
        <w:t xml:space="preserve"> אומר: לא בא הכתוב אלא לאסור להן בשר נחירה, שבתחלה הותר להן בשר נחירה, משנכנסו לארץ נאסר להן בשר נחירה, ועכשיו שגלו יכול יחזרו להתירן הראשון? לכך שנינו: לעולם שוחטין.</w:t>
      </w:r>
    </w:p>
    <w:p w14:paraId="7C426609" w14:textId="77777777" w:rsidR="0046556D" w:rsidRDefault="00BD6C4F" w:rsidP="00BD6C4F">
      <w:pPr>
        <w:rPr>
          <w:rtl/>
        </w:rPr>
      </w:pPr>
      <w:r w:rsidRPr="00C63571">
        <w:rPr>
          <w:rtl/>
        </w:rPr>
        <w:t>במאי פל</w:t>
      </w:r>
      <w:r w:rsidRPr="00C63571">
        <w:rPr>
          <w:rFonts w:hint="cs"/>
          <w:rtl/>
        </w:rPr>
        <w:t>י</w:t>
      </w:r>
      <w:r>
        <w:rPr>
          <w:rtl/>
        </w:rPr>
        <w:t xml:space="preserve">גי? </w:t>
      </w:r>
      <w:r>
        <w:rPr>
          <w:rStyle w:val="2fb"/>
          <w:rtl/>
          <w:rPrChange w:id="9395" w:author="מנוע אמוראים" w:date="2026-10-05T16:40:54Z">
            <w:rPr>
              <w:rtl/>
            </w:rPr>
          </w:rPrChange>
        </w:rPr>
        <w:t xml:space="preserve">ר</w:t>
      </w:r>
      <w:r>
        <w:rPr>
          <w:rStyle w:val="2fb"/>
          <w:rtl/>
          <w:rPrChange w:id="9396" w:author="מנוע אמוראים" w:date="2026-10-05T16:40:54Z">
            <w:rPr>
              <w:rtl/>
            </w:rPr>
          </w:rPrChange>
        </w:rPr>
        <w:t xml:space="preserve">"</w:t>
      </w:r>
      <w:r>
        <w:rPr>
          <w:rStyle w:val="2fb"/>
          <w:rFonts w:hint="cs"/>
          <w:rtl/>
          <w:rPrChange w:id="9397" w:author="מנוע אמוראים" w:date="2026-10-05T16:40:54Z">
            <w:rPr>
              <w:rFonts w:hint="cs"/>
              <w:rtl/>
            </w:rPr>
          </w:rPrChange>
        </w:rPr>
        <w:t xml:space="preserve">ע</w:t>
      </w:r>
      <w:r>
        <w:rPr>
          <w:rtl/>
        </w:rPr>
        <w:t xml:space="preserve"> סבר: בשר תאוה לא איתסר כלל, </w:t>
      </w:r>
      <w:r>
        <w:rPr>
          <w:rStyle w:val="2fb"/>
          <w:rtl/>
          <w:rPrChange w:id="9398" w:author="מנוע אמוראים" w:date="2026-10-05T16:40:54Z">
            <w:rPr>
              <w:rtl/>
            </w:rPr>
          </w:rPrChange>
        </w:rPr>
        <w:t xml:space="preserve">ר</w:t>
      </w:r>
      <w:r>
        <w:rPr>
          <w:rStyle w:val="2fb"/>
          <w:rFonts w:hint="cs"/>
          <w:rtl/>
          <w:rPrChange w:id="9399" w:author="מנוע אמוראים" w:date="2026-10-05T16:40:54Z">
            <w:rPr>
              <w:rFonts w:hint="cs"/>
              <w:rtl/>
            </w:rPr>
          </w:rPrChange>
        </w:rPr>
        <w:t xml:space="preserve">י</w:t>
      </w:r>
      <w:r>
        <w:rPr>
          <w:rStyle w:val="2fb"/>
          <w:rtl/>
          <w:rPrChange w:id="9400" w:author="מנוע אמוראים" w:date="2026-10-05T16:40:54Z">
            <w:rPr>
              <w:rtl/>
            </w:rPr>
          </w:rPrChange>
        </w:rPr>
        <w:t xml:space="preserve">"</w:t>
      </w:r>
      <w:r>
        <w:rPr>
          <w:rStyle w:val="2fb"/>
          <w:rFonts w:hint="cs"/>
          <w:rtl/>
          <w:rPrChange w:id="9401" w:author="מנוע אמוראים" w:date="2026-10-05T16:40:54Z">
            <w:rPr>
              <w:rFonts w:hint="cs"/>
              <w:rtl/>
            </w:rPr>
          </w:rPrChange>
        </w:rPr>
        <w:t xml:space="preserve">ש</w:t>
      </w:r>
      <w:r>
        <w:rPr>
          <w:rFonts w:hint="cs"/>
          <w:rtl/>
        </w:rPr>
        <w:t xml:space="preserve"> </w:t>
      </w:r>
      <w:r w:rsidRPr="00C63571">
        <w:rPr>
          <w:rtl/>
        </w:rPr>
        <w:t>סבר: בשר נחירה לא אישתרי כלל.</w:t>
      </w:r>
    </w:p>
    <w:p w14:paraId="1A51720A" w14:textId="77777777" w:rsidR="0046556D" w:rsidRDefault="00BD6C4F" w:rsidP="00BD6C4F">
      <w:pPr>
        <w:rPr>
          <w:rtl/>
        </w:rPr>
      </w:pPr>
      <w:r w:rsidRPr="00C63571">
        <w:rPr>
          <w:rtl/>
        </w:rPr>
        <w:t xml:space="preserve">לרבי ישמעאל, היינו </w:t>
      </w:r>
      <w:r w:rsidRPr="00664445">
        <w:rPr>
          <w:rStyle w:val="afffff0"/>
          <w:rtl/>
        </w:rPr>
        <w:t>ד</w:t>
      </w:r>
      <w:r w:rsidRPr="00664445">
        <w:rPr>
          <w:rStyle w:val="afffff0"/>
          <w:rFonts w:hint="cs"/>
          <w:rtl/>
        </w:rPr>
        <w:t>'</w:t>
      </w:r>
      <w:r w:rsidRPr="00664445">
        <w:rPr>
          <w:rStyle w:val="afffff0"/>
          <w:rtl/>
        </w:rPr>
        <w:t>ושחט את בן הבקר</w:t>
      </w:r>
      <w:r w:rsidRPr="00664445">
        <w:rPr>
          <w:rStyle w:val="afffff0"/>
          <w:rFonts w:hint="cs"/>
          <w:rtl/>
        </w:rPr>
        <w:t>'</w:t>
      </w:r>
      <w:r w:rsidRPr="00664445">
        <w:rPr>
          <w:rStyle w:val="afffff0"/>
          <w:rtl/>
        </w:rPr>
        <w:t>,</w:t>
      </w:r>
      <w:r w:rsidRPr="00C63571">
        <w:rPr>
          <w:rtl/>
        </w:rPr>
        <w:t xml:space="preserve"> </w:t>
      </w:r>
      <w:r>
        <w:rPr>
          <w:rStyle w:val="2fb"/>
          <w:rFonts w:hint="cs"/>
          <w:rtl/>
          <w:rPrChange w:id="9402" w:author="מנוע אמוראים" w:date="2026-10-05T16:40:54Z">
            <w:rPr>
              <w:rFonts w:hint="cs"/>
              <w:rtl/>
            </w:rPr>
          </w:rPrChange>
        </w:rPr>
        <w:t xml:space="preserve">ולר</w:t>
      </w:r>
      <w:r>
        <w:rPr>
          <w:rStyle w:val="2fb"/>
          <w:rtl/>
          <w:rPrChange w:id="9403" w:author="מנוע אמוראים" w:date="2026-10-05T16:40:54Z">
            <w:rPr>
              <w:rtl/>
            </w:rPr>
          </w:rPrChange>
        </w:rPr>
        <w:t xml:space="preserve">"</w:t>
      </w:r>
      <w:r>
        <w:rPr>
          <w:rStyle w:val="2fb"/>
          <w:rFonts w:hint="cs"/>
          <w:rtl/>
          <w:rPrChange w:id="9404" w:author="מנוע אמוראים" w:date="2026-10-05T16:40:54Z">
            <w:rPr>
              <w:rFonts w:hint="cs"/>
              <w:rtl/>
            </w:rPr>
          </w:rPrChange>
        </w:rPr>
        <w:t xml:space="preserve">ע</w:t>
      </w:r>
      <w:r>
        <w:rPr>
          <w:rFonts w:hint="cs"/>
          <w:rtl/>
        </w:rPr>
        <w:t xml:space="preserve"> קדשים שאני </w:t>
      </w:r>
    </w:p>
    <w:p w14:paraId="4190AC65" w14:textId="77777777" w:rsidR="0046556D" w:rsidRDefault="00BD6C4F" w:rsidP="00BD6C4F">
      <w:pPr>
        <w:rPr>
          <w:rtl/>
        </w:rPr>
      </w:pPr>
      <w:r w:rsidRPr="00C63571">
        <w:rPr>
          <w:rtl/>
        </w:rPr>
        <w:lastRenderedPageBreak/>
        <w:t xml:space="preserve">לרבי ישמעאל, היינו דהצאן ובקר ישחט להם, </w:t>
      </w:r>
      <w:r>
        <w:rPr>
          <w:rStyle w:val="2fb"/>
          <w:rFonts w:hint="cs"/>
          <w:rtl/>
          <w:rPrChange w:id="9405" w:author="מנוע אמוראים" w:date="2026-10-05T16:40:54Z">
            <w:rPr>
              <w:rFonts w:hint="cs"/>
              <w:rtl/>
            </w:rPr>
          </w:rPrChange>
        </w:rPr>
        <w:t xml:space="preserve">ו</w:t>
      </w:r>
      <w:r>
        <w:rPr>
          <w:rStyle w:val="2fb"/>
          <w:rtl/>
          <w:rPrChange w:id="9406" w:author="מנוע אמוראים" w:date="2026-10-05T16:40:54Z">
            <w:rPr>
              <w:rtl/>
            </w:rPr>
          </w:rPrChange>
        </w:rPr>
        <w:t xml:space="preserve">לר</w:t>
      </w:r>
      <w:r>
        <w:rPr>
          <w:rStyle w:val="2fb"/>
          <w:rtl/>
          <w:rPrChange w:id="9407" w:author="מנוע אמוראים" w:date="2026-10-05T16:40:54Z">
            <w:rPr>
              <w:rtl/>
            </w:rPr>
          </w:rPrChange>
        </w:rPr>
        <w:t xml:space="preserve">"</w:t>
      </w:r>
      <w:r>
        <w:rPr>
          <w:rStyle w:val="2fb"/>
          <w:rFonts w:hint="cs"/>
          <w:rtl/>
          <w:rPrChange w:id="9408" w:author="מנוע אמוראים" w:date="2026-10-05T16:40:54Z">
            <w:rPr>
              <w:rFonts w:hint="cs"/>
              <w:rtl/>
            </w:rPr>
          </w:rPrChange>
        </w:rPr>
        <w:t xml:space="preserve">ע</w:t>
      </w:r>
      <w:r w:rsidRPr="00C63571">
        <w:rPr>
          <w:rtl/>
        </w:rPr>
        <w:t xml:space="preserve"> </w:t>
      </w:r>
      <w:r w:rsidRPr="00C63571">
        <w:rPr>
          <w:rFonts w:hint="cs"/>
          <w:rtl/>
        </w:rPr>
        <w:t>ישחט להם דנחירה שלהן זו היא שחיטתן</w:t>
      </w:r>
      <w:r w:rsidRPr="00C63571">
        <w:rPr>
          <w:rtl/>
        </w:rPr>
        <w:t>.</w:t>
      </w:r>
    </w:p>
    <w:p w14:paraId="66327276" w14:textId="77777777" w:rsidR="0046556D" w:rsidRDefault="00BD6C4F" w:rsidP="00BD6C4F">
      <w:pPr>
        <w:rPr>
          <w:rtl/>
        </w:rPr>
      </w:pPr>
      <w:r w:rsidRPr="00C63571">
        <w:rPr>
          <w:rtl/>
        </w:rPr>
        <w:t>לר'</w:t>
      </w:r>
      <w:r w:rsidRPr="00C63571">
        <w:rPr>
          <w:rFonts w:hint="cs"/>
          <w:rtl/>
        </w:rPr>
        <w:t>יש</w:t>
      </w:r>
      <w:r w:rsidRPr="00C63571">
        <w:rPr>
          <w:rtl/>
        </w:rPr>
        <w:t xml:space="preserve"> היינו דהשוחט ונתנבלה בידו, והנוחר והמעקר</w:t>
      </w:r>
      <w:r w:rsidRPr="00C63571">
        <w:rPr>
          <w:rFonts w:hint="cs"/>
          <w:rtl/>
        </w:rPr>
        <w:t xml:space="preserve"> </w:t>
      </w:r>
      <w:r w:rsidRPr="00C63571">
        <w:rPr>
          <w:rtl/>
        </w:rPr>
        <w:t xml:space="preserve">פטור מלכסות, </w:t>
      </w:r>
      <w:r>
        <w:rPr>
          <w:rStyle w:val="2fb"/>
          <w:rFonts w:hint="cs"/>
          <w:rtl/>
          <w:rPrChange w:id="9409" w:author="מנוע אמוראים" w:date="2026-10-05T16:40:54Z">
            <w:rPr>
              <w:rFonts w:hint="cs"/>
              <w:rtl/>
            </w:rPr>
          </w:rPrChange>
        </w:rPr>
        <w:t xml:space="preserve">ולר</w:t>
      </w:r>
      <w:r>
        <w:rPr>
          <w:rStyle w:val="2fb"/>
          <w:rtl/>
          <w:rPrChange w:id="9410" w:author="מנוע אמוראים" w:date="2026-10-05T16:40:54Z">
            <w:rPr>
              <w:rtl/>
            </w:rPr>
          </w:rPrChange>
        </w:rPr>
        <w:t xml:space="preserve">"</w:t>
      </w:r>
      <w:r>
        <w:rPr>
          <w:rStyle w:val="2fb"/>
          <w:rFonts w:hint="cs"/>
          <w:rtl/>
          <w:rPrChange w:id="9411" w:author="מנוע אמוראים" w:date="2026-10-05T16:40:54Z">
            <w:rPr>
              <w:rFonts w:hint="cs"/>
              <w:rtl/>
            </w:rPr>
          </w:rPrChange>
        </w:rPr>
        <w:t xml:space="preserve">ע</w:t>
      </w:r>
      <w:r>
        <w:rPr>
          <w:rFonts w:hint="cs"/>
          <w:rtl/>
        </w:rPr>
        <w:t xml:space="preserve"> </w:t>
      </w:r>
      <w:r w:rsidRPr="00C63571">
        <w:rPr>
          <w:rtl/>
        </w:rPr>
        <w:t>פטור מלכסות? הואיל ואיתסר איתסר.</w:t>
      </w:r>
    </w:p>
    <w:p w14:paraId="385DF58E" w14:textId="77777777" w:rsidR="0046556D" w:rsidRDefault="00BD6C4F" w:rsidP="00BD6C4F">
      <w:pPr>
        <w:rPr>
          <w:rtl/>
        </w:rPr>
      </w:pPr>
      <w:r>
        <w:rPr>
          <w:rStyle w:val="2fb"/>
          <w:rtl/>
          <w:rPrChange w:id="9412" w:author="מנוע אמוראים" w:date="2026-10-05T16:40:54Z">
            <w:rPr>
              <w:rtl/>
            </w:rPr>
          </w:rPrChange>
        </w:rPr>
        <w:t xml:space="preserve">לר</w:t>
      </w:r>
      <w:r>
        <w:rPr>
          <w:rStyle w:val="2fb"/>
          <w:rtl/>
          <w:rPrChange w:id="9413" w:author="מנוע אמוראים" w:date="2026-10-05T16:40:54Z">
            <w:rPr>
              <w:rtl/>
            </w:rPr>
          </w:rPrChange>
        </w:rPr>
        <w:t xml:space="preserve">"</w:t>
      </w:r>
      <w:r>
        <w:rPr>
          <w:rStyle w:val="2fb"/>
          <w:rFonts w:hint="cs"/>
          <w:rtl/>
          <w:rPrChange w:id="9414" w:author="מנוע אמוראים" w:date="2026-10-05T16:40:54Z">
            <w:rPr>
              <w:rFonts w:hint="cs"/>
              <w:rtl/>
            </w:rPr>
          </w:rPrChange>
        </w:rPr>
        <w:t xml:space="preserve">ע</w:t>
      </w:r>
      <w:r w:rsidRPr="00C63571">
        <w:rPr>
          <w:rtl/>
        </w:rPr>
        <w:t xml:space="preserve"> דבשר תאוה לא איתסר כלל, היינו </w:t>
      </w:r>
      <w:r w:rsidRPr="00664445">
        <w:rPr>
          <w:rStyle w:val="afffff0"/>
          <w:rtl/>
        </w:rPr>
        <w:t>ד</w:t>
      </w:r>
      <w:r w:rsidRPr="00664445">
        <w:rPr>
          <w:rStyle w:val="afffff0"/>
          <w:rFonts w:hint="cs"/>
          <w:rtl/>
        </w:rPr>
        <w:t>'א</w:t>
      </w:r>
      <w:r w:rsidRPr="00664445">
        <w:rPr>
          <w:rStyle w:val="afffff0"/>
          <w:rtl/>
        </w:rPr>
        <w:t>ך כאשר יאכל את הצבי ואת האיל כן תאכלנו</w:t>
      </w:r>
      <w:r w:rsidRPr="00664445">
        <w:rPr>
          <w:rStyle w:val="afffff0"/>
          <w:rFonts w:hint="cs"/>
          <w:rtl/>
        </w:rPr>
        <w:t>'</w:t>
      </w:r>
      <w:r w:rsidRPr="00664445">
        <w:rPr>
          <w:rStyle w:val="afffff0"/>
          <w:rtl/>
        </w:rPr>
        <w:t>,</w:t>
      </w:r>
      <w:r w:rsidRPr="00C63571">
        <w:rPr>
          <w:rtl/>
        </w:rPr>
        <w:t xml:space="preserve"> </w:t>
      </w:r>
    </w:p>
    <w:p w14:paraId="07A21684" w14:textId="77777777" w:rsidR="0046556D" w:rsidRDefault="00BD6C4F" w:rsidP="00BD6C4F">
      <w:pPr>
        <w:rPr>
          <w:rtl/>
        </w:rPr>
      </w:pPr>
      <w:r w:rsidRPr="00C63571">
        <w:rPr>
          <w:rtl/>
        </w:rPr>
        <w:t>לרבי ישמעאל, צבי ואיל גופיה מי שרי? כ</w:t>
      </w:r>
      <w:r w:rsidRPr="00C63571">
        <w:rPr>
          <w:rFonts w:hint="cs"/>
          <w:rtl/>
        </w:rPr>
        <w:t>ש</w:t>
      </w:r>
      <w:r w:rsidRPr="00C63571">
        <w:rPr>
          <w:rtl/>
        </w:rPr>
        <w:t>אסר רחמנא - בהמה דחזיא להקרבה, אבל חיה דלא חזיא להקרבה לא אסר רחמנא.</w:t>
      </w:r>
    </w:p>
    <w:p w14:paraId="704675D4" w14:textId="77777777" w:rsidR="0046556D" w:rsidRDefault="00BD6C4F" w:rsidP="00BD6C4F">
      <w:pPr>
        <w:rPr>
          <w:rtl/>
        </w:rPr>
      </w:pPr>
      <w:r w:rsidRPr="00C63571">
        <w:rPr>
          <w:rtl/>
        </w:rPr>
        <w:t xml:space="preserve">• </w:t>
      </w:r>
      <w:r>
        <w:rPr>
          <w:b/>
          <w:bCs/>
          <w:rtl/>
        </w:rPr>
        <w:t xml:space="preserve">בעי </w:t>
      </w:r>
      <w:r>
        <w:rPr>
          <w:rStyle w:val="2fb"/>
          <w:b/>
          <w:bCs/>
          <w:rtl/>
          <w:rPrChange w:id="9415" w:author="מנוע אמוראים" w:date="2026-10-05T16:40:54Z">
            <w:rPr>
              <w:b/>
              <w:bCs/>
              <w:rtl/>
            </w:rPr>
          </w:rPrChange>
        </w:rPr>
        <w:t xml:space="preserve">רי"ר</w:t>
      </w:r>
      <w:r w:rsidRPr="00C63571">
        <w:rPr>
          <w:rtl/>
        </w:rPr>
        <w:t xml:space="preserve">: אברי בשר נחירה שהכניסו ישראל עמהן לארץ, מהו? </w:t>
      </w:r>
    </w:p>
    <w:p w14:paraId="5A2348D7" w14:textId="77777777" w:rsidR="0046556D" w:rsidRDefault="00BD6C4F" w:rsidP="00BD6C4F">
      <w:pPr>
        <w:rPr>
          <w:rtl/>
        </w:rPr>
      </w:pPr>
      <w:r w:rsidRPr="00C63571">
        <w:rPr>
          <w:rFonts w:hint="cs"/>
          <w:rtl/>
        </w:rPr>
        <w:t>אי</w:t>
      </w:r>
      <w:r w:rsidRPr="00C63571">
        <w:rPr>
          <w:rtl/>
        </w:rPr>
        <w:t xml:space="preserve"> בשבע שכבשו, </w:t>
      </w:r>
      <w:r w:rsidRPr="00C63571">
        <w:rPr>
          <w:rFonts w:hint="cs"/>
          <w:rtl/>
        </w:rPr>
        <w:t xml:space="preserve">אפי' </w:t>
      </w:r>
      <w:r w:rsidRPr="00C63571">
        <w:rPr>
          <w:rtl/>
        </w:rPr>
        <w:t xml:space="preserve">דבר טמא </w:t>
      </w:r>
      <w:r w:rsidRPr="00C63571">
        <w:rPr>
          <w:rFonts w:hint="cs"/>
          <w:rtl/>
        </w:rPr>
        <w:t xml:space="preserve">הותרו </w:t>
      </w:r>
      <w:r w:rsidRPr="00664445">
        <w:rPr>
          <w:rStyle w:val="afffff0"/>
          <w:rtl/>
        </w:rPr>
        <w:t>ד</w:t>
      </w:r>
      <w:r w:rsidRPr="00664445">
        <w:rPr>
          <w:rStyle w:val="afffff0"/>
          <w:rFonts w:hint="cs"/>
          <w:rtl/>
        </w:rPr>
        <w:t>'</w:t>
      </w:r>
      <w:r w:rsidRPr="00664445">
        <w:rPr>
          <w:rStyle w:val="afffff0"/>
          <w:rtl/>
        </w:rPr>
        <w:t>ובתים מלאים כל טוב</w:t>
      </w:r>
      <w:r w:rsidRPr="00664445">
        <w:rPr>
          <w:rStyle w:val="afffff0"/>
          <w:rFonts w:hint="cs"/>
          <w:rtl/>
        </w:rPr>
        <w:t>'</w:t>
      </w:r>
      <w:r w:rsidRPr="00664445">
        <w:rPr>
          <w:rStyle w:val="afffff0"/>
          <w:rtl/>
        </w:rPr>
        <w:t>,</w:t>
      </w:r>
      <w:r w:rsidRPr="00C63571">
        <w:rPr>
          <w:rtl/>
        </w:rPr>
        <w:t xml:space="preserve"> </w:t>
      </w:r>
    </w:p>
    <w:p w14:paraId="16AE3FA4" w14:textId="77777777" w:rsidR="0046556D" w:rsidRDefault="00BD6C4F" w:rsidP="00BD6C4F">
      <w:pPr>
        <w:rPr>
          <w:rtl/>
        </w:rPr>
      </w:pPr>
      <w:r>
        <w:rPr>
          <w:rStyle w:val="2fb"/>
          <w:rFonts w:hint="cs"/>
          <w:rtl/>
          <w:rPrChange w:id="9416" w:author="מנוע אמוראים" w:date="2026-10-05T16:40:54Z">
            <w:rPr>
              <w:rFonts w:hint="cs"/>
              <w:rtl/>
            </w:rPr>
          </w:rPrChange>
        </w:rPr>
        <w:t xml:space="preserve">ואריב</w:t>
      </w:r>
      <w:r>
        <w:rPr>
          <w:rStyle w:val="2fb"/>
          <w:rtl/>
          <w:rPrChange w:id="9417" w:author="מנוע אמוראים" w:date="2026-10-05T16:40:54Z">
            <w:rPr>
              <w:rtl/>
            </w:rPr>
          </w:rPrChange>
        </w:rPr>
        <w:t xml:space="preserve">"</w:t>
      </w:r>
      <w:r>
        <w:rPr>
          <w:rStyle w:val="2fb"/>
          <w:rFonts w:hint="cs"/>
          <w:rtl/>
          <w:rPrChange w:id="9418" w:author="מנוע אמוראים" w:date="2026-10-05T16:40:54Z">
            <w:rPr>
              <w:rFonts w:hint="cs"/>
              <w:rtl/>
            </w:rPr>
          </w:rPrChange>
        </w:rPr>
        <w:t xml:space="preserve">א</w:t>
      </w:r>
      <w:r>
        <w:rPr>
          <w:rFonts w:hint="cs"/>
          <w:rtl/>
        </w:rPr>
        <w:t xml:space="preserve"> מ</w:t>
      </w:r>
      <w:r w:rsidRPr="00C63571">
        <w:rPr>
          <w:rtl/>
        </w:rPr>
        <w:t>רב: כתלי דחזירי,</w:t>
      </w:r>
      <w:r w:rsidRPr="00C63571">
        <w:rPr>
          <w:rFonts w:hint="cs"/>
          <w:rtl/>
        </w:rPr>
        <w:t>כ</w:t>
      </w:r>
      <w:r>
        <w:rPr>
          <w:rtl/>
        </w:rPr>
        <w:t>"</w:t>
      </w:r>
      <w:r w:rsidRPr="00C63571">
        <w:rPr>
          <w:rFonts w:hint="cs"/>
          <w:rtl/>
        </w:rPr>
        <w:t xml:space="preserve">ש בשר נחירה- </w:t>
      </w:r>
      <w:r w:rsidRPr="00C63571">
        <w:rPr>
          <w:rtl/>
        </w:rPr>
        <w:t>אלא לאחר מכאן;</w:t>
      </w:r>
    </w:p>
    <w:p w14:paraId="35CC40C2" w14:textId="77777777" w:rsidR="0046556D" w:rsidRDefault="00BD6C4F" w:rsidP="00BD6C4F">
      <w:pPr>
        <w:rPr>
          <w:rtl/>
        </w:rPr>
      </w:pPr>
      <w:r w:rsidRPr="00C63571">
        <w:rPr>
          <w:rtl/>
        </w:rPr>
        <w:t>ו</w:t>
      </w:r>
      <w:r w:rsidRPr="002C2589">
        <w:rPr>
          <w:b/>
          <w:bCs/>
          <w:rtl/>
        </w:rPr>
        <w:t>א</w:t>
      </w:r>
      <w:r w:rsidRPr="002C2589">
        <w:rPr>
          <w:rFonts w:hint="cs"/>
          <w:b/>
          <w:bCs/>
          <w:rtl/>
        </w:rPr>
        <w:t>ב</w:t>
      </w:r>
      <w:r w:rsidRPr="002C2589">
        <w:rPr>
          <w:b/>
          <w:bCs/>
          <w:rtl/>
        </w:rPr>
        <w:t>"</w:t>
      </w:r>
      <w:r w:rsidRPr="002C2589">
        <w:rPr>
          <w:rFonts w:hint="cs"/>
          <w:b/>
          <w:bCs/>
          <w:rtl/>
        </w:rPr>
        <w:t>א</w:t>
      </w:r>
      <w:r w:rsidRPr="00C63571">
        <w:rPr>
          <w:rtl/>
        </w:rPr>
        <w:t>: לעולם בשבע שכבשו, כי אשתרי להו שלל של עובדי כוכבים, דידהו לא אישתרי;</w:t>
      </w:r>
    </w:p>
    <w:p w14:paraId="77DD2592" w14:textId="77777777" w:rsidR="0046556D" w:rsidRDefault="00BD6C4F" w:rsidP="00BD6C4F">
      <w:pPr>
        <w:rPr>
          <w:b/>
          <w:bCs/>
          <w:rtl/>
        </w:rPr>
      </w:pPr>
      <w:r w:rsidRPr="000C5072">
        <w:rPr>
          <w:b/>
          <w:bCs/>
          <w:rtl/>
          <w14:textOutline w14:w="3175" w14:cap="rnd" w14:cmpd="sng" w14:algn="ctr">
            <w14:solidFill>
              <w14:schemeClr w14:val="tx1"/>
            </w14:solidFill>
            <w14:prstDash w14:val="solid"/>
            <w14:bevel/>
          </w14:textOutline>
        </w:rPr>
        <w:t>תיקו</w:t>
      </w:r>
      <w:r w:rsidRPr="00C63571">
        <w:rPr>
          <w:rtl/>
        </w:rPr>
        <w:t>.</w:t>
      </w:r>
    </w:p>
    <w:p w14:paraId="79F73CBC" w14:textId="77777777" w:rsidR="0046556D" w:rsidRDefault="00BD6C4F" w:rsidP="00BD6C4F">
      <w:pPr>
        <w:rPr>
          <w:rtl/>
        </w:rPr>
      </w:pPr>
      <w:r w:rsidRPr="00C605F0">
        <w:rPr>
          <w:rFonts w:hint="cs"/>
          <w:b/>
          <w:bCs/>
          <w:rtl/>
        </w:rPr>
        <w:t>ג.</w:t>
      </w:r>
      <w:r w:rsidRPr="00C63571">
        <w:rPr>
          <w:rFonts w:hint="cs"/>
          <w:rtl/>
        </w:rPr>
        <w:t xml:space="preserve"> </w:t>
      </w:r>
      <w:r w:rsidRPr="00C63571">
        <w:rPr>
          <w:rtl/>
        </w:rPr>
        <w:t xml:space="preserve">רבה: שנית הכל שוחטין ולעולם שוחטין, בכל שוחטים מאי משנית ליה? </w:t>
      </w:r>
    </w:p>
    <w:p w14:paraId="1CE1EB50" w14:textId="77777777" w:rsidR="0046556D" w:rsidRDefault="00BD6C4F" w:rsidP="00BD6C4F">
      <w:pPr>
        <w:rPr>
          <w:rtl/>
        </w:rPr>
      </w:pPr>
      <w:r w:rsidRPr="00C63571">
        <w:rPr>
          <w:rFonts w:hint="cs"/>
          <w:rtl/>
        </w:rPr>
        <w:t xml:space="preserve">אי </w:t>
      </w:r>
      <w:r w:rsidRPr="00C63571">
        <w:rPr>
          <w:rtl/>
        </w:rPr>
        <w:t>בין בצור בין בזכוכית בין בקרומית של קנה, הא דומיא דהנך קתני,</w:t>
      </w:r>
    </w:p>
    <w:p w14:paraId="220D2F03" w14:textId="77777777" w:rsidR="0046556D" w:rsidRDefault="00BD6C4F" w:rsidP="00BD6C4F">
      <w:pPr>
        <w:rPr>
          <w:b/>
          <w:bCs/>
          <w:rtl/>
        </w:rPr>
      </w:pPr>
      <w:r w:rsidRPr="00C63571">
        <w:rPr>
          <w:rtl/>
        </w:rPr>
        <w:t>אי הנך בשוחטין</w:t>
      </w:r>
      <w:r w:rsidRPr="00C63571">
        <w:rPr>
          <w:rFonts w:hint="cs"/>
          <w:rtl/>
        </w:rPr>
        <w:t xml:space="preserve"> ה</w:t>
      </w:r>
      <w:r>
        <w:rPr>
          <w:rtl/>
        </w:rPr>
        <w:t>"</w:t>
      </w:r>
      <w:r w:rsidRPr="00C63571">
        <w:rPr>
          <w:rFonts w:hint="cs"/>
          <w:rtl/>
        </w:rPr>
        <w:t>נ</w:t>
      </w:r>
      <w:r w:rsidRPr="00C63571">
        <w:rPr>
          <w:rtl/>
        </w:rPr>
        <w:t xml:space="preserve">, </w:t>
      </w:r>
      <w:r w:rsidRPr="00C63571">
        <w:rPr>
          <w:rFonts w:hint="cs"/>
          <w:rtl/>
        </w:rPr>
        <w:t xml:space="preserve">ואי </w:t>
      </w:r>
      <w:r w:rsidRPr="00C63571">
        <w:rPr>
          <w:rtl/>
        </w:rPr>
        <w:t>האי נמי בנשחטין</w:t>
      </w:r>
      <w:r w:rsidRPr="00C63571">
        <w:rPr>
          <w:rFonts w:hint="cs"/>
          <w:rtl/>
        </w:rPr>
        <w:t xml:space="preserve"> ה</w:t>
      </w:r>
      <w:r>
        <w:rPr>
          <w:rtl/>
        </w:rPr>
        <w:t>"</w:t>
      </w:r>
      <w:r w:rsidRPr="00C63571">
        <w:rPr>
          <w:rFonts w:hint="cs"/>
          <w:rtl/>
        </w:rPr>
        <w:t>נ</w:t>
      </w:r>
    </w:p>
    <w:p w14:paraId="6ED13C7C" w14:textId="77777777" w:rsidR="0046556D" w:rsidRDefault="00BD6C4F" w:rsidP="00BD6C4F">
      <w:pPr>
        <w:rPr>
          <w:rtl/>
        </w:rPr>
      </w:pPr>
      <w:r w:rsidRPr="00C605F0">
        <w:rPr>
          <w:rFonts w:hint="cs"/>
          <w:b/>
          <w:bCs/>
          <w:rtl/>
        </w:rPr>
        <w:t>ד.</w:t>
      </w:r>
      <w:r w:rsidRPr="00C63571">
        <w:rPr>
          <w:rFonts w:hint="cs"/>
          <w:rtl/>
        </w:rPr>
        <w:t xml:space="preserve"> </w:t>
      </w:r>
      <w:r w:rsidRPr="00C63571">
        <w:rPr>
          <w:rtl/>
        </w:rPr>
        <w:t>אלא אמר רבא: הכל שוחטין - חדא לאתויי כותי, וחדא לאתויי ישראל מומר;</w:t>
      </w:r>
    </w:p>
    <w:p w14:paraId="6C0A5C4D" w14:textId="77777777" w:rsidR="0046556D" w:rsidRDefault="00BD6C4F" w:rsidP="00BD6C4F">
      <w:pPr>
        <w:rPr>
          <w:rtl/>
        </w:rPr>
      </w:pPr>
      <w:r w:rsidRPr="00C63571">
        <w:rPr>
          <w:rtl/>
        </w:rPr>
        <w:t>לעולם שוחטין - בין ביום, בין בלילה, בין בראש הגג, בין בראש הספינה;</w:t>
      </w:r>
    </w:p>
    <w:p w14:paraId="6483EE88" w14:textId="77777777" w:rsidR="0046556D" w:rsidRDefault="00BD6C4F" w:rsidP="00BD6C4F">
      <w:pPr>
        <w:rPr>
          <w:rtl/>
        </w:rPr>
      </w:pPr>
      <w:r w:rsidRPr="00C63571">
        <w:rPr>
          <w:rtl/>
        </w:rPr>
        <w:t>בכל שוחטין - בין בצור, בין בזכוכית, בין בקרומית של קנה.</w:t>
      </w:r>
    </w:p>
    <w:p w14:paraId="3462BB49" w14:textId="77777777" w:rsidR="0046556D" w:rsidRDefault="00BD6C4F" w:rsidP="00BD6C4F">
      <w:pPr>
        <w:rPr>
          <w:rtl/>
        </w:rPr>
      </w:pPr>
      <w:r w:rsidRPr="00C63571">
        <w:rPr>
          <w:rtl/>
        </w:rPr>
        <w:t>חוץ ממגל קציר והמגירה: אבוה דשמואל פגם ושדר פגם ושדר, שלחו ליה: כמגירה שנינו.</w:t>
      </w:r>
    </w:p>
    <w:p w14:paraId="4AB7BE3B" w14:textId="77777777" w:rsidR="00BD6C4F" w:rsidRPr="00A55767" w:rsidRDefault="00BD6C4F" w:rsidP="00F07436">
      <w:pPr>
        <w:pStyle w:val="afff3"/>
        <w:framePr w:wrap="around"/>
        <w:rPr>
          <w:rtl/>
        </w:rPr>
      </w:pPr>
      <w:r w:rsidRPr="00A55767">
        <w:rPr>
          <w:rFonts w:hint="cs"/>
          <w:rtl/>
        </w:rPr>
        <w:t>יז:</w:t>
      </w:r>
    </w:p>
    <w:p w14:paraId="0609A7B1" w14:textId="77777777" w:rsidR="0046556D" w:rsidRDefault="00BD6C4F" w:rsidP="00BD6C4F">
      <w:pPr>
        <w:rPr>
          <w:rtl/>
        </w:rPr>
      </w:pPr>
      <w:r w:rsidRPr="00767C59">
        <w:rPr>
          <w:rFonts w:hint="cs"/>
          <w:b/>
          <w:bCs/>
          <w:rtl/>
        </w:rPr>
        <w:t>ת</w:t>
      </w:r>
      <w:r w:rsidRPr="00767C59">
        <w:rPr>
          <w:b/>
          <w:bCs/>
          <w:rtl/>
        </w:rPr>
        <w:t>"</w:t>
      </w:r>
      <w:r w:rsidRPr="00767C59">
        <w:rPr>
          <w:rFonts w:hint="cs"/>
          <w:b/>
          <w:bCs/>
          <w:rtl/>
        </w:rPr>
        <w:t>ר</w:t>
      </w:r>
      <w:r w:rsidRPr="00C63571">
        <w:rPr>
          <w:rtl/>
        </w:rPr>
        <w:t xml:space="preserve"> סכין שיש בה פגימות הרבה תידון כמגירה, ושאין בה אלא פגימה אחת, אוגרת - פסולה, מסוכסכת - כשרה.</w:t>
      </w:r>
    </w:p>
    <w:p w14:paraId="3B72E500" w14:textId="77777777" w:rsidR="0046556D" w:rsidRDefault="00BD6C4F" w:rsidP="00BD6C4F">
      <w:pPr>
        <w:rPr>
          <w:rtl/>
        </w:rPr>
      </w:pPr>
      <w:r>
        <w:rPr>
          <w:rStyle w:val="2fb"/>
          <w:rFonts w:hint="cs"/>
          <w:rtl/>
          <w:rPrChange w:id="9419" w:author="מנוע אמוראים" w:date="2026-10-05T16:40:54Z">
            <w:rPr>
              <w:rFonts w:hint="cs"/>
              <w:rtl/>
            </w:rPr>
          </w:rPrChange>
        </w:rPr>
        <w:t xml:space="preserve">אר</w:t>
      </w:r>
      <w:r>
        <w:rPr>
          <w:rStyle w:val="2fb"/>
          <w:rtl/>
          <w:rPrChange w:id="9420" w:author="מנוע אמוראים" w:date="2026-10-05T16:40:54Z">
            <w:rPr>
              <w:rtl/>
            </w:rPr>
          </w:rPrChange>
        </w:rPr>
        <w:t xml:space="preserve">"</w:t>
      </w:r>
      <w:r>
        <w:rPr>
          <w:rStyle w:val="2fb"/>
          <w:rFonts w:hint="cs"/>
          <w:rtl/>
          <w:rPrChange w:id="9421" w:author="מנוע אמוראים" w:date="2026-10-05T16:40:54Z">
            <w:rPr>
              <w:rFonts w:hint="cs"/>
              <w:rtl/>
            </w:rPr>
          </w:rPrChange>
        </w:rPr>
        <w:t xml:space="preserve">א</w:t>
      </w:r>
      <w:r w:rsidRPr="00C63571">
        <w:rPr>
          <w:rtl/>
        </w:rPr>
        <w:t>: אוגרת - משתי רוחות, מסוכסכת - מרוח אחת.</w:t>
      </w:r>
    </w:p>
    <w:p w14:paraId="41C81794" w14:textId="77777777" w:rsidR="0046556D" w:rsidRDefault="00BD6C4F" w:rsidP="00BD6C4F">
      <w:pPr>
        <w:rPr>
          <w:rtl/>
        </w:rPr>
      </w:pPr>
      <w:r w:rsidRPr="00C63571">
        <w:rPr>
          <w:rtl/>
        </w:rPr>
        <w:t xml:space="preserve">משתי רוחות? דמורשא קמא מחליש ומורשא בתרא בזע, </w:t>
      </w:r>
    </w:p>
    <w:p w14:paraId="343D55CB" w14:textId="77777777" w:rsidR="0046556D" w:rsidRDefault="00BD6C4F" w:rsidP="00BD6C4F">
      <w:pPr>
        <w:rPr>
          <w:rtl/>
        </w:rPr>
      </w:pPr>
      <w:r w:rsidRPr="00C63571">
        <w:rPr>
          <w:rtl/>
        </w:rPr>
        <w:t xml:space="preserve">מרוח אחת נמי </w:t>
      </w:r>
      <w:r w:rsidRPr="00C63571">
        <w:rPr>
          <w:rFonts w:hint="cs"/>
          <w:rtl/>
        </w:rPr>
        <w:t>קאים</w:t>
      </w:r>
      <w:r w:rsidRPr="00C63571">
        <w:rPr>
          <w:rtl/>
        </w:rPr>
        <w:t xml:space="preserve"> ארישא דסכינא.</w:t>
      </w:r>
    </w:p>
    <w:p w14:paraId="30111C19" w14:textId="77777777" w:rsidR="0046556D" w:rsidRDefault="00BD6C4F" w:rsidP="00BD6C4F">
      <w:pPr>
        <w:rPr>
          <w:rtl/>
        </w:rPr>
      </w:pPr>
      <w:r w:rsidRPr="00C63571">
        <w:rPr>
          <w:rtl/>
        </w:rPr>
        <w:t>סוף סוף כי אזלא מחלשא כי אתא בזע!</w:t>
      </w:r>
      <w:r w:rsidRPr="00C63571">
        <w:rPr>
          <w:rFonts w:hint="cs"/>
          <w:rtl/>
        </w:rPr>
        <w:t xml:space="preserve"> - </w:t>
      </w:r>
      <w:r w:rsidRPr="00C63571">
        <w:rPr>
          <w:rtl/>
        </w:rPr>
        <w:t>כגון שהוליך ולא הביא.</w:t>
      </w:r>
    </w:p>
    <w:p w14:paraId="1B6FAC46" w14:textId="77777777" w:rsidR="0046556D" w:rsidRDefault="00BD6C4F" w:rsidP="00BD6C4F">
      <w:pPr>
        <w:rPr>
          <w:rtl/>
        </w:rPr>
      </w:pPr>
      <w:r w:rsidRPr="00C63571">
        <w:rPr>
          <w:rtl/>
        </w:rPr>
        <w:t>• רבא, ג' מדות בסכין: אוגרת - לא ישחוט, ואם שחט - שחיטתו פסולה;</w:t>
      </w:r>
    </w:p>
    <w:p w14:paraId="2630ADF5" w14:textId="5A7A5100" w:rsidR="0046556D" w:rsidRDefault="00BD6C4F" w:rsidP="00BD6C4F">
      <w:pPr>
        <w:rPr>
          <w:rtl/>
        </w:rPr>
      </w:pPr>
      <w:r w:rsidRPr="00C63571">
        <w:rPr>
          <w:rtl/>
        </w:rPr>
        <w:t>מסוכסכת - לא ישחוט בה לכתחלה, ואם שחט - שחיטתו כשרה;</w:t>
      </w:r>
    </w:p>
    <w:p w14:paraId="348E5025" w14:textId="21825A2C" w:rsidR="0046556D" w:rsidRDefault="00BD6C4F" w:rsidP="00BD6C4F">
      <w:pPr>
        <w:rPr>
          <w:rtl/>
        </w:rPr>
      </w:pPr>
      <w:r w:rsidRPr="00C63571">
        <w:rPr>
          <w:rtl/>
        </w:rPr>
        <w:t>עולה ויורד בסכין - שוחט בה לכתחלה.</w:t>
      </w:r>
    </w:p>
    <w:p w14:paraId="52A56180" w14:textId="77777777" w:rsidR="0046556D" w:rsidRDefault="00BD6C4F" w:rsidP="00BD6C4F">
      <w:pPr>
        <w:rPr>
          <w:rtl/>
        </w:rPr>
      </w:pPr>
      <w:r>
        <w:rPr>
          <w:rtl/>
        </w:rPr>
        <w:t xml:space="preserve">• א"ל </w:t>
      </w:r>
      <w:r>
        <w:rPr>
          <w:rStyle w:val="2fb"/>
          <w:rtl/>
          <w:rPrChange w:id="9422" w:author="מנוע אמוראים" w:date="2026-10-05T16:40:54Z">
            <w:rPr>
              <w:rtl/>
            </w:rPr>
          </w:rPrChange>
        </w:rPr>
        <w:t xml:space="preserve">ר</w:t>
      </w:r>
      <w:r>
        <w:rPr>
          <w:rStyle w:val="2fb"/>
          <w:rFonts w:hint="cs"/>
          <w:rtl/>
          <w:rPrChange w:id="9423" w:author="מנוע אמוראים" w:date="2026-10-05T16:40:54Z">
            <w:rPr>
              <w:rFonts w:hint="cs"/>
              <w:rtl/>
            </w:rPr>
          </w:rPrChange>
        </w:rPr>
        <w:t xml:space="preserve">הבדר</w:t>
      </w:r>
      <w:r>
        <w:rPr>
          <w:rStyle w:val="2fb"/>
          <w:rtl/>
          <w:rPrChange w:id="9424" w:author="מנוע אמוראים" w:date="2026-10-05T16:40:54Z">
            <w:rPr>
              <w:rtl/>
            </w:rPr>
          </w:rPrChange>
        </w:rPr>
        <w:t xml:space="preserve">"</w:t>
      </w:r>
      <w:r>
        <w:rPr>
          <w:rStyle w:val="2fb"/>
          <w:rFonts w:hint="cs"/>
          <w:rtl/>
          <w:rPrChange w:id="9425" w:author="מנוע אמוראים" w:date="2026-10-05T16:40:54Z">
            <w:rPr>
              <w:rFonts w:hint="cs"/>
              <w:rtl/>
            </w:rPr>
          </w:rPrChange>
        </w:rPr>
        <w:t xml:space="preserve">נ</w:t>
      </w:r>
      <w:r>
        <w:rPr>
          <w:rFonts w:hint="cs"/>
          <w:rtl/>
        </w:rPr>
        <w:t xml:space="preserve"> לרב אשי אמר מדרבא</w:t>
      </w:r>
      <w:r w:rsidRPr="00C63571">
        <w:rPr>
          <w:rtl/>
        </w:rPr>
        <w:t>: מסוכסכת - פסולה, והא תניא מסוכסכת - כשרה!</w:t>
      </w:r>
    </w:p>
    <w:p w14:paraId="2D9A3EF9" w14:textId="77777777" w:rsidR="0046556D" w:rsidRDefault="000828F8" w:rsidP="00C62948">
      <w:pPr>
        <w:pStyle w:val="affffb"/>
        <w:rPr>
          <w:rtl/>
        </w:rPr>
      </w:pPr>
      <w:r>
        <w:rPr>
          <w:rtl/>
        </w:rPr>
        <w:t xml:space="preserve">- </w:t>
      </w:r>
      <w:r w:rsidR="00BD6C4F" w:rsidRPr="00C63571">
        <w:rPr>
          <w:rtl/>
        </w:rPr>
        <w:t>כאן שהוליך והביא, כאן שהוליך ולא הביא.</w:t>
      </w:r>
    </w:p>
    <w:p w14:paraId="116E9746" w14:textId="77777777" w:rsidR="0046556D" w:rsidRDefault="00BD6C4F" w:rsidP="00BD6C4F">
      <w:pPr>
        <w:rPr>
          <w:rtl/>
        </w:rPr>
      </w:pPr>
      <w:r w:rsidRPr="00C63571">
        <w:rPr>
          <w:rtl/>
        </w:rPr>
        <w:t>• א"ל רב אחא בריה דרב אויא לרב אשי: דמיא לסאסאה, מאי? א"ל: מאן יהיב לן מבשריה ואכלינן.</w:t>
      </w:r>
    </w:p>
    <w:p w14:paraId="5AAE107A" w14:textId="77777777" w:rsidR="0046556D" w:rsidRDefault="00BD6C4F" w:rsidP="00BD6C4F">
      <w:pPr>
        <w:rPr>
          <w:rtl/>
        </w:rPr>
      </w:pPr>
      <w:r>
        <w:rPr>
          <w:rtl/>
        </w:rPr>
        <w:t xml:space="preserve">• </w:t>
      </w:r>
      <w:r>
        <w:rPr>
          <w:rStyle w:val="2fb"/>
          <w:rtl/>
          <w:rPrChange w:id="9426" w:author="מנוע אמוראים" w:date="2026-10-05T16:40:54Z">
            <w:rPr>
              <w:rtl/>
            </w:rPr>
          </w:rPrChange>
        </w:rPr>
        <w:t xml:space="preserve">א</w:t>
      </w:r>
      <w:r>
        <w:rPr>
          <w:rStyle w:val="2fb"/>
          <w:rFonts w:hint="cs"/>
          <w:rtl/>
          <w:rPrChange w:id="9427" w:author="מנוע אמוראים" w:date="2026-10-05T16:40:54Z">
            <w:rPr>
              <w:rFonts w:hint="cs"/>
              <w:rtl/>
            </w:rPr>
          </w:rPrChange>
        </w:rPr>
        <w:t xml:space="preserve">ר</w:t>
      </w:r>
      <w:r>
        <w:rPr>
          <w:rStyle w:val="2fb"/>
          <w:rtl/>
          <w:rPrChange w:id="9428" w:author="מנוע אמוראים" w:date="2026-10-05T16:40:54Z">
            <w:rPr>
              <w:rtl/>
            </w:rPr>
          </w:rPrChange>
        </w:rPr>
        <w:t xml:space="preserve">"</w:t>
      </w:r>
      <w:r>
        <w:rPr>
          <w:rStyle w:val="2fb"/>
          <w:rFonts w:hint="cs"/>
          <w:rtl/>
          <w:rPrChange w:id="9429" w:author="מנוע אמוראים" w:date="2026-10-05T16:40:54Z">
            <w:rPr>
              <w:rFonts w:hint="cs"/>
              <w:rtl/>
            </w:rPr>
          </w:rPrChange>
        </w:rPr>
        <w:t xml:space="preserve">ח</w:t>
      </w:r>
      <w:r w:rsidRPr="00C63571">
        <w:rPr>
          <w:rtl/>
        </w:rPr>
        <w:t>: מנין לבדיקת סכין מן התורה? שנא</w:t>
      </w:r>
      <w:r w:rsidRPr="00C63571">
        <w:rPr>
          <w:rFonts w:hint="cs"/>
          <w:rtl/>
        </w:rPr>
        <w:t>'</w:t>
      </w:r>
      <w:r w:rsidRPr="00C63571">
        <w:rPr>
          <w:rtl/>
        </w:rPr>
        <w:t>:</w:t>
      </w:r>
      <w:r w:rsidRPr="00A71A5E">
        <w:rPr>
          <w:rStyle w:val="afffff0"/>
          <w:rtl/>
        </w:rPr>
        <w:t xml:space="preserve"> </w:t>
      </w:r>
      <w:r w:rsidRPr="00A71A5E">
        <w:rPr>
          <w:rStyle w:val="afffff0"/>
          <w:rFonts w:hint="cs"/>
          <w:rtl/>
        </w:rPr>
        <w:t>'</w:t>
      </w:r>
      <w:r w:rsidRPr="00A71A5E">
        <w:rPr>
          <w:rStyle w:val="afffff0"/>
          <w:rtl/>
        </w:rPr>
        <w:t>ושחטתם בזה ואכלתם</w:t>
      </w:r>
      <w:r w:rsidRPr="00A71A5E">
        <w:rPr>
          <w:rStyle w:val="afffff0"/>
          <w:rFonts w:hint="cs"/>
          <w:rtl/>
        </w:rPr>
        <w:t>'</w:t>
      </w:r>
      <w:r w:rsidRPr="00A71A5E">
        <w:rPr>
          <w:rStyle w:val="afffff0"/>
          <w:rtl/>
        </w:rPr>
        <w:t>.</w:t>
      </w:r>
    </w:p>
    <w:p w14:paraId="62BAED10" w14:textId="77777777" w:rsidR="0046556D" w:rsidRDefault="00BD6C4F" w:rsidP="00BD6C4F">
      <w:pPr>
        <w:rPr>
          <w:rtl/>
        </w:rPr>
      </w:pPr>
      <w:r w:rsidRPr="00C63571">
        <w:rPr>
          <w:rtl/>
        </w:rPr>
        <w:t>פשיטא, כיון דכי נקב טריפה בעיא בדיקה!</w:t>
      </w:r>
    </w:p>
    <w:p w14:paraId="3825695D" w14:textId="77777777" w:rsidR="0046556D" w:rsidRDefault="00BD6C4F" w:rsidP="00BD6C4F">
      <w:pPr>
        <w:rPr>
          <w:rtl/>
        </w:rPr>
      </w:pPr>
      <w:r w:rsidRPr="00C63571">
        <w:rPr>
          <w:rtl/>
        </w:rPr>
        <w:t>לחכם קאמרינן.</w:t>
      </w:r>
    </w:p>
    <w:p w14:paraId="0E47D381" w14:textId="77777777" w:rsidR="0046556D" w:rsidRDefault="00BD6C4F" w:rsidP="00BD6C4F">
      <w:pPr>
        <w:rPr>
          <w:rtl/>
        </w:rPr>
      </w:pPr>
      <w:r>
        <w:rPr>
          <w:rtl/>
        </w:rPr>
        <w:t xml:space="preserve">• </w:t>
      </w:r>
      <w:r>
        <w:rPr>
          <w:rStyle w:val="2fb"/>
          <w:rtl/>
          <w:rPrChange w:id="9430" w:author="מנוע אמוראים" w:date="2026-10-05T16:40:54Z">
            <w:rPr>
              <w:rtl/>
            </w:rPr>
          </w:rPrChange>
        </w:rPr>
        <w:t xml:space="preserve">והא</w:t>
      </w:r>
      <w:r>
        <w:rPr>
          <w:rStyle w:val="2fb"/>
          <w:rFonts w:hint="cs"/>
          <w:rtl/>
          <w:rPrChange w:id="9431" w:author="מנוע אמוראים" w:date="2026-10-05T16:40:54Z">
            <w:rPr>
              <w:rFonts w:hint="cs"/>
              <w:rtl/>
            </w:rPr>
          </w:rPrChange>
        </w:rPr>
        <w:t xml:space="preserve">רי</w:t>
      </w:r>
      <w:r>
        <w:rPr>
          <w:rStyle w:val="2fb"/>
          <w:rtl/>
          <w:rPrChange w:id="9432" w:author="מנוע אמוראים" w:date="2026-10-05T16:40:54Z">
            <w:rPr>
              <w:rtl/>
            </w:rPr>
          </w:rPrChange>
        </w:rPr>
        <w:t xml:space="preserve">"</w:t>
      </w:r>
      <w:r>
        <w:rPr>
          <w:rStyle w:val="2fb"/>
          <w:rFonts w:hint="cs"/>
          <w:rtl/>
          <w:rPrChange w:id="9433" w:author="מנוע אמוראים" w:date="2026-10-05T16:40:54Z">
            <w:rPr>
              <w:rFonts w:hint="cs"/>
              <w:rtl/>
            </w:rPr>
          </w:rPrChange>
        </w:rPr>
        <w:t xml:space="preserve">ו</w:t>
      </w:r>
      <w:r w:rsidRPr="00C63571">
        <w:rPr>
          <w:rtl/>
        </w:rPr>
        <w:t>: לא אמרו להראות סכין לחכם אלא מפני כבודו של חכם!</w:t>
      </w:r>
    </w:p>
    <w:p w14:paraId="7489B09C" w14:textId="77777777" w:rsidR="0046556D" w:rsidRDefault="00BD6C4F" w:rsidP="00BD6C4F">
      <w:pPr>
        <w:rPr>
          <w:rtl/>
        </w:rPr>
      </w:pPr>
      <w:r w:rsidRPr="00C63571">
        <w:rPr>
          <w:rtl/>
        </w:rPr>
        <w:lastRenderedPageBreak/>
        <w:t>מדרבנן, וקרא אסמכתא בעלמא הוא.</w:t>
      </w:r>
    </w:p>
    <w:p w14:paraId="61494C14" w14:textId="77777777" w:rsidR="0046556D" w:rsidRDefault="00BD6C4F" w:rsidP="00BD6C4F">
      <w:pPr>
        <w:rPr>
          <w:rtl/>
        </w:rPr>
      </w:pPr>
      <w:r w:rsidRPr="00C63571">
        <w:rPr>
          <w:rtl/>
        </w:rPr>
        <w:t>במערבא בדקי לה בשמש.</w:t>
      </w:r>
    </w:p>
    <w:p w14:paraId="53F87B66" w14:textId="77777777" w:rsidR="0046556D" w:rsidRDefault="00BD6C4F" w:rsidP="00BD6C4F">
      <w:pPr>
        <w:rPr>
          <w:rtl/>
        </w:rPr>
      </w:pPr>
      <w:r w:rsidRPr="00C63571">
        <w:rPr>
          <w:rtl/>
        </w:rPr>
        <w:t>בנהרדעא בדקו במי</w:t>
      </w:r>
      <w:r w:rsidRPr="00C63571">
        <w:rPr>
          <w:rFonts w:hint="cs"/>
          <w:rtl/>
        </w:rPr>
        <w:t>ם</w:t>
      </w:r>
      <w:r w:rsidRPr="00C63571">
        <w:rPr>
          <w:rtl/>
        </w:rPr>
        <w:t>.</w:t>
      </w:r>
    </w:p>
    <w:p w14:paraId="7EA2D39D" w14:textId="77777777" w:rsidR="0046556D" w:rsidRDefault="00BD6C4F" w:rsidP="00BD6C4F">
      <w:pPr>
        <w:rPr>
          <w:rtl/>
        </w:rPr>
      </w:pPr>
      <w:r>
        <w:rPr>
          <w:rStyle w:val="2fb"/>
          <w:rtl/>
          <w:rPrChange w:id="9434" w:author="מנוע אמוראים" w:date="2026-10-05T16:40:54Z">
            <w:rPr>
              <w:rtl/>
            </w:rPr>
          </w:rPrChange>
        </w:rPr>
        <w:t xml:space="preserve">ר</w:t>
      </w:r>
      <w:r>
        <w:rPr>
          <w:rStyle w:val="2fb"/>
          <w:rtl/>
          <w:rPrChange w:id="9435" w:author="מנוע אמוראים" w:date="2026-10-05T16:40:54Z">
            <w:rPr>
              <w:rtl/>
            </w:rPr>
          </w:rPrChange>
        </w:rPr>
        <w:t xml:space="preserve">"</w:t>
      </w:r>
      <w:r>
        <w:rPr>
          <w:rStyle w:val="2fb"/>
          <w:rFonts w:hint="cs"/>
          <w:rtl/>
          <w:rPrChange w:id="9436" w:author="מנוע אמוראים" w:date="2026-10-05T16:40:54Z">
            <w:rPr>
              <w:rFonts w:hint="cs"/>
              <w:rtl/>
            </w:rPr>
          </w:rPrChange>
        </w:rPr>
        <w:t xml:space="preserve">ש</w:t>
      </w:r>
      <w:r w:rsidRPr="00C63571">
        <w:rPr>
          <w:rtl/>
        </w:rPr>
        <w:t xml:space="preserve"> בדק בריש לישניה.</w:t>
      </w:r>
    </w:p>
    <w:p w14:paraId="479D2CE3" w14:textId="77777777" w:rsidR="0046556D" w:rsidRDefault="00BD6C4F" w:rsidP="00BD6C4F">
      <w:pPr>
        <w:rPr>
          <w:rtl/>
        </w:rPr>
      </w:pPr>
      <w:r>
        <w:rPr>
          <w:rStyle w:val="2fb"/>
          <w:rtl/>
          <w:rPrChange w:id="9437" w:author="מנוע אמוראים" w:date="2026-10-05T16:40:54Z">
            <w:rPr>
              <w:rtl/>
            </w:rPr>
          </w:rPrChange>
        </w:rPr>
        <w:t xml:space="preserve">ר</w:t>
      </w:r>
      <w:r>
        <w:rPr>
          <w:rStyle w:val="2fb"/>
          <w:rFonts w:hint="cs"/>
          <w:rtl/>
          <w:rPrChange w:id="9438" w:author="מנוע אמוראים" w:date="2026-10-05T16:40:54Z">
            <w:rPr>
              <w:rFonts w:hint="cs"/>
              <w:rtl/>
            </w:rPr>
          </w:rPrChange>
        </w:rPr>
        <w:t xml:space="preserve">אב</w:t>
      </w:r>
      <w:r>
        <w:rPr>
          <w:rStyle w:val="2fb"/>
          <w:rtl/>
          <w:rPrChange w:id="9439" w:author="מנוע אמוראים" w:date="2026-10-05T16:40:54Z">
            <w:rPr>
              <w:rtl/>
            </w:rPr>
          </w:rPrChange>
        </w:rPr>
        <w:t xml:space="preserve">"</w:t>
      </w:r>
      <w:r>
        <w:rPr>
          <w:rStyle w:val="2fb"/>
          <w:rFonts w:hint="cs"/>
          <w:rtl/>
          <w:rPrChange w:id="9440" w:author="מנוע אמוראים" w:date="2026-10-05T16:40:54Z">
            <w:rPr>
              <w:rFonts w:hint="cs"/>
              <w:rtl/>
            </w:rPr>
          </w:rPrChange>
        </w:rPr>
        <w:t xml:space="preserve">י</w:t>
      </w:r>
      <w:r>
        <w:rPr>
          <w:rFonts w:hint="cs"/>
          <w:rtl/>
        </w:rPr>
        <w:t xml:space="preserve"> </w:t>
      </w:r>
      <w:r w:rsidRPr="00C63571">
        <w:rPr>
          <w:rtl/>
        </w:rPr>
        <w:t>בדק בחוט השערה.</w:t>
      </w:r>
    </w:p>
    <w:p w14:paraId="73CFEE3B" w14:textId="77777777" w:rsidR="0046556D" w:rsidRDefault="00BD6C4F" w:rsidP="00BD6C4F">
      <w:pPr>
        <w:rPr>
          <w:rtl/>
        </w:rPr>
      </w:pPr>
      <w:r w:rsidRPr="00C63571">
        <w:rPr>
          <w:rtl/>
        </w:rPr>
        <w:t xml:space="preserve">בסורא אמרי: </w:t>
      </w:r>
      <w:r w:rsidRPr="00C63571">
        <w:rPr>
          <w:rFonts w:hint="cs"/>
          <w:rtl/>
        </w:rPr>
        <w:t>סכין החותכת בבשר נבדקת בבשר</w:t>
      </w:r>
      <w:r w:rsidRPr="00C63571">
        <w:rPr>
          <w:rtl/>
        </w:rPr>
        <w:t>.</w:t>
      </w:r>
    </w:p>
    <w:p w14:paraId="0AF3519C" w14:textId="77777777" w:rsidR="0046556D" w:rsidRDefault="00BD6C4F" w:rsidP="00BD6C4F">
      <w:pPr>
        <w:rPr>
          <w:rtl/>
        </w:rPr>
      </w:pPr>
      <w:r>
        <w:rPr>
          <w:rStyle w:val="2fb"/>
          <w:rtl/>
          <w:rPrChange w:id="9441" w:author="מנוע אמוראים" w:date="2026-10-05T16:40:54Z">
            <w:rPr>
              <w:rtl/>
            </w:rPr>
          </w:rPrChange>
        </w:rPr>
        <w:t xml:space="preserve">א</w:t>
      </w:r>
      <w:r>
        <w:rPr>
          <w:rStyle w:val="2fb"/>
          <w:rFonts w:hint="cs"/>
          <w:rtl/>
          <w:rPrChange w:id="9442" w:author="מנוע אמוראים" w:date="2026-10-05T16:40:54Z">
            <w:rPr>
              <w:rFonts w:hint="cs"/>
              <w:rtl/>
            </w:rPr>
          </w:rPrChange>
        </w:rPr>
        <w:t xml:space="preserve">ר</w:t>
      </w:r>
      <w:r>
        <w:rPr>
          <w:rStyle w:val="2fb"/>
          <w:rtl/>
          <w:rPrChange w:id="9443" w:author="מנוע אמוראים" w:date="2026-10-05T16:40:54Z">
            <w:rPr>
              <w:rtl/>
            </w:rPr>
          </w:rPrChange>
        </w:rPr>
        <w:t xml:space="preserve">"</w:t>
      </w:r>
      <w:r>
        <w:rPr>
          <w:rStyle w:val="2fb"/>
          <w:rFonts w:hint="cs"/>
          <w:rtl/>
          <w:rPrChange w:id="9444" w:author="מנוע אמוראים" w:date="2026-10-05T16:40:54Z">
            <w:rPr>
              <w:rFonts w:hint="cs"/>
              <w:rtl/>
            </w:rPr>
          </w:rPrChange>
        </w:rPr>
        <w:t xml:space="preserve">פ</w:t>
      </w:r>
      <w:r w:rsidRPr="00C63571">
        <w:rPr>
          <w:rtl/>
        </w:rPr>
        <w:t xml:space="preserve">: צריכא בדיקה </w:t>
      </w:r>
      <w:r w:rsidRPr="00C63571">
        <w:rPr>
          <w:rFonts w:hint="cs"/>
          <w:rtl/>
        </w:rPr>
        <w:t>על הבשר והצפורן ו</w:t>
      </w:r>
      <w:r w:rsidRPr="00C63571">
        <w:rPr>
          <w:rtl/>
        </w:rPr>
        <w:t xml:space="preserve">ואתרי גיסני </w:t>
      </w:r>
    </w:p>
    <w:p w14:paraId="338E9109" w14:textId="77777777" w:rsidR="0046556D" w:rsidRDefault="00BD6C4F" w:rsidP="00BD6C4F">
      <w:pPr>
        <w:rPr>
          <w:rtl/>
        </w:rPr>
      </w:pPr>
      <w:r w:rsidRPr="00C63571">
        <w:rPr>
          <w:rFonts w:hint="cs"/>
          <w:rtl/>
        </w:rPr>
        <w:t>א</w:t>
      </w:r>
      <w:r>
        <w:rPr>
          <w:rtl/>
        </w:rPr>
        <w:t>"</w:t>
      </w:r>
      <w:r w:rsidRPr="00C63571">
        <w:rPr>
          <w:rFonts w:hint="cs"/>
          <w:rtl/>
        </w:rPr>
        <w:t>ל רבינא לרב אשי א</w:t>
      </w:r>
      <w:r>
        <w:rPr>
          <w:rtl/>
        </w:rPr>
        <w:t>"</w:t>
      </w:r>
      <w:r>
        <w:rPr>
          <w:rFonts w:hint="cs"/>
          <w:rtl/>
        </w:rPr>
        <w:t xml:space="preserve">ל </w:t>
      </w:r>
      <w:r>
        <w:rPr>
          <w:rStyle w:val="2fb"/>
          <w:rFonts w:hint="cs"/>
          <w:rtl/>
          <w:rPrChange w:id="9445" w:author="מנוע אמוראים" w:date="2026-10-05T16:40:54Z">
            <w:rPr>
              <w:rFonts w:hint="cs"/>
              <w:rtl/>
            </w:rPr>
          </w:rPrChange>
        </w:rPr>
        <w:t xml:space="preserve">רסבדר</w:t>
      </w:r>
      <w:r>
        <w:rPr>
          <w:rStyle w:val="2fb"/>
          <w:rtl/>
          <w:rPrChange w:id="9446" w:author="מנוע אמוראים" w:date="2026-10-05T16:40:54Z">
            <w:rPr>
              <w:rtl/>
            </w:rPr>
          </w:rPrChange>
        </w:rPr>
        <w:t xml:space="preserve">"</w:t>
      </w:r>
      <w:r>
        <w:rPr>
          <w:rStyle w:val="2fb"/>
          <w:rFonts w:hint="cs"/>
          <w:rtl/>
          <w:rPrChange w:id="9447" w:author="מנוע אמוראים" w:date="2026-10-05T16:40:54Z">
            <w:rPr>
              <w:rFonts w:hint="cs"/>
              <w:rtl/>
            </w:rPr>
          </w:rPrChange>
        </w:rPr>
        <w:t xml:space="preserve">מ</w:t>
      </w:r>
      <w:r>
        <w:rPr>
          <w:rFonts w:hint="cs"/>
          <w:rtl/>
        </w:rPr>
        <w:t xml:space="preserve"> משמך דא</w:t>
      </w:r>
      <w:r>
        <w:rPr>
          <w:rtl/>
        </w:rPr>
        <w:t>"</w:t>
      </w:r>
      <w:r w:rsidRPr="00C63571">
        <w:rPr>
          <w:rFonts w:hint="cs"/>
          <w:rtl/>
        </w:rPr>
        <w:t>ל מ</w:t>
      </w:r>
      <w:r w:rsidRPr="00C63571">
        <w:rPr>
          <w:rtl/>
        </w:rPr>
        <w:t xml:space="preserve">דרבא: צריכא בדיקה אבישרא ואטופרא ואתלתא רוחתא, </w:t>
      </w:r>
    </w:p>
    <w:p w14:paraId="7F5EC50E" w14:textId="20CA166A" w:rsidR="0046556D" w:rsidRDefault="00BD6C4F" w:rsidP="00BD6C4F">
      <w:pPr>
        <w:rPr>
          <w:rtl/>
        </w:rPr>
      </w:pPr>
      <w:r w:rsidRPr="00C63571">
        <w:rPr>
          <w:rtl/>
        </w:rPr>
        <w:t>א"ל: אבישרא ואטופרא אמרי, ואתלתא רוחתא לא אמרי.</w:t>
      </w:r>
    </w:p>
    <w:p w14:paraId="71BAB287" w14:textId="77777777" w:rsidR="0046556D" w:rsidRDefault="00BD6C4F" w:rsidP="00BD6C4F">
      <w:pPr>
        <w:rPr>
          <w:rtl/>
        </w:rPr>
      </w:pPr>
      <w:r w:rsidRPr="00C63571">
        <w:rPr>
          <w:rFonts w:hint="cs"/>
          <w:rtl/>
        </w:rPr>
        <w:t>א</w:t>
      </w:r>
      <w:r>
        <w:rPr>
          <w:rtl/>
        </w:rPr>
        <w:t>"</w:t>
      </w:r>
      <w:r w:rsidRPr="00C63571">
        <w:rPr>
          <w:rFonts w:hint="cs"/>
          <w:rtl/>
        </w:rPr>
        <w:t>ד</w:t>
      </w:r>
      <w:r w:rsidRPr="00C63571">
        <w:rPr>
          <w:rtl/>
        </w:rPr>
        <w:t xml:space="preserve">: </w:t>
      </w:r>
      <w:r w:rsidRPr="00C63571">
        <w:rPr>
          <w:rFonts w:hint="cs"/>
          <w:rtl/>
        </w:rPr>
        <w:t xml:space="preserve">על הבשר והצפורן </w:t>
      </w:r>
      <w:r w:rsidRPr="00C63571">
        <w:rPr>
          <w:rtl/>
        </w:rPr>
        <w:t>ואתלתא רוחתא אמרי, משמיה דרבא לא אמרי.</w:t>
      </w:r>
    </w:p>
    <w:p w14:paraId="225FDC68" w14:textId="77777777" w:rsidR="0046556D" w:rsidRDefault="00BD6C4F" w:rsidP="00BD6C4F">
      <w:pPr>
        <w:rPr>
          <w:rtl/>
        </w:rPr>
      </w:pPr>
      <w:r>
        <w:rPr>
          <w:rtl/>
        </w:rPr>
        <w:t xml:space="preserve">רבינא </w:t>
      </w:r>
      <w:r>
        <w:rPr>
          <w:rStyle w:val="2fb"/>
          <w:rtl/>
          <w:rPrChange w:id="9448" w:author="מנוע אמוראים" w:date="2026-10-05T16:40:54Z">
            <w:rPr>
              <w:rtl/>
            </w:rPr>
          </w:rPrChange>
        </w:rPr>
        <w:t xml:space="preserve">ור</w:t>
      </w:r>
      <w:r>
        <w:rPr>
          <w:rStyle w:val="2fb"/>
          <w:rFonts w:hint="cs"/>
          <w:rtl/>
          <w:rPrChange w:id="9449" w:author="מנוע אמוראים" w:date="2026-10-05T16:40:54Z">
            <w:rPr>
              <w:rFonts w:hint="cs"/>
              <w:rtl/>
            </w:rPr>
          </w:rPrChange>
        </w:rPr>
        <w:t xml:space="preserve">אב</w:t>
      </w:r>
      <w:r>
        <w:rPr>
          <w:rStyle w:val="2fb"/>
          <w:rtl/>
          <w:rPrChange w:id="9450" w:author="מנוע אמוראים" w:date="2026-10-05T16:40:54Z">
            <w:rPr>
              <w:rtl/>
            </w:rPr>
          </w:rPrChange>
        </w:rPr>
        <w:t xml:space="preserve">"</w:t>
      </w:r>
      <w:r>
        <w:rPr>
          <w:rStyle w:val="2fb"/>
          <w:rFonts w:hint="cs"/>
          <w:rtl/>
          <w:rPrChange w:id="9451" w:author="מנוע אמוראים" w:date="2026-10-05T16:40:54Z">
            <w:rPr>
              <w:rFonts w:hint="cs"/>
              <w:rtl/>
            </w:rPr>
          </w:rPrChange>
        </w:rPr>
        <w:t xml:space="preserve">דר</w:t>
      </w:r>
      <w:r>
        <w:rPr>
          <w:rFonts w:hint="cs"/>
          <w:rtl/>
        </w:rPr>
        <w:t xml:space="preserve"> ישבו לפני </w:t>
      </w:r>
      <w:r w:rsidRPr="00C63571">
        <w:rPr>
          <w:rtl/>
        </w:rPr>
        <w:t xml:space="preserve">רב אשי, </w:t>
      </w:r>
      <w:r w:rsidRPr="00C63571">
        <w:rPr>
          <w:rFonts w:hint="cs"/>
          <w:rtl/>
        </w:rPr>
        <w:t xml:space="preserve">הביאו סכין לפני רב אשי לבדקה </w:t>
      </w:r>
    </w:p>
    <w:p w14:paraId="529742E5" w14:textId="77777777" w:rsidR="0046556D" w:rsidRDefault="00BD6C4F" w:rsidP="00BD6C4F">
      <w:pPr>
        <w:rPr>
          <w:rtl/>
        </w:rPr>
      </w:pPr>
      <w:r>
        <w:rPr>
          <w:rtl/>
        </w:rPr>
        <w:t xml:space="preserve">א"ל </w:t>
      </w:r>
      <w:r>
        <w:rPr>
          <w:rStyle w:val="2fb"/>
          <w:rtl/>
          <w:rPrChange w:id="9452" w:author="מנוע אמוראים" w:date="2026-10-05T16:40:54Z">
            <w:rPr>
              <w:rtl/>
            </w:rPr>
          </w:rPrChange>
        </w:rPr>
        <w:t xml:space="preserve">לר</w:t>
      </w:r>
      <w:r>
        <w:rPr>
          <w:rStyle w:val="2fb"/>
          <w:rtl/>
          <w:rPrChange w:id="9453" w:author="מנוע אמוראים" w:date="2026-10-05T16:40:54Z">
            <w:rPr>
              <w:rtl/>
            </w:rPr>
          </w:rPrChange>
        </w:rPr>
        <w:t xml:space="preserve">"</w:t>
      </w:r>
      <w:r>
        <w:rPr>
          <w:rStyle w:val="2fb"/>
          <w:rFonts w:hint="cs"/>
          <w:rtl/>
          <w:rPrChange w:id="9454" w:author="מנוע אמוראים" w:date="2026-10-05T16:40:54Z">
            <w:rPr>
              <w:rFonts w:hint="cs"/>
              <w:rtl/>
            </w:rPr>
          </w:rPrChange>
        </w:rPr>
        <w:t xml:space="preserve">א</w:t>
      </w:r>
      <w:r>
        <w:rPr>
          <w:rtl/>
        </w:rPr>
        <w:t xml:space="preserve"> דרבא: בידקא, בדקה אטופרא ואבישרא ואתלתא רוחתא א"ל: יישר, וכן </w:t>
      </w:r>
      <w:r>
        <w:rPr>
          <w:rStyle w:val="2fb"/>
          <w:rtl/>
          <w:rPrChange w:id="9455" w:author="מנוע אמוראים" w:date="2026-10-05T16:40:54Z">
            <w:rPr>
              <w:rtl/>
            </w:rPr>
          </w:rPrChange>
        </w:rPr>
        <w:t xml:space="preserve">א</w:t>
      </w:r>
      <w:r>
        <w:rPr>
          <w:rStyle w:val="2fb"/>
          <w:rFonts w:hint="cs"/>
          <w:rtl/>
          <w:rPrChange w:id="9456" w:author="מנוע אמוראים" w:date="2026-10-05T16:40:54Z">
            <w:rPr>
              <w:rFonts w:hint="cs"/>
              <w:rtl/>
            </w:rPr>
          </w:rPrChange>
        </w:rPr>
        <w:t xml:space="preserve">ר</w:t>
      </w:r>
      <w:r>
        <w:rPr>
          <w:rStyle w:val="2fb"/>
          <w:rtl/>
          <w:rPrChange w:id="9457" w:author="מנוע אמוראים" w:date="2026-10-05T16:40:54Z">
            <w:rPr>
              <w:rtl/>
            </w:rPr>
          </w:rPrChange>
        </w:rPr>
        <w:t xml:space="preserve">"</w:t>
      </w:r>
      <w:r>
        <w:rPr>
          <w:rStyle w:val="2fb"/>
          <w:rFonts w:hint="cs"/>
          <w:rtl/>
          <w:rPrChange w:id="9458" w:author="מנוע אמוראים" w:date="2026-10-05T16:40:54Z">
            <w:rPr>
              <w:rFonts w:hint="cs"/>
              <w:rtl/>
            </w:rPr>
          </w:rPrChange>
        </w:rPr>
        <w:t xml:space="preserve">כ</w:t>
      </w:r>
      <w:r>
        <w:rPr>
          <w:rFonts w:hint="cs"/>
          <w:rtl/>
        </w:rPr>
        <w:t xml:space="preserve"> </w:t>
      </w:r>
    </w:p>
    <w:p w14:paraId="0FEE1F1D" w14:textId="77777777" w:rsidR="0046556D" w:rsidRDefault="00BD6C4F" w:rsidP="00BD6C4F">
      <w:pPr>
        <w:rPr>
          <w:rtl/>
        </w:rPr>
      </w:pPr>
      <w:r w:rsidRPr="00C63571">
        <w:rPr>
          <w:rtl/>
        </w:rPr>
        <w:t xml:space="preserve">רב יימר: אטופרא ואבישרא צריכא, אתלתא רוחתא לא צריכא, </w:t>
      </w:r>
    </w:p>
    <w:p w14:paraId="3D2C5FCC" w14:textId="77777777" w:rsidR="0046556D" w:rsidRDefault="00BD6C4F" w:rsidP="00BD6C4F">
      <w:pPr>
        <w:rPr>
          <w:rtl/>
        </w:rPr>
      </w:pPr>
      <w:r w:rsidRPr="00C63571">
        <w:rPr>
          <w:rtl/>
        </w:rPr>
        <w:t xml:space="preserve">מי לא </w:t>
      </w:r>
      <w:r>
        <w:rPr>
          <w:rStyle w:val="2fb"/>
          <w:rFonts w:hint="cs"/>
          <w:rtl/>
          <w:rPrChange w:id="9459" w:author="מנוע אמוראים" w:date="2026-10-05T16:40:54Z">
            <w:rPr>
              <w:rFonts w:hint="cs"/>
              <w:rtl/>
            </w:rPr>
          </w:rPrChange>
        </w:rPr>
        <w:t xml:space="preserve">אר</w:t>
      </w:r>
      <w:r>
        <w:rPr>
          <w:rStyle w:val="2fb"/>
          <w:rtl/>
          <w:rPrChange w:id="9460" w:author="מנוע אמוראים" w:date="2026-10-05T16:40:54Z">
            <w:rPr>
              <w:rtl/>
            </w:rPr>
          </w:rPrChange>
        </w:rPr>
        <w:t xml:space="preserve">"</w:t>
      </w:r>
      <w:r>
        <w:rPr>
          <w:rStyle w:val="2fb"/>
          <w:rFonts w:hint="cs"/>
          <w:rtl/>
          <w:rPrChange w:id="9461" w:author="מנוע אמוראים" w:date="2026-10-05T16:40:54Z">
            <w:rPr>
              <w:rFonts w:hint="cs"/>
              <w:rtl/>
            </w:rPr>
          </w:rPrChange>
        </w:rPr>
        <w:t xml:space="preserve">ז</w:t>
      </w:r>
      <w:r w:rsidRPr="00C63571">
        <w:rPr>
          <w:rtl/>
        </w:rPr>
        <w:t xml:space="preserve"> </w:t>
      </w:r>
      <w:r w:rsidRPr="00C63571">
        <w:rPr>
          <w:rFonts w:hint="cs"/>
          <w:rtl/>
        </w:rPr>
        <w:t>מ</w:t>
      </w:r>
      <w:r w:rsidRPr="00C63571">
        <w:rPr>
          <w:rtl/>
        </w:rPr>
        <w:t>שמואל: ליבן סכין ושחט בה שחיטתו כשרה, שחידודה קודם לליבונה, וקשיא לן: האיכא צדדין!</w:t>
      </w:r>
    </w:p>
    <w:p w14:paraId="6A63DACA" w14:textId="77777777" w:rsidR="0046556D" w:rsidRDefault="00BD6C4F" w:rsidP="00BD6C4F">
      <w:pPr>
        <w:rPr>
          <w:rtl/>
        </w:rPr>
      </w:pPr>
      <w:r w:rsidRPr="00C63571">
        <w:rPr>
          <w:rtl/>
        </w:rPr>
        <w:t>ואמרינן: בית השחיטה מרווח רווח, ה</w:t>
      </w:r>
      <w:r>
        <w:rPr>
          <w:rtl/>
        </w:rPr>
        <w:t>"</w:t>
      </w:r>
      <w:r w:rsidRPr="00C63571">
        <w:rPr>
          <w:rFonts w:hint="cs"/>
          <w:rtl/>
        </w:rPr>
        <w:t>נ</w:t>
      </w:r>
      <w:r w:rsidRPr="00C63571">
        <w:rPr>
          <w:rtl/>
        </w:rPr>
        <w:t xml:space="preserve"> בית השחיטה מרווח רווח.</w:t>
      </w:r>
    </w:p>
    <w:p w14:paraId="13CD74BE" w14:textId="77777777" w:rsidR="0046556D" w:rsidRDefault="0046556D" w:rsidP="00BD6C4F">
      <w:pPr>
        <w:rPr>
          <w:rtl/>
        </w:rPr>
      </w:pPr>
    </w:p>
    <w:p w14:paraId="4C044C14" w14:textId="77777777" w:rsidR="0046556D" w:rsidRDefault="00BD6C4F" w:rsidP="00BD6C4F">
      <w:pPr>
        <w:rPr>
          <w:rtl/>
        </w:rPr>
      </w:pPr>
      <w:r w:rsidRPr="00C63571">
        <w:rPr>
          <w:rtl/>
        </w:rPr>
        <w:t xml:space="preserve">• </w:t>
      </w:r>
      <w:r>
        <w:rPr>
          <w:rStyle w:val="2fb"/>
          <w:rFonts w:hint="cs"/>
          <w:rtl/>
          <w:rPrChange w:id="9462" w:author="מנוע אמוראים" w:date="2026-10-05T16:40:54Z">
            <w:rPr>
              <w:rFonts w:hint="cs"/>
              <w:rtl/>
            </w:rPr>
          </w:rPrChange>
        </w:rPr>
        <w:t xml:space="preserve">ארהבר</w:t>
      </w:r>
      <w:r>
        <w:rPr>
          <w:rStyle w:val="2fb"/>
          <w:rtl/>
          <w:rPrChange w:id="9463" w:author="מנוע אמוראים" w:date="2026-10-05T16:40:54Z">
            <w:rPr>
              <w:rtl/>
            </w:rPr>
          </w:rPrChange>
        </w:rPr>
        <w:t xml:space="preserve">"</w:t>
      </w:r>
      <w:r>
        <w:rPr>
          <w:rStyle w:val="2fb"/>
          <w:rFonts w:hint="cs"/>
          <w:rtl/>
          <w:rPrChange w:id="9464" w:author="מנוע אמוראים" w:date="2026-10-05T16:40:54Z">
            <w:rPr>
              <w:rFonts w:hint="cs"/>
              <w:rtl/>
            </w:rPr>
          </w:rPrChange>
        </w:rPr>
        <w:t xml:space="preserve">ק</w:t>
      </w:r>
      <w:r>
        <w:rPr>
          <w:rFonts w:hint="cs"/>
          <w:rtl/>
        </w:rPr>
        <w:t xml:space="preserve"> </w:t>
      </w:r>
      <w:r>
        <w:rPr>
          <w:rStyle w:val="2fb"/>
          <w:rFonts w:hint="cs"/>
          <w:rtl/>
          <w:rPrChange w:id="9465" w:author="מנוע אמוראים" w:date="2026-10-05T16:40:54Z">
            <w:rPr>
              <w:rFonts w:hint="cs"/>
              <w:rtl/>
            </w:rPr>
          </w:rPrChange>
        </w:rPr>
        <w:t xml:space="preserve">ארשב</w:t>
      </w:r>
      <w:r>
        <w:rPr>
          <w:rStyle w:val="2fb"/>
          <w:rtl/>
          <w:rPrChange w:id="9466" w:author="מנוע אמוראים" w:date="2026-10-05T16:40:54Z">
            <w:rPr>
              <w:rtl/>
            </w:rPr>
          </w:rPrChange>
        </w:rPr>
        <w:t xml:space="preserve">"</w:t>
      </w:r>
      <w:r>
        <w:rPr>
          <w:rStyle w:val="2fb"/>
          <w:rFonts w:hint="cs"/>
          <w:rtl/>
          <w:rPrChange w:id="9467" w:author="מנוע אמוראים" w:date="2026-10-05T16:40:54Z">
            <w:rPr>
              <w:rFonts w:hint="cs"/>
              <w:rtl/>
            </w:rPr>
          </w:rPrChange>
        </w:rPr>
        <w:t xml:space="preserve">ל</w:t>
      </w:r>
      <w:r w:rsidRPr="00C63571">
        <w:rPr>
          <w:rtl/>
        </w:rPr>
        <w:t xml:space="preserve"> שלש פגימות הן: פגימת עצם בפסח, פגימת אוזן בבכור, פגימת מום בקדשים;</w:t>
      </w:r>
    </w:p>
    <w:p w14:paraId="5BE777CD" w14:textId="77777777" w:rsidR="0046556D" w:rsidRDefault="00BD6C4F" w:rsidP="00BD6C4F">
      <w:pPr>
        <w:rPr>
          <w:rtl/>
        </w:rPr>
      </w:pPr>
      <w:r>
        <w:rPr>
          <w:rStyle w:val="2fb"/>
          <w:rtl/>
          <w:rPrChange w:id="9468" w:author="מנוע אמוראים" w:date="2026-10-05T16:40:54Z">
            <w:rPr>
              <w:rtl/>
            </w:rPr>
          </w:rPrChange>
        </w:rPr>
        <w:t xml:space="preserve">ור</w:t>
      </w:r>
      <w:r>
        <w:rPr>
          <w:rStyle w:val="2fb"/>
          <w:rtl/>
          <w:rPrChange w:id="9469" w:author="מנוע אמוראים" w:date="2026-10-05T16:40:54Z">
            <w:rPr>
              <w:rtl/>
            </w:rPr>
          </w:rPrChange>
        </w:rPr>
        <w:t xml:space="preserve">"</w:t>
      </w:r>
      <w:r>
        <w:rPr>
          <w:rStyle w:val="2fb"/>
          <w:rFonts w:hint="cs"/>
          <w:rtl/>
          <w:rPrChange w:id="9470" w:author="מנוע אמוראים" w:date="2026-10-05T16:40:54Z">
            <w:rPr>
              <w:rFonts w:hint="cs"/>
              <w:rtl/>
            </w:rPr>
          </w:rPrChange>
        </w:rPr>
        <w:t xml:space="preserve">ח</w:t>
      </w:r>
      <w:r w:rsidRPr="00C63571">
        <w:rPr>
          <w:rtl/>
        </w:rPr>
        <w:t>: אף פגימת סכין.</w:t>
      </w:r>
    </w:p>
    <w:p w14:paraId="59EBD9D3" w14:textId="77777777" w:rsidR="0046556D" w:rsidRDefault="00BD6C4F" w:rsidP="00BD6C4F">
      <w:pPr>
        <w:rPr>
          <w:rtl/>
        </w:rPr>
      </w:pPr>
      <w:r w:rsidRPr="00C63571">
        <w:rPr>
          <w:rtl/>
        </w:rPr>
        <w:t>ואידך? בחולין לא מיירי.</w:t>
      </w:r>
      <w:r w:rsidRPr="00C63571">
        <w:rPr>
          <w:rFonts w:hint="cs"/>
          <w:rtl/>
        </w:rPr>
        <w:t xml:space="preserve"> </w:t>
      </w:r>
      <w:r w:rsidRPr="00C63571">
        <w:rPr>
          <w:rtl/>
        </w:rPr>
        <w:t>וכולן, פגימתן כדי פגימת המזבח.</w:t>
      </w:r>
      <w:r w:rsidRPr="00C63571">
        <w:rPr>
          <w:rFonts w:hint="cs"/>
          <w:rtl/>
        </w:rPr>
        <w:t xml:space="preserve"> והיינו כדי שתחגור בו צפורן</w:t>
      </w:r>
    </w:p>
    <w:p w14:paraId="48105223" w14:textId="77777777" w:rsidR="00BD6C4F" w:rsidRPr="00A55767" w:rsidRDefault="00BD6C4F" w:rsidP="00F07436">
      <w:pPr>
        <w:pStyle w:val="afff3"/>
        <w:framePr w:wrap="around"/>
        <w:rPr>
          <w:rtl/>
        </w:rPr>
      </w:pPr>
      <w:r w:rsidRPr="00A55767">
        <w:rPr>
          <w:rFonts w:hint="cs"/>
          <w:rtl/>
        </w:rPr>
        <w:t>יח.</w:t>
      </w:r>
    </w:p>
    <w:p w14:paraId="352BE46E" w14:textId="77777777" w:rsidR="0046556D" w:rsidRDefault="00BD6C4F" w:rsidP="00BD6C4F">
      <w:pPr>
        <w:rPr>
          <w:rtl/>
        </w:rPr>
      </w:pPr>
      <w:r w:rsidRPr="00C63571">
        <w:rPr>
          <w:rtl/>
        </w:rPr>
        <w:t xml:space="preserve">מיתיבי: כמה פגימת המזבח? </w:t>
      </w:r>
      <w:r>
        <w:rPr>
          <w:rStyle w:val="2fb"/>
          <w:rFonts w:hint="cs"/>
          <w:rtl/>
          <w:rPrChange w:id="9471" w:author="מנוע אמוראים" w:date="2026-10-05T16:40:54Z">
            <w:rPr>
              <w:rFonts w:hint="cs"/>
              <w:rtl/>
            </w:rPr>
          </w:rPrChange>
        </w:rPr>
        <w:t xml:space="preserve">רשב</w:t>
      </w:r>
      <w:r>
        <w:rPr>
          <w:rStyle w:val="2fb"/>
          <w:rtl/>
          <w:rPrChange w:id="9472" w:author="מנוע אמוראים" w:date="2026-10-05T16:40:54Z">
            <w:rPr>
              <w:rtl/>
            </w:rPr>
          </w:rPrChange>
        </w:rPr>
        <w:t xml:space="preserve">"</w:t>
      </w:r>
      <w:r>
        <w:rPr>
          <w:rStyle w:val="2fb"/>
          <w:rFonts w:hint="cs"/>
          <w:rtl/>
          <w:rPrChange w:id="9473" w:author="מנוע אמוראים" w:date="2026-10-05T16:40:54Z">
            <w:rPr>
              <w:rFonts w:hint="cs"/>
              <w:rtl/>
            </w:rPr>
          </w:rPrChange>
        </w:rPr>
        <w:t xml:space="preserve">י</w:t>
      </w:r>
      <w:r w:rsidRPr="00C63571">
        <w:rPr>
          <w:rtl/>
        </w:rPr>
        <w:t xml:space="preserve"> אומר: טפח, ר</w:t>
      </w:r>
      <w:r w:rsidRPr="00C63571">
        <w:rPr>
          <w:rFonts w:hint="cs"/>
          <w:rtl/>
        </w:rPr>
        <w:t>אב</w:t>
      </w:r>
      <w:r>
        <w:rPr>
          <w:rtl/>
        </w:rPr>
        <w:t>"</w:t>
      </w:r>
      <w:r w:rsidRPr="00C63571">
        <w:rPr>
          <w:rFonts w:hint="cs"/>
          <w:rtl/>
        </w:rPr>
        <w:t>י</w:t>
      </w:r>
      <w:r w:rsidRPr="00C63571">
        <w:rPr>
          <w:rtl/>
        </w:rPr>
        <w:t>אומר: כזית!</w:t>
      </w:r>
    </w:p>
    <w:p w14:paraId="6FE71006" w14:textId="77777777" w:rsidR="0046556D" w:rsidRDefault="000828F8" w:rsidP="00C62948">
      <w:pPr>
        <w:pStyle w:val="affffb"/>
        <w:rPr>
          <w:rtl/>
        </w:rPr>
      </w:pPr>
      <w:r>
        <w:rPr>
          <w:rtl/>
        </w:rPr>
        <w:t xml:space="preserve">- </w:t>
      </w:r>
      <w:r w:rsidR="00BD6C4F" w:rsidRPr="00C63571">
        <w:rPr>
          <w:rtl/>
        </w:rPr>
        <w:t>לא קשיא: הא בסידא, הא באבנא.</w:t>
      </w:r>
    </w:p>
    <w:p w14:paraId="0E5E9BA3" w14:textId="77777777" w:rsidR="0046556D" w:rsidRDefault="00BD6C4F" w:rsidP="00BD6C4F">
      <w:pPr>
        <w:rPr>
          <w:rtl/>
        </w:rPr>
      </w:pPr>
      <w:r>
        <w:rPr>
          <w:rStyle w:val="2fb"/>
          <w:rtl/>
          <w:rPrChange w:id="9474" w:author="מנוע אמוראים" w:date="2026-10-05T16:40:54Z">
            <w:rPr>
              <w:rtl/>
            </w:rPr>
          </w:rPrChange>
        </w:rPr>
        <w:t xml:space="preserve">א</w:t>
      </w:r>
      <w:r>
        <w:rPr>
          <w:rStyle w:val="2fb"/>
          <w:rFonts w:hint="cs"/>
          <w:rtl/>
          <w:rPrChange w:id="9475" w:author="מנוע אמוראים" w:date="2026-10-05T16:40:54Z">
            <w:rPr>
              <w:rFonts w:hint="cs"/>
              <w:rtl/>
            </w:rPr>
          </w:rPrChange>
        </w:rPr>
        <w:t xml:space="preserve">ר</w:t>
      </w:r>
      <w:r>
        <w:rPr>
          <w:rStyle w:val="2fb"/>
          <w:rtl/>
          <w:rPrChange w:id="9476" w:author="מנוע אמוראים" w:date="2026-10-05T16:40:54Z">
            <w:rPr>
              <w:rtl/>
            </w:rPr>
          </w:rPrChange>
        </w:rPr>
        <w:t xml:space="preserve">"</w:t>
      </w:r>
      <w:r>
        <w:rPr>
          <w:rStyle w:val="2fb"/>
          <w:rFonts w:hint="cs"/>
          <w:rtl/>
          <w:rPrChange w:id="9477" w:author="מנוע אמוראים" w:date="2026-10-05T16:40:54Z">
            <w:rPr>
              <w:rFonts w:hint="cs"/>
              <w:rtl/>
            </w:rPr>
          </w:rPrChange>
        </w:rPr>
        <w:t xml:space="preserve">ה</w:t>
      </w:r>
      <w:r w:rsidRPr="00C63571">
        <w:rPr>
          <w:rtl/>
        </w:rPr>
        <w:t xml:space="preserve">: </w:t>
      </w:r>
      <w:r w:rsidRPr="00C63571">
        <w:rPr>
          <w:rFonts w:hint="cs"/>
          <w:rtl/>
        </w:rPr>
        <w:t>טבח שאינו מראה סכינו לחכם מנדים אותו ורבא: מעבירין אותו ומכריזים אבשרו טריפה</w:t>
      </w:r>
    </w:p>
    <w:p w14:paraId="5E856D97" w14:textId="77777777" w:rsidR="0046556D" w:rsidRDefault="00BD6C4F" w:rsidP="00BD6C4F">
      <w:pPr>
        <w:rPr>
          <w:rtl/>
        </w:rPr>
      </w:pPr>
      <w:r w:rsidRPr="00C63571">
        <w:rPr>
          <w:rtl/>
        </w:rPr>
        <w:t>ולא פליגי: כאן בשנמצאת סכינו יפה, כאן בשלא נמצאת סכינו יפה.</w:t>
      </w:r>
    </w:p>
    <w:p w14:paraId="3FCA2E98" w14:textId="77777777" w:rsidR="0046556D" w:rsidRDefault="00BD6C4F" w:rsidP="00BD6C4F">
      <w:pPr>
        <w:rPr>
          <w:rtl/>
        </w:rPr>
      </w:pPr>
      <w:r w:rsidRPr="00C63571">
        <w:rPr>
          <w:rtl/>
        </w:rPr>
        <w:t>• רבינא: היכא דלא נמצאת סכינו יפה ממסמס ליה בפרתא, דאפי' ל</w:t>
      </w:r>
      <w:r>
        <w:rPr>
          <w:rtl/>
        </w:rPr>
        <w:t>עכו"ם</w:t>
      </w:r>
      <w:r w:rsidRPr="00C63571">
        <w:rPr>
          <w:rtl/>
        </w:rPr>
        <w:t xml:space="preserve"> נמי לא מזדבן.</w:t>
      </w:r>
    </w:p>
    <w:p w14:paraId="4A6A56E8" w14:textId="77777777" w:rsidR="0046556D" w:rsidRDefault="00BD6C4F" w:rsidP="00BD6C4F">
      <w:pPr>
        <w:rPr>
          <w:rtl/>
        </w:rPr>
      </w:pPr>
      <w:r w:rsidRPr="00C63571">
        <w:rPr>
          <w:rtl/>
        </w:rPr>
        <w:t xml:space="preserve">• </w:t>
      </w:r>
      <w:r>
        <w:rPr>
          <w:rFonts w:hint="cs"/>
          <w:rtl/>
        </w:rPr>
        <w:t xml:space="preserve">אותו טבח שלא הראה סכינו לפני </w:t>
      </w:r>
      <w:r>
        <w:rPr>
          <w:rStyle w:val="2fb"/>
          <w:rFonts w:hint="cs"/>
          <w:rtl/>
          <w:rPrChange w:id="9478" w:author="מנוע אמוראים" w:date="2026-10-05T16:40:54Z">
            <w:rPr>
              <w:rFonts w:hint="cs"/>
              <w:rtl/>
            </w:rPr>
          </w:rPrChange>
        </w:rPr>
        <w:t xml:space="preserve">רב</w:t>
      </w:r>
      <w:r>
        <w:rPr>
          <w:rStyle w:val="2fb"/>
          <w:rtl/>
          <w:rPrChange w:id="9479" w:author="מנוע אמוראים" w:date="2026-10-05T16:40:54Z">
            <w:rPr>
              <w:rtl/>
            </w:rPr>
          </w:rPrChange>
        </w:rPr>
        <w:t xml:space="preserve">"</w:t>
      </w:r>
      <w:r>
        <w:rPr>
          <w:rStyle w:val="2fb"/>
          <w:rFonts w:hint="cs"/>
          <w:rtl/>
          <w:rPrChange w:id="9480" w:author="מנוע אמוראים" w:date="2026-10-05T16:40:54Z">
            <w:rPr>
              <w:rFonts w:hint="cs"/>
              <w:rtl/>
            </w:rPr>
          </w:rPrChange>
        </w:rPr>
        <w:t xml:space="preserve">ח</w:t>
      </w:r>
      <w:r>
        <w:rPr>
          <w:rFonts w:hint="cs"/>
          <w:rtl/>
        </w:rPr>
        <w:t xml:space="preserve"> נידהו והעבירו והכריז על בשרו שהוא טריפה</w:t>
      </w:r>
      <w:r w:rsidRPr="00C63571">
        <w:rPr>
          <w:rtl/>
        </w:rPr>
        <w:t>;</w:t>
      </w:r>
    </w:p>
    <w:p w14:paraId="6C94EC61" w14:textId="77777777" w:rsidR="0046556D" w:rsidRDefault="00BD6C4F" w:rsidP="00BD6C4F">
      <w:pPr>
        <w:rPr>
          <w:rtl/>
        </w:rPr>
      </w:pPr>
      <w:r w:rsidRPr="00C63571">
        <w:rPr>
          <w:rtl/>
        </w:rPr>
        <w:t xml:space="preserve">אקלעו מר זוטרא ורב אשי </w:t>
      </w:r>
      <w:r w:rsidRPr="00C63571">
        <w:rPr>
          <w:rFonts w:hint="cs"/>
          <w:rtl/>
        </w:rPr>
        <w:t>אצלו א</w:t>
      </w:r>
      <w:r>
        <w:rPr>
          <w:rtl/>
        </w:rPr>
        <w:t>"</w:t>
      </w:r>
      <w:r w:rsidRPr="00C63571">
        <w:rPr>
          <w:rFonts w:hint="cs"/>
          <w:rtl/>
        </w:rPr>
        <w:t xml:space="preserve">ל שיעיינו בדבריו דבניו תלויים בו לפרנסם </w:t>
      </w:r>
    </w:p>
    <w:p w14:paraId="283D26DF" w14:textId="77777777" w:rsidR="0046556D" w:rsidRDefault="00BD6C4F" w:rsidP="00BD6C4F">
      <w:pPr>
        <w:rPr>
          <w:rtl/>
        </w:rPr>
      </w:pPr>
      <w:r w:rsidRPr="00C63571">
        <w:rPr>
          <w:rtl/>
        </w:rPr>
        <w:t>בדקה רב אשי לסכיניה ונמצאת יפה, ו</w:t>
      </w:r>
      <w:r w:rsidRPr="00C63571">
        <w:rPr>
          <w:rFonts w:hint="cs"/>
          <w:rtl/>
        </w:rPr>
        <w:t>הכשירה</w:t>
      </w:r>
      <w:r w:rsidRPr="00C63571">
        <w:rPr>
          <w:rtl/>
        </w:rPr>
        <w:t>.</w:t>
      </w:r>
    </w:p>
    <w:p w14:paraId="4D090690" w14:textId="77777777" w:rsidR="0046556D" w:rsidRDefault="00BD6C4F" w:rsidP="00BD6C4F">
      <w:pPr>
        <w:rPr>
          <w:rtl/>
        </w:rPr>
      </w:pPr>
      <w:r w:rsidRPr="00C63571">
        <w:rPr>
          <w:rtl/>
        </w:rPr>
        <w:t xml:space="preserve">א"ל מר זוטרא: ולא ליחוש מר לסבא? א"ל: </w:t>
      </w:r>
      <w:r w:rsidRPr="00C63571">
        <w:rPr>
          <w:rFonts w:hint="cs"/>
          <w:rtl/>
        </w:rPr>
        <w:t xml:space="preserve">אנו עושים שליחותו [למצוא לו זכות] </w:t>
      </w:r>
    </w:p>
    <w:p w14:paraId="6E4D9C13" w14:textId="77777777" w:rsidR="0046556D" w:rsidRDefault="0046556D" w:rsidP="00BD6C4F">
      <w:pPr>
        <w:rPr>
          <w:rtl/>
        </w:rPr>
      </w:pPr>
    </w:p>
    <w:p w14:paraId="326975F8" w14:textId="77777777" w:rsidR="0046556D" w:rsidRDefault="00BD6C4F" w:rsidP="00BD6C4F">
      <w:pPr>
        <w:rPr>
          <w:rtl/>
        </w:rPr>
      </w:pPr>
      <w:r w:rsidRPr="00C63571">
        <w:rPr>
          <w:rtl/>
        </w:rPr>
        <w:t xml:space="preserve">• </w:t>
      </w:r>
      <w:r>
        <w:rPr>
          <w:rStyle w:val="2fb"/>
          <w:rFonts w:hint="cs"/>
          <w:rtl/>
          <w:rPrChange w:id="9481" w:author="מנוע אמוראים" w:date="2026-10-05T16:40:54Z">
            <w:rPr>
              <w:rFonts w:hint="cs"/>
              <w:rtl/>
            </w:rPr>
          </w:rPrChange>
        </w:rPr>
        <w:t xml:space="preserve">ארבר</w:t>
      </w:r>
      <w:r>
        <w:rPr>
          <w:rStyle w:val="2fb"/>
          <w:rtl/>
          <w:rPrChange w:id="9482" w:author="מנוע אמוראים" w:date="2026-10-05T16:40:54Z">
            <w:rPr>
              <w:rtl/>
            </w:rPr>
          </w:rPrChange>
        </w:rPr>
        <w:t xml:space="preserve">"</w:t>
      </w:r>
      <w:r>
        <w:rPr>
          <w:rStyle w:val="2fb"/>
          <w:rFonts w:hint="cs"/>
          <w:rtl/>
          <w:rPrChange w:id="9483" w:author="מנוע אמוראים" w:date="2026-10-05T16:40:54Z">
            <w:rPr>
              <w:rFonts w:hint="cs"/>
              <w:rtl/>
            </w:rPr>
          </w:rPrChange>
        </w:rPr>
        <w:t xml:space="preserve">ה</w:t>
      </w:r>
      <w:r w:rsidRPr="00C63571">
        <w:rPr>
          <w:rtl/>
        </w:rPr>
        <w:t>: שן תלושה וצפורן תלושה</w:t>
      </w:r>
      <w:r w:rsidRPr="00C63571">
        <w:rPr>
          <w:rFonts w:hint="cs"/>
          <w:rtl/>
        </w:rPr>
        <w:t>,</w:t>
      </w:r>
      <w:r w:rsidRPr="00C63571">
        <w:rPr>
          <w:rtl/>
        </w:rPr>
        <w:t xml:space="preserve"> מותר לשחוט בה לכתחלה.</w:t>
      </w:r>
    </w:p>
    <w:p w14:paraId="12DF88AF" w14:textId="77777777" w:rsidR="0046556D" w:rsidRDefault="00BD6C4F" w:rsidP="00BD6C4F">
      <w:pPr>
        <w:rPr>
          <w:rtl/>
        </w:rPr>
      </w:pPr>
      <w:r w:rsidRPr="00C63571">
        <w:rPr>
          <w:rtl/>
        </w:rPr>
        <w:t>וה</w:t>
      </w:r>
      <w:r w:rsidRPr="00C63571">
        <w:rPr>
          <w:rFonts w:hint="cs"/>
          <w:rtl/>
        </w:rPr>
        <w:t>ך</w:t>
      </w:r>
      <w:r w:rsidRPr="00C63571">
        <w:rPr>
          <w:rtl/>
        </w:rPr>
        <w:t xml:space="preserve"> </w:t>
      </w:r>
      <w:r w:rsidRPr="00C63571">
        <w:rPr>
          <w:rFonts w:hint="cs"/>
          <w:rtl/>
        </w:rPr>
        <w:t>ד</w:t>
      </w:r>
      <w:r w:rsidRPr="00C63571">
        <w:rPr>
          <w:rtl/>
        </w:rPr>
        <w:t>תנן: חוץ ממגל קציר והמגירה, והשינים והצפורן, מפני שהן חונקין!</w:t>
      </w:r>
    </w:p>
    <w:p w14:paraId="248B5008" w14:textId="77777777" w:rsidR="0046556D" w:rsidRDefault="000828F8" w:rsidP="00C62948">
      <w:pPr>
        <w:pStyle w:val="affffb"/>
        <w:rPr>
          <w:rtl/>
        </w:rPr>
      </w:pPr>
      <w:r>
        <w:rPr>
          <w:rtl/>
        </w:rPr>
        <w:t xml:space="preserve">- </w:t>
      </w:r>
      <w:r w:rsidR="00BD6C4F" w:rsidRPr="00C63571">
        <w:rPr>
          <w:rtl/>
        </w:rPr>
        <w:t>לא קשיא: הא בחדא</w:t>
      </w:r>
      <w:r w:rsidR="00BD6C4F" w:rsidRPr="00C63571">
        <w:rPr>
          <w:rFonts w:hint="cs"/>
          <w:rtl/>
        </w:rPr>
        <w:t xml:space="preserve"> דכשרה</w:t>
      </w:r>
      <w:r w:rsidR="00BD6C4F" w:rsidRPr="00C63571">
        <w:rPr>
          <w:rtl/>
        </w:rPr>
        <w:t xml:space="preserve">, הא בתרתי: </w:t>
      </w:r>
    </w:p>
    <w:p w14:paraId="0F8A0E10" w14:textId="77777777" w:rsidR="0046556D" w:rsidRDefault="00BD6C4F" w:rsidP="00BD6C4F">
      <w:pPr>
        <w:rPr>
          <w:rtl/>
        </w:rPr>
      </w:pPr>
      <w:r w:rsidRPr="00C63571">
        <w:rPr>
          <w:rtl/>
        </w:rPr>
        <w:t>צפורן אצפורן לא קשיא: הא בתלושה, הא במחוברת</w:t>
      </w:r>
      <w:r w:rsidRPr="00C63571">
        <w:rPr>
          <w:rFonts w:hint="cs"/>
          <w:rtl/>
        </w:rPr>
        <w:t xml:space="preserve"> לבע</w:t>
      </w:r>
      <w:r>
        <w:rPr>
          <w:rtl/>
        </w:rPr>
        <w:t>"</w:t>
      </w:r>
      <w:r w:rsidRPr="00C63571">
        <w:rPr>
          <w:rFonts w:hint="cs"/>
          <w:rtl/>
        </w:rPr>
        <w:t>ח</w:t>
      </w:r>
      <w:r w:rsidRPr="00C63571">
        <w:rPr>
          <w:rtl/>
        </w:rPr>
        <w:t xml:space="preserve">: </w:t>
      </w:r>
    </w:p>
    <w:p w14:paraId="3E4A3668"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60" w:author="קלוד" w:date="2026-10-06T10:08:36Z"/>
        </w:rPr>
      </w:pPr>
      <w:ins w:id="20059" w:author="קלוד" w:date="2026-10-06T10:08:36Z">
        <w:r>
          <w:t xml:space="preserve">משנה ב</w:t>
        </w:r>
      </w:ins>
    </w:p>
    <w:p w14:paraId="40160F45" w14:textId="77777777" w:rsidR="00BD6C4F" w:rsidRPr="00A55767" w:rsidRDefault="00BD6C4F" w:rsidP="00BD6C4F">
      <w:pPr>
        <w:pStyle w:val="afff9"/>
        <w:rPr>
          <w:del w:id="20018" w:author="קלוד" w:date="2026-10-06T10:14:23Z"/>
          <w:b/>
          <w:rtl/>
        </w:rPr>
      </w:pPr>
      <w:ins w:id="9806" w:author="מספור קטעי משנה" w:date="2026-10-06T06:45:19Z">
        <w:del w:id="20016" w:author="קלוד" w:date="2026-10-06T10:14:23Z">
          <w:r>
            <w:rPr>
              <w:rStyle w:val="MisparKeta"/>
            </w:rPr>
            <w:delText xml:space="preserve">ג. </w:delText>
          </w:r>
        </w:del>
      </w:ins>
      <w:del w:id="20017" w:author="קלוד" w:date="2026-10-06T10:14:23Z">
        <w:r w:rsidRPr="00A55767">
          <w:rPr>
            <w:b/>
            <w:rtl/>
          </w:rPr>
          <w:delText xml:space="preserve">מתני'.</w:delText>
        </w:r>
      </w:del>
    </w:p>
    <w:p w14:paraId="29549B97" w14:textId="77777777" w:rsidR="00BD6C4F" w:rsidRPr="00A55767" w:rsidRDefault="00BD6C4F" w:rsidP="00BD6C4F">
      <w:pPr>
        <w:pStyle w:val="afff9"/>
        <w:spacing w:before="120"/>
        <w:rPr>
          <w:b/>
          <w:rtl/>
        </w:rPr>
        <w:pPrChange w:id="90006" w:author="קלוד" w:date="2026-10-08T12:08:16Z">
          <w:pPr>
            <w:pStyle w:val="afff9"/>
          </w:pPr>
        </w:pPrChange>
      </w:pPr>
      <w:r w:rsidRPr="00A55767">
        <w:rPr>
          <w:b/>
          <w:rtl/>
        </w:rPr>
        <w:lastRenderedPageBreak/>
        <w:t>השוחט במגל קציר בדרך הליכתה - ב"ש פוסלין, וב"ה מכשירין.</w:t>
      </w:r>
    </w:p>
    <w:p w14:paraId="2DE1BB4F" w14:textId="77777777" w:rsidR="00BD6C4F" w:rsidRPr="00A55767" w:rsidRDefault="00BD6C4F" w:rsidP="00BD6C4F">
      <w:pPr>
        <w:pStyle w:val="afff9"/>
        <w:rPr>
          <w:b/>
          <w:rtl/>
        </w:rPr>
      </w:pPr>
      <w:r w:rsidRPr="00A55767">
        <w:rPr>
          <w:b/>
          <w:rtl/>
        </w:rPr>
        <w:t xml:space="preserve">ואם החליקו שיניה - הרי היא כסכין: </w:t>
      </w:r>
    </w:p>
    <w:p w14:paraId="47DB9C2B" w14:textId="77777777" w:rsidR="0046556D" w:rsidRDefault="00BD6C4F" w:rsidP="00BD6C4F">
      <w:pPr>
        <w:jc w:val="center"/>
        <w:rPr>
          <w:rtl/>
        </w:rPr>
      </w:pPr>
      <w:r>
        <w:rPr>
          <w:rFonts w:ascii="BA חניכי הישיבות" w:hAnsi="BA חניכי הישיבות" w:cs="BA חניכי הישיבות"/>
          <w:rtl/>
        </w:rPr>
        <w:t>׻</w:t>
      </w:r>
    </w:p>
    <w:p w14:paraId="4F02E8A0" w14:textId="77777777" w:rsidR="0046556D" w:rsidRDefault="00BD6C4F" w:rsidP="00BD6C4F">
      <w:pPr>
        <w:rPr>
          <w:rtl/>
        </w:rPr>
      </w:pPr>
      <w:r>
        <w:rPr>
          <w:rStyle w:val="2fb"/>
          <w:rFonts w:hint="cs"/>
          <w:rtl/>
          <w:rPrChange w:id="9484" w:author="מנוע אמוראים" w:date="2026-10-05T16:40:54Z">
            <w:rPr>
              <w:rFonts w:hint="cs"/>
              <w:rtl/>
            </w:rPr>
          </w:rPrChange>
        </w:rPr>
        <w:t xml:space="preserve">ארחב</w:t>
      </w:r>
      <w:r>
        <w:rPr>
          <w:rStyle w:val="2fb"/>
          <w:rtl/>
          <w:rPrChange w:id="9485" w:author="מנוע אמוראים" w:date="2026-10-05T16:40:54Z">
            <w:rPr>
              <w:rtl/>
            </w:rPr>
          </w:rPrChange>
        </w:rPr>
        <w:t xml:space="preserve">"</w:t>
      </w:r>
      <w:r>
        <w:rPr>
          <w:rStyle w:val="2fb"/>
          <w:rFonts w:hint="cs"/>
          <w:rtl/>
          <w:rPrChange w:id="9486" w:author="מנוע אמוראים" w:date="2026-10-05T16:40:54Z">
            <w:rPr>
              <w:rFonts w:hint="cs"/>
              <w:rtl/>
            </w:rPr>
          </w:rPrChange>
        </w:rPr>
        <w:t xml:space="preserve">א</w:t>
      </w:r>
      <w:r>
        <w:rPr>
          <w:rFonts w:hint="cs"/>
          <w:rtl/>
        </w:rPr>
        <w:t xml:space="preserve"> </w:t>
      </w:r>
      <w:r>
        <w:rPr>
          <w:rStyle w:val="2fb"/>
          <w:rFonts w:hint="cs"/>
          <w:rtl/>
          <w:rPrChange w:id="9487" w:author="מנוע אמוראים" w:date="2026-10-05T16:40:54Z">
            <w:rPr>
              <w:rFonts w:hint="cs"/>
              <w:rtl/>
            </w:rPr>
          </w:rPrChange>
        </w:rPr>
        <w:t xml:space="preserve">מרי</w:t>
      </w:r>
      <w:r>
        <w:rPr>
          <w:rStyle w:val="2fb"/>
          <w:rtl/>
          <w:rPrChange w:id="9488" w:author="מנוע אמוראים" w:date="2026-10-05T16:40:54Z">
            <w:rPr>
              <w:rtl/>
            </w:rPr>
          </w:rPrChange>
        </w:rPr>
        <w:t xml:space="preserve">"</w:t>
      </w:r>
      <w:r>
        <w:rPr>
          <w:rStyle w:val="2fb"/>
          <w:rFonts w:hint="cs"/>
          <w:rtl/>
          <w:rPrChange w:id="9489" w:author="מנוע אמוראים" w:date="2026-10-05T16:40:54Z">
            <w:rPr>
              <w:rFonts w:hint="cs"/>
              <w:rtl/>
            </w:rPr>
          </w:rPrChange>
        </w:rPr>
        <w:t xml:space="preserve">ו</w:t>
      </w:r>
      <w:r w:rsidRPr="00C63571">
        <w:rPr>
          <w:rtl/>
        </w:rPr>
        <w:t>: אף כשהכשירו ב"ה, לא הכשירו אלא לטהרה מידי נבילה, אבל באכילה אסורה.</w:t>
      </w:r>
    </w:p>
    <w:p w14:paraId="3DA31525" w14:textId="77777777" w:rsidR="0046556D" w:rsidRDefault="00BD6C4F" w:rsidP="00BD6C4F">
      <w:pPr>
        <w:rPr>
          <w:rtl/>
        </w:rPr>
      </w:pPr>
      <w:r w:rsidRPr="00C63571">
        <w:rPr>
          <w:rtl/>
        </w:rPr>
        <w:t>א"ר אשי: דיקא נמי, דקתני ב"ש פוסלין וב"ה מכשירין ולא קתני ב"ש אוסרין וב"ה מתירין.</w:t>
      </w:r>
    </w:p>
    <w:p w14:paraId="346F102C" w14:textId="77777777" w:rsidR="0046556D" w:rsidRDefault="00BD6C4F" w:rsidP="00BD6C4F">
      <w:pPr>
        <w:rPr>
          <w:rtl/>
        </w:rPr>
      </w:pPr>
      <w:r w:rsidRPr="00C63571">
        <w:rPr>
          <w:rFonts w:hint="cs"/>
          <w:rtl/>
        </w:rPr>
        <w:t>ו</w:t>
      </w:r>
      <w:r w:rsidR="00BF1CF6">
        <w:rPr>
          <w:rFonts w:hint="cs"/>
          <w:rtl/>
        </w:rPr>
        <w:t>דחי#</w:t>
      </w:r>
      <w:r w:rsidRPr="00C63571">
        <w:rPr>
          <w:rFonts w:hint="cs"/>
          <w:rtl/>
        </w:rPr>
        <w:t xml:space="preserve"> דא</w:t>
      </w:r>
      <w:r>
        <w:rPr>
          <w:rtl/>
        </w:rPr>
        <w:t>"</w:t>
      </w:r>
      <w:r w:rsidRPr="00C63571">
        <w:rPr>
          <w:rFonts w:hint="cs"/>
          <w:rtl/>
        </w:rPr>
        <w:t xml:space="preserve">כ </w:t>
      </w:r>
      <w:r w:rsidRPr="00C63571">
        <w:rPr>
          <w:rtl/>
        </w:rPr>
        <w:t xml:space="preserve">ליתני: </w:t>
      </w:r>
      <w:r w:rsidRPr="00C63571">
        <w:rPr>
          <w:rFonts w:hint="cs"/>
          <w:rtl/>
        </w:rPr>
        <w:t xml:space="preserve">מטמאין ומטהרין, אלא </w:t>
      </w:r>
      <w:r w:rsidRPr="00C63571">
        <w:rPr>
          <w:rtl/>
        </w:rPr>
        <w:t xml:space="preserve">פוסלין ומכשירין ואוסרין ומתירין חדא מילתא היא: </w:t>
      </w:r>
    </w:p>
    <w:p w14:paraId="23CC38C2"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62" w:author="קלוד" w:date="2026-10-06T10:08:36Z"/>
        </w:rPr>
      </w:pPr>
      <w:ins w:id="20061" w:author="קלוד" w:date="2026-10-06T10:08:36Z">
        <w:r>
          <w:t xml:space="preserve">משנה ג</w:t>
        </w:r>
      </w:ins>
    </w:p>
    <w:p w14:paraId="6CAA3CF8" w14:textId="77777777" w:rsidR="00BD6C4F" w:rsidRPr="00A55767" w:rsidRDefault="00BD6C4F" w:rsidP="00BD6C4F">
      <w:pPr>
        <w:pStyle w:val="afff9"/>
        <w:rPr>
          <w:del w:id="20021" w:author="קלוד" w:date="2026-10-06T10:14:23Z"/>
          <w:b/>
          <w:rtl/>
        </w:rPr>
      </w:pPr>
      <w:ins w:id="9807" w:author="מספור קטעי משנה" w:date="2026-10-06T06:45:19Z">
        <w:del w:id="20019" w:author="קלוד" w:date="2026-10-06T10:14:23Z">
          <w:r>
            <w:rPr>
              <w:rStyle w:val="MisparKeta"/>
            </w:rPr>
            <w:delText xml:space="preserve">ה. </w:delText>
          </w:r>
        </w:del>
      </w:ins>
      <w:del w:id="20020" w:author="קלוד" w:date="2026-10-06T10:14:23Z">
        <w:r w:rsidRPr="00A55767">
          <w:rPr>
            <w:b/>
            <w:rtl/>
          </w:rPr>
          <w:delText xml:space="preserve">מתני'.</w:delText>
        </w:r>
      </w:del>
    </w:p>
    <w:p w14:paraId="59F1F5C5" w14:textId="77777777" w:rsidR="00BD6C4F" w:rsidRPr="00A55767" w:rsidRDefault="00BD6C4F" w:rsidP="00BD6C4F">
      <w:pPr>
        <w:pStyle w:val="afff9"/>
        <w:spacing w:before="120"/>
        <w:rPr>
          <w:b/>
          <w:rtl/>
        </w:rPr>
        <w:pPrChange w:id="90007" w:author="קלוד" w:date="2026-10-08T12:08:16Z">
          <w:pPr>
            <w:pStyle w:val="afff9"/>
          </w:pPr>
        </w:pPrChange>
      </w:pPr>
      <w:r w:rsidRPr="00A55767">
        <w:rPr>
          <w:b/>
          <w:rtl/>
        </w:rPr>
        <w:t xml:space="preserve">השוחט מתוך הטבעת ושייר בה מלא החוט על פני כולה - שחיטתו כשרה, </w:t>
      </w:r>
    </w:p>
    <w:p w14:paraId="326E7430" w14:textId="77777777" w:rsidR="00BD6C4F" w:rsidRPr="00A55767" w:rsidRDefault="00BD6C4F" w:rsidP="00BD6C4F">
      <w:pPr>
        <w:pStyle w:val="afff9"/>
        <w:rPr>
          <w:b/>
          <w:rtl/>
        </w:rPr>
      </w:pPr>
      <w:r>
        <w:rPr>
          <w:rStyle w:val="TanaimMishna"/>
          <w:b/>
          <w:rtl/>
          <w:rPrChange w:id="22375" w:author="Claude" w:date="2026-10-07T09:47:47Z">
            <w:rPr>
              <w:b/>
              <w:rtl/>
            </w:rPr>
          </w:rPrChange>
        </w:rPr>
        <w:t xml:space="preserve">ר' יוסי</w:t>
      </w:r>
      <w:r>
        <w:rPr>
          <w:b/>
          <w:rtl/>
        </w:rPr>
        <w:t xml:space="preserve"> בר' יהודה אומר: מלא חוט על פני רובה: </w:t>
      </w:r>
    </w:p>
    <w:p w14:paraId="526C254F" w14:textId="77777777" w:rsidR="0046556D" w:rsidRDefault="00BD6C4F" w:rsidP="00BD6C4F">
      <w:pPr>
        <w:jc w:val="center"/>
        <w:rPr>
          <w:rtl/>
        </w:rPr>
      </w:pPr>
      <w:r>
        <w:rPr>
          <w:rFonts w:ascii="BA חניכי הישיבות" w:hAnsi="BA חניכי הישיבות" w:cs="BA חניכי הישיבות"/>
          <w:rtl/>
        </w:rPr>
        <w:t>׻</w:t>
      </w:r>
    </w:p>
    <w:p w14:paraId="19E039AB" w14:textId="77777777" w:rsidR="0046556D" w:rsidRDefault="00BD6C4F" w:rsidP="00BD6C4F">
      <w:pPr>
        <w:rPr>
          <w:b/>
          <w:bCs/>
          <w:rtl/>
        </w:rPr>
      </w:pPr>
      <w:r w:rsidRPr="00AB425A">
        <w:rPr>
          <w:b/>
          <w:bCs/>
          <w:rtl/>
        </w:rPr>
        <w:t xml:space="preserve">רב ושמואל דאמרי תרוייהו: הלכה כר' יוסי בר' יהודה, </w:t>
      </w:r>
    </w:p>
    <w:p w14:paraId="4A111329" w14:textId="77777777" w:rsidR="0046556D" w:rsidRDefault="00BD6C4F" w:rsidP="00BD6C4F">
      <w:pPr>
        <w:rPr>
          <w:rtl/>
        </w:rPr>
      </w:pPr>
      <w:r>
        <w:rPr>
          <w:rFonts w:hint="cs"/>
          <w:rtl/>
        </w:rPr>
        <w:t xml:space="preserve">ואף </w:t>
      </w:r>
      <w:r>
        <w:rPr>
          <w:rStyle w:val="2fb"/>
          <w:rFonts w:hint="cs"/>
          <w:rtl/>
          <w:rPrChange w:id="9490" w:author="מנוע אמוראים" w:date="2026-10-05T16:40:54Z">
            <w:rPr>
              <w:rFonts w:hint="cs"/>
              <w:rtl/>
            </w:rPr>
          </w:rPrChange>
        </w:rPr>
        <w:t xml:space="preserve">ריב</w:t>
      </w:r>
      <w:r>
        <w:rPr>
          <w:rStyle w:val="2fb"/>
          <w:rtl/>
          <w:rPrChange w:id="9491" w:author="מנוע אמוראים" w:date="2026-10-05T16:40:54Z">
            <w:rPr>
              <w:rtl/>
            </w:rPr>
          </w:rPrChange>
        </w:rPr>
        <w:t xml:space="preserve">"</w:t>
      </w:r>
      <w:r>
        <w:rPr>
          <w:rStyle w:val="2fb"/>
          <w:rFonts w:hint="cs"/>
          <w:rtl/>
          <w:rPrChange w:id="9492" w:author="מנוע אמוראים" w:date="2026-10-05T16:40:54Z">
            <w:rPr>
              <w:rFonts w:hint="cs"/>
              <w:rtl/>
            </w:rPr>
          </w:rPrChange>
        </w:rPr>
        <w:t xml:space="preserve">י</w:t>
      </w:r>
      <w:r>
        <w:rPr>
          <w:rFonts w:hint="cs"/>
          <w:rtl/>
        </w:rPr>
        <w:t xml:space="preserve"> לא אמר אלא בטבעת גדולה</w:t>
      </w:r>
      <w:r w:rsidRPr="00C63571">
        <w:rPr>
          <w:rtl/>
        </w:rPr>
        <w:t>, הואיל ומקפת כל הקנה, אבל בשאר טבעות לא.</w:t>
      </w:r>
    </w:p>
    <w:p w14:paraId="0C18F506" w14:textId="77777777" w:rsidR="00BD6C4F" w:rsidRPr="00A55767" w:rsidRDefault="00BD6C4F" w:rsidP="00F07436">
      <w:pPr>
        <w:pStyle w:val="afff3"/>
        <w:framePr w:wrap="around"/>
        <w:rPr>
          <w:rtl/>
        </w:rPr>
      </w:pPr>
      <w:r w:rsidRPr="00A55767">
        <w:rPr>
          <w:rFonts w:hint="cs"/>
          <w:rtl/>
        </w:rPr>
        <w:t>יח:</w:t>
      </w:r>
    </w:p>
    <w:p w14:paraId="347C9496" w14:textId="77777777" w:rsidR="0046556D" w:rsidRDefault="00BD6C4F" w:rsidP="00BD6C4F">
      <w:pPr>
        <w:rPr>
          <w:rtl/>
        </w:rPr>
      </w:pPr>
      <w:r w:rsidRPr="00C63571">
        <w:rPr>
          <w:rtl/>
        </w:rPr>
        <w:t>ובשאר טבעות לא? וה</w:t>
      </w:r>
      <w:r>
        <w:rPr>
          <w:rFonts w:hint="cs"/>
          <w:rtl/>
        </w:rPr>
        <w:t xml:space="preserve">ך </w:t>
      </w:r>
      <w:r>
        <w:rPr>
          <w:rStyle w:val="2fb"/>
          <w:rFonts w:hint="cs"/>
          <w:rtl/>
          <w:rPrChange w:id="9493" w:author="מנוע אמוראים" w:date="2026-10-05T16:40:54Z">
            <w:rPr>
              <w:rFonts w:hint="cs"/>
              <w:rtl/>
            </w:rPr>
          </w:rPrChange>
        </w:rPr>
        <w:t xml:space="preserve">דריב</w:t>
      </w:r>
      <w:r>
        <w:rPr>
          <w:rStyle w:val="2fb"/>
          <w:rtl/>
          <w:rPrChange w:id="9494" w:author="מנוע אמוראים" w:date="2026-10-05T16:40:54Z">
            <w:rPr>
              <w:rtl/>
            </w:rPr>
          </w:rPrChange>
        </w:rPr>
        <w:t xml:space="preserve">"</w:t>
      </w:r>
      <w:r>
        <w:rPr>
          <w:rStyle w:val="2fb"/>
          <w:rFonts w:hint="cs"/>
          <w:rtl/>
          <w:rPrChange w:id="9495" w:author="מנוע אמוראים" w:date="2026-10-05T16:40:54Z">
            <w:rPr>
              <w:rFonts w:hint="cs"/>
              <w:rtl/>
            </w:rPr>
          </w:rPrChange>
        </w:rPr>
        <w:t xml:space="preserve">י</w:t>
      </w:r>
      <w:r>
        <w:rPr>
          <w:rFonts w:hint="cs"/>
          <w:rtl/>
        </w:rPr>
        <w:t xml:space="preserve"> </w:t>
      </w:r>
      <w:r w:rsidRPr="00C63571">
        <w:rPr>
          <w:rtl/>
        </w:rPr>
        <w:t>אומר: השוחט בשאר טבעות, אע</w:t>
      </w:r>
      <w:r>
        <w:rPr>
          <w:rtl/>
        </w:rPr>
        <w:t>"</w:t>
      </w:r>
      <w:r w:rsidRPr="00C63571">
        <w:rPr>
          <w:rtl/>
        </w:rPr>
        <w:t>פ שאין מקיפות את כל הקנה, הואיל ומקיפות את רוב הקנה - שחיטתו כשרה;</w:t>
      </w:r>
    </w:p>
    <w:p w14:paraId="2A5D1B2E" w14:textId="77777777" w:rsidR="0046556D" w:rsidRDefault="00BD6C4F" w:rsidP="00BD6C4F">
      <w:pPr>
        <w:rPr>
          <w:rtl/>
        </w:rPr>
      </w:pPr>
      <w:r w:rsidRPr="00C63571">
        <w:rPr>
          <w:rtl/>
        </w:rPr>
        <w:t>ומוגרמת פסולה, העיד רבי חנינא בן אנטיגנוס על מוגרמת שהיא כשרה!</w:t>
      </w:r>
    </w:p>
    <w:p w14:paraId="50E881A3" w14:textId="77777777" w:rsidR="0046556D" w:rsidRDefault="000828F8" w:rsidP="00C62948">
      <w:pPr>
        <w:pStyle w:val="affffb"/>
        <w:rPr>
          <w:rtl/>
        </w:rPr>
      </w:pPr>
      <w:r>
        <w:rPr>
          <w:rtl/>
        </w:rPr>
        <w:t xml:space="preserve">- </w:t>
      </w:r>
      <w:r>
        <w:rPr>
          <w:rtl/>
        </w:rPr>
        <w:t xml:space="preserve">אמר רב יוסף: </w:t>
      </w:r>
      <w:r>
        <w:rPr>
          <w:rStyle w:val="2fb"/>
          <w:rtl/>
          <w:rPrChange w:id="9496" w:author="מנוע אמוראים" w:date="2026-10-05T16:40:54Z">
            <w:rPr>
              <w:rtl/>
            </w:rPr>
          </w:rPrChange>
        </w:rPr>
        <w:t xml:space="preserve">ר</w:t>
      </w:r>
      <w:r>
        <w:rPr>
          <w:rStyle w:val="2fb"/>
          <w:rFonts w:hint="cs"/>
          <w:rtl/>
          <w:rPrChange w:id="9497" w:author="מנוע אמוראים" w:date="2026-10-05T16:40:54Z">
            <w:rPr>
              <w:rFonts w:hint="cs"/>
              <w:rtl/>
            </w:rPr>
          </w:rPrChange>
        </w:rPr>
        <w:t xml:space="preserve">יב</w:t>
      </w:r>
      <w:r>
        <w:rPr>
          <w:rStyle w:val="2fb"/>
          <w:rtl/>
          <w:rPrChange w:id="9498" w:author="מנוע אמוראים" w:date="2026-10-05T16:40:54Z">
            <w:rPr>
              <w:rtl/>
            </w:rPr>
          </w:rPrChange>
        </w:rPr>
        <w:t xml:space="preserve">"</w:t>
      </w:r>
      <w:r>
        <w:rPr>
          <w:rStyle w:val="2fb"/>
          <w:rFonts w:hint="cs"/>
          <w:rtl/>
          <w:rPrChange w:id="9499" w:author="מנוע אמוראים" w:date="2026-10-05T16:40:54Z">
            <w:rPr>
              <w:rFonts w:hint="cs"/>
              <w:rtl/>
            </w:rPr>
          </w:rPrChange>
        </w:rPr>
        <w:t xml:space="preserve">י</w:t>
      </w:r>
      <w:r>
        <w:rPr>
          <w:rFonts w:hint="cs"/>
          <w:rtl/>
        </w:rPr>
        <w:t xml:space="preserve"> </w:t>
      </w:r>
      <w:r w:rsidR="00BD6C4F" w:rsidRPr="00C63571">
        <w:rPr>
          <w:rtl/>
        </w:rPr>
        <w:t>תרתי קאמר, רב ושמואל סברי כוותיה בחדא ופליגי עליה בחדא.</w:t>
      </w:r>
    </w:p>
    <w:p w14:paraId="02C22076" w14:textId="77777777" w:rsidR="0046556D" w:rsidRDefault="00BD6C4F" w:rsidP="00BD6C4F">
      <w:pPr>
        <w:rPr>
          <w:rtl/>
        </w:rPr>
      </w:pPr>
      <w:r w:rsidRPr="00AB425A">
        <w:rPr>
          <w:rFonts w:hint="cs"/>
          <w:b/>
          <w:bCs/>
          <w:rtl/>
        </w:rPr>
        <w:t>ו</w:t>
      </w:r>
      <w:r w:rsidRPr="00AB425A">
        <w:rPr>
          <w:b/>
          <w:bCs/>
          <w:rtl/>
        </w:rPr>
        <w:t>ה"</w:t>
      </w:r>
      <w:r w:rsidRPr="00AB425A">
        <w:rPr>
          <w:rFonts w:hint="cs"/>
          <w:b/>
          <w:bCs/>
          <w:rtl/>
        </w:rPr>
        <w:t>ק</w:t>
      </w:r>
      <w:r w:rsidRPr="00C63571">
        <w:rPr>
          <w:rtl/>
        </w:rPr>
        <w:t>: הלכה כמותו בטבעת הגדולה, ואין הלכה כמותו בשאר טבעות.</w:t>
      </w:r>
    </w:p>
    <w:p w14:paraId="6C6404F7" w14:textId="77777777" w:rsidR="0046556D" w:rsidRDefault="0046556D" w:rsidP="00BD6C4F">
      <w:pPr>
        <w:rPr>
          <w:rtl/>
        </w:rPr>
      </w:pPr>
    </w:p>
    <w:p w14:paraId="541F571E" w14:textId="77777777" w:rsidR="0046556D" w:rsidRDefault="00BD6C4F" w:rsidP="00BD6C4F">
      <w:pPr>
        <w:rPr>
          <w:rtl/>
        </w:rPr>
      </w:pPr>
      <w:r>
        <w:rPr>
          <w:rtl/>
        </w:rPr>
        <w:t xml:space="preserve">• כי סליק </w:t>
      </w:r>
      <w:r>
        <w:rPr>
          <w:rStyle w:val="2fb"/>
          <w:rtl/>
          <w:rPrChange w:id="9500" w:author="מנוע אמוראים" w:date="2026-10-05T16:40:54Z">
            <w:rPr>
              <w:rtl/>
            </w:rPr>
          </w:rPrChange>
        </w:rPr>
        <w:t xml:space="preserve">ר</w:t>
      </w:r>
      <w:r>
        <w:rPr>
          <w:rStyle w:val="2fb"/>
          <w:rtl/>
          <w:rPrChange w:id="9501" w:author="מנוע אמוראים" w:date="2026-10-05T16:40:54Z">
            <w:rPr>
              <w:rtl/>
            </w:rPr>
          </w:rPrChange>
        </w:rPr>
        <w:t xml:space="preserve">"</w:t>
      </w:r>
      <w:r>
        <w:rPr>
          <w:rStyle w:val="2fb"/>
          <w:rFonts w:hint="cs"/>
          <w:rtl/>
          <w:rPrChange w:id="9502" w:author="מנוע אמוראים" w:date="2026-10-05T16:40:54Z">
            <w:rPr>
              <w:rFonts w:hint="cs"/>
              <w:rtl/>
            </w:rPr>
          </w:rPrChange>
        </w:rPr>
        <w:t xml:space="preserve">ז</w:t>
      </w:r>
      <w:r>
        <w:rPr>
          <w:rFonts w:hint="cs"/>
          <w:rtl/>
        </w:rPr>
        <w:t xml:space="preserve"> </w:t>
      </w:r>
      <w:r w:rsidRPr="00C63571">
        <w:rPr>
          <w:rtl/>
        </w:rPr>
        <w:t xml:space="preserve">אכל מוגרמת דרב ושמואל, אמרי לה: לאו מאתריה דרב ושמואל את? </w:t>
      </w:r>
    </w:p>
    <w:p w14:paraId="515DED25" w14:textId="77777777" w:rsidR="0046556D" w:rsidRDefault="00BD6C4F" w:rsidP="00BD6C4F">
      <w:pPr>
        <w:rPr>
          <w:rtl/>
        </w:rPr>
      </w:pPr>
      <w:r w:rsidRPr="00C63571">
        <w:rPr>
          <w:rtl/>
        </w:rPr>
        <w:t>אמר להו: מאן אמרה? יוסף בר חייא, יוסף בר חייא מכולי עלמא גמיר.</w:t>
      </w:r>
    </w:p>
    <w:p w14:paraId="1B5F76B7" w14:textId="77777777" w:rsidR="0046556D" w:rsidRDefault="00BD6C4F" w:rsidP="00BD6C4F">
      <w:pPr>
        <w:rPr>
          <w:rtl/>
        </w:rPr>
      </w:pPr>
      <w:r w:rsidRPr="00C63571">
        <w:rPr>
          <w:rtl/>
        </w:rPr>
        <w:t>שמע רב יוסף איקפד, אמר: אנא מכו</w:t>
      </w:r>
      <w:r>
        <w:rPr>
          <w:rtl/>
        </w:rPr>
        <w:t>"</w:t>
      </w:r>
      <w:r w:rsidRPr="00C63571">
        <w:rPr>
          <w:rFonts w:hint="cs"/>
          <w:rtl/>
        </w:rPr>
        <w:t>ע</w:t>
      </w:r>
      <w:r w:rsidRPr="00C63571">
        <w:rPr>
          <w:rtl/>
        </w:rPr>
        <w:t xml:space="preserve"> גמירנא? אנא מרב יהודה גמירנא, דאפי' ספיקי דגברי גריס, </w:t>
      </w:r>
    </w:p>
    <w:p w14:paraId="385A0EE4" w14:textId="77777777" w:rsidR="0046556D" w:rsidRDefault="00BD6C4F" w:rsidP="00BD6C4F">
      <w:pPr>
        <w:rPr>
          <w:rtl/>
        </w:rPr>
      </w:pPr>
      <w:r>
        <w:rPr>
          <w:rStyle w:val="2fb"/>
          <w:rFonts w:hint="cs"/>
          <w:rtl/>
          <w:rPrChange w:id="9503" w:author="מנוע אמוראים" w:date="2026-10-05T16:40:54Z">
            <w:rPr>
              <w:rFonts w:hint="cs"/>
              <w:rtl/>
            </w:rPr>
          </w:rPrChange>
        </w:rPr>
        <w:t xml:space="preserve">דאר</w:t>
      </w:r>
      <w:r>
        <w:rPr>
          <w:rStyle w:val="2fb"/>
          <w:rtl/>
          <w:rPrChange w:id="9504" w:author="מנוע אמוראים" w:date="2026-10-05T16:40:54Z">
            <w:rPr>
              <w:rtl/>
            </w:rPr>
          </w:rPrChange>
        </w:rPr>
        <w:t xml:space="preserve">"</w:t>
      </w:r>
      <w:r>
        <w:rPr>
          <w:rStyle w:val="2fb"/>
          <w:rFonts w:hint="cs"/>
          <w:rtl/>
          <w:rPrChange w:id="9505" w:author="מנוע אמוראים" w:date="2026-10-05T16:40:54Z">
            <w:rPr>
              <w:rFonts w:hint="cs"/>
              <w:rtl/>
            </w:rPr>
          </w:rPrChange>
        </w:rPr>
        <w:t xml:space="preserve">י</w:t>
      </w:r>
      <w:r>
        <w:rPr>
          <w:rFonts w:hint="cs"/>
          <w:rtl/>
        </w:rPr>
        <w:t xml:space="preserve"> </w:t>
      </w:r>
      <w:r>
        <w:rPr>
          <w:rStyle w:val="2fb"/>
          <w:rFonts w:hint="cs"/>
          <w:rtl/>
          <w:rPrChange w:id="9506" w:author="מנוע אמוראים" w:date="2026-10-05T16:40:54Z">
            <w:rPr>
              <w:rFonts w:hint="cs"/>
              <w:rtl/>
            </w:rPr>
          </w:rPrChange>
        </w:rPr>
        <w:t xml:space="preserve">אריב</w:t>
      </w:r>
      <w:r>
        <w:rPr>
          <w:rStyle w:val="2fb"/>
          <w:rtl/>
          <w:rPrChange w:id="9507" w:author="מנוע אמוראים" w:date="2026-10-05T16:40:54Z">
            <w:rPr>
              <w:rtl/>
            </w:rPr>
          </w:rPrChange>
        </w:rPr>
        <w:t xml:space="preserve">"</w:t>
      </w:r>
      <w:r>
        <w:rPr>
          <w:rStyle w:val="2fb"/>
          <w:rFonts w:hint="cs"/>
          <w:rtl/>
          <w:rPrChange w:id="9508" w:author="מנוע אמוראים" w:date="2026-10-05T16:40:54Z">
            <w:rPr>
              <w:rFonts w:hint="cs"/>
              <w:rtl/>
            </w:rPr>
          </w:rPrChange>
        </w:rPr>
        <w:t xml:space="preserve">א</w:t>
      </w:r>
      <w:r w:rsidRPr="00C63571">
        <w:rPr>
          <w:rtl/>
        </w:rPr>
        <w:t>, ספק משמיה דרב ספק מדשמואל: שלשה מתירין את הבכור במקום שאין מומחה.</w:t>
      </w:r>
    </w:p>
    <w:p w14:paraId="71FA1472" w14:textId="77777777" w:rsidR="0046556D" w:rsidRDefault="00BD6C4F" w:rsidP="00BD6C4F">
      <w:pPr>
        <w:rPr>
          <w:rtl/>
        </w:rPr>
      </w:pPr>
      <w:r>
        <w:rPr>
          <w:rStyle w:val="2fb"/>
          <w:rtl/>
          <w:rPrChange w:id="9509" w:author="מנוע אמוראים" w:date="2026-10-05T16:40:54Z">
            <w:rPr>
              <w:rtl/>
            </w:rPr>
          </w:rPrChange>
        </w:rPr>
        <w:t xml:space="preserve">ור</w:t>
      </w:r>
      <w:r>
        <w:rPr>
          <w:rStyle w:val="2fb"/>
          <w:rtl/>
          <w:rPrChange w:id="9510" w:author="מנוע אמוראים" w:date="2026-10-05T16:40:54Z">
            <w:rPr>
              <w:rtl/>
            </w:rPr>
          </w:rPrChange>
        </w:rPr>
        <w:t xml:space="preserve">"</w:t>
      </w:r>
      <w:r>
        <w:rPr>
          <w:rStyle w:val="2fb"/>
          <w:rFonts w:hint="cs"/>
          <w:rtl/>
          <w:rPrChange w:id="9511" w:author="מנוע אמוראים" w:date="2026-10-05T16:40:54Z">
            <w:rPr>
              <w:rFonts w:hint="cs"/>
              <w:rtl/>
            </w:rPr>
          </w:rPrChange>
        </w:rPr>
        <w:t xml:space="preserve">ז</w:t>
      </w:r>
      <w:r w:rsidRPr="00C63571">
        <w:rPr>
          <w:rtl/>
        </w:rPr>
        <w:t xml:space="preserve"> לית ליה נותנין עליו חומרי המקום שיצא משם וחומרי המקום שהלך לשם? </w:t>
      </w:r>
    </w:p>
    <w:p w14:paraId="21EF4E87" w14:textId="77777777" w:rsidR="0046556D" w:rsidRDefault="000828F8" w:rsidP="00C62948">
      <w:pPr>
        <w:pStyle w:val="affffb"/>
        <w:rPr>
          <w:rtl/>
        </w:rPr>
      </w:pPr>
      <w:r>
        <w:rPr>
          <w:rtl/>
        </w:rPr>
        <w:t xml:space="preserve">- </w:t>
      </w:r>
      <w:r w:rsidR="00BD6C4F" w:rsidRPr="00C63571">
        <w:rPr>
          <w:rtl/>
        </w:rPr>
        <w:t>אביי: ה</w:t>
      </w:r>
      <w:r w:rsidR="00BD6C4F">
        <w:rPr>
          <w:rtl/>
        </w:rPr>
        <w:t>"</w:t>
      </w:r>
      <w:r w:rsidR="00BD6C4F" w:rsidRPr="00C63571">
        <w:rPr>
          <w:rFonts w:hint="cs"/>
          <w:rtl/>
        </w:rPr>
        <w:t>מ</w:t>
      </w:r>
      <w:r w:rsidR="00BD6C4F" w:rsidRPr="00C63571">
        <w:rPr>
          <w:rtl/>
        </w:rPr>
        <w:t xml:space="preserve"> מבבל לבבל ומארץ ישראל לארץ ישראל, </w:t>
      </w:r>
    </w:p>
    <w:p w14:paraId="74A46748" w14:textId="77777777" w:rsidR="0046556D" w:rsidRDefault="000828F8" w:rsidP="00C62948">
      <w:pPr>
        <w:pStyle w:val="affffb"/>
        <w:rPr>
          <w:rtl/>
        </w:rPr>
      </w:pPr>
      <w:r>
        <w:rPr>
          <w:rtl/>
        </w:rPr>
        <w:t xml:space="preserve">- </w:t>
      </w:r>
      <w:r w:rsidR="00BD6C4F" w:rsidRPr="00C63571">
        <w:rPr>
          <w:rFonts w:hint="cs"/>
          <w:rtl/>
        </w:rPr>
        <w:t>א</w:t>
      </w:r>
      <w:r w:rsidR="00BD6C4F">
        <w:rPr>
          <w:rtl/>
        </w:rPr>
        <w:t>"</w:t>
      </w:r>
      <w:r w:rsidR="00BD6C4F" w:rsidRPr="00C63571">
        <w:rPr>
          <w:rFonts w:hint="cs"/>
          <w:rtl/>
        </w:rPr>
        <w:t xml:space="preserve">נ </w:t>
      </w:r>
      <w:r w:rsidR="00BD6C4F" w:rsidRPr="00C63571">
        <w:rPr>
          <w:rtl/>
        </w:rPr>
        <w:t>מארץ ישראל לבבל, אבל מבבל לארץ ישראל, כיון דאנן כייפינן להו עבדינן כוותייהו.</w:t>
      </w:r>
    </w:p>
    <w:p w14:paraId="621B37FB" w14:textId="03CA9E7A" w:rsidR="0046556D" w:rsidRDefault="00BD6C4F" w:rsidP="00BD6C4F">
      <w:pPr>
        <w:rPr>
          <w:rtl/>
        </w:rPr>
      </w:pPr>
      <w:r w:rsidRPr="00C63571">
        <w:rPr>
          <w:rtl/>
        </w:rPr>
        <w:t xml:space="preserve">רב אשי: אפילו מבבל לארץ ישראל, </w:t>
      </w:r>
      <w:r w:rsidRPr="00C63571">
        <w:rPr>
          <w:rFonts w:hint="cs"/>
          <w:rtl/>
        </w:rPr>
        <w:t>ה</w:t>
      </w:r>
      <w:r>
        <w:rPr>
          <w:rtl/>
        </w:rPr>
        <w:t>"</w:t>
      </w:r>
      <w:r w:rsidRPr="00C63571">
        <w:rPr>
          <w:rFonts w:hint="cs"/>
          <w:rtl/>
        </w:rPr>
        <w:t>מ</w:t>
      </w:r>
      <w:r w:rsidRPr="00C63571">
        <w:rPr>
          <w:rtl/>
        </w:rPr>
        <w:t xml:space="preserve"> היכא דדעתו לחזור, ר' זירא אין דעתו לחזור הוה.</w:t>
      </w:r>
    </w:p>
    <w:p w14:paraId="493F77B8" w14:textId="77777777" w:rsidR="0046556D" w:rsidRDefault="00BD6C4F" w:rsidP="00BD6C4F">
      <w:pPr>
        <w:rPr>
          <w:rtl/>
        </w:rPr>
      </w:pPr>
      <w:r>
        <w:rPr>
          <w:rtl/>
        </w:rPr>
        <w:t xml:space="preserve">א"ל אביי לרב יוסף: והא רבנן דאתו ממחוזא אמרי, </w:t>
      </w:r>
      <w:r>
        <w:rPr>
          <w:rStyle w:val="2fb"/>
          <w:rtl/>
          <w:rPrChange w:id="9512" w:author="מנוע אמוראים" w:date="2026-10-05T16:40:54Z">
            <w:rPr>
              <w:rtl/>
            </w:rPr>
          </w:rPrChange>
        </w:rPr>
        <w:t xml:space="preserve">א</w:t>
      </w:r>
      <w:r>
        <w:rPr>
          <w:rStyle w:val="2fb"/>
          <w:rFonts w:hint="cs"/>
          <w:rtl/>
          <w:rPrChange w:id="9513" w:author="מנוע אמוראים" w:date="2026-10-05T16:40:54Z">
            <w:rPr>
              <w:rFonts w:hint="cs"/>
              <w:rtl/>
            </w:rPr>
          </w:rPrChange>
        </w:rPr>
        <w:t xml:space="preserve">ר</w:t>
      </w:r>
      <w:r>
        <w:rPr>
          <w:rStyle w:val="2fb"/>
          <w:rtl/>
          <w:rPrChange w:id="9514" w:author="מנוע אמוראים" w:date="2026-10-05T16:40:54Z">
            <w:rPr>
              <w:rtl/>
            </w:rPr>
          </w:rPrChange>
        </w:rPr>
        <w:t xml:space="preserve">"</w:t>
      </w:r>
      <w:r>
        <w:rPr>
          <w:rStyle w:val="2fb"/>
          <w:rFonts w:hint="cs"/>
          <w:rtl/>
          <w:rPrChange w:id="9515" w:author="מנוע אמוראים" w:date="2026-10-05T16:40:54Z">
            <w:rPr>
              <w:rFonts w:hint="cs"/>
              <w:rtl/>
            </w:rPr>
          </w:rPrChange>
        </w:rPr>
        <w:t xml:space="preserve">ז</w:t>
      </w:r>
      <w:r>
        <w:rPr>
          <w:rtl/>
        </w:rPr>
        <w:t xml:space="preserve"> </w:t>
      </w:r>
      <w:r>
        <w:rPr>
          <w:rStyle w:val="2fb"/>
          <w:rtl/>
          <w:rPrChange w:id="9516" w:author="מנוע אמוראים" w:date="2026-10-05T16:40:54Z">
            <w:rPr>
              <w:rtl/>
            </w:rPr>
          </w:rPrChange>
        </w:rPr>
        <w:t xml:space="preserve">מ</w:t>
      </w:r>
      <w:r>
        <w:rPr>
          <w:rStyle w:val="2fb"/>
          <w:rFonts w:hint="cs"/>
          <w:rtl/>
          <w:rPrChange w:id="9517" w:author="מנוע אמוראים" w:date="2026-10-05T16:40:54Z">
            <w:rPr>
              <w:rFonts w:hint="cs"/>
              <w:rtl/>
            </w:rPr>
          </w:rPrChange>
        </w:rPr>
        <w:t xml:space="preserve">דר</w:t>
      </w:r>
      <w:r>
        <w:rPr>
          <w:rStyle w:val="2fb"/>
          <w:rtl/>
          <w:rPrChange w:id="9518" w:author="מנוע אמוראים" w:date="2026-10-05T16:40:54Z">
            <w:rPr>
              <w:rtl/>
            </w:rPr>
          </w:rPrChange>
        </w:rPr>
        <w:t xml:space="preserve">"</w:t>
      </w:r>
      <w:r>
        <w:rPr>
          <w:rStyle w:val="2fb"/>
          <w:rFonts w:hint="cs"/>
          <w:rtl/>
          <w:rPrChange w:id="9519" w:author="מנוע אמוראים" w:date="2026-10-05T16:40:54Z">
            <w:rPr>
              <w:rFonts w:hint="cs"/>
              <w:rtl/>
            </w:rPr>
          </w:rPrChange>
        </w:rPr>
        <w:t xml:space="preserve">נ</w:t>
      </w:r>
      <w:r w:rsidRPr="00C63571">
        <w:rPr>
          <w:rtl/>
        </w:rPr>
        <w:t>: מוגרמת כשרה!</w:t>
      </w:r>
    </w:p>
    <w:p w14:paraId="22E09806" w14:textId="77777777" w:rsidR="0046556D" w:rsidRDefault="00BD6C4F" w:rsidP="00BD6C4F">
      <w:pPr>
        <w:rPr>
          <w:rtl/>
        </w:rPr>
      </w:pPr>
      <w:r w:rsidRPr="00C63571">
        <w:rPr>
          <w:rtl/>
        </w:rPr>
        <w:t>א"ל: נהרא נהרא ופשטיה.</w:t>
      </w:r>
    </w:p>
    <w:p w14:paraId="1D34F147" w14:textId="77777777" w:rsidR="0046556D" w:rsidRDefault="0046556D" w:rsidP="00BD6C4F">
      <w:pPr>
        <w:rPr>
          <w:rtl/>
        </w:rPr>
      </w:pPr>
    </w:p>
    <w:p w14:paraId="1318F521" w14:textId="77777777" w:rsidR="0046556D" w:rsidRDefault="00BD6C4F" w:rsidP="00BD6C4F">
      <w:pPr>
        <w:rPr>
          <w:rtl/>
        </w:rPr>
      </w:pPr>
      <w:r w:rsidRPr="00C63571">
        <w:rPr>
          <w:rtl/>
        </w:rPr>
        <w:t xml:space="preserve">• </w:t>
      </w:r>
      <w:r>
        <w:rPr>
          <w:rStyle w:val="2fb"/>
          <w:rFonts w:hint="cs"/>
          <w:rtl/>
          <w:rPrChange w:id="9520" w:author="מנוע אמוראים" w:date="2026-10-05T16:40:54Z">
            <w:rPr>
              <w:rFonts w:hint="cs"/>
              <w:rtl/>
            </w:rPr>
          </w:rPrChange>
        </w:rPr>
        <w:t xml:space="preserve">רשב</w:t>
      </w:r>
      <w:r>
        <w:rPr>
          <w:rStyle w:val="2fb"/>
          <w:rtl/>
          <w:rPrChange w:id="9521" w:author="מנוע אמוראים" w:date="2026-10-05T16:40:54Z">
            <w:rPr>
              <w:rtl/>
            </w:rPr>
          </w:rPrChange>
        </w:rPr>
        <w:t xml:space="preserve">"</w:t>
      </w:r>
      <w:r>
        <w:rPr>
          <w:rStyle w:val="2fb"/>
          <w:rFonts w:hint="cs"/>
          <w:rtl/>
          <w:rPrChange w:id="9522" w:author="מנוע אמוראים" w:date="2026-10-05T16:40:54Z">
            <w:rPr>
              <w:rFonts w:hint="cs"/>
              <w:rtl/>
            </w:rPr>
          </w:rPrChange>
        </w:rPr>
        <w:t xml:space="preserve">ל</w:t>
      </w:r>
      <w:r>
        <w:rPr>
          <w:rFonts w:hint="cs"/>
          <w:rtl/>
        </w:rPr>
        <w:t xml:space="preserve"> </w:t>
      </w:r>
      <w:r w:rsidRPr="00C63571">
        <w:rPr>
          <w:rtl/>
        </w:rPr>
        <w:t xml:space="preserve">אכשר בחודא דכובעא, קרי עליה </w:t>
      </w:r>
      <w:r>
        <w:rPr>
          <w:rStyle w:val="2fb"/>
          <w:rtl/>
          <w:rPrChange w:id="9523" w:author="מנוע אמוראים" w:date="2026-10-05T16:40:54Z">
            <w:rPr>
              <w:rtl/>
            </w:rPr>
          </w:rPrChange>
        </w:rPr>
        <w:t xml:space="preserve">רי"ו</w:t>
      </w:r>
      <w:r w:rsidRPr="00C63571">
        <w:rPr>
          <w:rtl/>
        </w:rPr>
        <w:t>: גיסא גיסא.</w:t>
      </w:r>
    </w:p>
    <w:p w14:paraId="3F80BFA4" w14:textId="77777777" w:rsidR="0046556D" w:rsidRDefault="00BD6C4F" w:rsidP="00BD6C4F">
      <w:pPr>
        <w:rPr>
          <w:rtl/>
        </w:rPr>
      </w:pPr>
      <w:r w:rsidRPr="00C63571">
        <w:rPr>
          <w:rtl/>
        </w:rPr>
        <w:t xml:space="preserve">• </w:t>
      </w:r>
      <w:r>
        <w:rPr>
          <w:rStyle w:val="2fb"/>
          <w:rFonts w:hint="cs"/>
          <w:rtl/>
          <w:rPrChange w:id="9524" w:author="מנוע אמוראים" w:date="2026-10-05T16:40:54Z">
            <w:rPr>
              <w:rFonts w:hint="cs"/>
              <w:rtl/>
            </w:rPr>
          </w:rPrChange>
        </w:rPr>
        <w:t xml:space="preserve">אר</w:t>
      </w:r>
      <w:r>
        <w:rPr>
          <w:rStyle w:val="2fb"/>
          <w:rtl/>
          <w:rPrChange w:id="9525" w:author="מנוע אמוראים" w:date="2026-10-05T16:40:54Z">
            <w:rPr>
              <w:rtl/>
            </w:rPr>
          </w:rPrChange>
        </w:rPr>
        <w:t xml:space="preserve">"</w:t>
      </w:r>
      <w:r>
        <w:rPr>
          <w:rStyle w:val="2fb"/>
          <w:rFonts w:hint="cs"/>
          <w:rtl/>
          <w:rPrChange w:id="9526" w:author="מנוע אמוראים" w:date="2026-10-05T16:40:54Z">
            <w:rPr>
              <w:rFonts w:hint="cs"/>
              <w:rtl/>
            </w:rPr>
          </w:rPrChange>
        </w:rPr>
        <w:t xml:space="preserve">פ</w:t>
      </w:r>
      <w:r w:rsidRPr="00C63571">
        <w:rPr>
          <w:rtl/>
        </w:rPr>
        <w:t xml:space="preserve"> </w:t>
      </w:r>
      <w:r w:rsidRPr="00C63571">
        <w:rPr>
          <w:rFonts w:hint="cs"/>
          <w:rtl/>
        </w:rPr>
        <w:t>מ</w:t>
      </w:r>
      <w:r w:rsidRPr="00C63571">
        <w:rPr>
          <w:rtl/>
        </w:rPr>
        <w:t>דרבא: פגע בחיטי - טרפה.</w:t>
      </w:r>
    </w:p>
    <w:p w14:paraId="4944C973" w14:textId="77777777" w:rsidR="0046556D" w:rsidRDefault="00BD6C4F" w:rsidP="00BD6C4F">
      <w:pPr>
        <w:rPr>
          <w:b/>
          <w:bCs/>
          <w:rtl/>
          <w14:textOutline w14:w="3175" w14:cap="rnd" w14:cmpd="sng" w14:algn="ctr">
            <w14:solidFill>
              <w14:schemeClr w14:val="tx1"/>
            </w14:solidFill>
            <w14:prstDash w14:val="solid"/>
            <w14:bevel/>
          </w14:textOutline>
        </w:rPr>
      </w:pPr>
      <w:r w:rsidRPr="000C5072">
        <w:rPr>
          <w:b/>
          <w:bCs/>
          <w:rtl/>
          <w14:textOutline w14:w="3175" w14:cap="rnd" w14:cmpd="sng" w14:algn="ctr">
            <w14:solidFill>
              <w14:schemeClr w14:val="tx1"/>
            </w14:solidFill>
            <w14:prstDash w14:val="solid"/>
            <w14:bevel/>
          </w14:textOutline>
        </w:rPr>
        <w:t xml:space="preserve">איבעיא להו: פגע ונגע בהן, </w:t>
      </w:r>
      <w:r w:rsidRPr="00664445">
        <w:rPr>
          <w:rStyle w:val="afffff0"/>
          <w:rtl/>
        </w:rPr>
        <w:t>ד</w:t>
      </w:r>
      <w:r w:rsidRPr="00664445">
        <w:rPr>
          <w:rStyle w:val="afffff0"/>
          <w:rFonts w:hint="cs"/>
          <w:rtl/>
        </w:rPr>
        <w:t>'</w:t>
      </w:r>
      <w:r w:rsidRPr="00664445">
        <w:rPr>
          <w:rStyle w:val="afffff0"/>
          <w:rtl/>
        </w:rPr>
        <w:t>ויפגע בו וימת</w:t>
      </w:r>
      <w:r w:rsidRPr="00664445">
        <w:rPr>
          <w:rStyle w:val="afffff0"/>
          <w:rFonts w:hint="cs"/>
          <w:rtl/>
        </w:rPr>
        <w:t>'</w:t>
      </w:r>
      <w:r w:rsidRPr="00664445">
        <w:rPr>
          <w:rStyle w:val="afffff0"/>
          <w:rtl/>
        </w:rPr>
        <w:t>,</w:t>
      </w:r>
      <w:r w:rsidRPr="000C5072">
        <w:rPr>
          <w:b/>
          <w:bCs/>
          <w:rtl/>
          <w14:textOutline w14:w="3175" w14:cap="rnd" w14:cmpd="sng" w14:algn="ctr">
            <w14:solidFill>
              <w14:schemeClr w14:val="tx1"/>
            </w14:solidFill>
            <w14:prstDash w14:val="solid"/>
            <w14:bevel/>
          </w14:textOutline>
        </w:rPr>
        <w:t xml:space="preserve"> או"</w:t>
      </w:r>
      <w:r w:rsidRPr="000C5072">
        <w:rPr>
          <w:rFonts w:hint="cs"/>
          <w:b/>
          <w:bCs/>
          <w:rtl/>
          <w14:textOutline w14:w="3175" w14:cap="rnd" w14:cmpd="sng" w14:algn="ctr">
            <w14:solidFill>
              <w14:schemeClr w14:val="tx1"/>
            </w14:solidFill>
            <w14:prstDash w14:val="solid"/>
            <w14:bevel/>
          </w14:textOutline>
        </w:rPr>
        <w:t>ד</w:t>
      </w:r>
      <w:r w:rsidRPr="000C5072">
        <w:rPr>
          <w:b/>
          <w:bCs/>
          <w:rtl/>
          <w14:textOutline w14:w="3175" w14:cap="rnd" w14:cmpd="sng" w14:algn="ctr">
            <w14:solidFill>
              <w14:schemeClr w14:val="tx1"/>
            </w14:solidFill>
            <w14:prstDash w14:val="solid"/>
            <w14:bevel/>
          </w14:textOutline>
        </w:rPr>
        <w:t xml:space="preserve"> פגע ולא נגע, </w:t>
      </w:r>
      <w:r w:rsidRPr="000C5072">
        <w:rPr>
          <w:rFonts w:hint="cs"/>
          <w:b/>
          <w:bCs/>
          <w:rtl/>
          <w14:textOutline w14:w="3175" w14:cap="rnd" w14:cmpd="sng" w14:algn="ctr">
            <w14:solidFill>
              <w14:schemeClr w14:val="tx1"/>
            </w14:solidFill>
            <w14:prstDash w14:val="solid"/>
            <w14:bevel/>
          </w14:textOutline>
        </w:rPr>
        <w:t>ד'</w:t>
      </w:r>
      <w:r>
        <w:rPr>
          <w:rStyle w:val="afffff0"/>
          <w:b/>
          <w:bCs/>
          <w:rtl/>
          <w14:textOutline w14:w="3175" w14:cap="rnd" w14:cmpd="sng" w14:algn="ctr">
            <w14:solidFill>
              <w14:schemeClr w14:val="tx1"/>
            </w14:solidFill>
            <w14:prstDash w14:val="solid"/>
            <w14:bevel/>
          </w14:textOutline>
          <w:rPrChange w:id="9005" w:author="מנוע פסוקים" w:date="2026-10-05T16:37:55Z">
            <w:rPr>
              <w:b/>
              <w:bCs/>
              <w:rtl/>
              <w14:textOutline w14:w="3175" w14:cap="rnd" w14:cmpd="sng" w14:algn="ctr">
                <w14:solidFill>
                  <w14:schemeClr w14:val="tx1"/>
                </w14:solidFill>
                <w14:prstDash w14:val="solid"/>
                <w14:bevel/>
              </w14:textOutline>
            </w:rPr>
          </w:rPrChange>
        </w:rPr>
        <w:t xml:space="preserve">ויפגעו בו מלאכי אלהים</w:t>
      </w:r>
      <w:r w:rsidRPr="000C5072">
        <w:rPr>
          <w:rFonts w:hint="cs"/>
          <w:b/>
          <w:bCs/>
          <w:rtl/>
          <w14:textOutline w14:w="3175" w14:cap="rnd" w14:cmpd="sng" w14:algn="ctr">
            <w14:solidFill>
              <w14:schemeClr w14:val="tx1"/>
            </w14:solidFill>
            <w14:prstDash w14:val="solid"/>
            <w14:bevel/>
          </w14:textOutline>
        </w:rPr>
        <w:t>'</w:t>
      </w:r>
      <w:r w:rsidRPr="000C5072">
        <w:rPr>
          <w:b/>
          <w:bCs/>
          <w:rtl/>
          <w14:textOutline w14:w="3175" w14:cap="rnd" w14:cmpd="sng" w14:algn="ctr">
            <w14:solidFill>
              <w14:schemeClr w14:val="tx1"/>
            </w14:solidFill>
            <w14:prstDash w14:val="solid"/>
            <w14:bevel/>
          </w14:textOutline>
        </w:rPr>
        <w:t xml:space="preserve">? </w:t>
      </w:r>
    </w:p>
    <w:p w14:paraId="6EF11691" w14:textId="77777777" w:rsidR="0046556D" w:rsidRDefault="00BD6C4F" w:rsidP="00BD6C4F">
      <w:pPr>
        <w:rPr>
          <w:rtl/>
        </w:rPr>
      </w:pPr>
      <w:r w:rsidRPr="008D3FAE">
        <w:rPr>
          <w:b/>
          <w:bCs/>
          <w:rtl/>
        </w:rPr>
        <w:lastRenderedPageBreak/>
        <w:t>• איתמר</w:t>
      </w:r>
      <w:r>
        <w:rPr>
          <w:rFonts w:hint="cs"/>
          <w:b/>
          <w:bCs/>
          <w:rtl/>
        </w:rPr>
        <w:t xml:space="preserve"> </w:t>
      </w:r>
      <w:r>
        <w:rPr>
          <w:rStyle w:val="2fb"/>
          <w:rFonts w:hint="cs"/>
          <w:b/>
          <w:bCs/>
          <w:rtl/>
          <w:rPrChange w:id="9527" w:author="מנוע אמוראים" w:date="2026-10-05T16:40:54Z">
            <w:rPr>
              <w:rFonts w:hint="cs"/>
              <w:b/>
              <w:bCs/>
              <w:rtl/>
            </w:rPr>
          </w:rPrChange>
        </w:rPr>
        <w:t xml:space="preserve">ר</w:t>
      </w:r>
      <w:r>
        <w:rPr>
          <w:rStyle w:val="2fb"/>
          <w:b/>
          <w:bCs/>
          <w:rtl/>
          <w:rPrChange w:id="9528" w:author="מנוע אמוראים" w:date="2026-10-05T16:40:54Z">
            <w:rPr>
              <w:b/>
              <w:bCs/>
              <w:rtl/>
            </w:rPr>
          </w:rPrChange>
        </w:rPr>
        <w:t xml:space="preserve">"</w:t>
      </w:r>
      <w:r>
        <w:rPr>
          <w:rStyle w:val="2fb"/>
          <w:rFonts w:hint="cs"/>
          <w:b/>
          <w:bCs/>
          <w:rtl/>
          <w:rPrChange w:id="9529" w:author="מנוע אמוראים" w:date="2026-10-05T16:40:54Z">
            <w:rPr>
              <w:rFonts w:hint="cs"/>
              <w:b/>
              <w:bCs/>
              <w:rtl/>
            </w:rPr>
          </w:rPrChange>
        </w:rPr>
        <w:t xml:space="preserve">פ</w:t>
      </w:r>
      <w:r>
        <w:rPr>
          <w:rFonts w:hint="cs"/>
          <w:b/>
          <w:bCs/>
          <w:rtl/>
        </w:rPr>
        <w:t xml:space="preserve"> מדרבא</w:t>
      </w:r>
      <w:r w:rsidRPr="00C63571">
        <w:rPr>
          <w:rtl/>
        </w:rPr>
        <w:t>: שייר בחיטי - כשרה.</w:t>
      </w:r>
      <w:r>
        <w:rPr>
          <w:rFonts w:hint="cs"/>
          <w:rtl/>
        </w:rPr>
        <w:t xml:space="preserve"> וכן </w:t>
      </w:r>
      <w:r>
        <w:rPr>
          <w:rStyle w:val="2fb"/>
          <w:rFonts w:hint="cs"/>
          <w:rtl/>
          <w:rPrChange w:id="9530" w:author="מנוע אמוראים" w:date="2026-10-05T16:40:54Z">
            <w:rPr>
              <w:rFonts w:hint="cs"/>
              <w:rtl/>
            </w:rPr>
          </w:rPrChange>
        </w:rPr>
        <w:t xml:space="preserve">ראבמ</w:t>
      </w:r>
      <w:r>
        <w:rPr>
          <w:rStyle w:val="2fb"/>
          <w:rtl/>
          <w:rPrChange w:id="9531" w:author="מנוע אמוראים" w:date="2026-10-05T16:40:54Z">
            <w:rPr>
              <w:rtl/>
            </w:rPr>
          </w:rPrChange>
        </w:rPr>
        <w:t xml:space="preserve">"</w:t>
      </w:r>
      <w:r>
        <w:rPr>
          <w:rStyle w:val="2fb"/>
          <w:rFonts w:hint="cs"/>
          <w:rtl/>
          <w:rPrChange w:id="9532" w:author="מנוע אמוראים" w:date="2026-10-05T16:40:54Z">
            <w:rPr>
              <w:rFonts w:hint="cs"/>
              <w:rtl/>
            </w:rPr>
          </w:rPrChange>
        </w:rPr>
        <w:t xml:space="preserve">י</w:t>
      </w:r>
      <w:r w:rsidRPr="00C63571">
        <w:rPr>
          <w:rtl/>
        </w:rPr>
        <w:t xml:space="preserve"> </w:t>
      </w:r>
      <w:r w:rsidRPr="00C63571">
        <w:rPr>
          <w:rFonts w:hint="cs"/>
          <w:rtl/>
        </w:rPr>
        <w:t>כש</w:t>
      </w:r>
      <w:r w:rsidRPr="00C63571">
        <w:rPr>
          <w:rtl/>
        </w:rPr>
        <w:t>ה</w:t>
      </w:r>
      <w:r>
        <w:rPr>
          <w:rFonts w:hint="cs"/>
          <w:rtl/>
        </w:rPr>
        <w:t xml:space="preserve">יה לפני </w:t>
      </w:r>
      <w:r>
        <w:rPr>
          <w:rStyle w:val="2fb"/>
          <w:rFonts w:hint="cs"/>
          <w:rtl/>
          <w:rPrChange w:id="9533" w:author="מנוע אמוראים" w:date="2026-10-05T16:40:54Z">
            <w:rPr>
              <w:rFonts w:hint="cs"/>
              <w:rtl/>
            </w:rPr>
          </w:rPrChange>
        </w:rPr>
        <w:t xml:space="preserve">רחבדר</w:t>
      </w:r>
      <w:r>
        <w:rPr>
          <w:rStyle w:val="2fb"/>
          <w:rtl/>
          <w:rPrChange w:id="9534" w:author="מנוע אמוראים" w:date="2026-10-05T16:40:54Z">
            <w:rPr>
              <w:rtl/>
            </w:rPr>
          </w:rPrChange>
        </w:rPr>
        <w:t xml:space="preserve">"</w:t>
      </w:r>
      <w:r>
        <w:rPr>
          <w:rStyle w:val="2fb"/>
          <w:rFonts w:hint="cs"/>
          <w:rtl/>
          <w:rPrChange w:id="9535" w:author="מנוע אמוראים" w:date="2026-10-05T16:40:54Z">
            <w:rPr>
              <w:rFonts w:hint="cs"/>
              <w:rtl/>
            </w:rPr>
          </w:rPrChange>
        </w:rPr>
        <w:t xml:space="preserve">א</w:t>
      </w:r>
      <w:r w:rsidRPr="00C63571">
        <w:rPr>
          <w:rtl/>
        </w:rPr>
        <w:t xml:space="preserve"> </w:t>
      </w:r>
    </w:p>
    <w:p w14:paraId="31FBB80E" w14:textId="0F2E6A1E" w:rsidR="0046556D" w:rsidRDefault="00BD6C4F" w:rsidP="00BD6C4F">
      <w:pPr>
        <w:rPr>
          <w:rtl/>
        </w:rPr>
      </w:pPr>
      <w:r w:rsidRPr="00C63571">
        <w:rPr>
          <w:rFonts w:hint="cs"/>
          <w:rtl/>
        </w:rPr>
        <w:t>וכן כש</w:t>
      </w:r>
      <w:r>
        <w:rPr>
          <w:rtl/>
        </w:rPr>
        <w:t>נזדמן</w:t>
      </w:r>
      <w:r w:rsidRPr="00C63571">
        <w:rPr>
          <w:rtl/>
        </w:rPr>
        <w:t xml:space="preserve"> מ</w:t>
      </w:r>
      <w:r>
        <w:rPr>
          <w:rtl/>
        </w:rPr>
        <w:t>"</w:t>
      </w:r>
      <w:r w:rsidRPr="00C63571">
        <w:rPr>
          <w:rFonts w:hint="cs"/>
          <w:rtl/>
        </w:rPr>
        <w:t>ז למקומם</w:t>
      </w:r>
      <w:r w:rsidRPr="00C63571">
        <w:rPr>
          <w:rtl/>
        </w:rPr>
        <w:t xml:space="preserve"> דרש: שייר בחיטי - כשרה.</w:t>
      </w:r>
    </w:p>
    <w:p w14:paraId="20D0C2D6" w14:textId="02A9B26E" w:rsidR="0046556D" w:rsidRDefault="00BD6C4F" w:rsidP="00BD6C4F">
      <w:pPr>
        <w:rPr>
          <w:rtl/>
        </w:rPr>
      </w:pPr>
      <w:r>
        <w:rPr>
          <w:rFonts w:hint="cs"/>
          <w:rtl/>
        </w:rPr>
        <w:t xml:space="preserve">   </w:t>
      </w:r>
      <w:r>
        <w:rPr>
          <w:rStyle w:val="2fb"/>
          <w:rFonts w:hint="cs"/>
          <w:rtl/>
          <w:rPrChange w:id="9536" w:author="מנוע אמוראים" w:date="2026-10-05T16:40:54Z">
            <w:rPr>
              <w:rFonts w:hint="cs"/>
              <w:rtl/>
            </w:rPr>
          </w:rPrChange>
        </w:rPr>
        <w:t xml:space="preserve">מבר</w:t>
      </w:r>
      <w:r>
        <w:rPr>
          <w:rStyle w:val="2fb"/>
          <w:rtl/>
          <w:rPrChange w:id="9537" w:author="מנוע אמוראים" w:date="2026-10-05T16:40:54Z">
            <w:rPr>
              <w:rtl/>
            </w:rPr>
          </w:rPrChange>
        </w:rPr>
        <w:t xml:space="preserve">"</w:t>
      </w:r>
      <w:r>
        <w:rPr>
          <w:rStyle w:val="2fb"/>
          <w:rFonts w:hint="cs"/>
          <w:rtl/>
          <w:rPrChange w:id="9538" w:author="מנוע אמוראים" w:date="2026-10-05T16:40:54Z">
            <w:rPr>
              <w:rFonts w:hint="cs"/>
              <w:rtl/>
            </w:rPr>
          </w:rPrChange>
        </w:rPr>
        <w:t xml:space="preserve">א</w:t>
      </w:r>
      <w:r w:rsidRPr="00C63571">
        <w:rPr>
          <w:rtl/>
        </w:rPr>
        <w:t>: פגע בחיטי - כשרה, שייר בחיטי - טרפה.</w:t>
      </w:r>
    </w:p>
    <w:p w14:paraId="03CF45BE" w14:textId="77777777" w:rsidR="00BD6C4F" w:rsidRPr="00A55767" w:rsidRDefault="00BD6C4F" w:rsidP="00F07436">
      <w:pPr>
        <w:pStyle w:val="afff3"/>
        <w:framePr w:wrap="around"/>
        <w:rPr>
          <w:rtl/>
        </w:rPr>
      </w:pPr>
      <w:r w:rsidRPr="00A55767">
        <w:rPr>
          <w:rFonts w:hint="cs"/>
          <w:rtl/>
        </w:rPr>
        <w:t>יט.</w:t>
      </w:r>
    </w:p>
    <w:p w14:paraId="41B32DC4" w14:textId="77777777" w:rsidR="0046556D" w:rsidRDefault="00BD6C4F" w:rsidP="00BD6C4F">
      <w:pPr>
        <w:rPr>
          <w:rtl/>
        </w:rPr>
      </w:pPr>
      <w:r w:rsidRPr="00C63571">
        <w:rPr>
          <w:rtl/>
        </w:rPr>
        <w:t>והלכתא: משיפוי כובע ולמטה - כשרה, והיינו דשייר בחיטי.</w:t>
      </w:r>
    </w:p>
    <w:p w14:paraId="11EF8455" w14:textId="77777777" w:rsidR="0046556D" w:rsidRDefault="00BD6C4F" w:rsidP="00BD6C4F">
      <w:pPr>
        <w:rPr>
          <w:rtl/>
        </w:rPr>
      </w:pPr>
      <w:r w:rsidRPr="00C63571">
        <w:rPr>
          <w:rtl/>
        </w:rPr>
        <w:t xml:space="preserve">• </w:t>
      </w:r>
      <w:r>
        <w:rPr>
          <w:rStyle w:val="2fb"/>
          <w:rFonts w:hint="cs"/>
          <w:rtl/>
          <w:rPrChange w:id="9539" w:author="מנוע אמוראים" w:date="2026-10-05T16:40:54Z">
            <w:rPr>
              <w:rFonts w:hint="cs"/>
              <w:rtl/>
            </w:rPr>
          </w:rPrChange>
        </w:rPr>
        <w:t xml:space="preserve">ר</w:t>
      </w:r>
      <w:r>
        <w:rPr>
          <w:rStyle w:val="2fb"/>
          <w:rtl/>
          <w:rPrChange w:id="9540" w:author="מנוע אמוראים" w:date="2026-10-05T16:40:54Z">
            <w:rPr>
              <w:rtl/>
            </w:rPr>
          </w:rPrChange>
        </w:rPr>
        <w:t xml:space="preserve">"</w:t>
      </w:r>
      <w:r>
        <w:rPr>
          <w:rStyle w:val="2fb"/>
          <w:rFonts w:hint="cs"/>
          <w:rtl/>
          <w:rPrChange w:id="9541" w:author="מנוע אמוראים" w:date="2026-10-05T16:40:54Z">
            <w:rPr>
              <w:rFonts w:hint="cs"/>
              <w:rtl/>
            </w:rPr>
          </w:rPrChange>
        </w:rPr>
        <w:t xml:space="preserve">נ</w:t>
      </w:r>
      <w:r w:rsidRPr="00C63571">
        <w:rPr>
          <w:rtl/>
        </w:rPr>
        <w:t xml:space="preserve"> אכשר משיפוי כובע ולמטה, א"ל </w:t>
      </w:r>
      <w:r>
        <w:rPr>
          <w:rStyle w:val="2fb"/>
          <w:rFonts w:hint="cs"/>
          <w:rtl/>
          <w:rPrChange w:id="9542" w:author="מנוע אמוראים" w:date="2026-10-05T16:40:54Z">
            <w:rPr>
              <w:rFonts w:hint="cs"/>
              <w:rtl/>
            </w:rPr>
          </w:rPrChange>
        </w:rPr>
        <w:t xml:space="preserve">ר</w:t>
      </w:r>
      <w:r>
        <w:rPr>
          <w:rStyle w:val="2fb"/>
          <w:rtl/>
          <w:rPrChange w:id="9543" w:author="מנוע אמוראים" w:date="2026-10-05T16:40:54Z">
            <w:rPr>
              <w:rtl/>
            </w:rPr>
          </w:rPrChange>
        </w:rPr>
        <w:t xml:space="preserve">"</w:t>
      </w:r>
      <w:r>
        <w:rPr>
          <w:rStyle w:val="2fb"/>
          <w:rFonts w:hint="cs"/>
          <w:rtl/>
          <w:rPrChange w:id="9544" w:author="מנוע אמוראים" w:date="2026-10-05T16:40:54Z">
            <w:rPr>
              <w:rFonts w:hint="cs"/>
              <w:rtl/>
            </w:rPr>
          </w:rPrChange>
        </w:rPr>
        <w:t xml:space="preserve">ח</w:t>
      </w:r>
      <w:r>
        <w:rPr>
          <w:rFonts w:hint="cs"/>
          <w:rtl/>
        </w:rPr>
        <w:t xml:space="preserve"> </w:t>
      </w:r>
      <w:r>
        <w:rPr>
          <w:rStyle w:val="2fb"/>
          <w:rFonts w:hint="cs"/>
          <w:rtl/>
          <w:rPrChange w:id="9545" w:author="מנוע אמוראים" w:date="2026-10-05T16:40:54Z">
            <w:rPr>
              <w:rFonts w:hint="cs"/>
              <w:rtl/>
            </w:rPr>
          </w:rPrChange>
        </w:rPr>
        <w:t xml:space="preserve">בר</w:t>
      </w:r>
      <w:r>
        <w:rPr>
          <w:rStyle w:val="2fb"/>
          <w:rtl/>
          <w:rPrChange w:id="9546" w:author="מנוע אמוראים" w:date="2026-10-05T16:40:54Z">
            <w:rPr>
              <w:rtl/>
            </w:rPr>
          </w:rPrChange>
        </w:rPr>
        <w:t xml:space="preserve">"</w:t>
      </w:r>
      <w:r>
        <w:rPr>
          <w:rStyle w:val="2fb"/>
          <w:rFonts w:hint="cs"/>
          <w:rtl/>
          <w:rPrChange w:id="9547" w:author="מנוע אמוראים" w:date="2026-10-05T16:40:54Z">
            <w:rPr>
              <w:rFonts w:hint="cs"/>
              <w:rtl/>
            </w:rPr>
          </w:rPrChange>
        </w:rPr>
        <w:t xml:space="preserve">ק</w:t>
      </w:r>
      <w:r>
        <w:rPr>
          <w:rFonts w:hint="cs"/>
          <w:rtl/>
        </w:rPr>
        <w:t xml:space="preserve"> </w:t>
      </w:r>
      <w:r>
        <w:rPr>
          <w:rStyle w:val="2fb"/>
          <w:rFonts w:hint="cs"/>
          <w:rtl/>
          <w:rPrChange w:id="9548" w:author="מנוע אמוראים" w:date="2026-10-05T16:40:54Z">
            <w:rPr>
              <w:rFonts w:hint="cs"/>
              <w:rtl/>
            </w:rPr>
          </w:rPrChange>
        </w:rPr>
        <w:t xml:space="preserve">לר</w:t>
      </w:r>
      <w:r>
        <w:rPr>
          <w:rStyle w:val="2fb"/>
          <w:rtl/>
          <w:rPrChange w:id="9549" w:author="מנוע אמוראים" w:date="2026-10-05T16:40:54Z">
            <w:rPr>
              <w:rtl/>
            </w:rPr>
          </w:rPrChange>
        </w:rPr>
        <w:t xml:space="preserve">"</w:t>
      </w:r>
      <w:r>
        <w:rPr>
          <w:rStyle w:val="2fb"/>
          <w:rFonts w:hint="cs"/>
          <w:rtl/>
          <w:rPrChange w:id="9550" w:author="מנוע אמוראים" w:date="2026-10-05T16:40:54Z">
            <w:rPr>
              <w:rFonts w:hint="cs"/>
              <w:rtl/>
            </w:rPr>
          </w:rPrChange>
        </w:rPr>
        <w:t xml:space="preserve">נ</w:t>
      </w:r>
      <w:r w:rsidRPr="00C63571">
        <w:rPr>
          <w:rtl/>
        </w:rPr>
        <w:t>: כמאן? לא כרבנן ולא כרבי יוסי ברבי יהודה!</w:t>
      </w:r>
    </w:p>
    <w:p w14:paraId="2CB47956" w14:textId="77777777" w:rsidR="0046556D" w:rsidRDefault="00BD6C4F" w:rsidP="008D3FAE">
      <w:pPr>
        <w:rPr>
          <w:b/>
          <w:bCs/>
          <w:rtl/>
        </w:rPr>
      </w:pPr>
      <w:r w:rsidRPr="008D3FAE">
        <w:rPr>
          <w:b/>
          <w:bCs/>
          <w:rtl/>
        </w:rPr>
        <w:t xml:space="preserve">א"ל: אנא לא חילק </w:t>
      </w:r>
      <w:r w:rsidRPr="008D3FAE">
        <w:rPr>
          <w:rFonts w:hint="cs"/>
          <w:b/>
          <w:bCs/>
          <w:rtl/>
        </w:rPr>
        <w:t xml:space="preserve">[כרבנן דמחלק] </w:t>
      </w:r>
      <w:r w:rsidRPr="008D3FAE">
        <w:rPr>
          <w:b/>
          <w:bCs/>
          <w:rtl/>
        </w:rPr>
        <w:t>ידענא</w:t>
      </w:r>
      <w:r w:rsidRPr="008D3FAE">
        <w:rPr>
          <w:rFonts w:hint="cs"/>
          <w:b/>
          <w:bCs/>
          <w:rtl/>
        </w:rPr>
        <w:t>,</w:t>
      </w:r>
      <w:r w:rsidRPr="008D3FAE">
        <w:rPr>
          <w:b/>
          <w:bCs/>
          <w:rtl/>
        </w:rPr>
        <w:t xml:space="preserve"> ולא בילק</w:t>
      </w:r>
      <w:r w:rsidRPr="008D3FAE">
        <w:rPr>
          <w:rFonts w:hint="cs"/>
          <w:b/>
          <w:bCs/>
          <w:rtl/>
        </w:rPr>
        <w:t>[כרבי יוסי דמבלק]</w:t>
      </w:r>
      <w:r w:rsidRPr="008D3FAE">
        <w:rPr>
          <w:b/>
          <w:bCs/>
          <w:rtl/>
        </w:rPr>
        <w:t xml:space="preserve"> ידענא, אנא שמעתא ידענא, </w:t>
      </w:r>
    </w:p>
    <w:p w14:paraId="229FA485" w14:textId="77777777" w:rsidR="0046556D" w:rsidRDefault="00BD6C4F" w:rsidP="00BD6C4F">
      <w:pPr>
        <w:rPr>
          <w:rtl/>
        </w:rPr>
      </w:pPr>
      <w:r>
        <w:rPr>
          <w:rStyle w:val="2fb"/>
          <w:rtl/>
          <w:rPrChange w:id="9551" w:author="מנוע אמוראים" w:date="2026-10-05T16:40:54Z">
            <w:rPr>
              <w:rtl/>
            </w:rPr>
          </w:rPrChange>
        </w:rPr>
        <w:t xml:space="preserve">דא</w:t>
      </w:r>
      <w:r>
        <w:rPr>
          <w:rStyle w:val="2fb"/>
          <w:rFonts w:hint="cs"/>
          <w:rtl/>
          <w:rPrChange w:id="9552" w:author="מנוע אמוראים" w:date="2026-10-05T16:40:54Z">
            <w:rPr>
              <w:rFonts w:hint="cs"/>
              <w:rtl/>
            </w:rPr>
          </w:rPrChange>
        </w:rPr>
        <w:t xml:space="preserve">רחב</w:t>
      </w:r>
      <w:r>
        <w:rPr>
          <w:rStyle w:val="2fb"/>
          <w:rtl/>
          <w:rPrChange w:id="9553" w:author="מנוע אמוראים" w:date="2026-10-05T16:40:54Z">
            <w:rPr>
              <w:rtl/>
            </w:rPr>
          </w:rPrChange>
        </w:rPr>
        <w:t xml:space="preserve">"</w:t>
      </w:r>
      <w:r>
        <w:rPr>
          <w:rStyle w:val="2fb"/>
          <w:rFonts w:hint="cs"/>
          <w:rtl/>
          <w:rPrChange w:id="9554" w:author="מנוע אמוראים" w:date="2026-10-05T16:40:54Z">
            <w:rPr>
              <w:rFonts w:hint="cs"/>
              <w:rtl/>
            </w:rPr>
          </w:rPrChange>
        </w:rPr>
        <w:t xml:space="preserve">א</w:t>
      </w:r>
      <w:r>
        <w:rPr>
          <w:rFonts w:hint="cs"/>
          <w:rtl/>
        </w:rPr>
        <w:t xml:space="preserve"> </w:t>
      </w:r>
      <w:r>
        <w:rPr>
          <w:rStyle w:val="2fb"/>
          <w:rFonts w:hint="cs"/>
          <w:rtl/>
          <w:rPrChange w:id="9555" w:author="מנוע אמוראים" w:date="2026-10-05T16:40:54Z">
            <w:rPr>
              <w:rFonts w:hint="cs"/>
              <w:rtl/>
            </w:rPr>
          </w:rPrChange>
        </w:rPr>
        <w:t xml:space="preserve">מרי</w:t>
      </w:r>
      <w:r>
        <w:rPr>
          <w:rStyle w:val="2fb"/>
          <w:rtl/>
          <w:rPrChange w:id="9556" w:author="מנוע אמוראים" w:date="2026-10-05T16:40:54Z">
            <w:rPr>
              <w:rtl/>
            </w:rPr>
          </w:rPrChange>
        </w:rPr>
        <w:t xml:space="preserve">"</w:t>
      </w:r>
      <w:r>
        <w:rPr>
          <w:rStyle w:val="2fb"/>
          <w:rFonts w:hint="cs"/>
          <w:rtl/>
          <w:rPrChange w:id="9557" w:author="מנוע אמוראים" w:date="2026-10-05T16:40:54Z">
            <w:rPr>
              <w:rFonts w:hint="cs"/>
              <w:rtl/>
            </w:rPr>
          </w:rPrChange>
        </w:rPr>
        <w:t xml:space="preserve">ו</w:t>
      </w:r>
      <w:r>
        <w:rPr>
          <w:rFonts w:hint="cs"/>
          <w:rtl/>
        </w:rPr>
        <w:t xml:space="preserve"> ואמ</w:t>
      </w:r>
      <w:r>
        <w:rPr>
          <w:rtl/>
        </w:rPr>
        <w:t>"</w:t>
      </w:r>
      <w:r>
        <w:rPr>
          <w:rFonts w:hint="cs"/>
          <w:rtl/>
        </w:rPr>
        <w:t xml:space="preserve">ל </w:t>
      </w:r>
      <w:r>
        <w:rPr>
          <w:rStyle w:val="2fb"/>
          <w:rFonts w:hint="cs"/>
          <w:rtl/>
          <w:rPrChange w:id="9558" w:author="מנוע אמוראים" w:date="2026-10-05T16:40:54Z">
            <w:rPr>
              <w:rFonts w:hint="cs"/>
              <w:rtl/>
            </w:rPr>
          </w:rPrChange>
        </w:rPr>
        <w:t xml:space="preserve">אראב</w:t>
      </w:r>
      <w:r>
        <w:rPr>
          <w:rStyle w:val="2fb"/>
          <w:rtl/>
          <w:rPrChange w:id="9559" w:author="מנוע אמוראים" w:date="2026-10-05T16:40:54Z">
            <w:rPr>
              <w:rtl/>
            </w:rPr>
          </w:rPrChange>
        </w:rPr>
        <w:t xml:space="preserve">"</w:t>
      </w:r>
      <w:r>
        <w:rPr>
          <w:rStyle w:val="2fb"/>
          <w:rFonts w:hint="cs"/>
          <w:rtl/>
          <w:rPrChange w:id="9560" w:author="מנוע אמוראים" w:date="2026-10-05T16:40:54Z">
            <w:rPr>
              <w:rFonts w:hint="cs"/>
              <w:rtl/>
            </w:rPr>
          </w:rPrChange>
        </w:rPr>
        <w:t xml:space="preserve">ז</w:t>
      </w:r>
      <w:r>
        <w:rPr>
          <w:rFonts w:hint="cs"/>
          <w:rtl/>
        </w:rPr>
        <w:t xml:space="preserve"> </w:t>
      </w:r>
      <w:r>
        <w:rPr>
          <w:rStyle w:val="2fb"/>
          <w:rFonts w:hint="cs"/>
          <w:rtl/>
          <w:rPrChange w:id="9561" w:author="מנוע אמוראים" w:date="2026-10-05T16:40:54Z">
            <w:rPr>
              <w:rFonts w:hint="cs"/>
              <w:rtl/>
            </w:rPr>
          </w:rPrChange>
        </w:rPr>
        <w:t xml:space="preserve">מר</w:t>
      </w:r>
      <w:r>
        <w:rPr>
          <w:rStyle w:val="2fb"/>
          <w:rtl/>
          <w:rPrChange w:id="9562" w:author="מנוע אמוראים" w:date="2026-10-05T16:40:54Z">
            <w:rPr>
              <w:rtl/>
            </w:rPr>
          </w:rPrChange>
        </w:rPr>
        <w:t xml:space="preserve">"</w:t>
      </w:r>
      <w:r>
        <w:rPr>
          <w:rStyle w:val="2fb"/>
          <w:rFonts w:hint="cs"/>
          <w:rtl/>
          <w:rPrChange w:id="9563" w:author="מנוע אמוראים" w:date="2026-10-05T16:40:54Z">
            <w:rPr>
              <w:rFonts w:hint="cs"/>
              <w:rtl/>
            </w:rPr>
          </w:rPrChange>
        </w:rPr>
        <w:t xml:space="preserve">ח</w:t>
      </w:r>
      <w:r>
        <w:rPr>
          <w:rFonts w:hint="cs"/>
          <w:rtl/>
        </w:rPr>
        <w:t xml:space="preserve"> </w:t>
      </w:r>
      <w:r>
        <w:rPr>
          <w:rStyle w:val="2fb"/>
          <w:rFonts w:hint="cs"/>
          <w:rtl/>
          <w:rPrChange w:id="9564" w:author="מנוע אמוראים" w:date="2026-10-05T16:40:54Z">
            <w:rPr>
              <w:rFonts w:hint="cs"/>
              <w:rtl/>
            </w:rPr>
          </w:rPrChange>
        </w:rPr>
        <w:t xml:space="preserve">מריב</w:t>
      </w:r>
      <w:r>
        <w:rPr>
          <w:rStyle w:val="2fb"/>
          <w:rtl/>
          <w:rPrChange w:id="9565" w:author="מנוע אמוראים" w:date="2026-10-05T16:40:54Z">
            <w:rPr>
              <w:rtl/>
            </w:rPr>
          </w:rPrChange>
        </w:rPr>
        <w:t xml:space="preserve">"</w:t>
      </w:r>
      <w:r>
        <w:rPr>
          <w:rStyle w:val="2fb"/>
          <w:rFonts w:hint="cs"/>
          <w:rtl/>
          <w:rPrChange w:id="9566" w:author="מנוע אמוראים" w:date="2026-10-05T16:40:54Z">
            <w:rPr>
              <w:rFonts w:hint="cs"/>
              <w:rtl/>
            </w:rPr>
          </w:rPrChange>
        </w:rPr>
        <w:t xml:space="preserve">א</w:t>
      </w:r>
      <w:r>
        <w:rPr>
          <w:rFonts w:hint="cs"/>
          <w:rtl/>
        </w:rPr>
        <w:t xml:space="preserve"> </w:t>
      </w:r>
      <w:r>
        <w:rPr>
          <w:rStyle w:val="2fb"/>
          <w:rFonts w:hint="cs"/>
          <w:rtl/>
          <w:rPrChange w:id="9567" w:author="מנוע אמוראים" w:date="2026-10-05T16:40:54Z">
            <w:rPr>
              <w:rFonts w:hint="cs"/>
              <w:rtl/>
            </w:rPr>
          </w:rPrChange>
        </w:rPr>
        <w:t xml:space="preserve">מריב</w:t>
      </w:r>
      <w:r>
        <w:rPr>
          <w:rStyle w:val="2fb"/>
          <w:rtl/>
          <w:rPrChange w:id="9568" w:author="מנוע אמוראים" w:date="2026-10-05T16:40:54Z">
            <w:rPr>
              <w:rtl/>
            </w:rPr>
          </w:rPrChange>
        </w:rPr>
        <w:t xml:space="preserve">"</w:t>
      </w:r>
      <w:r>
        <w:rPr>
          <w:rStyle w:val="2fb"/>
          <w:rFonts w:hint="cs"/>
          <w:rtl/>
          <w:rPrChange w:id="9569" w:author="מנוע אמוראים" w:date="2026-10-05T16:40:54Z">
            <w:rPr>
              <w:rFonts w:hint="cs"/>
              <w:rtl/>
            </w:rPr>
          </w:rPrChange>
        </w:rPr>
        <w:t xml:space="preserve">ל</w:t>
      </w:r>
      <w:r w:rsidRPr="00C63571">
        <w:rPr>
          <w:rtl/>
        </w:rPr>
        <w:t>: משיפוי כובע ולמטה - כשרה.</w:t>
      </w:r>
    </w:p>
    <w:p w14:paraId="617758B5" w14:textId="77777777" w:rsidR="0046556D" w:rsidRDefault="00BD6C4F" w:rsidP="00BD6C4F">
      <w:pPr>
        <w:rPr>
          <w:rtl/>
        </w:rPr>
      </w:pPr>
      <w:r>
        <w:rPr>
          <w:rStyle w:val="2fb"/>
          <w:rtl/>
          <w:rPrChange w:id="9570" w:author="מנוע אמוראים" w:date="2026-10-05T16:40:54Z">
            <w:rPr>
              <w:rtl/>
            </w:rPr>
          </w:rPrChange>
        </w:rPr>
        <w:t xml:space="preserve">ואריב"ל</w:t>
      </w:r>
      <w:r>
        <w:rPr>
          <w:rtl/>
        </w:rPr>
        <w:t xml:space="preserve">: מוגרמת דרבנן כשרה </w:t>
      </w:r>
      <w:r>
        <w:rPr>
          <w:rStyle w:val="2fb"/>
          <w:rtl/>
          <w:rPrChange w:id="9571" w:author="מנוע אמוראים" w:date="2026-10-05T16:40:54Z">
            <w:rPr>
              <w:rtl/>
            </w:rPr>
          </w:rPrChange>
        </w:rPr>
        <w:t xml:space="preserve">לר</w:t>
      </w:r>
      <w:r>
        <w:rPr>
          <w:rStyle w:val="2fb"/>
          <w:rFonts w:hint="cs"/>
          <w:rtl/>
          <w:rPrChange w:id="9572" w:author="מנוע אמוראים" w:date="2026-10-05T16:40:54Z">
            <w:rPr>
              <w:rFonts w:hint="cs"/>
              <w:rtl/>
            </w:rPr>
          </w:rPrChange>
        </w:rPr>
        <w:t xml:space="preserve">יב</w:t>
      </w:r>
      <w:r>
        <w:rPr>
          <w:rStyle w:val="2fb"/>
          <w:rtl/>
          <w:rPrChange w:id="9573" w:author="מנוע אמוראים" w:date="2026-10-05T16:40:54Z">
            <w:rPr>
              <w:rtl/>
            </w:rPr>
          </w:rPrChange>
        </w:rPr>
        <w:t xml:space="preserve">"</w:t>
      </w:r>
      <w:r>
        <w:rPr>
          <w:rStyle w:val="2fb"/>
          <w:rFonts w:hint="cs"/>
          <w:rtl/>
          <w:rPrChange w:id="9574" w:author="מנוע אמוראים" w:date="2026-10-05T16:40:54Z">
            <w:rPr>
              <w:rFonts w:hint="cs"/>
              <w:rtl/>
            </w:rPr>
          </w:rPrChange>
        </w:rPr>
        <w:t xml:space="preserve">י</w:t>
      </w:r>
      <w:r w:rsidRPr="00C63571">
        <w:rPr>
          <w:rtl/>
        </w:rPr>
        <w:t>, ודרבי יוסי ברבי יהודה כשרה לרבי חנינא בן אנטיגנוס.</w:t>
      </w:r>
    </w:p>
    <w:p w14:paraId="3A930227" w14:textId="77777777" w:rsidR="0046556D" w:rsidRDefault="00BD6C4F" w:rsidP="00BD6C4F">
      <w:pPr>
        <w:rPr>
          <w:rtl/>
        </w:rPr>
      </w:pPr>
      <w:r w:rsidRPr="00C63571">
        <w:rPr>
          <w:rFonts w:hint="cs"/>
          <w:rtl/>
        </w:rPr>
        <w:t>קמ</w:t>
      </w:r>
      <w:r>
        <w:rPr>
          <w:rtl/>
        </w:rPr>
        <w:t>"</w:t>
      </w:r>
      <w:r>
        <w:rPr>
          <w:rFonts w:hint="cs"/>
          <w:rtl/>
        </w:rPr>
        <w:t xml:space="preserve">ל </w:t>
      </w:r>
      <w:r>
        <w:rPr>
          <w:rStyle w:val="2fb"/>
          <w:rFonts w:hint="cs"/>
          <w:rtl/>
          <w:rPrChange w:id="9575" w:author="מנוע אמוראים" w:date="2026-10-05T16:40:54Z">
            <w:rPr>
              <w:rFonts w:hint="cs"/>
              <w:rtl/>
            </w:rPr>
          </w:rPrChange>
        </w:rPr>
        <w:t xml:space="preserve">דרחב</w:t>
      </w:r>
      <w:r>
        <w:rPr>
          <w:rStyle w:val="2fb"/>
          <w:rtl/>
          <w:rPrChange w:id="9576" w:author="מנוע אמוראים" w:date="2026-10-05T16:40:54Z">
            <w:rPr>
              <w:rtl/>
            </w:rPr>
          </w:rPrChange>
        </w:rPr>
        <w:t xml:space="preserve">"</w:t>
      </w:r>
      <w:r>
        <w:rPr>
          <w:rStyle w:val="2fb"/>
          <w:rFonts w:hint="cs"/>
          <w:rtl/>
          <w:rPrChange w:id="9577" w:author="מנוע אמוראים" w:date="2026-10-05T16:40:54Z">
            <w:rPr>
              <w:rFonts w:hint="cs"/>
              <w:rtl/>
            </w:rPr>
          </w:rPrChange>
        </w:rPr>
        <w:t xml:space="preserve">א</w:t>
      </w:r>
      <w:r>
        <w:rPr>
          <w:rFonts w:hint="cs"/>
          <w:rtl/>
        </w:rPr>
        <w:t xml:space="preserve"> לאו כרבנן דא</w:t>
      </w:r>
      <w:r>
        <w:rPr>
          <w:rtl/>
        </w:rPr>
        <w:t>"</w:t>
      </w:r>
      <w:r w:rsidRPr="00C63571">
        <w:rPr>
          <w:rFonts w:hint="cs"/>
          <w:rtl/>
        </w:rPr>
        <w:t xml:space="preserve">כ העיד עליה מיבעי </w:t>
      </w:r>
    </w:p>
    <w:p w14:paraId="34C66950" w14:textId="77777777" w:rsidR="0046556D" w:rsidRDefault="00BD6C4F" w:rsidP="00BD6C4F">
      <w:pPr>
        <w:rPr>
          <w:rtl/>
        </w:rPr>
      </w:pPr>
      <w:r>
        <w:rPr>
          <w:rtl/>
        </w:rPr>
        <w:t xml:space="preserve">והלכתא כר' חנינא בן אנטיגנוס, </w:t>
      </w:r>
      <w:r>
        <w:rPr>
          <w:rStyle w:val="2fb"/>
          <w:rtl/>
          <w:rPrChange w:id="9578" w:author="מנוע אמוראים" w:date="2026-10-05T16:40:54Z">
            <w:rPr>
              <w:rtl/>
            </w:rPr>
          </w:rPrChange>
        </w:rPr>
        <w:t xml:space="preserve">ד</w:t>
      </w:r>
      <w:r>
        <w:rPr>
          <w:rStyle w:val="2fb"/>
          <w:rFonts w:hint="cs"/>
          <w:rtl/>
          <w:rPrChange w:id="9579" w:author="מנוע אמוראים" w:date="2026-10-05T16:40:54Z">
            <w:rPr>
              <w:rFonts w:hint="cs"/>
              <w:rtl/>
            </w:rPr>
          </w:rPrChange>
        </w:rPr>
        <w:t xml:space="preserve">ר</w:t>
      </w:r>
      <w:r>
        <w:rPr>
          <w:rStyle w:val="2fb"/>
          <w:rtl/>
          <w:rPrChange w:id="9580" w:author="מנוע אמוראים" w:date="2026-10-05T16:40:54Z">
            <w:rPr>
              <w:rtl/>
            </w:rPr>
          </w:rPrChange>
        </w:rPr>
        <w:t xml:space="preserve">"</w:t>
      </w:r>
      <w:r>
        <w:rPr>
          <w:rStyle w:val="2fb"/>
          <w:rFonts w:hint="cs"/>
          <w:rtl/>
          <w:rPrChange w:id="9581" w:author="מנוע אמוראים" w:date="2026-10-05T16:40:54Z">
            <w:rPr>
              <w:rFonts w:hint="cs"/>
              <w:rtl/>
            </w:rPr>
          </w:rPrChange>
        </w:rPr>
        <w:t xml:space="preserve">נ</w:t>
      </w:r>
      <w:r>
        <w:rPr>
          <w:rFonts w:hint="cs"/>
          <w:rtl/>
        </w:rPr>
        <w:t xml:space="preserve"> </w:t>
      </w:r>
      <w:r w:rsidRPr="00C63571">
        <w:rPr>
          <w:rtl/>
        </w:rPr>
        <w:t>כוותיה.</w:t>
      </w:r>
    </w:p>
    <w:p w14:paraId="3AC2DF0E" w14:textId="77777777" w:rsidR="0046556D" w:rsidRDefault="00BD6C4F" w:rsidP="00BD6C4F">
      <w:pPr>
        <w:rPr>
          <w:rtl/>
        </w:rPr>
      </w:pPr>
      <w:r>
        <w:rPr>
          <w:rStyle w:val="2fb"/>
          <w:rFonts w:hint="cs"/>
          <w:rtl/>
          <w:rPrChange w:id="9582" w:author="מנוע אמוראים" w:date="2026-10-05T16:40:54Z">
            <w:rPr>
              <w:rFonts w:hint="cs"/>
              <w:rtl/>
            </w:rPr>
          </w:rPrChange>
        </w:rPr>
        <w:t xml:space="preserve">ר</w:t>
      </w:r>
      <w:r>
        <w:rPr>
          <w:rStyle w:val="2fb"/>
          <w:rtl/>
          <w:rPrChange w:id="9583" w:author="מנוע אמוראים" w:date="2026-10-05T16:40:54Z">
            <w:rPr>
              <w:rtl/>
            </w:rPr>
          </w:rPrChange>
        </w:rPr>
        <w:t xml:space="preserve">"</w:t>
      </w:r>
      <w:r>
        <w:rPr>
          <w:rStyle w:val="2fb"/>
          <w:rFonts w:hint="cs"/>
          <w:rtl/>
          <w:rPrChange w:id="9584" w:author="מנוע אמוראים" w:date="2026-10-05T16:40:54Z">
            <w:rPr>
              <w:rFonts w:hint="cs"/>
              <w:rtl/>
            </w:rPr>
          </w:rPrChange>
        </w:rPr>
        <w:t xml:space="preserve">ה</w:t>
      </w:r>
      <w:r>
        <w:rPr>
          <w:rFonts w:hint="cs"/>
          <w:rtl/>
        </w:rPr>
        <w:t xml:space="preserve"> מרב אסי</w:t>
      </w:r>
      <w:r w:rsidRPr="00C63571">
        <w:rPr>
          <w:rtl/>
        </w:rPr>
        <w:t xml:space="preserve">: מחלוקת בששחט שני שליש והגרים שליש, דרבנן סברי: כולה שחיטה בעינן בטבעת גדולה, </w:t>
      </w:r>
    </w:p>
    <w:p w14:paraId="60F3F061" w14:textId="77777777" w:rsidR="0046556D" w:rsidRDefault="00BD6C4F" w:rsidP="00BD6C4F">
      <w:pPr>
        <w:rPr>
          <w:rtl/>
        </w:rPr>
      </w:pPr>
      <w:r>
        <w:rPr>
          <w:rStyle w:val="2fb"/>
          <w:rFonts w:hint="cs"/>
          <w:rtl/>
          <w:rPrChange w:id="9585" w:author="מנוע אמוראים" w:date="2026-10-05T16:40:54Z">
            <w:rPr>
              <w:rFonts w:hint="cs"/>
              <w:rtl/>
            </w:rPr>
          </w:rPrChange>
        </w:rPr>
        <w:t xml:space="preserve">וריב</w:t>
      </w:r>
      <w:r>
        <w:rPr>
          <w:rStyle w:val="2fb"/>
          <w:rtl/>
          <w:rPrChange w:id="9586" w:author="מנוע אמוראים" w:date="2026-10-05T16:40:54Z">
            <w:rPr>
              <w:rtl/>
            </w:rPr>
          </w:rPrChange>
        </w:rPr>
        <w:t xml:space="preserve">"</w:t>
      </w:r>
      <w:r>
        <w:rPr>
          <w:rStyle w:val="2fb"/>
          <w:rFonts w:hint="cs"/>
          <w:rtl/>
          <w:rPrChange w:id="9587" w:author="מנוע אמוראים" w:date="2026-10-05T16:40:54Z">
            <w:rPr>
              <w:rFonts w:hint="cs"/>
              <w:rtl/>
            </w:rPr>
          </w:rPrChange>
        </w:rPr>
        <w:t xml:space="preserve">י</w:t>
      </w:r>
      <w:r w:rsidRPr="00C63571">
        <w:rPr>
          <w:rtl/>
        </w:rPr>
        <w:t xml:space="preserve">: רובו ככולו, </w:t>
      </w:r>
    </w:p>
    <w:p w14:paraId="0959A058" w14:textId="77777777" w:rsidR="0046556D" w:rsidRDefault="00BD6C4F" w:rsidP="00BD6C4F">
      <w:pPr>
        <w:rPr>
          <w:rtl/>
        </w:rPr>
      </w:pPr>
      <w:r w:rsidRPr="00C63571">
        <w:rPr>
          <w:rtl/>
        </w:rPr>
        <w:t xml:space="preserve">אבל הגרים שליש ושחט שני שליש </w:t>
      </w:r>
      <w:r w:rsidRPr="00C63571">
        <w:rPr>
          <w:rFonts w:hint="cs"/>
          <w:rtl/>
        </w:rPr>
        <w:t>לכו</w:t>
      </w:r>
      <w:r>
        <w:rPr>
          <w:rtl/>
        </w:rPr>
        <w:t>"</w:t>
      </w:r>
      <w:r w:rsidRPr="00C63571">
        <w:rPr>
          <w:rFonts w:hint="cs"/>
          <w:rtl/>
        </w:rPr>
        <w:t xml:space="preserve">ע </w:t>
      </w:r>
      <w:r w:rsidRPr="00C63571">
        <w:rPr>
          <w:rtl/>
        </w:rPr>
        <w:t>פסולה, ד</w:t>
      </w:r>
      <w:r w:rsidRPr="00C63571">
        <w:rPr>
          <w:rFonts w:hint="cs"/>
          <w:rtl/>
        </w:rPr>
        <w:t xml:space="preserve">בשעת יציאת חיותה בעי' רוב בשחיטה </w:t>
      </w:r>
    </w:p>
    <w:p w14:paraId="4E69010C" w14:textId="77777777" w:rsidR="0046556D" w:rsidRDefault="00BD6C4F" w:rsidP="00BD6C4F">
      <w:pPr>
        <w:rPr>
          <w:rtl/>
        </w:rPr>
      </w:pPr>
      <w:r>
        <w:rPr>
          <w:rtl/>
        </w:rPr>
        <w:t xml:space="preserve">א"ל </w:t>
      </w:r>
      <w:r>
        <w:rPr>
          <w:rStyle w:val="2fb"/>
          <w:rtl/>
          <w:rPrChange w:id="9588" w:author="מנוע אמוראים" w:date="2026-10-05T16:40:54Z">
            <w:rPr>
              <w:rtl/>
            </w:rPr>
          </w:rPrChange>
        </w:rPr>
        <w:t xml:space="preserve">ר</w:t>
      </w:r>
      <w:r>
        <w:rPr>
          <w:rStyle w:val="2fb"/>
          <w:rtl/>
          <w:rPrChange w:id="9589" w:author="מנוע אמוראים" w:date="2026-10-05T16:40:54Z">
            <w:rPr>
              <w:rtl/>
            </w:rPr>
          </w:rPrChange>
        </w:rPr>
        <w:t xml:space="preserve">"</w:t>
      </w:r>
      <w:r>
        <w:rPr>
          <w:rStyle w:val="2fb"/>
          <w:rFonts w:hint="cs"/>
          <w:rtl/>
          <w:rPrChange w:id="9590" w:author="מנוע אמוראים" w:date="2026-10-05T16:40:54Z">
            <w:rPr>
              <w:rFonts w:hint="cs"/>
              <w:rtl/>
            </w:rPr>
          </w:rPrChange>
        </w:rPr>
        <w:t xml:space="preserve">ח</w:t>
      </w:r>
      <w:r w:rsidRPr="00C63571">
        <w:rPr>
          <w:rtl/>
        </w:rPr>
        <w:t xml:space="preserve">: אדרבה, לימא מר איפכא: מחלוקת כשהגרים שליש ושחט שני שליש, </w:t>
      </w:r>
    </w:p>
    <w:p w14:paraId="2D5A023A" w14:textId="77777777" w:rsidR="0046556D" w:rsidRDefault="00BD6C4F" w:rsidP="00BD6C4F">
      <w:pPr>
        <w:rPr>
          <w:rtl/>
        </w:rPr>
      </w:pPr>
      <w:r w:rsidRPr="00C63571">
        <w:rPr>
          <w:rFonts w:hint="cs"/>
          <w:rtl/>
        </w:rPr>
        <w:t>דריב</w:t>
      </w:r>
      <w:r>
        <w:rPr>
          <w:rtl/>
        </w:rPr>
        <w:t>"</w:t>
      </w:r>
      <w:r w:rsidRPr="00C63571">
        <w:rPr>
          <w:rFonts w:hint="cs"/>
          <w:rtl/>
        </w:rPr>
        <w:t>י סבר</w:t>
      </w:r>
      <w:r w:rsidRPr="00C63571">
        <w:rPr>
          <w:rtl/>
        </w:rPr>
        <w:t xml:space="preserve">: מידי דהוה אחצי קנה פגום, ורבנן: התם מקום שחיטה, הכא לאו מקום שחיטה, </w:t>
      </w:r>
    </w:p>
    <w:p w14:paraId="71142EE1" w14:textId="77777777" w:rsidR="0046556D" w:rsidRDefault="00BD6C4F" w:rsidP="00BD6C4F">
      <w:pPr>
        <w:rPr>
          <w:rtl/>
        </w:rPr>
      </w:pPr>
      <w:r w:rsidRPr="00C63571">
        <w:rPr>
          <w:rtl/>
        </w:rPr>
        <w:t>אבל שחט שני שליש והגרים שליש - דברי הכל כשרה, דהא תנן: רובו של אחד כמוהו!</w:t>
      </w:r>
    </w:p>
    <w:p w14:paraId="2E575657" w14:textId="77777777" w:rsidR="0046556D" w:rsidRDefault="00BD6C4F" w:rsidP="00BD6C4F">
      <w:pPr>
        <w:rPr>
          <w:rtl/>
        </w:rPr>
      </w:pPr>
      <w:r w:rsidRPr="00C63571">
        <w:rPr>
          <w:rtl/>
        </w:rPr>
        <w:t>א"ל רב יוסף: מאן נימא לן דההוא רובא ד</w:t>
      </w:r>
      <w:r w:rsidRPr="00C63571">
        <w:rPr>
          <w:rFonts w:hint="cs"/>
          <w:rtl/>
        </w:rPr>
        <w:t>שחיטה ד</w:t>
      </w:r>
      <w:r>
        <w:rPr>
          <w:rtl/>
        </w:rPr>
        <w:t xml:space="preserve">התם לאו </w:t>
      </w:r>
      <w:r>
        <w:rPr>
          <w:rStyle w:val="2fb"/>
          <w:rtl/>
          <w:rPrChange w:id="9591" w:author="מנוע אמוראים" w:date="2026-10-05T16:40:54Z">
            <w:rPr>
              <w:rtl/>
            </w:rPr>
          </w:rPrChange>
        </w:rPr>
        <w:t xml:space="preserve">ר</w:t>
      </w:r>
      <w:r>
        <w:rPr>
          <w:rStyle w:val="2fb"/>
          <w:rFonts w:hint="cs"/>
          <w:rtl/>
          <w:rPrChange w:id="9592" w:author="מנוע אמוראים" w:date="2026-10-05T16:40:54Z">
            <w:rPr>
              <w:rFonts w:hint="cs"/>
              <w:rtl/>
            </w:rPr>
          </w:rPrChange>
        </w:rPr>
        <w:t xml:space="preserve">יב</w:t>
      </w:r>
      <w:r>
        <w:rPr>
          <w:rStyle w:val="2fb"/>
          <w:rtl/>
          <w:rPrChange w:id="9593" w:author="מנוע אמוראים" w:date="2026-10-05T16:40:54Z">
            <w:rPr>
              <w:rtl/>
            </w:rPr>
          </w:rPrChange>
        </w:rPr>
        <w:t xml:space="preserve">"</w:t>
      </w:r>
      <w:r>
        <w:rPr>
          <w:rStyle w:val="2fb"/>
          <w:rFonts w:hint="cs"/>
          <w:rtl/>
          <w:rPrChange w:id="9594" w:author="מנוע אמוראים" w:date="2026-10-05T16:40:54Z">
            <w:rPr>
              <w:rFonts w:hint="cs"/>
              <w:rtl/>
            </w:rPr>
          </w:rPrChange>
        </w:rPr>
        <w:t xml:space="preserve">י</w:t>
      </w:r>
      <w:r>
        <w:rPr>
          <w:rFonts w:hint="cs"/>
          <w:rtl/>
        </w:rPr>
        <w:t xml:space="preserve"> </w:t>
      </w:r>
      <w:r w:rsidRPr="00C63571">
        <w:rPr>
          <w:rtl/>
        </w:rPr>
        <w:t xml:space="preserve">קתני לה? </w:t>
      </w:r>
    </w:p>
    <w:p w14:paraId="679810F5" w14:textId="77777777" w:rsidR="0046556D" w:rsidRDefault="0046556D" w:rsidP="00BD6C4F">
      <w:pPr>
        <w:rPr>
          <w:rtl/>
        </w:rPr>
      </w:pPr>
    </w:p>
    <w:p w14:paraId="4FCF8089" w14:textId="77777777" w:rsidR="0046556D" w:rsidRDefault="00BD6C4F" w:rsidP="00BD6C4F">
      <w:pPr>
        <w:rPr>
          <w:rtl/>
        </w:rPr>
      </w:pPr>
      <w:r w:rsidRPr="00C63571">
        <w:rPr>
          <w:rtl/>
        </w:rPr>
        <w:t xml:space="preserve">לישנא אחרינא </w:t>
      </w:r>
      <w:r>
        <w:rPr>
          <w:rStyle w:val="2fb"/>
          <w:rFonts w:hint="cs"/>
          <w:rtl/>
          <w:rPrChange w:id="9595" w:author="מנוע אמוראים" w:date="2026-10-05T16:40:54Z">
            <w:rPr>
              <w:rFonts w:hint="cs"/>
              <w:rtl/>
            </w:rPr>
          </w:rPrChange>
        </w:rPr>
        <w:t xml:space="preserve">ר</w:t>
      </w:r>
      <w:r>
        <w:rPr>
          <w:rStyle w:val="2fb"/>
          <w:rtl/>
          <w:rPrChange w:id="9596" w:author="מנוע אמוראים" w:date="2026-10-05T16:40:54Z">
            <w:rPr>
              <w:rtl/>
            </w:rPr>
          </w:rPrChange>
        </w:rPr>
        <w:t xml:space="preserve">"</w:t>
      </w:r>
      <w:r>
        <w:rPr>
          <w:rStyle w:val="2fb"/>
          <w:rFonts w:hint="cs"/>
          <w:rtl/>
          <w:rPrChange w:id="9597" w:author="מנוע אמוראים" w:date="2026-10-05T16:40:54Z">
            <w:rPr>
              <w:rFonts w:hint="cs"/>
              <w:rtl/>
            </w:rPr>
          </w:rPrChange>
        </w:rPr>
        <w:t xml:space="preserve">ה</w:t>
      </w:r>
      <w:r>
        <w:rPr>
          <w:rFonts w:hint="cs"/>
          <w:rtl/>
        </w:rPr>
        <w:t xml:space="preserve"> מרב אסי</w:t>
      </w:r>
      <w:r w:rsidRPr="00C63571">
        <w:rPr>
          <w:rtl/>
        </w:rPr>
        <w:t xml:space="preserve">: מחלוקת שהגרים שליש ושחט שני שליש, </w:t>
      </w:r>
    </w:p>
    <w:p w14:paraId="6682F96F" w14:textId="77777777" w:rsidR="0046556D" w:rsidRDefault="00BD6C4F" w:rsidP="00BD6C4F">
      <w:pPr>
        <w:rPr>
          <w:rtl/>
        </w:rPr>
      </w:pPr>
      <w:r w:rsidRPr="00C63571">
        <w:rPr>
          <w:rFonts w:hint="cs"/>
          <w:rtl/>
        </w:rPr>
        <w:t>דריב</w:t>
      </w:r>
      <w:r>
        <w:rPr>
          <w:rtl/>
        </w:rPr>
        <w:t>"</w:t>
      </w:r>
      <w:r w:rsidRPr="00C63571">
        <w:rPr>
          <w:rFonts w:hint="cs"/>
          <w:rtl/>
        </w:rPr>
        <w:t xml:space="preserve">י </w:t>
      </w:r>
      <w:r w:rsidRPr="00C63571">
        <w:rPr>
          <w:rtl/>
        </w:rPr>
        <w:t xml:space="preserve">סבר: מידי דהוה אחצי קנה פגום, ורבנן: התם מקום שחיטה, הכא לאו מקום שחיטה, </w:t>
      </w:r>
    </w:p>
    <w:p w14:paraId="49A80638" w14:textId="77777777" w:rsidR="0046556D" w:rsidRDefault="00BD6C4F" w:rsidP="00BD6C4F">
      <w:pPr>
        <w:rPr>
          <w:rtl/>
        </w:rPr>
      </w:pPr>
      <w:r w:rsidRPr="00C63571">
        <w:rPr>
          <w:rtl/>
        </w:rPr>
        <w:t>אבל שחט שני שליש והגרים שליש - דברי הכל כשרה, דהא תנן: רובו של אחד כמוהו.</w:t>
      </w:r>
    </w:p>
    <w:p w14:paraId="4E036597" w14:textId="77777777" w:rsidR="0046556D" w:rsidRDefault="00BD6C4F" w:rsidP="00BD6C4F">
      <w:pPr>
        <w:rPr>
          <w:rtl/>
        </w:rPr>
      </w:pPr>
      <w:r w:rsidRPr="00C63571">
        <w:rPr>
          <w:rtl/>
        </w:rPr>
        <w:t xml:space="preserve">מתקיף </w:t>
      </w:r>
      <w:r>
        <w:rPr>
          <w:rStyle w:val="2fb"/>
          <w:rFonts w:hint="cs"/>
          <w:rtl/>
          <w:rPrChange w:id="9598" w:author="מנוע אמוראים" w:date="2026-10-05T16:40:54Z">
            <w:rPr>
              <w:rFonts w:hint="cs"/>
              <w:rtl/>
            </w:rPr>
          </w:rPrChange>
        </w:rPr>
        <w:t xml:space="preserve">ר</w:t>
      </w:r>
      <w:r>
        <w:rPr>
          <w:rStyle w:val="2fb"/>
          <w:rtl/>
          <w:rPrChange w:id="9599" w:author="מנוע אמוראים" w:date="2026-10-05T16:40:54Z">
            <w:rPr>
              <w:rtl/>
            </w:rPr>
          </w:rPrChange>
        </w:rPr>
        <w:t xml:space="preserve">"</w:t>
      </w:r>
      <w:r>
        <w:rPr>
          <w:rStyle w:val="2fb"/>
          <w:rFonts w:hint="cs"/>
          <w:rtl/>
          <w:rPrChange w:id="9600" w:author="מנוע אמוראים" w:date="2026-10-05T16:40:54Z">
            <w:rPr>
              <w:rFonts w:hint="cs"/>
              <w:rtl/>
            </w:rPr>
          </w:rPrChange>
        </w:rPr>
        <w:t xml:space="preserve">ח</w:t>
      </w:r>
      <w:r w:rsidRPr="00C63571">
        <w:rPr>
          <w:rtl/>
        </w:rPr>
        <w:t xml:space="preserve">: מאן לימא לן דההוא רובא </w:t>
      </w:r>
      <w:r w:rsidRPr="00C63571">
        <w:rPr>
          <w:rFonts w:hint="cs"/>
          <w:rtl/>
        </w:rPr>
        <w:t xml:space="preserve">דשחיטה </w:t>
      </w:r>
      <w:r>
        <w:rPr>
          <w:rtl/>
        </w:rPr>
        <w:t xml:space="preserve">דהתם לאו </w:t>
      </w:r>
      <w:r>
        <w:rPr>
          <w:rStyle w:val="2fb"/>
          <w:rtl/>
          <w:rPrChange w:id="9601" w:author="מנוע אמוראים" w:date="2026-10-05T16:40:54Z">
            <w:rPr>
              <w:rtl/>
            </w:rPr>
          </w:rPrChange>
        </w:rPr>
        <w:t xml:space="preserve">ר</w:t>
      </w:r>
      <w:r>
        <w:rPr>
          <w:rStyle w:val="2fb"/>
          <w:rFonts w:hint="cs"/>
          <w:rtl/>
          <w:rPrChange w:id="9602" w:author="מנוע אמוראים" w:date="2026-10-05T16:40:54Z">
            <w:rPr>
              <w:rFonts w:hint="cs"/>
              <w:rtl/>
            </w:rPr>
          </w:rPrChange>
        </w:rPr>
        <w:t xml:space="preserve">יב</w:t>
      </w:r>
      <w:r>
        <w:rPr>
          <w:rStyle w:val="2fb"/>
          <w:rtl/>
          <w:rPrChange w:id="9603" w:author="מנוע אמוראים" w:date="2026-10-05T16:40:54Z">
            <w:rPr>
              <w:rtl/>
            </w:rPr>
          </w:rPrChange>
        </w:rPr>
        <w:t xml:space="preserve">"</w:t>
      </w:r>
      <w:r>
        <w:rPr>
          <w:rStyle w:val="2fb"/>
          <w:rFonts w:hint="cs"/>
          <w:rtl/>
          <w:rPrChange w:id="9604" w:author="מנוע אמוראים" w:date="2026-10-05T16:40:54Z">
            <w:rPr>
              <w:rFonts w:hint="cs"/>
              <w:rtl/>
            </w:rPr>
          </w:rPrChange>
        </w:rPr>
        <w:t xml:space="preserve">י</w:t>
      </w:r>
      <w:r>
        <w:rPr>
          <w:rFonts w:hint="cs"/>
          <w:rtl/>
        </w:rPr>
        <w:t xml:space="preserve"> </w:t>
      </w:r>
      <w:r w:rsidRPr="00C63571">
        <w:rPr>
          <w:rtl/>
        </w:rPr>
        <w:t>קתני לה</w:t>
      </w:r>
      <w:r w:rsidRPr="00C63571">
        <w:rPr>
          <w:rFonts w:hint="cs"/>
          <w:rtl/>
        </w:rPr>
        <w:t xml:space="preserve"> </w:t>
      </w:r>
    </w:p>
    <w:p w14:paraId="735D2420" w14:textId="77777777" w:rsidR="0046556D" w:rsidRDefault="0046556D" w:rsidP="00BD6C4F">
      <w:pPr>
        <w:rPr>
          <w:rtl/>
        </w:rPr>
      </w:pPr>
    </w:p>
    <w:p w14:paraId="573FCA66" w14:textId="77777777" w:rsidR="0046556D" w:rsidRDefault="00BD6C4F" w:rsidP="00BD6C4F">
      <w:pPr>
        <w:rPr>
          <w:rtl/>
        </w:rPr>
      </w:pPr>
      <w:r w:rsidRPr="00C63571">
        <w:rPr>
          <w:rtl/>
        </w:rPr>
        <w:t xml:space="preserve">• הגרים שליש ושחט שליש והגרים שליש </w:t>
      </w:r>
    </w:p>
    <w:p w14:paraId="45447EC0" w14:textId="77777777" w:rsidR="0046556D" w:rsidRDefault="00BD6C4F" w:rsidP="00BD6C4F">
      <w:pPr>
        <w:rPr>
          <w:rtl/>
        </w:rPr>
      </w:pPr>
      <w:r>
        <w:rPr>
          <w:rStyle w:val="2fb"/>
          <w:rFonts w:hint="cs"/>
          <w:rtl/>
          <w:rPrChange w:id="9605" w:author="מנוע אמוראים" w:date="2026-10-05T16:40:54Z">
            <w:rPr>
              <w:rFonts w:hint="cs"/>
              <w:rtl/>
            </w:rPr>
          </w:rPrChange>
        </w:rPr>
        <w:t xml:space="preserve">ר</w:t>
      </w:r>
      <w:r>
        <w:rPr>
          <w:rStyle w:val="2fb"/>
          <w:rtl/>
          <w:rPrChange w:id="9606" w:author="מנוע אמוראים" w:date="2026-10-05T16:40:54Z">
            <w:rPr>
              <w:rtl/>
            </w:rPr>
          </w:rPrChange>
        </w:rPr>
        <w:t xml:space="preserve">"</w:t>
      </w:r>
      <w:r>
        <w:rPr>
          <w:rStyle w:val="2fb"/>
          <w:rFonts w:hint="cs"/>
          <w:rtl/>
          <w:rPrChange w:id="9607" w:author="מנוע אמוראים" w:date="2026-10-05T16:40:54Z">
            <w:rPr>
              <w:rFonts w:hint="cs"/>
              <w:rtl/>
            </w:rPr>
          </w:rPrChange>
        </w:rPr>
        <w:t xml:space="preserve">ה</w:t>
      </w:r>
      <w:r>
        <w:rPr>
          <w:rFonts w:hint="cs"/>
          <w:rtl/>
        </w:rPr>
        <w:t xml:space="preserve"> מרב</w:t>
      </w:r>
      <w:r w:rsidRPr="00C63571">
        <w:rPr>
          <w:rtl/>
        </w:rPr>
        <w:t xml:space="preserve">: כשרה, </w:t>
      </w:r>
      <w:r w:rsidRPr="00C63571">
        <w:rPr>
          <w:rFonts w:hint="cs"/>
          <w:rtl/>
        </w:rPr>
        <w:t xml:space="preserve">חיותה יוצאת בשחיטה </w:t>
      </w:r>
    </w:p>
    <w:p w14:paraId="6FBF6177" w14:textId="77777777" w:rsidR="0046556D" w:rsidRDefault="00BD6C4F" w:rsidP="00BD6C4F">
      <w:pPr>
        <w:rPr>
          <w:rtl/>
        </w:rPr>
      </w:pPr>
      <w:r>
        <w:rPr>
          <w:rStyle w:val="2fb"/>
          <w:rFonts w:hint="cs"/>
          <w:rtl/>
          <w:rPrChange w:id="9608" w:author="מנוע אמוראים" w:date="2026-10-05T16:40:54Z">
            <w:rPr>
              <w:rFonts w:hint="cs"/>
              <w:rtl/>
            </w:rPr>
          </w:rPrChange>
        </w:rPr>
        <w:t xml:space="preserve">ר</w:t>
      </w:r>
      <w:r>
        <w:rPr>
          <w:rStyle w:val="2fb"/>
          <w:rtl/>
          <w:rPrChange w:id="9609" w:author="מנוע אמוראים" w:date="2026-10-05T16:40:54Z">
            <w:rPr>
              <w:rtl/>
            </w:rPr>
          </w:rPrChange>
        </w:rPr>
        <w:t xml:space="preserve">"</w:t>
      </w:r>
      <w:r>
        <w:rPr>
          <w:rStyle w:val="2fb"/>
          <w:rFonts w:hint="cs"/>
          <w:rtl/>
          <w:rPrChange w:id="9610" w:author="מנוע אמוראים" w:date="2026-10-05T16:40:54Z">
            <w:rPr>
              <w:rFonts w:hint="cs"/>
              <w:rtl/>
            </w:rPr>
          </w:rPrChange>
        </w:rPr>
        <w:t xml:space="preserve">י</w:t>
      </w:r>
      <w:r>
        <w:rPr>
          <w:rFonts w:hint="cs"/>
          <w:rtl/>
        </w:rPr>
        <w:t xml:space="preserve"> מרב:</w:t>
      </w:r>
      <w:r w:rsidRPr="00C63571">
        <w:rPr>
          <w:rtl/>
        </w:rPr>
        <w:t xml:space="preserve"> טרפה, </w:t>
      </w:r>
      <w:r w:rsidRPr="00C63571">
        <w:rPr>
          <w:rFonts w:hint="cs"/>
          <w:rtl/>
        </w:rPr>
        <w:t>ד</w:t>
      </w:r>
      <w:r w:rsidRPr="00C63571">
        <w:rPr>
          <w:rtl/>
        </w:rPr>
        <w:t>בעינן רובא בשחיטה וליכא.</w:t>
      </w:r>
    </w:p>
    <w:p w14:paraId="1C0B0AA5" w14:textId="77777777" w:rsidR="0046556D" w:rsidRDefault="0046556D" w:rsidP="00BD6C4F">
      <w:pPr>
        <w:rPr>
          <w:rtl/>
        </w:rPr>
      </w:pPr>
    </w:p>
    <w:p w14:paraId="6EA40B85" w14:textId="77777777" w:rsidR="0046556D" w:rsidRDefault="00BD6C4F" w:rsidP="00BD6C4F">
      <w:pPr>
        <w:rPr>
          <w:rtl/>
        </w:rPr>
      </w:pPr>
      <w:r w:rsidRPr="00C63571">
        <w:rPr>
          <w:rtl/>
        </w:rPr>
        <w:t xml:space="preserve">• שחט שליש והגרים שליש ושחט שליש </w:t>
      </w:r>
    </w:p>
    <w:p w14:paraId="265AD445" w14:textId="77777777" w:rsidR="0046556D" w:rsidRDefault="00BD6C4F" w:rsidP="00BD6C4F">
      <w:pPr>
        <w:rPr>
          <w:rtl/>
        </w:rPr>
      </w:pPr>
      <w:r>
        <w:rPr>
          <w:rStyle w:val="2fb"/>
          <w:rFonts w:hint="cs"/>
          <w:rtl/>
          <w:rPrChange w:id="9611" w:author="מנוע אמוראים" w:date="2026-10-05T16:40:54Z">
            <w:rPr>
              <w:rFonts w:hint="cs"/>
              <w:rtl/>
            </w:rPr>
          </w:rPrChange>
        </w:rPr>
        <w:t xml:space="preserve">ר</w:t>
      </w:r>
      <w:r>
        <w:rPr>
          <w:rStyle w:val="2fb"/>
          <w:rtl/>
          <w:rPrChange w:id="9612" w:author="מנוע אמוראים" w:date="2026-10-05T16:40:54Z">
            <w:rPr>
              <w:rtl/>
            </w:rPr>
          </w:rPrChange>
        </w:rPr>
        <w:t xml:space="preserve">"</w:t>
      </w:r>
      <w:r>
        <w:rPr>
          <w:rStyle w:val="2fb"/>
          <w:rFonts w:hint="cs"/>
          <w:rtl/>
          <w:rPrChange w:id="9613" w:author="מנוע אמוראים" w:date="2026-10-05T16:40:54Z">
            <w:rPr>
              <w:rFonts w:hint="cs"/>
              <w:rtl/>
            </w:rPr>
          </w:rPrChange>
        </w:rPr>
        <w:t xml:space="preserve">י</w:t>
      </w:r>
      <w:r>
        <w:rPr>
          <w:rFonts w:hint="cs"/>
          <w:rtl/>
        </w:rPr>
        <w:t xml:space="preserve"> מרב</w:t>
      </w:r>
      <w:r w:rsidRPr="00C63571">
        <w:rPr>
          <w:rtl/>
        </w:rPr>
        <w:t>: כשרה.</w:t>
      </w:r>
    </w:p>
    <w:p w14:paraId="058E24BA" w14:textId="77777777" w:rsidR="0046556D" w:rsidRDefault="00BD6C4F" w:rsidP="00BD6C4F">
      <w:pPr>
        <w:rPr>
          <w:rtl/>
        </w:rPr>
      </w:pPr>
      <w:r>
        <w:rPr>
          <w:rFonts w:hint="cs"/>
          <w:rtl/>
        </w:rPr>
        <w:t xml:space="preserve">שאלוהו </w:t>
      </w:r>
      <w:r>
        <w:rPr>
          <w:rStyle w:val="2fb"/>
          <w:rFonts w:hint="cs"/>
          <w:rtl/>
          <w:rPrChange w:id="9614" w:author="מנוע אמוראים" w:date="2026-10-05T16:40:54Z">
            <w:rPr>
              <w:rFonts w:hint="cs"/>
              <w:rtl/>
            </w:rPr>
          </w:rPrChange>
        </w:rPr>
        <w:t xml:space="preserve">לר</w:t>
      </w:r>
      <w:r>
        <w:rPr>
          <w:rStyle w:val="2fb"/>
          <w:rtl/>
          <w:rPrChange w:id="9615" w:author="מנוע אמוראים" w:date="2026-10-05T16:40:54Z">
            <w:rPr>
              <w:rtl/>
            </w:rPr>
          </w:rPrChange>
        </w:rPr>
        <w:t xml:space="preserve">"</w:t>
      </w:r>
      <w:r>
        <w:rPr>
          <w:rStyle w:val="2fb"/>
          <w:rFonts w:hint="cs"/>
          <w:rtl/>
          <w:rPrChange w:id="9616" w:author="מנוע אמוראים" w:date="2026-10-05T16:40:54Z">
            <w:rPr>
              <w:rFonts w:hint="cs"/>
              <w:rtl/>
            </w:rPr>
          </w:rPrChange>
        </w:rPr>
        <w:t xml:space="preserve">ה</w:t>
      </w:r>
      <w:r>
        <w:rPr>
          <w:rFonts w:hint="cs"/>
          <w:rtl/>
        </w:rPr>
        <w:t xml:space="preserve"> ואמר </w:t>
      </w:r>
      <w:r w:rsidRPr="00C63571">
        <w:rPr>
          <w:rtl/>
        </w:rPr>
        <w:t>טרפה.</w:t>
      </w:r>
    </w:p>
    <w:p w14:paraId="392395E3" w14:textId="77777777" w:rsidR="0046556D" w:rsidRDefault="00BD6C4F" w:rsidP="00BD6C4F">
      <w:pPr>
        <w:rPr>
          <w:rtl/>
        </w:rPr>
      </w:pPr>
      <w:r>
        <w:rPr>
          <w:rtl/>
        </w:rPr>
        <w:t xml:space="preserve">שמע </w:t>
      </w:r>
      <w:r>
        <w:rPr>
          <w:rStyle w:val="2fb"/>
          <w:rtl/>
          <w:rPrChange w:id="9617" w:author="מנוע אמוראים" w:date="2026-10-05T16:40:54Z">
            <w:rPr>
              <w:rtl/>
            </w:rPr>
          </w:rPrChange>
        </w:rPr>
        <w:t xml:space="preserve">ר</w:t>
      </w:r>
      <w:r>
        <w:rPr>
          <w:rStyle w:val="2fb"/>
          <w:rtl/>
          <w:rPrChange w:id="9618" w:author="מנוע אמוראים" w:date="2026-10-05T16:40:54Z">
            <w:rPr>
              <w:rtl/>
            </w:rPr>
          </w:rPrChange>
        </w:rPr>
        <w:t xml:space="preserve">"</w:t>
      </w:r>
      <w:r>
        <w:rPr>
          <w:rStyle w:val="2fb"/>
          <w:rFonts w:hint="cs"/>
          <w:rtl/>
          <w:rPrChange w:id="9619" w:author="מנוע אמוראים" w:date="2026-10-05T16:40:54Z">
            <w:rPr>
              <w:rFonts w:hint="cs"/>
              <w:rtl/>
            </w:rPr>
          </w:rPrChange>
        </w:rPr>
        <w:t xml:space="preserve">י</w:t>
      </w:r>
      <w:r>
        <w:rPr>
          <w:rFonts w:hint="cs"/>
          <w:rtl/>
        </w:rPr>
        <w:t xml:space="preserve"> והקפיד</w:t>
      </w:r>
      <w:r w:rsidRPr="00C63571">
        <w:rPr>
          <w:rtl/>
        </w:rPr>
        <w:t xml:space="preserve"> אמר: </w:t>
      </w:r>
      <w:r w:rsidRPr="00C63571">
        <w:rPr>
          <w:rFonts w:hint="cs"/>
          <w:rtl/>
        </w:rPr>
        <w:t xml:space="preserve">מה שאני מטריף הוא מכשיר ומה שאני מכשיר הוא מטריף </w:t>
      </w:r>
    </w:p>
    <w:p w14:paraId="253A06A6" w14:textId="77777777" w:rsidR="0046556D" w:rsidRDefault="00BD6C4F" w:rsidP="00BD6C4F">
      <w:pPr>
        <w:rPr>
          <w:rtl/>
        </w:rPr>
      </w:pPr>
      <w:r>
        <w:rPr>
          <w:rStyle w:val="2fb"/>
          <w:rFonts w:hint="cs"/>
          <w:rtl/>
          <w:rPrChange w:id="9620" w:author="מנוע אמוראים" w:date="2026-10-05T16:40:54Z">
            <w:rPr>
              <w:rFonts w:hint="cs"/>
              <w:rtl/>
            </w:rPr>
          </w:rPrChange>
        </w:rPr>
        <w:t xml:space="preserve">אר</w:t>
      </w:r>
      <w:r>
        <w:rPr>
          <w:rStyle w:val="2fb"/>
          <w:rtl/>
          <w:rPrChange w:id="9621" w:author="מנוע אמוראים" w:date="2026-10-05T16:40:54Z">
            <w:rPr>
              <w:rtl/>
            </w:rPr>
          </w:rPrChange>
        </w:rPr>
        <w:t xml:space="preserve">"</w:t>
      </w:r>
      <w:r>
        <w:rPr>
          <w:rStyle w:val="2fb"/>
          <w:rFonts w:hint="cs"/>
          <w:rtl/>
          <w:rPrChange w:id="9622" w:author="מנוע אמוראים" w:date="2026-10-05T16:40:54Z">
            <w:rPr>
              <w:rFonts w:hint="cs"/>
              <w:rtl/>
            </w:rPr>
          </w:rPrChange>
        </w:rPr>
        <w:t xml:space="preserve">ה</w:t>
      </w:r>
      <w:r w:rsidRPr="00C63571">
        <w:rPr>
          <w:rtl/>
        </w:rPr>
        <w:t xml:space="preserve">: שפיר </w:t>
      </w:r>
      <w:r w:rsidRPr="00C63571">
        <w:rPr>
          <w:rFonts w:hint="cs"/>
          <w:rtl/>
        </w:rPr>
        <w:t>מקפיד א. הוא שמע מ</w:t>
      </w:r>
      <w:r w:rsidRPr="00C63571">
        <w:rPr>
          <w:rtl/>
        </w:rPr>
        <w:t>רב ואנא לא שמיע לי;</w:t>
      </w:r>
    </w:p>
    <w:p w14:paraId="3E1DD856" w14:textId="77777777" w:rsidR="0046556D" w:rsidRDefault="00BD6C4F" w:rsidP="00BD6C4F">
      <w:pPr>
        <w:rPr>
          <w:rtl/>
        </w:rPr>
      </w:pPr>
      <w:r w:rsidRPr="00C63571">
        <w:rPr>
          <w:rtl/>
        </w:rPr>
        <w:t>ועוד, האיכא רובא בשחיטה.</w:t>
      </w:r>
    </w:p>
    <w:p w14:paraId="1A012067" w14:textId="77777777" w:rsidR="00BD6C4F" w:rsidRPr="00A55767" w:rsidRDefault="00BD6C4F" w:rsidP="00F07436">
      <w:pPr>
        <w:pStyle w:val="afff3"/>
        <w:framePr w:wrap="around"/>
        <w:rPr>
          <w:rtl/>
        </w:rPr>
      </w:pPr>
      <w:r w:rsidRPr="00A55767">
        <w:rPr>
          <w:rFonts w:hint="cs"/>
          <w:rtl/>
        </w:rPr>
        <w:t>יט:</w:t>
      </w:r>
    </w:p>
    <w:p w14:paraId="3844DBFF" w14:textId="77777777" w:rsidR="0046556D" w:rsidRDefault="00BD6C4F" w:rsidP="00BD6C4F">
      <w:pPr>
        <w:rPr>
          <w:rtl/>
        </w:rPr>
      </w:pPr>
      <w:r w:rsidRPr="00C63571">
        <w:rPr>
          <w:rtl/>
        </w:rPr>
        <w:t xml:space="preserve">א"ל רב חסדא: לא תהדר בך, דא"כ מפסדת לקמייתא, התם מ"ט מכשרת? </w:t>
      </w:r>
    </w:p>
    <w:p w14:paraId="44B8918A" w14:textId="77777777" w:rsidR="0046556D" w:rsidRDefault="00BD6C4F" w:rsidP="00BD6C4F">
      <w:pPr>
        <w:rPr>
          <w:rtl/>
        </w:rPr>
      </w:pPr>
      <w:r w:rsidRPr="00C63571">
        <w:rPr>
          <w:rtl/>
        </w:rPr>
        <w:t>דכ</w:t>
      </w:r>
      <w:r w:rsidRPr="00C63571">
        <w:rPr>
          <w:rFonts w:hint="cs"/>
          <w:rtl/>
        </w:rPr>
        <w:t>שיוצאת חיותה בהכשירה יוצאת ה</w:t>
      </w:r>
      <w:r>
        <w:rPr>
          <w:rtl/>
        </w:rPr>
        <w:t>"</w:t>
      </w:r>
      <w:r w:rsidRPr="00C63571">
        <w:rPr>
          <w:rFonts w:hint="cs"/>
          <w:rtl/>
        </w:rPr>
        <w:t xml:space="preserve">נ בהגרמה יוצאת </w:t>
      </w:r>
    </w:p>
    <w:p w14:paraId="77B4350B" w14:textId="77777777" w:rsidR="0046556D" w:rsidRDefault="0046556D" w:rsidP="00BD6C4F">
      <w:pPr>
        <w:rPr>
          <w:rtl/>
        </w:rPr>
      </w:pPr>
    </w:p>
    <w:p w14:paraId="5763E600" w14:textId="77777777" w:rsidR="0046556D" w:rsidRDefault="00BD6C4F" w:rsidP="00BD6C4F">
      <w:pPr>
        <w:rPr>
          <w:rtl/>
        </w:rPr>
      </w:pPr>
      <w:r>
        <w:rPr>
          <w:rtl/>
        </w:rPr>
        <w:t>נזדמן</w:t>
      </w:r>
      <w:r w:rsidRPr="00C63571">
        <w:rPr>
          <w:rtl/>
        </w:rPr>
        <w:t xml:space="preserve"> רב נחמן לסורא, בעו מיניה: שחט שליש והגרים שליש ושחט שליש, מהו? </w:t>
      </w:r>
    </w:p>
    <w:p w14:paraId="2E7B6358" w14:textId="77777777" w:rsidR="0046556D" w:rsidRDefault="00BD6C4F" w:rsidP="00BD6C4F">
      <w:pPr>
        <w:rPr>
          <w:rtl/>
        </w:rPr>
      </w:pPr>
      <w:r>
        <w:rPr>
          <w:rtl/>
        </w:rPr>
        <w:t xml:space="preserve">אמר להו: לאו היינו </w:t>
      </w:r>
      <w:r>
        <w:rPr>
          <w:rStyle w:val="2fb"/>
          <w:rtl/>
          <w:rPrChange w:id="9623" w:author="מנוע אמוראים" w:date="2026-10-05T16:40:54Z">
            <w:rPr>
              <w:rtl/>
            </w:rPr>
          </w:rPrChange>
        </w:rPr>
        <w:t xml:space="preserve">דר</w:t>
      </w:r>
      <w:r>
        <w:rPr>
          <w:rStyle w:val="2fb"/>
          <w:rFonts w:hint="cs"/>
          <w:rtl/>
          <w:rPrChange w:id="9624" w:author="מנוע אמוראים" w:date="2026-10-05T16:40:54Z">
            <w:rPr>
              <w:rFonts w:hint="cs"/>
              <w:rtl/>
            </w:rPr>
          </w:rPrChange>
        </w:rPr>
        <w:t xml:space="preserve">אב</w:t>
      </w:r>
      <w:r>
        <w:rPr>
          <w:rStyle w:val="2fb"/>
          <w:rtl/>
          <w:rPrChange w:id="9625" w:author="מנוע אמוראים" w:date="2026-10-05T16:40:54Z">
            <w:rPr>
              <w:rtl/>
            </w:rPr>
          </w:rPrChange>
        </w:rPr>
        <w:t xml:space="preserve">"</w:t>
      </w:r>
      <w:r>
        <w:rPr>
          <w:rStyle w:val="2fb"/>
          <w:rFonts w:hint="cs"/>
          <w:rtl/>
          <w:rPrChange w:id="9626" w:author="מנוע אמוראים" w:date="2026-10-05T16:40:54Z">
            <w:rPr>
              <w:rFonts w:hint="cs"/>
              <w:rtl/>
            </w:rPr>
          </w:rPrChange>
        </w:rPr>
        <w:t xml:space="preserve">מ</w:t>
      </w:r>
      <w:r>
        <w:rPr>
          <w:rFonts w:hint="cs"/>
          <w:rtl/>
        </w:rPr>
        <w:t xml:space="preserve"> ד</w:t>
      </w:r>
      <w:r w:rsidRPr="00C63571">
        <w:rPr>
          <w:rtl/>
        </w:rPr>
        <w:t>שחיטה העשויה כמסרק - כשרה.</w:t>
      </w:r>
    </w:p>
    <w:p w14:paraId="4E9EFC89" w14:textId="77777777" w:rsidR="0046556D" w:rsidRDefault="00BD6C4F" w:rsidP="00BD6C4F">
      <w:pPr>
        <w:rPr>
          <w:rtl/>
        </w:rPr>
      </w:pPr>
      <w:r w:rsidRPr="00C63571">
        <w:rPr>
          <w:rtl/>
        </w:rPr>
        <w:t>ודלמא במקום שחיטה!</w:t>
      </w:r>
    </w:p>
    <w:p w14:paraId="444AFE3E" w14:textId="77777777" w:rsidR="0046556D" w:rsidRDefault="00BD6C4F" w:rsidP="00BD6C4F">
      <w:pPr>
        <w:rPr>
          <w:rtl/>
        </w:rPr>
      </w:pPr>
      <w:r w:rsidRPr="00C63571">
        <w:rPr>
          <w:rtl/>
        </w:rPr>
        <w:t>במקום שחיטה מאי למימרא? מהו דתימא בעינן שחיטה מפורעת וליכא, קמ"ל.</w:t>
      </w:r>
    </w:p>
    <w:p w14:paraId="0C086EA3" w14:textId="77777777" w:rsidR="0046556D" w:rsidRDefault="0046556D" w:rsidP="00BD6C4F">
      <w:pPr>
        <w:rPr>
          <w:rtl/>
        </w:rPr>
      </w:pPr>
    </w:p>
    <w:p w14:paraId="3A891C16" w14:textId="77777777" w:rsidR="0046556D" w:rsidRDefault="00BD6C4F" w:rsidP="00BD6C4F">
      <w:pPr>
        <w:rPr>
          <w:rtl/>
        </w:rPr>
      </w:pPr>
      <w:r w:rsidRPr="00C63571">
        <w:rPr>
          <w:rtl/>
        </w:rPr>
        <w:t xml:space="preserve">• </w:t>
      </w:r>
      <w:r>
        <w:rPr>
          <w:rFonts w:hint="cs"/>
          <w:rtl/>
        </w:rPr>
        <w:t xml:space="preserve">ישב </w:t>
      </w:r>
      <w:r>
        <w:rPr>
          <w:rStyle w:val="2fb"/>
          <w:rFonts w:hint="cs"/>
          <w:rtl/>
          <w:rPrChange w:id="9627" w:author="מנוע אמוראים" w:date="2026-10-05T16:40:54Z">
            <w:rPr>
              <w:rFonts w:hint="cs"/>
              <w:rtl/>
            </w:rPr>
          </w:rPrChange>
        </w:rPr>
        <w:t xml:space="preserve">ר</w:t>
      </w:r>
      <w:r>
        <w:rPr>
          <w:rStyle w:val="2fb"/>
          <w:rtl/>
          <w:rPrChange w:id="9628" w:author="מנוע אמוראים" w:date="2026-10-05T16:40:54Z">
            <w:rPr>
              <w:rtl/>
            </w:rPr>
          </w:rPrChange>
        </w:rPr>
        <w:t xml:space="preserve">"</w:t>
      </w:r>
      <w:r>
        <w:rPr>
          <w:rStyle w:val="2fb"/>
          <w:rFonts w:hint="cs"/>
          <w:rtl/>
          <w:rPrChange w:id="9629" w:author="מנוע אמוראים" w:date="2026-10-05T16:40:54Z">
            <w:rPr>
              <w:rFonts w:hint="cs"/>
              <w:rtl/>
            </w:rPr>
          </w:rPrChange>
        </w:rPr>
        <w:t xml:space="preserve">א</w:t>
      </w:r>
      <w:r>
        <w:rPr>
          <w:rFonts w:hint="cs"/>
          <w:rtl/>
        </w:rPr>
        <w:t xml:space="preserve"> אחרי </w:t>
      </w:r>
      <w:r>
        <w:rPr>
          <w:rStyle w:val="2fb"/>
          <w:rFonts w:hint="cs"/>
          <w:rtl/>
          <w:rPrChange w:id="9630" w:author="מנוע אמוראים" w:date="2026-10-05T16:40:54Z">
            <w:rPr>
              <w:rFonts w:hint="cs"/>
              <w:rtl/>
            </w:rPr>
          </w:rPrChange>
        </w:rPr>
        <w:t xml:space="preserve">ר</w:t>
      </w:r>
      <w:r>
        <w:rPr>
          <w:rStyle w:val="2fb"/>
          <w:rtl/>
          <w:rPrChange w:id="9631" w:author="מנוע אמוראים" w:date="2026-10-05T16:40:54Z">
            <w:rPr>
              <w:rtl/>
            </w:rPr>
          </w:rPrChange>
        </w:rPr>
        <w:t xml:space="preserve">"</w:t>
      </w:r>
      <w:r>
        <w:rPr>
          <w:rStyle w:val="2fb"/>
          <w:rFonts w:hint="cs"/>
          <w:rtl/>
          <w:rPrChange w:id="9632" w:author="מנוע אמוראים" w:date="2026-10-05T16:40:54Z">
            <w:rPr>
              <w:rFonts w:hint="cs"/>
              <w:rtl/>
            </w:rPr>
          </w:rPrChange>
        </w:rPr>
        <w:t xml:space="preserve">כ</w:t>
      </w:r>
      <w:r>
        <w:rPr>
          <w:rFonts w:hint="cs"/>
          <w:rtl/>
        </w:rPr>
        <w:t xml:space="preserve"> שישב לפני </w:t>
      </w:r>
      <w:r>
        <w:rPr>
          <w:rStyle w:val="2fb"/>
          <w:rFonts w:hint="cs"/>
          <w:rtl/>
          <w:rPrChange w:id="9633" w:author="מנוע אמוראים" w:date="2026-10-05T16:40:54Z">
            <w:rPr>
              <w:rFonts w:hint="cs"/>
              <w:rtl/>
            </w:rPr>
          </w:rPrChange>
        </w:rPr>
        <w:t xml:space="preserve">ר</w:t>
      </w:r>
      <w:r>
        <w:rPr>
          <w:rStyle w:val="2fb"/>
          <w:rtl/>
          <w:rPrChange w:id="9634" w:author="מנוע אמוראים" w:date="2026-10-05T16:40:54Z">
            <w:rPr>
              <w:rtl/>
            </w:rPr>
          </w:rPrChange>
        </w:rPr>
        <w:t xml:space="preserve">"</w:t>
      </w:r>
      <w:r>
        <w:rPr>
          <w:rStyle w:val="2fb"/>
          <w:rFonts w:hint="cs"/>
          <w:rtl/>
          <w:rPrChange w:id="9635" w:author="מנוע אמוראים" w:date="2026-10-05T16:40:54Z">
            <w:rPr>
              <w:rFonts w:hint="cs"/>
              <w:rtl/>
            </w:rPr>
          </w:rPrChange>
        </w:rPr>
        <w:t xml:space="preserve">י</w:t>
      </w:r>
      <w:r>
        <w:rPr>
          <w:rFonts w:hint="cs"/>
          <w:rtl/>
        </w:rPr>
        <w:t xml:space="preserve"> ושאל</w:t>
      </w:r>
      <w:r w:rsidRPr="00C63571">
        <w:rPr>
          <w:rtl/>
        </w:rPr>
        <w:t xml:space="preserve">: </w:t>
      </w:r>
    </w:p>
    <w:p w14:paraId="39074CA9" w14:textId="77777777" w:rsidR="0046556D" w:rsidRDefault="00BD6C4F" w:rsidP="00BD6C4F">
      <w:pPr>
        <w:rPr>
          <w:rtl/>
        </w:rPr>
      </w:pPr>
      <w:r w:rsidRPr="00C63571">
        <w:rPr>
          <w:rtl/>
        </w:rPr>
        <w:t>שחט שליש והגרים שליש ושחט שליש, מהו? א"ל: שחיטתו כשרה.</w:t>
      </w:r>
    </w:p>
    <w:p w14:paraId="6814D2F9" w14:textId="77777777" w:rsidR="0046556D" w:rsidRDefault="00BD6C4F" w:rsidP="00BD6C4F">
      <w:pPr>
        <w:rPr>
          <w:rtl/>
        </w:rPr>
      </w:pPr>
      <w:r w:rsidRPr="00C63571">
        <w:rPr>
          <w:rtl/>
        </w:rPr>
        <w:t>הגרים שליש ושחט שליש והגרים שליש, מהו? א"ל: שחיטתו פסולה.</w:t>
      </w:r>
    </w:p>
    <w:p w14:paraId="01EE83A9" w14:textId="77777777" w:rsidR="0046556D" w:rsidRDefault="00BD6C4F" w:rsidP="00BD6C4F">
      <w:pPr>
        <w:rPr>
          <w:rtl/>
        </w:rPr>
      </w:pPr>
      <w:r w:rsidRPr="00C63571">
        <w:rPr>
          <w:rtl/>
        </w:rPr>
        <w:t>שחט במקום נקב, מהו? א"ל: שחיטתו כשרה.</w:t>
      </w:r>
    </w:p>
    <w:p w14:paraId="363D9EC5" w14:textId="77777777" w:rsidR="0046556D" w:rsidRDefault="00BD6C4F" w:rsidP="00BD6C4F">
      <w:pPr>
        <w:rPr>
          <w:rtl/>
        </w:rPr>
      </w:pPr>
      <w:r w:rsidRPr="00C63571">
        <w:rPr>
          <w:rtl/>
        </w:rPr>
        <w:t>שחט ופגע בו נקב, מהו? א"ל: שחיטתו פסולה.</w:t>
      </w:r>
    </w:p>
    <w:p w14:paraId="7500C422" w14:textId="77777777" w:rsidR="0046556D" w:rsidRDefault="00BD6C4F" w:rsidP="00BD6C4F">
      <w:pPr>
        <w:rPr>
          <w:rtl/>
        </w:rPr>
      </w:pPr>
      <w:r>
        <w:rPr>
          <w:rFonts w:hint="cs"/>
          <w:rtl/>
        </w:rPr>
        <w:t xml:space="preserve">הלך רב אבא לפני </w:t>
      </w:r>
      <w:r>
        <w:rPr>
          <w:rStyle w:val="2fb"/>
          <w:rFonts w:hint="cs"/>
          <w:rtl/>
          <w:rPrChange w:id="9636" w:author="מנוע אמוראים" w:date="2026-10-05T16:40:54Z">
            <w:rPr>
              <w:rFonts w:hint="cs"/>
              <w:rtl/>
            </w:rPr>
          </w:rPrChange>
        </w:rPr>
        <w:t xml:space="preserve">ר</w:t>
      </w:r>
      <w:r>
        <w:rPr>
          <w:rStyle w:val="2fb"/>
          <w:rtl/>
          <w:rPrChange w:id="9637" w:author="מנוע אמוראים" w:date="2026-10-05T16:40:54Z">
            <w:rPr>
              <w:rtl/>
            </w:rPr>
          </w:rPrChange>
        </w:rPr>
        <w:t xml:space="preserve">"</w:t>
      </w:r>
      <w:r>
        <w:rPr>
          <w:rStyle w:val="2fb"/>
          <w:rFonts w:hint="cs"/>
          <w:rtl/>
          <w:rPrChange w:id="9638" w:author="מנוע אמוראים" w:date="2026-10-05T16:40:54Z">
            <w:rPr>
              <w:rFonts w:hint="cs"/>
              <w:rtl/>
            </w:rPr>
          </w:rPrChange>
        </w:rPr>
        <w:t xml:space="preserve">א</w:t>
      </w:r>
      <w:r>
        <w:rPr>
          <w:rFonts w:hint="cs"/>
          <w:rtl/>
        </w:rPr>
        <w:t xml:space="preserve"> אמרה לפני </w:t>
      </w:r>
      <w:r>
        <w:rPr>
          <w:rStyle w:val="2fb"/>
          <w:rFonts w:hint="cs"/>
          <w:rtl/>
          <w:rPrChange w:id="9639" w:author="מנוע אמוראים" w:date="2026-10-05T16:40:54Z">
            <w:rPr>
              <w:rFonts w:hint="cs"/>
              <w:rtl/>
            </w:rPr>
          </w:rPrChange>
        </w:rPr>
        <w:t xml:space="preserve">רי</w:t>
      </w:r>
      <w:r>
        <w:rPr>
          <w:rStyle w:val="2fb"/>
          <w:rtl/>
          <w:rPrChange w:id="9640" w:author="מנוע אמוראים" w:date="2026-10-05T16:40:54Z">
            <w:rPr>
              <w:rtl/>
            </w:rPr>
          </w:rPrChange>
        </w:rPr>
        <w:t xml:space="preserve">"</w:t>
      </w:r>
      <w:r>
        <w:rPr>
          <w:rStyle w:val="2fb"/>
          <w:rFonts w:hint="cs"/>
          <w:rtl/>
          <w:rPrChange w:id="9641" w:author="מנוע אמוראים" w:date="2026-10-05T16:40:54Z">
            <w:rPr>
              <w:rFonts w:hint="cs"/>
              <w:rtl/>
            </w:rPr>
          </w:rPrChange>
        </w:rPr>
        <w:t xml:space="preserve">ו</w:t>
      </w:r>
      <w:r>
        <w:rPr>
          <w:rFonts w:hint="cs"/>
          <w:rtl/>
        </w:rPr>
        <w:t xml:space="preserve"> </w:t>
      </w:r>
      <w:r w:rsidRPr="00C63571">
        <w:rPr>
          <w:rtl/>
        </w:rPr>
        <w:t>א"ל: מ</w:t>
      </w:r>
      <w:r>
        <w:rPr>
          <w:rtl/>
        </w:rPr>
        <w:t>"</w:t>
      </w:r>
      <w:r w:rsidRPr="00C63571">
        <w:rPr>
          <w:rFonts w:hint="cs"/>
          <w:rtl/>
        </w:rPr>
        <w:t>ש</w:t>
      </w:r>
      <w:r w:rsidRPr="00C63571">
        <w:rPr>
          <w:rtl/>
        </w:rPr>
        <w:t xml:space="preserve"> א"ל: שחט במקום נקב, נעשה כמי ששחט ע</w:t>
      </w:r>
      <w:r w:rsidRPr="00C63571">
        <w:rPr>
          <w:rFonts w:hint="cs"/>
          <w:rtl/>
        </w:rPr>
        <w:t>כו</w:t>
      </w:r>
      <w:r>
        <w:rPr>
          <w:rtl/>
        </w:rPr>
        <w:t>"</w:t>
      </w:r>
      <w:r w:rsidRPr="00C63571">
        <w:rPr>
          <w:rFonts w:hint="cs"/>
          <w:rtl/>
        </w:rPr>
        <w:t>ם וגמר ישראל</w:t>
      </w:r>
      <w:r w:rsidRPr="00C63571">
        <w:rPr>
          <w:rtl/>
        </w:rPr>
        <w:t xml:space="preserve">, שחט ופגע בו נקב, נעשה כמי ששחט ישראל וגמר </w:t>
      </w:r>
      <w:r>
        <w:rPr>
          <w:rtl/>
        </w:rPr>
        <w:t>עכו"ם</w:t>
      </w:r>
      <w:r w:rsidRPr="00C63571">
        <w:rPr>
          <w:rtl/>
        </w:rPr>
        <w:t>.</w:t>
      </w:r>
    </w:p>
    <w:p w14:paraId="397131A8" w14:textId="77777777" w:rsidR="0046556D" w:rsidRDefault="00BD6C4F" w:rsidP="00BD6C4F">
      <w:pPr>
        <w:rPr>
          <w:rtl/>
        </w:rPr>
      </w:pPr>
      <w:r w:rsidRPr="00C63571">
        <w:rPr>
          <w:rtl/>
        </w:rPr>
        <w:t xml:space="preserve">קרי עליה: </w:t>
      </w:r>
      <w:r>
        <w:rPr>
          <w:rtl/>
        </w:rPr>
        <w:t>עכו"ם</w:t>
      </w:r>
      <w:r w:rsidRPr="00C63571">
        <w:rPr>
          <w:rtl/>
        </w:rPr>
        <w:t xml:space="preserve">, </w:t>
      </w:r>
      <w:r>
        <w:rPr>
          <w:rtl/>
        </w:rPr>
        <w:t>עכו"ם</w:t>
      </w:r>
      <w:r w:rsidRPr="00C63571">
        <w:rPr>
          <w:rtl/>
        </w:rPr>
        <w:t>.</w:t>
      </w:r>
      <w:r w:rsidRPr="00C63571">
        <w:rPr>
          <w:rFonts w:hint="cs"/>
          <w:rtl/>
        </w:rPr>
        <w:t>[לגלג עליו דבזה תולה טעמו ]</w:t>
      </w:r>
    </w:p>
    <w:p w14:paraId="468AC3B0" w14:textId="77777777" w:rsidR="0046556D" w:rsidRDefault="00BD6C4F" w:rsidP="00BD6C4F">
      <w:pPr>
        <w:rPr>
          <w:rtl/>
        </w:rPr>
      </w:pPr>
      <w:r w:rsidRPr="00C63571">
        <w:rPr>
          <w:rtl/>
        </w:rPr>
        <w:t xml:space="preserve">רבא: שפיר קרי עליה </w:t>
      </w:r>
      <w:r>
        <w:rPr>
          <w:rtl/>
        </w:rPr>
        <w:t>עכו"ם</w:t>
      </w:r>
      <w:r w:rsidRPr="00C63571">
        <w:rPr>
          <w:rtl/>
        </w:rPr>
        <w:t xml:space="preserve"> </w:t>
      </w:r>
      <w:r>
        <w:rPr>
          <w:rtl/>
        </w:rPr>
        <w:t>עכו"ם</w:t>
      </w:r>
      <w:r w:rsidRPr="00C63571">
        <w:rPr>
          <w:rtl/>
        </w:rPr>
        <w:t>, בשלמא התם מדהו</w:t>
      </w:r>
      <w:r>
        <w:rPr>
          <w:rtl/>
        </w:rPr>
        <w:t>"</w:t>
      </w:r>
      <w:r w:rsidRPr="00C63571">
        <w:rPr>
          <w:rFonts w:hint="cs"/>
          <w:rtl/>
        </w:rPr>
        <w:t xml:space="preserve">ל לישראל </w:t>
      </w:r>
      <w:r w:rsidRPr="00C63571">
        <w:rPr>
          <w:rtl/>
        </w:rPr>
        <w:t>למשחט רובא ולא שחט, כ</w:t>
      </w:r>
      <w:r w:rsidRPr="00C63571">
        <w:rPr>
          <w:rFonts w:hint="cs"/>
          <w:rtl/>
        </w:rPr>
        <w:t>שיוצאת חיותו</w:t>
      </w:r>
      <w:r w:rsidRPr="00C63571">
        <w:rPr>
          <w:rtl/>
        </w:rPr>
        <w:t>– ביד</w:t>
      </w:r>
      <w:r w:rsidRPr="00C63571">
        <w:rPr>
          <w:rFonts w:hint="cs"/>
          <w:rtl/>
        </w:rPr>
        <w:t xml:space="preserve"> עכו</w:t>
      </w:r>
      <w:r>
        <w:rPr>
          <w:rtl/>
        </w:rPr>
        <w:t>"</w:t>
      </w:r>
      <w:r w:rsidRPr="00C63571">
        <w:rPr>
          <w:rFonts w:hint="cs"/>
          <w:rtl/>
        </w:rPr>
        <w:t>ם נפקא</w:t>
      </w:r>
      <w:r w:rsidRPr="00C63571">
        <w:rPr>
          <w:rtl/>
        </w:rPr>
        <w:t xml:space="preserve">, </w:t>
      </w:r>
      <w:r w:rsidRPr="00C63571">
        <w:rPr>
          <w:rFonts w:hint="cs"/>
          <w:rtl/>
        </w:rPr>
        <w:t xml:space="preserve">אבל הכא </w:t>
      </w:r>
      <w:r w:rsidRPr="00C63571">
        <w:rPr>
          <w:rtl/>
        </w:rPr>
        <w:t xml:space="preserve">מכדי משחט שחיט, </w:t>
      </w:r>
      <w:r>
        <w:rPr>
          <w:rtl/>
        </w:rPr>
        <w:t>מ"ל</w:t>
      </w:r>
      <w:r w:rsidRPr="00C63571">
        <w:rPr>
          <w:rtl/>
        </w:rPr>
        <w:t xml:space="preserve"> במקום נקב, </w:t>
      </w:r>
      <w:r>
        <w:rPr>
          <w:rtl/>
        </w:rPr>
        <w:t>מ"ל</w:t>
      </w:r>
      <w:r w:rsidRPr="00C63571">
        <w:rPr>
          <w:rtl/>
        </w:rPr>
        <w:t xml:space="preserve"> פגע בו נקב: </w:t>
      </w:r>
    </w:p>
    <w:p w14:paraId="5481FF9E"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64" w:author="קלוד" w:date="2026-10-06T10:08:36Z"/>
        </w:rPr>
      </w:pPr>
      <w:ins w:id="20063" w:author="קלוד" w:date="2026-10-06T10:08:36Z">
        <w:r>
          <w:t xml:space="preserve">משנה ד</w:t>
        </w:r>
      </w:ins>
    </w:p>
    <w:p w14:paraId="1A383195" w14:textId="77777777" w:rsidR="00BD6C4F" w:rsidRPr="00A55767" w:rsidRDefault="00BD6C4F" w:rsidP="00BD6C4F">
      <w:pPr>
        <w:pStyle w:val="afff9"/>
        <w:rPr>
          <w:del w:id="20024" w:author="קלוד" w:date="2026-10-06T10:14:23Z"/>
          <w:b/>
          <w:rtl/>
        </w:rPr>
      </w:pPr>
      <w:ins w:id="9808" w:author="מספור קטעי משנה" w:date="2026-10-06T06:45:19Z">
        <w:del w:id="20022" w:author="קלוד" w:date="2026-10-06T10:14:23Z">
          <w:r>
            <w:rPr>
              <w:rStyle w:val="MisparKeta"/>
            </w:rPr>
            <w:delText xml:space="preserve">א. </w:delText>
          </w:r>
        </w:del>
      </w:ins>
      <w:del w:id="20023" w:author="קלוד" w:date="2026-10-06T10:14:23Z">
        <w:r w:rsidRPr="00A55767">
          <w:rPr>
            <w:b/>
            <w:rtl/>
          </w:rPr>
          <w:delText xml:space="preserve">מתני'.</w:delText>
        </w:r>
      </w:del>
    </w:p>
    <w:p w14:paraId="78D2EB28" w14:textId="77777777" w:rsidR="00BD6C4F" w:rsidRPr="00A55767" w:rsidRDefault="00BD6C4F" w:rsidP="00BD6C4F">
      <w:pPr>
        <w:pStyle w:val="afff9"/>
        <w:spacing w:before="120"/>
        <w:rPr>
          <w:b/>
          <w:rtl/>
        </w:rPr>
        <w:pPrChange w:id="90008" w:author="קלוד" w:date="2026-10-08T12:08:16Z">
          <w:pPr>
            <w:pStyle w:val="afff9"/>
          </w:pPr>
        </w:pPrChange>
      </w:pPr>
      <w:r w:rsidRPr="00A55767">
        <w:rPr>
          <w:b/>
          <w:rtl/>
        </w:rPr>
        <w:t>השוחט מן הצדדין - שחיטתו כשרה, המולק מן הצדדין - מליקתו פסולה.</w:t>
      </w:r>
    </w:p>
    <w:p w14:paraId="4E94490E" w14:textId="77777777" w:rsidR="00BD6C4F" w:rsidRPr="00A55767" w:rsidRDefault="00BD6C4F" w:rsidP="00BD6C4F">
      <w:pPr>
        <w:pStyle w:val="afff9"/>
        <w:rPr>
          <w:b/>
          <w:rtl/>
        </w:rPr>
      </w:pPr>
      <w:r w:rsidRPr="00A55767">
        <w:rPr>
          <w:b/>
          <w:rtl/>
        </w:rPr>
        <w:t>השוחט מן העורף - שחיטתו פסולה, המולק מן העורף - מליקתו כשירה.</w:t>
      </w:r>
    </w:p>
    <w:p w14:paraId="29C36ABD" w14:textId="77777777" w:rsidR="00BD6C4F" w:rsidRPr="00A55767" w:rsidRDefault="00BD6C4F" w:rsidP="00BD6C4F">
      <w:pPr>
        <w:pStyle w:val="afff9"/>
        <w:rPr>
          <w:b/>
          <w:rtl/>
        </w:rPr>
      </w:pPr>
      <w:r w:rsidRPr="00A55767">
        <w:rPr>
          <w:b/>
          <w:rtl/>
        </w:rPr>
        <w:t>השוחט מן הצואר - שחיטתו כשרה, המולק מן הצואר - מליקתו פסולה;</w:t>
      </w:r>
    </w:p>
    <w:p w14:paraId="48E2A788" w14:textId="77777777" w:rsidR="00BD6C4F" w:rsidRPr="00A55767" w:rsidRDefault="00BD6C4F" w:rsidP="00BD6C4F">
      <w:pPr>
        <w:pStyle w:val="afff9"/>
        <w:rPr>
          <w:b/>
          <w:rtl/>
        </w:rPr>
      </w:pPr>
      <w:r w:rsidRPr="00A55767">
        <w:rPr>
          <w:b/>
          <w:rtl/>
        </w:rPr>
        <w:t>שכל העורף כשר למליקה, וכל הצואר כשר לשחיטה.</w:t>
      </w:r>
    </w:p>
    <w:p w14:paraId="3A41E233" w14:textId="77777777" w:rsidR="00BD6C4F" w:rsidRPr="00A55767" w:rsidRDefault="00BD6C4F" w:rsidP="00BD6C4F">
      <w:pPr>
        <w:pStyle w:val="afff9"/>
        <w:rPr>
          <w:b/>
          <w:rtl/>
        </w:rPr>
      </w:pPr>
      <w:r w:rsidRPr="00A55767">
        <w:rPr>
          <w:b/>
          <w:rtl/>
        </w:rPr>
        <w:t xml:space="preserve">נמצא כשר בשחיטה פסול במליקה, כשר במליקה פסול בשחיטה: </w:t>
      </w:r>
    </w:p>
    <w:p w14:paraId="0C8F978C" w14:textId="77777777" w:rsidR="0046556D" w:rsidRDefault="00BD6C4F" w:rsidP="00BD6C4F">
      <w:pPr>
        <w:jc w:val="center"/>
        <w:rPr>
          <w:rtl/>
        </w:rPr>
      </w:pPr>
      <w:r>
        <w:rPr>
          <w:rFonts w:ascii="BA חניכי הישיבות" w:hAnsi="BA חניכי הישיבות" w:cs="BA חניכי הישיבות"/>
          <w:rtl/>
        </w:rPr>
        <w:t>׻</w:t>
      </w:r>
    </w:p>
    <w:p w14:paraId="7BB5813D" w14:textId="77777777" w:rsidR="0046556D" w:rsidRDefault="00BD6C4F" w:rsidP="00BD6C4F">
      <w:pPr>
        <w:rPr>
          <w:rtl/>
        </w:rPr>
      </w:pPr>
      <w:r w:rsidRPr="00C63571">
        <w:rPr>
          <w:rtl/>
        </w:rPr>
        <w:t>עורף</w:t>
      </w:r>
      <w:r w:rsidRPr="00C63571">
        <w:rPr>
          <w:rFonts w:hint="cs"/>
          <w:rtl/>
        </w:rPr>
        <w:t>-</w:t>
      </w:r>
      <w:r w:rsidRPr="00C63571">
        <w:rPr>
          <w:rtl/>
        </w:rPr>
        <w:t xml:space="preserve"> ממול עורף, כדקתני סיפא: כל העורף כשר למליקה.</w:t>
      </w:r>
    </w:p>
    <w:p w14:paraId="7D2C07E1" w14:textId="77777777" w:rsidR="0046556D" w:rsidRDefault="00BD6C4F" w:rsidP="00BD6C4F">
      <w:pPr>
        <w:rPr>
          <w:rtl/>
        </w:rPr>
      </w:pPr>
      <w:r w:rsidRPr="00C63571">
        <w:rPr>
          <w:rtl/>
        </w:rPr>
        <w:t>מ</w:t>
      </w:r>
      <w:r w:rsidRPr="00C63571">
        <w:rPr>
          <w:rFonts w:hint="cs"/>
          <w:rtl/>
        </w:rPr>
        <w:t>ד</w:t>
      </w:r>
      <w:r w:rsidRPr="00767C59">
        <w:rPr>
          <w:rFonts w:hint="cs"/>
          <w:b/>
          <w:bCs/>
          <w:rtl/>
        </w:rPr>
        <w:t>ת</w:t>
      </w:r>
      <w:r w:rsidRPr="00767C59">
        <w:rPr>
          <w:b/>
          <w:bCs/>
          <w:rtl/>
        </w:rPr>
        <w:t>"</w:t>
      </w:r>
      <w:r w:rsidRPr="00767C59">
        <w:rPr>
          <w:rFonts w:hint="cs"/>
          <w:b/>
          <w:bCs/>
          <w:rtl/>
        </w:rPr>
        <w:t>ר</w:t>
      </w:r>
      <w:r w:rsidRPr="00C63571">
        <w:rPr>
          <w:rtl/>
        </w:rPr>
        <w:t>: ממול ערפו</w:t>
      </w:r>
      <w:r w:rsidRPr="00C63571">
        <w:rPr>
          <w:rFonts w:hint="cs"/>
          <w:rtl/>
        </w:rPr>
        <w:t>'</w:t>
      </w:r>
      <w:r w:rsidRPr="00C63571">
        <w:rPr>
          <w:rtl/>
        </w:rPr>
        <w:t xml:space="preserve"> מול הרואה את העורף, וכן:</w:t>
      </w:r>
      <w:r w:rsidRPr="00A71A5E">
        <w:rPr>
          <w:rStyle w:val="afffff0"/>
          <w:rtl/>
        </w:rPr>
        <w:t xml:space="preserve"> </w:t>
      </w:r>
      <w:r w:rsidRPr="00A71A5E">
        <w:rPr>
          <w:rStyle w:val="afffff0"/>
          <w:rFonts w:hint="cs"/>
          <w:rtl/>
        </w:rPr>
        <w:t>'</w:t>
      </w:r>
      <w:r w:rsidRPr="00A71A5E">
        <w:rPr>
          <w:rStyle w:val="afffff0"/>
          <w:rtl/>
        </w:rPr>
        <w:t>והוא יושב ממולי</w:t>
      </w:r>
      <w:r w:rsidRPr="00A71A5E">
        <w:rPr>
          <w:rStyle w:val="afffff0"/>
          <w:rFonts w:hint="cs"/>
          <w:rtl/>
        </w:rPr>
        <w:t>'</w:t>
      </w:r>
      <w:r w:rsidRPr="00A71A5E">
        <w:rPr>
          <w:rStyle w:val="afffff0"/>
          <w:rtl/>
        </w:rPr>
        <w:t>,</w:t>
      </w:r>
      <w:r w:rsidRPr="00C63571">
        <w:rPr>
          <w:rtl/>
        </w:rPr>
        <w:t xml:space="preserve"> ואומר:</w:t>
      </w:r>
      <w:r w:rsidRPr="00A71A5E">
        <w:rPr>
          <w:rStyle w:val="afffff0"/>
          <w:rtl/>
        </w:rPr>
        <w:t xml:space="preserve"> </w:t>
      </w:r>
      <w:r w:rsidRPr="00A71A5E">
        <w:rPr>
          <w:rStyle w:val="afffff0"/>
          <w:rFonts w:hint="cs"/>
          <w:rtl/>
        </w:rPr>
        <w:t>'</w:t>
      </w:r>
      <w:r w:rsidRPr="00A71A5E">
        <w:rPr>
          <w:rStyle w:val="afffff0"/>
          <w:rtl/>
        </w:rPr>
        <w:t>כי פנו אלי עורף</w:t>
      </w:r>
      <w:r w:rsidRPr="00A71A5E">
        <w:rPr>
          <w:rStyle w:val="afffff0"/>
          <w:rFonts w:hint="cs"/>
          <w:rtl/>
        </w:rPr>
        <w:t>'</w:t>
      </w:r>
      <w:r w:rsidRPr="00A71A5E">
        <w:rPr>
          <w:rStyle w:val="afffff0"/>
          <w:rtl/>
        </w:rPr>
        <w:t xml:space="preserve"> </w:t>
      </w:r>
      <w:r w:rsidRPr="00C63571">
        <w:rPr>
          <w:rtl/>
        </w:rPr>
        <w:t>ולא פנים.</w:t>
      </w:r>
    </w:p>
    <w:p w14:paraId="1D37335C" w14:textId="77777777" w:rsidR="0046556D" w:rsidRDefault="00BD6C4F" w:rsidP="00BD6C4F">
      <w:pPr>
        <w:rPr>
          <w:rtl/>
        </w:rPr>
      </w:pPr>
      <w:r w:rsidRPr="00C63571">
        <w:rPr>
          <w:rFonts w:hint="cs"/>
          <w:rtl/>
        </w:rPr>
        <w:t>ואומר</w:t>
      </w:r>
      <w:r w:rsidRPr="00C63571">
        <w:rPr>
          <w:rtl/>
        </w:rPr>
        <w:t xml:space="preserve">: </w:t>
      </w:r>
      <w:r w:rsidRPr="00C63571">
        <w:rPr>
          <w:rFonts w:hint="cs"/>
          <w:rtl/>
        </w:rPr>
        <w:t>כיוון דעורף גופי א</w:t>
      </w:r>
      <w:r>
        <w:rPr>
          <w:rtl/>
        </w:rPr>
        <w:t>"</w:t>
      </w:r>
      <w:r w:rsidRPr="00C63571">
        <w:rPr>
          <w:rFonts w:hint="cs"/>
          <w:rtl/>
        </w:rPr>
        <w:t xml:space="preserve">י היכן להכי כי פנו אלי עורף מכלל דלהדי פנים </w:t>
      </w:r>
    </w:p>
    <w:p w14:paraId="69BA0432" w14:textId="77777777" w:rsidR="0046556D" w:rsidRDefault="00BD6C4F" w:rsidP="00BD6C4F">
      <w:pPr>
        <w:rPr>
          <w:rtl/>
        </w:rPr>
      </w:pPr>
      <w:r>
        <w:rPr>
          <w:rtl/>
        </w:rPr>
        <w:t xml:space="preserve">• אמרי בני </w:t>
      </w:r>
      <w:r>
        <w:rPr>
          <w:rStyle w:val="2fb"/>
          <w:rtl/>
          <w:rPrChange w:id="9642" w:author="מנוע אמוראים" w:date="2026-10-05T16:40:54Z">
            <w:rPr>
              <w:rtl/>
            </w:rPr>
          </w:rPrChange>
        </w:rPr>
        <w:t xml:space="preserve">ר</w:t>
      </w:r>
      <w:r>
        <w:rPr>
          <w:rStyle w:val="2fb"/>
          <w:rtl/>
          <w:rPrChange w:id="9643" w:author="מנוע אמוראים" w:date="2026-10-05T16:40:54Z">
            <w:rPr>
              <w:rtl/>
            </w:rPr>
          </w:rPrChange>
        </w:rPr>
        <w:t xml:space="preserve">"</w:t>
      </w:r>
      <w:r>
        <w:rPr>
          <w:rStyle w:val="2fb"/>
          <w:rFonts w:hint="cs"/>
          <w:rtl/>
          <w:rPrChange w:id="9644" w:author="מנוע אמוראים" w:date="2026-10-05T16:40:54Z">
            <w:rPr>
              <w:rFonts w:hint="cs"/>
              <w:rtl/>
            </w:rPr>
          </w:rPrChange>
        </w:rPr>
        <w:t xml:space="preserve">ח</w:t>
      </w:r>
      <w:r w:rsidRPr="00C63571">
        <w:rPr>
          <w:rtl/>
        </w:rPr>
        <w:t>: מצות מליקה, מחזיר סימנים לאחורי העורף ומולק.</w:t>
      </w:r>
    </w:p>
    <w:p w14:paraId="203FDFB6" w14:textId="432EDBE9" w:rsidR="0046556D" w:rsidRDefault="00BD6C4F" w:rsidP="00BD6C4F">
      <w:pPr>
        <w:rPr>
          <w:rtl/>
        </w:rPr>
      </w:pPr>
      <w:r w:rsidRPr="00C63571">
        <w:rPr>
          <w:rtl/>
        </w:rPr>
        <w:t>א</w:t>
      </w:r>
      <w:r>
        <w:rPr>
          <w:rtl/>
        </w:rPr>
        <w:t>"</w:t>
      </w:r>
      <w:r w:rsidRPr="00C63571">
        <w:rPr>
          <w:rFonts w:hint="cs"/>
          <w:rtl/>
        </w:rPr>
        <w:t>ד</w:t>
      </w:r>
      <w:r w:rsidRPr="00C63571">
        <w:rPr>
          <w:rtl/>
        </w:rPr>
        <w:t>: אף מחזיר, ו</w:t>
      </w:r>
      <w:r w:rsidRPr="000C5072">
        <w:rPr>
          <w:b/>
          <w:bCs/>
          <w:rtl/>
          <w14:textOutline w14:w="3175" w14:cap="rnd" w14:cmpd="sng" w14:algn="ctr">
            <w14:solidFill>
              <w14:schemeClr w14:val="tx1"/>
            </w14:solidFill>
            <w14:prstDash w14:val="solid"/>
            <w14:bevel/>
          </w14:textOutline>
        </w:rPr>
        <w:t>א</w:t>
      </w:r>
      <w:r w:rsidR="00BF1CF6">
        <w:rPr>
          <w:b/>
          <w:bCs/>
          <w:rtl/>
          <w14:textOutline w14:w="3175" w14:cap="rnd" w14:cmpd="sng" w14:algn="ctr">
            <w14:solidFill>
              <w14:schemeClr w14:val="tx1"/>
            </w14:solidFill>
            <w14:prstDash w14:val="solid"/>
            <w14:bevel/>
          </w14:textOutline>
        </w:rPr>
        <w:t>"</w:t>
      </w:r>
      <w:r w:rsidRPr="000C5072">
        <w:rPr>
          <w:b/>
          <w:bCs/>
          <w:rtl/>
          <w14:textOutline w14:w="3175" w14:cap="rnd" w14:cmpd="sng" w14:algn="ctr">
            <w14:solidFill>
              <w14:schemeClr w14:val="tx1"/>
            </w14:solidFill>
            <w14:prstDash w14:val="solid"/>
            <w14:bevel/>
          </w14:textOutline>
        </w:rPr>
        <w:t>ד</w:t>
      </w:r>
      <w:r w:rsidRPr="00C63571">
        <w:rPr>
          <w:rtl/>
        </w:rPr>
        <w:t>: מחזיר דוקא.</w:t>
      </w:r>
    </w:p>
    <w:p w14:paraId="4D761206" w14:textId="77777777" w:rsidR="0046556D" w:rsidRDefault="00BD6C4F" w:rsidP="00BD6C4F">
      <w:pPr>
        <w:rPr>
          <w:rtl/>
        </w:rPr>
      </w:pPr>
      <w:r w:rsidRPr="00C63571">
        <w:rPr>
          <w:rtl/>
        </w:rPr>
        <w:t>ומסתברא כמ</w:t>
      </w:r>
      <w:r>
        <w:rPr>
          <w:rtl/>
        </w:rPr>
        <w:t>"</w:t>
      </w:r>
      <w:r w:rsidRPr="00C63571">
        <w:rPr>
          <w:rFonts w:hint="cs"/>
          <w:rtl/>
        </w:rPr>
        <w:t>ד</w:t>
      </w:r>
      <w:r w:rsidRPr="00C63571">
        <w:rPr>
          <w:rtl/>
        </w:rPr>
        <w:t xml:space="preserve"> אף מחזיר, מדקתני: השוחט מן העורף שחיטתו פסולה, המולק מן העורף מליקתו כשרה;</w:t>
      </w:r>
    </w:p>
    <w:p w14:paraId="459E3FE7" w14:textId="77777777" w:rsidR="00BD6C4F" w:rsidRPr="00A55767" w:rsidRDefault="00BD6C4F" w:rsidP="00F07436">
      <w:pPr>
        <w:pStyle w:val="afff3"/>
        <w:framePr w:wrap="around"/>
        <w:rPr>
          <w:rtl/>
        </w:rPr>
      </w:pPr>
      <w:r w:rsidRPr="00A55767">
        <w:rPr>
          <w:rFonts w:hint="cs"/>
          <w:rtl/>
        </w:rPr>
        <w:t>כ.</w:t>
      </w:r>
    </w:p>
    <w:p w14:paraId="630664F2" w14:textId="77777777" w:rsidR="0046556D" w:rsidRDefault="00BD6C4F" w:rsidP="00BD6C4F">
      <w:pPr>
        <w:rPr>
          <w:rtl/>
        </w:rPr>
      </w:pPr>
      <w:r w:rsidRPr="00C63571">
        <w:rPr>
          <w:rtl/>
        </w:rPr>
        <w:t>ואי ס"ד מחזיר דוקא, מאי איריא מולק? אפי' שוחט נמי!</w:t>
      </w:r>
      <w:r w:rsidRPr="00C63571">
        <w:rPr>
          <w:rFonts w:hint="cs"/>
          <w:rtl/>
        </w:rPr>
        <w:t xml:space="preserve"> אלא ש</w:t>
      </w:r>
      <w:r>
        <w:rPr>
          <w:rtl/>
        </w:rPr>
        <w:t>"</w:t>
      </w:r>
      <w:r w:rsidRPr="00C63571">
        <w:rPr>
          <w:rFonts w:hint="cs"/>
          <w:rtl/>
        </w:rPr>
        <w:t xml:space="preserve">מ אף מחזיר ומתני' בדלא מחזיר </w:t>
      </w:r>
    </w:p>
    <w:p w14:paraId="075B8490" w14:textId="77777777" w:rsidR="0046556D" w:rsidRDefault="0046556D" w:rsidP="00BD6C4F">
      <w:pPr>
        <w:rPr>
          <w:rtl/>
        </w:rPr>
      </w:pPr>
    </w:p>
    <w:p w14:paraId="5CF94A53" w14:textId="77777777" w:rsidR="0046556D" w:rsidRDefault="00BD6C4F" w:rsidP="00BD6C4F">
      <w:pPr>
        <w:rPr>
          <w:b/>
          <w:bCs/>
          <w:rtl/>
        </w:rPr>
      </w:pPr>
      <w:r w:rsidRPr="00C63571">
        <w:rPr>
          <w:rtl/>
        </w:rPr>
        <w:t xml:space="preserve">א"ר ינאי: יקבלו הרובין את תשובתן, דקתני: נמצא כשר בשחיטה, פסול במליקה, כשר במליקה פסול בשחיטה, </w:t>
      </w:r>
    </w:p>
    <w:p w14:paraId="62A52CF7" w14:textId="77777777" w:rsidR="0046556D" w:rsidRDefault="00BD6C4F" w:rsidP="00BD6C4F">
      <w:pPr>
        <w:rPr>
          <w:b/>
          <w:bCs/>
          <w:rtl/>
        </w:rPr>
      </w:pPr>
      <w:r w:rsidRPr="00C605F0">
        <w:rPr>
          <w:rFonts w:hint="cs"/>
          <w:b/>
          <w:bCs/>
          <w:rtl/>
        </w:rPr>
        <w:t>א.</w:t>
      </w:r>
      <w:r w:rsidRPr="00C63571">
        <w:rPr>
          <w:rFonts w:hint="cs"/>
          <w:rtl/>
        </w:rPr>
        <w:t xml:space="preserve"> </w:t>
      </w:r>
      <w:r w:rsidRPr="00C63571">
        <w:rPr>
          <w:rtl/>
        </w:rPr>
        <w:t>למעוטי</w:t>
      </w:r>
      <w:r w:rsidRPr="00C63571">
        <w:rPr>
          <w:rFonts w:hint="cs"/>
          <w:rtl/>
        </w:rPr>
        <w:t xml:space="preserve">- </w:t>
      </w:r>
      <w:r w:rsidRPr="00C63571">
        <w:rPr>
          <w:rtl/>
        </w:rPr>
        <w:t>מחזיר סימנין לאחורי העורף דלא!</w:t>
      </w:r>
    </w:p>
    <w:p w14:paraId="75BADF43" w14:textId="77777777" w:rsidR="0046556D" w:rsidRDefault="00BD6C4F" w:rsidP="00BD6C4F">
      <w:pPr>
        <w:rPr>
          <w:b/>
          <w:bCs/>
          <w:rtl/>
        </w:rPr>
      </w:pPr>
      <w:r w:rsidRPr="00C605F0">
        <w:rPr>
          <w:rFonts w:hint="cs"/>
          <w:b/>
          <w:bCs/>
          <w:rtl/>
        </w:rPr>
        <w:lastRenderedPageBreak/>
        <w:t>ב.</w:t>
      </w:r>
      <w:r w:rsidRPr="00C63571">
        <w:rPr>
          <w:rFonts w:hint="cs"/>
          <w:rtl/>
        </w:rPr>
        <w:t xml:space="preserve"> </w:t>
      </w:r>
      <w:r>
        <w:rPr>
          <w:rStyle w:val="2fb"/>
          <w:rtl/>
          <w:rPrChange w:id="9645" w:author="מנוע אמוראים" w:date="2026-10-05T16:40:54Z">
            <w:rPr>
              <w:rtl/>
            </w:rPr>
          </w:rPrChange>
        </w:rPr>
        <w:t xml:space="preserve">ר</w:t>
      </w:r>
      <w:r>
        <w:rPr>
          <w:rStyle w:val="2fb"/>
          <w:rFonts w:hint="cs"/>
          <w:rtl/>
          <w:rPrChange w:id="9646" w:author="מנוע אמוראים" w:date="2026-10-05T16:40:54Z">
            <w:rPr>
              <w:rFonts w:hint="cs"/>
              <w:rtl/>
            </w:rPr>
          </w:rPrChange>
        </w:rPr>
        <w:t xml:space="preserve">בב</w:t>
      </w:r>
      <w:r>
        <w:rPr>
          <w:rStyle w:val="2fb"/>
          <w:rtl/>
          <w:rPrChange w:id="9647" w:author="מנוע אמוראים" w:date="2026-10-05T16:40:54Z">
            <w:rPr>
              <w:rtl/>
            </w:rPr>
          </w:rPrChange>
        </w:rPr>
        <w:t xml:space="preserve">"</w:t>
      </w:r>
      <w:r>
        <w:rPr>
          <w:rStyle w:val="2fb"/>
          <w:rFonts w:hint="cs"/>
          <w:rtl/>
          <w:rPrChange w:id="9648" w:author="מנוע אמוראים" w:date="2026-10-05T16:40:54Z">
            <w:rPr>
              <w:rFonts w:hint="cs"/>
              <w:rtl/>
            </w:rPr>
          </w:rPrChange>
        </w:rPr>
        <w:t xml:space="preserve">ח</w:t>
      </w:r>
      <w:r w:rsidRPr="00C63571">
        <w:rPr>
          <w:rtl/>
        </w:rPr>
        <w:t xml:space="preserve">: </w:t>
      </w:r>
      <w:r w:rsidRPr="00C63571">
        <w:rPr>
          <w:rFonts w:hint="cs"/>
          <w:rtl/>
        </w:rPr>
        <w:t xml:space="preserve">- </w:t>
      </w:r>
      <w:r w:rsidRPr="00C63571">
        <w:rPr>
          <w:rtl/>
        </w:rPr>
        <w:t>למעוטי שן וצפורן.</w:t>
      </w:r>
      <w:r w:rsidRPr="00C63571">
        <w:rPr>
          <w:rFonts w:hint="cs"/>
          <w:rtl/>
        </w:rPr>
        <w:t xml:space="preserve"> ויקשה ד</w:t>
      </w:r>
      <w:r w:rsidRPr="00C63571">
        <w:rPr>
          <w:rtl/>
        </w:rPr>
        <w:t>בהדיא קתני להו!</w:t>
      </w:r>
    </w:p>
    <w:p w14:paraId="1D13FDE2" w14:textId="77777777" w:rsidR="0046556D" w:rsidRDefault="00BD6C4F" w:rsidP="00BD6C4F">
      <w:pPr>
        <w:rPr>
          <w:rtl/>
        </w:rPr>
      </w:pPr>
      <w:r w:rsidRPr="00C605F0">
        <w:rPr>
          <w:rFonts w:hint="cs"/>
          <w:b/>
          <w:bCs/>
          <w:rtl/>
        </w:rPr>
        <w:t>ג.</w:t>
      </w:r>
      <w:r w:rsidRPr="00C63571">
        <w:rPr>
          <w:rFonts w:hint="cs"/>
          <w:rtl/>
        </w:rPr>
        <w:t xml:space="preserve"> </w:t>
      </w:r>
      <w:r>
        <w:rPr>
          <w:rStyle w:val="2fb"/>
          <w:rtl/>
          <w:rPrChange w:id="9649" w:author="מנוע אמוראים" w:date="2026-10-05T16:40:54Z">
            <w:rPr>
              <w:rtl/>
            </w:rPr>
          </w:rPrChange>
        </w:rPr>
        <w:t xml:space="preserve">א</w:t>
      </w:r>
      <w:r>
        <w:rPr>
          <w:rStyle w:val="2fb"/>
          <w:rFonts w:hint="cs"/>
          <w:rtl/>
          <w:rPrChange w:id="9650" w:author="מנוע אמוראים" w:date="2026-10-05T16:40:54Z">
            <w:rPr>
              <w:rFonts w:hint="cs"/>
              <w:rtl/>
            </w:rPr>
          </w:rPrChange>
        </w:rPr>
        <w:t xml:space="preserve">רי</w:t>
      </w:r>
      <w:r>
        <w:rPr>
          <w:rStyle w:val="2fb"/>
          <w:rtl/>
          <w:rPrChange w:id="9651" w:author="מנוע אמוראים" w:date="2026-10-05T16:40:54Z">
            <w:rPr>
              <w:rtl/>
            </w:rPr>
          </w:rPrChange>
        </w:rPr>
        <w:t xml:space="preserve">"</w:t>
      </w:r>
      <w:r>
        <w:rPr>
          <w:rStyle w:val="2fb"/>
          <w:rFonts w:hint="cs"/>
          <w:rtl/>
          <w:rPrChange w:id="9652" w:author="מנוע אמוראים" w:date="2026-10-05T16:40:54Z">
            <w:rPr>
              <w:rFonts w:hint="cs"/>
              <w:rtl/>
            </w:rPr>
          </w:rPrChange>
        </w:rPr>
        <w:t xml:space="preserve">ר</w:t>
      </w:r>
      <w:r w:rsidRPr="00C63571">
        <w:rPr>
          <w:rtl/>
        </w:rPr>
        <w:t>: למעוטי מוליך ומביא.</w:t>
      </w:r>
      <w:r>
        <w:rPr>
          <w:rFonts w:hint="cs"/>
          <w:rtl/>
        </w:rPr>
        <w:t xml:space="preserve"> דבני </w:t>
      </w:r>
      <w:r>
        <w:rPr>
          <w:rStyle w:val="2fb"/>
          <w:rFonts w:hint="cs"/>
          <w:rtl/>
          <w:rPrChange w:id="9653" w:author="מנוע אמוראים" w:date="2026-10-05T16:40:54Z">
            <w:rPr>
              <w:rFonts w:hint="cs"/>
              <w:rtl/>
            </w:rPr>
          </w:rPrChange>
        </w:rPr>
        <w:t xml:space="preserve">ר</w:t>
      </w:r>
      <w:r>
        <w:rPr>
          <w:rStyle w:val="2fb"/>
          <w:rtl/>
          <w:rPrChange w:id="9654" w:author="מנוע אמוראים" w:date="2026-10-05T16:40:54Z">
            <w:rPr>
              <w:rtl/>
            </w:rPr>
          </w:rPrChange>
        </w:rPr>
        <w:t xml:space="preserve">"</w:t>
      </w:r>
      <w:r>
        <w:rPr>
          <w:rStyle w:val="2fb"/>
          <w:rFonts w:hint="cs"/>
          <w:rtl/>
          <w:rPrChange w:id="9655" w:author="מנוע אמוראים" w:date="2026-10-05T16:40:54Z">
            <w:rPr>
              <w:rFonts w:hint="cs"/>
              <w:rtl/>
            </w:rPr>
          </w:rPrChange>
        </w:rPr>
        <w:t xml:space="preserve">ח</w:t>
      </w:r>
      <w:r>
        <w:rPr>
          <w:rFonts w:hint="cs"/>
          <w:rtl/>
        </w:rPr>
        <w:t xml:space="preserve"> ס</w:t>
      </w:r>
      <w:r>
        <w:rPr>
          <w:rtl/>
        </w:rPr>
        <w:t>"</w:t>
      </w:r>
      <w:r w:rsidRPr="00C63571">
        <w:rPr>
          <w:rFonts w:hint="cs"/>
          <w:rtl/>
        </w:rPr>
        <w:t>ל</w:t>
      </w:r>
      <w:r w:rsidRPr="00C63571">
        <w:rPr>
          <w:rtl/>
        </w:rPr>
        <w:t xml:space="preserve"> כמ"ד מוליך ומביא במליקה - פסול.</w:t>
      </w:r>
    </w:p>
    <w:p w14:paraId="22FF9A59" w14:textId="77777777" w:rsidR="0046556D" w:rsidRDefault="00BD6C4F" w:rsidP="00BD6C4F">
      <w:pPr>
        <w:rPr>
          <w:rtl/>
        </w:rPr>
      </w:pPr>
      <w:r>
        <w:rPr>
          <w:rtl/>
        </w:rPr>
        <w:t xml:space="preserve">• </w:t>
      </w:r>
      <w:r>
        <w:rPr>
          <w:rStyle w:val="2fb"/>
          <w:rtl/>
          <w:rPrChange w:id="9656" w:author="מנוע אמוראים" w:date="2026-10-05T16:40:54Z">
            <w:rPr>
              <w:rtl/>
            </w:rPr>
          </w:rPrChange>
        </w:rPr>
        <w:t xml:space="preserve">א</w:t>
      </w:r>
      <w:r>
        <w:rPr>
          <w:rStyle w:val="2fb"/>
          <w:rFonts w:hint="cs"/>
          <w:rtl/>
          <w:rPrChange w:id="9657" w:author="מנוע אמוראים" w:date="2026-10-05T16:40:54Z">
            <w:rPr>
              <w:rFonts w:hint="cs"/>
              <w:rtl/>
            </w:rPr>
          </w:rPrChange>
        </w:rPr>
        <w:t xml:space="preserve">ר</w:t>
      </w:r>
      <w:r>
        <w:rPr>
          <w:rStyle w:val="2fb"/>
          <w:rtl/>
          <w:rPrChange w:id="9658" w:author="מנוע אמוראים" w:date="2026-10-05T16:40:54Z">
            <w:rPr>
              <w:rtl/>
            </w:rPr>
          </w:rPrChange>
        </w:rPr>
        <w:t xml:space="preserve">"</w:t>
      </w:r>
      <w:r>
        <w:rPr>
          <w:rStyle w:val="2fb"/>
          <w:rFonts w:hint="cs"/>
          <w:rtl/>
          <w:rPrChange w:id="9659" w:author="מנוע אמוראים" w:date="2026-10-05T16:40:54Z">
            <w:rPr>
              <w:rFonts w:hint="cs"/>
              <w:rtl/>
            </w:rPr>
          </w:rPrChange>
        </w:rPr>
        <w:t xml:space="preserve">כ</w:t>
      </w:r>
      <w:r w:rsidRPr="00C63571">
        <w:rPr>
          <w:rtl/>
        </w:rPr>
        <w:t>: מצות מליקה קוצץ ויורד, וזו היא מצותה.</w:t>
      </w:r>
    </w:p>
    <w:p w14:paraId="42D11A9A" w14:textId="77777777" w:rsidR="0046556D" w:rsidRDefault="00BD6C4F" w:rsidP="00BD6C4F">
      <w:pPr>
        <w:rPr>
          <w:rtl/>
        </w:rPr>
      </w:pPr>
      <w:r w:rsidRPr="00C63571">
        <w:rPr>
          <w:rtl/>
        </w:rPr>
        <w:t>סבר רבי אבין</w:t>
      </w:r>
      <w:r w:rsidRPr="00C63571">
        <w:rPr>
          <w:rFonts w:hint="cs"/>
          <w:rtl/>
        </w:rPr>
        <w:t>:</w:t>
      </w:r>
      <w:r w:rsidRPr="00C63571">
        <w:rPr>
          <w:rtl/>
        </w:rPr>
        <w:t xml:space="preserve"> קוצץ ויורד אין, מוליך ומביא לא, א</w:t>
      </w:r>
      <w:r>
        <w:rPr>
          <w:rtl/>
        </w:rPr>
        <w:t>"</w:t>
      </w:r>
      <w:r>
        <w:rPr>
          <w:rFonts w:hint="cs"/>
          <w:rtl/>
        </w:rPr>
        <w:t xml:space="preserve">ל </w:t>
      </w:r>
      <w:r>
        <w:rPr>
          <w:rStyle w:val="2fb"/>
          <w:rFonts w:hint="cs"/>
          <w:rtl/>
          <w:rPrChange w:id="9660" w:author="מנוע אמוראים" w:date="2026-10-05T16:40:54Z">
            <w:rPr>
              <w:rFonts w:hint="cs"/>
              <w:rtl/>
            </w:rPr>
          </w:rPrChange>
        </w:rPr>
        <w:t xml:space="preserve">רי</w:t>
      </w:r>
      <w:r>
        <w:rPr>
          <w:rStyle w:val="2fb"/>
          <w:rtl/>
          <w:rPrChange w:id="9661" w:author="מנוע אמוראים" w:date="2026-10-05T16:40:54Z">
            <w:rPr>
              <w:rtl/>
            </w:rPr>
          </w:rPrChange>
        </w:rPr>
        <w:t xml:space="preserve">"</w:t>
      </w:r>
      <w:r>
        <w:rPr>
          <w:rStyle w:val="2fb"/>
          <w:rFonts w:hint="cs"/>
          <w:rtl/>
          <w:rPrChange w:id="9662" w:author="מנוע אמוראים" w:date="2026-10-05T16:40:54Z">
            <w:rPr>
              <w:rFonts w:hint="cs"/>
              <w:rtl/>
            </w:rPr>
          </w:rPrChange>
        </w:rPr>
        <w:t xml:space="preserve">ר</w:t>
      </w:r>
      <w:r w:rsidRPr="00C63571">
        <w:rPr>
          <w:rtl/>
        </w:rPr>
        <w:t>: כ"ש דמוליך ומביא במליקה כשר.</w:t>
      </w:r>
    </w:p>
    <w:p w14:paraId="6AF670B7" w14:textId="77777777" w:rsidR="0046556D" w:rsidRDefault="00BD6C4F" w:rsidP="00BD6C4F">
      <w:pPr>
        <w:rPr>
          <w:rtl/>
        </w:rPr>
      </w:pPr>
      <w:r w:rsidRPr="00C63571">
        <w:rPr>
          <w:rFonts w:hint="cs"/>
          <w:rtl/>
        </w:rPr>
        <w:t>ו</w:t>
      </w:r>
      <w:r w:rsidRPr="00C63571">
        <w:rPr>
          <w:rtl/>
        </w:rPr>
        <w:t xml:space="preserve">אימא: אף זו היא מצותה: </w:t>
      </w:r>
    </w:p>
    <w:p w14:paraId="0B4F1678" w14:textId="77777777" w:rsidR="0046556D" w:rsidRDefault="00BD6C4F" w:rsidP="00BD6C4F">
      <w:pPr>
        <w:rPr>
          <w:rtl/>
        </w:rPr>
      </w:pPr>
      <w:r w:rsidRPr="00C63571">
        <w:rPr>
          <w:rtl/>
        </w:rPr>
        <w:t xml:space="preserve">• </w:t>
      </w:r>
      <w:r>
        <w:rPr>
          <w:rStyle w:val="2fb"/>
          <w:rFonts w:hint="cs"/>
          <w:rtl/>
          <w:rPrChange w:id="9663" w:author="מנוע אמוראים" w:date="2026-10-05T16:40:54Z">
            <w:rPr>
              <w:rFonts w:hint="cs"/>
              <w:rtl/>
            </w:rPr>
          </w:rPrChange>
        </w:rPr>
        <w:t xml:space="preserve">רי</w:t>
      </w:r>
      <w:r>
        <w:rPr>
          <w:rStyle w:val="2fb"/>
          <w:rtl/>
          <w:rPrChange w:id="9664" w:author="מנוע אמוראים" w:date="2026-10-05T16:40:54Z">
            <w:rPr>
              <w:rtl/>
            </w:rPr>
          </w:rPrChange>
        </w:rPr>
        <w:t xml:space="preserve">"</w:t>
      </w:r>
      <w:r>
        <w:rPr>
          <w:rStyle w:val="2fb"/>
          <w:rFonts w:hint="cs"/>
          <w:rtl/>
          <w:rPrChange w:id="9665" w:author="מנוע אמוראים" w:date="2026-10-05T16:40:54Z">
            <w:rPr>
              <w:rFonts w:hint="cs"/>
              <w:rtl/>
            </w:rPr>
          </w:rPrChange>
        </w:rPr>
        <w:t xml:space="preserve">ר</w:t>
      </w:r>
      <w:r>
        <w:rPr>
          <w:rFonts w:hint="cs"/>
          <w:rtl/>
        </w:rPr>
        <w:t xml:space="preserve"> משמואל</w:t>
      </w:r>
      <w:r w:rsidRPr="00C63571">
        <w:rPr>
          <w:rtl/>
        </w:rPr>
        <w:t xml:space="preserve"> כל הכשר בשחיטה, כנגדו בעורף כשר במליקה.</w:t>
      </w:r>
      <w:r w:rsidRPr="00C63571">
        <w:rPr>
          <w:rFonts w:hint="cs"/>
          <w:rtl/>
        </w:rPr>
        <w:t xml:space="preserve"> </w:t>
      </w:r>
      <w:r w:rsidRPr="00C63571">
        <w:rPr>
          <w:rtl/>
        </w:rPr>
        <w:t xml:space="preserve">הא פסול בשחיטה פסול במליקה, </w:t>
      </w:r>
    </w:p>
    <w:p w14:paraId="741DA1FA" w14:textId="77777777" w:rsidR="0046556D" w:rsidRDefault="00BD6C4F" w:rsidP="00BD6C4F">
      <w:pPr>
        <w:rPr>
          <w:rtl/>
        </w:rPr>
      </w:pPr>
      <w:r w:rsidRPr="00C63571">
        <w:rPr>
          <w:rtl/>
        </w:rPr>
        <w:t xml:space="preserve">למעוטי מאי? </w:t>
      </w:r>
    </w:p>
    <w:p w14:paraId="2FDBF05A" w14:textId="77B74B17" w:rsidR="0046556D" w:rsidRDefault="00BD6C4F" w:rsidP="00BD6C4F">
      <w:pPr>
        <w:rPr>
          <w:b/>
          <w:bCs/>
          <w:rtl/>
        </w:rPr>
      </w:pPr>
      <w:r w:rsidRPr="00C63571">
        <w:rPr>
          <w:rFonts w:hint="cs"/>
          <w:rtl/>
        </w:rPr>
        <w:t xml:space="preserve">לאו </w:t>
      </w:r>
      <w:r w:rsidRPr="00C63571">
        <w:rPr>
          <w:rtl/>
        </w:rPr>
        <w:t xml:space="preserve">למעוטי עיקור סימנין, </w:t>
      </w:r>
      <w:r w:rsidRPr="00C63571">
        <w:rPr>
          <w:rFonts w:hint="cs"/>
          <w:rtl/>
        </w:rPr>
        <w:t>ד</w:t>
      </w:r>
      <w:r w:rsidRPr="00C63571">
        <w:rPr>
          <w:rtl/>
        </w:rPr>
        <w:t>תני ר</w:t>
      </w:r>
      <w:r w:rsidRPr="00C63571">
        <w:rPr>
          <w:rFonts w:hint="cs"/>
          <w:rtl/>
        </w:rPr>
        <w:t>ב'י</w:t>
      </w:r>
      <w:r w:rsidRPr="00C63571">
        <w:rPr>
          <w:rtl/>
        </w:rPr>
        <w:t>: אין עיקור סימנין בעוף!</w:t>
      </w:r>
    </w:p>
    <w:p w14:paraId="23A08257" w14:textId="77777777" w:rsidR="0046556D" w:rsidRDefault="00BD6C4F" w:rsidP="00BD6C4F">
      <w:pPr>
        <w:rPr>
          <w:rtl/>
        </w:rPr>
      </w:pPr>
      <w:r w:rsidRPr="00C605F0">
        <w:rPr>
          <w:rFonts w:hint="cs"/>
          <w:b/>
          <w:bCs/>
          <w:rtl/>
        </w:rPr>
        <w:t>א.</w:t>
      </w:r>
      <w:r>
        <w:rPr>
          <w:rFonts w:hint="cs"/>
          <w:rtl/>
        </w:rPr>
        <w:t xml:space="preserve"> </w:t>
      </w:r>
      <w:r>
        <w:rPr>
          <w:rStyle w:val="2fb"/>
          <w:rFonts w:hint="cs"/>
          <w:rtl/>
          <w:rPrChange w:id="9666" w:author="מנוע אמוראים" w:date="2026-10-05T16:40:54Z">
            <w:rPr>
              <w:rFonts w:hint="cs"/>
              <w:rtl/>
            </w:rPr>
          </w:rPrChange>
        </w:rPr>
        <w:t xml:space="preserve">ר</w:t>
      </w:r>
      <w:r>
        <w:rPr>
          <w:rStyle w:val="2fb"/>
          <w:rtl/>
          <w:rPrChange w:id="9667" w:author="מנוע אמוראים" w:date="2026-10-05T16:40:54Z">
            <w:rPr>
              <w:rtl/>
            </w:rPr>
          </w:rPrChange>
        </w:rPr>
        <w:t xml:space="preserve">"</w:t>
      </w:r>
      <w:r>
        <w:rPr>
          <w:rStyle w:val="2fb"/>
          <w:rFonts w:hint="cs"/>
          <w:rtl/>
          <w:rPrChange w:id="9668" w:author="מנוע אמוראים" w:date="2026-10-05T16:40:54Z">
            <w:rPr>
              <w:rFonts w:hint="cs"/>
              <w:rtl/>
            </w:rPr>
          </w:rPrChange>
        </w:rPr>
        <w:t xml:space="preserve">פ</w:t>
      </w:r>
      <w:r w:rsidRPr="00C63571">
        <w:rPr>
          <w:rtl/>
        </w:rPr>
        <w:t>: למעוטי שיפוי ראשו, כגון דנקט משיפוי ראשו והגרים ו</w:t>
      </w:r>
      <w:r w:rsidRPr="00C63571">
        <w:rPr>
          <w:rFonts w:hint="cs"/>
          <w:rtl/>
        </w:rPr>
        <w:t>הלך עד למטה</w:t>
      </w:r>
      <w:r w:rsidRPr="00C63571">
        <w:rPr>
          <w:rtl/>
        </w:rPr>
        <w:t>,</w:t>
      </w:r>
      <w:r w:rsidRPr="00C63571">
        <w:rPr>
          <w:rFonts w:hint="cs"/>
          <w:rtl/>
        </w:rPr>
        <w:t xml:space="preserve"> </w:t>
      </w:r>
    </w:p>
    <w:p w14:paraId="5FB50EAF" w14:textId="4DC8B335" w:rsidR="0046556D" w:rsidRDefault="00BD6C4F" w:rsidP="00BD6C4F">
      <w:pPr>
        <w:rPr>
          <w:rtl/>
        </w:rPr>
      </w:pPr>
      <w:r>
        <w:rPr>
          <w:rStyle w:val="2fb"/>
          <w:rFonts w:hint="cs"/>
          <w:rtl/>
          <w:rPrChange w:id="9669" w:author="מנוע אמוראים" w:date="2026-10-05T16:40:54Z">
            <w:rPr>
              <w:rFonts w:hint="cs"/>
              <w:rtl/>
            </w:rPr>
          </w:rPrChange>
        </w:rPr>
        <w:t xml:space="preserve">וכדר</w:t>
      </w:r>
      <w:r>
        <w:rPr>
          <w:rStyle w:val="2fb"/>
          <w:rtl/>
          <w:rPrChange w:id="9670" w:author="מנוע אמוראים" w:date="2026-10-05T16:40:54Z">
            <w:rPr>
              <w:rtl/>
            </w:rPr>
          </w:rPrChange>
        </w:rPr>
        <w:t xml:space="preserve">"</w:t>
      </w:r>
      <w:r>
        <w:rPr>
          <w:rStyle w:val="2fb"/>
          <w:rFonts w:hint="cs"/>
          <w:rtl/>
          <w:rPrChange w:id="9671" w:author="מנוע אמוראים" w:date="2026-10-05T16:40:54Z">
            <w:rPr>
              <w:rFonts w:hint="cs"/>
              <w:rtl/>
            </w:rPr>
          </w:rPrChange>
        </w:rPr>
        <w:t xml:space="preserve">ה</w:t>
      </w:r>
      <w:r>
        <w:rPr>
          <w:rFonts w:hint="cs"/>
          <w:rtl/>
        </w:rPr>
        <w:t xml:space="preserve"> </w:t>
      </w:r>
      <w:r>
        <w:rPr>
          <w:rStyle w:val="2fb"/>
          <w:rFonts w:hint="cs"/>
          <w:rtl/>
          <w:rPrChange w:id="9672" w:author="מנוע אמוראים" w:date="2026-10-05T16:40:54Z">
            <w:rPr>
              <w:rFonts w:hint="cs"/>
              <w:rtl/>
            </w:rPr>
          </w:rPrChange>
        </w:rPr>
        <w:t xml:space="preserve">מר</w:t>
      </w:r>
      <w:r>
        <w:rPr>
          <w:rStyle w:val="2fb"/>
          <w:rtl/>
          <w:rPrChange w:id="9673" w:author="מנוע אמוראים" w:date="2026-10-05T16:40:54Z">
            <w:rPr>
              <w:rtl/>
            </w:rPr>
          </w:rPrChange>
        </w:rPr>
        <w:t xml:space="preserve">"</w:t>
      </w:r>
      <w:r>
        <w:rPr>
          <w:rStyle w:val="2fb"/>
          <w:rFonts w:hint="cs"/>
          <w:rtl/>
          <w:rPrChange w:id="9674" w:author="מנוע אמוראים" w:date="2026-10-05T16:40:54Z">
            <w:rPr>
              <w:rFonts w:hint="cs"/>
              <w:rtl/>
            </w:rPr>
          </w:rPrChange>
        </w:rPr>
        <w:t xml:space="preserve">א</w:t>
      </w:r>
      <w:r w:rsidRPr="00C63571">
        <w:rPr>
          <w:rtl/>
        </w:rPr>
        <w:t xml:space="preserve">: </w:t>
      </w:r>
      <w:r w:rsidRPr="00C63571">
        <w:rPr>
          <w:rFonts w:hint="cs"/>
          <w:rtl/>
        </w:rPr>
        <w:t>ד</w:t>
      </w:r>
      <w:r w:rsidRPr="00C63571">
        <w:rPr>
          <w:rtl/>
        </w:rPr>
        <w:t>הגרים שליש ושחט שני שליש - פסולה.</w:t>
      </w:r>
    </w:p>
    <w:p w14:paraId="40012990" w14:textId="77777777" w:rsidR="0046556D" w:rsidRDefault="00BD6C4F" w:rsidP="00BD6C4F">
      <w:pPr>
        <w:rPr>
          <w:rtl/>
        </w:rPr>
      </w:pPr>
      <w:r>
        <w:rPr>
          <w:rtl/>
        </w:rPr>
        <w:t xml:space="preserve">א"ל </w:t>
      </w:r>
      <w:r>
        <w:rPr>
          <w:rStyle w:val="2fb"/>
          <w:rtl/>
          <w:rPrChange w:id="9675" w:author="מנוע אמוראים" w:date="2026-10-05T16:40:54Z">
            <w:rPr>
              <w:rtl/>
            </w:rPr>
          </w:rPrChange>
        </w:rPr>
        <w:t xml:space="preserve">ר</w:t>
      </w:r>
      <w:r>
        <w:rPr>
          <w:rStyle w:val="2fb"/>
          <w:rFonts w:hint="cs"/>
          <w:rtl/>
          <w:rPrChange w:id="9676" w:author="מנוע אמוראים" w:date="2026-10-05T16:40:54Z">
            <w:rPr>
              <w:rFonts w:hint="cs"/>
              <w:rtl/>
            </w:rPr>
          </w:rPrChange>
        </w:rPr>
        <w:t xml:space="preserve">אבד</w:t>
      </w:r>
      <w:r>
        <w:rPr>
          <w:rStyle w:val="2fb"/>
          <w:rtl/>
          <w:rPrChange w:id="9677" w:author="מנוע אמוראים" w:date="2026-10-05T16:40:54Z">
            <w:rPr>
              <w:rtl/>
            </w:rPr>
          </w:rPrChange>
        </w:rPr>
        <w:t xml:space="preserve">"</w:t>
      </w:r>
      <w:r>
        <w:rPr>
          <w:rStyle w:val="2fb"/>
          <w:rFonts w:hint="cs"/>
          <w:rtl/>
          <w:rPrChange w:id="9678" w:author="מנוע אמוראים" w:date="2026-10-05T16:40:54Z">
            <w:rPr>
              <w:rFonts w:hint="cs"/>
              <w:rtl/>
            </w:rPr>
          </w:rPrChange>
        </w:rPr>
        <w:t xml:space="preserve">ר</w:t>
      </w:r>
      <w:r>
        <w:rPr>
          <w:rFonts w:hint="cs"/>
          <w:rtl/>
        </w:rPr>
        <w:t xml:space="preserve"> </w:t>
      </w:r>
      <w:r>
        <w:rPr>
          <w:rStyle w:val="2fb"/>
          <w:rFonts w:hint="cs"/>
          <w:rtl/>
          <w:rPrChange w:id="9679" w:author="מנוע אמוראים" w:date="2026-10-05T16:40:54Z">
            <w:rPr>
              <w:rFonts w:hint="cs"/>
              <w:rtl/>
            </w:rPr>
          </w:rPrChange>
        </w:rPr>
        <w:t xml:space="preserve">לר</w:t>
      </w:r>
      <w:r>
        <w:rPr>
          <w:rStyle w:val="2fb"/>
          <w:rtl/>
          <w:rPrChange w:id="9680" w:author="מנוע אמוראים" w:date="2026-10-05T16:40:54Z">
            <w:rPr>
              <w:rtl/>
            </w:rPr>
          </w:rPrChange>
        </w:rPr>
        <w:t xml:space="preserve">"</w:t>
      </w:r>
      <w:r>
        <w:rPr>
          <w:rStyle w:val="2fb"/>
          <w:rFonts w:hint="cs"/>
          <w:rtl/>
          <w:rPrChange w:id="9681" w:author="מנוע אמוראים" w:date="2026-10-05T16:40:54Z">
            <w:rPr>
              <w:rFonts w:hint="cs"/>
              <w:rtl/>
            </w:rPr>
          </w:rPrChange>
        </w:rPr>
        <w:t xml:space="preserve">א</w:t>
      </w:r>
      <w:r>
        <w:rPr>
          <w:rtl/>
        </w:rPr>
        <w:t xml:space="preserve">: הא </w:t>
      </w:r>
      <w:r>
        <w:rPr>
          <w:rStyle w:val="2fb"/>
          <w:rtl/>
          <w:rPrChange w:id="9682" w:author="מנוע אמוראים" w:date="2026-10-05T16:40:54Z">
            <w:rPr>
              <w:rtl/>
            </w:rPr>
          </w:rPrChange>
        </w:rPr>
        <w:t xml:space="preserve">דת</w:t>
      </w:r>
      <w:r>
        <w:rPr>
          <w:rStyle w:val="2fb"/>
          <w:rFonts w:hint="cs"/>
          <w:rtl/>
          <w:rPrChange w:id="9683" w:author="מנוע אמוראים" w:date="2026-10-05T16:40:54Z">
            <w:rPr>
              <w:rFonts w:hint="cs"/>
              <w:rtl/>
            </w:rPr>
          </w:rPrChange>
        </w:rPr>
        <w:t xml:space="preserve">רב</w:t>
      </w:r>
      <w:r>
        <w:rPr>
          <w:rStyle w:val="2fb"/>
          <w:rtl/>
          <w:rPrChange w:id="9684" w:author="מנוע אמוראים" w:date="2026-10-05T16:40:54Z">
            <w:rPr>
              <w:rtl/>
            </w:rPr>
          </w:rPrChange>
        </w:rPr>
        <w:t xml:space="preserve">"</w:t>
      </w:r>
      <w:r>
        <w:rPr>
          <w:rStyle w:val="2fb"/>
          <w:rFonts w:hint="cs"/>
          <w:rtl/>
          <w:rPrChange w:id="9685" w:author="מנוע אמוראים" w:date="2026-10-05T16:40:54Z">
            <w:rPr>
              <w:rFonts w:hint="cs"/>
              <w:rtl/>
            </w:rPr>
          </w:rPrChange>
        </w:rPr>
        <w:t xml:space="preserve">י</w:t>
      </w:r>
      <w:r w:rsidRPr="00C63571">
        <w:rPr>
          <w:rtl/>
        </w:rPr>
        <w:t xml:space="preserve"> אין עיקור סימנין בעוף,</w:t>
      </w:r>
      <w:r w:rsidRPr="00C63571">
        <w:rPr>
          <w:rFonts w:hint="cs"/>
          <w:rtl/>
        </w:rPr>
        <w:t xml:space="preserve"> רק </w:t>
      </w:r>
      <w:r w:rsidRPr="00C63571">
        <w:rPr>
          <w:rtl/>
        </w:rPr>
        <w:t xml:space="preserve">למ"ד: אין שחיטה לעוף מן התורה, </w:t>
      </w:r>
    </w:p>
    <w:p w14:paraId="07A458ED" w14:textId="278FC9DA" w:rsidR="0046556D" w:rsidRDefault="00BD6C4F" w:rsidP="00BD6C4F">
      <w:pPr>
        <w:rPr>
          <w:rtl/>
        </w:rPr>
      </w:pPr>
      <w:r w:rsidRPr="00C63571">
        <w:rPr>
          <w:rtl/>
        </w:rPr>
        <w:t>אבל למ"ד: יש שחיטה לעוף מן התורה, יש עיקור.</w:t>
      </w:r>
    </w:p>
    <w:p w14:paraId="46F426E2" w14:textId="77777777" w:rsidR="00BD6C4F" w:rsidRPr="00A55767" w:rsidRDefault="00BD6C4F" w:rsidP="00F07436">
      <w:pPr>
        <w:pStyle w:val="afff3"/>
        <w:framePr w:wrap="around"/>
        <w:rPr>
          <w:rtl/>
        </w:rPr>
      </w:pPr>
      <w:r w:rsidRPr="00A55767">
        <w:rPr>
          <w:rFonts w:hint="cs"/>
          <w:rtl/>
        </w:rPr>
        <w:t>כ:</w:t>
      </w:r>
    </w:p>
    <w:p w14:paraId="1F847B14" w14:textId="77777777" w:rsidR="0046556D" w:rsidRDefault="00BD6C4F" w:rsidP="00BD6C4F">
      <w:pPr>
        <w:rPr>
          <w:rtl/>
        </w:rPr>
      </w:pPr>
      <w:r w:rsidRPr="00C63571">
        <w:rPr>
          <w:rtl/>
        </w:rPr>
        <w:t>א"ל אדרבה, איפכא מסתברא!</w:t>
      </w:r>
    </w:p>
    <w:p w14:paraId="387272FA" w14:textId="523F829E" w:rsidR="0046556D" w:rsidRDefault="00BD6C4F" w:rsidP="00BD6C4F">
      <w:pPr>
        <w:rPr>
          <w:rtl/>
        </w:rPr>
      </w:pPr>
      <w:r w:rsidRPr="00C63571">
        <w:rPr>
          <w:rtl/>
        </w:rPr>
        <w:t>ל</w:t>
      </w:r>
      <w:r w:rsidRPr="00C63571">
        <w:rPr>
          <w:rFonts w:hint="cs"/>
          <w:rtl/>
        </w:rPr>
        <w:t>מ</w:t>
      </w:r>
      <w:r>
        <w:rPr>
          <w:rtl/>
        </w:rPr>
        <w:t>"</w:t>
      </w:r>
      <w:r w:rsidRPr="00C63571">
        <w:rPr>
          <w:rFonts w:hint="cs"/>
          <w:rtl/>
        </w:rPr>
        <w:t>ד</w:t>
      </w:r>
      <w:r w:rsidRPr="00C63571">
        <w:rPr>
          <w:rtl/>
        </w:rPr>
        <w:t xml:space="preserve">: יש שחיטה לעוף מן התורה, איכא למימר דהכי אגמריה דאין עיקור, </w:t>
      </w:r>
    </w:p>
    <w:p w14:paraId="19B1A9F4" w14:textId="6982B9BE" w:rsidR="0046556D" w:rsidRDefault="00BD6C4F" w:rsidP="00BD6C4F">
      <w:pPr>
        <w:rPr>
          <w:rtl/>
        </w:rPr>
      </w:pPr>
      <w:r w:rsidRPr="00C63571">
        <w:rPr>
          <w:rtl/>
        </w:rPr>
        <w:t>ואפי' למ"ד כבהמה, לענין עיקור לא ליהוי כבהמה;</w:t>
      </w:r>
    </w:p>
    <w:p w14:paraId="4FD1B3E8" w14:textId="77777777" w:rsidR="0046556D" w:rsidRDefault="00BD6C4F" w:rsidP="00BD6C4F">
      <w:pPr>
        <w:rPr>
          <w:b/>
          <w:bCs/>
          <w:rtl/>
        </w:rPr>
      </w:pPr>
      <w:r w:rsidRPr="00C63571">
        <w:rPr>
          <w:rtl/>
        </w:rPr>
        <w:t xml:space="preserve">אלא למ"ד: אין שחיטה לעוף מן התורה אלא מדברי סופרים, </w:t>
      </w:r>
      <w:r w:rsidRPr="00C63571">
        <w:rPr>
          <w:rFonts w:hint="cs"/>
          <w:rtl/>
        </w:rPr>
        <w:t xml:space="preserve">גמירי מבהמה </w:t>
      </w:r>
      <w:r w:rsidRPr="00C63571">
        <w:rPr>
          <w:rtl/>
        </w:rPr>
        <w:t>כולה מילתא כבהמה.</w:t>
      </w:r>
    </w:p>
    <w:p w14:paraId="3AEFA2F3" w14:textId="77777777" w:rsidR="0046556D" w:rsidRDefault="00BD6C4F" w:rsidP="00BD6C4F">
      <w:pPr>
        <w:rPr>
          <w:rtl/>
        </w:rPr>
      </w:pPr>
      <w:r w:rsidRPr="00C605F0">
        <w:rPr>
          <w:rFonts w:hint="cs"/>
          <w:b/>
          <w:bCs/>
          <w:rtl/>
        </w:rPr>
        <w:t>ב.</w:t>
      </w:r>
      <w:r w:rsidRPr="00C63571">
        <w:rPr>
          <w:rFonts w:hint="cs"/>
          <w:rtl/>
        </w:rPr>
        <w:t xml:space="preserve"> </w:t>
      </w:r>
      <w:r>
        <w:rPr>
          <w:rtl/>
        </w:rPr>
        <w:t xml:space="preserve">רבינא, אמר לי </w:t>
      </w:r>
      <w:r>
        <w:rPr>
          <w:rStyle w:val="2fb"/>
          <w:rtl/>
          <w:rPrChange w:id="9686" w:author="מנוע אמוראים" w:date="2026-10-05T16:40:54Z">
            <w:rPr>
              <w:rtl/>
            </w:rPr>
          </w:rPrChange>
        </w:rPr>
        <w:t xml:space="preserve">ר</w:t>
      </w:r>
      <w:r>
        <w:rPr>
          <w:rStyle w:val="2fb"/>
          <w:rFonts w:hint="cs"/>
          <w:rtl/>
          <w:rPrChange w:id="9687" w:author="מנוע אמוראים" w:date="2026-10-05T16:40:54Z">
            <w:rPr>
              <w:rFonts w:hint="cs"/>
              <w:rtl/>
            </w:rPr>
          </w:rPrChange>
        </w:rPr>
        <w:t xml:space="preserve">ב</w:t>
      </w:r>
      <w:r>
        <w:rPr>
          <w:rStyle w:val="2fb"/>
          <w:rtl/>
          <w:rPrChange w:id="9688" w:author="מנוע אמוראים" w:date="2026-10-05T16:40:54Z">
            <w:rPr>
              <w:rtl/>
            </w:rPr>
          </w:rPrChange>
        </w:rPr>
        <w:t xml:space="preserve">"</w:t>
      </w:r>
      <w:r>
        <w:rPr>
          <w:rStyle w:val="2fb"/>
          <w:rFonts w:hint="cs"/>
          <w:rtl/>
          <w:rPrChange w:id="9689" w:author="מנוע אמוראים" w:date="2026-10-05T16:40:54Z">
            <w:rPr>
              <w:rFonts w:hint="cs"/>
              <w:rtl/>
            </w:rPr>
          </w:rPrChange>
        </w:rPr>
        <w:t xml:space="preserve">ק</w:t>
      </w:r>
      <w:r>
        <w:rPr>
          <w:rtl/>
        </w:rPr>
        <w:t xml:space="preserve">: הא דתני </w:t>
      </w:r>
      <w:r>
        <w:rPr>
          <w:rStyle w:val="2fb"/>
          <w:rtl/>
          <w:rPrChange w:id="9690" w:author="מנוע אמוראים" w:date="2026-10-05T16:40:54Z">
            <w:rPr>
              <w:rtl/>
            </w:rPr>
          </w:rPrChange>
        </w:rPr>
        <w:t xml:space="preserve">ר</w:t>
      </w:r>
      <w:r>
        <w:rPr>
          <w:rStyle w:val="2fb"/>
          <w:rFonts w:hint="cs"/>
          <w:rtl/>
          <w:rPrChange w:id="9691" w:author="מנוע אמוראים" w:date="2026-10-05T16:40:54Z">
            <w:rPr>
              <w:rFonts w:hint="cs"/>
              <w:rtl/>
            </w:rPr>
          </w:rPrChange>
        </w:rPr>
        <w:t xml:space="preserve">ב</w:t>
      </w:r>
      <w:r>
        <w:rPr>
          <w:rStyle w:val="2fb"/>
          <w:rtl/>
          <w:rPrChange w:id="9692" w:author="מנוע אמוראים" w:date="2026-10-05T16:40:54Z">
            <w:rPr>
              <w:rtl/>
            </w:rPr>
          </w:rPrChange>
        </w:rPr>
        <w:t xml:space="preserve">"</w:t>
      </w:r>
      <w:r>
        <w:rPr>
          <w:rStyle w:val="2fb"/>
          <w:rFonts w:hint="cs"/>
          <w:rtl/>
          <w:rPrChange w:id="9693" w:author="מנוע אמוראים" w:date="2026-10-05T16:40:54Z">
            <w:rPr>
              <w:rFonts w:hint="cs"/>
              <w:rtl/>
            </w:rPr>
          </w:rPrChange>
        </w:rPr>
        <w:t xml:space="preserve">י</w:t>
      </w:r>
      <w:r>
        <w:rPr>
          <w:rFonts w:hint="cs"/>
          <w:rtl/>
        </w:rPr>
        <w:t xml:space="preserve"> </w:t>
      </w:r>
      <w:r w:rsidRPr="00C63571">
        <w:rPr>
          <w:rtl/>
        </w:rPr>
        <w:t xml:space="preserve">אין עיקור סימנין בעוף, </w:t>
      </w:r>
      <w:r w:rsidRPr="00C63571">
        <w:rPr>
          <w:rFonts w:hint="cs"/>
          <w:rtl/>
        </w:rPr>
        <w:t xml:space="preserve">היינו במליקה אבל לא בשחיטה </w:t>
      </w:r>
    </w:p>
    <w:p w14:paraId="164B0BB0" w14:textId="77777777" w:rsidR="0046556D" w:rsidRDefault="00BD6C4F" w:rsidP="00BD6C4F">
      <w:pPr>
        <w:rPr>
          <w:rtl/>
        </w:rPr>
      </w:pPr>
      <w:r w:rsidRPr="00C63571">
        <w:rPr>
          <w:rtl/>
        </w:rPr>
        <w:t xml:space="preserve">• </w:t>
      </w:r>
      <w:r>
        <w:rPr>
          <w:rStyle w:val="2fb"/>
          <w:rFonts w:hint="cs"/>
          <w:rtl/>
          <w:rPrChange w:id="9694" w:author="מנוע אמוראים" w:date="2026-10-05T16:40:54Z">
            <w:rPr>
              <w:rFonts w:hint="cs"/>
              <w:rtl/>
            </w:rPr>
          </w:rPrChange>
        </w:rPr>
        <w:t xml:space="preserve">והארי</w:t>
      </w:r>
      <w:r>
        <w:rPr>
          <w:rStyle w:val="2fb"/>
          <w:rtl/>
          <w:rPrChange w:id="9695" w:author="מנוע אמוראים" w:date="2026-10-05T16:40:54Z">
            <w:rPr>
              <w:rtl/>
            </w:rPr>
          </w:rPrChange>
        </w:rPr>
        <w:t xml:space="preserve">"</w:t>
      </w:r>
      <w:r>
        <w:rPr>
          <w:rStyle w:val="2fb"/>
          <w:rFonts w:hint="cs"/>
          <w:rtl/>
          <w:rPrChange w:id="9696" w:author="מנוע אמוראים" w:date="2026-10-05T16:40:54Z">
            <w:rPr>
              <w:rFonts w:hint="cs"/>
              <w:rtl/>
            </w:rPr>
          </w:rPrChange>
        </w:rPr>
        <w:t xml:space="preserve">ר</w:t>
      </w:r>
      <w:r>
        <w:rPr>
          <w:rFonts w:hint="cs"/>
          <w:rtl/>
        </w:rPr>
        <w:t xml:space="preserve"> מש</w:t>
      </w:r>
      <w:r w:rsidRPr="00C63571">
        <w:rPr>
          <w:rtl/>
        </w:rPr>
        <w:t>מואל: כל הכשר בשחיטה, כנגדו בעורף כשר במליקה, הא פסול - פסול!</w:t>
      </w:r>
    </w:p>
    <w:p w14:paraId="580C1662" w14:textId="77777777" w:rsidR="0046556D" w:rsidRDefault="00BD6C4F" w:rsidP="00BD6C4F">
      <w:pPr>
        <w:rPr>
          <w:rtl/>
        </w:rPr>
      </w:pPr>
      <w:r w:rsidRPr="00C63571">
        <w:rPr>
          <w:rtl/>
        </w:rPr>
        <w:t>ההוא פליגא.</w:t>
      </w:r>
    </w:p>
    <w:p w14:paraId="62C39753" w14:textId="77777777" w:rsidR="0046556D" w:rsidRDefault="00BD6C4F" w:rsidP="00BD6C4F">
      <w:pPr>
        <w:rPr>
          <w:rtl/>
        </w:rPr>
      </w:pPr>
      <w:r w:rsidRPr="00C63571">
        <w:rPr>
          <w:rtl/>
        </w:rPr>
        <w:t xml:space="preserve">• </w:t>
      </w:r>
      <w:r w:rsidRPr="00C63571">
        <w:rPr>
          <w:rFonts w:hint="cs"/>
          <w:rtl/>
        </w:rPr>
        <w:t>ז</w:t>
      </w:r>
      <w:r w:rsidRPr="00C63571">
        <w:rPr>
          <w:rtl/>
        </w:rPr>
        <w:t>עירי: נשברה מפרקת ורוב בשר עמה - נבלה.</w:t>
      </w:r>
    </w:p>
    <w:p w14:paraId="0491304F" w14:textId="77777777" w:rsidR="0046556D" w:rsidRDefault="00BD6C4F" w:rsidP="00BD6C4F">
      <w:pPr>
        <w:rPr>
          <w:rtl/>
        </w:rPr>
      </w:pPr>
      <w:r>
        <w:rPr>
          <w:rStyle w:val="2fb"/>
          <w:rFonts w:hint="cs"/>
          <w:rtl/>
          <w:rPrChange w:id="9697" w:author="מנוע אמוראים" w:date="2026-10-05T16:40:54Z">
            <w:rPr>
              <w:rFonts w:hint="cs"/>
              <w:rtl/>
            </w:rPr>
          </w:rPrChange>
        </w:rPr>
        <w:t xml:space="preserve">אר</w:t>
      </w:r>
      <w:r>
        <w:rPr>
          <w:rStyle w:val="2fb"/>
          <w:rtl/>
          <w:rPrChange w:id="9698" w:author="מנוע אמוראים" w:date="2026-10-05T16:40:54Z">
            <w:rPr>
              <w:rtl/>
            </w:rPr>
          </w:rPrChange>
        </w:rPr>
        <w:t xml:space="preserve">"</w:t>
      </w:r>
      <w:r>
        <w:rPr>
          <w:rStyle w:val="2fb"/>
          <w:rFonts w:hint="cs"/>
          <w:rtl/>
          <w:rPrChange w:id="9699" w:author="מנוע אמוראים" w:date="2026-10-05T16:40:54Z">
            <w:rPr>
              <w:rFonts w:hint="cs"/>
              <w:rtl/>
            </w:rPr>
          </w:rPrChange>
        </w:rPr>
        <w:t xml:space="preserve">ח</w:t>
      </w:r>
      <w:r w:rsidRPr="00C63571">
        <w:rPr>
          <w:rtl/>
        </w:rPr>
        <w:t xml:space="preserve"> אף אנן תנינא: מלק בסכין - מטמא בגדים אבית הבליעה;</w:t>
      </w:r>
    </w:p>
    <w:p w14:paraId="50F7026B" w14:textId="77777777" w:rsidR="0046556D" w:rsidRDefault="00BD6C4F" w:rsidP="00BD6C4F">
      <w:pPr>
        <w:rPr>
          <w:rtl/>
        </w:rPr>
      </w:pPr>
      <w:r w:rsidRPr="00C63571">
        <w:rPr>
          <w:rtl/>
        </w:rPr>
        <w:t>ואי אמרת טרפה הויא, מליקתה זו היא שחיטתה, תהני לה סכין לטהרה מידי נבלה!</w:t>
      </w:r>
    </w:p>
    <w:p w14:paraId="2F2493CC" w14:textId="77777777" w:rsidR="0046556D" w:rsidRDefault="000828F8" w:rsidP="00C62948">
      <w:pPr>
        <w:pStyle w:val="affffb"/>
        <w:rPr>
          <w:rtl/>
        </w:rPr>
      </w:pPr>
      <w:r>
        <w:rPr>
          <w:rtl/>
        </w:rPr>
        <w:t xml:space="preserve">- </w:t>
      </w:r>
      <w:r w:rsidR="00BD6C4F" w:rsidRPr="00C63571">
        <w:rPr>
          <w:rtl/>
        </w:rPr>
        <w:t>אמרי: התם משום דלאו שחיטה היא כלל.</w:t>
      </w:r>
    </w:p>
    <w:p w14:paraId="2946B32E" w14:textId="77777777" w:rsidR="0046556D" w:rsidRDefault="00BD6C4F" w:rsidP="00BD6C4F">
      <w:pPr>
        <w:rPr>
          <w:rtl/>
        </w:rPr>
      </w:pPr>
      <w:r>
        <w:rPr>
          <w:rStyle w:val="2fb"/>
          <w:rFonts w:hint="cs"/>
          <w:rtl/>
          <w:rPrChange w:id="9700" w:author="מנוע אמוראים" w:date="2026-10-05T16:40:54Z">
            <w:rPr>
              <w:rFonts w:hint="cs"/>
              <w:rtl/>
            </w:rPr>
          </w:rPrChange>
        </w:rPr>
        <w:t xml:space="preserve">ר</w:t>
      </w:r>
      <w:r>
        <w:rPr>
          <w:rStyle w:val="2fb"/>
          <w:rtl/>
          <w:rPrChange w:id="9701" w:author="מנוע אמוראים" w:date="2026-10-05T16:40:54Z">
            <w:rPr>
              <w:rtl/>
            </w:rPr>
          </w:rPrChange>
        </w:rPr>
        <w:t xml:space="preserve">"</w:t>
      </w:r>
      <w:r>
        <w:rPr>
          <w:rStyle w:val="2fb"/>
          <w:rFonts w:hint="cs"/>
          <w:rtl/>
          <w:rPrChange w:id="9702" w:author="מנוע אמוראים" w:date="2026-10-05T16:40:54Z">
            <w:rPr>
              <w:rFonts w:hint="cs"/>
              <w:rtl/>
            </w:rPr>
          </w:rPrChange>
        </w:rPr>
        <w:t xml:space="preserve">ה</w:t>
      </w:r>
      <w:r>
        <w:rPr>
          <w:rFonts w:hint="cs"/>
          <w:rtl/>
        </w:rPr>
        <w:t xml:space="preserve"> אמר</w:t>
      </w:r>
      <w:r w:rsidRPr="00C63571">
        <w:rPr>
          <w:rtl/>
        </w:rPr>
        <w:t xml:space="preserve"> מפני שהוא מחליד, לא אמר מפני שהוא דורס? </w:t>
      </w:r>
      <w:r w:rsidRPr="00C63571">
        <w:rPr>
          <w:rFonts w:hint="cs"/>
          <w:rtl/>
        </w:rPr>
        <w:t>ד</w:t>
      </w:r>
      <w:r w:rsidRPr="00C63571">
        <w:rPr>
          <w:rtl/>
        </w:rPr>
        <w:t>סבר: מוליך ומביא במליקה כשר.</w:t>
      </w:r>
    </w:p>
    <w:p w14:paraId="1854BCC9" w14:textId="77777777" w:rsidR="0046556D" w:rsidRDefault="00BD6C4F" w:rsidP="00BD6C4F">
      <w:pPr>
        <w:rPr>
          <w:rtl/>
        </w:rPr>
      </w:pPr>
      <w:r w:rsidRPr="00C63571">
        <w:rPr>
          <w:rFonts w:hint="cs"/>
          <w:rtl/>
        </w:rPr>
        <w:t>רבא</w:t>
      </w:r>
      <w:r w:rsidRPr="00C63571">
        <w:rPr>
          <w:rtl/>
        </w:rPr>
        <w:t xml:space="preserve"> מפני שהוא דורס, </w:t>
      </w:r>
      <w:r w:rsidRPr="00C63571">
        <w:rPr>
          <w:rFonts w:hint="cs"/>
          <w:rtl/>
        </w:rPr>
        <w:t>ו</w:t>
      </w:r>
      <w:r w:rsidRPr="00C63571">
        <w:rPr>
          <w:rtl/>
        </w:rPr>
        <w:t>לא מחליד?</w:t>
      </w:r>
      <w:r w:rsidRPr="00C63571">
        <w:rPr>
          <w:rFonts w:hint="cs"/>
          <w:rtl/>
        </w:rPr>
        <w:t xml:space="preserve"> דאי כחולדה הדרה בעיקרא בתים דמכסיא הכא הא מיגליא </w:t>
      </w:r>
    </w:p>
    <w:p w14:paraId="05DB3308" w14:textId="77777777" w:rsidR="0046556D" w:rsidRDefault="0046556D" w:rsidP="00BD6C4F">
      <w:pPr>
        <w:rPr>
          <w:rtl/>
        </w:rPr>
      </w:pPr>
    </w:p>
    <w:p w14:paraId="45415C60" w14:textId="77777777" w:rsidR="0046556D" w:rsidRDefault="00BD6C4F" w:rsidP="00BD6C4F">
      <w:pPr>
        <w:rPr>
          <w:rtl/>
        </w:rPr>
      </w:pPr>
      <w:r w:rsidRPr="00C63571">
        <w:rPr>
          <w:rtl/>
        </w:rPr>
        <w:t xml:space="preserve">• רבא: </w:t>
      </w:r>
      <w:r w:rsidRPr="00C63571">
        <w:rPr>
          <w:rFonts w:hint="cs"/>
          <w:rtl/>
        </w:rPr>
        <w:t>הך</w:t>
      </w:r>
      <w:r w:rsidRPr="00C63571">
        <w:rPr>
          <w:rtl/>
        </w:rPr>
        <w:t xml:space="preserve"> קשיא לי, וכי מתה עומד ומולק? </w:t>
      </w:r>
    </w:p>
    <w:p w14:paraId="778197A1" w14:textId="77777777" w:rsidR="0046556D" w:rsidRDefault="00BD6C4F" w:rsidP="00BD6C4F">
      <w:pPr>
        <w:rPr>
          <w:rtl/>
        </w:rPr>
      </w:pPr>
      <w:r w:rsidRPr="00C63571">
        <w:rPr>
          <w:rtl/>
        </w:rPr>
        <w:t xml:space="preserve">א"ל אביי: ותקשי לך, עולת העוף דבעיא שני סימנין, וכי מתה עומד ומולק? </w:t>
      </w:r>
    </w:p>
    <w:p w14:paraId="41A2E3A4" w14:textId="77777777" w:rsidR="0046556D" w:rsidRDefault="00BD6C4F" w:rsidP="00BD6C4F">
      <w:pPr>
        <w:rPr>
          <w:rtl/>
        </w:rPr>
      </w:pPr>
      <w:r w:rsidRPr="00C63571">
        <w:rPr>
          <w:rtl/>
        </w:rPr>
        <w:t>א"ל: התם כדי לקיים בה מצות הבדלה.</w:t>
      </w:r>
    </w:p>
    <w:p w14:paraId="2103D0A3" w14:textId="77777777" w:rsidR="0046556D" w:rsidRDefault="00BD6C4F" w:rsidP="00BD6C4F">
      <w:pPr>
        <w:rPr>
          <w:rtl/>
        </w:rPr>
      </w:pPr>
      <w:r w:rsidRPr="00C63571">
        <w:rPr>
          <w:rFonts w:hint="cs"/>
          <w:rtl/>
        </w:rPr>
        <w:t>והך ד</w:t>
      </w:r>
      <w:r w:rsidRPr="00C63571">
        <w:rPr>
          <w:rtl/>
        </w:rPr>
        <w:t>עור נמי!</w:t>
      </w:r>
      <w:r w:rsidRPr="00C63571">
        <w:rPr>
          <w:rFonts w:hint="cs"/>
          <w:rtl/>
        </w:rPr>
        <w:t xml:space="preserve"> </w:t>
      </w:r>
      <w:r w:rsidRPr="00C63571">
        <w:rPr>
          <w:rtl/>
        </w:rPr>
        <w:t xml:space="preserve">כל </w:t>
      </w:r>
      <w:r w:rsidRPr="00C63571">
        <w:rPr>
          <w:rFonts w:hint="cs"/>
          <w:rtl/>
        </w:rPr>
        <w:t xml:space="preserve">שישנו בשחיטה ישנו בהבדלה וכל שאינו בשחיטה אינו בהבדלה </w:t>
      </w:r>
    </w:p>
    <w:p w14:paraId="2A67D0B0" w14:textId="77777777" w:rsidR="0046556D" w:rsidRDefault="00BD6C4F" w:rsidP="00BD6C4F">
      <w:pPr>
        <w:rPr>
          <w:rtl/>
        </w:rPr>
      </w:pPr>
      <w:r w:rsidRPr="00C63571">
        <w:rPr>
          <w:rFonts w:hint="cs"/>
          <w:rtl/>
        </w:rPr>
        <w:t>[ולא תני המעכב בשחיטה דה איכא מיעוט סימנין לרבנן דלא מעכבי בשחיטה ומעכבי בהבדלה]</w:t>
      </w:r>
    </w:p>
    <w:p w14:paraId="6BBDB0C0" w14:textId="77777777" w:rsidR="00BD6C4F" w:rsidRPr="00A55767" w:rsidRDefault="00BD6C4F" w:rsidP="00F07436">
      <w:pPr>
        <w:pStyle w:val="afff3"/>
        <w:framePr w:wrap="around"/>
        <w:rPr>
          <w:rtl/>
        </w:rPr>
      </w:pPr>
      <w:r w:rsidRPr="00A55767">
        <w:rPr>
          <w:rFonts w:hint="cs"/>
          <w:rtl/>
        </w:rPr>
        <w:t>כא.</w:t>
      </w:r>
    </w:p>
    <w:p w14:paraId="67329428" w14:textId="77777777" w:rsidR="0046556D" w:rsidRDefault="00BD6C4F" w:rsidP="00BD6C4F">
      <w:pPr>
        <w:rPr>
          <w:rtl/>
        </w:rPr>
      </w:pPr>
      <w:r w:rsidRPr="00C63571">
        <w:rPr>
          <w:rtl/>
        </w:rPr>
        <w:t>מכל מקום קשיא!</w:t>
      </w:r>
    </w:p>
    <w:p w14:paraId="1A6ABDA4" w14:textId="77777777" w:rsidR="0046556D" w:rsidRDefault="00BD6C4F" w:rsidP="00BD6C4F">
      <w:pPr>
        <w:rPr>
          <w:rtl/>
        </w:rPr>
      </w:pPr>
      <w:r w:rsidRPr="00C63571">
        <w:rPr>
          <w:rtl/>
        </w:rPr>
        <w:t>אמר רבא, אימא: וכן הוא עושה, חותך שדרה ומפרקת בלא רוב בשר.</w:t>
      </w:r>
    </w:p>
    <w:p w14:paraId="0BFA00C4" w14:textId="77777777" w:rsidR="0046556D" w:rsidRDefault="00BD6C4F" w:rsidP="00BD6C4F">
      <w:pPr>
        <w:rPr>
          <w:rtl/>
        </w:rPr>
      </w:pPr>
      <w:r>
        <w:rPr>
          <w:rtl/>
        </w:rPr>
        <w:t xml:space="preserve">כי סליק </w:t>
      </w:r>
      <w:r>
        <w:rPr>
          <w:rStyle w:val="2fb"/>
          <w:rtl/>
          <w:rPrChange w:id="9703" w:author="מנוע אמוראים" w:date="2026-10-05T16:40:54Z">
            <w:rPr>
              <w:rtl/>
            </w:rPr>
          </w:rPrChange>
        </w:rPr>
        <w:t xml:space="preserve">ר</w:t>
      </w:r>
      <w:r>
        <w:rPr>
          <w:rStyle w:val="2fb"/>
          <w:rtl/>
          <w:rPrChange w:id="9704" w:author="מנוע אמוראים" w:date="2026-10-05T16:40:54Z">
            <w:rPr>
              <w:rtl/>
            </w:rPr>
          </w:rPrChange>
        </w:rPr>
        <w:t xml:space="preserve">"</w:t>
      </w:r>
      <w:r>
        <w:rPr>
          <w:rStyle w:val="2fb"/>
          <w:rFonts w:hint="cs"/>
          <w:rtl/>
          <w:rPrChange w:id="9705" w:author="מנוע אמוראים" w:date="2026-10-05T16:40:54Z">
            <w:rPr>
              <w:rFonts w:hint="cs"/>
              <w:rtl/>
            </w:rPr>
          </w:rPrChange>
        </w:rPr>
        <w:t xml:space="preserve">ז</w:t>
      </w:r>
      <w:r w:rsidRPr="00C63571">
        <w:rPr>
          <w:rtl/>
        </w:rPr>
        <w:t xml:space="preserve"> </w:t>
      </w:r>
      <w:r w:rsidRPr="00C63571">
        <w:rPr>
          <w:rFonts w:hint="cs"/>
          <w:rtl/>
        </w:rPr>
        <w:t xml:space="preserve">מצאו לר' אמי דישב ואמר להא שמעתא </w:t>
      </w:r>
    </w:p>
    <w:p w14:paraId="10FC1DEC" w14:textId="77777777" w:rsidR="0046556D" w:rsidRDefault="00BD6C4F" w:rsidP="00BD6C4F">
      <w:pPr>
        <w:rPr>
          <w:rtl/>
        </w:rPr>
      </w:pPr>
      <w:r w:rsidRPr="00C63571">
        <w:rPr>
          <w:rtl/>
        </w:rPr>
        <w:t xml:space="preserve">א"ל: וכי מתה עומד ומולק? אשתומם כשעה חדא, </w:t>
      </w:r>
    </w:p>
    <w:p w14:paraId="33149B7C" w14:textId="77777777" w:rsidR="0046556D" w:rsidRDefault="00BD6C4F" w:rsidP="00BD6C4F">
      <w:pPr>
        <w:rPr>
          <w:rtl/>
        </w:rPr>
      </w:pPr>
      <w:r w:rsidRPr="00C63571">
        <w:rPr>
          <w:rtl/>
        </w:rPr>
        <w:lastRenderedPageBreak/>
        <w:t>א"ל</w:t>
      </w:r>
      <w:r w:rsidRPr="00C63571">
        <w:rPr>
          <w:rFonts w:hint="cs"/>
          <w:rtl/>
        </w:rPr>
        <w:t xml:space="preserve"> </w:t>
      </w:r>
      <w:r w:rsidRPr="00C63571">
        <w:rPr>
          <w:rtl/>
        </w:rPr>
        <w:t>אימא: כך הוא עושה, חותך שדרה ומפרקת בלא רוב בשר.</w:t>
      </w:r>
    </w:p>
    <w:p w14:paraId="389DB917" w14:textId="77777777" w:rsidR="0046556D" w:rsidRDefault="00BD6C4F" w:rsidP="00BD6C4F">
      <w:pPr>
        <w:rPr>
          <w:rtl/>
        </w:rPr>
      </w:pPr>
      <w:r w:rsidRPr="00C63571">
        <w:rPr>
          <w:rFonts w:hint="cs"/>
          <w:rtl/>
        </w:rPr>
        <w:t>ותנ</w:t>
      </w:r>
      <w:r>
        <w:rPr>
          <w:rtl/>
        </w:rPr>
        <w:t>"</w:t>
      </w:r>
      <w:r w:rsidRPr="00C63571">
        <w:rPr>
          <w:rFonts w:hint="cs"/>
          <w:rtl/>
        </w:rPr>
        <w:t>ה</w:t>
      </w:r>
      <w:r w:rsidRPr="00C63571">
        <w:rPr>
          <w:rtl/>
        </w:rPr>
        <w:t>: כיצד מולקין חטאת העוף? חותך שדרה ומפרקת בלא רוב בשר עד שמגיע לוושט או לקנה, הגיע לוושט או לקנה, חותך סימן אחד או רובו ורוב בשר עמו, ובעולה שנים או רוב שנים.</w:t>
      </w:r>
    </w:p>
    <w:p w14:paraId="15D2876B" w14:textId="77777777" w:rsidR="0046556D" w:rsidRDefault="000828F8" w:rsidP="00C62948">
      <w:pPr>
        <w:pStyle w:val="affffb"/>
        <w:rPr>
          <w:rtl/>
        </w:rPr>
      </w:pPr>
      <w:r>
        <w:rPr>
          <w:rtl/>
        </w:rPr>
        <w:t xml:space="preserve">- </w:t>
      </w:r>
      <w:r>
        <w:rPr>
          <w:rtl/>
        </w:rPr>
        <w:t xml:space="preserve">אימא: שנים לרבנן, רוב שנים לרבי אלעזר </w:t>
      </w:r>
      <w:r>
        <w:rPr>
          <w:rStyle w:val="2fb"/>
          <w:rtl/>
          <w:rPrChange w:id="9706" w:author="מנוע אמוראים" w:date="2026-10-05T16:40:54Z">
            <w:rPr>
              <w:rtl/>
            </w:rPr>
          </w:rPrChange>
        </w:rPr>
        <w:t xml:space="preserve">בר"ש</w:t>
      </w:r>
      <w:r>
        <w:rPr>
          <w:rtl/>
        </w:rPr>
        <w:t xml:space="preserve">.</w:t>
      </w:r>
    </w:p>
    <w:p w14:paraId="48A1C21A" w14:textId="77777777" w:rsidR="0046556D" w:rsidRDefault="000828F8" w:rsidP="00C62948">
      <w:pPr>
        <w:pStyle w:val="affffb"/>
        <w:rPr>
          <w:rtl/>
        </w:rPr>
      </w:pPr>
      <w:r>
        <w:rPr>
          <w:b/>
          <w:bCs/>
          <w:rtl/>
        </w:rPr>
        <w:t xml:space="preserve">- </w:t>
      </w:r>
      <w:r w:rsidR="00BD6C4F" w:rsidRPr="00E35321">
        <w:rPr>
          <w:b/>
          <w:bCs/>
          <w:rtl/>
        </w:rPr>
        <w:t>ו</w:t>
      </w:r>
      <w:r w:rsidR="00BD6C4F" w:rsidRPr="00E35321">
        <w:rPr>
          <w:rFonts w:hint="cs"/>
          <w:b/>
          <w:bCs/>
          <w:rtl/>
        </w:rPr>
        <w:t>אב</w:t>
      </w:r>
      <w:r w:rsidR="00BD6C4F" w:rsidRPr="00E35321">
        <w:rPr>
          <w:b/>
          <w:bCs/>
          <w:rtl/>
        </w:rPr>
        <w:t>"</w:t>
      </w:r>
      <w:r w:rsidR="00BD6C4F" w:rsidRPr="00E35321">
        <w:rPr>
          <w:rFonts w:hint="cs"/>
          <w:b/>
          <w:bCs/>
          <w:rtl/>
        </w:rPr>
        <w:t>א</w:t>
      </w:r>
      <w:r>
        <w:rPr>
          <w:rtl/>
        </w:rPr>
        <w:t xml:space="preserve">: הא והא ר' אלעזר </w:t>
      </w:r>
      <w:r>
        <w:rPr>
          <w:rStyle w:val="2fb"/>
          <w:rtl/>
          <w:rPrChange w:id="9707" w:author="מנוע אמוראים" w:date="2026-10-05T16:40:54Z">
            <w:rPr>
              <w:rtl/>
            </w:rPr>
          </w:rPrChange>
        </w:rPr>
        <w:t xml:space="preserve">בר"ש</w:t>
      </w:r>
      <w:r>
        <w:rPr>
          <w:rtl/>
        </w:rPr>
        <w:t xml:space="preserve">, ומאי שנים? שדומין לשנים.</w:t>
      </w:r>
    </w:p>
    <w:p w14:paraId="00A03C10" w14:textId="77777777" w:rsidR="0046556D" w:rsidRDefault="0046556D" w:rsidP="00BD6C4F">
      <w:pPr>
        <w:rPr>
          <w:rtl/>
        </w:rPr>
      </w:pPr>
    </w:p>
    <w:p w14:paraId="1E2CD269" w14:textId="77777777" w:rsidR="0046556D" w:rsidRDefault="00BD6C4F" w:rsidP="00BD6C4F">
      <w:pPr>
        <w:rPr>
          <w:rtl/>
        </w:rPr>
      </w:pPr>
      <w:r>
        <w:rPr>
          <w:rtl/>
        </w:rPr>
        <w:t xml:space="preserve">• </w:t>
      </w:r>
      <w:r>
        <w:rPr>
          <w:rStyle w:val="2fb"/>
          <w:rtl/>
          <w:rPrChange w:id="9708" w:author="מנוע אמוראים" w:date="2026-10-05T16:40:54Z">
            <w:rPr>
              <w:rtl/>
            </w:rPr>
          </w:rPrChange>
        </w:rPr>
        <w:t xml:space="preserve">א</w:t>
      </w:r>
      <w:r>
        <w:rPr>
          <w:rStyle w:val="2fb"/>
          <w:rFonts w:hint="cs"/>
          <w:rtl/>
          <w:rPrChange w:id="9709" w:author="מנוע אמוראים" w:date="2026-10-05T16:40:54Z">
            <w:rPr>
              <w:rFonts w:hint="cs"/>
              <w:rtl/>
            </w:rPr>
          </w:rPrChange>
        </w:rPr>
        <w:t xml:space="preserve">ר</w:t>
      </w:r>
      <w:r>
        <w:rPr>
          <w:rStyle w:val="2fb"/>
          <w:rtl/>
          <w:rPrChange w:id="9710" w:author="מנוע אמוראים" w:date="2026-10-05T16:40:54Z">
            <w:rPr>
              <w:rtl/>
            </w:rPr>
          </w:rPrChange>
        </w:rPr>
        <w:t xml:space="preserve">"</w:t>
      </w:r>
      <w:r>
        <w:rPr>
          <w:rStyle w:val="2fb"/>
          <w:rFonts w:hint="cs"/>
          <w:rtl/>
          <w:rPrChange w:id="9711" w:author="מנוע אמוראים" w:date="2026-10-05T16:40:54Z">
            <w:rPr>
              <w:rFonts w:hint="cs"/>
              <w:rtl/>
            </w:rPr>
          </w:rPrChange>
        </w:rPr>
        <w:t xml:space="preserve">י</w:t>
      </w:r>
      <w:r>
        <w:rPr>
          <w:rFonts w:hint="cs"/>
          <w:rtl/>
        </w:rPr>
        <w:t xml:space="preserve"> משמואל</w:t>
      </w:r>
      <w:r w:rsidRPr="00C63571">
        <w:rPr>
          <w:rtl/>
        </w:rPr>
        <w:t>: נשברה מפרקת ורוב בשר עמה - מטמא באהל;</w:t>
      </w:r>
    </w:p>
    <w:p w14:paraId="3890BA26" w14:textId="77777777" w:rsidR="0046556D" w:rsidRDefault="00BD6C4F" w:rsidP="00BD6C4F">
      <w:pPr>
        <w:rPr>
          <w:rtl/>
        </w:rPr>
      </w:pPr>
      <w:r w:rsidRPr="00C63571">
        <w:rPr>
          <w:rtl/>
        </w:rPr>
        <w:t>וא"ת: אותו מעשה דעלי מפרקת בלא רוב בשר הואי!</w:t>
      </w:r>
    </w:p>
    <w:p w14:paraId="23420508" w14:textId="77777777" w:rsidR="0046556D" w:rsidRDefault="000828F8" w:rsidP="00C62948">
      <w:pPr>
        <w:pStyle w:val="affffb"/>
        <w:rPr>
          <w:rtl/>
        </w:rPr>
      </w:pPr>
      <w:r>
        <w:rPr>
          <w:rtl/>
        </w:rPr>
        <w:t xml:space="preserve">- </w:t>
      </w:r>
      <w:r w:rsidR="00BD6C4F" w:rsidRPr="00C63571">
        <w:rPr>
          <w:rtl/>
        </w:rPr>
        <w:t xml:space="preserve">זקנה שאני, </w:t>
      </w:r>
      <w:r w:rsidR="00BD6C4F" w:rsidRPr="00664445">
        <w:rPr>
          <w:rStyle w:val="afffff0"/>
          <w:rtl/>
        </w:rPr>
        <w:t>ד</w:t>
      </w:r>
      <w:r w:rsidR="00BD6C4F" w:rsidRPr="00664445">
        <w:rPr>
          <w:rStyle w:val="afffff0"/>
          <w:rFonts w:hint="cs"/>
          <w:rtl/>
        </w:rPr>
        <w:t>'</w:t>
      </w:r>
      <w:r w:rsidR="00BD6C4F" w:rsidRPr="00664445">
        <w:rPr>
          <w:rStyle w:val="afffff0"/>
          <w:rtl/>
        </w:rPr>
        <w:t>ויהי כהזכירו את ארון האלהים ויפול מעל הכסא אחורנית בעד יד השער ותשבר מפרקתו וימת כי זקן האיש וכבד וגו'.</w:t>
      </w:r>
    </w:p>
    <w:p w14:paraId="36C7CF23" w14:textId="77777777" w:rsidR="0046556D" w:rsidRDefault="00BD6C4F" w:rsidP="00BD6C4F">
      <w:pPr>
        <w:rPr>
          <w:rtl/>
        </w:rPr>
      </w:pPr>
      <w:r w:rsidRPr="00C63571">
        <w:rPr>
          <w:rtl/>
        </w:rPr>
        <w:t xml:space="preserve">• </w:t>
      </w:r>
      <w:r>
        <w:rPr>
          <w:rStyle w:val="2fb"/>
          <w:rFonts w:hint="cs"/>
          <w:rtl/>
          <w:rPrChange w:id="9712" w:author="מנוע אמוראים" w:date="2026-10-05T16:40:54Z">
            <w:rPr>
              <w:rFonts w:hint="cs"/>
              <w:rtl/>
            </w:rPr>
          </w:rPrChange>
        </w:rPr>
        <w:t xml:space="preserve">רשב</w:t>
      </w:r>
      <w:r>
        <w:rPr>
          <w:rStyle w:val="2fb"/>
          <w:rtl/>
          <w:rPrChange w:id="9713" w:author="מנוע אמוראים" w:date="2026-10-05T16:40:54Z">
            <w:rPr>
              <w:rtl/>
            </w:rPr>
          </w:rPrChange>
        </w:rPr>
        <w:t xml:space="preserve">"</w:t>
      </w:r>
      <w:r>
        <w:rPr>
          <w:rStyle w:val="2fb"/>
          <w:rFonts w:hint="cs"/>
          <w:rtl/>
          <w:rPrChange w:id="9714" w:author="מנוע אמוראים" w:date="2026-10-05T16:40:54Z">
            <w:rPr>
              <w:rFonts w:hint="cs"/>
              <w:rtl/>
            </w:rPr>
          </w:rPrChange>
        </w:rPr>
        <w:t xml:space="preserve">נ</w:t>
      </w:r>
      <w:r>
        <w:rPr>
          <w:rFonts w:hint="cs"/>
          <w:rtl/>
        </w:rPr>
        <w:t xml:space="preserve"> </w:t>
      </w:r>
      <w:r>
        <w:rPr>
          <w:rStyle w:val="2fb"/>
          <w:rFonts w:hint="cs"/>
          <w:rtl/>
          <w:rPrChange w:id="9715" w:author="מנוע אמוראים" w:date="2026-10-05T16:40:54Z">
            <w:rPr>
              <w:rFonts w:hint="cs"/>
              <w:rtl/>
            </w:rPr>
          </w:rPrChange>
        </w:rPr>
        <w:t xml:space="preserve">מרי</w:t>
      </w:r>
      <w:r>
        <w:rPr>
          <w:rStyle w:val="2fb"/>
          <w:rtl/>
          <w:rPrChange w:id="9716" w:author="מנוע אמוראים" w:date="2026-10-05T16:40:54Z">
            <w:rPr>
              <w:rtl/>
            </w:rPr>
          </w:rPrChange>
        </w:rPr>
        <w:t xml:space="preserve">"</w:t>
      </w:r>
      <w:r>
        <w:rPr>
          <w:rStyle w:val="2fb"/>
          <w:rFonts w:hint="cs"/>
          <w:rtl/>
          <w:rPrChange w:id="9717" w:author="מנוע אמוראים" w:date="2026-10-05T16:40:54Z">
            <w:rPr>
              <w:rFonts w:hint="cs"/>
              <w:rtl/>
            </w:rPr>
          </w:rPrChange>
        </w:rPr>
        <w:t xml:space="preserve">ו</w:t>
      </w:r>
      <w:r w:rsidRPr="00C63571">
        <w:rPr>
          <w:rtl/>
        </w:rPr>
        <w:t>: קרעו כדג - מטמא באהל.</w:t>
      </w:r>
      <w:r>
        <w:rPr>
          <w:rFonts w:hint="cs"/>
          <w:rtl/>
        </w:rPr>
        <w:t xml:space="preserve">     </w:t>
      </w:r>
      <w:r>
        <w:rPr>
          <w:rStyle w:val="2fb"/>
          <w:rFonts w:hint="cs"/>
          <w:rtl/>
          <w:rPrChange w:id="9718" w:author="מנוע אמוראים" w:date="2026-10-05T16:40:54Z">
            <w:rPr>
              <w:rFonts w:hint="cs"/>
              <w:rtl/>
            </w:rPr>
          </w:rPrChange>
        </w:rPr>
        <w:t xml:space="preserve">ר</w:t>
      </w:r>
      <w:r>
        <w:rPr>
          <w:rStyle w:val="2fb"/>
          <w:rtl/>
          <w:rPrChange w:id="9719" w:author="מנוע אמוראים" w:date="2026-10-05T16:40:54Z">
            <w:rPr>
              <w:rtl/>
            </w:rPr>
          </w:rPrChange>
        </w:rPr>
        <w:t xml:space="preserve">"</w:t>
      </w:r>
      <w:r>
        <w:rPr>
          <w:rStyle w:val="2fb"/>
          <w:rFonts w:hint="cs"/>
          <w:rtl/>
          <w:rPrChange w:id="9720" w:author="מנוע אמוראים" w:date="2026-10-05T16:40:54Z">
            <w:rPr>
              <w:rFonts w:hint="cs"/>
              <w:rtl/>
            </w:rPr>
          </w:rPrChange>
        </w:rPr>
        <w:t xml:space="preserve">ש</w:t>
      </w:r>
      <w:r w:rsidRPr="00C63571">
        <w:rPr>
          <w:rtl/>
        </w:rPr>
        <w:t xml:space="preserve"> בר יצחק: ומגבו.</w:t>
      </w:r>
    </w:p>
    <w:p w14:paraId="2A623347" w14:textId="77777777" w:rsidR="0046556D" w:rsidRDefault="00BD6C4F" w:rsidP="00BD6C4F">
      <w:pPr>
        <w:rPr>
          <w:rtl/>
        </w:rPr>
      </w:pPr>
      <w:r w:rsidRPr="00C63571">
        <w:rPr>
          <w:rtl/>
        </w:rPr>
        <w:t>• שמואל: עשאה גיסטרא</w:t>
      </w:r>
      <w:r w:rsidRPr="00C63571">
        <w:rPr>
          <w:rFonts w:hint="cs"/>
          <w:rtl/>
        </w:rPr>
        <w:t>[חתכה לגמרי]</w:t>
      </w:r>
      <w:r w:rsidRPr="00C63571">
        <w:rPr>
          <w:rtl/>
        </w:rPr>
        <w:t xml:space="preserve"> - נבלה.</w:t>
      </w:r>
    </w:p>
    <w:p w14:paraId="1456022A" w14:textId="77777777" w:rsidR="0046556D" w:rsidRDefault="00BD6C4F" w:rsidP="00BD6C4F">
      <w:pPr>
        <w:rPr>
          <w:rtl/>
        </w:rPr>
      </w:pPr>
      <w:r w:rsidRPr="00C63571">
        <w:rPr>
          <w:rtl/>
        </w:rPr>
        <w:t xml:space="preserve">• </w:t>
      </w:r>
      <w:r>
        <w:rPr>
          <w:rStyle w:val="2fb"/>
          <w:rFonts w:hint="cs"/>
          <w:rtl/>
          <w:rPrChange w:id="9721" w:author="מנוע אמוראים" w:date="2026-10-05T16:40:54Z">
            <w:rPr>
              <w:rFonts w:hint="cs"/>
              <w:rtl/>
            </w:rPr>
          </w:rPrChange>
        </w:rPr>
        <w:t xml:space="preserve">אר</w:t>
      </w:r>
      <w:r>
        <w:rPr>
          <w:rStyle w:val="2fb"/>
          <w:rtl/>
          <w:rPrChange w:id="9722" w:author="מנוע אמוראים" w:date="2026-10-05T16:40:54Z">
            <w:rPr>
              <w:rtl/>
            </w:rPr>
          </w:rPrChange>
        </w:rPr>
        <w:t xml:space="preserve">"</w:t>
      </w:r>
      <w:r>
        <w:rPr>
          <w:rStyle w:val="2fb"/>
          <w:rFonts w:hint="cs"/>
          <w:rtl/>
          <w:rPrChange w:id="9723" w:author="מנוע אמוראים" w:date="2026-10-05T16:40:54Z">
            <w:rPr>
              <w:rFonts w:hint="cs"/>
              <w:rtl/>
            </w:rPr>
          </w:rPrChange>
        </w:rPr>
        <w:t xml:space="preserve">א</w:t>
      </w:r>
      <w:r w:rsidRPr="00C63571">
        <w:rPr>
          <w:rtl/>
        </w:rPr>
        <w:t>: ניטל הירך וחלל שלה - נבלה.</w:t>
      </w:r>
      <w:r w:rsidRPr="00C63571">
        <w:rPr>
          <w:rFonts w:hint="cs"/>
          <w:rtl/>
        </w:rPr>
        <w:t xml:space="preserve"> חלל שלה כל ש</w:t>
      </w:r>
      <w:r w:rsidRPr="00C63571">
        <w:rPr>
          <w:rtl/>
        </w:rPr>
        <w:t>רבוצה ונראית חסרה.</w:t>
      </w:r>
    </w:p>
    <w:p w14:paraId="429DB0CB" w14:textId="77777777" w:rsidR="0046556D" w:rsidRDefault="00BD6C4F" w:rsidP="00BD6C4F">
      <w:pPr>
        <w:rPr>
          <w:rtl/>
        </w:rPr>
      </w:pPr>
      <w:r w:rsidRPr="00C63571">
        <w:rPr>
          <w:rtl/>
        </w:rPr>
        <w:t>• תנן התם: הותזו ראשיהן אע</w:t>
      </w:r>
      <w:r>
        <w:rPr>
          <w:rtl/>
        </w:rPr>
        <w:t>"</w:t>
      </w:r>
      <w:r w:rsidRPr="00C63571">
        <w:rPr>
          <w:rtl/>
        </w:rPr>
        <w:t>פ שמפרכסין - טמאים, כזנב הלטאה שמפרכסת.</w:t>
      </w:r>
    </w:p>
    <w:p w14:paraId="369423AE" w14:textId="571C9FC3" w:rsidR="0046556D" w:rsidRDefault="00BD6C4F" w:rsidP="00BD6C4F">
      <w:pPr>
        <w:rPr>
          <w:rtl/>
        </w:rPr>
      </w:pPr>
      <w:r w:rsidRPr="00C63571">
        <w:rPr>
          <w:rtl/>
        </w:rPr>
        <w:t>הותזו</w:t>
      </w:r>
      <w:r w:rsidRPr="00C63571">
        <w:rPr>
          <w:rFonts w:hint="cs"/>
          <w:rtl/>
        </w:rPr>
        <w:t xml:space="preserve"> - </w:t>
      </w:r>
      <w:r>
        <w:rPr>
          <w:rStyle w:val="2fb"/>
          <w:rtl/>
          <w:rPrChange w:id="9724" w:author="מנוע אמוראים" w:date="2026-10-05T16:40:54Z">
            <w:rPr>
              <w:rtl/>
            </w:rPr>
          </w:rPrChange>
        </w:rPr>
        <w:t xml:space="preserve">ר"ל</w:t>
      </w:r>
      <w:r>
        <w:rPr>
          <w:rtl/>
        </w:rPr>
        <w:t xml:space="preserve">: הותזו ממש, </w:t>
      </w:r>
      <w:r w:rsidRPr="00C63571">
        <w:rPr>
          <w:rFonts w:hint="cs"/>
          <w:rtl/>
        </w:rPr>
        <w:t>ר' אסי מר'מ</w:t>
      </w:r>
      <w:r w:rsidRPr="00C63571">
        <w:rPr>
          <w:rtl/>
        </w:rPr>
        <w:t>: כהבדלת עולת העוף</w:t>
      </w:r>
      <w:r>
        <w:rPr>
          <w:rFonts w:hint="cs"/>
          <w:rtl/>
        </w:rPr>
        <w:t xml:space="preserve"> </w:t>
      </w:r>
      <w:r>
        <w:rPr>
          <w:rStyle w:val="2fb"/>
          <w:rFonts w:hint="cs"/>
          <w:rtl/>
          <w:rPrChange w:id="9725" w:author="מנוע אמוראים" w:date="2026-10-05T16:40:54Z">
            <w:rPr>
              <w:rFonts w:hint="cs"/>
              <w:rtl/>
            </w:rPr>
          </w:rPrChange>
        </w:rPr>
        <w:t xml:space="preserve">לר</w:t>
      </w:r>
      <w:r>
        <w:rPr>
          <w:rStyle w:val="2fb"/>
          <w:rtl/>
          <w:rPrChange w:id="9726" w:author="מנוע אמוראים" w:date="2026-10-05T16:40:54Z">
            <w:rPr>
              <w:rtl/>
            </w:rPr>
          </w:rPrChange>
        </w:rPr>
        <w:t xml:space="preserve">"</w:t>
      </w:r>
      <w:r>
        <w:rPr>
          <w:rStyle w:val="2fb"/>
          <w:rFonts w:hint="cs"/>
          <w:rtl/>
          <w:rPrChange w:id="9727" w:author="מנוע אמוראים" w:date="2026-10-05T16:40:54Z">
            <w:rPr>
              <w:rFonts w:hint="cs"/>
              <w:rtl/>
            </w:rPr>
          </w:rPrChange>
        </w:rPr>
        <w:t xml:space="preserve">א</w:t>
      </w:r>
      <w:r>
        <w:rPr>
          <w:rFonts w:hint="cs"/>
          <w:rtl/>
        </w:rPr>
        <w:t xml:space="preserve"> </w:t>
      </w:r>
      <w:r>
        <w:rPr>
          <w:rStyle w:val="2fb"/>
          <w:rFonts w:hint="cs"/>
          <w:rtl/>
          <w:rPrChange w:id="9728" w:author="מנוע אמוראים" w:date="2026-10-05T16:40:54Z">
            <w:rPr>
              <w:rFonts w:hint="cs"/>
              <w:rtl/>
            </w:rPr>
          </w:rPrChange>
        </w:rPr>
        <w:t xml:space="preserve">בר</w:t>
      </w:r>
      <w:r>
        <w:rPr>
          <w:rStyle w:val="2fb"/>
          <w:rtl/>
          <w:rPrChange w:id="9729" w:author="מנוע אמוראים" w:date="2026-10-05T16:40:54Z">
            <w:rPr>
              <w:rtl/>
            </w:rPr>
          </w:rPrChange>
        </w:rPr>
        <w:t xml:space="preserve">"</w:t>
      </w:r>
      <w:r>
        <w:rPr>
          <w:rStyle w:val="2fb"/>
          <w:rFonts w:hint="cs"/>
          <w:rtl/>
          <w:rPrChange w:id="9730" w:author="מנוע אמוראים" w:date="2026-10-05T16:40:54Z">
            <w:rPr>
              <w:rFonts w:hint="cs"/>
              <w:rtl/>
            </w:rPr>
          </w:rPrChange>
        </w:rPr>
        <w:t xml:space="preserve">ש</w:t>
      </w:r>
      <w:r>
        <w:rPr>
          <w:rFonts w:hint="cs"/>
          <w:rtl/>
        </w:rPr>
        <w:t xml:space="preserve"> ופלגינן </w:t>
      </w:r>
    </w:p>
    <w:p w14:paraId="6C298C12" w14:textId="0029F1B5" w:rsidR="0046556D" w:rsidRDefault="00BD6C4F" w:rsidP="00BD6C4F">
      <w:pPr>
        <w:rPr>
          <w:rtl/>
        </w:rPr>
      </w:pPr>
      <w:r w:rsidRPr="00C63571">
        <w:rPr>
          <w:rFonts w:hint="cs"/>
          <w:rtl/>
        </w:rPr>
        <w:t xml:space="preserve">    א</w:t>
      </w:r>
      <w:r>
        <w:rPr>
          <w:rtl/>
        </w:rPr>
        <w:t>"</w:t>
      </w:r>
      <w:r>
        <w:rPr>
          <w:rFonts w:hint="cs"/>
          <w:rtl/>
        </w:rPr>
        <w:t xml:space="preserve">ד </w:t>
      </w:r>
      <w:r>
        <w:rPr>
          <w:rStyle w:val="2fb"/>
          <w:rFonts w:hint="cs"/>
          <w:rtl/>
          <w:rPrChange w:id="9731" w:author="מנוע אמוראים" w:date="2026-10-05T16:40:54Z">
            <w:rPr>
              <w:rFonts w:hint="cs"/>
              <w:rtl/>
            </w:rPr>
          </w:rPrChange>
        </w:rPr>
        <w:t xml:space="preserve">ר</w:t>
      </w:r>
      <w:r>
        <w:rPr>
          <w:rStyle w:val="2fb"/>
          <w:rtl/>
          <w:rPrChange w:id="9732" w:author="מנוע אמוראים" w:date="2026-10-05T16:40:54Z">
            <w:rPr>
              <w:rtl/>
            </w:rPr>
          </w:rPrChange>
        </w:rPr>
        <w:t xml:space="preserve">"</w:t>
      </w:r>
      <w:r>
        <w:rPr>
          <w:rStyle w:val="2fb"/>
          <w:rFonts w:hint="cs"/>
          <w:rtl/>
          <w:rPrChange w:id="9733" w:author="מנוע אמוראים" w:date="2026-10-05T16:40:54Z">
            <w:rPr>
              <w:rFonts w:hint="cs"/>
              <w:rtl/>
            </w:rPr>
          </w:rPrChange>
        </w:rPr>
        <w:t xml:space="preserve">ל</w:t>
      </w:r>
      <w:r w:rsidRPr="00C63571">
        <w:rPr>
          <w:rtl/>
        </w:rPr>
        <w:t xml:space="preserve">: הותזו ממש, ר' אסי </w:t>
      </w:r>
      <w:r>
        <w:rPr>
          <w:rStyle w:val="2fb"/>
          <w:rFonts w:hint="cs"/>
          <w:rtl/>
          <w:rPrChange w:id="9734" w:author="מנוע אמוראים" w:date="2026-10-05T16:40:54Z">
            <w:rPr>
              <w:rFonts w:hint="cs"/>
              <w:rtl/>
            </w:rPr>
          </w:rPrChange>
        </w:rPr>
        <w:t xml:space="preserve">מר</w:t>
      </w:r>
      <w:r>
        <w:rPr>
          <w:rStyle w:val="2fb"/>
          <w:rtl/>
          <w:rPrChange w:id="9735" w:author="מנוע אמוראים" w:date="2026-10-05T16:40:54Z">
            <w:rPr>
              <w:rtl/>
            </w:rPr>
          </w:rPrChange>
        </w:rPr>
        <w:t xml:space="preserve">"</w:t>
      </w:r>
      <w:r>
        <w:rPr>
          <w:rStyle w:val="2fb"/>
          <w:rFonts w:hint="cs"/>
          <w:rtl/>
          <w:rPrChange w:id="9736" w:author="מנוע אמוראים" w:date="2026-10-05T16:40:54Z">
            <w:rPr>
              <w:rFonts w:hint="cs"/>
              <w:rtl/>
            </w:rPr>
          </w:rPrChange>
        </w:rPr>
        <w:t xml:space="preserve">מ</w:t>
      </w:r>
      <w:r>
        <w:rPr>
          <w:rtl/>
        </w:rPr>
        <w:t xml:space="preserve">: כהבדלת עולת העוף לרבי אלעזר </w:t>
      </w:r>
      <w:r>
        <w:rPr>
          <w:rStyle w:val="2fb"/>
          <w:rtl/>
          <w:rPrChange w:id="9737" w:author="מנוע אמוראים" w:date="2026-10-05T16:40:54Z">
            <w:rPr>
              <w:rtl/>
            </w:rPr>
          </w:rPrChange>
        </w:rPr>
        <w:t xml:space="preserve">בר"ש</w:t>
      </w:r>
      <w:r>
        <w:rPr>
          <w:rtl/>
        </w:rPr>
        <w:t xml:space="preserve"> ברוב שנים.</w:t>
      </w:r>
    </w:p>
    <w:p w14:paraId="10EF81C8" w14:textId="77777777" w:rsidR="0046556D" w:rsidRDefault="0046556D" w:rsidP="00BD6C4F">
      <w:pPr>
        <w:rPr>
          <w:rtl/>
        </w:rPr>
      </w:pPr>
    </w:p>
    <w:p w14:paraId="4F529738" w14:textId="77777777" w:rsidR="0046556D" w:rsidRDefault="00BD6C4F" w:rsidP="00BD6C4F">
      <w:pPr>
        <w:rPr>
          <w:rtl/>
        </w:rPr>
      </w:pPr>
      <w:r w:rsidRPr="00C63571">
        <w:rPr>
          <w:rtl/>
        </w:rPr>
        <w:t>• דתניא:</w:t>
      </w:r>
      <w:r w:rsidRPr="00A71A5E">
        <w:rPr>
          <w:rStyle w:val="afffff0"/>
          <w:rtl/>
        </w:rPr>
        <w:t xml:space="preserve"> </w:t>
      </w:r>
      <w:r w:rsidRPr="00A71A5E">
        <w:rPr>
          <w:rStyle w:val="afffff0"/>
          <w:rFonts w:hint="cs"/>
          <w:rtl/>
        </w:rPr>
        <w:t>'</w:t>
      </w:r>
      <w:r w:rsidRPr="00A71A5E">
        <w:rPr>
          <w:rStyle w:val="afffff0"/>
          <w:rtl/>
        </w:rPr>
        <w:t>ואת השני יעשה עולה כמשפט</w:t>
      </w:r>
      <w:r w:rsidRPr="00A71A5E">
        <w:rPr>
          <w:rStyle w:val="afffff0"/>
          <w:rFonts w:hint="cs"/>
          <w:rtl/>
        </w:rPr>
        <w:t>'</w:t>
      </w:r>
      <w:r w:rsidRPr="00A71A5E">
        <w:rPr>
          <w:rStyle w:val="afffff0"/>
          <w:rtl/>
        </w:rPr>
        <w:t xml:space="preserve"> </w:t>
      </w:r>
      <w:r w:rsidRPr="00C63571">
        <w:rPr>
          <w:rtl/>
        </w:rPr>
        <w:t>כמשפט</w:t>
      </w:r>
      <w:r w:rsidRPr="00C63571">
        <w:rPr>
          <w:rFonts w:hint="cs"/>
          <w:rtl/>
        </w:rPr>
        <w:t xml:space="preserve"> הבהמה </w:t>
      </w:r>
      <w:r w:rsidRPr="00664445">
        <w:rPr>
          <w:rStyle w:val="afffff0"/>
          <w:rFonts w:hint="cs"/>
          <w:rtl/>
        </w:rPr>
        <w:t xml:space="preserve">ד'והקריבו' </w:t>
      </w:r>
      <w:r w:rsidRPr="00C63571">
        <w:rPr>
          <w:rFonts w:hint="cs"/>
          <w:rtl/>
        </w:rPr>
        <w:t xml:space="preserve">חלק בין חטאת העוף לעולת העוף </w:t>
      </w:r>
    </w:p>
    <w:p w14:paraId="2E8016B6" w14:textId="77777777" w:rsidR="00BD6C4F" w:rsidRPr="00A55767" w:rsidRDefault="00BD6C4F" w:rsidP="00F07436">
      <w:pPr>
        <w:pStyle w:val="afff3"/>
        <w:framePr w:wrap="around"/>
        <w:rPr>
          <w:rtl/>
        </w:rPr>
      </w:pPr>
      <w:r w:rsidRPr="00A55767">
        <w:rPr>
          <w:rFonts w:hint="cs"/>
          <w:rtl/>
        </w:rPr>
        <w:t>כא:</w:t>
      </w:r>
    </w:p>
    <w:p w14:paraId="02F41605" w14:textId="642A5583" w:rsidR="0046556D" w:rsidRDefault="00BD6C4F" w:rsidP="00BD6C4F">
      <w:pPr>
        <w:rPr>
          <w:rtl/>
        </w:rPr>
      </w:pPr>
      <w:r w:rsidRPr="00C63571">
        <w:rPr>
          <w:rFonts w:hint="cs"/>
          <w:rtl/>
        </w:rPr>
        <w:t>'</w:t>
      </w:r>
      <w:r w:rsidRPr="00C63571">
        <w:rPr>
          <w:rtl/>
        </w:rPr>
        <w:t>כמשפט</w:t>
      </w:r>
      <w:r w:rsidRPr="00C63571">
        <w:rPr>
          <w:rFonts w:hint="cs"/>
          <w:rtl/>
        </w:rPr>
        <w:t>'</w:t>
      </w:r>
      <w:r w:rsidRPr="00C63571">
        <w:rPr>
          <w:rtl/>
        </w:rPr>
        <w:t xml:space="preserve"> חטאת בהמה, </w:t>
      </w:r>
      <w:r w:rsidRPr="00C63571">
        <w:rPr>
          <w:rFonts w:hint="cs"/>
          <w:rtl/>
        </w:rPr>
        <w:t xml:space="preserve">דאינה באה אלה מן התולין וביום ובידו הימנית אף עולה </w:t>
      </w:r>
    </w:p>
    <w:p w14:paraId="68FD5F62" w14:textId="471F7B9A" w:rsidR="0046556D" w:rsidRDefault="00BD6C4F" w:rsidP="00BD6C4F">
      <w:pPr>
        <w:rPr>
          <w:rtl/>
        </w:rPr>
      </w:pPr>
      <w:r w:rsidRPr="00C63571">
        <w:rPr>
          <w:rtl/>
        </w:rPr>
        <w:t>ת"ל:</w:t>
      </w:r>
      <w:r w:rsidRPr="00C63571">
        <w:rPr>
          <w:rFonts w:hint="cs"/>
          <w:rtl/>
        </w:rPr>
        <w:t xml:space="preserve"> </w:t>
      </w:r>
      <w:r w:rsidRPr="00A71A5E">
        <w:rPr>
          <w:rStyle w:val="afffff0"/>
          <w:rtl/>
        </w:rPr>
        <w:t xml:space="preserve"> 'ומלק</w:t>
      </w:r>
      <w:r w:rsidRPr="00A71A5E">
        <w:rPr>
          <w:rStyle w:val="afffff0"/>
          <w:rFonts w:hint="cs"/>
          <w:rtl/>
        </w:rPr>
        <w:t xml:space="preserve"> </w:t>
      </w:r>
      <w:r w:rsidRPr="00A71A5E">
        <w:rPr>
          <w:rStyle w:val="afffff0"/>
          <w:rtl/>
        </w:rPr>
        <w:t>והקטיר</w:t>
      </w:r>
      <w:r w:rsidRPr="00A71A5E">
        <w:rPr>
          <w:rStyle w:val="afffff0"/>
          <w:rFonts w:hint="cs"/>
          <w:rtl/>
        </w:rPr>
        <w:t>'-</w:t>
      </w:r>
      <w:r w:rsidRPr="00C63571">
        <w:rPr>
          <w:rtl/>
        </w:rPr>
        <w:t xml:space="preserve"> הראש בעצמו והגוף בעצמו, אף מליקה </w:t>
      </w:r>
      <w:r w:rsidRPr="00C63571">
        <w:rPr>
          <w:rFonts w:hint="cs"/>
          <w:rtl/>
        </w:rPr>
        <w:t>כן</w:t>
      </w:r>
    </w:p>
    <w:p w14:paraId="5B411AD4" w14:textId="77777777" w:rsidR="0046556D" w:rsidRDefault="00BD6C4F" w:rsidP="00BD6C4F">
      <w:pPr>
        <w:rPr>
          <w:rtl/>
        </w:rPr>
      </w:pPr>
      <w:r w:rsidRPr="00C63571">
        <w:rPr>
          <w:rtl/>
        </w:rPr>
        <w:t>רבי ישמעאל:</w:t>
      </w:r>
      <w:r w:rsidRPr="00A71A5E">
        <w:rPr>
          <w:rStyle w:val="afffff0"/>
          <w:rtl/>
        </w:rPr>
        <w:t xml:space="preserve"> </w:t>
      </w:r>
      <w:r w:rsidRPr="00A71A5E">
        <w:rPr>
          <w:rStyle w:val="afffff0"/>
          <w:rFonts w:hint="cs"/>
          <w:rtl/>
        </w:rPr>
        <w:t>'</w:t>
      </w:r>
      <w:r w:rsidRPr="00A71A5E">
        <w:rPr>
          <w:rStyle w:val="afffff0"/>
          <w:rtl/>
        </w:rPr>
        <w:t>כמשפט</w:t>
      </w:r>
      <w:r w:rsidRPr="00A71A5E">
        <w:rPr>
          <w:rStyle w:val="afffff0"/>
          <w:rFonts w:hint="cs"/>
          <w:rtl/>
        </w:rPr>
        <w:t>'</w:t>
      </w:r>
      <w:r w:rsidRPr="00A71A5E">
        <w:rPr>
          <w:rStyle w:val="afffff0"/>
          <w:rtl/>
        </w:rPr>
        <w:t xml:space="preserve"> </w:t>
      </w:r>
      <w:r w:rsidRPr="00C63571">
        <w:rPr>
          <w:rtl/>
        </w:rPr>
        <w:t xml:space="preserve">חטאת העוף, </w:t>
      </w:r>
      <w:r w:rsidRPr="00C63571">
        <w:rPr>
          <w:rFonts w:hint="cs"/>
          <w:rtl/>
        </w:rPr>
        <w:t>דממול העורף,</w:t>
      </w:r>
      <w:r w:rsidRPr="00A71A5E">
        <w:rPr>
          <w:rStyle w:val="afffff0"/>
          <w:rFonts w:hint="cs"/>
          <w:rtl/>
        </w:rPr>
        <w:t xml:space="preserve"> 'והקריבו' </w:t>
      </w:r>
      <w:r w:rsidRPr="00C63571">
        <w:rPr>
          <w:rFonts w:hint="cs"/>
          <w:rtl/>
        </w:rPr>
        <w:t>ולא סגי בסימן אחד כמליקה</w:t>
      </w:r>
    </w:p>
    <w:p w14:paraId="6BAF1AE5" w14:textId="77777777" w:rsidR="00BD6C4F" w:rsidRPr="00A55767" w:rsidRDefault="00BD6C4F" w:rsidP="00F07436">
      <w:pPr>
        <w:pStyle w:val="afff3"/>
        <w:framePr w:wrap="around"/>
        <w:rPr>
          <w:rtl/>
        </w:rPr>
      </w:pPr>
      <w:r w:rsidRPr="00A55767">
        <w:rPr>
          <w:rFonts w:hint="cs"/>
          <w:rtl/>
        </w:rPr>
        <w:t>כב.</w:t>
      </w:r>
    </w:p>
    <w:p w14:paraId="37A7A1E7" w14:textId="77777777" w:rsidR="0046556D" w:rsidRDefault="00BD6C4F" w:rsidP="00BD6C4F">
      <w:pPr>
        <w:rPr>
          <w:rtl/>
        </w:rPr>
      </w:pPr>
      <w:r>
        <w:rPr>
          <w:rStyle w:val="2fb"/>
          <w:rFonts w:hint="cs"/>
          <w:rtl/>
          <w:rPrChange w:id="9738" w:author="מנוע אמוראים" w:date="2026-10-05T16:40:54Z">
            <w:rPr>
              <w:rFonts w:hint="cs"/>
              <w:rtl/>
            </w:rPr>
          </w:rPrChange>
        </w:rPr>
        <w:t xml:space="preserve">ראבר</w:t>
      </w:r>
      <w:r>
        <w:rPr>
          <w:rStyle w:val="2fb"/>
          <w:rtl/>
          <w:rPrChange w:id="9739" w:author="מנוע אמוראים" w:date="2026-10-05T16:40:54Z">
            <w:rPr>
              <w:rtl/>
            </w:rPr>
          </w:rPrChange>
        </w:rPr>
        <w:t xml:space="preserve">"</w:t>
      </w:r>
      <w:r>
        <w:rPr>
          <w:rStyle w:val="2fb"/>
          <w:rFonts w:hint="cs"/>
          <w:rtl/>
          <w:rPrChange w:id="9740" w:author="מנוע אמוראים" w:date="2026-10-05T16:40:54Z">
            <w:rPr>
              <w:rFonts w:hint="cs"/>
              <w:rtl/>
            </w:rPr>
          </w:rPrChange>
        </w:rPr>
        <w:t xml:space="preserve">ש</w:t>
      </w:r>
      <w:r w:rsidRPr="00C63571">
        <w:rPr>
          <w:rtl/>
        </w:rPr>
        <w:t>:</w:t>
      </w:r>
      <w:r w:rsidRPr="00A71A5E">
        <w:rPr>
          <w:rStyle w:val="afffff0"/>
          <w:rtl/>
        </w:rPr>
        <w:t xml:space="preserve"> </w:t>
      </w:r>
      <w:r w:rsidRPr="00A71A5E">
        <w:rPr>
          <w:rStyle w:val="afffff0"/>
          <w:rFonts w:hint="cs"/>
          <w:rtl/>
        </w:rPr>
        <w:t>'</w:t>
      </w:r>
      <w:r w:rsidRPr="00A71A5E">
        <w:rPr>
          <w:rStyle w:val="afffff0"/>
          <w:rtl/>
        </w:rPr>
        <w:t>כמשפט</w:t>
      </w:r>
      <w:r w:rsidRPr="00A71A5E">
        <w:rPr>
          <w:rStyle w:val="afffff0"/>
          <w:rFonts w:hint="cs"/>
          <w:rtl/>
        </w:rPr>
        <w:t>'</w:t>
      </w:r>
      <w:r w:rsidRPr="00A71A5E">
        <w:rPr>
          <w:rStyle w:val="afffff0"/>
          <w:rtl/>
        </w:rPr>
        <w:t xml:space="preserve"> </w:t>
      </w:r>
      <w:r w:rsidRPr="00C63571">
        <w:rPr>
          <w:rtl/>
        </w:rPr>
        <w:t xml:space="preserve">חטאת העוף, </w:t>
      </w:r>
      <w:r w:rsidRPr="00C63571">
        <w:rPr>
          <w:rFonts w:hint="cs"/>
          <w:rtl/>
        </w:rPr>
        <w:t>ד</w:t>
      </w:r>
      <w:r w:rsidRPr="00C63571">
        <w:rPr>
          <w:rtl/>
        </w:rPr>
        <w:t xml:space="preserve">כשהוא אחוז הראש בגוף מזה, </w:t>
      </w:r>
      <w:r w:rsidRPr="00C63571">
        <w:rPr>
          <w:rFonts w:hint="cs"/>
          <w:rtl/>
        </w:rPr>
        <w:t xml:space="preserve"> </w:t>
      </w:r>
      <w:r w:rsidRPr="00A71A5E">
        <w:rPr>
          <w:rStyle w:val="afffff0"/>
          <w:rFonts w:hint="cs"/>
          <w:rtl/>
        </w:rPr>
        <w:t xml:space="preserve"> 'והקריבו' </w:t>
      </w:r>
      <w:r w:rsidRPr="00C63571">
        <w:rPr>
          <w:rFonts w:hint="cs"/>
          <w:rtl/>
        </w:rPr>
        <w:t xml:space="preserve">דלא סגי בסימן אחד </w:t>
      </w:r>
    </w:p>
    <w:p w14:paraId="34FAE52C" w14:textId="77777777" w:rsidR="0046556D" w:rsidRDefault="00BD6C4F" w:rsidP="00BD6C4F">
      <w:pPr>
        <w:rPr>
          <w:rtl/>
        </w:rPr>
      </w:pPr>
      <w:r w:rsidRPr="00C63571">
        <w:rPr>
          <w:rFonts w:hint="cs"/>
          <w:rtl/>
        </w:rPr>
        <w:t>ולת'ק דנפק</w:t>
      </w:r>
      <w:r>
        <w:rPr>
          <w:rtl/>
        </w:rPr>
        <w:t>"</w:t>
      </w:r>
      <w:r w:rsidRPr="00C63571">
        <w:rPr>
          <w:rFonts w:hint="cs"/>
          <w:rtl/>
        </w:rPr>
        <w:t>ל מ'ומלק והקטיר' הך</w:t>
      </w:r>
      <w:r w:rsidRPr="00A71A5E">
        <w:rPr>
          <w:rStyle w:val="afffff0"/>
          <w:rFonts w:hint="cs"/>
          <w:rtl/>
        </w:rPr>
        <w:t xml:space="preserve"> 'והקריבו' </w:t>
      </w:r>
      <w:r w:rsidRPr="00C63571">
        <w:rPr>
          <w:rFonts w:hint="cs"/>
          <w:rtl/>
        </w:rPr>
        <w:t>דאי לאו</w:t>
      </w:r>
      <w:r w:rsidRPr="00A71A5E">
        <w:rPr>
          <w:rStyle w:val="afffff0"/>
          <w:rFonts w:hint="cs"/>
          <w:rtl/>
        </w:rPr>
        <w:t xml:space="preserve"> 'והקריבו' </w:t>
      </w:r>
      <w:r w:rsidRPr="00C63571">
        <w:rPr>
          <w:rFonts w:hint="cs"/>
          <w:rtl/>
        </w:rPr>
        <w:t>ס</w:t>
      </w:r>
      <w:r>
        <w:rPr>
          <w:rtl/>
        </w:rPr>
        <w:t>"</w:t>
      </w:r>
      <w:r w:rsidRPr="00C63571">
        <w:rPr>
          <w:rFonts w:hint="cs"/>
          <w:rtl/>
        </w:rPr>
        <w:t>ל</w:t>
      </w:r>
      <w:r w:rsidRPr="00A71A5E">
        <w:rPr>
          <w:rStyle w:val="afffff0"/>
          <w:rFonts w:hint="cs"/>
          <w:rtl/>
        </w:rPr>
        <w:t xml:space="preserve"> '</w:t>
      </w:r>
      <w:r w:rsidRPr="00A71A5E">
        <w:rPr>
          <w:rStyle w:val="afffff0"/>
          <w:rtl/>
        </w:rPr>
        <w:t>כמשפט</w:t>
      </w:r>
      <w:r w:rsidRPr="00A71A5E">
        <w:rPr>
          <w:rStyle w:val="afffff0"/>
          <w:rFonts w:hint="cs"/>
          <w:rtl/>
        </w:rPr>
        <w:t>'</w:t>
      </w:r>
      <w:r w:rsidRPr="00A71A5E">
        <w:rPr>
          <w:rStyle w:val="afffff0"/>
          <w:rtl/>
        </w:rPr>
        <w:t xml:space="preserve"> </w:t>
      </w:r>
      <w:r w:rsidRPr="00C63571">
        <w:rPr>
          <w:rtl/>
        </w:rPr>
        <w:t xml:space="preserve">חטאת העוף, </w:t>
      </w:r>
      <w:r w:rsidRPr="00C63571">
        <w:rPr>
          <w:rFonts w:hint="cs"/>
          <w:rtl/>
        </w:rPr>
        <w:t>והך ומלק והקטיר לראשו של מזבח, קמ</w:t>
      </w:r>
      <w:r>
        <w:rPr>
          <w:rtl/>
        </w:rPr>
        <w:t>"</w:t>
      </w:r>
      <w:r w:rsidRPr="00C63571">
        <w:rPr>
          <w:rFonts w:hint="cs"/>
          <w:rtl/>
        </w:rPr>
        <w:t>ל ה</w:t>
      </w:r>
      <w:r>
        <w:rPr>
          <w:rtl/>
        </w:rPr>
        <w:t>"</w:t>
      </w:r>
      <w:r w:rsidRPr="00C63571">
        <w:rPr>
          <w:rFonts w:hint="cs"/>
          <w:rtl/>
        </w:rPr>
        <w:t xml:space="preserve">נ דראש בעצמו וגוף בעצמו </w:t>
      </w:r>
    </w:p>
    <w:p w14:paraId="1836A30D" w14:textId="77777777" w:rsidR="0046556D" w:rsidRDefault="00BD6C4F" w:rsidP="00BD6C4F">
      <w:pPr>
        <w:rPr>
          <w:rtl/>
        </w:rPr>
      </w:pPr>
      <w:r w:rsidRPr="00C63571">
        <w:rPr>
          <w:rtl/>
        </w:rPr>
        <w:t xml:space="preserve">• חטאת בהמה דאינה באה אלא מן החולין </w:t>
      </w:r>
    </w:p>
    <w:p w14:paraId="0319E9F1" w14:textId="77777777" w:rsidR="0046556D" w:rsidRDefault="00BD6C4F" w:rsidP="00BD6C4F">
      <w:pPr>
        <w:rPr>
          <w:rtl/>
        </w:rPr>
      </w:pPr>
      <w:r>
        <w:rPr>
          <w:rStyle w:val="2fb"/>
          <w:rFonts w:hint="cs"/>
          <w:rtl/>
          <w:rPrChange w:id="9741" w:author="מנוע אמוראים" w:date="2026-10-05T16:40:54Z">
            <w:rPr>
              <w:rFonts w:hint="cs"/>
              <w:rtl/>
            </w:rPr>
          </w:rPrChange>
        </w:rPr>
        <w:t xml:space="preserve">אר</w:t>
      </w:r>
      <w:r>
        <w:rPr>
          <w:rStyle w:val="2fb"/>
          <w:rtl/>
          <w:rPrChange w:id="9742" w:author="מנוע אמוראים" w:date="2026-10-05T16:40:54Z">
            <w:rPr>
              <w:rtl/>
            </w:rPr>
          </w:rPrChange>
        </w:rPr>
        <w:t xml:space="preserve">"</w:t>
      </w:r>
      <w:r>
        <w:rPr>
          <w:rStyle w:val="2fb"/>
          <w:rFonts w:hint="cs"/>
          <w:rtl/>
          <w:rPrChange w:id="9743" w:author="מנוע אמוראים" w:date="2026-10-05T16:40:54Z">
            <w:rPr>
              <w:rFonts w:hint="cs"/>
              <w:rtl/>
            </w:rPr>
          </w:rPrChange>
        </w:rPr>
        <w:t xml:space="preserve">ח</w:t>
      </w:r>
      <w:r>
        <w:rPr>
          <w:rFonts w:hint="cs"/>
          <w:rtl/>
        </w:rPr>
        <w:t xml:space="preserve">:</w:t>
      </w:r>
      <w:r w:rsidRPr="00A71A5E">
        <w:rPr>
          <w:rStyle w:val="afffff0"/>
          <w:rFonts w:hint="cs"/>
          <w:rtl/>
        </w:rPr>
        <w:t xml:space="preserve"> '</w:t>
      </w:r>
      <w:r w:rsidRPr="00A71A5E">
        <w:rPr>
          <w:rStyle w:val="afffff0"/>
          <w:rtl/>
        </w:rPr>
        <w:t>והקריב אהרן את פר החטאת אשר לו</w:t>
      </w:r>
      <w:r w:rsidRPr="00A71A5E">
        <w:rPr>
          <w:rStyle w:val="afffff0"/>
          <w:rFonts w:hint="cs"/>
          <w:rtl/>
        </w:rPr>
        <w:t>'</w:t>
      </w:r>
      <w:r w:rsidRPr="00A71A5E">
        <w:rPr>
          <w:rStyle w:val="afffff0"/>
          <w:rtl/>
        </w:rPr>
        <w:t>,</w:t>
      </w:r>
      <w:r w:rsidRPr="00C63571">
        <w:rPr>
          <w:rtl/>
        </w:rPr>
        <w:t xml:space="preserve"> משלו, ולא משל צבור ולא משל מעשר.</w:t>
      </w:r>
    </w:p>
    <w:p w14:paraId="14306937" w14:textId="77777777" w:rsidR="0046556D" w:rsidRDefault="00BD6C4F" w:rsidP="00BD6C4F">
      <w:pPr>
        <w:rPr>
          <w:rtl/>
        </w:rPr>
      </w:pPr>
      <w:r w:rsidRPr="00C63571">
        <w:rPr>
          <w:rFonts w:hint="cs"/>
          <w:rtl/>
        </w:rPr>
        <w:t xml:space="preserve">והך </w:t>
      </w:r>
      <w:r w:rsidRPr="00664445">
        <w:rPr>
          <w:rStyle w:val="afffff0"/>
          <w:rFonts w:hint="cs"/>
          <w:rtl/>
        </w:rPr>
        <w:t xml:space="preserve">ד'מביום צוותו' </w:t>
      </w:r>
      <w:r w:rsidRPr="00C63571">
        <w:rPr>
          <w:rFonts w:hint="cs"/>
          <w:rtl/>
        </w:rPr>
        <w:t xml:space="preserve">כדי נסבה </w:t>
      </w:r>
    </w:p>
    <w:p w14:paraId="20413256" w14:textId="77777777" w:rsidR="0046556D" w:rsidRDefault="00BD6C4F" w:rsidP="00BD6C4F">
      <w:pPr>
        <w:rPr>
          <w:rtl/>
        </w:rPr>
      </w:pPr>
      <w:r w:rsidRPr="00C63571">
        <w:rPr>
          <w:rtl/>
        </w:rPr>
        <w:t xml:space="preserve">ידו הימנית </w:t>
      </w:r>
      <w:r>
        <w:rPr>
          <w:rFonts w:hint="cs"/>
          <w:rtl/>
        </w:rPr>
        <w:t xml:space="preserve">מדרבב'ח </w:t>
      </w:r>
      <w:r>
        <w:rPr>
          <w:rStyle w:val="2fb"/>
          <w:rFonts w:hint="cs"/>
          <w:rtl/>
          <w:rPrChange w:id="9744" w:author="מנוע אמוראים" w:date="2026-10-05T16:40:54Z">
            <w:rPr>
              <w:rFonts w:hint="cs"/>
              <w:rtl/>
            </w:rPr>
          </w:rPrChange>
        </w:rPr>
        <w:t xml:space="preserve">מדרשב</w:t>
      </w:r>
      <w:r>
        <w:rPr>
          <w:rStyle w:val="2fb"/>
          <w:rtl/>
          <w:rPrChange w:id="9745" w:author="מנוע אמוראים" w:date="2026-10-05T16:40:54Z">
            <w:rPr>
              <w:rtl/>
            </w:rPr>
          </w:rPrChange>
        </w:rPr>
        <w:t xml:space="preserve">"</w:t>
      </w:r>
      <w:r>
        <w:rPr>
          <w:rStyle w:val="2fb"/>
          <w:rFonts w:hint="cs"/>
          <w:rtl/>
          <w:rPrChange w:id="9746" w:author="מנוע אמוראים" w:date="2026-10-05T16:40:54Z">
            <w:rPr>
              <w:rFonts w:hint="cs"/>
              <w:rtl/>
            </w:rPr>
          </w:rPrChange>
        </w:rPr>
        <w:t xml:space="preserve">ל</w:t>
      </w:r>
      <w:r w:rsidRPr="00C63571">
        <w:rPr>
          <w:rtl/>
        </w:rPr>
        <w:t>: כל מקום שנאמר</w:t>
      </w:r>
      <w:r w:rsidRPr="00A71A5E">
        <w:rPr>
          <w:rStyle w:val="afffff0"/>
          <w:rtl/>
        </w:rPr>
        <w:t xml:space="preserve"> </w:t>
      </w:r>
      <w:r w:rsidRPr="00A71A5E">
        <w:rPr>
          <w:rStyle w:val="afffff0"/>
          <w:rFonts w:hint="cs"/>
          <w:rtl/>
        </w:rPr>
        <w:t>'</w:t>
      </w:r>
      <w:r w:rsidRPr="00A71A5E">
        <w:rPr>
          <w:rStyle w:val="afffff0"/>
          <w:rtl/>
        </w:rPr>
        <w:t>אצבע או כהונה</w:t>
      </w:r>
      <w:r w:rsidRPr="00A71A5E">
        <w:rPr>
          <w:rStyle w:val="afffff0"/>
          <w:rFonts w:hint="cs"/>
          <w:rtl/>
        </w:rPr>
        <w:t>'</w:t>
      </w:r>
      <w:r w:rsidRPr="00A71A5E">
        <w:rPr>
          <w:rStyle w:val="afffff0"/>
          <w:rtl/>
        </w:rPr>
        <w:t xml:space="preserve"> </w:t>
      </w:r>
      <w:r w:rsidRPr="00C63571">
        <w:rPr>
          <w:rtl/>
        </w:rPr>
        <w:t>- אינה אלא ימין!</w:t>
      </w:r>
    </w:p>
    <w:p w14:paraId="0034BF13" w14:textId="77777777" w:rsidR="0046556D" w:rsidRDefault="00BD6C4F" w:rsidP="00BD6C4F">
      <w:pPr>
        <w:rPr>
          <w:rtl/>
        </w:rPr>
      </w:pPr>
      <w:r w:rsidRPr="00C63571">
        <w:rPr>
          <w:rtl/>
        </w:rPr>
        <w:t>ואידך? כהונה בעיא אצבע, אצבע לא בעיא כהונה.</w:t>
      </w:r>
    </w:p>
    <w:p w14:paraId="0292E75D" w14:textId="77777777" w:rsidR="0046556D" w:rsidRDefault="00BD6C4F" w:rsidP="00BD6C4F">
      <w:pPr>
        <w:rPr>
          <w:rtl/>
        </w:rPr>
      </w:pPr>
      <w:r w:rsidRPr="00C63571">
        <w:rPr>
          <w:rFonts w:hint="cs"/>
          <w:rtl/>
        </w:rPr>
        <w:t>ו</w:t>
      </w:r>
      <w:r w:rsidRPr="00767C59">
        <w:rPr>
          <w:rFonts w:hint="cs"/>
          <w:b/>
          <w:bCs/>
          <w:rtl/>
        </w:rPr>
        <w:t>ת</w:t>
      </w:r>
      <w:r w:rsidRPr="00767C59">
        <w:rPr>
          <w:b/>
          <w:bCs/>
          <w:rtl/>
        </w:rPr>
        <w:t>"</w:t>
      </w:r>
      <w:r w:rsidRPr="00767C59">
        <w:rPr>
          <w:rFonts w:hint="cs"/>
          <w:b/>
          <w:bCs/>
          <w:rtl/>
        </w:rPr>
        <w:t>ר</w:t>
      </w:r>
      <w:r>
        <w:rPr>
          <w:rFonts w:hint="cs"/>
          <w:rtl/>
        </w:rPr>
        <w:t xml:space="preserve"> </w:t>
      </w:r>
      <w:r>
        <w:rPr>
          <w:rStyle w:val="2fb"/>
          <w:rFonts w:hint="cs"/>
          <w:rtl/>
          <w:rPrChange w:id="9747" w:author="מנוע אמוראים" w:date="2026-10-05T16:40:54Z">
            <w:rPr>
              <w:rFonts w:hint="cs"/>
              <w:rtl/>
            </w:rPr>
          </w:rPrChange>
        </w:rPr>
        <w:t xml:space="preserve">וראבר</w:t>
      </w:r>
      <w:r>
        <w:rPr>
          <w:rStyle w:val="2fb"/>
          <w:rtl/>
          <w:rPrChange w:id="9748" w:author="מנוע אמוראים" w:date="2026-10-05T16:40:54Z">
            <w:rPr>
              <w:rtl/>
            </w:rPr>
          </w:rPrChange>
        </w:rPr>
        <w:t xml:space="preserve">"</w:t>
      </w:r>
      <w:r>
        <w:rPr>
          <w:rStyle w:val="2fb"/>
          <w:rFonts w:hint="cs"/>
          <w:rtl/>
          <w:rPrChange w:id="9749" w:author="מנוע אמוראים" w:date="2026-10-05T16:40:54Z">
            <w:rPr>
              <w:rFonts w:hint="cs"/>
              <w:rtl/>
            </w:rPr>
          </w:rPrChange>
        </w:rPr>
        <w:t xml:space="preserve">ש</w:t>
      </w:r>
      <w:r w:rsidRPr="00C63571">
        <w:rPr>
          <w:rtl/>
        </w:rPr>
        <w:t xml:space="preserve">, ממול העורף </w:t>
      </w:r>
      <w:r w:rsidRPr="00C63571">
        <w:rPr>
          <w:rFonts w:hint="cs"/>
          <w:rtl/>
        </w:rPr>
        <w:t>גמרי</w:t>
      </w:r>
      <w:r w:rsidRPr="00C63571">
        <w:rPr>
          <w:rtl/>
        </w:rPr>
        <w:t xml:space="preserve"> מליקה ממליקה: </w:t>
      </w:r>
    </w:p>
    <w:p w14:paraId="58C29BC0"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66" w:author="קלוד" w:date="2026-10-06T10:08:36Z"/>
        </w:rPr>
      </w:pPr>
      <w:ins w:id="20065" w:author="קלוד" w:date="2026-10-06T10:08:36Z">
        <w:r>
          <w:t xml:space="preserve">משנה ה</w:t>
        </w:r>
      </w:ins>
    </w:p>
    <w:p w14:paraId="3CDDE91C" w14:textId="77777777" w:rsidR="00BD6C4F" w:rsidRPr="00A55767" w:rsidRDefault="00BD6C4F" w:rsidP="00BD6C4F">
      <w:pPr>
        <w:pStyle w:val="afff9"/>
        <w:rPr>
          <w:del w:id="20027" w:author="קלוד" w:date="2026-10-06T10:14:23Z"/>
          <w:b/>
          <w:rtl/>
        </w:rPr>
      </w:pPr>
      <w:ins w:id="9809" w:author="מספור קטעי משנה" w:date="2026-10-06T06:45:19Z">
        <w:del w:id="20025" w:author="קלוד" w:date="2026-10-06T10:14:23Z">
          <w:r>
            <w:rPr>
              <w:rStyle w:val="MisparKeta"/>
            </w:rPr>
            <w:delText xml:space="preserve">א. </w:delText>
          </w:r>
        </w:del>
      </w:ins>
      <w:del w:id="20026" w:author="קלוד" w:date="2026-10-06T10:14:23Z">
        <w:r w:rsidRPr="00A55767">
          <w:rPr>
            <w:b/>
            <w:rtl/>
          </w:rPr>
          <w:delText xml:space="preserve">מתני'.</w:delText>
        </w:r>
      </w:del>
    </w:p>
    <w:p w14:paraId="28449EF4" w14:textId="77777777" w:rsidR="00BD6C4F" w:rsidRPr="00A55767" w:rsidRDefault="00BD6C4F" w:rsidP="00BD6C4F">
      <w:pPr>
        <w:pStyle w:val="afff9"/>
        <w:spacing w:before="120"/>
        <w:rPr>
          <w:b/>
          <w:rtl/>
        </w:rPr>
        <w:pPrChange w:id="90009" w:author="קלוד" w:date="2026-10-08T12:08:16Z">
          <w:pPr>
            <w:pStyle w:val="afff9"/>
          </w:pPr>
        </w:pPrChange>
      </w:pPr>
      <w:r w:rsidRPr="00A55767">
        <w:rPr>
          <w:b/>
          <w:rtl/>
        </w:rPr>
        <w:t xml:space="preserve">כשר בתורין פסול בבני יונה, כשר בבני יונה פסול בתורין, </w:t>
      </w:r>
    </w:p>
    <w:p w14:paraId="6B92D0ED" w14:textId="77777777" w:rsidR="00BD6C4F" w:rsidRPr="00A55767" w:rsidRDefault="00BD6C4F" w:rsidP="00BD6C4F">
      <w:pPr>
        <w:pStyle w:val="afff9"/>
        <w:rPr>
          <w:b/>
          <w:rtl/>
        </w:rPr>
      </w:pPr>
      <w:r w:rsidRPr="00A55767">
        <w:rPr>
          <w:b/>
          <w:rtl/>
        </w:rPr>
        <w:lastRenderedPageBreak/>
        <w:t>תחלת הציהוב - בזה ובזה פסול.</w:t>
      </w:r>
    </w:p>
    <w:p w14:paraId="7A660F94" w14:textId="77777777" w:rsidR="0046556D" w:rsidRDefault="00BD6C4F" w:rsidP="00BD6C4F">
      <w:pPr>
        <w:jc w:val="center"/>
        <w:rPr>
          <w:rtl/>
        </w:rPr>
      </w:pPr>
      <w:r>
        <w:rPr>
          <w:rFonts w:ascii="BA חניכי הישיבות" w:hAnsi="BA חניכי הישיבות" w:cs="BA חניכי הישיבות"/>
          <w:rtl/>
        </w:rPr>
        <w:t>׻</w:t>
      </w:r>
    </w:p>
    <w:p w14:paraId="387087CB" w14:textId="77777777" w:rsidR="0046556D" w:rsidRDefault="00BD6C4F" w:rsidP="00BD6C4F">
      <w:pPr>
        <w:rPr>
          <w:rtl/>
        </w:rPr>
      </w:pPr>
      <w:r w:rsidRPr="00767C59">
        <w:rPr>
          <w:b/>
          <w:bCs/>
          <w:rtl/>
        </w:rPr>
        <w:t>ת"ר</w:t>
      </w:r>
      <w:r w:rsidRPr="00C63571">
        <w:rPr>
          <w:rtl/>
        </w:rPr>
        <w:t>:</w:t>
      </w:r>
      <w:r w:rsidRPr="00A71A5E">
        <w:rPr>
          <w:rStyle w:val="afffff0"/>
          <w:rtl/>
        </w:rPr>
        <w:t xml:space="preserve"> </w:t>
      </w:r>
      <w:r w:rsidRPr="00A71A5E">
        <w:rPr>
          <w:rStyle w:val="afffff0"/>
          <w:rFonts w:hint="cs"/>
          <w:rtl/>
        </w:rPr>
        <w:t>'</w:t>
      </w:r>
      <w:r w:rsidRPr="00A71A5E">
        <w:rPr>
          <w:rStyle w:val="afffff0"/>
          <w:rtl/>
        </w:rPr>
        <w:t>תורין</w:t>
      </w:r>
      <w:r w:rsidRPr="00A71A5E">
        <w:rPr>
          <w:rStyle w:val="afffff0"/>
          <w:rFonts w:hint="cs"/>
          <w:rtl/>
        </w:rPr>
        <w:t>'</w:t>
      </w:r>
      <w:r w:rsidRPr="00A71A5E">
        <w:rPr>
          <w:rStyle w:val="afffff0"/>
          <w:rtl/>
        </w:rPr>
        <w:t xml:space="preserve"> </w:t>
      </w:r>
      <w:r w:rsidRPr="00C63571">
        <w:rPr>
          <w:rtl/>
        </w:rPr>
        <w:t>- גדולים כשרים, קטנים פסולים,</w:t>
      </w:r>
      <w:r w:rsidRPr="00A71A5E">
        <w:rPr>
          <w:rStyle w:val="afffff0"/>
          <w:rtl/>
        </w:rPr>
        <w:t xml:space="preserve"> </w:t>
      </w:r>
      <w:r w:rsidRPr="00A71A5E">
        <w:rPr>
          <w:rStyle w:val="afffff0"/>
          <w:rFonts w:hint="cs"/>
          <w:rtl/>
        </w:rPr>
        <w:t>'</w:t>
      </w:r>
      <w:r w:rsidRPr="00A71A5E">
        <w:rPr>
          <w:rStyle w:val="afffff0"/>
          <w:rtl/>
        </w:rPr>
        <w:t>בני יונה</w:t>
      </w:r>
      <w:r w:rsidRPr="00A71A5E">
        <w:rPr>
          <w:rStyle w:val="afffff0"/>
          <w:rFonts w:hint="cs"/>
          <w:rtl/>
        </w:rPr>
        <w:t>'</w:t>
      </w:r>
      <w:r w:rsidRPr="00A71A5E">
        <w:rPr>
          <w:rStyle w:val="afffff0"/>
          <w:rtl/>
        </w:rPr>
        <w:t xml:space="preserve"> </w:t>
      </w:r>
      <w:r w:rsidRPr="00C63571">
        <w:rPr>
          <w:rtl/>
        </w:rPr>
        <w:t>- קטנים כשרים, גדולים - פסולין;</w:t>
      </w:r>
    </w:p>
    <w:p w14:paraId="5016474B" w14:textId="77777777" w:rsidR="0046556D" w:rsidRDefault="00BD6C4F" w:rsidP="00BD6C4F">
      <w:pPr>
        <w:rPr>
          <w:rtl/>
        </w:rPr>
      </w:pPr>
      <w:r w:rsidRPr="00C63571">
        <w:rPr>
          <w:rtl/>
        </w:rPr>
        <w:t>נמצא כשר בתורין פסול בבני יונה, כשר בבני יונה פסול בתורין.</w:t>
      </w:r>
    </w:p>
    <w:p w14:paraId="01B9EC34" w14:textId="77777777" w:rsidR="00BD6C4F" w:rsidRPr="00A55767" w:rsidRDefault="00BD6C4F" w:rsidP="00F07436">
      <w:pPr>
        <w:pStyle w:val="afff3"/>
        <w:framePr w:wrap="around"/>
        <w:rPr>
          <w:rtl/>
        </w:rPr>
      </w:pPr>
      <w:r w:rsidRPr="00A55767">
        <w:rPr>
          <w:rFonts w:hint="cs"/>
          <w:rtl/>
        </w:rPr>
        <w:t>כב:</w:t>
      </w:r>
    </w:p>
    <w:p w14:paraId="54A74634" w14:textId="77777777" w:rsidR="0046556D" w:rsidRDefault="00BD6C4F" w:rsidP="00BD6C4F">
      <w:pPr>
        <w:rPr>
          <w:rtl/>
        </w:rPr>
      </w:pPr>
      <w:r w:rsidRPr="00C63571">
        <w:rPr>
          <w:rtl/>
        </w:rPr>
        <w:t xml:space="preserve">• </w:t>
      </w:r>
      <w:r w:rsidRPr="00767C59">
        <w:rPr>
          <w:rFonts w:hint="cs"/>
          <w:b/>
          <w:bCs/>
          <w:rtl/>
        </w:rPr>
        <w:t>ת</w:t>
      </w:r>
      <w:r w:rsidRPr="00767C59">
        <w:rPr>
          <w:b/>
          <w:bCs/>
          <w:rtl/>
        </w:rPr>
        <w:t>"</w:t>
      </w:r>
      <w:r w:rsidRPr="00767C59">
        <w:rPr>
          <w:rFonts w:hint="cs"/>
          <w:b/>
          <w:bCs/>
          <w:rtl/>
        </w:rPr>
        <w:t>ר</w:t>
      </w:r>
      <w:r w:rsidRPr="00C63571">
        <w:rPr>
          <w:rtl/>
        </w:rPr>
        <w:t xml:space="preserve">: </w:t>
      </w:r>
      <w:r w:rsidRPr="00A71A5E">
        <w:rPr>
          <w:rStyle w:val="afffff0"/>
          <w:rFonts w:hint="cs"/>
          <w:rtl/>
        </w:rPr>
        <w:t xml:space="preserve"> '</w:t>
      </w:r>
      <w:r w:rsidRPr="00A71A5E">
        <w:rPr>
          <w:rStyle w:val="afffff0"/>
          <w:rtl/>
        </w:rPr>
        <w:t>תורים</w:t>
      </w:r>
      <w:r w:rsidRPr="00A71A5E">
        <w:rPr>
          <w:rStyle w:val="afffff0"/>
          <w:rFonts w:hint="cs"/>
          <w:rtl/>
        </w:rPr>
        <w:t>'</w:t>
      </w:r>
      <w:r w:rsidRPr="00A71A5E">
        <w:rPr>
          <w:rStyle w:val="afffff0"/>
          <w:rtl/>
        </w:rPr>
        <w:t xml:space="preserve"> </w:t>
      </w:r>
      <w:r w:rsidRPr="00C63571">
        <w:rPr>
          <w:rtl/>
        </w:rPr>
        <w:t xml:space="preserve">גדולים ולא קטנים, </w:t>
      </w:r>
      <w:r w:rsidRPr="00C63571">
        <w:rPr>
          <w:rFonts w:hint="cs"/>
          <w:rtl/>
        </w:rPr>
        <w:t>דלא לימא ק</w:t>
      </w:r>
      <w:r>
        <w:rPr>
          <w:rtl/>
        </w:rPr>
        <w:t>"</w:t>
      </w:r>
      <w:r w:rsidRPr="00C63571">
        <w:rPr>
          <w:rFonts w:hint="cs"/>
          <w:rtl/>
        </w:rPr>
        <w:t xml:space="preserve">ו מבני יונה דהוכשרו בקטנים ולא בגדולים </w:t>
      </w:r>
    </w:p>
    <w:p w14:paraId="303D2564" w14:textId="1DD59239" w:rsidR="0046556D" w:rsidRDefault="00BD6C4F" w:rsidP="00BD6C4F">
      <w:pPr>
        <w:rPr>
          <w:rtl/>
        </w:rPr>
      </w:pPr>
      <w:r w:rsidRPr="00C63571">
        <w:rPr>
          <w:rFonts w:hint="cs"/>
          <w:rtl/>
        </w:rPr>
        <w:t>'</w:t>
      </w:r>
      <w:r w:rsidRPr="00C63571">
        <w:rPr>
          <w:rtl/>
        </w:rPr>
        <w:t>בני יונה</w:t>
      </w:r>
      <w:r w:rsidRPr="00C63571">
        <w:rPr>
          <w:rFonts w:hint="cs"/>
          <w:rtl/>
        </w:rPr>
        <w:t>'</w:t>
      </w:r>
      <w:r w:rsidRPr="00C63571">
        <w:rPr>
          <w:rtl/>
        </w:rPr>
        <w:t xml:space="preserve"> - קטנים ולא גדולים, </w:t>
      </w:r>
      <w:r w:rsidRPr="00C63571">
        <w:rPr>
          <w:rFonts w:hint="cs"/>
          <w:rtl/>
        </w:rPr>
        <w:t>דלא לימא ק</w:t>
      </w:r>
      <w:r>
        <w:rPr>
          <w:rtl/>
        </w:rPr>
        <w:t>"</w:t>
      </w:r>
      <w:r w:rsidRPr="00C63571">
        <w:rPr>
          <w:rFonts w:hint="cs"/>
          <w:rtl/>
        </w:rPr>
        <w:t xml:space="preserve">ו מתורים שהוכשרו גדולים ולא קטנים </w:t>
      </w:r>
    </w:p>
    <w:p w14:paraId="34D03868" w14:textId="77777777" w:rsidR="0046556D" w:rsidRDefault="00BD6C4F" w:rsidP="00BD6C4F">
      <w:pPr>
        <w:rPr>
          <w:rtl/>
        </w:rPr>
      </w:pPr>
      <w:r w:rsidRPr="00C63571">
        <w:rPr>
          <w:rFonts w:hint="cs"/>
          <w:rtl/>
        </w:rPr>
        <w:t>ואי היה כתוב מן בני התורים או מן בני היונה אימא דוקא בבני יונה אבל תורים יכול להביא גם קטנים קמ</w:t>
      </w:r>
      <w:r>
        <w:rPr>
          <w:rtl/>
        </w:rPr>
        <w:t>"</w:t>
      </w:r>
      <w:r w:rsidRPr="00C63571">
        <w:rPr>
          <w:rFonts w:hint="cs"/>
          <w:rtl/>
        </w:rPr>
        <w:t xml:space="preserve">ל גדולים כן ולא קטנים </w:t>
      </w:r>
    </w:p>
    <w:p w14:paraId="3310C7C5" w14:textId="77777777" w:rsidR="0046556D" w:rsidRDefault="00BD6C4F" w:rsidP="00BD6C4F">
      <w:pPr>
        <w:rPr>
          <w:rtl/>
        </w:rPr>
      </w:pPr>
      <w:r w:rsidRPr="00C63571">
        <w:rPr>
          <w:rtl/>
        </w:rPr>
        <w:t xml:space="preserve">• </w:t>
      </w:r>
      <w:r w:rsidRPr="00767C59">
        <w:rPr>
          <w:b/>
          <w:bCs/>
          <w:rtl/>
        </w:rPr>
        <w:t>ת"ר</w:t>
      </w:r>
      <w:r w:rsidRPr="00C63571">
        <w:rPr>
          <w:rtl/>
        </w:rPr>
        <w:t>: יכול יהו כל התורים וכל בני היונה כשרים? ת"ל:</w:t>
      </w:r>
      <w:r w:rsidRPr="00A71A5E">
        <w:rPr>
          <w:rStyle w:val="afffff0"/>
          <w:rtl/>
        </w:rPr>
        <w:t xml:space="preserve"> 'מן התורים</w:t>
      </w:r>
      <w:r w:rsidRPr="00A71A5E">
        <w:rPr>
          <w:rStyle w:val="afffff0"/>
          <w:rFonts w:hint="cs"/>
          <w:rtl/>
        </w:rPr>
        <w:t xml:space="preserve">' </w:t>
      </w:r>
      <w:r w:rsidRPr="00C63571">
        <w:rPr>
          <w:rFonts w:hint="cs"/>
          <w:rtl/>
        </w:rPr>
        <w:t>ולא כל התורים</w:t>
      </w:r>
      <w:r w:rsidRPr="00C63571">
        <w:rPr>
          <w:rtl/>
        </w:rPr>
        <w:t>,</w:t>
      </w:r>
      <w:r w:rsidRPr="00A71A5E">
        <w:rPr>
          <w:rStyle w:val="afffff0"/>
          <w:rtl/>
        </w:rPr>
        <w:t xml:space="preserve"> </w:t>
      </w:r>
      <w:r w:rsidRPr="00A71A5E">
        <w:rPr>
          <w:rStyle w:val="afffff0"/>
          <w:rFonts w:hint="cs"/>
          <w:rtl/>
        </w:rPr>
        <w:t>'</w:t>
      </w:r>
      <w:r w:rsidRPr="00A71A5E">
        <w:rPr>
          <w:rStyle w:val="afffff0"/>
          <w:rtl/>
        </w:rPr>
        <w:t>מן בני היונה</w:t>
      </w:r>
      <w:r w:rsidRPr="00A71A5E">
        <w:rPr>
          <w:rStyle w:val="afffff0"/>
          <w:rFonts w:hint="cs"/>
          <w:rtl/>
        </w:rPr>
        <w:t>'</w:t>
      </w:r>
      <w:r w:rsidRPr="00A71A5E">
        <w:rPr>
          <w:rStyle w:val="afffff0"/>
          <w:rtl/>
        </w:rPr>
        <w:t xml:space="preserve"> </w:t>
      </w:r>
      <w:r w:rsidRPr="00C63571">
        <w:rPr>
          <w:rtl/>
        </w:rPr>
        <w:t>- ולא כל בני יונה, פרט לתחילת הציהוב שבזה ושבזה שפסול.</w:t>
      </w:r>
    </w:p>
    <w:p w14:paraId="25CCB02D" w14:textId="77777777" w:rsidR="0046556D" w:rsidRDefault="00BD6C4F" w:rsidP="00BD6C4F">
      <w:pPr>
        <w:rPr>
          <w:rtl/>
        </w:rPr>
      </w:pPr>
      <w:r w:rsidRPr="00C63571">
        <w:rPr>
          <w:rtl/>
        </w:rPr>
        <w:t>התורים כשרים? משיזהיבו.</w:t>
      </w:r>
    </w:p>
    <w:p w14:paraId="388F7F7F" w14:textId="77777777" w:rsidR="0046556D" w:rsidRDefault="00BD6C4F" w:rsidP="00BD6C4F">
      <w:pPr>
        <w:rPr>
          <w:rtl/>
        </w:rPr>
      </w:pPr>
      <w:r w:rsidRPr="00C63571">
        <w:rPr>
          <w:rtl/>
        </w:rPr>
        <w:t>בני יונה פסולין? משיצהיבו.</w:t>
      </w:r>
    </w:p>
    <w:p w14:paraId="741AFA1C" w14:textId="77777777" w:rsidR="0046556D" w:rsidRDefault="00BD6C4F" w:rsidP="00BD6C4F">
      <w:pPr>
        <w:rPr>
          <w:rtl/>
        </w:rPr>
      </w:pPr>
      <w:r w:rsidRPr="00C63571">
        <w:rPr>
          <w:rtl/>
        </w:rPr>
        <w:t>תני יעקב קרחה: מאימתי בני יונה כשרים? משיעלעו.</w:t>
      </w:r>
    </w:p>
    <w:p w14:paraId="49F9EF3E" w14:textId="77777777" w:rsidR="0046556D" w:rsidRDefault="00BD6C4F" w:rsidP="00BD6C4F">
      <w:pPr>
        <w:rPr>
          <w:rtl/>
        </w:rPr>
      </w:pPr>
      <w:r w:rsidRPr="00C63571">
        <w:rPr>
          <w:rtl/>
        </w:rPr>
        <w:t>הוא תני לה, והוא אמר לה: אפרוחיו יעלעו דם.</w:t>
      </w:r>
      <w:r w:rsidRPr="00C63571">
        <w:rPr>
          <w:rFonts w:hint="cs"/>
          <w:rtl/>
        </w:rPr>
        <w:t xml:space="preserve"> והינו </w:t>
      </w:r>
      <w:r w:rsidRPr="00C63571">
        <w:rPr>
          <w:rtl/>
        </w:rPr>
        <w:t>מכי שמיט גדפא מיניה ו</w:t>
      </w:r>
      <w:r w:rsidRPr="00C63571">
        <w:rPr>
          <w:rFonts w:hint="cs"/>
          <w:rtl/>
        </w:rPr>
        <w:t xml:space="preserve">יבוא דם </w:t>
      </w:r>
    </w:p>
    <w:p w14:paraId="145C0D18" w14:textId="77777777" w:rsidR="0046556D" w:rsidRDefault="0046556D" w:rsidP="00BD6C4F">
      <w:pPr>
        <w:rPr>
          <w:rtl/>
        </w:rPr>
      </w:pPr>
    </w:p>
    <w:p w14:paraId="2A6F16F4" w14:textId="77777777" w:rsidR="0046556D" w:rsidRDefault="00BD6C4F" w:rsidP="00BD6C4F">
      <w:pPr>
        <w:rPr>
          <w:rtl/>
        </w:rPr>
      </w:pPr>
      <w:r w:rsidRPr="00AB425A">
        <w:rPr>
          <w:b/>
          <w:bCs/>
          <w:rtl/>
        </w:rPr>
        <w:t>• בעי רבי זירא</w:t>
      </w:r>
      <w:r>
        <w:rPr>
          <w:rtl/>
        </w:rPr>
        <w:t xml:space="preserve">: האומר הרי עלי עולה </w:t>
      </w:r>
      <w:r>
        <w:rPr>
          <w:rStyle w:val="afffff0"/>
          <w:rtl/>
          <w:rPrChange w:id="9006" w:author="מנוע פסוקים" w:date="2026-10-05T16:37:55Z">
            <w:rPr>
              <w:rtl/>
            </w:rPr>
          </w:rPrChange>
        </w:rPr>
        <w:t xml:space="preserve">מן התורים או מן בני היונה</w:t>
      </w:r>
      <w:r>
        <w:rPr>
          <w:rtl/>
        </w:rPr>
        <w:t xml:space="preserve">, והביא תחלת הציהוב שבזה ושבזה, מהו? </w:t>
      </w:r>
    </w:p>
    <w:p w14:paraId="02D06231" w14:textId="77777777" w:rsidR="0046556D" w:rsidRDefault="00BD6C4F" w:rsidP="00BD6C4F">
      <w:pPr>
        <w:rPr>
          <w:rtl/>
        </w:rPr>
      </w:pPr>
      <w:r w:rsidRPr="00C63571">
        <w:rPr>
          <w:rtl/>
        </w:rPr>
        <w:t xml:space="preserve">ספיקא הוי ונפיק, </w:t>
      </w:r>
      <w:r w:rsidRPr="000C5072">
        <w:rPr>
          <w:rFonts w:hint="cs"/>
          <w:b/>
          <w:bCs/>
          <w:rtl/>
          <w14:textOutline w14:w="3175" w14:cap="rnd" w14:cmpd="sng" w14:algn="ctr">
            <w14:solidFill>
              <w14:schemeClr w14:val="tx1"/>
            </w14:solidFill>
            <w14:prstDash w14:val="solid"/>
            <w14:bevel/>
          </w14:textOutline>
        </w:rPr>
        <w:t>או</w:t>
      </w:r>
      <w:r w:rsidRPr="000C5072">
        <w:rPr>
          <w:b/>
          <w:bCs/>
          <w:rtl/>
          <w14:textOutline w14:w="3175" w14:cap="rnd" w14:cmpd="sng" w14:algn="ctr">
            <w14:solidFill>
              <w14:schemeClr w14:val="tx1"/>
            </w14:solidFill>
            <w14:prstDash w14:val="solid"/>
            <w14:bevel/>
          </w14:textOutline>
        </w:rPr>
        <w:t>"</w:t>
      </w:r>
      <w:r w:rsidRPr="000C5072">
        <w:rPr>
          <w:rFonts w:hint="cs"/>
          <w:b/>
          <w:bCs/>
          <w:rtl/>
          <w14:textOutline w14:w="3175" w14:cap="rnd" w14:cmpd="sng" w14:algn="ctr">
            <w14:solidFill>
              <w14:schemeClr w14:val="tx1"/>
            </w14:solidFill>
            <w14:prstDash w14:val="solid"/>
            <w14:bevel/>
          </w14:textOutline>
        </w:rPr>
        <w:t>ד</w:t>
      </w:r>
      <w:r w:rsidRPr="00C63571">
        <w:rPr>
          <w:rtl/>
        </w:rPr>
        <w:t xml:space="preserve"> בריה הוי ולא נפיק? </w:t>
      </w:r>
    </w:p>
    <w:p w14:paraId="0F539339" w14:textId="77777777" w:rsidR="0046556D" w:rsidRDefault="00BD6C4F" w:rsidP="00BD6C4F">
      <w:pPr>
        <w:rPr>
          <w:rtl/>
        </w:rPr>
      </w:pPr>
      <w:r w:rsidRPr="00C63571">
        <w:rPr>
          <w:rtl/>
        </w:rPr>
        <w:t xml:space="preserve">אמר רבא, </w:t>
      </w:r>
      <w:r>
        <w:rPr>
          <w:rtl/>
        </w:rPr>
        <w:t>ת"ש</w:t>
      </w:r>
      <w:r w:rsidRPr="00C63571">
        <w:rPr>
          <w:rtl/>
        </w:rPr>
        <w:t>: פרט לתחילת הציהוב שבזה ושבזה שפסול;</w:t>
      </w:r>
    </w:p>
    <w:p w14:paraId="1443A5A3" w14:textId="77777777" w:rsidR="0046556D" w:rsidRDefault="00BD6C4F" w:rsidP="00BD6C4F">
      <w:pPr>
        <w:rPr>
          <w:rtl/>
        </w:rPr>
      </w:pPr>
      <w:r w:rsidRPr="00C63571">
        <w:rPr>
          <w:rtl/>
        </w:rPr>
        <w:t xml:space="preserve">אי בריה הוי - שפיר, אלא אי ספיקא הוי, </w:t>
      </w:r>
      <w:r w:rsidRPr="00C63571">
        <w:rPr>
          <w:rFonts w:hint="cs"/>
          <w:rtl/>
        </w:rPr>
        <w:t xml:space="preserve">אמאי צריך קרא למעוטי ספק </w:t>
      </w:r>
    </w:p>
    <w:p w14:paraId="023623FA" w14:textId="77777777" w:rsidR="00BD6C4F" w:rsidRPr="00A55767" w:rsidRDefault="00BD6C4F" w:rsidP="00F07436">
      <w:pPr>
        <w:pStyle w:val="afff3"/>
        <w:framePr w:wrap="around"/>
        <w:rPr>
          <w:rtl/>
        </w:rPr>
      </w:pPr>
      <w:r w:rsidRPr="00A55767">
        <w:rPr>
          <w:rFonts w:hint="cs"/>
          <w:rtl/>
        </w:rPr>
        <w:t>כג.</w:t>
      </w:r>
    </w:p>
    <w:p w14:paraId="720EE56A" w14:textId="77777777" w:rsidR="0046556D" w:rsidRDefault="00BD6C4F" w:rsidP="00BD6C4F">
      <w:pPr>
        <w:rPr>
          <w:rtl/>
        </w:rPr>
      </w:pPr>
      <w:r w:rsidRPr="00C63571">
        <w:rPr>
          <w:rtl/>
        </w:rPr>
        <w:t xml:space="preserve">כי איצטריך קרא למעוטי נרבע ונעבד, </w:t>
      </w:r>
      <w:r w:rsidRPr="00C63571">
        <w:rPr>
          <w:rFonts w:hint="cs"/>
          <w:rtl/>
        </w:rPr>
        <w:t>סד</w:t>
      </w:r>
      <w:r>
        <w:rPr>
          <w:rtl/>
        </w:rPr>
        <w:t>"</w:t>
      </w:r>
      <w:r w:rsidRPr="00C63571">
        <w:rPr>
          <w:rFonts w:hint="cs"/>
          <w:rtl/>
        </w:rPr>
        <w:t>א</w:t>
      </w:r>
      <w:r w:rsidRPr="00C63571">
        <w:rPr>
          <w:rtl/>
        </w:rPr>
        <w:t>: הואיל וכתיב</w:t>
      </w:r>
      <w:r w:rsidRPr="00A71A5E">
        <w:rPr>
          <w:rStyle w:val="afffff0"/>
          <w:rtl/>
        </w:rPr>
        <w:t xml:space="preserve"> </w:t>
      </w:r>
      <w:r w:rsidRPr="00A71A5E">
        <w:rPr>
          <w:rStyle w:val="afffff0"/>
          <w:rFonts w:hint="cs"/>
          <w:rtl/>
        </w:rPr>
        <w:t>'</w:t>
      </w:r>
      <w:r w:rsidRPr="00A71A5E">
        <w:rPr>
          <w:rStyle w:val="afffff0"/>
          <w:rtl/>
        </w:rPr>
        <w:t>כי משחתם בהם מום בם</w:t>
      </w:r>
      <w:r w:rsidRPr="00A71A5E">
        <w:rPr>
          <w:rStyle w:val="afffff0"/>
          <w:rFonts w:hint="cs"/>
          <w:rtl/>
        </w:rPr>
        <w:t>'</w:t>
      </w:r>
      <w:r w:rsidRPr="00A71A5E">
        <w:rPr>
          <w:rStyle w:val="afffff0"/>
          <w:rtl/>
        </w:rPr>
        <w:t>,</w:t>
      </w:r>
      <w:r w:rsidRPr="00C63571">
        <w:rPr>
          <w:rtl/>
        </w:rPr>
        <w:t xml:space="preserve"> </w:t>
      </w:r>
    </w:p>
    <w:p w14:paraId="40840B2C" w14:textId="77777777" w:rsidR="0046556D" w:rsidRDefault="00BD6C4F" w:rsidP="00BD6C4F">
      <w:pPr>
        <w:rPr>
          <w:rtl/>
        </w:rPr>
      </w:pPr>
      <w:r>
        <w:rPr>
          <w:rStyle w:val="2fb"/>
          <w:rFonts w:hint="cs"/>
          <w:rtl/>
          <w:rPrChange w:id="9750" w:author="מנוע אמוראים" w:date="2026-10-05T16:40:54Z">
            <w:rPr>
              <w:rFonts w:hint="cs"/>
              <w:rtl/>
            </w:rPr>
          </w:rPrChange>
        </w:rPr>
        <w:t xml:space="preserve">ותדר</w:t>
      </w:r>
      <w:r>
        <w:rPr>
          <w:rStyle w:val="2fb"/>
          <w:rtl/>
          <w:rPrChange w:id="9751" w:author="מנוע אמוראים" w:date="2026-10-05T16:40:54Z">
            <w:rPr>
              <w:rtl/>
            </w:rPr>
          </w:rPrChange>
        </w:rPr>
        <w:t xml:space="preserve">"</w:t>
      </w:r>
      <w:r>
        <w:rPr>
          <w:rStyle w:val="2fb"/>
          <w:rFonts w:hint="cs"/>
          <w:rtl/>
          <w:rPrChange w:id="9752" w:author="מנוע אמוראים" w:date="2026-10-05T16:40:54Z">
            <w:rPr>
              <w:rFonts w:hint="cs"/>
              <w:rtl/>
            </w:rPr>
          </w:rPrChange>
        </w:rPr>
        <w:t xml:space="preserve">י</w:t>
      </w:r>
      <w:r w:rsidRPr="00C63571">
        <w:rPr>
          <w:rtl/>
        </w:rPr>
        <w:t>: כל מקום שנאמר</w:t>
      </w:r>
      <w:r w:rsidRPr="00A71A5E">
        <w:rPr>
          <w:rStyle w:val="afffff0"/>
          <w:rtl/>
        </w:rPr>
        <w:t xml:space="preserve"> </w:t>
      </w:r>
      <w:r w:rsidRPr="00A71A5E">
        <w:rPr>
          <w:rStyle w:val="afffff0"/>
          <w:rFonts w:hint="cs"/>
          <w:rtl/>
        </w:rPr>
        <w:t>'</w:t>
      </w:r>
      <w:r w:rsidRPr="00A71A5E">
        <w:rPr>
          <w:rStyle w:val="afffff0"/>
          <w:rtl/>
        </w:rPr>
        <w:t>השחתה</w:t>
      </w:r>
      <w:r w:rsidRPr="00A71A5E">
        <w:rPr>
          <w:rStyle w:val="afffff0"/>
          <w:rFonts w:hint="cs"/>
          <w:rtl/>
        </w:rPr>
        <w:t>'</w:t>
      </w:r>
      <w:r w:rsidRPr="00A71A5E">
        <w:rPr>
          <w:rStyle w:val="afffff0"/>
          <w:rtl/>
        </w:rPr>
        <w:t xml:space="preserve"> </w:t>
      </w:r>
      <w:r w:rsidRPr="00C63571">
        <w:rPr>
          <w:rtl/>
        </w:rPr>
        <w:t>- אינו אלא דבר ערוה וע</w:t>
      </w:r>
      <w:r w:rsidRPr="00C63571">
        <w:rPr>
          <w:rFonts w:hint="cs"/>
          <w:rtl/>
        </w:rPr>
        <w:t>כו</w:t>
      </w:r>
      <w:r>
        <w:rPr>
          <w:rtl/>
        </w:rPr>
        <w:t>"</w:t>
      </w:r>
      <w:r w:rsidRPr="00C63571">
        <w:rPr>
          <w:rFonts w:hint="cs"/>
          <w:rtl/>
        </w:rPr>
        <w:t>ם</w:t>
      </w:r>
      <w:r w:rsidRPr="00C63571">
        <w:rPr>
          <w:rtl/>
        </w:rPr>
        <w:t xml:space="preserve">, </w:t>
      </w:r>
    </w:p>
    <w:p w14:paraId="24AD648A" w14:textId="77777777" w:rsidR="0046556D" w:rsidRDefault="00BD6C4F" w:rsidP="00BD6C4F">
      <w:pPr>
        <w:rPr>
          <w:rtl/>
        </w:rPr>
      </w:pPr>
      <w:r w:rsidRPr="00C63571">
        <w:rPr>
          <w:rtl/>
        </w:rPr>
        <w:t xml:space="preserve">דבר ערוה </w:t>
      </w:r>
      <w:r w:rsidRPr="00664445">
        <w:rPr>
          <w:rStyle w:val="afffff0"/>
          <w:rFonts w:hint="cs"/>
          <w:rtl/>
        </w:rPr>
        <w:t>ד'</w:t>
      </w:r>
      <w:r w:rsidRPr="00664445">
        <w:rPr>
          <w:rStyle w:val="afffff0"/>
          <w:rtl/>
        </w:rPr>
        <w:t>כי השחית כל בשר את דרכו על הארץ</w:t>
      </w:r>
      <w:r w:rsidRPr="00664445">
        <w:rPr>
          <w:rStyle w:val="afffff0"/>
          <w:rFonts w:hint="cs"/>
          <w:rtl/>
        </w:rPr>
        <w:t>'</w:t>
      </w:r>
      <w:r w:rsidRPr="00664445">
        <w:rPr>
          <w:rStyle w:val="afffff0"/>
          <w:rtl/>
        </w:rPr>
        <w:t>,</w:t>
      </w:r>
      <w:r w:rsidRPr="00C63571">
        <w:rPr>
          <w:rtl/>
        </w:rPr>
        <w:t xml:space="preserve"> </w:t>
      </w:r>
    </w:p>
    <w:p w14:paraId="2AF6B589" w14:textId="77777777" w:rsidR="0046556D" w:rsidRDefault="00BD6C4F" w:rsidP="00BD6C4F">
      <w:pPr>
        <w:rPr>
          <w:rtl/>
        </w:rPr>
      </w:pPr>
      <w:r w:rsidRPr="00C63571">
        <w:rPr>
          <w:rFonts w:hint="cs"/>
          <w:rtl/>
        </w:rPr>
        <w:t>עכו</w:t>
      </w:r>
      <w:r>
        <w:rPr>
          <w:rtl/>
        </w:rPr>
        <w:t>"</w:t>
      </w:r>
      <w:r w:rsidRPr="00C63571">
        <w:rPr>
          <w:rFonts w:hint="cs"/>
          <w:rtl/>
        </w:rPr>
        <w:t>ם</w:t>
      </w:r>
      <w:r w:rsidRPr="00C63571">
        <w:rPr>
          <w:rtl/>
        </w:rPr>
        <w:t xml:space="preserve"> </w:t>
      </w:r>
      <w:r w:rsidRPr="00664445">
        <w:rPr>
          <w:rStyle w:val="afffff0"/>
          <w:rFonts w:hint="cs"/>
          <w:rtl/>
        </w:rPr>
        <w:t>ד'</w:t>
      </w:r>
      <w:r w:rsidRPr="00664445">
        <w:rPr>
          <w:rStyle w:val="afffff0"/>
          <w:rtl/>
        </w:rPr>
        <w:t>פן תשחיתון ועשיתם לכם פסל</w:t>
      </w:r>
      <w:r w:rsidRPr="00664445">
        <w:rPr>
          <w:rStyle w:val="afffff0"/>
          <w:rFonts w:hint="cs"/>
          <w:rtl/>
        </w:rPr>
        <w:t>'</w:t>
      </w:r>
      <w:r w:rsidRPr="00664445">
        <w:rPr>
          <w:rStyle w:val="afffff0"/>
          <w:rtl/>
        </w:rPr>
        <w:t>,</w:t>
      </w:r>
      <w:r w:rsidRPr="00C63571">
        <w:rPr>
          <w:rtl/>
        </w:rPr>
        <w:t xml:space="preserve"> </w:t>
      </w:r>
      <w:r w:rsidRPr="00C63571">
        <w:rPr>
          <w:rFonts w:hint="cs"/>
          <w:rtl/>
        </w:rPr>
        <w:t xml:space="preserve">דרק </w:t>
      </w:r>
      <w:r w:rsidRPr="00C63571">
        <w:rPr>
          <w:rtl/>
        </w:rPr>
        <w:t>שהמום פוסל בו דבר ערוה וע</w:t>
      </w:r>
      <w:r w:rsidRPr="00C63571">
        <w:rPr>
          <w:rFonts w:hint="cs"/>
          <w:rtl/>
        </w:rPr>
        <w:t xml:space="preserve">כום פוסלין בו </w:t>
      </w:r>
    </w:p>
    <w:p w14:paraId="559F1379" w14:textId="77777777" w:rsidR="0046556D" w:rsidRDefault="00BD6C4F" w:rsidP="00BD6C4F">
      <w:pPr>
        <w:rPr>
          <w:rtl/>
        </w:rPr>
      </w:pPr>
      <w:r w:rsidRPr="00C63571">
        <w:rPr>
          <w:rtl/>
        </w:rPr>
        <w:t>והני עופות הואיל ולא פסיל בהו מומא, דאמר מר: תמות וזכרות בבהמה ואין תמות וזכרות בעופות, אימא: דבר ערוה וע</w:t>
      </w:r>
      <w:r w:rsidRPr="00C63571">
        <w:rPr>
          <w:rFonts w:hint="cs"/>
          <w:rtl/>
        </w:rPr>
        <w:t>כו</w:t>
      </w:r>
      <w:r>
        <w:rPr>
          <w:rtl/>
        </w:rPr>
        <w:t>"</w:t>
      </w:r>
      <w:r w:rsidRPr="00C63571">
        <w:rPr>
          <w:rFonts w:hint="cs"/>
          <w:rtl/>
        </w:rPr>
        <w:t xml:space="preserve">ם </w:t>
      </w:r>
      <w:r w:rsidRPr="00C63571">
        <w:rPr>
          <w:rtl/>
        </w:rPr>
        <w:t>נמי לא לפסול בהו, ק</w:t>
      </w:r>
      <w:r w:rsidRPr="00C63571">
        <w:rPr>
          <w:rFonts w:hint="cs"/>
          <w:rtl/>
        </w:rPr>
        <w:t>מ</w:t>
      </w:r>
      <w:r>
        <w:rPr>
          <w:rtl/>
        </w:rPr>
        <w:t>"</w:t>
      </w:r>
      <w:r w:rsidRPr="00C63571">
        <w:rPr>
          <w:rFonts w:hint="cs"/>
          <w:rtl/>
        </w:rPr>
        <w:t>ל</w:t>
      </w:r>
      <w:r w:rsidRPr="00C63571">
        <w:rPr>
          <w:rtl/>
        </w:rPr>
        <w:t>.</w:t>
      </w:r>
    </w:p>
    <w:p w14:paraId="52BAE677" w14:textId="77777777" w:rsidR="0046556D" w:rsidRDefault="00BD6C4F" w:rsidP="00BD6C4F">
      <w:pPr>
        <w:rPr>
          <w:rtl/>
        </w:rPr>
      </w:pPr>
      <w:r>
        <w:rPr>
          <w:b/>
          <w:bCs/>
          <w:rtl/>
        </w:rPr>
        <w:t xml:space="preserve">• בעי </w:t>
      </w:r>
      <w:r>
        <w:rPr>
          <w:rStyle w:val="2fb"/>
          <w:b/>
          <w:bCs/>
          <w:rtl/>
          <w:rPrChange w:id="9753" w:author="מנוע אמוראים" w:date="2026-10-05T16:40:54Z">
            <w:rPr>
              <w:b/>
              <w:bCs/>
              <w:rtl/>
            </w:rPr>
          </w:rPrChange>
        </w:rPr>
        <w:t xml:space="preserve">ר"</w:t>
      </w:r>
      <w:r>
        <w:rPr>
          <w:rStyle w:val="2fb"/>
          <w:rFonts w:hint="cs"/>
          <w:b/>
          <w:bCs/>
          <w:rtl/>
          <w:rPrChange w:id="9754" w:author="מנוע אמוראים" w:date="2026-10-05T16:40:54Z">
            <w:rPr>
              <w:rFonts w:hint="cs"/>
              <w:b/>
              <w:bCs/>
              <w:rtl/>
            </w:rPr>
          </w:rPrChange>
        </w:rPr>
        <w:t xml:space="preserve">ז</w:t>
      </w:r>
      <w:r w:rsidRPr="00AB425A">
        <w:rPr>
          <w:b/>
          <w:bCs/>
          <w:rtl/>
        </w:rPr>
        <w:t>:</w:t>
      </w:r>
      <w:r w:rsidRPr="00C63571">
        <w:rPr>
          <w:rtl/>
        </w:rPr>
        <w:t xml:space="preserve"> האומר הרי עלי עולת בהמה, מן האיל או מן הכבש והביא פלגס</w:t>
      </w:r>
      <w:r w:rsidRPr="00C63571">
        <w:rPr>
          <w:rFonts w:hint="cs"/>
          <w:rtl/>
        </w:rPr>
        <w:t xml:space="preserve"> [חודש א' לשנה שניה]</w:t>
      </w:r>
      <w:r w:rsidRPr="00C63571">
        <w:rPr>
          <w:rtl/>
        </w:rPr>
        <w:t xml:space="preserve"> מהו? </w:t>
      </w:r>
    </w:p>
    <w:p w14:paraId="67285771" w14:textId="77777777" w:rsidR="0046556D" w:rsidRDefault="00BD6C4F" w:rsidP="00BD6C4F">
      <w:pPr>
        <w:rPr>
          <w:rtl/>
        </w:rPr>
      </w:pPr>
      <w:r>
        <w:rPr>
          <w:rtl/>
        </w:rPr>
        <w:t xml:space="preserve">אליבא </w:t>
      </w:r>
      <w:r>
        <w:rPr>
          <w:rStyle w:val="2fb"/>
          <w:rtl/>
          <w:rPrChange w:id="9755" w:author="מנוע אמוראים" w:date="2026-10-05T16:40:54Z">
            <w:rPr>
              <w:rtl/>
            </w:rPr>
          </w:rPrChange>
        </w:rPr>
        <w:t xml:space="preserve">דר</w:t>
      </w:r>
      <w:r>
        <w:rPr>
          <w:rStyle w:val="2fb"/>
          <w:rFonts w:hint="cs"/>
          <w:rtl/>
          <w:rPrChange w:id="9756" w:author="מנוע אמוראים" w:date="2026-10-05T16:40:54Z">
            <w:rPr>
              <w:rFonts w:hint="cs"/>
              <w:rtl/>
            </w:rPr>
          </w:rPrChange>
        </w:rPr>
        <w:t xml:space="preserve">י</w:t>
      </w:r>
      <w:r>
        <w:rPr>
          <w:rStyle w:val="2fb"/>
          <w:rtl/>
          <w:rPrChange w:id="9757" w:author="מנוע אמוראים" w:date="2026-10-05T16:40:54Z">
            <w:rPr>
              <w:rtl/>
            </w:rPr>
          </w:rPrChange>
        </w:rPr>
        <w:t xml:space="preserve">"</w:t>
      </w:r>
      <w:r>
        <w:rPr>
          <w:rStyle w:val="2fb"/>
          <w:rFonts w:hint="cs"/>
          <w:rtl/>
          <w:rPrChange w:id="9758" w:author="מנוע אמוראים" w:date="2026-10-05T16:40:54Z">
            <w:rPr>
              <w:rFonts w:hint="cs"/>
              <w:rtl/>
            </w:rPr>
          </w:rPrChange>
        </w:rPr>
        <w:t xml:space="preserve">ו</w:t>
      </w:r>
      <w:r>
        <w:rPr>
          <w:rFonts w:hint="cs"/>
          <w:rtl/>
        </w:rPr>
        <w:t xml:space="preserve"> </w:t>
      </w:r>
      <w:r w:rsidRPr="00C63571">
        <w:rPr>
          <w:rtl/>
        </w:rPr>
        <w:t xml:space="preserve">לא </w:t>
      </w:r>
      <w:r w:rsidRPr="00C63571">
        <w:rPr>
          <w:rFonts w:hint="cs"/>
          <w:rtl/>
        </w:rPr>
        <w:t>קשה דס</w:t>
      </w:r>
      <w:r>
        <w:rPr>
          <w:rtl/>
        </w:rPr>
        <w:t>"</w:t>
      </w:r>
      <w:r>
        <w:rPr>
          <w:rFonts w:hint="cs"/>
          <w:rtl/>
        </w:rPr>
        <w:t xml:space="preserve">ל דבנו הוא </w:t>
      </w:r>
      <w:r>
        <w:rPr>
          <w:rStyle w:val="2fb"/>
          <w:rFonts w:hint="cs"/>
          <w:rtl/>
          <w:rPrChange w:id="9759" w:author="מנוע אמוראים" w:date="2026-10-05T16:40:54Z">
            <w:rPr>
              <w:rFonts w:hint="cs"/>
              <w:rtl/>
            </w:rPr>
          </w:rPrChange>
        </w:rPr>
        <w:t xml:space="preserve">ד</w:t>
      </w:r>
      <w:r>
        <w:rPr>
          <w:rStyle w:val="2fb"/>
          <w:rtl/>
          <w:rPrChange w:id="9760" w:author="מנוע אמוראים" w:date="2026-10-05T16:40:54Z">
            <w:rPr>
              <w:rtl/>
            </w:rPr>
          </w:rPrChange>
        </w:rPr>
        <w:t xml:space="preserve">א</w:t>
      </w:r>
      <w:r>
        <w:rPr>
          <w:rStyle w:val="2fb"/>
          <w:rFonts w:hint="cs"/>
          <w:rtl/>
          <w:rPrChange w:id="9761" w:author="מנוע אמוראים" w:date="2026-10-05T16:40:54Z">
            <w:rPr>
              <w:rFonts w:hint="cs"/>
              <w:rtl/>
            </w:rPr>
          </w:rPrChange>
        </w:rPr>
        <w:t xml:space="preserve">רי</w:t>
      </w:r>
      <w:r>
        <w:rPr>
          <w:rStyle w:val="2fb"/>
          <w:rtl/>
          <w:rPrChange w:id="9762" w:author="מנוע אמוראים" w:date="2026-10-05T16:40:54Z">
            <w:rPr>
              <w:rtl/>
            </w:rPr>
          </w:rPrChange>
        </w:rPr>
        <w:t xml:space="preserve">"</w:t>
      </w:r>
      <w:r>
        <w:rPr>
          <w:rStyle w:val="2fb"/>
          <w:rFonts w:hint="cs"/>
          <w:rtl/>
          <w:rPrChange w:id="9763" w:author="מנוע אמוראים" w:date="2026-10-05T16:40:54Z">
            <w:rPr>
              <w:rFonts w:hint="cs"/>
              <w:rtl/>
            </w:rPr>
          </w:rPrChange>
        </w:rPr>
        <w:t xml:space="preserve">ו</w:t>
      </w:r>
      <w:r w:rsidRPr="00C63571">
        <w:rPr>
          <w:rtl/>
        </w:rPr>
        <w:t>:</w:t>
      </w:r>
      <w:r w:rsidRPr="00A71A5E">
        <w:rPr>
          <w:rStyle w:val="afffff0"/>
          <w:rtl/>
        </w:rPr>
        <w:t xml:space="preserve"> </w:t>
      </w:r>
      <w:r w:rsidRPr="00A71A5E">
        <w:rPr>
          <w:rStyle w:val="afffff0"/>
          <w:rFonts w:hint="cs"/>
          <w:rtl/>
        </w:rPr>
        <w:t>'</w:t>
      </w:r>
      <w:r w:rsidRPr="00A71A5E">
        <w:rPr>
          <w:rStyle w:val="afffff0"/>
          <w:rtl/>
        </w:rPr>
        <w:t>או לאיל</w:t>
      </w:r>
      <w:r w:rsidRPr="00A71A5E">
        <w:rPr>
          <w:rStyle w:val="afffff0"/>
          <w:rFonts w:hint="cs"/>
          <w:rtl/>
        </w:rPr>
        <w:t>'</w:t>
      </w:r>
      <w:r w:rsidRPr="00A71A5E">
        <w:rPr>
          <w:rStyle w:val="afffff0"/>
          <w:rtl/>
        </w:rPr>
        <w:t xml:space="preserve"> </w:t>
      </w:r>
      <w:r w:rsidRPr="00C63571">
        <w:rPr>
          <w:rtl/>
        </w:rPr>
        <w:t>- לרבות את הפלגס;</w:t>
      </w:r>
    </w:p>
    <w:p w14:paraId="11AF7FB1" w14:textId="77777777" w:rsidR="00BD6C4F" w:rsidRPr="00A55767" w:rsidRDefault="00BD6C4F" w:rsidP="00F07436">
      <w:pPr>
        <w:pStyle w:val="afff3"/>
        <w:framePr w:wrap="around"/>
        <w:rPr>
          <w:rtl/>
        </w:rPr>
      </w:pPr>
      <w:r w:rsidRPr="00A55767">
        <w:rPr>
          <w:rFonts w:hint="cs"/>
          <w:rtl/>
        </w:rPr>
        <w:t>כג:</w:t>
      </w:r>
    </w:p>
    <w:p w14:paraId="14C26386" w14:textId="77777777" w:rsidR="0046556D" w:rsidRDefault="00BD6C4F" w:rsidP="00BD6C4F">
      <w:pPr>
        <w:rPr>
          <w:rtl/>
        </w:rPr>
      </w:pPr>
      <w:r w:rsidRPr="00C63571">
        <w:rPr>
          <w:rtl/>
        </w:rPr>
        <w:t xml:space="preserve">כי תבעי- אליבא דבר פדא, דאמר מייתי ומתני, מי אמרינן: איל וכבש מתנה, בבריה לא מתנה, </w:t>
      </w:r>
      <w:r w:rsidRPr="000C5072">
        <w:rPr>
          <w:b/>
          <w:bCs/>
          <w:rtl/>
          <w14:textOutline w14:w="3175" w14:cap="rnd" w14:cmpd="sng" w14:algn="ctr">
            <w14:solidFill>
              <w14:schemeClr w14:val="tx1"/>
            </w14:solidFill>
            <w14:prstDash w14:val="solid"/>
            <w14:bevel/>
          </w14:textOutline>
        </w:rPr>
        <w:t>או"ד</w:t>
      </w:r>
      <w:r w:rsidRPr="00C63571">
        <w:rPr>
          <w:rtl/>
        </w:rPr>
        <w:t xml:space="preserve"> בבריה נמי מתנה, דאי בריה הוה ליהוי כוליה נדבה? </w:t>
      </w:r>
      <w:r w:rsidRPr="000C5072">
        <w:rPr>
          <w:b/>
          <w:bCs/>
          <w:rtl/>
        </w:rPr>
        <w:t>תיקו</w:t>
      </w:r>
      <w:r w:rsidRPr="00C63571">
        <w:rPr>
          <w:rtl/>
        </w:rPr>
        <w:t>.</w:t>
      </w:r>
    </w:p>
    <w:p w14:paraId="0070C454" w14:textId="77777777" w:rsidR="0046556D" w:rsidRDefault="0046556D" w:rsidP="00BD6C4F">
      <w:pPr>
        <w:rPr>
          <w:rtl/>
        </w:rPr>
      </w:pPr>
    </w:p>
    <w:p w14:paraId="01288A49" w14:textId="77777777" w:rsidR="0046556D" w:rsidRDefault="00BD6C4F" w:rsidP="00BD6C4F">
      <w:pPr>
        <w:rPr>
          <w:rtl/>
        </w:rPr>
      </w:pPr>
      <w:r w:rsidRPr="00AB425A">
        <w:rPr>
          <w:b/>
          <w:bCs/>
          <w:rtl/>
        </w:rPr>
        <w:t>• בעי רבי זירא</w:t>
      </w:r>
      <w:r w:rsidRPr="00C63571">
        <w:rPr>
          <w:rtl/>
        </w:rPr>
        <w:t xml:space="preserve">: האומר הרי עלי לחמי תודה מן החמץ או מן המצה והביא שיאור, </w:t>
      </w:r>
      <w:r w:rsidRPr="00C63571">
        <w:rPr>
          <w:rFonts w:hint="cs"/>
          <w:rtl/>
        </w:rPr>
        <w:t xml:space="preserve">מהו </w:t>
      </w:r>
    </w:p>
    <w:p w14:paraId="0B4DB5BE" w14:textId="77777777" w:rsidR="0046556D" w:rsidRDefault="00BD6C4F" w:rsidP="00BD6C4F">
      <w:pPr>
        <w:rPr>
          <w:rtl/>
        </w:rPr>
      </w:pPr>
      <w:r>
        <w:rPr>
          <w:rFonts w:hint="cs"/>
          <w:rtl/>
        </w:rPr>
        <w:t xml:space="preserve">שיאור </w:t>
      </w:r>
      <w:r>
        <w:rPr>
          <w:rStyle w:val="2fb"/>
          <w:rFonts w:hint="cs"/>
          <w:rtl/>
          <w:rPrChange w:id="9764" w:author="מנוע אמוראים" w:date="2026-10-05T16:40:54Z">
            <w:rPr>
              <w:rFonts w:hint="cs"/>
              <w:rtl/>
            </w:rPr>
          </w:rPrChange>
        </w:rPr>
        <w:t xml:space="preserve">דר</w:t>
      </w:r>
      <w:r>
        <w:rPr>
          <w:rStyle w:val="2fb"/>
          <w:rtl/>
          <w:rPrChange w:id="9765" w:author="מנוע אמוראים" w:date="2026-10-05T16:40:54Z">
            <w:rPr>
              <w:rtl/>
            </w:rPr>
          </w:rPrChange>
        </w:rPr>
        <w:t xml:space="preserve">"</w:t>
      </w:r>
      <w:r>
        <w:rPr>
          <w:rStyle w:val="2fb"/>
          <w:rFonts w:hint="cs"/>
          <w:rtl/>
          <w:rPrChange w:id="9766" w:author="מנוע אמוראים" w:date="2026-10-05T16:40:54Z">
            <w:rPr>
              <w:rFonts w:hint="cs"/>
              <w:rtl/>
            </w:rPr>
          </w:rPrChange>
        </w:rPr>
        <w:t xml:space="preserve">י</w:t>
      </w:r>
      <w:r>
        <w:rPr>
          <w:rFonts w:hint="cs"/>
          <w:rtl/>
        </w:rPr>
        <w:t xml:space="preserve"> [ולא </w:t>
      </w:r>
      <w:r>
        <w:rPr>
          <w:rStyle w:val="2fb"/>
          <w:rFonts w:hint="cs"/>
          <w:rtl/>
          <w:rPrChange w:id="9767" w:author="מנוע אמוראים" w:date="2026-10-05T16:40:54Z">
            <w:rPr>
              <w:rFonts w:hint="cs"/>
              <w:rtl/>
            </w:rPr>
          </w:rPrChange>
        </w:rPr>
        <w:t xml:space="preserve">לר</w:t>
      </w:r>
      <w:r>
        <w:rPr>
          <w:rStyle w:val="2fb"/>
          <w:rtl/>
          <w:rPrChange w:id="9768" w:author="מנוע אמוראים" w:date="2026-10-05T16:40:54Z">
            <w:rPr>
              <w:rtl/>
            </w:rPr>
          </w:rPrChange>
        </w:rPr>
        <w:t xml:space="preserve">"</w:t>
      </w:r>
      <w:r>
        <w:rPr>
          <w:rStyle w:val="2fb"/>
          <w:rFonts w:hint="cs"/>
          <w:rtl/>
          <w:rPrChange w:id="9769" w:author="מנוע אמוראים" w:date="2026-10-05T16:40:54Z">
            <w:rPr>
              <w:rFonts w:hint="cs"/>
              <w:rtl/>
            </w:rPr>
          </w:rPrChange>
        </w:rPr>
        <w:t xml:space="preserve">מ</w:t>
      </w:r>
      <w:r>
        <w:rPr>
          <w:rFonts w:hint="cs"/>
          <w:rtl/>
        </w:rPr>
        <w:t xml:space="preserve"> דחמץ הוא] אלא </w:t>
      </w:r>
      <w:r>
        <w:rPr>
          <w:rStyle w:val="2fb"/>
          <w:rFonts w:hint="cs"/>
          <w:rtl/>
          <w:rPrChange w:id="9770" w:author="מנוע אמוראים" w:date="2026-10-05T16:40:54Z">
            <w:rPr>
              <w:rFonts w:hint="cs"/>
              <w:rtl/>
            </w:rPr>
          </w:rPrChange>
        </w:rPr>
        <w:t xml:space="preserve">לר</w:t>
      </w:r>
      <w:r>
        <w:rPr>
          <w:rStyle w:val="2fb"/>
          <w:rtl/>
          <w:rPrChange w:id="9771" w:author="מנוע אמוראים" w:date="2026-10-05T16:40:54Z">
            <w:rPr>
              <w:rtl/>
            </w:rPr>
          </w:rPrChange>
        </w:rPr>
        <w:t xml:space="preserve">"</w:t>
      </w:r>
      <w:r>
        <w:rPr>
          <w:rStyle w:val="2fb"/>
          <w:rFonts w:hint="cs"/>
          <w:rtl/>
          <w:rPrChange w:id="9772" w:author="מנוע אמוראים" w:date="2026-10-05T16:40:54Z">
            <w:rPr>
              <w:rFonts w:hint="cs"/>
              <w:rtl/>
            </w:rPr>
          </w:rPrChange>
        </w:rPr>
        <w:t xml:space="preserve">י</w:t>
      </w:r>
      <w:r>
        <w:rPr>
          <w:rFonts w:hint="cs"/>
          <w:rtl/>
        </w:rPr>
        <w:t xml:space="preserve"> אי ספיק הוא ויוצא ממ</w:t>
      </w:r>
      <w:r>
        <w:rPr>
          <w:rtl/>
        </w:rPr>
        <w:t>"</w:t>
      </w:r>
      <w:r w:rsidRPr="00C63571">
        <w:rPr>
          <w:rFonts w:hint="cs"/>
          <w:rtl/>
        </w:rPr>
        <w:t xml:space="preserve">נ </w:t>
      </w:r>
      <w:r w:rsidRPr="000C5072">
        <w:rPr>
          <w:rFonts w:hint="cs"/>
          <w:b/>
          <w:bCs/>
          <w:rtl/>
        </w:rPr>
        <w:t>או</w:t>
      </w:r>
      <w:r w:rsidRPr="000C5072">
        <w:rPr>
          <w:b/>
          <w:bCs/>
          <w:rtl/>
        </w:rPr>
        <w:t>"</w:t>
      </w:r>
      <w:r w:rsidRPr="000C5072">
        <w:rPr>
          <w:rFonts w:hint="cs"/>
          <w:b/>
          <w:bCs/>
          <w:rtl/>
        </w:rPr>
        <w:t>ד</w:t>
      </w:r>
      <w:r w:rsidRPr="00C63571">
        <w:rPr>
          <w:rFonts w:hint="cs"/>
          <w:rtl/>
        </w:rPr>
        <w:t xml:space="preserve"> בריה הוא ולא יוצא</w:t>
      </w:r>
    </w:p>
    <w:p w14:paraId="3F41E0DF" w14:textId="77777777" w:rsidR="0046556D" w:rsidRDefault="00BD6C4F" w:rsidP="00BD6C4F">
      <w:pPr>
        <w:rPr>
          <w:rtl/>
        </w:rPr>
      </w:pPr>
      <w:r w:rsidRPr="00C63571">
        <w:rPr>
          <w:rtl/>
        </w:rPr>
        <w:lastRenderedPageBreak/>
        <w:t>וה</w:t>
      </w:r>
      <w:r>
        <w:rPr>
          <w:rFonts w:hint="cs"/>
          <w:rtl/>
        </w:rPr>
        <w:t xml:space="preserve">ך </w:t>
      </w:r>
      <w:r>
        <w:rPr>
          <w:rStyle w:val="2fb"/>
          <w:rFonts w:hint="cs"/>
          <w:rtl/>
          <w:rPrChange w:id="9773" w:author="מנוע אמוראים" w:date="2026-10-05T16:40:54Z">
            <w:rPr>
              <w:rFonts w:hint="cs"/>
              <w:rtl/>
            </w:rPr>
          </w:rPrChange>
        </w:rPr>
        <w:t xml:space="preserve">דר</w:t>
      </w:r>
      <w:r>
        <w:rPr>
          <w:rStyle w:val="2fb"/>
          <w:rtl/>
          <w:rPrChange w:id="9774" w:author="מנוע אמוראים" w:date="2026-10-05T16:40:54Z">
            <w:rPr>
              <w:rtl/>
            </w:rPr>
          </w:rPrChange>
        </w:rPr>
        <w:t xml:space="preserve">"</w:t>
      </w:r>
      <w:r>
        <w:rPr>
          <w:rStyle w:val="2fb"/>
          <w:rFonts w:hint="cs"/>
          <w:rtl/>
          <w:rPrChange w:id="9775" w:author="מנוע אמוראים" w:date="2026-10-05T16:40:54Z">
            <w:rPr>
              <w:rFonts w:hint="cs"/>
              <w:rtl/>
            </w:rPr>
          </w:rPrChange>
        </w:rPr>
        <w:t xml:space="preserve">ה</w:t>
      </w:r>
      <w:r w:rsidRPr="00C63571">
        <w:rPr>
          <w:rtl/>
        </w:rPr>
        <w:t xml:space="preserve">: </w:t>
      </w:r>
      <w:r w:rsidRPr="00C63571">
        <w:rPr>
          <w:rFonts w:hint="cs"/>
          <w:rtl/>
        </w:rPr>
        <w:t>ד</w:t>
      </w:r>
      <w:r w:rsidRPr="00C63571">
        <w:rPr>
          <w:rtl/>
        </w:rPr>
        <w:t>האומר הרי עלי לחמי תודה מביא תודה ולחמה, וכיון דאיחייב ליה בתודה ולחמה, הא לא ידע האי גברא אי חמץ הוא דליתי מצה, אי מצה הוא דליתי חמץ!</w:t>
      </w:r>
    </w:p>
    <w:p w14:paraId="5D5CA7F8" w14:textId="77777777" w:rsidR="0046556D" w:rsidRDefault="00BD6C4F" w:rsidP="00BD6C4F">
      <w:pPr>
        <w:rPr>
          <w:rtl/>
        </w:rPr>
      </w:pPr>
      <w:r w:rsidRPr="00C63571">
        <w:rPr>
          <w:rtl/>
        </w:rPr>
        <w:t>דאמר הרי</w:t>
      </w:r>
      <w:r w:rsidRPr="00C63571">
        <w:rPr>
          <w:rFonts w:hint="cs"/>
          <w:rtl/>
        </w:rPr>
        <w:t xml:space="preserve"> </w:t>
      </w:r>
      <w:r w:rsidRPr="00C63571">
        <w:rPr>
          <w:rtl/>
        </w:rPr>
        <w:t>עלי חלה לתודתו של פלוני</w:t>
      </w:r>
      <w:r w:rsidRPr="00C63571">
        <w:rPr>
          <w:rFonts w:hint="cs"/>
          <w:rtl/>
        </w:rPr>
        <w:t xml:space="preserve"> אי יוצא ידי נדרו ויפדו ויפלו דמיהם לתודה אחרת או לא</w:t>
      </w:r>
    </w:p>
    <w:p w14:paraId="46A4B779"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68" w:author="קלוד" w:date="2026-10-06T10:08:36Z"/>
        </w:rPr>
      </w:pPr>
      <w:ins w:id="20067" w:author="קלוד" w:date="2026-10-06T10:08:36Z">
        <w:r>
          <w:t xml:space="preserve">משנה ו</w:t>
        </w:r>
      </w:ins>
    </w:p>
    <w:p w14:paraId="381F89C1" w14:textId="77777777" w:rsidR="00BD6C4F" w:rsidRPr="00A55767" w:rsidRDefault="00BD6C4F" w:rsidP="00BD6C4F">
      <w:pPr>
        <w:pStyle w:val="afff9"/>
        <w:rPr>
          <w:del w:id="20030" w:author="קלוד" w:date="2026-10-06T10:14:23Z"/>
          <w:b/>
          <w:rtl/>
        </w:rPr>
      </w:pPr>
      <w:ins w:id="9810" w:author="מספור קטעי משנה" w:date="2026-10-06T06:45:19Z">
        <w:del w:id="20028" w:author="קלוד" w:date="2026-10-06T10:14:23Z">
          <w:r>
            <w:rPr>
              <w:rStyle w:val="MisparKeta"/>
            </w:rPr>
            <w:delText xml:space="preserve">ב. </w:delText>
          </w:r>
        </w:del>
      </w:ins>
      <w:del w:id="20029" w:author="קלוד" w:date="2026-10-06T10:14:23Z">
        <w:r w:rsidRPr="00A55767">
          <w:rPr>
            <w:b/>
            <w:rtl/>
          </w:rPr>
          <w:delText xml:space="preserve">מתני'.</w:delText>
        </w:r>
      </w:del>
    </w:p>
    <w:p w14:paraId="2CF48110" w14:textId="77777777" w:rsidR="00BD6C4F" w:rsidRPr="00A55767" w:rsidRDefault="00BD6C4F" w:rsidP="00BD6C4F">
      <w:pPr>
        <w:pStyle w:val="afff9"/>
        <w:spacing w:before="120"/>
        <w:rPr>
          <w:b/>
          <w:rtl/>
        </w:rPr>
        <w:pPrChange w:id="90010" w:author="קלוד" w:date="2026-10-08T12:08:16Z">
          <w:pPr>
            <w:pStyle w:val="afff9"/>
          </w:pPr>
        </w:pPrChange>
      </w:pPr>
      <w:r w:rsidRPr="00A55767">
        <w:rPr>
          <w:b/>
          <w:rtl/>
        </w:rPr>
        <w:t xml:space="preserve">כשר בפרה פסול בעגלה, כשר בעגלה פסול בפרה: </w:t>
      </w:r>
    </w:p>
    <w:p w14:paraId="3B081562" w14:textId="77777777" w:rsidR="0046556D" w:rsidRDefault="00BD6C4F" w:rsidP="00BD6C4F">
      <w:pPr>
        <w:rPr>
          <w:rtl/>
        </w:rPr>
      </w:pPr>
      <w:r w:rsidRPr="00767C59">
        <w:rPr>
          <w:rFonts w:hint="cs"/>
          <w:b/>
          <w:bCs/>
          <w:rtl/>
        </w:rPr>
        <w:t>ת</w:t>
      </w:r>
      <w:r w:rsidRPr="00767C59">
        <w:rPr>
          <w:b/>
          <w:bCs/>
          <w:rtl/>
        </w:rPr>
        <w:t>"</w:t>
      </w:r>
      <w:r w:rsidRPr="00767C59">
        <w:rPr>
          <w:rFonts w:hint="cs"/>
          <w:b/>
          <w:bCs/>
          <w:rtl/>
        </w:rPr>
        <w:t>ר</w:t>
      </w:r>
      <w:r w:rsidRPr="00C63571">
        <w:rPr>
          <w:rtl/>
        </w:rPr>
        <w:t>: פרה - בשחיטה כשרה, בעריפה פסולה, עגלה - בעריפה כשרה, בשחיטה פסולה;</w:t>
      </w:r>
    </w:p>
    <w:p w14:paraId="402930E2" w14:textId="77777777" w:rsidR="0046556D" w:rsidRDefault="00BD6C4F" w:rsidP="00BD6C4F">
      <w:pPr>
        <w:rPr>
          <w:rtl/>
        </w:rPr>
      </w:pPr>
      <w:r w:rsidRPr="00C63571">
        <w:rPr>
          <w:rtl/>
        </w:rPr>
        <w:t>נמצאת כשר בפרה פסול בעגלה, כשר בעגלה פסול בפרה.</w:t>
      </w:r>
    </w:p>
    <w:p w14:paraId="0745379B" w14:textId="77777777" w:rsidR="0046556D" w:rsidRDefault="00BD6C4F" w:rsidP="00BD6C4F">
      <w:pPr>
        <w:rPr>
          <w:rtl/>
        </w:rPr>
      </w:pPr>
      <w:r w:rsidRPr="00C63571">
        <w:rPr>
          <w:rtl/>
        </w:rPr>
        <w:t>•</w:t>
      </w:r>
      <w:r w:rsidRPr="00A71A5E">
        <w:rPr>
          <w:rStyle w:val="afffff0"/>
          <w:rtl/>
        </w:rPr>
        <w:t xml:space="preserve"> </w:t>
      </w:r>
      <w:r w:rsidRPr="00A71A5E">
        <w:rPr>
          <w:rStyle w:val="afffff0"/>
          <w:rFonts w:hint="cs"/>
          <w:rtl/>
        </w:rPr>
        <w:t xml:space="preserve">'ושחט וחוקה' </w:t>
      </w:r>
      <w:r w:rsidRPr="00C63571">
        <w:rPr>
          <w:rFonts w:hint="cs"/>
          <w:rtl/>
        </w:rPr>
        <w:t>דלא לימא ק</w:t>
      </w:r>
      <w:r>
        <w:rPr>
          <w:rtl/>
        </w:rPr>
        <w:t>"</w:t>
      </w:r>
      <w:r w:rsidRPr="00C63571">
        <w:rPr>
          <w:rFonts w:hint="cs"/>
          <w:rtl/>
        </w:rPr>
        <w:t xml:space="preserve">ו מעגלה שהוכשרה בעריפה </w:t>
      </w:r>
    </w:p>
    <w:p w14:paraId="0572DF33" w14:textId="77777777" w:rsidR="00BD6C4F" w:rsidRPr="00A55767" w:rsidRDefault="00BD6C4F" w:rsidP="00F07436">
      <w:pPr>
        <w:pStyle w:val="afff3"/>
        <w:framePr w:wrap="around"/>
        <w:rPr>
          <w:rtl/>
        </w:rPr>
      </w:pPr>
      <w:r w:rsidRPr="00A55767">
        <w:rPr>
          <w:rFonts w:hint="cs"/>
          <w:rtl/>
        </w:rPr>
        <w:t>כד.</w:t>
      </w:r>
    </w:p>
    <w:p w14:paraId="22E9493F" w14:textId="77777777" w:rsidR="0046556D" w:rsidRDefault="00BD6C4F" w:rsidP="00BD6C4F">
      <w:pPr>
        <w:rPr>
          <w:rtl/>
        </w:rPr>
      </w:pPr>
      <w:r w:rsidRPr="00C63571">
        <w:rPr>
          <w:rFonts w:hint="cs"/>
          <w:rtl/>
        </w:rPr>
        <w:t>וגם גבי יוה</w:t>
      </w:r>
      <w:r>
        <w:rPr>
          <w:rtl/>
        </w:rPr>
        <w:t>"</w:t>
      </w:r>
      <w:r w:rsidRPr="00C63571">
        <w:rPr>
          <w:rFonts w:hint="cs"/>
          <w:rtl/>
        </w:rPr>
        <w:t>כ כתיב</w:t>
      </w:r>
      <w:r w:rsidRPr="00A71A5E">
        <w:rPr>
          <w:rStyle w:val="afffff0"/>
          <w:rFonts w:hint="cs"/>
          <w:rtl/>
        </w:rPr>
        <w:t xml:space="preserve"> 'ועשאו חטאת' </w:t>
      </w:r>
      <w:r w:rsidRPr="00C63571">
        <w:rPr>
          <w:rFonts w:hint="cs"/>
          <w:rtl/>
        </w:rPr>
        <w:t>דלא לימא ק</w:t>
      </w:r>
      <w:r>
        <w:rPr>
          <w:rtl/>
        </w:rPr>
        <w:t>"</w:t>
      </w:r>
      <w:r w:rsidRPr="00C63571">
        <w:rPr>
          <w:rFonts w:hint="cs"/>
          <w:rtl/>
        </w:rPr>
        <w:t xml:space="preserve">ו דאין השם עושה חטאת </w:t>
      </w:r>
    </w:p>
    <w:p w14:paraId="6AABC5AF" w14:textId="77777777" w:rsidR="0046556D" w:rsidRDefault="00BD6C4F" w:rsidP="00BD6C4F">
      <w:pPr>
        <w:rPr>
          <w:rtl/>
        </w:rPr>
      </w:pPr>
      <w:r w:rsidRPr="00C63571">
        <w:rPr>
          <w:rtl/>
        </w:rPr>
        <w:t>•</w:t>
      </w:r>
      <w:r w:rsidRPr="00A71A5E">
        <w:rPr>
          <w:rStyle w:val="afffff0"/>
          <w:rtl/>
        </w:rPr>
        <w:t xml:space="preserve"> </w:t>
      </w:r>
      <w:r w:rsidRPr="00A71A5E">
        <w:rPr>
          <w:rStyle w:val="afffff0"/>
          <w:rFonts w:hint="cs"/>
          <w:rtl/>
        </w:rPr>
        <w:t xml:space="preserve">'וערפו העגלה' </w:t>
      </w:r>
      <w:r w:rsidRPr="00C63571">
        <w:rPr>
          <w:rFonts w:hint="cs"/>
          <w:rtl/>
        </w:rPr>
        <w:t>בעריפה ולא בשחיטה דלא לימא ק</w:t>
      </w:r>
      <w:r>
        <w:rPr>
          <w:rtl/>
        </w:rPr>
        <w:t>"</w:t>
      </w:r>
      <w:r w:rsidRPr="00C63571">
        <w:rPr>
          <w:rFonts w:hint="cs"/>
          <w:rtl/>
        </w:rPr>
        <w:t xml:space="preserve">ו מפרה </w:t>
      </w:r>
    </w:p>
    <w:p w14:paraId="5ACBB592"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70" w:author="קלוד" w:date="2026-10-06T10:08:36Z"/>
        </w:rPr>
      </w:pPr>
      <w:ins w:id="20069" w:author="קלוד" w:date="2026-10-06T10:08:36Z">
        <w:r>
          <w:t xml:space="preserve">משנה ו</w:t>
        </w:r>
      </w:ins>
    </w:p>
    <w:p w14:paraId="54018A90" w14:textId="77777777" w:rsidR="00BD6C4F" w:rsidRPr="00A55767" w:rsidRDefault="00BD6C4F" w:rsidP="00BD6C4F">
      <w:pPr>
        <w:pStyle w:val="afff9"/>
        <w:rPr>
          <w:del w:id="20033" w:author="קלוד" w:date="2026-10-06T10:14:23Z"/>
          <w:b/>
          <w:rtl/>
        </w:rPr>
      </w:pPr>
      <w:ins w:id="9811" w:author="מספור קטעי משנה" w:date="2026-10-06T06:45:19Z">
        <w:del w:id="20031" w:author="קלוד" w:date="2026-10-06T10:14:23Z">
          <w:r>
            <w:rPr>
              <w:rStyle w:val="MisparKeta"/>
            </w:rPr>
            <w:delText xml:space="preserve">א. </w:delText>
          </w:r>
        </w:del>
      </w:ins>
      <w:del w:id="20032" w:author="קלוד" w:date="2026-10-06T10:14:23Z">
        <w:r w:rsidRPr="00A55767">
          <w:rPr>
            <w:b/>
            <w:rtl/>
          </w:rPr>
          <w:delText xml:space="preserve">מתני'.</w:delText>
        </w:r>
      </w:del>
    </w:p>
    <w:p w14:paraId="5A2D9F10" w14:textId="77777777" w:rsidR="00BD6C4F" w:rsidRPr="00A55767" w:rsidRDefault="00BD6C4F" w:rsidP="00BD6C4F">
      <w:pPr>
        <w:pStyle w:val="afff9"/>
        <w:spacing w:before="120"/>
        <w:rPr>
          <w:b/>
          <w:rtl/>
        </w:rPr>
        <w:pPrChange w:id="90011" w:author="קלוד" w:date="2026-10-08T12:08:16Z">
          <w:pPr>
            <w:pStyle w:val="afff9"/>
          </w:pPr>
        </w:pPrChange>
      </w:pPr>
      <w:r w:rsidRPr="00A55767">
        <w:rPr>
          <w:b/>
          <w:rtl/>
        </w:rPr>
        <w:t xml:space="preserve">כשר בכהנים פסול בלוים, כשר בלוים פסול בכהנים: </w:t>
      </w:r>
    </w:p>
    <w:p w14:paraId="233C001B" w14:textId="77777777" w:rsidR="0046556D" w:rsidRDefault="00BD6C4F" w:rsidP="00BD6C4F">
      <w:pPr>
        <w:jc w:val="center"/>
        <w:rPr>
          <w:rtl/>
        </w:rPr>
      </w:pPr>
      <w:r>
        <w:rPr>
          <w:rFonts w:ascii="BA חניכי הישיבות" w:hAnsi="BA חניכי הישיבות" w:cs="BA חניכי הישיבות"/>
          <w:rtl/>
        </w:rPr>
        <w:t>׻</w:t>
      </w:r>
    </w:p>
    <w:p w14:paraId="4FDCD6BC" w14:textId="77777777" w:rsidR="0046556D" w:rsidRDefault="00BD6C4F" w:rsidP="00BD6C4F">
      <w:pPr>
        <w:rPr>
          <w:rtl/>
        </w:rPr>
      </w:pPr>
      <w:r w:rsidRPr="00C63571">
        <w:rPr>
          <w:rtl/>
        </w:rPr>
        <w:t xml:space="preserve">• </w:t>
      </w:r>
      <w:r w:rsidRPr="00767C59">
        <w:rPr>
          <w:b/>
          <w:bCs/>
          <w:rtl/>
        </w:rPr>
        <w:t>ת"ר</w:t>
      </w:r>
      <w:r w:rsidRPr="00C63571">
        <w:rPr>
          <w:rtl/>
        </w:rPr>
        <w:t>: כהנים - במומין פסולים, בשנים כשרים, לוים - במומין כשרים, בשנים פסולים;</w:t>
      </w:r>
    </w:p>
    <w:p w14:paraId="6626DCB6" w14:textId="77777777" w:rsidR="0046556D" w:rsidRDefault="00BD6C4F" w:rsidP="00BD6C4F">
      <w:pPr>
        <w:rPr>
          <w:rtl/>
        </w:rPr>
      </w:pPr>
      <w:r w:rsidRPr="00C63571">
        <w:rPr>
          <w:rtl/>
        </w:rPr>
        <w:t>נמצא כשר בכהנים פסול בלוים, כשר בלוים פסול בכהנים.</w:t>
      </w:r>
    </w:p>
    <w:p w14:paraId="7BEE19F7" w14:textId="77777777" w:rsidR="0046556D" w:rsidRDefault="00BD6C4F" w:rsidP="00BD6C4F">
      <w:pPr>
        <w:rPr>
          <w:rtl/>
        </w:rPr>
      </w:pPr>
      <w:r w:rsidRPr="00C63571">
        <w:rPr>
          <w:rtl/>
        </w:rPr>
        <w:t>מנה"מ? ד</w:t>
      </w:r>
      <w:r w:rsidRPr="00767C59">
        <w:rPr>
          <w:b/>
          <w:bCs/>
          <w:rtl/>
        </w:rPr>
        <w:t>ת"ר</w:t>
      </w:r>
      <w:r w:rsidRPr="00C63571">
        <w:rPr>
          <w:rtl/>
        </w:rPr>
        <w:t>:</w:t>
      </w:r>
      <w:r w:rsidRPr="00A71A5E">
        <w:rPr>
          <w:rStyle w:val="afffff0"/>
          <w:rtl/>
        </w:rPr>
        <w:t xml:space="preserve"> </w:t>
      </w:r>
      <w:r w:rsidRPr="00A71A5E">
        <w:rPr>
          <w:rStyle w:val="afffff0"/>
          <w:rFonts w:hint="cs"/>
          <w:rtl/>
        </w:rPr>
        <w:t>'</w:t>
      </w:r>
      <w:r w:rsidRPr="00A71A5E">
        <w:rPr>
          <w:rStyle w:val="afffff0"/>
          <w:rtl/>
        </w:rPr>
        <w:t>זאת אשר ללוים</w:t>
      </w:r>
      <w:r w:rsidRPr="00A71A5E">
        <w:rPr>
          <w:rStyle w:val="afffff0"/>
          <w:rFonts w:hint="cs"/>
          <w:rtl/>
        </w:rPr>
        <w:t>'</w:t>
      </w:r>
      <w:r w:rsidRPr="00A71A5E">
        <w:rPr>
          <w:rStyle w:val="afffff0"/>
          <w:rtl/>
        </w:rPr>
        <w:t xml:space="preserve"> </w:t>
      </w:r>
      <w:r w:rsidRPr="00C63571">
        <w:rPr>
          <w:rtl/>
        </w:rPr>
        <w:t>מה ת"ל? לפי שנא</w:t>
      </w:r>
      <w:r w:rsidRPr="00C63571">
        <w:rPr>
          <w:rFonts w:hint="cs"/>
          <w:rtl/>
        </w:rPr>
        <w:t>'</w:t>
      </w:r>
      <w:r>
        <w:rPr>
          <w:rtl/>
        </w:rPr>
        <w:t xml:space="preserve">: </w:t>
      </w:r>
      <w:r>
        <w:rPr>
          <w:rStyle w:val="afffff0"/>
          <w:rtl/>
          <w:rPrChange w:id="9007" w:author="מנוע פסוקים" w:date="2026-10-05T16:37:55Z">
            <w:rPr>
              <w:rtl/>
            </w:rPr>
          </w:rPrChange>
        </w:rPr>
        <w:t xml:space="preserve">ומבן חמשים שנה ישוב</w:t>
      </w:r>
      <w:r>
        <w:rPr>
          <w:rtl/>
        </w:rPr>
        <w:t xml:space="preserve">, למדנו ללוים שהשנים פוסלין בהם, יכול מומין פוסלין בהם? </w:t>
      </w:r>
    </w:p>
    <w:p w14:paraId="78670F7D" w14:textId="77777777" w:rsidR="0046556D" w:rsidRDefault="00BD6C4F" w:rsidP="00BD6C4F">
      <w:pPr>
        <w:rPr>
          <w:rtl/>
        </w:rPr>
      </w:pPr>
      <w:r w:rsidRPr="00C63571">
        <w:rPr>
          <w:rtl/>
        </w:rPr>
        <w:t>ודין הוא, ומה כהנים שאין השנים פוסלין בהן מומין פוסלין בהן, לוים שהשנים פוסלין בהם אינו דין שיהו מומין פוסלין בהם!</w:t>
      </w:r>
    </w:p>
    <w:p w14:paraId="24CA2ADE" w14:textId="77777777" w:rsidR="0046556D" w:rsidRDefault="00BD6C4F" w:rsidP="00BD6C4F">
      <w:pPr>
        <w:rPr>
          <w:rtl/>
        </w:rPr>
      </w:pPr>
      <w:r w:rsidRPr="00C63571">
        <w:rPr>
          <w:rtl/>
        </w:rPr>
        <w:t>ת"ל: 'זאת אשר ללוים, זאת ללוים ואין אחרת ללוים.</w:t>
      </w:r>
    </w:p>
    <w:p w14:paraId="7ADB553F" w14:textId="77777777" w:rsidR="0046556D" w:rsidRDefault="00BD6C4F" w:rsidP="00BD6C4F">
      <w:pPr>
        <w:rPr>
          <w:rtl/>
        </w:rPr>
      </w:pPr>
      <w:r w:rsidRPr="00C63571">
        <w:rPr>
          <w:rtl/>
        </w:rPr>
        <w:t xml:space="preserve">יכול יהו הכהנים פסולין בשנים? והלא דין הוא, ומה לוים שאין מומין פוסלין בהם שנים פוסלין בהם, כהנים שהמומין פוסלין בהם אינו דין שיהו שנים פוסלין בהם ת"ל: ' </w:t>
      </w:r>
      <w:r w:rsidRPr="00A71A5E">
        <w:rPr>
          <w:rStyle w:val="afffff0"/>
          <w:rtl/>
        </w:rPr>
        <w:t>אשר ללוים</w:t>
      </w:r>
      <w:r w:rsidRPr="00C63571">
        <w:rPr>
          <w:rtl/>
        </w:rPr>
        <w:t>, ולא אשר לכהנים.</w:t>
      </w:r>
    </w:p>
    <w:p w14:paraId="4B62407B" w14:textId="77777777" w:rsidR="0046556D" w:rsidRDefault="00BD6C4F" w:rsidP="00BD6C4F">
      <w:pPr>
        <w:rPr>
          <w:rtl/>
        </w:rPr>
      </w:pPr>
      <w:r>
        <w:rPr>
          <w:rtl/>
        </w:rPr>
        <w:t xml:space="preserve">יכול אף בשילה ובבית עולמים כן? ת"ל: '</w:t>
      </w:r>
      <w:r>
        <w:rPr>
          <w:rStyle w:val="afffff0"/>
          <w:rtl/>
          <w:rPrChange w:id="9008" w:author="מנוע פסוקים" w:date="2026-10-05T16:37:55Z">
            <w:rPr>
              <w:rtl/>
            </w:rPr>
          </w:rPrChange>
        </w:rPr>
        <w:t xml:space="preserve">לעבוד עבודת עבודה ועבודת משא</w:t>
      </w:r>
      <w:r>
        <w:rPr>
          <w:rtl/>
        </w:rPr>
        <w:t xml:space="preserve">, לא אמרתי אלא בזמן שהעבודה בכתף.</w:t>
      </w:r>
    </w:p>
    <w:p w14:paraId="13508C6C" w14:textId="25574EEE" w:rsidR="0046556D" w:rsidRDefault="00BD6C4F" w:rsidP="00BD6C4F">
      <w:pPr>
        <w:rPr>
          <w:rtl/>
        </w:rPr>
      </w:pPr>
      <w:r w:rsidRPr="00C63571">
        <w:rPr>
          <w:rtl/>
        </w:rPr>
        <w:t xml:space="preserve">כתוב אחד אומר: מבן חמש ועשרים שנה ומעלה, וכתוב אחד אומר: מבן שלשים, </w:t>
      </w:r>
    </w:p>
    <w:p w14:paraId="1427C7A1" w14:textId="217BB91C" w:rsidR="0046556D" w:rsidRDefault="00BD6C4F" w:rsidP="00BD6C4F">
      <w:pPr>
        <w:rPr>
          <w:rtl/>
        </w:rPr>
      </w:pPr>
      <w:r w:rsidRPr="00C63571">
        <w:rPr>
          <w:rFonts w:hint="cs"/>
          <w:rtl/>
        </w:rPr>
        <w:t>א</w:t>
      </w:r>
      <w:r>
        <w:rPr>
          <w:rtl/>
        </w:rPr>
        <w:t>"</w:t>
      </w:r>
      <w:r w:rsidRPr="00C63571">
        <w:rPr>
          <w:rFonts w:hint="cs"/>
          <w:rtl/>
        </w:rPr>
        <w:t>א</w:t>
      </w:r>
      <w:r w:rsidRPr="00C63571">
        <w:rPr>
          <w:rtl/>
        </w:rPr>
        <w:t xml:space="preserve"> לומר שלשים - שכבר נאמר כ"ה, ואי אפשר לומר כ"ה שכבר נאמר שלשים, </w:t>
      </w:r>
    </w:p>
    <w:p w14:paraId="55222E66" w14:textId="227926F0" w:rsidR="0046556D" w:rsidRDefault="00BD6C4F" w:rsidP="00BD6C4F">
      <w:pPr>
        <w:rPr>
          <w:rtl/>
        </w:rPr>
      </w:pPr>
      <w:r w:rsidRPr="00C63571">
        <w:rPr>
          <w:rtl/>
        </w:rPr>
        <w:t>הא כיצד? כ"ה ללמוד, ושלשים לעבודה;</w:t>
      </w:r>
    </w:p>
    <w:p w14:paraId="1B5AE0C4" w14:textId="77777777" w:rsidR="0046556D" w:rsidRDefault="00BD6C4F" w:rsidP="00BD6C4F">
      <w:pPr>
        <w:rPr>
          <w:rtl/>
        </w:rPr>
      </w:pPr>
      <w:r w:rsidRPr="00C63571">
        <w:rPr>
          <w:rtl/>
        </w:rPr>
        <w:t>מכאן לתלמיד שלא ראה סימן יפה במשנתו</w:t>
      </w:r>
      <w:r w:rsidR="004B0EAE">
        <w:rPr>
          <w:rtl/>
        </w:rPr>
        <w:t xml:space="preserve"> ה# </w:t>
      </w:r>
      <w:r w:rsidRPr="00C63571">
        <w:rPr>
          <w:rtl/>
        </w:rPr>
        <w:t>שנים - שוב אינו רואה;</w:t>
      </w:r>
    </w:p>
    <w:p w14:paraId="086D6D4A" w14:textId="77777777" w:rsidR="0046556D" w:rsidRDefault="00BD6C4F" w:rsidP="00BD6C4F">
      <w:pPr>
        <w:rPr>
          <w:rtl/>
        </w:rPr>
      </w:pPr>
      <w:r>
        <w:rPr>
          <w:rtl/>
        </w:rPr>
        <w:t xml:space="preserve">ר' יוסי אומר: ג' שנים, שנאמר: </w:t>
      </w:r>
      <w:r>
        <w:rPr>
          <w:rStyle w:val="afffff0"/>
          <w:rtl/>
          <w:rPrChange w:id="9009" w:author="מנוע פסוקים" w:date="2026-10-05T16:37:55Z">
            <w:rPr>
              <w:rtl/>
            </w:rPr>
          </w:rPrChange>
        </w:rPr>
        <w:t xml:space="preserve">ולגדלם שנים שלש</w:t>
      </w:r>
      <w:r>
        <w:rPr>
          <w:rtl/>
        </w:rPr>
        <w:t xml:space="preserve"> וללמדם ספר ולשון כשדים.</w:t>
      </w:r>
    </w:p>
    <w:p w14:paraId="69065831" w14:textId="77777777" w:rsidR="0046556D" w:rsidRDefault="00BD6C4F" w:rsidP="00BD6C4F">
      <w:pPr>
        <w:rPr>
          <w:rtl/>
        </w:rPr>
      </w:pPr>
      <w:r w:rsidRPr="00C63571">
        <w:rPr>
          <w:rtl/>
        </w:rPr>
        <w:t>ואידך? שאני לשון כשדים, דקליל.</w:t>
      </w:r>
    </w:p>
    <w:p w14:paraId="3372455D" w14:textId="77777777" w:rsidR="0046556D" w:rsidRDefault="00BD6C4F" w:rsidP="00BD6C4F">
      <w:pPr>
        <w:rPr>
          <w:rtl/>
        </w:rPr>
      </w:pPr>
      <w:r w:rsidRPr="00C63571">
        <w:rPr>
          <w:rtl/>
        </w:rPr>
        <w:t>ואידך? שאני הלכות עבודה, דתקיפין.</w:t>
      </w:r>
    </w:p>
    <w:p w14:paraId="41DBDA66" w14:textId="77777777" w:rsidR="0046556D" w:rsidRDefault="0046556D" w:rsidP="00BD6C4F">
      <w:pPr>
        <w:rPr>
          <w:rtl/>
        </w:rPr>
      </w:pPr>
    </w:p>
    <w:p w14:paraId="2A565E30" w14:textId="77777777" w:rsidR="0046556D" w:rsidRDefault="00BD6C4F" w:rsidP="00BD6C4F">
      <w:pPr>
        <w:rPr>
          <w:rtl/>
        </w:rPr>
      </w:pPr>
      <w:r w:rsidRPr="00C63571">
        <w:rPr>
          <w:rtl/>
        </w:rPr>
        <w:t xml:space="preserve">• </w:t>
      </w:r>
      <w:r w:rsidRPr="00767C59">
        <w:rPr>
          <w:b/>
          <w:bCs/>
          <w:rtl/>
        </w:rPr>
        <w:t>ת"ר</w:t>
      </w:r>
      <w:r w:rsidRPr="00C63571">
        <w:rPr>
          <w:rtl/>
        </w:rPr>
        <w:t>: כהן משיביא שתי שערות עד שיזקין כשר לעבודה, ומומין פוסלין בו;</w:t>
      </w:r>
    </w:p>
    <w:p w14:paraId="4E6816D4" w14:textId="77777777" w:rsidR="0046556D" w:rsidRDefault="00BD6C4F" w:rsidP="00BD6C4F">
      <w:pPr>
        <w:rPr>
          <w:rtl/>
        </w:rPr>
      </w:pPr>
      <w:r w:rsidRPr="00C63571">
        <w:rPr>
          <w:rtl/>
        </w:rPr>
        <w:t>בן לוי מבן שלשים ועד בן חמשים כשר לעבודה, ושנים פוסלין בו;</w:t>
      </w:r>
    </w:p>
    <w:p w14:paraId="0A40901F" w14:textId="77777777" w:rsidR="0046556D" w:rsidRDefault="00BD6C4F" w:rsidP="00BD6C4F">
      <w:pPr>
        <w:rPr>
          <w:rtl/>
        </w:rPr>
      </w:pPr>
      <w:r w:rsidRPr="00C63571">
        <w:rPr>
          <w:rtl/>
        </w:rPr>
        <w:lastRenderedPageBreak/>
        <w:t>בד"א - באהל מועד שבמדבר, אבל בשילה ובבית עולמים אין נפסלין אלא בקול.</w:t>
      </w:r>
    </w:p>
    <w:p w14:paraId="69E5A537" w14:textId="77777777" w:rsidR="00BD6C4F" w:rsidRPr="00A55767" w:rsidRDefault="00BD6C4F" w:rsidP="00F07436">
      <w:pPr>
        <w:pStyle w:val="afff3"/>
        <w:framePr w:wrap="around"/>
        <w:rPr>
          <w:rtl/>
        </w:rPr>
      </w:pPr>
      <w:r w:rsidRPr="00A55767">
        <w:rPr>
          <w:rFonts w:hint="cs"/>
          <w:rtl/>
        </w:rPr>
        <w:t>כד:</w:t>
      </w:r>
    </w:p>
    <w:p w14:paraId="2A001269" w14:textId="77777777" w:rsidR="00BD6C4F" w:rsidRPr="00C63571" w:rsidRDefault="00BD6C4F" w:rsidP="00664445">
      <w:pPr>
        <w:pStyle w:val="afffff"/>
        <w:rPr>
          <w:rtl/>
        </w:rPr>
      </w:pPr>
      <w:r w:rsidRPr="00C63571">
        <w:rPr>
          <w:rtl/>
        </w:rPr>
        <w:t xml:space="preserve">• א"ר יוסי: </w:t>
      </w:r>
      <w:r w:rsidRPr="00C63571">
        <w:rPr>
          <w:rFonts w:hint="cs"/>
          <w:rtl/>
        </w:rPr>
        <w:t>'</w:t>
      </w:r>
      <w:r w:rsidRPr="00C63571">
        <w:rPr>
          <w:rtl/>
        </w:rPr>
        <w:t>ויהי כאחד למחצצרים ולמשוררים להשמיע קול אחד</w:t>
      </w:r>
      <w:r w:rsidRPr="00C63571">
        <w:rPr>
          <w:rFonts w:hint="cs"/>
          <w:rtl/>
        </w:rPr>
        <w:t>'</w:t>
      </w:r>
      <w:r w:rsidRPr="00C63571">
        <w:rPr>
          <w:rtl/>
        </w:rPr>
        <w:t xml:space="preserve">: </w:t>
      </w:r>
    </w:p>
    <w:p w14:paraId="5FCF2168" w14:textId="77777777" w:rsidR="00BD6C4F" w:rsidRPr="00C63571" w:rsidRDefault="00BD6C4F" w:rsidP="00664445">
      <w:pPr>
        <w:pStyle w:val="afffff"/>
        <w:rPr>
          <w:rtl/>
        </w:rPr>
      </w:pPr>
      <w:r w:rsidRPr="00C63571">
        <w:rPr>
          <w:rtl/>
        </w:rPr>
        <w:t>עד שיזקין.</w:t>
      </w:r>
      <w:r w:rsidRPr="00C63571">
        <w:rPr>
          <w:rFonts w:hint="cs"/>
          <w:rtl/>
        </w:rPr>
        <w:t xml:space="preserve"> </w:t>
      </w:r>
      <w:r w:rsidRPr="00C63571">
        <w:rPr>
          <w:rtl/>
        </w:rPr>
        <w:t xml:space="preserve">עד כמה? </w:t>
      </w:r>
      <w:r>
        <w:rPr>
          <w:rStyle w:val="2fb"/>
          <w:rFonts w:hint="cs"/>
          <w:rtl/>
          <w:rPrChange w:id="9776" w:author="מנוע אמוראים" w:date="2026-10-05T16:40:54Z">
            <w:rPr>
              <w:rFonts w:hint="cs"/>
              <w:rtl/>
            </w:rPr>
          </w:rPrChange>
        </w:rPr>
        <w:t xml:space="preserve">אר</w:t>
      </w:r>
      <w:r>
        <w:rPr>
          <w:rStyle w:val="2fb"/>
          <w:rtl/>
          <w:rPrChange w:id="9777" w:author="מנוע אמוראים" w:date="2026-10-05T16:40:54Z">
            <w:rPr>
              <w:rtl/>
            </w:rPr>
          </w:rPrChange>
        </w:rPr>
        <w:t xml:space="preserve">"</w:t>
      </w:r>
      <w:r>
        <w:rPr>
          <w:rStyle w:val="2fb"/>
          <w:rFonts w:hint="cs"/>
          <w:rtl/>
          <w:rPrChange w:id="9778" w:author="מנוע אמוראים" w:date="2026-10-05T16:40:54Z">
            <w:rPr>
              <w:rFonts w:hint="cs"/>
              <w:rtl/>
            </w:rPr>
          </w:rPrChange>
        </w:rPr>
        <w:t xml:space="preserve">א</w:t>
      </w:r>
      <w:r>
        <w:rPr>
          <w:rFonts w:hint="cs"/>
          <w:rtl/>
        </w:rPr>
        <w:t xml:space="preserve"> </w:t>
      </w:r>
      <w:r>
        <w:rPr>
          <w:rStyle w:val="2fb"/>
          <w:rFonts w:hint="cs"/>
          <w:rtl/>
          <w:rPrChange w:id="9779" w:author="מנוע אמוראים" w:date="2026-10-05T16:40:54Z">
            <w:rPr>
              <w:rFonts w:hint="cs"/>
              <w:rtl/>
            </w:rPr>
          </w:rPrChange>
        </w:rPr>
        <w:t xml:space="preserve">אר</w:t>
      </w:r>
      <w:r>
        <w:rPr>
          <w:rStyle w:val="2fb"/>
          <w:rtl/>
          <w:rPrChange w:id="9780" w:author="מנוע אמוראים" w:date="2026-10-05T16:40:54Z">
            <w:rPr>
              <w:rtl/>
            </w:rPr>
          </w:rPrChange>
        </w:rPr>
        <w:t xml:space="preserve">"</w:t>
      </w:r>
      <w:r>
        <w:rPr>
          <w:rStyle w:val="2fb"/>
          <w:rFonts w:hint="cs"/>
          <w:rtl/>
          <w:rPrChange w:id="9781" w:author="מנוע אמוראים" w:date="2026-10-05T16:40:54Z">
            <w:rPr>
              <w:rFonts w:hint="cs"/>
              <w:rtl/>
            </w:rPr>
          </w:rPrChange>
        </w:rPr>
        <w:t xml:space="preserve">ח</w:t>
      </w:r>
      <w:r w:rsidRPr="00C63571">
        <w:rPr>
          <w:rtl/>
        </w:rPr>
        <w:t>: עד שירתת.</w:t>
      </w:r>
    </w:p>
    <w:p w14:paraId="284175C3" w14:textId="77777777" w:rsidR="00BD6C4F" w:rsidRPr="00C63571" w:rsidRDefault="00BD6C4F" w:rsidP="00664445">
      <w:pPr>
        <w:pStyle w:val="afffff"/>
        <w:rPr>
          <w:rtl/>
        </w:rPr>
      </w:pPr>
      <w:r w:rsidRPr="00C63571">
        <w:rPr>
          <w:rtl/>
        </w:rPr>
        <w:t xml:space="preserve">תנן התם: בעל קרי שטבל ולא הטיל מים, לכשיטיל - טמא, </w:t>
      </w:r>
    </w:p>
    <w:p w14:paraId="724F91A7" w14:textId="77777777" w:rsidR="00BD6C4F" w:rsidRPr="00C63571" w:rsidRDefault="00BD6C4F" w:rsidP="00664445">
      <w:pPr>
        <w:pStyle w:val="afffff"/>
        <w:rPr>
          <w:rtl/>
        </w:rPr>
      </w:pPr>
      <w:r w:rsidRPr="00C63571">
        <w:rPr>
          <w:rtl/>
        </w:rPr>
        <w:t>ר' יוסי אומר: בחולה ובזקן - טמא, בילד ובבריא - טהור.</w:t>
      </w:r>
    </w:p>
    <w:p w14:paraId="7193AF5F" w14:textId="77777777" w:rsidR="0046556D" w:rsidRDefault="00BD6C4F" w:rsidP="00BD6C4F">
      <w:pPr>
        <w:rPr>
          <w:rtl/>
        </w:rPr>
      </w:pPr>
      <w:r w:rsidRPr="00C63571">
        <w:rPr>
          <w:rtl/>
        </w:rPr>
        <w:t xml:space="preserve">ילד עד כמה? </w:t>
      </w:r>
      <w:r>
        <w:rPr>
          <w:rStyle w:val="2fb"/>
          <w:rFonts w:hint="cs"/>
          <w:rtl/>
          <w:rPrChange w:id="9782" w:author="מנוע אמוראים" w:date="2026-10-05T16:40:54Z">
            <w:rPr>
              <w:rFonts w:hint="cs"/>
              <w:rtl/>
            </w:rPr>
          </w:rPrChange>
        </w:rPr>
        <w:t xml:space="preserve">אר</w:t>
      </w:r>
      <w:r>
        <w:rPr>
          <w:rStyle w:val="2fb"/>
          <w:rtl/>
          <w:rPrChange w:id="9783" w:author="מנוע אמוראים" w:date="2026-10-05T16:40:54Z">
            <w:rPr>
              <w:rtl/>
            </w:rPr>
          </w:rPrChange>
        </w:rPr>
        <w:t xml:space="preserve">"</w:t>
      </w:r>
      <w:r>
        <w:rPr>
          <w:rStyle w:val="2fb"/>
          <w:rFonts w:hint="cs"/>
          <w:rtl/>
          <w:rPrChange w:id="9784" w:author="מנוע אמוראים" w:date="2026-10-05T16:40:54Z">
            <w:rPr>
              <w:rFonts w:hint="cs"/>
              <w:rtl/>
            </w:rPr>
          </w:rPrChange>
        </w:rPr>
        <w:t xml:space="preserve">א</w:t>
      </w:r>
      <w:r>
        <w:rPr>
          <w:rFonts w:hint="cs"/>
          <w:rtl/>
        </w:rPr>
        <w:t xml:space="preserve"> </w:t>
      </w:r>
      <w:r>
        <w:rPr>
          <w:rStyle w:val="2fb"/>
          <w:rFonts w:hint="cs"/>
          <w:rtl/>
          <w:rPrChange w:id="9785" w:author="מנוע אמוראים" w:date="2026-10-05T16:40:54Z">
            <w:rPr>
              <w:rFonts w:hint="cs"/>
              <w:rtl/>
            </w:rPr>
          </w:rPrChange>
        </w:rPr>
        <w:t xml:space="preserve">מר</w:t>
      </w:r>
      <w:r>
        <w:rPr>
          <w:rStyle w:val="2fb"/>
          <w:rtl/>
          <w:rPrChange w:id="9786" w:author="מנוע אמוראים" w:date="2026-10-05T16:40:54Z">
            <w:rPr>
              <w:rtl/>
            </w:rPr>
          </w:rPrChange>
        </w:rPr>
        <w:t xml:space="preserve">"</w:t>
      </w:r>
      <w:r>
        <w:rPr>
          <w:rStyle w:val="2fb"/>
          <w:rFonts w:hint="cs"/>
          <w:rtl/>
          <w:rPrChange w:id="9787" w:author="מנוע אמוראים" w:date="2026-10-05T16:40:54Z">
            <w:rPr>
              <w:rFonts w:hint="cs"/>
              <w:rtl/>
            </w:rPr>
          </w:rPrChange>
        </w:rPr>
        <w:t xml:space="preserve">ח</w:t>
      </w:r>
      <w:r w:rsidRPr="00C63571">
        <w:rPr>
          <w:rtl/>
        </w:rPr>
        <w:t>: כל שעומד על רגלו אחת וחולץ מנעלו ונועל מנעלו.</w:t>
      </w:r>
    </w:p>
    <w:p w14:paraId="49BBCB85" w14:textId="77777777" w:rsidR="0046556D" w:rsidRDefault="00BD6C4F" w:rsidP="00BD6C4F">
      <w:pPr>
        <w:rPr>
          <w:rtl/>
        </w:rPr>
      </w:pPr>
      <w:r w:rsidRPr="00C63571">
        <w:rPr>
          <w:rtl/>
        </w:rPr>
        <w:t xml:space="preserve">אמרו עליו על </w:t>
      </w:r>
      <w:r>
        <w:rPr>
          <w:rStyle w:val="2fb"/>
          <w:rFonts w:hint="cs"/>
          <w:rtl/>
          <w:rPrChange w:id="9788" w:author="מנוע אמוראים" w:date="2026-10-05T16:40:54Z">
            <w:rPr>
              <w:rFonts w:hint="cs"/>
              <w:rtl/>
            </w:rPr>
          </w:rPrChange>
        </w:rPr>
        <w:t xml:space="preserve">ר</w:t>
      </w:r>
      <w:r>
        <w:rPr>
          <w:rStyle w:val="2fb"/>
          <w:rtl/>
          <w:rPrChange w:id="9789" w:author="מנוע אמוראים" w:date="2026-10-05T16:40:54Z">
            <w:rPr>
              <w:rtl/>
            </w:rPr>
          </w:rPrChange>
        </w:rPr>
        <w:t xml:space="preserve">"</w:t>
      </w:r>
      <w:r>
        <w:rPr>
          <w:rStyle w:val="2fb"/>
          <w:rFonts w:hint="cs"/>
          <w:rtl/>
          <w:rPrChange w:id="9790" w:author="מנוע אמוראים" w:date="2026-10-05T16:40:54Z">
            <w:rPr>
              <w:rFonts w:hint="cs"/>
              <w:rtl/>
            </w:rPr>
          </w:rPrChange>
        </w:rPr>
        <w:t xml:space="preserve">ח</w:t>
      </w:r>
      <w:r w:rsidRPr="00C63571">
        <w:rPr>
          <w:rtl/>
        </w:rPr>
        <w:t xml:space="preserve"> שהיה בן שמונים שנה והיה עומד על רגלו אחת וחולץ מנעלו ונועל מנעלו.</w:t>
      </w:r>
    </w:p>
    <w:p w14:paraId="447B7878" w14:textId="77777777" w:rsidR="0046556D" w:rsidRDefault="00BD6C4F" w:rsidP="00BD6C4F">
      <w:pPr>
        <w:rPr>
          <w:rtl/>
        </w:rPr>
      </w:pPr>
      <w:r>
        <w:rPr>
          <w:rStyle w:val="2fb"/>
          <w:rFonts w:hint="cs"/>
          <w:rtl/>
          <w:rPrChange w:id="9791" w:author="מנוע אמוראים" w:date="2026-10-05T16:40:54Z">
            <w:rPr>
              <w:rFonts w:hint="cs"/>
              <w:rtl/>
            </w:rPr>
          </w:rPrChange>
        </w:rPr>
        <w:t xml:space="preserve">אר</w:t>
      </w:r>
      <w:r>
        <w:rPr>
          <w:rStyle w:val="2fb"/>
          <w:rtl/>
          <w:rPrChange w:id="9792" w:author="מנוע אמוראים" w:date="2026-10-05T16:40:54Z">
            <w:rPr>
              <w:rtl/>
            </w:rPr>
          </w:rPrChange>
        </w:rPr>
        <w:t xml:space="preserve">"</w:t>
      </w:r>
      <w:r>
        <w:rPr>
          <w:rStyle w:val="2fb"/>
          <w:rFonts w:hint="cs"/>
          <w:rtl/>
          <w:rPrChange w:id="9793" w:author="מנוע אמוראים" w:date="2026-10-05T16:40:54Z">
            <w:rPr>
              <w:rFonts w:hint="cs"/>
              <w:rtl/>
            </w:rPr>
          </w:rPrChange>
        </w:rPr>
        <w:t xml:space="preserve">ח</w:t>
      </w:r>
      <w:r w:rsidRPr="00C63571">
        <w:rPr>
          <w:rtl/>
        </w:rPr>
        <w:t>: חמין ושמן שסכתני אמי בילדותי הן עמדו לי בעת זקנותי.</w:t>
      </w:r>
    </w:p>
    <w:p w14:paraId="4FC9748D" w14:textId="77777777" w:rsidR="0046556D" w:rsidRDefault="0046556D" w:rsidP="00BD6C4F">
      <w:pPr>
        <w:rPr>
          <w:rtl/>
        </w:rPr>
      </w:pPr>
    </w:p>
    <w:p w14:paraId="7E8920B5" w14:textId="77777777" w:rsidR="0046556D" w:rsidRDefault="00BD6C4F" w:rsidP="00BD6C4F">
      <w:pPr>
        <w:rPr>
          <w:rtl/>
        </w:rPr>
      </w:pPr>
      <w:r w:rsidRPr="00C63571">
        <w:rPr>
          <w:rtl/>
        </w:rPr>
        <w:t xml:space="preserve">• </w:t>
      </w:r>
      <w:r w:rsidRPr="00767C59">
        <w:rPr>
          <w:b/>
          <w:bCs/>
          <w:rtl/>
        </w:rPr>
        <w:t>ת"ר</w:t>
      </w:r>
      <w:r w:rsidRPr="00C63571">
        <w:rPr>
          <w:rtl/>
        </w:rPr>
        <w:t>: נתמלא זקנו, ראוי ליעשות שליח ציבור ולירד לפני התיבה ולישא את כפיו.</w:t>
      </w:r>
    </w:p>
    <w:p w14:paraId="6DB8B7A3" w14:textId="77777777" w:rsidR="0046556D" w:rsidRDefault="00BD6C4F" w:rsidP="00BD6C4F">
      <w:pPr>
        <w:rPr>
          <w:b/>
          <w:bCs/>
          <w:rtl/>
        </w:rPr>
      </w:pPr>
      <w:r w:rsidRPr="00C63571">
        <w:rPr>
          <w:rtl/>
        </w:rPr>
        <w:t xml:space="preserve">מאימתי כשר לעבודה? </w:t>
      </w:r>
      <w:r w:rsidRPr="00C63571">
        <w:rPr>
          <w:rFonts w:hint="cs"/>
          <w:rtl/>
        </w:rPr>
        <w:t xml:space="preserve">א. </w:t>
      </w:r>
      <w:r w:rsidRPr="00C63571">
        <w:rPr>
          <w:rtl/>
        </w:rPr>
        <w:t>משיביא שתי שערות;</w:t>
      </w:r>
    </w:p>
    <w:p w14:paraId="6269DA07" w14:textId="77777777" w:rsidR="0046556D" w:rsidRDefault="00BD6C4F" w:rsidP="00BD6C4F">
      <w:pPr>
        <w:rPr>
          <w:rtl/>
        </w:rPr>
      </w:pPr>
      <w:r w:rsidRPr="00C605F0">
        <w:rPr>
          <w:rFonts w:hint="cs"/>
          <w:b/>
          <w:bCs/>
          <w:rtl/>
        </w:rPr>
        <w:t>ב.</w:t>
      </w:r>
      <w:r w:rsidRPr="00C63571">
        <w:rPr>
          <w:rFonts w:hint="cs"/>
          <w:rtl/>
        </w:rPr>
        <w:t xml:space="preserve"> </w:t>
      </w:r>
      <w:r w:rsidRPr="00C63571">
        <w:rPr>
          <w:rtl/>
        </w:rPr>
        <w:t>רבי: עד שיהא בן עשרים.</w:t>
      </w:r>
      <w:r w:rsidRPr="00C63571">
        <w:rPr>
          <w:rFonts w:hint="cs"/>
          <w:rtl/>
        </w:rPr>
        <w:t xml:space="preserve"> </w:t>
      </w:r>
    </w:p>
    <w:p w14:paraId="11DE3B74" w14:textId="1CD78EC5" w:rsidR="0046556D" w:rsidRDefault="00BD6C4F" w:rsidP="00BD6C4F">
      <w:pPr>
        <w:rPr>
          <w:rtl/>
        </w:rPr>
      </w:pPr>
      <w:r>
        <w:rPr>
          <w:rStyle w:val="2fb"/>
          <w:rFonts w:hint="cs"/>
          <w:rtl/>
          <w:rPrChange w:id="9794" w:author="מנוע אמוראים" w:date="2026-10-05T16:40:54Z">
            <w:rPr>
              <w:rFonts w:hint="cs"/>
              <w:rtl/>
            </w:rPr>
          </w:rPrChange>
        </w:rPr>
        <w:t xml:space="preserve">אר</w:t>
      </w:r>
      <w:r>
        <w:rPr>
          <w:rStyle w:val="2fb"/>
          <w:rtl/>
          <w:rPrChange w:id="9795" w:author="מנוע אמוראים" w:date="2026-10-05T16:40:54Z">
            <w:rPr>
              <w:rtl/>
            </w:rPr>
          </w:rPrChange>
        </w:rPr>
        <w:t xml:space="preserve">"</w:t>
      </w:r>
      <w:r>
        <w:rPr>
          <w:rStyle w:val="2fb"/>
          <w:rFonts w:hint="cs"/>
          <w:rtl/>
          <w:rPrChange w:id="9796" w:author="מנוע אמוראים" w:date="2026-10-05T16:40:54Z">
            <w:rPr>
              <w:rFonts w:hint="cs"/>
              <w:rtl/>
            </w:rPr>
          </w:rPrChange>
        </w:rPr>
        <w:t xml:space="preserve">ח</w:t>
      </w:r>
      <w:r>
        <w:rPr>
          <w:rFonts w:hint="cs"/>
          <w:rtl/>
        </w:rPr>
        <w:t xml:space="preserve">: טעמו </w:t>
      </w:r>
      <w:r w:rsidRPr="00664445">
        <w:rPr>
          <w:rStyle w:val="afffff0"/>
          <w:rFonts w:hint="cs"/>
          <w:rtl/>
        </w:rPr>
        <w:t>ד'</w:t>
      </w:r>
      <w:r w:rsidRPr="00664445">
        <w:rPr>
          <w:rStyle w:val="afffff0"/>
          <w:rtl/>
        </w:rPr>
        <w:t>ויעמידו את הלוים מבן עשרים שנה ומעלה לנצח על מלאכת בית ה'.</w:t>
      </w:r>
    </w:p>
    <w:p w14:paraId="159B7CC0" w14:textId="77777777" w:rsidR="0046556D" w:rsidRDefault="00BD6C4F" w:rsidP="00BD6C4F">
      <w:pPr>
        <w:rPr>
          <w:rtl/>
        </w:rPr>
      </w:pPr>
      <w:r w:rsidRPr="00C63571">
        <w:rPr>
          <w:rtl/>
        </w:rPr>
        <w:t>ואידך לנצח שאני.</w:t>
      </w:r>
      <w:r>
        <w:rPr>
          <w:rFonts w:hint="cs"/>
          <w:rtl/>
        </w:rPr>
        <w:t xml:space="preserve"> ואפי' דהאי קרא בלוים כתיב </w:t>
      </w:r>
      <w:r>
        <w:rPr>
          <w:rStyle w:val="2fb"/>
          <w:rFonts w:hint="cs"/>
          <w:rtl/>
          <w:rPrChange w:id="9797" w:author="מנוע אמוראים" w:date="2026-10-05T16:40:54Z">
            <w:rPr>
              <w:rFonts w:hint="cs"/>
              <w:rtl/>
            </w:rPr>
          </w:rPrChange>
        </w:rPr>
        <w:t xml:space="preserve">כדריב</w:t>
      </w:r>
      <w:r>
        <w:rPr>
          <w:rStyle w:val="2fb"/>
          <w:rtl/>
          <w:rPrChange w:id="9798" w:author="מנוע אמוראים" w:date="2026-10-05T16:40:54Z">
            <w:rPr>
              <w:rtl/>
            </w:rPr>
          </w:rPrChange>
        </w:rPr>
        <w:t xml:space="preserve">"</w:t>
      </w:r>
      <w:r>
        <w:rPr>
          <w:rStyle w:val="2fb"/>
          <w:rFonts w:hint="cs"/>
          <w:rtl/>
          <w:rPrChange w:id="9799" w:author="מנוע אמוראים" w:date="2026-10-05T16:40:54Z">
            <w:rPr>
              <w:rFonts w:hint="cs"/>
              <w:rtl/>
            </w:rPr>
          </w:rPrChange>
        </w:rPr>
        <w:t xml:space="preserve">ל</w:t>
      </w:r>
      <w:r w:rsidRPr="00C63571">
        <w:rPr>
          <w:rtl/>
        </w:rPr>
        <w:t>: בעשרים וארבעה מקומות נקראו כהנים לוים, וזה אחד מהן והכהנים הלוים בני צדוק.</w:t>
      </w:r>
    </w:p>
    <w:p w14:paraId="090DA0A7" w14:textId="77777777" w:rsidR="0046556D" w:rsidRDefault="00BD6C4F" w:rsidP="00BD6C4F">
      <w:pPr>
        <w:rPr>
          <w:rtl/>
        </w:rPr>
      </w:pPr>
      <w:r w:rsidRPr="00C63571">
        <w:rPr>
          <w:rtl/>
        </w:rPr>
        <w:t xml:space="preserve">• </w:t>
      </w:r>
      <w:r w:rsidRPr="00767C59">
        <w:rPr>
          <w:b/>
          <w:bCs/>
          <w:rtl/>
        </w:rPr>
        <w:t>ת"ר</w:t>
      </w:r>
      <w:r w:rsidRPr="00C63571">
        <w:rPr>
          <w:rtl/>
        </w:rPr>
        <w:t>:</w:t>
      </w:r>
      <w:r w:rsidRPr="00A71A5E">
        <w:rPr>
          <w:rStyle w:val="afffff0"/>
          <w:rtl/>
        </w:rPr>
        <w:t xml:space="preserve"> </w:t>
      </w:r>
      <w:r w:rsidRPr="00A71A5E">
        <w:rPr>
          <w:rStyle w:val="afffff0"/>
          <w:rFonts w:hint="cs"/>
          <w:rtl/>
        </w:rPr>
        <w:t>'</w:t>
      </w:r>
      <w:r w:rsidRPr="00A71A5E">
        <w:rPr>
          <w:rStyle w:val="afffff0"/>
          <w:rtl/>
        </w:rPr>
        <w:t>איש מזרעך לדורותם</w:t>
      </w:r>
      <w:r w:rsidRPr="00A71A5E">
        <w:rPr>
          <w:rStyle w:val="afffff0"/>
          <w:rFonts w:hint="cs"/>
          <w:rtl/>
        </w:rPr>
        <w:t>'</w:t>
      </w:r>
      <w:r w:rsidRPr="00A71A5E">
        <w:rPr>
          <w:rStyle w:val="afffff0"/>
          <w:rtl/>
        </w:rPr>
        <w:t xml:space="preserve"> </w:t>
      </w:r>
      <w:r>
        <w:rPr>
          <w:rtl/>
        </w:rPr>
        <w:t xml:space="preserve">- מכאן </w:t>
      </w:r>
      <w:r>
        <w:rPr>
          <w:rStyle w:val="2fb"/>
          <w:rtl/>
          <w:rPrChange w:id="9800" w:author="מנוע אמוראים" w:date="2026-10-05T16:40:54Z">
            <w:rPr>
              <w:rtl/>
            </w:rPr>
          </w:rPrChange>
        </w:rPr>
        <w:t xml:space="preserve">א</w:t>
      </w:r>
      <w:r>
        <w:rPr>
          <w:rStyle w:val="2fb"/>
          <w:rFonts w:hint="cs"/>
          <w:rtl/>
          <w:rPrChange w:id="9801" w:author="מנוע אמוראים" w:date="2026-10-05T16:40:54Z">
            <w:rPr>
              <w:rFonts w:hint="cs"/>
              <w:rtl/>
            </w:rPr>
          </w:rPrChange>
        </w:rPr>
        <w:t xml:space="preserve">ר</w:t>
      </w:r>
      <w:r>
        <w:rPr>
          <w:rStyle w:val="2fb"/>
          <w:rtl/>
          <w:rPrChange w:id="9802" w:author="מנוע אמוראים" w:date="2026-10-05T16:40:54Z">
            <w:rPr>
              <w:rtl/>
            </w:rPr>
          </w:rPrChange>
        </w:rPr>
        <w:t xml:space="preserve">"</w:t>
      </w:r>
      <w:r>
        <w:rPr>
          <w:rStyle w:val="2fb"/>
          <w:rFonts w:hint="cs"/>
          <w:rtl/>
          <w:rPrChange w:id="9803" w:author="מנוע אמוראים" w:date="2026-10-05T16:40:54Z">
            <w:rPr>
              <w:rFonts w:hint="cs"/>
              <w:rtl/>
            </w:rPr>
          </w:rPrChange>
        </w:rPr>
        <w:t xml:space="preserve">א</w:t>
      </w:r>
      <w:r w:rsidRPr="00C63571">
        <w:rPr>
          <w:rtl/>
        </w:rPr>
        <w:t>: קטן פסול לעבודה ואפי' תם, מאימתי כשר לעבודה? משיביא שתי שערות, אבל אחיו הכהנים אין מניחין אותו לעבוד עד שיהא בן כ'.</w:t>
      </w:r>
    </w:p>
    <w:p w14:paraId="6AD8E468" w14:textId="77777777" w:rsidR="0046556D" w:rsidRDefault="00BD6C4F" w:rsidP="00BD6C4F">
      <w:pPr>
        <w:rPr>
          <w:rtl/>
        </w:rPr>
      </w:pPr>
      <w:r w:rsidRPr="00C63571">
        <w:rPr>
          <w:rFonts w:hint="cs"/>
          <w:rtl/>
        </w:rPr>
        <w:t>א</w:t>
      </w:r>
      <w:r>
        <w:rPr>
          <w:rtl/>
        </w:rPr>
        <w:t>"</w:t>
      </w:r>
      <w:r w:rsidRPr="00C63571">
        <w:rPr>
          <w:rFonts w:hint="cs"/>
          <w:rtl/>
        </w:rPr>
        <w:t>ד</w:t>
      </w:r>
      <w:r w:rsidRPr="00C63571">
        <w:rPr>
          <w:rtl/>
        </w:rPr>
        <w:t xml:space="preserve">: הא רבי היא, ואפי' פסול דרבנן לית ליה </w:t>
      </w:r>
    </w:p>
    <w:p w14:paraId="1DBF5D66" w14:textId="77777777" w:rsidR="0046556D" w:rsidRDefault="00BD6C4F" w:rsidP="00BD6C4F">
      <w:pPr>
        <w:rPr>
          <w:rtl/>
        </w:rPr>
      </w:pPr>
      <w:r w:rsidRPr="00C63571">
        <w:rPr>
          <w:rFonts w:hint="cs"/>
          <w:rtl/>
        </w:rPr>
        <w:t>וא</w:t>
      </w:r>
      <w:r>
        <w:rPr>
          <w:rtl/>
        </w:rPr>
        <w:t>"</w:t>
      </w:r>
      <w:r w:rsidRPr="00C63571">
        <w:rPr>
          <w:rFonts w:hint="cs"/>
          <w:rtl/>
        </w:rPr>
        <w:t>ד</w:t>
      </w:r>
      <w:r w:rsidRPr="00C63571">
        <w:rPr>
          <w:rtl/>
        </w:rPr>
        <w:t xml:space="preserve">: רבי אית ליה פסול מדרבנן, והא רבנן היא, ולכתחלה הוא דלא, אבל דיעבד - עבודתו כשרה: </w:t>
      </w:r>
    </w:p>
    <w:p w14:paraId="516ED005"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72" w:author="קלוד" w:date="2026-10-06T10:08:36Z"/>
        </w:rPr>
      </w:pPr>
      <w:ins w:id="20071" w:author="קלוד" w:date="2026-10-06T10:08:36Z">
        <w:r>
          <w:t xml:space="preserve">משנה ו</w:t>
        </w:r>
      </w:ins>
    </w:p>
    <w:p w14:paraId="232F31F9" w14:textId="77777777" w:rsidR="00BD6C4F" w:rsidRPr="00A55767" w:rsidRDefault="00BD6C4F" w:rsidP="00BD6C4F">
      <w:pPr>
        <w:pStyle w:val="afff9"/>
        <w:rPr>
          <w:del w:id="20036" w:author="קלוד" w:date="2026-10-06T10:14:23Z"/>
          <w:b/>
          <w:rtl/>
        </w:rPr>
      </w:pPr>
      <w:ins w:id="9812" w:author="מספור קטעי משנה" w:date="2026-10-06T06:45:19Z">
        <w:del w:id="20034" w:author="קלוד" w:date="2026-10-06T10:14:23Z">
          <w:r>
            <w:rPr>
              <w:rStyle w:val="MisparKeta"/>
            </w:rPr>
            <w:delText xml:space="preserve">א. </w:delText>
          </w:r>
        </w:del>
      </w:ins>
      <w:del w:id="20035" w:author="קלוד" w:date="2026-10-06T10:14:23Z">
        <w:r w:rsidRPr="00A55767">
          <w:rPr>
            <w:b/>
            <w:rtl/>
          </w:rPr>
          <w:delText xml:space="preserve">מתני'.</w:delText>
        </w:r>
      </w:del>
    </w:p>
    <w:p w14:paraId="649CF559" w14:textId="77777777" w:rsidR="00BD6C4F" w:rsidRPr="00A55767" w:rsidRDefault="00BD6C4F" w:rsidP="00BD6C4F">
      <w:pPr>
        <w:pStyle w:val="afff9"/>
        <w:spacing w:before="120"/>
        <w:rPr>
          <w:b/>
          <w:rtl/>
        </w:rPr>
        <w:pPrChange w:id="90012" w:author="קלוד" w:date="2026-10-08T12:08:16Z">
          <w:pPr>
            <w:pStyle w:val="afff9"/>
          </w:pPr>
        </w:pPrChange>
      </w:pPr>
      <w:r w:rsidRPr="00A55767">
        <w:rPr>
          <w:b/>
          <w:rtl/>
        </w:rPr>
        <w:t xml:space="preserve">טהור בכלי חרש טמא בכל הכלים, טהור בכל הכלים טמא בכלי חרש: </w:t>
      </w:r>
    </w:p>
    <w:p w14:paraId="747D33A4" w14:textId="77777777" w:rsidR="0046556D" w:rsidRDefault="00BD6C4F" w:rsidP="00BD6C4F">
      <w:pPr>
        <w:jc w:val="center"/>
        <w:rPr>
          <w:rtl/>
        </w:rPr>
      </w:pPr>
      <w:r>
        <w:rPr>
          <w:rFonts w:ascii="BA חניכי הישיבות" w:hAnsi="BA חניכי הישיבות" w:cs="BA חניכי הישיבות"/>
          <w:rtl/>
        </w:rPr>
        <w:t>׻</w:t>
      </w:r>
    </w:p>
    <w:p w14:paraId="02331264" w14:textId="77777777" w:rsidR="0046556D" w:rsidRDefault="00BD6C4F" w:rsidP="00BD6C4F">
      <w:pPr>
        <w:rPr>
          <w:rtl/>
        </w:rPr>
      </w:pPr>
      <w:r w:rsidRPr="00767C59">
        <w:rPr>
          <w:b/>
          <w:bCs/>
          <w:rtl/>
        </w:rPr>
        <w:t>ת"ר</w:t>
      </w:r>
      <w:r w:rsidRPr="00C63571">
        <w:rPr>
          <w:rtl/>
        </w:rPr>
        <w:t>: אויר כלי חרש טמא, וגבו טהור, אויר כל הכלים טהור, וגבן טמא;</w:t>
      </w:r>
    </w:p>
    <w:p w14:paraId="7C554AE2" w14:textId="77777777" w:rsidR="0046556D" w:rsidRDefault="00BD6C4F" w:rsidP="00BD6C4F">
      <w:pPr>
        <w:rPr>
          <w:rtl/>
        </w:rPr>
      </w:pPr>
      <w:r w:rsidRPr="00C63571">
        <w:rPr>
          <w:rtl/>
        </w:rPr>
        <w:t>נמצא טהור בכלי חרש טמא בכל הכלים, טהור בכל הכלים טמא בכלי חרש.</w:t>
      </w:r>
    </w:p>
    <w:p w14:paraId="6F26C805" w14:textId="77777777" w:rsidR="0046556D" w:rsidRDefault="00BD6C4F" w:rsidP="00BD6C4F">
      <w:pPr>
        <w:rPr>
          <w:rtl/>
        </w:rPr>
      </w:pPr>
      <w:r w:rsidRPr="00C63571">
        <w:rPr>
          <w:rFonts w:hint="cs"/>
          <w:rtl/>
        </w:rPr>
        <w:t>מה</w:t>
      </w:r>
      <w:r>
        <w:rPr>
          <w:rtl/>
        </w:rPr>
        <w:t>"</w:t>
      </w:r>
      <w:r w:rsidRPr="00C63571">
        <w:rPr>
          <w:rFonts w:hint="cs"/>
          <w:rtl/>
        </w:rPr>
        <w:t xml:space="preserve">מ </w:t>
      </w:r>
      <w:r w:rsidRPr="00C63571">
        <w:rPr>
          <w:rtl/>
        </w:rPr>
        <w:t>ד</w:t>
      </w:r>
      <w:r w:rsidRPr="00767C59">
        <w:rPr>
          <w:b/>
          <w:bCs/>
          <w:rtl/>
        </w:rPr>
        <w:t>ת"ר</w:t>
      </w:r>
      <w:r w:rsidRPr="00C63571">
        <w:rPr>
          <w:rtl/>
        </w:rPr>
        <w:t xml:space="preserve">: </w:t>
      </w:r>
      <w:r w:rsidRPr="00C63571">
        <w:rPr>
          <w:rFonts w:hint="cs"/>
          <w:rtl/>
        </w:rPr>
        <w:t>'</w:t>
      </w:r>
      <w:r w:rsidRPr="00C63571">
        <w:rPr>
          <w:rtl/>
        </w:rPr>
        <w:t>ת</w:t>
      </w:r>
      <w:r w:rsidR="00BF1CF6">
        <w:rPr>
          <w:rtl/>
        </w:rPr>
        <w:t>וכו#</w:t>
      </w:r>
      <w:r w:rsidRPr="00C63571">
        <w:rPr>
          <w:rtl/>
        </w:rPr>
        <w:t xml:space="preserve"> - ואע</w:t>
      </w:r>
      <w:r>
        <w:rPr>
          <w:rtl/>
        </w:rPr>
        <w:t>"</w:t>
      </w:r>
      <w:r w:rsidRPr="00C63571">
        <w:rPr>
          <w:rtl/>
        </w:rPr>
        <w:t xml:space="preserve">פ שלא נגע, </w:t>
      </w:r>
    </w:p>
    <w:p w14:paraId="3DD46BC4" w14:textId="148CDD48" w:rsidR="0046556D" w:rsidRDefault="00BD6C4F" w:rsidP="00BD6C4F">
      <w:pPr>
        <w:rPr>
          <w:rtl/>
        </w:rPr>
      </w:pPr>
      <w:r>
        <w:rPr>
          <w:rFonts w:hint="cs"/>
          <w:rtl/>
        </w:rPr>
        <w:t xml:space="preserve"> </w:t>
      </w:r>
      <w:r>
        <w:rPr>
          <w:rStyle w:val="2fb"/>
          <w:rFonts w:hint="cs"/>
          <w:rtl/>
          <w:rPrChange w:id="9804" w:author="מנוע אמוראים" w:date="2026-10-05T16:40:54Z">
            <w:rPr>
              <w:rFonts w:hint="cs"/>
              <w:rtl/>
            </w:rPr>
          </w:rPrChange>
        </w:rPr>
        <w:t xml:space="preserve">דריב</w:t>
      </w:r>
      <w:r>
        <w:rPr>
          <w:rStyle w:val="2fb"/>
          <w:rtl/>
          <w:rPrChange w:id="9805" w:author="מנוע אמוראים" w:date="2026-10-05T16:40:54Z">
            <w:rPr>
              <w:rtl/>
            </w:rPr>
          </w:rPrChange>
        </w:rPr>
        <w:t xml:space="preserve">"</w:t>
      </w:r>
      <w:r>
        <w:rPr>
          <w:rStyle w:val="2fb"/>
          <w:rFonts w:hint="cs"/>
          <w:rtl/>
          <w:rPrChange w:id="9806" w:author="מנוע אמוראים" w:date="2026-10-05T16:40:54Z">
            <w:rPr>
              <w:rFonts w:hint="cs"/>
              <w:rtl/>
            </w:rPr>
          </w:rPrChange>
        </w:rPr>
        <w:t xml:space="preserve">א</w:t>
      </w:r>
      <w:r w:rsidRPr="00C63571">
        <w:rPr>
          <w:rtl/>
        </w:rPr>
        <w:t>: מה תוכו האמור לטמא אע</w:t>
      </w:r>
      <w:r>
        <w:rPr>
          <w:rtl/>
        </w:rPr>
        <w:t>"</w:t>
      </w:r>
      <w:r w:rsidRPr="00C63571">
        <w:rPr>
          <w:rtl/>
        </w:rPr>
        <w:t>פ שלא נגע, אף תוכו האמור ליטמא אע</w:t>
      </w:r>
      <w:r>
        <w:rPr>
          <w:rtl/>
        </w:rPr>
        <w:t>"</w:t>
      </w:r>
      <w:r w:rsidRPr="00C63571">
        <w:rPr>
          <w:rtl/>
        </w:rPr>
        <w:t>פ שלא נגע.</w:t>
      </w:r>
    </w:p>
    <w:p w14:paraId="19371319" w14:textId="77777777" w:rsidR="00BD6C4F" w:rsidRPr="00A55767" w:rsidRDefault="00BD6C4F" w:rsidP="00F07436">
      <w:pPr>
        <w:pStyle w:val="afff3"/>
        <w:framePr w:wrap="around"/>
        <w:rPr>
          <w:rtl/>
        </w:rPr>
      </w:pPr>
      <w:r w:rsidRPr="00A55767">
        <w:rPr>
          <w:rFonts w:hint="cs"/>
          <w:rtl/>
        </w:rPr>
        <w:t>כה</w:t>
      </w:r>
    </w:p>
    <w:p w14:paraId="70E47833" w14:textId="77777777" w:rsidR="0046556D" w:rsidRDefault="00BD6C4F" w:rsidP="00BD6C4F">
      <w:pPr>
        <w:rPr>
          <w:rtl/>
        </w:rPr>
      </w:pPr>
      <w:r w:rsidRPr="00C63571">
        <w:rPr>
          <w:rtl/>
        </w:rPr>
        <w:t xml:space="preserve">והתם </w:t>
      </w:r>
      <w:r w:rsidRPr="00C63571">
        <w:rPr>
          <w:rFonts w:hint="cs"/>
          <w:rtl/>
        </w:rPr>
        <w:t>כ</w:t>
      </w:r>
      <w:r w:rsidRPr="00C63571">
        <w:rPr>
          <w:rtl/>
        </w:rPr>
        <w:t xml:space="preserve">רבי יונתן: </w:t>
      </w:r>
      <w:r w:rsidRPr="00C63571">
        <w:rPr>
          <w:rFonts w:hint="cs"/>
          <w:rtl/>
        </w:rPr>
        <w:t>ד</w:t>
      </w:r>
      <w:r w:rsidRPr="00C63571">
        <w:rPr>
          <w:rtl/>
        </w:rPr>
        <w:t>התורה העידה על כלי חרס ואפילו מלא חרדל.</w:t>
      </w:r>
    </w:p>
    <w:p w14:paraId="07E43FBB" w14:textId="77777777" w:rsidR="0046556D" w:rsidRDefault="00BD6C4F" w:rsidP="00BD6C4F">
      <w:pPr>
        <w:rPr>
          <w:rtl/>
        </w:rPr>
      </w:pPr>
      <w:r>
        <w:rPr>
          <w:rtl/>
        </w:rPr>
        <w:t xml:space="preserve">א"ל </w:t>
      </w:r>
      <w:r>
        <w:rPr>
          <w:rStyle w:val="2fb"/>
          <w:rtl/>
          <w:rPrChange w:id="9807" w:author="מנוע אמוראים" w:date="2026-10-05T16:40:54Z">
            <w:rPr>
              <w:rtl/>
            </w:rPr>
          </w:rPrChange>
        </w:rPr>
        <w:t xml:space="preserve">ר</w:t>
      </w:r>
      <w:r>
        <w:rPr>
          <w:rStyle w:val="2fb"/>
          <w:rFonts w:hint="cs"/>
          <w:b/>
          <w:bCs/>
          <w:rtl/>
          <w:rPrChange w:id="9808" w:author="מנוע אמוראים" w:date="2026-10-05T16:40:54Z">
            <w:rPr>
              <w:rFonts w:hint="cs"/>
              <w:b/>
              <w:bCs/>
              <w:rtl/>
            </w:rPr>
          </w:rPrChange>
        </w:rPr>
        <w:t xml:space="preserve">אב</w:t>
      </w:r>
      <w:r>
        <w:rPr>
          <w:rStyle w:val="2fb"/>
          <w:b/>
          <w:bCs/>
          <w:rtl/>
          <w:rPrChange w:id="9809" w:author="מנוע אמוראים" w:date="2026-10-05T16:40:54Z">
            <w:rPr>
              <w:b/>
              <w:bCs/>
              <w:rtl/>
            </w:rPr>
          </w:rPrChange>
        </w:rPr>
        <w:t xml:space="preserve">"</w:t>
      </w:r>
      <w:r>
        <w:rPr>
          <w:rStyle w:val="2fb"/>
          <w:rFonts w:hint="cs"/>
          <w:b/>
          <w:bCs/>
          <w:rtl/>
          <w:rPrChange w:id="9810" w:author="מנוע אמוראים" w:date="2026-10-05T16:40:54Z">
            <w:rPr>
              <w:rFonts w:hint="cs"/>
              <w:b/>
              <w:bCs/>
              <w:rtl/>
            </w:rPr>
          </w:rPrChange>
        </w:rPr>
        <w:t xml:space="preserve">א</w:t>
      </w:r>
      <w:r w:rsidRPr="00C63571">
        <w:rPr>
          <w:rFonts w:hint="cs"/>
          <w:rtl/>
        </w:rPr>
        <w:t xml:space="preserve"> </w:t>
      </w:r>
      <w:r w:rsidRPr="00C63571">
        <w:rPr>
          <w:rtl/>
        </w:rPr>
        <w:t>לרבא: ויהא כלי חרס מיטמא מגבו מק"ו</w:t>
      </w:r>
      <w:r w:rsidRPr="00C63571">
        <w:rPr>
          <w:rFonts w:hint="cs"/>
          <w:rtl/>
        </w:rPr>
        <w:t xml:space="preserve"> ד</w:t>
      </w:r>
      <w:r w:rsidRPr="00C63571">
        <w:rPr>
          <w:rtl/>
        </w:rPr>
        <w:t xml:space="preserve">כל הכלים שאין מיטמאין מאוירן מיטמאין מגבן, </w:t>
      </w:r>
      <w:r w:rsidRPr="00C63571">
        <w:rPr>
          <w:rFonts w:hint="cs"/>
          <w:rtl/>
        </w:rPr>
        <w:t>ל</w:t>
      </w:r>
      <w:r w:rsidRPr="00C63571">
        <w:rPr>
          <w:rtl/>
        </w:rPr>
        <w:t>כלי חרס שמיטמא מאוירו שיטמא מגבו!</w:t>
      </w:r>
    </w:p>
    <w:p w14:paraId="5A6D9E82" w14:textId="77777777" w:rsidR="0046556D" w:rsidRDefault="00BD6C4F" w:rsidP="00BD6C4F">
      <w:pPr>
        <w:rPr>
          <w:rtl/>
        </w:rPr>
      </w:pPr>
      <w:r w:rsidRPr="003017EE">
        <w:rPr>
          <w:rStyle w:val="afffff0"/>
          <w:rFonts w:hint="cs"/>
          <w:rtl/>
        </w:rPr>
        <w:t>'</w:t>
      </w:r>
      <w:r w:rsidRPr="003017EE">
        <w:rPr>
          <w:rStyle w:val="afffff0"/>
          <w:rtl/>
        </w:rPr>
        <w:t>וכל כלי פתוח אשר אין צמיד פתיל עליו</w:t>
      </w:r>
      <w:r w:rsidRPr="003017EE">
        <w:rPr>
          <w:rStyle w:val="afffff0"/>
          <w:rFonts w:hint="cs"/>
          <w:rtl/>
        </w:rPr>
        <w:t>'</w:t>
      </w:r>
      <w:r w:rsidRPr="003017EE">
        <w:rPr>
          <w:rStyle w:val="afffff0"/>
          <w:rtl/>
        </w:rPr>
        <w:t>,</w:t>
      </w:r>
      <w:r w:rsidRPr="00C63571">
        <w:rPr>
          <w:rtl/>
        </w:rPr>
        <w:t xml:space="preserve"> איזהו כלי שטומאתו קודמת לפתחו? </w:t>
      </w:r>
    </w:p>
    <w:p w14:paraId="3A66B632" w14:textId="77777777" w:rsidR="0046556D" w:rsidRDefault="00BD6C4F" w:rsidP="00BD6C4F">
      <w:pPr>
        <w:rPr>
          <w:rtl/>
        </w:rPr>
      </w:pPr>
      <w:r w:rsidRPr="00C63571">
        <w:rPr>
          <w:rtl/>
        </w:rPr>
        <w:t>הוי אומר: זה כלי חרס, וכי אין צמיד פתיל עליו הוא דטמא, הא יש צמיד פתיל עליו - טהור.</w:t>
      </w:r>
    </w:p>
    <w:p w14:paraId="11687542" w14:textId="77777777" w:rsidR="0046556D" w:rsidRDefault="00BD6C4F" w:rsidP="00BD6C4F">
      <w:pPr>
        <w:rPr>
          <w:rtl/>
        </w:rPr>
      </w:pPr>
      <w:r w:rsidRPr="00C63571">
        <w:rPr>
          <w:rtl/>
        </w:rPr>
        <w:t>ויהיו כל הכלים מיטמאין מאוירן מק"ו</w:t>
      </w:r>
      <w:r w:rsidRPr="00C63571">
        <w:rPr>
          <w:rFonts w:hint="cs"/>
          <w:rtl/>
        </w:rPr>
        <w:t xml:space="preserve"> מ</w:t>
      </w:r>
      <w:r w:rsidRPr="00C63571">
        <w:rPr>
          <w:rtl/>
        </w:rPr>
        <w:t xml:space="preserve">כלי חרס שאין מיטמא מגבו מיטמא מאוירו, </w:t>
      </w:r>
      <w:r w:rsidRPr="00C63571">
        <w:rPr>
          <w:rFonts w:hint="cs"/>
          <w:rtl/>
        </w:rPr>
        <w:t>ל</w:t>
      </w:r>
      <w:r w:rsidRPr="00C63571">
        <w:rPr>
          <w:rtl/>
        </w:rPr>
        <w:t xml:space="preserve">כל הכלים שמיטמאין מגבן </w:t>
      </w:r>
      <w:r w:rsidRPr="00C63571">
        <w:rPr>
          <w:rFonts w:hint="cs"/>
          <w:rtl/>
        </w:rPr>
        <w:t>ש</w:t>
      </w:r>
      <w:r w:rsidRPr="00C63571">
        <w:rPr>
          <w:rtl/>
        </w:rPr>
        <w:t>יטמא</w:t>
      </w:r>
      <w:r w:rsidRPr="00C63571">
        <w:rPr>
          <w:rFonts w:hint="cs"/>
          <w:rtl/>
        </w:rPr>
        <w:t>ו</w:t>
      </w:r>
      <w:r w:rsidRPr="00C63571">
        <w:rPr>
          <w:rtl/>
        </w:rPr>
        <w:t xml:space="preserve"> מאוירן!</w:t>
      </w:r>
    </w:p>
    <w:p w14:paraId="6F671753" w14:textId="7B11D218" w:rsidR="0046556D" w:rsidRDefault="00BD6C4F" w:rsidP="00BD6C4F">
      <w:pPr>
        <w:rPr>
          <w:rtl/>
        </w:rPr>
      </w:pPr>
      <w:r w:rsidRPr="00C63571">
        <w:rPr>
          <w:rFonts w:hint="cs"/>
          <w:rtl/>
        </w:rPr>
        <w:lastRenderedPageBreak/>
        <w:t>'</w:t>
      </w:r>
      <w:r w:rsidRPr="00C63571">
        <w:rPr>
          <w:rtl/>
        </w:rPr>
        <w:t>ת</w:t>
      </w:r>
      <w:r w:rsidR="00BF1CF6">
        <w:rPr>
          <w:rtl/>
        </w:rPr>
        <w:t>וכו#</w:t>
      </w:r>
      <w:r w:rsidRPr="00C63571">
        <w:rPr>
          <w:rtl/>
        </w:rPr>
        <w:t xml:space="preserve"> תוכו של זה ולא תוכו של אחר.</w:t>
      </w:r>
      <w:r w:rsidRPr="00C63571">
        <w:rPr>
          <w:rFonts w:hint="cs"/>
          <w:rtl/>
        </w:rPr>
        <w:t xml:space="preserve"> </w:t>
      </w:r>
      <w:r w:rsidRPr="00C63571">
        <w:rPr>
          <w:rtl/>
        </w:rPr>
        <w:t>והני תוכו הא דרשינהו!</w:t>
      </w:r>
    </w:p>
    <w:p w14:paraId="60F6CDC0" w14:textId="77777777" w:rsidR="0046556D" w:rsidRDefault="00BD6C4F" w:rsidP="00BD6C4F">
      <w:pPr>
        <w:rPr>
          <w:rtl/>
        </w:rPr>
      </w:pPr>
      <w:r w:rsidRPr="00C63571">
        <w:rPr>
          <w:rtl/>
        </w:rPr>
        <w:t>ארבעה תוכו כתיבי: תוכו תוך תוכו תוך, חד לגופיה, לג"ש, ולא תוכו של אחר, ולא תוך תוכו, ואפילו כלי שטף.</w:t>
      </w:r>
    </w:p>
    <w:p w14:paraId="77402FAA" w14:textId="77777777" w:rsidR="0046556D" w:rsidRDefault="00BD6C4F" w:rsidP="00BD6C4F">
      <w:pPr>
        <w:rPr>
          <w:rtl/>
        </w:rPr>
      </w:pPr>
      <w:r w:rsidRPr="00C63571">
        <w:rPr>
          <w:rFonts w:hint="cs"/>
          <w:rtl/>
        </w:rPr>
        <w:t>ולא אמרי' ק</w:t>
      </w:r>
      <w:r>
        <w:rPr>
          <w:rtl/>
        </w:rPr>
        <w:t>"</w:t>
      </w:r>
      <w:r w:rsidRPr="00C63571">
        <w:rPr>
          <w:rFonts w:hint="cs"/>
          <w:rtl/>
        </w:rPr>
        <w:t>ו דכל הכלים לא יטמאו מגבן מק</w:t>
      </w:r>
      <w:r>
        <w:rPr>
          <w:rtl/>
        </w:rPr>
        <w:t>"</w:t>
      </w:r>
      <w:r w:rsidRPr="00C63571">
        <w:rPr>
          <w:rFonts w:hint="cs"/>
          <w:rtl/>
        </w:rPr>
        <w:t xml:space="preserve">ו מכלי חרס דמטמא מאוירו ולא מגבו </w:t>
      </w:r>
    </w:p>
    <w:p w14:paraId="747182B1" w14:textId="75B5D2BC" w:rsidR="00BD6C4F" w:rsidRPr="00C63571" w:rsidRDefault="00BD6C4F" w:rsidP="00664445">
      <w:pPr>
        <w:pStyle w:val="afffff"/>
        <w:rPr>
          <w:rtl/>
        </w:rPr>
      </w:pPr>
      <w:r w:rsidRPr="00C63571">
        <w:rPr>
          <w:rFonts w:hint="cs"/>
          <w:rtl/>
        </w:rPr>
        <w:t>ד'</w:t>
      </w:r>
      <w:r>
        <w:rPr>
          <w:rStyle w:val="afffff0"/>
          <w:rtl/>
          <w:rPrChange w:id="9010" w:author="מנוע פסוקים" w:date="2026-10-05T16:37:55Z">
            <w:rPr>
              <w:rtl/>
            </w:rPr>
          </w:rPrChange>
        </w:rPr>
        <w:t xml:space="preserve">וכל כלי פתוח אשר אין צמיד פתיל עליו טמא הוא</w:t>
      </w:r>
      <w:r w:rsidRPr="00C63571">
        <w:rPr>
          <w:rFonts w:hint="cs"/>
          <w:rtl/>
        </w:rPr>
        <w:t>'</w:t>
      </w:r>
      <w:r w:rsidRPr="00C63571">
        <w:rPr>
          <w:rtl/>
        </w:rPr>
        <w:t xml:space="preserve">, </w:t>
      </w:r>
    </w:p>
    <w:p w14:paraId="41AFBCE8" w14:textId="5B62656A" w:rsidR="0046556D" w:rsidRDefault="00BD6C4F" w:rsidP="00BD6C4F">
      <w:pPr>
        <w:rPr>
          <w:rtl/>
        </w:rPr>
      </w:pPr>
      <w:r w:rsidRPr="00C63571">
        <w:rPr>
          <w:rtl/>
        </w:rPr>
        <w:t xml:space="preserve">הוא דכי אין צמיד פתיל עליו - טמא, הא יש צמיד פתיל עליו - טהור, </w:t>
      </w:r>
    </w:p>
    <w:p w14:paraId="0DEEECD2" w14:textId="68D97BBB" w:rsidR="0046556D" w:rsidRDefault="00BD6C4F" w:rsidP="00BD6C4F">
      <w:pPr>
        <w:rPr>
          <w:rtl/>
        </w:rPr>
      </w:pPr>
      <w:r w:rsidRPr="00C63571">
        <w:rPr>
          <w:rtl/>
        </w:rPr>
        <w:t xml:space="preserve">הא כל הכלים, בין שיש צמיד פתיל עליהם בין שאין צמיד פתיל עליהם - מיטמאין: </w:t>
      </w:r>
    </w:p>
    <w:p w14:paraId="21FFF448"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74" w:author="קלוד" w:date="2026-10-06T10:08:36Z"/>
        </w:rPr>
      </w:pPr>
      <w:ins w:id="20073" w:author="קלוד" w:date="2026-10-06T10:08:36Z">
        <w:r>
          <w:t xml:space="preserve">משנה ו</w:t>
        </w:r>
      </w:ins>
    </w:p>
    <w:p w14:paraId="734B2646" w14:textId="77777777" w:rsidR="00BD6C4F" w:rsidRPr="00A55767" w:rsidRDefault="00BD6C4F" w:rsidP="00BD6C4F">
      <w:pPr>
        <w:pStyle w:val="afff9"/>
        <w:rPr>
          <w:del w:id="20036" w:author="קלוד" w:date="2026-10-06T10:08:36Z"/>
          <w:b/>
          <w:rtl/>
        </w:rPr>
      </w:pPr>
      <w:del w:id="20035" w:author="קלוד" w:date="2026-10-06T10:08:36Z">
        <w:r w:rsidRPr="00A55767">
          <w:rPr>
            <w:b/>
            <w:rtl/>
          </w:rPr>
          <w:delText xml:space="preserve">מתני'.</w:delText>
        </w:r>
      </w:del>
    </w:p>
    <w:p w14:paraId="25084D82" w14:textId="77777777" w:rsidR="00BD6C4F" w:rsidRPr="00A55767" w:rsidRDefault="00BD6C4F" w:rsidP="00BD6C4F">
      <w:pPr>
        <w:pStyle w:val="afff9"/>
        <w:spacing w:before="120"/>
        <w:rPr>
          <w:b/>
          <w:rtl/>
        </w:rPr>
        <w:pPrChange w:id="90013" w:author="קלוד" w:date="2026-10-08T12:08:16Z">
          <w:pPr>
            <w:pStyle w:val="afff9"/>
          </w:pPr>
        </w:pPrChange>
      </w:pPr>
      <w:r w:rsidRPr="00A55767">
        <w:rPr>
          <w:b/>
          <w:rtl/>
        </w:rPr>
        <w:t xml:space="preserve">טהור בכלי עץ טמא בכלי מתכות, טהור בכלי מתכות טמא בכלי עץ: </w:t>
      </w:r>
    </w:p>
    <w:p w14:paraId="4A92344A" w14:textId="77777777" w:rsidR="0046556D" w:rsidRDefault="00BD6C4F" w:rsidP="00BD6C4F">
      <w:pPr>
        <w:jc w:val="center"/>
        <w:rPr>
          <w:rtl/>
        </w:rPr>
      </w:pPr>
      <w:r>
        <w:rPr>
          <w:rFonts w:ascii="BA חניכי הישיבות" w:hAnsi="BA חניכי הישיבות" w:cs="BA חניכי הישיבות"/>
          <w:rtl/>
        </w:rPr>
        <w:t>׻</w:t>
      </w:r>
    </w:p>
    <w:p w14:paraId="65ECE055" w14:textId="77777777" w:rsidR="0046556D" w:rsidRDefault="00BD6C4F" w:rsidP="00BD6C4F">
      <w:pPr>
        <w:rPr>
          <w:rtl/>
        </w:rPr>
      </w:pPr>
      <w:r w:rsidRPr="00767C59">
        <w:rPr>
          <w:rFonts w:hint="cs"/>
          <w:b/>
          <w:bCs/>
          <w:rtl/>
        </w:rPr>
        <w:t>ת</w:t>
      </w:r>
      <w:r w:rsidRPr="00767C59">
        <w:rPr>
          <w:b/>
          <w:bCs/>
          <w:rtl/>
        </w:rPr>
        <w:t>"</w:t>
      </w:r>
      <w:r w:rsidRPr="00767C59">
        <w:rPr>
          <w:rFonts w:hint="cs"/>
          <w:b/>
          <w:bCs/>
          <w:rtl/>
        </w:rPr>
        <w:t>ר</w:t>
      </w:r>
      <w:r w:rsidRPr="00C63571">
        <w:rPr>
          <w:rtl/>
        </w:rPr>
        <w:t>: גולמי כלי עץ - טמאין, פשוטיהן - טהורין, גולמי כלי מתכות - טהורין, פשוטיהן - טמאין;</w:t>
      </w:r>
    </w:p>
    <w:p w14:paraId="4B671AD5" w14:textId="77777777" w:rsidR="0046556D" w:rsidRDefault="00BD6C4F" w:rsidP="00BD6C4F">
      <w:pPr>
        <w:rPr>
          <w:rtl/>
        </w:rPr>
      </w:pPr>
      <w:r w:rsidRPr="00C63571">
        <w:rPr>
          <w:rtl/>
        </w:rPr>
        <w:t>נמצא טהור בכלי עץ טמא בכלי מתכות, טהור בכלי מתכות טמא בכלי עץ.</w:t>
      </w:r>
    </w:p>
    <w:p w14:paraId="4D7D442E" w14:textId="77777777" w:rsidR="0046556D" w:rsidRDefault="00BD6C4F" w:rsidP="00BD6C4F">
      <w:pPr>
        <w:rPr>
          <w:rtl/>
        </w:rPr>
      </w:pPr>
      <w:r w:rsidRPr="00C63571">
        <w:rPr>
          <w:rtl/>
        </w:rPr>
        <w:t>• ואלו הן גולמי כלי עץ: כל שעתיד לשוף, לשבץ, לגרר, לכרכב, להטיח בטונס, מחוסר כן או אוגן או אוזן - טמא, מחוסר חטיטה - טהור.</w:t>
      </w:r>
      <w:r w:rsidRPr="00C63571">
        <w:rPr>
          <w:rFonts w:hint="cs"/>
          <w:rtl/>
        </w:rPr>
        <w:t xml:space="preserve"> ואפי' </w:t>
      </w:r>
      <w:r w:rsidRPr="00C63571">
        <w:rPr>
          <w:rtl/>
        </w:rPr>
        <w:t>דחק קפיזא בקבא</w:t>
      </w:r>
      <w:r w:rsidRPr="00C63571">
        <w:rPr>
          <w:rFonts w:hint="cs"/>
          <w:rtl/>
        </w:rPr>
        <w:t xml:space="preserve">[אפ' דדעתו להשלימו] </w:t>
      </w:r>
      <w:r w:rsidRPr="00C63571">
        <w:rPr>
          <w:rtl/>
        </w:rPr>
        <w:t>.</w:t>
      </w:r>
    </w:p>
    <w:p w14:paraId="59AD7AA4" w14:textId="77777777" w:rsidR="00BD6C4F" w:rsidRPr="00A55767" w:rsidRDefault="00BD6C4F" w:rsidP="00F07436">
      <w:pPr>
        <w:pStyle w:val="afff3"/>
        <w:framePr w:wrap="around"/>
        <w:rPr>
          <w:rtl/>
        </w:rPr>
      </w:pPr>
      <w:r w:rsidRPr="00A55767">
        <w:rPr>
          <w:rFonts w:hint="cs"/>
          <w:rtl/>
        </w:rPr>
        <w:t>כה:</w:t>
      </w:r>
    </w:p>
    <w:p w14:paraId="6F46CEED" w14:textId="77777777" w:rsidR="0046556D" w:rsidRDefault="00BD6C4F" w:rsidP="00BD6C4F">
      <w:pPr>
        <w:rPr>
          <w:rtl/>
        </w:rPr>
      </w:pPr>
      <w:r w:rsidRPr="00C63571">
        <w:rPr>
          <w:rtl/>
        </w:rPr>
        <w:t xml:space="preserve">• ואלו הן גולמי כלי מתכות: כל שעתיד לשוף, לשבץ, לגרר, לכרכר, להקיש בקורנס, </w:t>
      </w:r>
    </w:p>
    <w:p w14:paraId="0A7D42C7" w14:textId="7A6CA82C" w:rsidR="0046556D" w:rsidRDefault="00BD6C4F" w:rsidP="00BD6C4F">
      <w:pPr>
        <w:rPr>
          <w:rtl/>
        </w:rPr>
      </w:pPr>
      <w:r w:rsidRPr="00C63571">
        <w:rPr>
          <w:rtl/>
        </w:rPr>
        <w:t>מחוסר כן או אוגן או אוזן - טהור, מחוסר כסוי - טמא.</w:t>
      </w:r>
    </w:p>
    <w:p w14:paraId="02777655" w14:textId="77777777" w:rsidR="0046556D" w:rsidRDefault="00BD6C4F" w:rsidP="00BD6C4F">
      <w:pPr>
        <w:rPr>
          <w:rtl/>
        </w:rPr>
      </w:pPr>
      <w:r>
        <w:rPr>
          <w:rStyle w:val="2fb"/>
          <w:rtl/>
          <w:rPrChange w:id="9811" w:author="מנוע אמוראים" w:date="2026-10-05T16:40:54Z">
            <w:rPr>
              <w:rtl/>
            </w:rPr>
          </w:rPrChange>
        </w:rPr>
        <w:t xml:space="preserve">רי"ו</w:t>
      </w:r>
      <w:r w:rsidRPr="00C63571">
        <w:rPr>
          <w:rtl/>
        </w:rPr>
        <w:t xml:space="preserve"> אמר: הואיל ולכבוד עשויין;</w:t>
      </w:r>
      <w:r w:rsidRPr="00C63571">
        <w:rPr>
          <w:rFonts w:hint="cs"/>
          <w:rtl/>
        </w:rPr>
        <w:t xml:space="preserve">  ונפק</w:t>
      </w:r>
      <w:r>
        <w:rPr>
          <w:rtl/>
        </w:rPr>
        <w:t>"</w:t>
      </w:r>
      <w:r w:rsidRPr="00C63571">
        <w:rPr>
          <w:rFonts w:hint="cs"/>
          <w:rtl/>
        </w:rPr>
        <w:t xml:space="preserve">מ בכלי עצם דככלי עץ </w:t>
      </w:r>
    </w:p>
    <w:p w14:paraId="3C034A89" w14:textId="77777777" w:rsidR="0046556D" w:rsidRDefault="00BD6C4F" w:rsidP="00BD6C4F">
      <w:pPr>
        <w:rPr>
          <w:rtl/>
        </w:rPr>
      </w:pPr>
      <w:r w:rsidRPr="00C63571">
        <w:rPr>
          <w:rtl/>
        </w:rPr>
        <w:t>רב נחמן אמר: הואיל ודמיהן יקרים.</w:t>
      </w:r>
      <w:r w:rsidRPr="00C63571">
        <w:rPr>
          <w:rFonts w:hint="cs"/>
          <w:rtl/>
        </w:rPr>
        <w:t xml:space="preserve"> ולטעמיה ונפק</w:t>
      </w:r>
      <w:r>
        <w:rPr>
          <w:rtl/>
        </w:rPr>
        <w:t>"</w:t>
      </w:r>
      <w:r w:rsidRPr="00C63571">
        <w:rPr>
          <w:rFonts w:hint="cs"/>
          <w:rtl/>
        </w:rPr>
        <w:t xml:space="preserve">מ בכלי עצם ככלי מתכות דמו </w:t>
      </w:r>
    </w:p>
    <w:p w14:paraId="654F3154" w14:textId="77777777" w:rsidR="0046556D" w:rsidRDefault="00BD6C4F" w:rsidP="00BD6C4F">
      <w:pPr>
        <w:rPr>
          <w:rtl/>
        </w:rPr>
      </w:pPr>
      <w:r w:rsidRPr="00C63571">
        <w:rPr>
          <w:rtl/>
        </w:rPr>
        <w:t>מכלל דכלי עצם מקבלי טומאה</w:t>
      </w:r>
      <w:r w:rsidRPr="00C63571">
        <w:rPr>
          <w:rFonts w:hint="cs"/>
          <w:rtl/>
        </w:rPr>
        <w:t xml:space="preserve"> </w:t>
      </w:r>
    </w:p>
    <w:p w14:paraId="2A243FE7" w14:textId="357C87C3" w:rsidR="0046556D" w:rsidRDefault="00BD6C4F" w:rsidP="00BD6C4F">
      <w:pPr>
        <w:rPr>
          <w:rtl/>
        </w:rPr>
      </w:pPr>
      <w:r>
        <w:rPr>
          <w:rStyle w:val="2fb"/>
          <w:rFonts w:hint="cs"/>
          <w:rtl/>
          <w:rPrChange w:id="9812" w:author="מנוע אמוראים" w:date="2026-10-05T16:40:54Z">
            <w:rPr>
              <w:rFonts w:hint="cs"/>
              <w:rtl/>
            </w:rPr>
          </w:rPrChange>
        </w:rPr>
        <w:t xml:space="preserve">כ</w:t>
      </w:r>
      <w:r>
        <w:rPr>
          <w:rStyle w:val="2fb"/>
          <w:rtl/>
          <w:rPrChange w:id="9813" w:author="מנוע אמוראים" w:date="2026-10-05T16:40:54Z">
            <w:rPr>
              <w:rtl/>
            </w:rPr>
          </w:rPrChange>
        </w:rPr>
        <w:t xml:space="preserve">ר</w:t>
      </w:r>
      <w:r>
        <w:rPr>
          <w:rStyle w:val="2fb"/>
          <w:rFonts w:hint="cs"/>
          <w:rtl/>
          <w:rPrChange w:id="9814" w:author="מנוע אמוראים" w:date="2026-10-05T16:40:54Z">
            <w:rPr>
              <w:rFonts w:hint="cs"/>
              <w:rtl/>
            </w:rPr>
          </w:rPrChange>
        </w:rPr>
        <w:t xml:space="preserve">יבשריב</w:t>
      </w:r>
      <w:r>
        <w:rPr>
          <w:rStyle w:val="2fb"/>
          <w:rtl/>
          <w:rPrChange w:id="9815" w:author="מנוע אמוראים" w:date="2026-10-05T16:40:54Z">
            <w:rPr>
              <w:rtl/>
            </w:rPr>
          </w:rPrChange>
        </w:rPr>
        <w:t xml:space="preserve">"</w:t>
      </w:r>
      <w:r>
        <w:rPr>
          <w:rStyle w:val="2fb"/>
          <w:rFonts w:hint="cs"/>
          <w:rtl/>
          <w:rPrChange w:id="9816" w:author="מנוע אמוראים" w:date="2026-10-05T16:40:54Z">
            <w:rPr>
              <w:rFonts w:hint="cs"/>
              <w:rtl/>
            </w:rPr>
          </w:rPrChange>
        </w:rPr>
        <w:t xml:space="preserve">ב</w:t>
      </w:r>
      <w:r w:rsidRPr="00C63571">
        <w:rPr>
          <w:rtl/>
        </w:rPr>
        <w:t xml:space="preserve">: </w:t>
      </w:r>
      <w:r w:rsidRPr="00C63571">
        <w:rPr>
          <w:rFonts w:hint="cs"/>
          <w:rtl/>
        </w:rPr>
        <w:t>ד'</w:t>
      </w:r>
      <w:r>
        <w:rPr>
          <w:rStyle w:val="afffff0"/>
          <w:rtl/>
          <w:rPrChange w:id="9011" w:author="מנוע פסוקים" w:date="2026-10-05T16:37:55Z">
            <w:rPr>
              <w:rtl/>
            </w:rPr>
          </w:rPrChange>
        </w:rPr>
        <w:t xml:space="preserve">וכל מעשה עזים</w:t>
      </w:r>
      <w:r>
        <w:rPr>
          <w:rtl/>
        </w:rPr>
        <w:t xml:space="preserve"> תתחטאו</w:t>
      </w:r>
      <w:r w:rsidRPr="00C63571">
        <w:rPr>
          <w:rFonts w:hint="cs"/>
          <w:rtl/>
        </w:rPr>
        <w:t>'</w:t>
      </w:r>
      <w:r w:rsidRPr="00C63571">
        <w:rPr>
          <w:rtl/>
        </w:rPr>
        <w:t xml:space="preserve"> להביא דבר הבא מן העזים מן הקרנים ומן הטלפים, </w:t>
      </w:r>
    </w:p>
    <w:p w14:paraId="4BB45955" w14:textId="05710D59" w:rsidR="0046556D" w:rsidRDefault="00BD6C4F" w:rsidP="00BD6C4F">
      <w:pPr>
        <w:rPr>
          <w:rtl/>
        </w:rPr>
      </w:pPr>
      <w:r w:rsidRPr="00C63571">
        <w:rPr>
          <w:rFonts w:hint="cs"/>
          <w:rtl/>
        </w:rPr>
        <w:t>'וכל מעשה' ל</w:t>
      </w:r>
      <w:r w:rsidRPr="00C63571">
        <w:rPr>
          <w:rtl/>
        </w:rPr>
        <w:t xml:space="preserve">שאר בהמה וחיה </w:t>
      </w:r>
    </w:p>
    <w:p w14:paraId="60D3F89B" w14:textId="5D19CA13" w:rsidR="0046556D" w:rsidRDefault="00BD6C4F" w:rsidP="00BD6C4F">
      <w:pPr>
        <w:rPr>
          <w:rtl/>
        </w:rPr>
      </w:pPr>
      <w:r w:rsidRPr="00C63571">
        <w:rPr>
          <w:rFonts w:hint="cs"/>
          <w:rtl/>
        </w:rPr>
        <w:t xml:space="preserve">'עזים' </w:t>
      </w:r>
      <w:r w:rsidRPr="00C63571">
        <w:rPr>
          <w:rtl/>
        </w:rPr>
        <w:t xml:space="preserve">פרט לעופות: </w:t>
      </w:r>
    </w:p>
    <w:p w14:paraId="3EF52D46"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76" w:author="קלוד" w:date="2026-10-06T10:08:36Z"/>
        </w:rPr>
      </w:pPr>
      <w:ins w:id="20075" w:author="קלוד" w:date="2026-10-06T10:08:36Z">
        <w:r>
          <w:t xml:space="preserve">משנה ו</w:t>
        </w:r>
      </w:ins>
    </w:p>
    <w:p w14:paraId="5ED69D89" w14:textId="77777777" w:rsidR="00BD6C4F" w:rsidRPr="00A55767" w:rsidRDefault="00BD6C4F" w:rsidP="00BD6C4F">
      <w:pPr>
        <w:pStyle w:val="afff9"/>
        <w:rPr>
          <w:del w:id="20039" w:author="קלוד" w:date="2026-10-06T10:14:23Z"/>
          <w:b/>
          <w:rtl/>
        </w:rPr>
      </w:pPr>
      <w:ins w:id="9813" w:author="מספור קטעי משנה" w:date="2026-10-06T06:45:19Z">
        <w:del w:id="20037" w:author="קלוד" w:date="2026-10-06T10:14:23Z">
          <w:r>
            <w:rPr>
              <w:rStyle w:val="MisparKeta"/>
            </w:rPr>
            <w:delText xml:space="preserve">א. </w:delText>
          </w:r>
        </w:del>
      </w:ins>
      <w:del w:id="20038" w:author="קלוד" w:date="2026-10-06T10:14:23Z">
        <w:r w:rsidRPr="00A55767">
          <w:rPr>
            <w:b/>
            <w:rtl/>
          </w:rPr>
          <w:delText xml:space="preserve">מתני'.</w:delText>
        </w:r>
      </w:del>
    </w:p>
    <w:p w14:paraId="6A667911" w14:textId="77777777" w:rsidR="00BD6C4F" w:rsidRPr="00A55767" w:rsidRDefault="00BD6C4F" w:rsidP="00BD6C4F">
      <w:pPr>
        <w:pStyle w:val="afff9"/>
        <w:spacing w:before="120"/>
        <w:rPr>
          <w:b/>
          <w:rtl/>
        </w:rPr>
        <w:pPrChange w:id="90014" w:author="קלוד" w:date="2026-10-08T12:08:16Z">
          <w:pPr>
            <w:pStyle w:val="afff9"/>
          </w:pPr>
        </w:pPrChange>
      </w:pPr>
      <w:r w:rsidRPr="00A55767">
        <w:rPr>
          <w:b/>
          <w:rtl/>
        </w:rPr>
        <w:t xml:space="preserve">החייב בשקדים המרים פטור במתוקים, החייב במתוקים פטור במרים: </w:t>
      </w:r>
    </w:p>
    <w:p w14:paraId="783F7B61" w14:textId="77777777" w:rsidR="0046556D" w:rsidRDefault="00BD6C4F" w:rsidP="00BD6C4F">
      <w:pPr>
        <w:jc w:val="center"/>
        <w:rPr>
          <w:rtl/>
        </w:rPr>
      </w:pPr>
      <w:r>
        <w:rPr>
          <w:rFonts w:ascii="BA חניכי הישיבות" w:hAnsi="BA חניכי הישיבות" w:cs="BA חניכי הישיבות"/>
          <w:rtl/>
        </w:rPr>
        <w:t>׻</w:t>
      </w:r>
    </w:p>
    <w:p w14:paraId="366D4242" w14:textId="77777777" w:rsidR="0046556D" w:rsidRDefault="00BD6C4F" w:rsidP="00BD6C4F">
      <w:pPr>
        <w:rPr>
          <w:rtl/>
        </w:rPr>
      </w:pPr>
      <w:r w:rsidRPr="00767C59">
        <w:rPr>
          <w:b/>
          <w:bCs/>
          <w:rtl/>
        </w:rPr>
        <w:t>ת"ר</w:t>
      </w:r>
      <w:r w:rsidRPr="00C63571">
        <w:rPr>
          <w:rtl/>
        </w:rPr>
        <w:t>: שקדים המרים - קטנים חייבין, גדולים פטורין, מתוקים - גדולים חייבין, קטנים פטורין;</w:t>
      </w:r>
    </w:p>
    <w:p w14:paraId="1893A7EF" w14:textId="77777777" w:rsidR="0046556D" w:rsidRDefault="00BD6C4F" w:rsidP="00BD6C4F">
      <w:pPr>
        <w:rPr>
          <w:rtl/>
        </w:rPr>
      </w:pPr>
      <w:r>
        <w:rPr>
          <w:rStyle w:val="2fb"/>
          <w:rtl/>
          <w:rPrChange w:id="9817" w:author="מנוע אמוראים" w:date="2026-10-05T16:40:54Z">
            <w:rPr>
              <w:rtl/>
            </w:rPr>
          </w:rPrChange>
        </w:rPr>
        <w:t xml:space="preserve">ר</w:t>
      </w:r>
      <w:r>
        <w:rPr>
          <w:rStyle w:val="2fb"/>
          <w:rFonts w:hint="cs"/>
          <w:rtl/>
          <w:rPrChange w:id="9818" w:author="מנוע אמוראים" w:date="2026-10-05T16:40:54Z">
            <w:rPr>
              <w:rFonts w:hint="cs"/>
              <w:rtl/>
            </w:rPr>
          </w:rPrChange>
        </w:rPr>
        <w:t xml:space="preserve">יב</w:t>
      </w:r>
      <w:r>
        <w:rPr>
          <w:rStyle w:val="2fb"/>
          <w:rtl/>
          <w:rPrChange w:id="9819" w:author="מנוע אמוראים" w:date="2026-10-05T16:40:54Z">
            <w:rPr>
              <w:rtl/>
            </w:rPr>
          </w:rPrChange>
        </w:rPr>
        <w:t xml:space="preserve">"</w:t>
      </w:r>
      <w:r>
        <w:rPr>
          <w:rStyle w:val="2fb"/>
          <w:rFonts w:hint="cs"/>
          <w:rtl/>
          <w:rPrChange w:id="9820" w:author="מנוע אמוראים" w:date="2026-10-05T16:40:54Z">
            <w:rPr>
              <w:rFonts w:hint="cs"/>
              <w:rtl/>
            </w:rPr>
          </w:rPrChange>
        </w:rPr>
        <w:t xml:space="preserve">י</w:t>
      </w:r>
      <w:r>
        <w:rPr>
          <w:rFonts w:hint="cs"/>
          <w:rtl/>
        </w:rPr>
        <w:t xml:space="preserve"> מאביו:</w:t>
      </w:r>
      <w:r w:rsidRPr="00C63571">
        <w:rPr>
          <w:rtl/>
        </w:rPr>
        <w:t xml:space="preserve"> זה וזה לפטור, ואמרי לה: זה וזה לחיוב.</w:t>
      </w:r>
    </w:p>
    <w:p w14:paraId="739E3A03" w14:textId="416A2454" w:rsidR="0046556D" w:rsidRDefault="00BD6C4F" w:rsidP="00BD6C4F">
      <w:pPr>
        <w:rPr>
          <w:rtl/>
        </w:rPr>
      </w:pPr>
      <w:r w:rsidRPr="00C63571">
        <w:rPr>
          <w:rtl/>
        </w:rPr>
        <w:t>אמר רבי אלעא: הורה רבי חנינא בצפורי כדברי האומר זה וזה לפטור.</w:t>
      </w:r>
    </w:p>
    <w:p w14:paraId="18247C27" w14:textId="200073CC" w:rsidR="0046556D" w:rsidRDefault="00BD6C4F" w:rsidP="00BD6C4F">
      <w:pPr>
        <w:rPr>
          <w:rtl/>
        </w:rPr>
      </w:pPr>
      <w:r w:rsidRPr="00C63571">
        <w:rPr>
          <w:rFonts w:hint="cs"/>
          <w:rtl/>
        </w:rPr>
        <w:t>ולמ</w:t>
      </w:r>
      <w:r>
        <w:rPr>
          <w:rtl/>
        </w:rPr>
        <w:t>"</w:t>
      </w:r>
      <w:r w:rsidRPr="00C63571">
        <w:rPr>
          <w:rFonts w:hint="cs"/>
          <w:rtl/>
        </w:rPr>
        <w:t xml:space="preserve">ד </w:t>
      </w:r>
      <w:r w:rsidRPr="00C63571">
        <w:rPr>
          <w:rtl/>
        </w:rPr>
        <w:t xml:space="preserve"> זה וזה לחיוב</w:t>
      </w:r>
      <w:r w:rsidRPr="00C63571">
        <w:rPr>
          <w:rFonts w:hint="cs"/>
          <w:rtl/>
        </w:rPr>
        <w:t xml:space="preserve"> - גדולים חזו למתקן ע</w:t>
      </w:r>
      <w:r>
        <w:rPr>
          <w:rtl/>
        </w:rPr>
        <w:t>"</w:t>
      </w:r>
      <w:r w:rsidRPr="00C63571">
        <w:rPr>
          <w:rFonts w:hint="cs"/>
          <w:rtl/>
        </w:rPr>
        <w:t xml:space="preserve">י האור </w:t>
      </w:r>
    </w:p>
    <w:p w14:paraId="4ABBAFC5"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78" w:author="קלוד" w:date="2026-10-06T10:08:36Z"/>
        </w:rPr>
      </w:pPr>
      <w:ins w:id="20077" w:author="קלוד" w:date="2026-10-06T10:08:36Z">
        <w:r>
          <w:t xml:space="preserve">משנה ז</w:t>
        </w:r>
      </w:ins>
    </w:p>
    <w:p w14:paraId="1D52FCF9" w14:textId="77777777" w:rsidR="00BD6C4F" w:rsidRPr="00A55767" w:rsidRDefault="00BD6C4F" w:rsidP="00BD6C4F">
      <w:pPr>
        <w:pStyle w:val="afff9"/>
        <w:rPr>
          <w:del w:id="20042" w:author="קלוד" w:date="2026-10-06T10:14:23Z"/>
          <w:b/>
          <w:rtl/>
        </w:rPr>
      </w:pPr>
      <w:ins w:id="9814" w:author="מספור קטעי משנה" w:date="2026-10-06T06:45:19Z">
        <w:del w:id="20040" w:author="קלוד" w:date="2026-10-06T10:14:23Z">
          <w:r>
            <w:rPr>
              <w:rStyle w:val="MisparKeta"/>
            </w:rPr>
            <w:delText xml:space="preserve">ג. </w:delText>
          </w:r>
        </w:del>
      </w:ins>
      <w:del w:id="20041" w:author="קלוד" w:date="2026-10-06T10:14:23Z">
        <w:r w:rsidRPr="00A55767">
          <w:rPr>
            <w:b/>
            <w:rtl/>
          </w:rPr>
          <w:delText xml:space="preserve">מתני'.</w:delText>
        </w:r>
      </w:del>
    </w:p>
    <w:p w14:paraId="13BF9F39" w14:textId="77777777" w:rsidR="00BD6C4F" w:rsidRPr="00A55767" w:rsidRDefault="00BD6C4F" w:rsidP="00BD6C4F">
      <w:pPr>
        <w:pStyle w:val="afff9"/>
        <w:spacing w:before="120"/>
        <w:rPr>
          <w:b/>
          <w:rtl/>
        </w:rPr>
        <w:pPrChange w:id="90015" w:author="קלוד" w:date="2026-10-08T12:08:16Z">
          <w:pPr>
            <w:pStyle w:val="afff9"/>
          </w:pPr>
        </w:pPrChange>
      </w:pPr>
      <w:r w:rsidRPr="00A55767">
        <w:rPr>
          <w:b/>
          <w:rtl/>
        </w:rPr>
        <w:t xml:space="preserve">התמד, עד שלא החמיץ אינו ניקח בכסף מעשר ופוסל את המקוה, </w:t>
      </w:r>
    </w:p>
    <w:p w14:paraId="394BFB1D" w14:textId="4C672550" w:rsidR="00BD6C4F" w:rsidRPr="00A55767" w:rsidRDefault="00BD6C4F" w:rsidP="00BD6C4F">
      <w:pPr>
        <w:pStyle w:val="afff9"/>
        <w:rPr>
          <w:b/>
          <w:rtl/>
        </w:rPr>
      </w:pPr>
      <w:r w:rsidRPr="00A55767">
        <w:rPr>
          <w:rFonts w:hint="cs"/>
          <w:b/>
          <w:rtl/>
        </w:rPr>
        <w:t xml:space="preserve">  </w:t>
      </w:r>
      <w:r w:rsidRPr="00A55767">
        <w:rPr>
          <w:b/>
          <w:rtl/>
        </w:rPr>
        <w:t>משהחמיץ - ניקח בכסף מעשר ואינו פוסל את המקוה.</w:t>
      </w:r>
    </w:p>
    <w:p w14:paraId="32ED6439" w14:textId="77777777" w:rsidR="00BD6C4F" w:rsidRPr="00A55767" w:rsidRDefault="00BD6C4F" w:rsidP="00BD6C4F">
      <w:pPr>
        <w:pStyle w:val="afff9"/>
        <w:rPr>
          <w:b/>
          <w:rtl/>
        </w:rPr>
      </w:pPr>
      <w:r w:rsidRPr="00A55767">
        <w:rPr>
          <w:b/>
          <w:rtl/>
        </w:rPr>
        <w:t xml:space="preserve">האחין השותפין, כשחייבין בקלבון פטורין ממעשר בהמה, </w:t>
      </w:r>
    </w:p>
    <w:p w14:paraId="582AACA2" w14:textId="2C0F3D7D" w:rsidR="00BD6C4F" w:rsidRPr="00A55767" w:rsidRDefault="00BD6C4F" w:rsidP="00BD6C4F">
      <w:pPr>
        <w:pStyle w:val="afff9"/>
        <w:rPr>
          <w:b/>
          <w:rtl/>
        </w:rPr>
      </w:pPr>
      <w:r w:rsidRPr="00A55767">
        <w:rPr>
          <w:rFonts w:hint="cs"/>
          <w:b/>
          <w:rtl/>
        </w:rPr>
        <w:lastRenderedPageBreak/>
        <w:t xml:space="preserve">   </w:t>
      </w:r>
      <w:r w:rsidRPr="00A55767">
        <w:rPr>
          <w:b/>
          <w:rtl/>
        </w:rPr>
        <w:t xml:space="preserve">כשחייבין במעשר בהמה פטורין מן הקלבון: </w:t>
      </w:r>
    </w:p>
    <w:p w14:paraId="782D9917" w14:textId="77777777" w:rsidR="0046556D" w:rsidRDefault="00BD6C4F" w:rsidP="00BD6C4F">
      <w:pPr>
        <w:jc w:val="center"/>
        <w:rPr>
          <w:rtl/>
        </w:rPr>
      </w:pPr>
      <w:r>
        <w:rPr>
          <w:rFonts w:ascii="BA חניכי הישיבות" w:hAnsi="BA חניכי הישיבות" w:cs="BA חניכי הישיבות"/>
          <w:rtl/>
        </w:rPr>
        <w:t>׻</w:t>
      </w:r>
    </w:p>
    <w:p w14:paraId="08570A2F" w14:textId="77777777" w:rsidR="0046556D" w:rsidRDefault="00BD6C4F" w:rsidP="00BD6C4F">
      <w:pPr>
        <w:rPr>
          <w:rtl/>
        </w:rPr>
      </w:pPr>
      <w:r w:rsidRPr="00C63571">
        <w:rPr>
          <w:rtl/>
        </w:rPr>
        <w:t>מתני</w:t>
      </w:r>
      <w:r w:rsidRPr="00C63571">
        <w:rPr>
          <w:rFonts w:hint="cs"/>
          <w:rtl/>
        </w:rPr>
        <w:t>'</w:t>
      </w:r>
      <w:r>
        <w:rPr>
          <w:rtl/>
        </w:rPr>
        <w:t xml:space="preserve"> לא </w:t>
      </w:r>
      <w:r>
        <w:rPr>
          <w:rStyle w:val="2fb"/>
          <w:rtl/>
          <w:rPrChange w:id="9821" w:author="מנוע אמוראים" w:date="2026-10-05T16:40:54Z">
            <w:rPr>
              <w:rtl/>
            </w:rPr>
          </w:rPrChange>
        </w:rPr>
        <w:t xml:space="preserve">ר</w:t>
      </w:r>
      <w:r>
        <w:rPr>
          <w:rStyle w:val="2fb"/>
          <w:rtl/>
          <w:rPrChange w:id="9822" w:author="מנוע אמוראים" w:date="2026-10-05T16:40:54Z">
            <w:rPr>
              <w:rtl/>
            </w:rPr>
          </w:rPrChange>
        </w:rPr>
        <w:t xml:space="preserve">"</w:t>
      </w:r>
      <w:r>
        <w:rPr>
          <w:rStyle w:val="2fb"/>
          <w:rFonts w:hint="cs"/>
          <w:rtl/>
          <w:rPrChange w:id="9823" w:author="מנוע אמוראים" w:date="2026-10-05T16:40:54Z">
            <w:rPr>
              <w:rFonts w:hint="cs"/>
              <w:rtl/>
            </w:rPr>
          </w:rPrChange>
        </w:rPr>
        <w:t xml:space="preserve">י</w:t>
      </w:r>
      <w:r>
        <w:rPr>
          <w:rFonts w:hint="cs"/>
          <w:rtl/>
        </w:rPr>
        <w:t xml:space="preserve"> </w:t>
      </w:r>
      <w:r w:rsidRPr="00C63571">
        <w:rPr>
          <w:rtl/>
        </w:rPr>
        <w:t>ולא רבנן!</w:t>
      </w:r>
      <w:r w:rsidRPr="00C63571">
        <w:rPr>
          <w:rFonts w:hint="cs"/>
          <w:rtl/>
        </w:rPr>
        <w:t xml:space="preserve">  - </w:t>
      </w:r>
      <w:r>
        <w:rPr>
          <w:rtl/>
        </w:rPr>
        <w:t xml:space="preserve">דתניא: המתמד ונתן מים במדה ומצא כדי מדתו פטור, </w:t>
      </w:r>
      <w:r>
        <w:rPr>
          <w:rStyle w:val="2fb"/>
          <w:rtl/>
          <w:rPrChange w:id="9824" w:author="מנוע אמוראים" w:date="2026-10-05T16:40:54Z">
            <w:rPr>
              <w:rtl/>
            </w:rPr>
          </w:rPrChange>
        </w:rPr>
        <w:t xml:space="preserve">ור</w:t>
      </w:r>
      <w:r>
        <w:rPr>
          <w:rStyle w:val="2fb"/>
          <w:rtl/>
          <w:rPrChange w:id="9825" w:author="מנוע אמוראים" w:date="2026-10-05T16:40:54Z">
            <w:rPr>
              <w:rtl/>
            </w:rPr>
          </w:rPrChange>
        </w:rPr>
        <w:t xml:space="preserve">"</w:t>
      </w:r>
      <w:r>
        <w:rPr>
          <w:rStyle w:val="2fb"/>
          <w:rFonts w:hint="cs"/>
          <w:rtl/>
          <w:rPrChange w:id="9826" w:author="מנוע אמוראים" w:date="2026-10-05T16:40:54Z">
            <w:rPr>
              <w:rFonts w:hint="cs"/>
              <w:rtl/>
            </w:rPr>
          </w:rPrChange>
        </w:rPr>
        <w:t xml:space="preserve">י</w:t>
      </w:r>
      <w:r>
        <w:rPr>
          <w:rFonts w:hint="cs"/>
          <w:rtl/>
        </w:rPr>
        <w:t xml:space="preserve"> מחייב </w:t>
      </w:r>
    </w:p>
    <w:p w14:paraId="0E2E663F" w14:textId="77777777" w:rsidR="0046556D" w:rsidRDefault="00BD6C4F" w:rsidP="00BD6C4F">
      <w:pPr>
        <w:rPr>
          <w:rtl/>
        </w:rPr>
      </w:pPr>
      <w:r w:rsidRPr="00C63571">
        <w:rPr>
          <w:rFonts w:hint="cs"/>
          <w:rtl/>
        </w:rPr>
        <w:t>אי רבנן אע</w:t>
      </w:r>
      <w:r>
        <w:rPr>
          <w:rtl/>
        </w:rPr>
        <w:t>"</w:t>
      </w:r>
      <w:r>
        <w:rPr>
          <w:rFonts w:hint="cs"/>
          <w:rtl/>
        </w:rPr>
        <w:t xml:space="preserve">ג שהחציץ אי </w:t>
      </w:r>
      <w:r>
        <w:rPr>
          <w:rStyle w:val="2fb"/>
          <w:rFonts w:hint="cs"/>
          <w:rtl/>
          <w:rPrChange w:id="9827" w:author="מנוע אמוראים" w:date="2026-10-05T16:40:54Z">
            <w:rPr>
              <w:rFonts w:hint="cs"/>
              <w:rtl/>
            </w:rPr>
          </w:rPrChange>
        </w:rPr>
        <w:t xml:space="preserve">ר</w:t>
      </w:r>
      <w:r>
        <w:rPr>
          <w:rStyle w:val="2fb"/>
          <w:rtl/>
          <w:rPrChange w:id="9828" w:author="מנוע אמוראים" w:date="2026-10-05T16:40:54Z">
            <w:rPr>
              <w:rtl/>
            </w:rPr>
          </w:rPrChange>
        </w:rPr>
        <w:t xml:space="preserve">"</w:t>
      </w:r>
      <w:r>
        <w:rPr>
          <w:rStyle w:val="2fb"/>
          <w:rFonts w:hint="cs"/>
          <w:rtl/>
          <w:rPrChange w:id="9829" w:author="מנוע אמוראים" w:date="2026-10-05T16:40:54Z">
            <w:rPr>
              <w:rFonts w:hint="cs"/>
              <w:rtl/>
            </w:rPr>
          </w:rPrChange>
        </w:rPr>
        <w:t xml:space="preserve">י</w:t>
      </w:r>
      <w:r>
        <w:rPr>
          <w:rFonts w:hint="cs"/>
          <w:rtl/>
        </w:rPr>
        <w:t xml:space="preserve"> אע</w:t>
      </w:r>
      <w:r>
        <w:rPr>
          <w:rtl/>
        </w:rPr>
        <w:t>"</w:t>
      </w:r>
      <w:r w:rsidRPr="00C63571">
        <w:rPr>
          <w:rFonts w:hint="cs"/>
          <w:rtl/>
        </w:rPr>
        <w:t xml:space="preserve">ג דלא החמיץ </w:t>
      </w:r>
    </w:p>
    <w:p w14:paraId="25154911" w14:textId="77777777" w:rsidR="00BD6C4F" w:rsidRPr="00A55767" w:rsidRDefault="00BD6C4F" w:rsidP="00F07436">
      <w:pPr>
        <w:pStyle w:val="afff3"/>
        <w:framePr w:wrap="around"/>
        <w:rPr>
          <w:rtl/>
        </w:rPr>
      </w:pPr>
      <w:r w:rsidRPr="00A55767">
        <w:rPr>
          <w:rFonts w:hint="cs"/>
          <w:rtl/>
        </w:rPr>
        <w:t>כו.</w:t>
      </w:r>
    </w:p>
    <w:p w14:paraId="3CA0E446" w14:textId="77777777" w:rsidR="0046556D" w:rsidRDefault="000828F8" w:rsidP="00C62948">
      <w:pPr>
        <w:pStyle w:val="affffb"/>
        <w:rPr>
          <w:rtl/>
        </w:rPr>
      </w:pPr>
      <w:r>
        <w:rPr>
          <w:rtl/>
        </w:rPr>
        <w:t xml:space="preserve">- </w:t>
      </w:r>
      <w:r>
        <w:rPr>
          <w:rFonts w:hint="cs"/>
          <w:rtl/>
        </w:rPr>
        <w:t xml:space="preserve">א. </w:t>
      </w:r>
      <w:r>
        <w:rPr>
          <w:rStyle w:val="2fb"/>
          <w:rFonts w:hint="cs"/>
          <w:rtl/>
          <w:rPrChange w:id="9830" w:author="מנוע אמוראים" w:date="2026-10-05T16:40:54Z">
            <w:rPr>
              <w:rFonts w:hint="cs"/>
              <w:rtl/>
            </w:rPr>
          </w:rPrChange>
        </w:rPr>
        <w:t xml:space="preserve">אר</w:t>
      </w:r>
      <w:r>
        <w:rPr>
          <w:rStyle w:val="2fb"/>
          <w:rtl/>
          <w:rPrChange w:id="9831" w:author="מנוע אמוראים" w:date="2026-10-05T16:40:54Z">
            <w:rPr>
              <w:rtl/>
            </w:rPr>
          </w:rPrChange>
        </w:rPr>
        <w:t xml:space="preserve">"</w:t>
      </w:r>
      <w:r>
        <w:rPr>
          <w:rStyle w:val="2fb"/>
          <w:rFonts w:hint="cs"/>
          <w:rtl/>
          <w:rPrChange w:id="9832" w:author="מנוע אמוראים" w:date="2026-10-05T16:40:54Z">
            <w:rPr>
              <w:rFonts w:hint="cs"/>
              <w:rtl/>
            </w:rPr>
          </w:rPrChange>
        </w:rPr>
        <w:t xml:space="preserve">נ</w:t>
      </w:r>
      <w:r>
        <w:rPr>
          <w:rFonts w:hint="cs"/>
          <w:rtl/>
        </w:rPr>
        <w:t xml:space="preserve"> </w:t>
      </w:r>
      <w:r>
        <w:rPr>
          <w:rStyle w:val="2fb"/>
          <w:rFonts w:hint="cs"/>
          <w:rtl/>
          <w:rPrChange w:id="9833" w:author="מנוע אמוראים" w:date="2026-10-05T16:40:54Z">
            <w:rPr>
              <w:rFonts w:hint="cs"/>
              <w:rtl/>
            </w:rPr>
          </w:rPrChange>
        </w:rPr>
        <w:t xml:space="preserve">מרב</w:t>
      </w:r>
      <w:r>
        <w:rPr>
          <w:rStyle w:val="2fb"/>
          <w:rtl/>
          <w:rPrChange w:id="9834" w:author="מנוע אמוראים" w:date="2026-10-05T16:40:54Z">
            <w:rPr>
              <w:rtl/>
            </w:rPr>
          </w:rPrChange>
        </w:rPr>
        <w:t xml:space="preserve">"</w:t>
      </w:r>
      <w:r>
        <w:rPr>
          <w:rStyle w:val="2fb"/>
          <w:rFonts w:hint="cs"/>
          <w:rtl/>
          <w:rPrChange w:id="9835" w:author="מנוע אמוראים" w:date="2026-10-05T16:40:54Z">
            <w:rPr>
              <w:rFonts w:hint="cs"/>
              <w:rtl/>
            </w:rPr>
          </w:rPrChange>
        </w:rPr>
        <w:t xml:space="preserve">א</w:t>
      </w:r>
      <w:r>
        <w:rPr>
          <w:rFonts w:hint="cs"/>
          <w:rtl/>
        </w:rPr>
        <w:t xml:space="preserve">[וכן </w:t>
      </w:r>
      <w:r>
        <w:rPr>
          <w:rStyle w:val="2fb"/>
          <w:rFonts w:hint="cs"/>
          <w:rtl/>
          <w:rPrChange w:id="9836" w:author="מנוע אמוראים" w:date="2026-10-05T16:40:54Z">
            <w:rPr>
              <w:rFonts w:hint="cs"/>
              <w:rtl/>
            </w:rPr>
          </w:rPrChange>
        </w:rPr>
        <w:t xml:space="preserve">אריב</w:t>
      </w:r>
      <w:r>
        <w:rPr>
          <w:rStyle w:val="2fb"/>
          <w:rtl/>
          <w:rPrChange w:id="9837" w:author="מנוע אמוראים" w:date="2026-10-05T16:40:54Z">
            <w:rPr>
              <w:rtl/>
            </w:rPr>
          </w:rPrChange>
        </w:rPr>
        <w:t xml:space="preserve">"</w:t>
      </w:r>
      <w:r>
        <w:rPr>
          <w:rStyle w:val="2fb"/>
          <w:rFonts w:hint="cs"/>
          <w:rtl/>
          <w:rPrChange w:id="9838" w:author="מנוע אמוראים" w:date="2026-10-05T16:40:54Z">
            <w:rPr>
              <w:rFonts w:hint="cs"/>
              <w:rtl/>
            </w:rPr>
          </w:rPrChange>
        </w:rPr>
        <w:t xml:space="preserve">ח</w:t>
      </w:r>
      <w:r>
        <w:rPr>
          <w:rFonts w:hint="cs"/>
          <w:rtl/>
        </w:rPr>
        <w:t xml:space="preserve">]</w:t>
      </w:r>
      <w:r>
        <w:rPr>
          <w:rtl/>
        </w:rPr>
        <w:t xml:space="preserve">: בשהחמיץ מחלוקת, ומתניתין </w:t>
      </w:r>
      <w:r>
        <w:rPr>
          <w:rStyle w:val="2fb"/>
          <w:rtl/>
          <w:rPrChange w:id="9839" w:author="מנוע אמוראים" w:date="2026-10-05T16:40:54Z">
            <w:rPr>
              <w:rtl/>
            </w:rPr>
          </w:rPrChange>
        </w:rPr>
        <w:t xml:space="preserve">ר</w:t>
      </w:r>
      <w:r>
        <w:rPr>
          <w:rStyle w:val="2fb"/>
          <w:rtl/>
          <w:rPrChange w:id="9840" w:author="מנוע אמוראים" w:date="2026-10-05T16:40:54Z">
            <w:rPr>
              <w:rtl/>
            </w:rPr>
          </w:rPrChange>
        </w:rPr>
        <w:t xml:space="preserve">"</w:t>
      </w:r>
      <w:r>
        <w:rPr>
          <w:rStyle w:val="2fb"/>
          <w:rFonts w:hint="cs"/>
          <w:rtl/>
          <w:rPrChange w:id="9841" w:author="מנוע אמוראים" w:date="2026-10-05T16:40:54Z">
            <w:rPr>
              <w:rFonts w:hint="cs"/>
              <w:rtl/>
            </w:rPr>
          </w:rPrChange>
        </w:rPr>
        <w:t xml:space="preserve">י</w:t>
      </w:r>
    </w:p>
    <w:p w14:paraId="036215C5" w14:textId="77777777" w:rsidR="0046556D" w:rsidRDefault="00BD6C4F" w:rsidP="00BD6C4F">
      <w:pPr>
        <w:rPr>
          <w:rtl/>
        </w:rPr>
      </w:pPr>
      <w:r>
        <w:rPr>
          <w:rtl/>
        </w:rPr>
        <w:t xml:space="preserve">• </w:t>
      </w:r>
      <w:r>
        <w:rPr>
          <w:rStyle w:val="2fb"/>
          <w:rtl/>
          <w:rPrChange w:id="9842" w:author="מנוע אמוראים" w:date="2026-10-05T16:40:54Z">
            <w:rPr>
              <w:rtl/>
            </w:rPr>
          </w:rPrChange>
        </w:rPr>
        <w:t xml:space="preserve">ו</w:t>
      </w:r>
      <w:r>
        <w:rPr>
          <w:rStyle w:val="2fb"/>
          <w:rFonts w:hint="cs"/>
          <w:rtl/>
          <w:rPrChange w:id="9843" w:author="מנוע אמוראים" w:date="2026-10-05T16:40:54Z">
            <w:rPr>
              <w:rFonts w:hint="cs"/>
              <w:rtl/>
            </w:rPr>
          </w:rPrChange>
        </w:rPr>
        <w:t xml:space="preserve">אר</w:t>
      </w:r>
      <w:r>
        <w:rPr>
          <w:rStyle w:val="2fb"/>
          <w:rtl/>
          <w:rPrChange w:id="9844" w:author="מנוע אמוראים" w:date="2026-10-05T16:40:54Z">
            <w:rPr>
              <w:rtl/>
            </w:rPr>
          </w:rPrChange>
        </w:rPr>
        <w:t xml:space="preserve">"</w:t>
      </w:r>
      <w:r>
        <w:rPr>
          <w:rStyle w:val="2fb"/>
          <w:rFonts w:hint="cs"/>
          <w:rtl/>
          <w:rPrChange w:id="9845" w:author="מנוע אמוראים" w:date="2026-10-05T16:40:54Z">
            <w:rPr>
              <w:rFonts w:hint="cs"/>
              <w:rtl/>
            </w:rPr>
          </w:rPrChange>
        </w:rPr>
        <w:t xml:space="preserve">נ</w:t>
      </w:r>
      <w:r>
        <w:rPr>
          <w:rFonts w:hint="cs"/>
          <w:rtl/>
        </w:rPr>
        <w:t xml:space="preserve"> </w:t>
      </w:r>
      <w:r>
        <w:rPr>
          <w:rStyle w:val="2fb"/>
          <w:rFonts w:hint="cs"/>
          <w:rtl/>
          <w:rPrChange w:id="9846" w:author="מנוע אמוראים" w:date="2026-10-05T16:40:54Z">
            <w:rPr>
              <w:rFonts w:hint="cs"/>
              <w:rtl/>
            </w:rPr>
          </w:rPrChange>
        </w:rPr>
        <w:t xml:space="preserve">מרב</w:t>
      </w:r>
      <w:r>
        <w:rPr>
          <w:rStyle w:val="2fb"/>
          <w:rtl/>
          <w:rPrChange w:id="9847" w:author="מנוע אמוראים" w:date="2026-10-05T16:40:54Z">
            <w:rPr>
              <w:rtl/>
            </w:rPr>
          </w:rPrChange>
        </w:rPr>
        <w:t xml:space="preserve">"</w:t>
      </w:r>
      <w:r>
        <w:rPr>
          <w:rStyle w:val="2fb"/>
          <w:rFonts w:hint="cs"/>
          <w:rtl/>
          <w:rPrChange w:id="9848" w:author="מנוע אמוראים" w:date="2026-10-05T16:40:54Z">
            <w:rPr>
              <w:rFonts w:hint="cs"/>
              <w:rtl/>
            </w:rPr>
          </w:rPrChange>
        </w:rPr>
        <w:t xml:space="preserve">א</w:t>
      </w:r>
      <w:r w:rsidRPr="00C63571">
        <w:rPr>
          <w:rtl/>
        </w:rPr>
        <w:t xml:space="preserve">: תמד שלקחו בכסף מעשר ולבסוף החמיץ קנה מעשר, </w:t>
      </w:r>
      <w:r w:rsidRPr="00C63571">
        <w:rPr>
          <w:rFonts w:hint="cs"/>
          <w:rtl/>
        </w:rPr>
        <w:t>ד</w:t>
      </w:r>
      <w:r w:rsidRPr="00C63571">
        <w:rPr>
          <w:rtl/>
        </w:rPr>
        <w:t>איגלאי מילתא למפרע דפר</w:t>
      </w:r>
      <w:r w:rsidRPr="00C63571">
        <w:rPr>
          <w:rFonts w:hint="cs"/>
          <w:rtl/>
        </w:rPr>
        <w:t xml:space="preserve">י </w:t>
      </w:r>
      <w:r w:rsidRPr="00C63571">
        <w:rPr>
          <w:rtl/>
        </w:rPr>
        <w:t>הוא.</w:t>
      </w:r>
    </w:p>
    <w:p w14:paraId="64E9CCDA" w14:textId="77777777" w:rsidR="0046556D" w:rsidRDefault="00BD6C4F" w:rsidP="00BD6C4F">
      <w:pPr>
        <w:rPr>
          <w:rtl/>
        </w:rPr>
      </w:pPr>
      <w:r w:rsidRPr="00C63571">
        <w:rPr>
          <w:rtl/>
        </w:rPr>
        <w:t>אלא מתניתין דקתני החמיץ אין, לא החמיץ לא, דלמא אי שבקיה הוה מחמיץ!</w:t>
      </w:r>
    </w:p>
    <w:p w14:paraId="7864C06D" w14:textId="77777777" w:rsidR="0046556D" w:rsidRDefault="000828F8" w:rsidP="00C62948">
      <w:pPr>
        <w:pStyle w:val="affffb"/>
        <w:rPr>
          <w:rtl/>
        </w:rPr>
      </w:pPr>
      <w:r>
        <w:rPr>
          <w:rtl/>
        </w:rPr>
        <w:t xml:space="preserve">- </w:t>
      </w:r>
      <w:r w:rsidR="00BD6C4F" w:rsidRPr="00C63571">
        <w:rPr>
          <w:rtl/>
        </w:rPr>
        <w:t>אמר רבה: כששייר ממנו בכוס ולא החמיץ.</w:t>
      </w:r>
    </w:p>
    <w:p w14:paraId="4C3711C1" w14:textId="77777777" w:rsidR="0046556D" w:rsidRDefault="00BD6C4F" w:rsidP="00BD6C4F">
      <w:pPr>
        <w:rPr>
          <w:rtl/>
        </w:rPr>
      </w:pPr>
      <w:r w:rsidRPr="00C605F0">
        <w:rPr>
          <w:rFonts w:hint="cs"/>
          <w:b/>
          <w:bCs/>
          <w:rtl/>
        </w:rPr>
        <w:t>ב.</w:t>
      </w:r>
      <w:r w:rsidRPr="00C63571">
        <w:rPr>
          <w:rFonts w:hint="cs"/>
          <w:rtl/>
        </w:rPr>
        <w:t xml:space="preserve"> </w:t>
      </w:r>
      <w:r w:rsidRPr="00C63571">
        <w:rPr>
          <w:rtl/>
        </w:rPr>
        <w:t xml:space="preserve">רבא: </w:t>
      </w:r>
      <w:r>
        <w:rPr>
          <w:rFonts w:hint="cs"/>
          <w:rtl/>
        </w:rPr>
        <w:t xml:space="preserve">הא </w:t>
      </w:r>
      <w:r>
        <w:rPr>
          <w:rStyle w:val="2fb"/>
          <w:rFonts w:hint="cs"/>
          <w:rtl/>
          <w:rPrChange w:id="9849" w:author="מנוע אמוראים" w:date="2026-10-05T16:40:54Z">
            <w:rPr>
              <w:rFonts w:hint="cs"/>
              <w:rtl/>
            </w:rPr>
          </w:rPrChange>
        </w:rPr>
        <w:t xml:space="preserve">כריב</w:t>
      </w:r>
      <w:r>
        <w:rPr>
          <w:rStyle w:val="2fb"/>
          <w:rtl/>
          <w:rPrChange w:id="9850" w:author="מנוע אמוראים" w:date="2026-10-05T16:40:54Z">
            <w:rPr>
              <w:rtl/>
            </w:rPr>
          </w:rPrChange>
        </w:rPr>
        <w:t xml:space="preserve">"</w:t>
      </w:r>
      <w:r>
        <w:rPr>
          <w:rStyle w:val="2fb"/>
          <w:rFonts w:hint="cs"/>
          <w:rtl/>
          <w:rPrChange w:id="9851" w:author="מנוע אמוראים" w:date="2026-10-05T16:40:54Z">
            <w:rPr>
              <w:rFonts w:hint="cs"/>
              <w:rtl/>
            </w:rPr>
          </w:rPrChange>
        </w:rPr>
        <w:t xml:space="preserve">נ</w:t>
      </w:r>
      <w:r>
        <w:rPr>
          <w:rFonts w:hint="cs"/>
          <w:rtl/>
        </w:rPr>
        <w:t xml:space="preserve"> </w:t>
      </w:r>
      <w:r w:rsidRPr="00C63571">
        <w:rPr>
          <w:rtl/>
        </w:rPr>
        <w:t xml:space="preserve">דתנן: ג' לוגין מים חסר קורטוב שנפל לתוכן קורטוב יין ומראיהן כמראה יין ונפלו למקוה - לא פסלוהו, </w:t>
      </w:r>
    </w:p>
    <w:p w14:paraId="77B0F233" w14:textId="5FB6AC91" w:rsidR="0046556D" w:rsidRDefault="00BD6C4F" w:rsidP="00BD6C4F">
      <w:pPr>
        <w:rPr>
          <w:rtl/>
        </w:rPr>
      </w:pPr>
      <w:r w:rsidRPr="00C63571">
        <w:rPr>
          <w:rtl/>
        </w:rPr>
        <w:t>ג' לוגין מים חסר קורטוב שנפל לתוכן קורטוב חלב ומראיהן כמראה מים ונפלו למקוה - לא פסלוהו,</w:t>
      </w:r>
    </w:p>
    <w:p w14:paraId="5A488D9B" w14:textId="7E070D70" w:rsidR="0046556D" w:rsidRDefault="00BD6C4F" w:rsidP="00BD6C4F">
      <w:pPr>
        <w:rPr>
          <w:rtl/>
        </w:rPr>
      </w:pPr>
      <w:r>
        <w:rPr>
          <w:rStyle w:val="2fb"/>
          <w:rtl/>
          <w:rPrChange w:id="9852" w:author="מנוע אמוראים" w:date="2026-10-05T16:40:54Z">
            <w:rPr>
              <w:rtl/>
            </w:rPr>
          </w:rPrChange>
        </w:rPr>
        <w:t xml:space="preserve">ר</w:t>
      </w:r>
      <w:r>
        <w:rPr>
          <w:rStyle w:val="2fb"/>
          <w:rFonts w:hint="cs"/>
          <w:rtl/>
          <w:rPrChange w:id="9853" w:author="מנוע אמוראים" w:date="2026-10-05T16:40:54Z">
            <w:rPr>
              <w:rFonts w:hint="cs"/>
              <w:rtl/>
            </w:rPr>
          </w:rPrChange>
        </w:rPr>
        <w:t xml:space="preserve">יב</w:t>
      </w:r>
      <w:r>
        <w:rPr>
          <w:rStyle w:val="2fb"/>
          <w:rtl/>
          <w:rPrChange w:id="9854" w:author="מנוע אמוראים" w:date="2026-10-05T16:40:54Z">
            <w:rPr>
              <w:rtl/>
            </w:rPr>
          </w:rPrChange>
        </w:rPr>
        <w:t xml:space="preserve">"</w:t>
      </w:r>
      <w:r>
        <w:rPr>
          <w:rStyle w:val="2fb"/>
          <w:rFonts w:hint="cs"/>
          <w:rtl/>
          <w:rPrChange w:id="9855" w:author="מנוע אמוראים" w:date="2026-10-05T16:40:54Z">
            <w:rPr>
              <w:rFonts w:hint="cs"/>
              <w:rtl/>
            </w:rPr>
          </w:rPrChange>
        </w:rPr>
        <w:t xml:space="preserve">נ</w:t>
      </w:r>
      <w:r>
        <w:rPr>
          <w:rFonts w:hint="cs"/>
          <w:rtl/>
        </w:rPr>
        <w:t xml:space="preserve"> </w:t>
      </w:r>
      <w:r w:rsidRPr="00C63571">
        <w:rPr>
          <w:rtl/>
        </w:rPr>
        <w:t>אומר: הכל הולך אחר המראה;</w:t>
      </w:r>
    </w:p>
    <w:p w14:paraId="2C6D4F8C" w14:textId="77777777" w:rsidR="0046556D" w:rsidRDefault="000828F8" w:rsidP="00C62948">
      <w:pPr>
        <w:pStyle w:val="affffb"/>
        <w:rPr>
          <w:rtl/>
        </w:rPr>
      </w:pPr>
      <w:r>
        <w:rPr>
          <w:rtl/>
        </w:rPr>
        <w:t xml:space="preserve">- </w:t>
      </w:r>
      <w:r w:rsidR="00BD6C4F" w:rsidRPr="00C63571">
        <w:rPr>
          <w:rFonts w:hint="cs"/>
          <w:rtl/>
        </w:rPr>
        <w:t>וה</w:t>
      </w:r>
      <w:r w:rsidR="00BD6C4F">
        <w:rPr>
          <w:rtl/>
        </w:rPr>
        <w:t>"</w:t>
      </w:r>
      <w:r w:rsidR="00BD6C4F" w:rsidRPr="00C63571">
        <w:rPr>
          <w:rFonts w:hint="cs"/>
          <w:rtl/>
        </w:rPr>
        <w:t xml:space="preserve">נ </w:t>
      </w:r>
      <w:r w:rsidR="00BD6C4F" w:rsidRPr="00C63571">
        <w:rPr>
          <w:rtl/>
        </w:rPr>
        <w:t>זיל בתר חזותא, וטעמא וחזותא דהאי מיא נינהו.</w:t>
      </w:r>
    </w:p>
    <w:p w14:paraId="78917856" w14:textId="77777777" w:rsidR="0046556D" w:rsidRDefault="00BD6C4F" w:rsidP="00BD6C4F">
      <w:pPr>
        <w:rPr>
          <w:rtl/>
        </w:rPr>
      </w:pPr>
      <w:r>
        <w:rPr>
          <w:rtl/>
        </w:rPr>
        <w:t xml:space="preserve">ופליגא </w:t>
      </w:r>
      <w:r>
        <w:rPr>
          <w:rStyle w:val="2fb"/>
          <w:rtl/>
          <w:rPrChange w:id="9856" w:author="מנוע אמוראים" w:date="2026-10-05T16:40:54Z">
            <w:rPr>
              <w:rtl/>
            </w:rPr>
          </w:rPrChange>
        </w:rPr>
        <w:t xml:space="preserve">דר</w:t>
      </w:r>
      <w:r>
        <w:rPr>
          <w:rStyle w:val="2fb"/>
          <w:rtl/>
          <w:rPrChange w:id="9857" w:author="מנוע אמוראים" w:date="2026-10-05T16:40:54Z">
            <w:rPr>
              <w:rtl/>
            </w:rPr>
          </w:rPrChange>
        </w:rPr>
        <w:t xml:space="preserve">"</w:t>
      </w:r>
      <w:r>
        <w:rPr>
          <w:rStyle w:val="2fb"/>
          <w:rFonts w:hint="cs"/>
          <w:rtl/>
          <w:rPrChange w:id="9858" w:author="מנוע אמוראים" w:date="2026-10-05T16:40:54Z">
            <w:rPr>
              <w:rFonts w:hint="cs"/>
              <w:rtl/>
            </w:rPr>
          </w:rPrChange>
        </w:rPr>
        <w:t xml:space="preserve">א</w:t>
      </w:r>
      <w:r w:rsidRPr="00C63571">
        <w:rPr>
          <w:rtl/>
        </w:rPr>
        <w:t xml:space="preserve">: </w:t>
      </w:r>
      <w:r w:rsidRPr="00C63571">
        <w:rPr>
          <w:rFonts w:hint="cs"/>
          <w:rtl/>
        </w:rPr>
        <w:t>ד</w:t>
      </w:r>
      <w:r w:rsidRPr="00C63571">
        <w:rPr>
          <w:rtl/>
        </w:rPr>
        <w:t xml:space="preserve">הכל מודים שאין מפרישין עליו ממקום אחר אא"כ החמיץ, </w:t>
      </w:r>
      <w:r w:rsidRPr="00C63571">
        <w:rPr>
          <w:rFonts w:hint="cs"/>
          <w:rtl/>
        </w:rPr>
        <w:t>ד</w:t>
      </w:r>
      <w:r w:rsidRPr="00C63571">
        <w:rPr>
          <w:rtl/>
        </w:rPr>
        <w:t>סבר: בלא החמיץ מחלוקת;</w:t>
      </w:r>
    </w:p>
    <w:p w14:paraId="7FC26A35" w14:textId="77777777" w:rsidR="0046556D" w:rsidRDefault="00BD6C4F" w:rsidP="00BD6C4F">
      <w:pPr>
        <w:rPr>
          <w:rtl/>
        </w:rPr>
      </w:pPr>
      <w:r>
        <w:rPr>
          <w:rtl/>
        </w:rPr>
        <w:t xml:space="preserve">ועד כאן לא מחייב </w:t>
      </w:r>
      <w:r>
        <w:rPr>
          <w:rStyle w:val="2fb"/>
          <w:rtl/>
          <w:rPrChange w:id="9859" w:author="מנוע אמוראים" w:date="2026-10-05T16:40:54Z">
            <w:rPr>
              <w:rtl/>
            </w:rPr>
          </w:rPrChange>
        </w:rPr>
        <w:t xml:space="preserve">ר</w:t>
      </w:r>
      <w:r>
        <w:rPr>
          <w:rStyle w:val="2fb"/>
          <w:rtl/>
          <w:rPrChange w:id="9860" w:author="מנוע אמוראים" w:date="2026-10-05T16:40:54Z">
            <w:rPr>
              <w:rtl/>
            </w:rPr>
          </w:rPrChange>
        </w:rPr>
        <w:t xml:space="preserve">"</w:t>
      </w:r>
      <w:r>
        <w:rPr>
          <w:rStyle w:val="2fb"/>
          <w:rFonts w:hint="cs"/>
          <w:rtl/>
          <w:rPrChange w:id="9861" w:author="מנוע אמוראים" w:date="2026-10-05T16:40:54Z">
            <w:rPr>
              <w:rFonts w:hint="cs"/>
              <w:rtl/>
            </w:rPr>
          </w:rPrChange>
        </w:rPr>
        <w:t xml:space="preserve">י</w:t>
      </w:r>
      <w:r>
        <w:rPr>
          <w:rFonts w:hint="cs"/>
          <w:rtl/>
        </w:rPr>
        <w:t xml:space="preserve"> </w:t>
      </w:r>
      <w:r w:rsidRPr="00C63571">
        <w:rPr>
          <w:rtl/>
        </w:rPr>
        <w:t xml:space="preserve">אלא מיניה וביה, אבל מעלמא לא, </w:t>
      </w:r>
      <w:r w:rsidRPr="00C63571">
        <w:rPr>
          <w:rFonts w:hint="cs"/>
          <w:rtl/>
        </w:rPr>
        <w:t>שמאיפריש מן החיוב על הפטור ולהיפך</w:t>
      </w:r>
    </w:p>
    <w:p w14:paraId="607173E7" w14:textId="77777777" w:rsidR="0046556D" w:rsidRDefault="00BD6C4F" w:rsidP="00BD6C4F">
      <w:pPr>
        <w:rPr>
          <w:rtl/>
        </w:rPr>
      </w:pPr>
      <w:r w:rsidRPr="00C63571">
        <w:rPr>
          <w:rFonts w:hint="cs"/>
          <w:rtl/>
        </w:rPr>
        <w:t xml:space="preserve"> </w:t>
      </w:r>
    </w:p>
    <w:p w14:paraId="7B786079" w14:textId="77777777" w:rsidR="00BD6C4F" w:rsidRPr="00A55767" w:rsidRDefault="00BD6C4F" w:rsidP="00F07436">
      <w:pPr>
        <w:pStyle w:val="afff3"/>
        <w:framePr w:wrap="around"/>
        <w:rPr>
          <w:rtl/>
        </w:rPr>
      </w:pPr>
      <w:r w:rsidRPr="00A55767">
        <w:rPr>
          <w:rFonts w:hint="cs"/>
          <w:rtl/>
        </w:rPr>
        <w:t>כו.</w:t>
      </w:r>
    </w:p>
    <w:p w14:paraId="5419EFF3" w14:textId="77777777" w:rsidR="0046556D" w:rsidRDefault="00BD6C4F" w:rsidP="00BD6C4F">
      <w:pPr>
        <w:rPr>
          <w:rtl/>
        </w:rPr>
      </w:pPr>
      <w:r w:rsidRPr="00C63571">
        <w:rPr>
          <w:rtl/>
        </w:rPr>
        <w:t xml:space="preserve">• </w:t>
      </w:r>
      <w:r w:rsidRPr="00767C59">
        <w:rPr>
          <w:b/>
          <w:bCs/>
          <w:rtl/>
        </w:rPr>
        <w:t>ת"ר</w:t>
      </w:r>
      <w:r w:rsidRPr="00C63571">
        <w:rPr>
          <w:rtl/>
        </w:rPr>
        <w:t>: התמד עד שלא החמיץ משיקו במים, משהחמיץ - אין משיקו במים.</w:t>
      </w:r>
    </w:p>
    <w:p w14:paraId="02172FFF" w14:textId="77777777" w:rsidR="0046556D" w:rsidRDefault="00BD6C4F" w:rsidP="00BD6C4F">
      <w:pPr>
        <w:rPr>
          <w:rtl/>
        </w:rPr>
      </w:pPr>
      <w:r w:rsidRPr="00C63571">
        <w:rPr>
          <w:rtl/>
        </w:rPr>
        <w:t>אמר רבא: לא שנו אלא שתמדו במים טהורים ונטמאו, אבל טמאים מעיקרא לא.</w:t>
      </w:r>
    </w:p>
    <w:p w14:paraId="4E9900A2" w14:textId="77777777" w:rsidR="0046556D" w:rsidRDefault="00BD6C4F" w:rsidP="00BD6C4F">
      <w:pPr>
        <w:rPr>
          <w:rtl/>
        </w:rPr>
      </w:pPr>
      <w:r>
        <w:rPr>
          <w:rFonts w:hint="cs"/>
          <w:rtl/>
        </w:rPr>
        <w:t xml:space="preserve">הלך </w:t>
      </w:r>
      <w:r>
        <w:rPr>
          <w:rStyle w:val="2fb"/>
          <w:rFonts w:hint="cs"/>
          <w:rtl/>
          <w:rPrChange w:id="9862" w:author="מנוע אמוראים" w:date="2026-10-05T16:40:54Z">
            <w:rPr>
              <w:rFonts w:hint="cs"/>
              <w:rtl/>
            </w:rPr>
          </w:rPrChange>
        </w:rPr>
        <w:t xml:space="preserve">ר</w:t>
      </w:r>
      <w:r>
        <w:rPr>
          <w:rStyle w:val="2fb"/>
          <w:rtl/>
          <w:rPrChange w:id="9863" w:author="מנוע אמוראים" w:date="2026-10-05T16:40:54Z">
            <w:rPr>
              <w:rtl/>
            </w:rPr>
          </w:rPrChange>
        </w:rPr>
        <w:t xml:space="preserve">"</w:t>
      </w:r>
      <w:r>
        <w:rPr>
          <w:rStyle w:val="2fb"/>
          <w:rFonts w:hint="cs"/>
          <w:rtl/>
          <w:rPrChange w:id="9864" w:author="מנוע אמוראים" w:date="2026-10-05T16:40:54Z">
            <w:rPr>
              <w:rFonts w:hint="cs"/>
              <w:rtl/>
            </w:rPr>
          </w:rPrChange>
        </w:rPr>
        <w:t xml:space="preserve">ג</w:t>
      </w:r>
      <w:r>
        <w:rPr>
          <w:rFonts w:hint="cs"/>
          <w:rtl/>
        </w:rPr>
        <w:t xml:space="preserve"> אמרה לשמעתא לפני רב אשי דמ</w:t>
      </w:r>
      <w:r>
        <w:rPr>
          <w:rtl/>
        </w:rPr>
        <w:t>"</w:t>
      </w:r>
      <w:r w:rsidRPr="00C63571">
        <w:rPr>
          <w:rFonts w:hint="cs"/>
          <w:rtl/>
        </w:rPr>
        <w:t xml:space="preserve">ש טמאין מעיקרא לא כיון דהכל </w:t>
      </w:r>
      <w:r w:rsidRPr="00C63571">
        <w:rPr>
          <w:rtl/>
        </w:rPr>
        <w:t>מבלבלי</w:t>
      </w:r>
      <w:r w:rsidRPr="00C63571">
        <w:rPr>
          <w:rFonts w:hint="cs"/>
          <w:rtl/>
        </w:rPr>
        <w:t xml:space="preserve"> מעורב</w:t>
      </w:r>
      <w:r w:rsidRPr="00C63571">
        <w:rPr>
          <w:rtl/>
        </w:rPr>
        <w:t xml:space="preserve"> </w:t>
      </w:r>
    </w:p>
    <w:p w14:paraId="5EBA2D21" w14:textId="77777777" w:rsidR="0046556D" w:rsidRDefault="00BD6C4F" w:rsidP="00BD6C4F">
      <w:pPr>
        <w:jc w:val="center"/>
        <w:rPr>
          <w:rtl/>
        </w:rPr>
      </w:pPr>
      <w:r>
        <w:rPr>
          <w:rFonts w:ascii="BA חניכי הישיבות" w:hAnsi="BA חניכי הישיבות" w:cs="BA חניכי הישיבות"/>
          <w:rtl/>
        </w:rPr>
        <w:t>׻</w:t>
      </w:r>
    </w:p>
    <w:p w14:paraId="27623982" w14:textId="77777777" w:rsidR="00BD6C4F" w:rsidRPr="00A55767" w:rsidRDefault="00BD6C4F" w:rsidP="00BD6C4F">
      <w:pPr>
        <w:pStyle w:val="afff9"/>
        <w:rPr>
          <w:del w:id="20038" w:author="קלוד" w:date="2026-10-06T10:08:36Z"/>
          <w:b/>
          <w:rtl/>
        </w:rPr>
      </w:pPr>
      <w:del w:id="20037" w:author="קלוד" w:date="2026-10-06T10:08:36Z">
        <w:r w:rsidRPr="00A55767">
          <w:rPr>
            <w:b/>
            <w:rtl/>
          </w:rPr>
          <w:delText xml:space="preserve">מתני'.</w:delText>
        </w:r>
      </w:del>
    </w:p>
    <w:p>
      <w:pPr>
        <w:pStyle w:val="MishnaBatzad"/>
        <w:rPr>
          <w:ins w:id="20002" w:author="קלוד" w:date="2026-10-06T10:43:28Z"/>
        </w:rPr>
      </w:pPr>
      <w:ins w:id="20001" w:author="קלוד" w:date="2026-10-06T10:43:28Z">
        <w:r>
          <w:t xml:space="preserve">משנה ז</w:t>
        </w:r>
      </w:ins>
    </w:p>
    <w:p w14:paraId="7E4506FD" w14:textId="77777777" w:rsidR="00BD6C4F" w:rsidRPr="00A55767" w:rsidRDefault="00BD6C4F" w:rsidP="00BD6C4F">
      <w:pPr>
        <w:pStyle w:val="afff9"/>
        <w:spacing w:before="120"/>
        <w:rPr>
          <w:b/>
          <w:rtl/>
        </w:rPr>
        <w:pPrChange w:id="90016" w:author="קלוד" w:date="2026-10-08T12:08:16Z">
          <w:pPr>
            <w:pStyle w:val="afff9"/>
          </w:pPr>
        </w:pPrChange>
      </w:pPr>
      <w:r w:rsidRPr="00A55767">
        <w:rPr>
          <w:b/>
          <w:rtl/>
        </w:rPr>
        <w:t xml:space="preserve">כל מקום שיש מכר אין קנס, וכל מקום שיש קנס אין מכר: </w:t>
      </w:r>
    </w:p>
    <w:p w14:paraId="392A2527" w14:textId="77777777" w:rsidR="0046556D" w:rsidRDefault="00BD6C4F" w:rsidP="00BD6C4F">
      <w:pPr>
        <w:jc w:val="center"/>
        <w:rPr>
          <w:rtl/>
        </w:rPr>
      </w:pPr>
      <w:r>
        <w:rPr>
          <w:rFonts w:ascii="BA חניכי הישיבות" w:hAnsi="BA חניכי הישיבות" w:cs="BA חניכי הישיבות"/>
          <w:rtl/>
        </w:rPr>
        <w:t>׻</w:t>
      </w:r>
    </w:p>
    <w:p w14:paraId="20E00BC8" w14:textId="77777777" w:rsidR="0046556D" w:rsidRDefault="00BD6C4F" w:rsidP="00BD6C4F">
      <w:pPr>
        <w:rPr>
          <w:rtl/>
        </w:rPr>
      </w:pPr>
      <w:r>
        <w:rPr>
          <w:rStyle w:val="2fb"/>
          <w:rFonts w:hint="cs"/>
          <w:rtl/>
          <w:rPrChange w:id="9865" w:author="מנוע אמוראים" w:date="2026-10-05T16:40:54Z">
            <w:rPr>
              <w:rFonts w:hint="cs"/>
              <w:rtl/>
            </w:rPr>
          </w:rPrChange>
        </w:rPr>
        <w:t xml:space="preserve">אריא</w:t>
      </w:r>
      <w:r>
        <w:rPr>
          <w:rStyle w:val="2fb"/>
          <w:rtl/>
          <w:rPrChange w:id="9866" w:author="מנוע אמוראים" w:date="2026-10-05T16:40:54Z">
            <w:rPr>
              <w:rtl/>
            </w:rPr>
          </w:rPrChange>
        </w:rPr>
        <w:t xml:space="preserve">"</w:t>
      </w:r>
      <w:r>
        <w:rPr>
          <w:rStyle w:val="2fb"/>
          <w:rFonts w:hint="cs"/>
          <w:rtl/>
          <w:rPrChange w:id="9867" w:author="מנוע אמוראים" w:date="2026-10-05T16:40:54Z">
            <w:rPr>
              <w:rFonts w:hint="cs"/>
              <w:rtl/>
            </w:rPr>
          </w:rPrChange>
        </w:rPr>
        <w:t xml:space="preserve">ר</w:t>
      </w:r>
      <w:r>
        <w:rPr>
          <w:rtl/>
        </w:rPr>
        <w:t xml:space="preserve">: זו דברי </w:t>
      </w:r>
      <w:r>
        <w:rPr>
          <w:rStyle w:val="2fb"/>
          <w:rtl/>
          <w:rPrChange w:id="9868" w:author="מנוע אמוראים" w:date="2026-10-05T16:40:54Z">
            <w:rPr>
              <w:rtl/>
            </w:rPr>
          </w:rPrChange>
        </w:rPr>
        <w:t xml:space="preserve">ר"מ</w:t>
      </w:r>
      <w:r>
        <w:rPr>
          <w:rtl/>
        </w:rPr>
        <w:t xml:space="preserve">, אבל חכמים אמרו: יש קנס במקום מכר;</w:t>
      </w:r>
    </w:p>
    <w:p w14:paraId="4E30BD7D" w14:textId="6F9B8EED" w:rsidR="0046556D" w:rsidRDefault="00BD6C4F" w:rsidP="00BD6C4F">
      <w:pPr>
        <w:rPr>
          <w:rtl/>
        </w:rPr>
      </w:pPr>
      <w:r w:rsidRPr="00C63571">
        <w:rPr>
          <w:rFonts w:hint="cs"/>
          <w:rtl/>
        </w:rPr>
        <w:t xml:space="preserve">  </w:t>
      </w:r>
      <w:r w:rsidRPr="00C63571">
        <w:rPr>
          <w:rtl/>
        </w:rPr>
        <w:t xml:space="preserve">דתניא: קטנה מבת יום אחד עד שתביא ב' שערות – </w:t>
      </w:r>
    </w:p>
    <w:p w14:paraId="3EE24957" w14:textId="3DC70313" w:rsidR="0046556D" w:rsidRDefault="00BD6C4F" w:rsidP="00BD6C4F">
      <w:pPr>
        <w:rPr>
          <w:rtl/>
        </w:rPr>
      </w:pPr>
      <w:r>
        <w:rPr>
          <w:rStyle w:val="2fb"/>
          <w:rFonts w:hint="cs"/>
          <w:rtl/>
          <w:rPrChange w:id="9869" w:author="מנוע אמוראים" w:date="2026-10-05T16:40:54Z">
            <w:rPr>
              <w:rFonts w:hint="cs"/>
              <w:rtl/>
            </w:rPr>
          </w:rPrChange>
        </w:rPr>
        <w:t xml:space="preserve">לר</w:t>
      </w:r>
      <w:r>
        <w:rPr>
          <w:rStyle w:val="2fb"/>
          <w:rtl/>
          <w:rPrChange w:id="9870" w:author="מנוע אמוראים" w:date="2026-10-05T16:40:54Z">
            <w:rPr>
              <w:rtl/>
            </w:rPr>
          </w:rPrChange>
        </w:rPr>
        <w:t xml:space="preserve">"</w:t>
      </w:r>
      <w:r>
        <w:rPr>
          <w:rStyle w:val="2fb"/>
          <w:rFonts w:hint="cs"/>
          <w:rtl/>
          <w:rPrChange w:id="9871" w:author="מנוע אמוראים" w:date="2026-10-05T16:40:54Z">
            <w:rPr>
              <w:rFonts w:hint="cs"/>
              <w:rtl/>
            </w:rPr>
          </w:rPrChange>
        </w:rPr>
        <w:t xml:space="preserve">מ</w:t>
      </w:r>
      <w:r>
        <w:rPr>
          <w:rFonts w:hint="cs"/>
          <w:rtl/>
        </w:rPr>
        <w:t xml:space="preserve">: </w:t>
      </w:r>
      <w:r w:rsidRPr="00C63571">
        <w:rPr>
          <w:rtl/>
        </w:rPr>
        <w:t xml:space="preserve">יש לה מכר ואין לה קנס, </w:t>
      </w:r>
    </w:p>
    <w:p w14:paraId="0A245BC9" w14:textId="6CC4B218" w:rsidR="0046556D" w:rsidRDefault="00BD6C4F" w:rsidP="00BD6C4F">
      <w:pPr>
        <w:rPr>
          <w:rtl/>
        </w:rPr>
      </w:pPr>
      <w:r w:rsidRPr="00C63571">
        <w:rPr>
          <w:rFonts w:hint="cs"/>
          <w:rtl/>
        </w:rPr>
        <w:t xml:space="preserve">   </w:t>
      </w:r>
      <w:r w:rsidRPr="00C63571">
        <w:rPr>
          <w:rtl/>
        </w:rPr>
        <w:t xml:space="preserve">משתביא ב' שערות עד שתיבגר - יש לה קנס ואין לה מכר, </w:t>
      </w:r>
    </w:p>
    <w:p w14:paraId="2FE1E4F1" w14:textId="501D4673" w:rsidR="0046556D" w:rsidRDefault="00BD6C4F" w:rsidP="00BD6C4F">
      <w:pPr>
        <w:rPr>
          <w:rtl/>
        </w:rPr>
      </w:pPr>
      <w:r w:rsidRPr="00C63571">
        <w:rPr>
          <w:rFonts w:hint="cs"/>
          <w:rtl/>
        </w:rPr>
        <w:t xml:space="preserve">    </w:t>
      </w:r>
      <w:r w:rsidRPr="00C63571">
        <w:rPr>
          <w:rtl/>
        </w:rPr>
        <w:t>שהיה אומר: כל מקום שיש מכר אין קנס, וכל מקום שיש קנס אין מכר;</w:t>
      </w:r>
    </w:p>
    <w:p w14:paraId="0818D0DD" w14:textId="0E248C89" w:rsidR="0046556D" w:rsidRDefault="00BD6C4F" w:rsidP="00BD6C4F">
      <w:pPr>
        <w:rPr>
          <w:rtl/>
        </w:rPr>
      </w:pPr>
      <w:r w:rsidRPr="00C63571">
        <w:rPr>
          <w:rtl/>
        </w:rPr>
        <w:t>וחכ"א: קטנה מבת ג' שנים ויום אחד עד שתיבגר יש לה קנס</w:t>
      </w:r>
      <w:r w:rsidRPr="00C63571">
        <w:rPr>
          <w:rFonts w:hint="cs"/>
          <w:rtl/>
        </w:rPr>
        <w:t xml:space="preserve"> אף במקום מכר</w:t>
      </w:r>
      <w:r w:rsidRPr="00C63571">
        <w:rPr>
          <w:rtl/>
        </w:rPr>
        <w:t>.</w:t>
      </w:r>
    </w:p>
    <w:p w14:paraId="3B11638F" w14:textId="77777777" w:rsidR="0046556D" w:rsidRDefault="00BD6C4F" w:rsidP="00BD6C4F">
      <w:pPr>
        <w:jc w:val="center"/>
        <w:rPr>
          <w:rtl/>
        </w:rPr>
      </w:pPr>
      <w:r>
        <w:rPr>
          <w:rFonts w:ascii="BA חניכי הישיבות" w:hAnsi="BA חניכי הישיבות" w:cs="BA חניכי הישיבות"/>
          <w:rtl/>
        </w:rPr>
        <w:t>׻</w:t>
      </w:r>
    </w:p>
    <w:p w14:paraId="25254469" w14:textId="77777777" w:rsidR="0046556D" w:rsidRDefault="00BD6C4F" w:rsidP="00BD6C4F">
      <w:pPr>
        <w:jc w:val="center"/>
        <w:rPr>
          <w:rtl/>
        </w:rPr>
      </w:pPr>
      <w:r w:rsidRPr="003251C7">
        <w:rPr>
          <w:rFonts w:ascii="BA  Leukmey Girsa Regular" w:hAnsi="BA  Leukmey Girsa Regular" w:cs="BA  Leukmey Girsa Regular"/>
          <w:color w:val="808080" w:themeColor="background1" w:themeShade="80"/>
          <w:sz w:val="26"/>
          <w:szCs w:val="26"/>
          <w:rtl/>
        </w:rPr>
        <w:t>׹׶</w:t>
      </w:r>
    </w:p>
    <w:p w14:paraId="21BE335B" w14:textId="2B3026AF" w:rsidR="00BD6C4F" w:rsidRPr="00CA39D6" w:rsidRDefault="00BD6C4F" w:rsidP="00BD6C4F">
      <w:pPr>
        <w:pStyle w:val="afff9"/>
        <w:tabs>
          <w:tab w:val="center" w:pos="2835"/>
        </w:tabs>
        <w:rPr>
          <w:del w:id="20040" w:author="קלוד" w:date="2026-10-06T10:08:36Z"/>
          <w:b/>
          <w:rtl/>
        </w:rPr>
      </w:pPr>
      <w:del w:id="20039" w:author="קלוד" w:date="2026-10-06T10:08:36Z">
        <w:r w:rsidRPr="00CA39D6">
          <w:rPr>
            <w:b/>
            <w:rtl/>
          </w:rPr>
          <w:delText xml:space="preserve">מתני'.</w:delText>
        </w:r>
      </w:del>
    </w:p>
    <w:p>
      <w:pPr>
        <w:pStyle w:val="MishnaBatzad"/>
        <w:rPr>
          <w:ins w:id="20004" w:author="קלוד" w:date="2026-10-06T10:43:28Z"/>
        </w:rPr>
      </w:pPr>
      <w:ins w:id="20003" w:author="קלוד" w:date="2026-10-06T10:43:28Z">
        <w:r>
          <w:t xml:space="preserve">משנה ז</w:t>
        </w:r>
      </w:ins>
    </w:p>
    <w:p w14:paraId="18C50147" w14:textId="77777777" w:rsidR="00BD6C4F" w:rsidRPr="00CA39D6" w:rsidRDefault="00BD6C4F" w:rsidP="00BD6C4F">
      <w:pPr>
        <w:pStyle w:val="afff9"/>
        <w:spacing w:before="120"/>
        <w:rPr>
          <w:b/>
          <w:rtl/>
        </w:rPr>
        <w:pPrChange w:id="90017" w:author="קלוד" w:date="2026-10-08T12:08:16Z">
          <w:pPr>
            <w:pStyle w:val="afff9"/>
          </w:pPr>
        </w:pPrChange>
      </w:pPr>
      <w:r w:rsidRPr="00CA39D6">
        <w:rPr>
          <w:b/>
          <w:rtl/>
        </w:rPr>
        <w:t xml:space="preserve">כל מקום שיש מיאון אין חליצה, וכל מקום שיש חליצה אין מיאון: </w:t>
      </w:r>
    </w:p>
    <w:p w14:paraId="58CEC4C0" w14:textId="77777777" w:rsidR="0046556D" w:rsidRDefault="00BD6C4F" w:rsidP="00BD6C4F">
      <w:pPr>
        <w:jc w:val="center"/>
        <w:rPr>
          <w:rtl/>
        </w:rPr>
      </w:pPr>
      <w:r>
        <w:rPr>
          <w:rFonts w:ascii="BA חניכי הישיבות" w:hAnsi="BA חניכי הישיבות" w:cs="BA חניכי הישיבות"/>
          <w:rtl/>
        </w:rPr>
        <w:t>׻</w:t>
      </w:r>
    </w:p>
    <w:p w14:paraId="0F5EF04A" w14:textId="77777777" w:rsidR="0046556D" w:rsidRDefault="00BD6C4F" w:rsidP="00BD6C4F">
      <w:pPr>
        <w:rPr>
          <w:rtl/>
        </w:rPr>
      </w:pPr>
      <w:r>
        <w:rPr>
          <w:rStyle w:val="2fb"/>
          <w:rFonts w:hint="cs"/>
          <w:rtl/>
          <w:rPrChange w:id="9872" w:author="מנוע אמוראים" w:date="2026-10-05T16:40:54Z">
            <w:rPr>
              <w:rFonts w:hint="cs"/>
              <w:rtl/>
            </w:rPr>
          </w:rPrChange>
        </w:rPr>
        <w:t xml:space="preserve">אריא</w:t>
      </w:r>
      <w:r>
        <w:rPr>
          <w:rStyle w:val="2fb"/>
          <w:rtl/>
          <w:rPrChange w:id="9873" w:author="מנוע אמוראים" w:date="2026-10-05T16:40:54Z">
            <w:rPr>
              <w:rtl/>
            </w:rPr>
          </w:rPrChange>
        </w:rPr>
        <w:t xml:space="preserve">"</w:t>
      </w:r>
      <w:r>
        <w:rPr>
          <w:rStyle w:val="2fb"/>
          <w:rFonts w:hint="cs"/>
          <w:rtl/>
          <w:rPrChange w:id="9874" w:author="מנוע אמוראים" w:date="2026-10-05T16:40:54Z">
            <w:rPr>
              <w:rFonts w:hint="cs"/>
              <w:rtl/>
            </w:rPr>
          </w:rPrChange>
        </w:rPr>
        <w:t xml:space="preserve">ר</w:t>
      </w:r>
      <w:r>
        <w:rPr>
          <w:rtl/>
        </w:rPr>
        <w:t xml:space="preserve">: זו דברי </w:t>
      </w:r>
      <w:r>
        <w:rPr>
          <w:rStyle w:val="2fb"/>
          <w:rtl/>
          <w:rPrChange w:id="9875" w:author="מנוע אמוראים" w:date="2026-10-05T16:40:54Z">
            <w:rPr>
              <w:rtl/>
            </w:rPr>
          </w:rPrChange>
        </w:rPr>
        <w:t xml:space="preserve">ר"מ</w:t>
      </w:r>
      <w:r>
        <w:rPr>
          <w:rtl/>
        </w:rPr>
        <w:t xml:space="preserve">, אבל חכ</w:t>
      </w:r>
      <w:r>
        <w:rPr>
          <w:rtl/>
        </w:rPr>
        <w:t>"</w:t>
      </w:r>
      <w:r w:rsidRPr="00C63571">
        <w:rPr>
          <w:rFonts w:hint="cs"/>
          <w:rtl/>
        </w:rPr>
        <w:t>א</w:t>
      </w:r>
      <w:r w:rsidRPr="00C63571">
        <w:rPr>
          <w:rtl/>
        </w:rPr>
        <w:t>: יש מיאון במקום חליצה;</w:t>
      </w:r>
    </w:p>
    <w:p w14:paraId="483507FF" w14:textId="77777777" w:rsidR="0046556D" w:rsidRDefault="00BD6C4F" w:rsidP="00BD6C4F">
      <w:pPr>
        <w:rPr>
          <w:rtl/>
        </w:rPr>
      </w:pPr>
      <w:r w:rsidRPr="00C63571">
        <w:rPr>
          <w:rtl/>
        </w:rPr>
        <w:t xml:space="preserve">דתניא: עד מתי הבת </w:t>
      </w:r>
      <w:r w:rsidRPr="00C63571">
        <w:rPr>
          <w:rFonts w:hint="cs"/>
          <w:rtl/>
        </w:rPr>
        <w:t xml:space="preserve">[אפי' נערה] </w:t>
      </w:r>
      <w:r w:rsidRPr="00C63571">
        <w:rPr>
          <w:rtl/>
        </w:rPr>
        <w:t>ממאנת?</w:t>
      </w:r>
      <w:r>
        <w:rPr>
          <w:rFonts w:hint="cs"/>
          <w:rtl/>
        </w:rPr>
        <w:t xml:space="preserve"> </w:t>
      </w:r>
      <w:r>
        <w:rPr>
          <w:rStyle w:val="2fb"/>
          <w:rFonts w:hint="cs"/>
          <w:rtl/>
          <w:rPrChange w:id="9876" w:author="מנוע אמוראים" w:date="2026-10-05T16:40:54Z">
            <w:rPr>
              <w:rFonts w:hint="cs"/>
              <w:rtl/>
            </w:rPr>
          </w:rPrChange>
        </w:rPr>
        <w:t xml:space="preserve">לר</w:t>
      </w:r>
      <w:r>
        <w:rPr>
          <w:rStyle w:val="2fb"/>
          <w:rtl/>
          <w:rPrChange w:id="9877" w:author="מנוע אמוראים" w:date="2026-10-05T16:40:54Z">
            <w:rPr>
              <w:rtl/>
            </w:rPr>
          </w:rPrChange>
        </w:rPr>
        <w:t xml:space="preserve">"</w:t>
      </w:r>
      <w:r>
        <w:rPr>
          <w:rStyle w:val="2fb"/>
          <w:rFonts w:hint="cs"/>
          <w:rtl/>
          <w:rPrChange w:id="9878" w:author="מנוע אמוראים" w:date="2026-10-05T16:40:54Z">
            <w:rPr>
              <w:rFonts w:hint="cs"/>
              <w:rtl/>
            </w:rPr>
          </w:rPrChange>
        </w:rPr>
        <w:t xml:space="preserve">מ</w:t>
      </w:r>
      <w:r>
        <w:rPr>
          <w:rFonts w:hint="cs"/>
          <w:rtl/>
        </w:rPr>
        <w:t xml:space="preserve">:</w:t>
      </w:r>
      <w:r w:rsidRPr="00C63571">
        <w:rPr>
          <w:rtl/>
        </w:rPr>
        <w:t xml:space="preserve"> עד שתביא שתי שערות, </w:t>
      </w:r>
    </w:p>
    <w:p w14:paraId="3580958F" w14:textId="7148C2EA" w:rsidR="0046556D" w:rsidRDefault="00BD6C4F" w:rsidP="00BD6C4F">
      <w:pPr>
        <w:rPr>
          <w:rtl/>
        </w:rPr>
      </w:pPr>
      <w:r>
        <w:rPr>
          <w:rFonts w:hint="cs"/>
          <w:rtl/>
        </w:rPr>
        <w:t xml:space="preserve">  </w:t>
      </w:r>
      <w:r>
        <w:rPr>
          <w:rStyle w:val="2fb"/>
          <w:rFonts w:hint="cs"/>
          <w:rtl/>
          <w:rPrChange w:id="9879" w:author="מנוע אמוראים" w:date="2026-10-05T16:40:54Z">
            <w:rPr>
              <w:rFonts w:hint="cs"/>
              <w:rtl/>
            </w:rPr>
          </w:rPrChange>
        </w:rPr>
        <w:t xml:space="preserve">ולר</w:t>
      </w:r>
      <w:r>
        <w:rPr>
          <w:rStyle w:val="2fb"/>
          <w:rtl/>
          <w:rPrChange w:id="9880" w:author="מנוע אמוראים" w:date="2026-10-05T16:40:54Z">
            <w:rPr>
              <w:rtl/>
            </w:rPr>
          </w:rPrChange>
        </w:rPr>
        <w:t xml:space="preserve">"</w:t>
      </w:r>
      <w:r>
        <w:rPr>
          <w:rStyle w:val="2fb"/>
          <w:rFonts w:hint="cs"/>
          <w:rtl/>
          <w:rPrChange w:id="9881" w:author="מנוע אמוראים" w:date="2026-10-05T16:40:54Z">
            <w:rPr>
              <w:rFonts w:hint="cs"/>
              <w:rtl/>
            </w:rPr>
          </w:rPrChange>
        </w:rPr>
        <w:t xml:space="preserve">י</w:t>
      </w:r>
      <w:r w:rsidRPr="00C63571">
        <w:rPr>
          <w:rtl/>
        </w:rPr>
        <w:t xml:space="preserve">: עד שירבה השחור על הלבן: </w:t>
      </w:r>
    </w:p>
    <w:p w14:paraId="20F65336" w14:textId="77777777" w:rsidR="0046556D" w:rsidRDefault="00BD6C4F" w:rsidP="00BD6C4F">
      <w:pPr>
        <w:jc w:val="center"/>
        <w:rPr>
          <w:rtl/>
        </w:rPr>
      </w:pPr>
      <w:r>
        <w:rPr>
          <w:rFonts w:ascii="BA חניכי הישיבות" w:hAnsi="BA חניכי הישיבות" w:cs="BA חניכי הישיבות"/>
          <w:rtl/>
        </w:rPr>
        <w:t>׻</w:t>
      </w:r>
    </w:p>
    <w:p w14:paraId="24E3044D" w14:textId="77777777" w:rsidR="00BD6C4F" w:rsidRPr="00CA39D6" w:rsidRDefault="00BD6C4F" w:rsidP="00BD6C4F">
      <w:pPr>
        <w:pStyle w:val="afff9"/>
        <w:rPr>
          <w:del w:id="20042" w:author="קלוד" w:date="2026-10-06T10:08:36Z"/>
          <w:b/>
          <w:rtl/>
        </w:rPr>
      </w:pPr>
      <w:del w:id="20041" w:author="קלוד" w:date="2026-10-06T10:08:36Z">
        <w:r w:rsidRPr="00CA39D6">
          <w:rPr>
            <w:b/>
            <w:rtl/>
          </w:rPr>
          <w:delText xml:space="preserve">מתני'.</w:delText>
        </w:r>
      </w:del>
    </w:p>
    <w:p>
      <w:pPr>
        <w:pStyle w:val="MishnaBatzad"/>
        <w:rPr>
          <w:ins w:id="20006" w:author="קלוד" w:date="2026-10-06T10:43:28Z"/>
        </w:rPr>
      </w:pPr>
      <w:ins w:id="20005" w:author="קלוד" w:date="2026-10-06T10:43:28Z">
        <w:r>
          <w:t xml:space="preserve">משנה ז</w:t>
        </w:r>
      </w:ins>
    </w:p>
    <w:p w14:paraId="3428D4F7" w14:textId="77777777" w:rsidR="00BD6C4F" w:rsidRPr="00CA39D6" w:rsidRDefault="00BD6C4F" w:rsidP="00BD6C4F">
      <w:pPr>
        <w:pStyle w:val="afff9"/>
        <w:spacing w:before="120"/>
        <w:rPr>
          <w:b/>
          <w:rtl/>
        </w:rPr>
        <w:pPrChange w:id="90018" w:author="קלוד" w:date="2026-10-08T12:08:16Z">
          <w:pPr>
            <w:pStyle w:val="afff9"/>
          </w:pPr>
        </w:pPrChange>
      </w:pPr>
      <w:r w:rsidRPr="00CA39D6">
        <w:rPr>
          <w:b/>
          <w:rtl/>
        </w:rPr>
        <w:t>כל מקום שיש תקיעה אין הבדלה, וכל מקום שיש הבדלה אין תקיעה.</w:t>
      </w:r>
    </w:p>
    <w:p w14:paraId="1D7EDD27" w14:textId="77777777" w:rsidR="00BD6C4F" w:rsidRPr="00CA39D6" w:rsidRDefault="00BD6C4F" w:rsidP="00BD6C4F">
      <w:pPr>
        <w:pStyle w:val="afff9"/>
        <w:rPr>
          <w:b/>
          <w:rtl/>
        </w:rPr>
      </w:pPr>
      <w:r w:rsidRPr="00CA39D6">
        <w:rPr>
          <w:b/>
          <w:rtl/>
        </w:rPr>
        <w:t>יום טוב שחל להיות בע"ש - תוקעין ולא מבדילין, במ"ש - מבדילין ולא תוקעין.</w:t>
      </w:r>
    </w:p>
    <w:p w14:paraId="26F6D758" w14:textId="77777777" w:rsidR="00BD6C4F" w:rsidRPr="00CA39D6" w:rsidRDefault="00BD6C4F" w:rsidP="00BD6C4F">
      <w:pPr>
        <w:pStyle w:val="afff9"/>
        <w:rPr>
          <w:b/>
          <w:rtl/>
        </w:rPr>
      </w:pPr>
      <w:r w:rsidRPr="00CA39D6">
        <w:rPr>
          <w:b/>
          <w:rtl/>
        </w:rPr>
        <w:t>כיצד מבדילין? המבדיל בין קודש לקודש;</w:t>
      </w:r>
    </w:p>
    <w:p w14:paraId="66B00AF5" w14:textId="77777777" w:rsidR="00BD6C4F" w:rsidRPr="00CA39D6" w:rsidRDefault="00BD6C4F" w:rsidP="00BD6C4F">
      <w:pPr>
        <w:pStyle w:val="afff9"/>
        <w:rPr>
          <w:b/>
          <w:rtl/>
        </w:rPr>
      </w:pPr>
      <w:r>
        <w:rPr>
          <w:rStyle w:val="TanaimMishna"/>
          <w:b/>
          <w:rtl/>
          <w:rPrChange w:id="22376" w:author="Claude" w:date="2026-10-07T09:47:47Z">
            <w:rPr>
              <w:b/>
              <w:rtl/>
            </w:rPr>
          </w:rPrChange>
        </w:rPr>
        <w:t xml:space="preserve">ר' דוסא</w:t>
      </w:r>
      <w:r>
        <w:rPr>
          <w:b/>
          <w:rtl/>
        </w:rPr>
        <w:t xml:space="preserve"> אומר</w:t>
      </w:r>
      <w:r>
        <w:rPr>
          <w:rStyle w:val="TanaimMishna"/>
          <w:b/>
          <w:rtl/>
          <w:rPrChange w:id="22377" w:author="Claude" w:date="2026-10-07T09:47:47Z">
            <w:rPr>
              <w:b/>
              <w:rtl/>
            </w:rPr>
          </w:rPrChange>
        </w:rPr>
        <w:t xml:space="preserve">:</w:t>
      </w:r>
      <w:r>
        <w:rPr>
          <w:b/>
          <w:rtl/>
        </w:rPr>
        <w:t xml:space="preserve"> בין קודש חמור לקודש הקל: </w:t>
      </w:r>
    </w:p>
    <w:p w14:paraId="0AA1377E" w14:textId="77777777" w:rsidR="0046556D" w:rsidRDefault="00BD6C4F" w:rsidP="00BD6C4F">
      <w:pPr>
        <w:jc w:val="center"/>
        <w:rPr>
          <w:rtl/>
        </w:rPr>
      </w:pPr>
      <w:r>
        <w:rPr>
          <w:rFonts w:ascii="BA חניכי הישיבות" w:hAnsi="BA חניכי הישיבות" w:cs="BA חניכי הישיבות"/>
          <w:rtl/>
        </w:rPr>
        <w:t>׻</w:t>
      </w:r>
    </w:p>
    <w:p w14:paraId="65DA921F" w14:textId="77777777" w:rsidR="0046556D" w:rsidRDefault="00BD6C4F" w:rsidP="00BD6C4F">
      <w:pPr>
        <w:rPr>
          <w:rtl/>
        </w:rPr>
      </w:pPr>
      <w:r w:rsidRPr="00C63571">
        <w:rPr>
          <w:rtl/>
        </w:rPr>
        <w:t xml:space="preserve">היכי תוקע? אמר רב יהודה: תוקע ומריע מתוך תקיעה, </w:t>
      </w:r>
    </w:p>
    <w:p w14:paraId="0D2495B1" w14:textId="0F6A85D2" w:rsidR="0046556D" w:rsidRDefault="00BD6C4F" w:rsidP="00BD6C4F">
      <w:pPr>
        <w:rPr>
          <w:rtl/>
        </w:rPr>
      </w:pPr>
      <w:r w:rsidRPr="00C63571">
        <w:rPr>
          <w:rtl/>
        </w:rPr>
        <w:t>ורב אסי אמר: תוקע ומריע בנשימה אחת.</w:t>
      </w:r>
    </w:p>
    <w:p w14:paraId="4F8F6664" w14:textId="77777777" w:rsidR="0046556D" w:rsidRDefault="00BD6C4F" w:rsidP="00BD6C4F">
      <w:pPr>
        <w:rPr>
          <w:rtl/>
        </w:rPr>
      </w:pPr>
      <w:r w:rsidRPr="00C63571">
        <w:rPr>
          <w:rFonts w:hint="cs"/>
          <w:rtl/>
        </w:rPr>
        <w:t>הת</w:t>
      </w:r>
      <w:r w:rsidRPr="00C63571">
        <w:rPr>
          <w:rtl/>
        </w:rPr>
        <w:t>קין רב אסי בהוצל כשמעתיה.</w:t>
      </w:r>
    </w:p>
    <w:p w14:paraId="4B57E1EB" w14:textId="77777777" w:rsidR="0046556D" w:rsidRDefault="0046556D" w:rsidP="00BD6C4F">
      <w:pPr>
        <w:rPr>
          <w:rtl/>
        </w:rPr>
      </w:pPr>
    </w:p>
    <w:p w14:paraId="0582DB2D" w14:textId="77777777" w:rsidR="0046556D" w:rsidRDefault="00BD6C4F" w:rsidP="00BD6C4F">
      <w:pPr>
        <w:rPr>
          <w:rtl/>
        </w:rPr>
      </w:pPr>
      <w:r w:rsidRPr="00C63571">
        <w:rPr>
          <w:rFonts w:hint="cs"/>
          <w:rtl/>
        </w:rPr>
        <w:t>והך ד</w:t>
      </w:r>
      <w:r w:rsidRPr="00C63571">
        <w:rPr>
          <w:rtl/>
        </w:rPr>
        <w:t>יום טוב שחל להיות בע"ש - תוקעין ולא מריעין;</w:t>
      </w:r>
    </w:p>
    <w:p w14:paraId="081F08EB" w14:textId="77777777" w:rsidR="0046556D" w:rsidRDefault="00BD6C4F" w:rsidP="00BD6C4F">
      <w:pPr>
        <w:rPr>
          <w:rtl/>
        </w:rPr>
      </w:pPr>
      <w:r w:rsidRPr="00C63571">
        <w:rPr>
          <w:rtl/>
        </w:rPr>
        <w:t>רב יהודה מתרץ לטעמיה, לא מריעין בפני עצמה אלא מתוך תקיעה;</w:t>
      </w:r>
    </w:p>
    <w:p w14:paraId="29A5E25C" w14:textId="77777777" w:rsidR="0046556D" w:rsidRDefault="00BD6C4F" w:rsidP="00BD6C4F">
      <w:pPr>
        <w:rPr>
          <w:rtl/>
        </w:rPr>
      </w:pPr>
      <w:r w:rsidRPr="00C63571">
        <w:rPr>
          <w:rtl/>
        </w:rPr>
        <w:t>ורב אסי מתרץ לטעמיה, לא מריעין בשתי נשימות אלא בנשימה אחת.</w:t>
      </w:r>
    </w:p>
    <w:p w14:paraId="5BE9A5BB" w14:textId="77777777" w:rsidR="0046556D" w:rsidRDefault="00BD6C4F" w:rsidP="00BD6C4F">
      <w:pPr>
        <w:jc w:val="center"/>
        <w:rPr>
          <w:del w:id="90012" w:author="מנוע עיצוב" w:date="2026-10-08T11:01:28Z"/>
          <w:rtl/>
        </w:rPr>
      </w:pPr>
      <w:del w:id="90011" w:author="מנוע עיצוב" w:date="2026-10-08T11:01:28Z">
        <w:r>
          <w:rPr>
            <w:rFonts w:ascii="BA חניכי הישיבות" w:hAnsi="BA חניכי הישיבות" w:cs="BA חניכי הישיבות"/>
            <w:rtl/>
          </w:rPr>
          <w:delText xml:space="preserve">׻</w:delText>
        </w:r>
      </w:del>
    </w:p>
    <w:p w14:paraId="2D87ED9F" w14:textId="77777777" w:rsidR="00BD6C4F" w:rsidRPr="00A55767" w:rsidRDefault="00BD6C4F" w:rsidP="00BD6C4F">
      <w:pPr>
        <w:pStyle w:val="affff1"/>
        <w:ind w:end="0"/>
        <w:rPr>
          <w:b/>
          <w:rtl/>
        </w:rPr>
      </w:pPr>
      <w:r w:rsidRPr="00A55767">
        <w:rPr>
          <w:b/>
          <w:rtl/>
        </w:rPr>
        <w:t xml:space="preserve">ובמוצאי שבת </w:t>
      </w:r>
      <w:r>
        <w:rPr>
          <w:rFonts w:hint="cs"/>
          <w:b/>
          <w:rtl/>
        </w:rPr>
        <w:t xml:space="preserve">מבדילין ולא תוקעין</w:t>
      </w:r>
      <w:del w:id="21283" w:author="Claude" w:date="2026-10-07T09:24:29Z">
        <w:r>
          <w:rPr>
            <w:rFonts w:hint="cs"/>
            <w:b/>
            <w:rtl/>
          </w:rPr>
          <w:delText xml:space="preserve"> </w:delText>
        </w:r>
      </w:del>
      <w:r w:rsidRPr="00A55767">
        <w:rPr>
          <w:b/>
          <w:rtl/>
        </w:rPr>
        <w:t xml:space="preserve">: </w:t>
      </w:r>
    </w:p>
    <w:p w14:paraId="52B3BBCF" w14:textId="77777777" w:rsidR="0046556D" w:rsidRDefault="00BD6C4F" w:rsidP="00BD6C4F">
      <w:pPr>
        <w:rPr>
          <w:rtl/>
        </w:rPr>
      </w:pPr>
      <w:r>
        <w:rPr>
          <w:rStyle w:val="2fb"/>
          <w:rFonts w:hint="cs"/>
          <w:rtl/>
          <w:rPrChange w:id="9882" w:author="מנוע אמוראים" w:date="2026-10-05T16:40:54Z">
            <w:rPr>
              <w:rFonts w:hint="cs"/>
              <w:rtl/>
            </w:rPr>
          </w:rPrChange>
        </w:rPr>
        <w:t xml:space="preserve">ר</w:t>
      </w:r>
      <w:r>
        <w:rPr>
          <w:rStyle w:val="2fb"/>
          <w:rtl/>
          <w:rPrChange w:id="9883" w:author="מנוע אמוראים" w:date="2026-10-05T16:40:54Z">
            <w:rPr>
              <w:rtl/>
            </w:rPr>
          </w:rPrChange>
        </w:rPr>
        <w:t xml:space="preserve">"</w:t>
      </w:r>
      <w:r>
        <w:rPr>
          <w:rStyle w:val="2fb"/>
          <w:rFonts w:hint="cs"/>
          <w:rtl/>
          <w:rPrChange w:id="9884" w:author="מנוע אמוראים" w:date="2026-10-05T16:40:54Z">
            <w:rPr>
              <w:rFonts w:hint="cs"/>
              <w:rtl/>
            </w:rPr>
          </w:rPrChange>
        </w:rPr>
        <w:t xml:space="preserve">י</w:t>
      </w:r>
      <w:r>
        <w:rPr>
          <w:rFonts w:hint="cs"/>
          <w:rtl/>
        </w:rPr>
        <w:t xml:space="preserve"> </w:t>
      </w:r>
      <w:r>
        <w:rPr>
          <w:rStyle w:val="2fb"/>
          <w:rFonts w:hint="cs"/>
          <w:rtl/>
          <w:rPrChange w:id="9885" w:author="מנוע אמוראים" w:date="2026-10-05T16:40:54Z">
            <w:rPr>
              <w:rFonts w:hint="cs"/>
              <w:rtl/>
            </w:rPr>
          </w:rPrChange>
        </w:rPr>
        <w:t xml:space="preserve">ו</w:t>
      </w:r>
      <w:r>
        <w:rPr>
          <w:rStyle w:val="2fb"/>
          <w:rtl/>
          <w:rPrChange w:id="9886" w:author="מנוע אמוראים" w:date="2026-10-05T16:40:54Z">
            <w:rPr>
              <w:rtl/>
            </w:rPr>
          </w:rPrChange>
        </w:rPr>
        <w:t xml:space="preserve">ר"נ</w:t>
      </w:r>
      <w:r>
        <w:rPr>
          <w:rtl/>
        </w:rPr>
        <w:t xml:space="preserve">: בחתימתה.</w:t>
      </w:r>
    </w:p>
    <w:p w14:paraId="5438E63D" w14:textId="77777777" w:rsidR="0046556D" w:rsidRDefault="00BD6C4F" w:rsidP="00BD6C4F">
      <w:pPr>
        <w:rPr>
          <w:rtl/>
        </w:rPr>
      </w:pPr>
      <w:r>
        <w:rPr>
          <w:rStyle w:val="2fb"/>
          <w:rtl/>
          <w:rPrChange w:id="9887" w:author="מנוע אמוראים" w:date="2026-10-05T16:40:54Z">
            <w:rPr>
              <w:rtl/>
            </w:rPr>
          </w:rPrChange>
        </w:rPr>
        <w:t xml:space="preserve">ור</w:t>
      </w:r>
      <w:r>
        <w:rPr>
          <w:rStyle w:val="2fb"/>
          <w:rFonts w:hint="cs"/>
          <w:rtl/>
          <w:rPrChange w:id="9888" w:author="מנוע אמוראים" w:date="2026-10-05T16:40:54Z">
            <w:rPr>
              <w:rFonts w:hint="cs"/>
              <w:rtl/>
            </w:rPr>
          </w:rPrChange>
        </w:rPr>
        <w:t xml:space="preserve">שבדר</w:t>
      </w:r>
      <w:r>
        <w:rPr>
          <w:rStyle w:val="2fb"/>
          <w:rtl/>
          <w:rPrChange w:id="9889" w:author="מנוע אמוראים" w:date="2026-10-05T16:40:54Z">
            <w:rPr>
              <w:rtl/>
            </w:rPr>
          </w:rPrChange>
        </w:rPr>
        <w:t xml:space="preserve">"</w:t>
      </w:r>
      <w:r>
        <w:rPr>
          <w:rStyle w:val="2fb"/>
          <w:rFonts w:hint="cs"/>
          <w:rtl/>
          <w:rPrChange w:id="9890" w:author="מנוע אמוראים" w:date="2026-10-05T16:40:54Z">
            <w:rPr>
              <w:rFonts w:hint="cs"/>
              <w:rtl/>
            </w:rPr>
          </w:rPrChange>
        </w:rPr>
        <w:t xml:space="preserve">א</w:t>
      </w:r>
      <w:r w:rsidRPr="00C63571">
        <w:rPr>
          <w:rtl/>
        </w:rPr>
        <w:t>: אף בפתיחתה.</w:t>
      </w:r>
      <w:r>
        <w:rPr>
          <w:rFonts w:hint="cs"/>
          <w:rtl/>
        </w:rPr>
        <w:t xml:space="preserve">   -  </w:t>
      </w:r>
      <w:r w:rsidRPr="00C63571">
        <w:rPr>
          <w:rtl/>
        </w:rPr>
        <w:t>ולית הלכתא כוותיה.</w:t>
      </w:r>
    </w:p>
    <w:p w14:paraId="25E59D89" w14:textId="77777777" w:rsidR="0046556D" w:rsidRDefault="00BD6C4F" w:rsidP="00BD6C4F">
      <w:pPr>
        <w:jc w:val="center"/>
        <w:rPr>
          <w:del w:id="90014" w:author="מנוע עיצוב" w:date="2026-10-08T11:01:28Z"/>
          <w:rtl/>
        </w:rPr>
      </w:pPr>
      <w:del w:id="90013" w:author="מנוע עיצוב" w:date="2026-10-08T11:01:28Z">
        <w:r>
          <w:rPr>
            <w:rFonts w:ascii="BA חניכי הישיבות" w:hAnsi="BA חניכי הישיבות" w:cs="BA חניכי הישיבות"/>
            <w:rtl/>
          </w:rPr>
          <w:delText xml:space="preserve">׻</w:delText>
        </w:r>
      </w:del>
    </w:p>
    <w:p w14:paraId="74D94F68" w14:textId="77777777" w:rsidR="00BD6C4F" w:rsidRPr="00CA39D6" w:rsidRDefault="00BD6C4F" w:rsidP="00BD6C4F">
      <w:pPr>
        <w:pStyle w:val="affff1"/>
        <w:ind w:end="0"/>
        <w:rPr>
          <w:b/>
          <w:rtl/>
        </w:rPr>
      </w:pPr>
      <w:r w:rsidRPr="00CA39D6">
        <w:rPr>
          <w:b/>
          <w:rtl/>
        </w:rPr>
        <w:t>רבי דוסא אומר: בין קדש חמור לקדש הקל: ולית הלכתא כוותיה.</w:t>
      </w:r>
    </w:p>
    <w:p w14:paraId="4FC8434A" w14:textId="77777777" w:rsidR="0046556D" w:rsidRDefault="00BD6C4F" w:rsidP="00BD6C4F">
      <w:pPr>
        <w:rPr>
          <w:rtl/>
        </w:rPr>
      </w:pPr>
      <w:r>
        <w:rPr>
          <w:rStyle w:val="2fb"/>
          <w:rFonts w:hint="cs"/>
          <w:rtl/>
          <w:rPrChange w:id="9891" w:author="מנוע אמוראים" w:date="2026-10-05T16:40:54Z">
            <w:rPr>
              <w:rFonts w:hint="cs"/>
              <w:rtl/>
            </w:rPr>
          </w:rPrChange>
        </w:rPr>
        <w:t xml:space="preserve">אר</w:t>
      </w:r>
      <w:r>
        <w:rPr>
          <w:rStyle w:val="2fb"/>
          <w:rtl/>
          <w:rPrChange w:id="9892" w:author="מנוע אמוראים" w:date="2026-10-05T16:40:54Z">
            <w:rPr>
              <w:rtl/>
            </w:rPr>
          </w:rPrChange>
        </w:rPr>
        <w:t xml:space="preserve">"</w:t>
      </w:r>
      <w:r>
        <w:rPr>
          <w:rStyle w:val="2fb"/>
          <w:rFonts w:hint="cs"/>
          <w:rtl/>
          <w:rPrChange w:id="9893" w:author="מנוע אמוראים" w:date="2026-10-05T16:40:54Z">
            <w:rPr>
              <w:rFonts w:hint="cs"/>
              <w:rtl/>
            </w:rPr>
          </w:rPrChange>
        </w:rPr>
        <w:t xml:space="preserve">ז</w:t>
      </w:r>
      <w:r>
        <w:rPr>
          <w:rFonts w:hint="cs"/>
          <w:rtl/>
        </w:rPr>
        <w:t xml:space="preserve">:</w:t>
      </w:r>
      <w:r w:rsidRPr="00C63571">
        <w:rPr>
          <w:rtl/>
        </w:rPr>
        <w:t xml:space="preserve"> יום טוב שחל להיות באמצע שב</w:t>
      </w:r>
      <w:r w:rsidRPr="00C63571">
        <w:rPr>
          <w:rFonts w:hint="cs"/>
          <w:rtl/>
        </w:rPr>
        <w:t>וע</w:t>
      </w:r>
      <w:r w:rsidRPr="00C63571">
        <w:rPr>
          <w:rtl/>
        </w:rPr>
        <w:t xml:space="preserve"> אומר: המבדיל בין קדש לחול ובין אור לחשך ובין ישראל לעמים ובין יום השביעי לששת ימי המעשה, </w:t>
      </w:r>
      <w:r w:rsidRPr="00C63571">
        <w:rPr>
          <w:rFonts w:hint="cs"/>
          <w:rtl/>
        </w:rPr>
        <w:t>- ד</w:t>
      </w:r>
      <w:r w:rsidRPr="00C63571">
        <w:rPr>
          <w:rtl/>
        </w:rPr>
        <w:t>סדר הבדלות הוא מונה:</w:t>
      </w:r>
    </w:p>
    <w:p w14:paraId="50CA471F" w14:textId="77777777" w:rsidR="00BD6C4F" w:rsidRPr="00A55767" w:rsidRDefault="00BD6C4F" w:rsidP="00BD6C4F">
      <w:pPr>
        <w:pStyle w:val="Hadran"/>
        <w:rPr>
          <w:szCs w:val="18"/>
          <w:rtl/>
        </w:rPr>
        <w:pPrChange w:id="91133" w:author="Claude" w:date="2026-10-08T08:34:48Z">
          <w:pPr>
            <w:pStyle w:val="affff"/>
            <w:rPr>
              <w:szCs w:val="18"/>
              <w:rtl/>
            </w:rPr>
          </w:pPr>
        </w:pPrChange>
      </w:pPr>
      <w:r w:rsidRPr="00A55767">
        <w:rPr>
          <w:szCs w:val="18"/>
          <w:rtl/>
        </w:rPr>
        <w:t xml:space="preserve"> הדרן עלך הכל שוחטין.</w:t>
      </w:r>
    </w:p>
    <w:p w14:paraId="7B1756E9" w14:textId="77777777" w:rsidR="00BD6C4F" w:rsidRPr="00C63571" w:rsidRDefault="00BD6C4F" w:rsidP="00BD6C4F">
      <w:pPr>
        <w:sectPr w:rsidR="00BD6C4F" w:rsidRPr="00C63571" w:rsidSect="00550CEB">
          <w:headerReference w:type="even" r:id="rId9"/>
          <w:headerReference w:type="default" r:id="rId10"/>
          <w:footerReference w:type="even" r:id="rId11"/>
          <w:footerReference w:type="default" r:id="rId12"/>
          <w:headerReference w:type="first" r:id="rId13"/>
          <w:footerReference w:type="first" r:id="rId14"/>
          <w:pgSz w:w="5103" w:h="13041" w:code="8"/>
          <w:pgMar w:top="567" w:right="1134" w:bottom="284" w:left="567" w:header="284" w:footer="284" w:gutter="0"/>
          <w:pgNumType w:start="1"/>
          <w:cols w:space="284"/>
          <w:bidi/>
          <w:rtlGutter/>
          <w:docGrid w:linePitch="360"/>
        </w:sectPr>
      </w:pPr>
    </w:p>
    <w:p w14:paraId="496E2301" w14:textId="77777777" w:rsidR="0046556D" w:rsidRDefault="00BD6C4F" w:rsidP="00BD6C4F">
      <w:pPr>
        <w:pStyle w:val="afff6"/>
        <w:framePr w:wrap="around"/>
        <w:rPr>
          <w:del w:id="21326" w:author="Claude" w:date="2026-10-07T09:24:29Z"/>
          <w:rtl/>
        </w:rPr>
      </w:pPr>
      <w:del w:id="21325" w:author="Claude" w:date="2026-10-07T09:24:29Z">
        <w:r w:rsidRPr="00C63571">
          <w:rPr>
            <w:rFonts w:hint="cs"/>
            <w:rtl/>
          </w:rPr>
          <w:lastRenderedPageBreak/>
          <w:delText xml:space="preserve">פרק שני</w:delText>
        </w:r>
      </w:del>
    </w:p>
    <w:p w14:paraId="2141A8AB" w14:textId="77777777" w:rsidR="00BD6C4F" w:rsidRPr="00A55767" w:rsidRDefault="00BD6C4F" w:rsidP="00F07436">
      <w:pPr>
        <w:pStyle w:val="afff3"/>
        <w:framePr w:wrap="around"/>
        <w:rPr>
          <w:rtl/>
        </w:rPr>
      </w:pPr>
      <w:r w:rsidRPr="00A55767">
        <w:rPr>
          <w:rFonts w:hint="cs"/>
          <w:rtl/>
        </w:rPr>
        <w:t>כז.</w:t>
      </w:r>
    </w:p>
    <w:p w14:paraId="6EF070A6" w14:textId="77777777" w:rsidR="0046556D" w:rsidRDefault="00BD6C4F" w:rsidP="00BD6C4F">
      <w:pPr>
        <w:rPr>
          <w:rtl/>
        </w:rPr>
      </w:pPr>
      <w:r w:rsidRPr="00C63571">
        <w:rPr>
          <w:rtl/>
        </w:rPr>
        <w:t>מתני'</w:t>
      </w:r>
    </w:p>
    <w:p>
      <w:pPr>
        <w:pStyle w:val="PetichatPerek"/>
        <w:rPr>
          <w:ins w:id="21324" w:author="Claude" w:date="2026-10-07T09:24:29Z"/>
        </w:rPr>
      </w:pPr>
      <w:ins w:id="21323" w:author="Claude" w:date="2026-10-07T09:24:29Z">
        <w:r>
          <w:rPr>
            <w:rFonts w:hint="cs"/>
            <w:rtl/>
          </w:rPr>
          <w:t xml:space="preserve">פרק שני</w:t>
        </w:r>
      </w:ins>
    </w:p>
    <w:p>
      <w:pPr>
        <w:pStyle w:val="MishnaBatzad"/>
        <w:rPr>
          <w:ins w:id="20080" w:author="קלוד" w:date="2026-10-06T10:08:36Z"/>
        </w:rPr>
      </w:pPr>
      <w:ins w:id="20079" w:author="קלוד" w:date="2026-10-06T10:08:36Z">
        <w:r>
          <w:t xml:space="preserve">משנה א</w:t>
        </w:r>
      </w:ins>
    </w:p>
    <w:p w14:paraId="191E89EA" w14:textId="77777777" w:rsidR="00BD6C4F" w:rsidRPr="00CA39D6" w:rsidRDefault="00BD6C4F" w:rsidP="00BD6C4F">
      <w:pPr>
        <w:pStyle w:val="afff9"/>
        <w:spacing w:before="120"/>
        <w:rPr>
          <w:b/>
          <w:rtl/>
        </w:rPr>
        <w:pPrChange w:id="90019" w:author="קלוד" w:date="2026-10-08T12:08:16Z">
          <w:pPr>
            <w:pStyle w:val="afff9"/>
          </w:pPr>
        </w:pPrChange>
      </w:pPr>
      <w:r w:rsidRPr="00CA39D6">
        <w:rPr>
          <w:b/>
          <w:rtl/>
        </w:rPr>
        <w:t>השוחט אחד בעוף ושנים בבהמה - שחיטתו כשרה.</w:t>
      </w:r>
    </w:p>
    <w:p w14:paraId="439DA85B" w14:textId="77777777" w:rsidR="00BD6C4F" w:rsidRPr="00CA39D6" w:rsidRDefault="00BD6C4F" w:rsidP="00BD6C4F">
      <w:pPr>
        <w:pStyle w:val="afff9"/>
        <w:rPr>
          <w:b/>
          <w:rtl/>
        </w:rPr>
      </w:pPr>
      <w:r w:rsidRPr="00CA39D6">
        <w:rPr>
          <w:b/>
          <w:rtl/>
        </w:rPr>
        <w:t>ורובו של אחד כמוהו;</w:t>
      </w:r>
    </w:p>
    <w:p w14:paraId="12507671" w14:textId="77777777" w:rsidR="00BD6C4F" w:rsidRPr="00CA39D6" w:rsidRDefault="00BD6C4F" w:rsidP="00BD6C4F">
      <w:pPr>
        <w:pStyle w:val="afff9"/>
        <w:rPr>
          <w:b/>
          <w:rtl/>
        </w:rPr>
      </w:pPr>
      <w:r w:rsidRPr="00CA39D6">
        <w:rPr>
          <w:rFonts w:hint="cs"/>
          <w:b/>
          <w:rtl/>
        </w:rPr>
        <w:t>ו</w:t>
      </w:r>
      <w:r>
        <w:rPr>
          <w:rStyle w:val="TanaimMishna"/>
          <w:b/>
          <w:rtl/>
          <w:rPrChange w:id="20001" w:author="קלוד" w:date="2026-10-06T10:08:36Z">
            <w:rPr>
              <w:b/>
              <w:rtl/>
            </w:rPr>
          </w:rPrChange>
        </w:rPr>
        <w:t xml:space="preserve">רבי יהודה</w:t>
      </w:r>
      <w:r>
        <w:rPr>
          <w:b/>
          <w:rtl/>
        </w:rPr>
        <w:t xml:space="preserve"> אומר</w:t>
      </w:r>
      <w:r>
        <w:rPr>
          <w:rStyle w:val="TanaimMishna"/>
          <w:b/>
          <w:rtl/>
          <w:rPrChange w:id="21284" w:author="Claude" w:date="2026-10-07T09:24:29Z">
            <w:rPr>
              <w:b/>
              <w:rtl/>
            </w:rPr>
          </w:rPrChange>
        </w:rPr>
        <w:t xml:space="preserve">:</w:t>
      </w:r>
      <w:r>
        <w:rPr>
          <w:b/>
          <w:rtl/>
        </w:rPr>
        <w:t xml:space="preserve"> עד שישחוט את הוורידין.</w:t>
      </w:r>
    </w:p>
    <w:p w14:paraId="33DC7630" w14:textId="77777777" w:rsidR="00BD6C4F" w:rsidRPr="00CA39D6" w:rsidRDefault="00BD6C4F" w:rsidP="00BD6C4F">
      <w:pPr>
        <w:pStyle w:val="afff9"/>
        <w:rPr>
          <w:b/>
          <w:rtl/>
        </w:rPr>
      </w:pPr>
      <w:r w:rsidRPr="00CA39D6">
        <w:rPr>
          <w:b/>
          <w:rtl/>
        </w:rPr>
        <w:t>חצי אחד בעוף, ואחד וחצי בבהמה - שחיטתו פסולה.</w:t>
      </w:r>
    </w:p>
    <w:p w14:paraId="2BAEDE90" w14:textId="77777777" w:rsidR="00BD6C4F" w:rsidRPr="00CA39D6" w:rsidRDefault="00BD6C4F" w:rsidP="00BD6C4F">
      <w:pPr>
        <w:pStyle w:val="afff9"/>
        <w:rPr>
          <w:b/>
          <w:rtl/>
        </w:rPr>
      </w:pPr>
      <w:r w:rsidRPr="00CA39D6">
        <w:rPr>
          <w:b/>
          <w:rtl/>
        </w:rPr>
        <w:t xml:space="preserve">רוב אחד בעוף, ורוב שנים בבהמה - שחיטתו כשרה: </w:t>
      </w:r>
    </w:p>
    <w:p w14:paraId="6E9D0CF5" w14:textId="77777777" w:rsidR="0046556D" w:rsidRDefault="00BD6C4F" w:rsidP="00BD6C4F">
      <w:pPr>
        <w:jc w:val="center"/>
        <w:rPr>
          <w:rtl/>
        </w:rPr>
      </w:pPr>
      <w:r>
        <w:rPr>
          <w:rFonts w:ascii="BA חניכי הישיבות" w:hAnsi="BA חניכי הישיבות" w:cs="BA חניכי הישיבות"/>
          <w:rtl/>
        </w:rPr>
        <w:t>׻</w:t>
      </w:r>
    </w:p>
    <w:p w14:paraId="1A06FA42" w14:textId="77777777" w:rsidR="0046556D" w:rsidRDefault="00BD6C4F" w:rsidP="00BD6C4F">
      <w:pPr>
        <w:rPr>
          <w:rtl/>
        </w:rPr>
      </w:pPr>
      <w:r w:rsidRPr="00C63571">
        <w:rPr>
          <w:rtl/>
        </w:rPr>
        <w:t xml:space="preserve">השוחט - דיעבד אין, לכתחלה לא, שנים בבהמה לכתחלה לא? עד כמה לשחוט וליזיל? </w:t>
      </w:r>
    </w:p>
    <w:p w14:paraId="18BB7525" w14:textId="77777777" w:rsidR="0046556D" w:rsidRDefault="00BD6C4F" w:rsidP="00BD6C4F">
      <w:pPr>
        <w:rPr>
          <w:rtl/>
        </w:rPr>
      </w:pPr>
      <w:r w:rsidRPr="000C5072">
        <w:rPr>
          <w:rFonts w:hint="cs"/>
          <w:b/>
          <w:bCs/>
          <w:rtl/>
        </w:rPr>
        <w:t>אב</w:t>
      </w:r>
      <w:r w:rsidRPr="000C5072">
        <w:rPr>
          <w:b/>
          <w:bCs/>
          <w:rtl/>
        </w:rPr>
        <w:t>"</w:t>
      </w:r>
      <w:r w:rsidRPr="000C5072">
        <w:rPr>
          <w:rFonts w:hint="cs"/>
          <w:b/>
          <w:bCs/>
          <w:rtl/>
        </w:rPr>
        <w:t>א</w:t>
      </w:r>
      <w:r w:rsidRPr="00C63571">
        <w:rPr>
          <w:rtl/>
        </w:rPr>
        <w:t>: אאחד בעוף;</w:t>
      </w:r>
    </w:p>
    <w:p w14:paraId="6A89C4A3" w14:textId="77777777" w:rsidR="0046556D" w:rsidRDefault="00BD6C4F" w:rsidP="00BD6C4F">
      <w:pPr>
        <w:rPr>
          <w:rtl/>
        </w:rPr>
      </w:pPr>
      <w:r w:rsidRPr="00C63571">
        <w:rPr>
          <w:rtl/>
        </w:rPr>
        <w:t>ו</w:t>
      </w:r>
      <w:r w:rsidRPr="000C5072">
        <w:rPr>
          <w:b/>
          <w:bCs/>
          <w:rtl/>
        </w:rPr>
        <w:t>א</w:t>
      </w:r>
      <w:r w:rsidRPr="000C5072">
        <w:rPr>
          <w:rFonts w:hint="cs"/>
          <w:b/>
          <w:bCs/>
          <w:rtl/>
        </w:rPr>
        <w:t>ב</w:t>
      </w:r>
      <w:r w:rsidRPr="000C5072">
        <w:rPr>
          <w:b/>
          <w:bCs/>
          <w:rtl/>
        </w:rPr>
        <w:t>"</w:t>
      </w:r>
      <w:r w:rsidRPr="000C5072">
        <w:rPr>
          <w:rFonts w:hint="cs"/>
          <w:b/>
          <w:bCs/>
          <w:rtl/>
        </w:rPr>
        <w:t>א</w:t>
      </w:r>
      <w:r w:rsidRPr="00C63571">
        <w:rPr>
          <w:rtl/>
        </w:rPr>
        <w:t>: ארובו של אחד כמוהו.</w:t>
      </w:r>
    </w:p>
    <w:p w14:paraId="424983E5" w14:textId="77777777" w:rsidR="0046556D" w:rsidRDefault="0046556D" w:rsidP="00BD6C4F">
      <w:pPr>
        <w:rPr>
          <w:b/>
          <w:bCs/>
          <w:rtl/>
        </w:rPr>
      </w:pPr>
    </w:p>
    <w:p w14:paraId="1955CA80" w14:textId="77777777" w:rsidR="0046556D" w:rsidRDefault="00BD6C4F" w:rsidP="00BD6C4F">
      <w:pPr>
        <w:rPr>
          <w:rtl/>
        </w:rPr>
      </w:pPr>
      <w:r w:rsidRPr="00C605F0">
        <w:rPr>
          <w:rFonts w:hint="cs"/>
          <w:b/>
          <w:bCs/>
          <w:rtl/>
        </w:rPr>
        <w:t>א.</w:t>
      </w:r>
      <w:r>
        <w:rPr>
          <w:rFonts w:hint="cs"/>
          <w:rtl/>
        </w:rPr>
        <w:t xml:space="preserve"> </w:t>
      </w:r>
      <w:r>
        <w:rPr>
          <w:rStyle w:val="2fb"/>
          <w:rFonts w:hint="cs"/>
          <w:rtl/>
          <w:rPrChange w:id="9894" w:author="מנוע אמוראים" w:date="2026-10-05T16:40:54Z">
            <w:rPr>
              <w:rFonts w:hint="cs"/>
              <w:rtl/>
            </w:rPr>
          </w:rPrChange>
        </w:rPr>
        <w:t xml:space="preserve">אר</w:t>
      </w:r>
      <w:r>
        <w:rPr>
          <w:rStyle w:val="2fb"/>
          <w:rtl/>
          <w:rPrChange w:id="9895" w:author="מנוע אמוראים" w:date="2026-10-05T16:40:54Z">
            <w:rPr>
              <w:rtl/>
            </w:rPr>
          </w:rPrChange>
        </w:rPr>
        <w:t xml:space="preserve">"</w:t>
      </w:r>
      <w:r>
        <w:rPr>
          <w:rStyle w:val="2fb"/>
          <w:rFonts w:hint="cs"/>
          <w:rtl/>
          <w:rPrChange w:id="9896" w:author="מנוע אמוראים" w:date="2026-10-05T16:40:54Z">
            <w:rPr>
              <w:rFonts w:hint="cs"/>
              <w:rtl/>
            </w:rPr>
          </w:rPrChange>
        </w:rPr>
        <w:t xml:space="preserve">כ</w:t>
      </w:r>
      <w:r w:rsidRPr="00C63571">
        <w:rPr>
          <w:rtl/>
        </w:rPr>
        <w:t xml:space="preserve">: מנין לשחיטה שהיא מן הצואר? </w:t>
      </w:r>
    </w:p>
    <w:p w14:paraId="0B464FF8" w14:textId="77777777" w:rsidR="0046556D" w:rsidRDefault="00BD6C4F" w:rsidP="00BD6C4F">
      <w:pPr>
        <w:rPr>
          <w:rtl/>
        </w:rPr>
      </w:pPr>
      <w:r w:rsidRPr="00A71A5E">
        <w:rPr>
          <w:rStyle w:val="afffff0"/>
          <w:rtl/>
        </w:rPr>
        <w:t xml:space="preserve"> </w:t>
      </w:r>
      <w:r w:rsidRPr="00A71A5E">
        <w:rPr>
          <w:rStyle w:val="afffff0"/>
          <w:rFonts w:hint="cs"/>
          <w:rtl/>
        </w:rPr>
        <w:t>'</w:t>
      </w:r>
      <w:r w:rsidRPr="00A71A5E">
        <w:rPr>
          <w:rStyle w:val="afffff0"/>
          <w:rtl/>
        </w:rPr>
        <w:t>ושחט את בן הבקר</w:t>
      </w:r>
      <w:r w:rsidRPr="00A71A5E">
        <w:rPr>
          <w:rStyle w:val="afffff0"/>
          <w:rFonts w:hint="cs"/>
          <w:rtl/>
        </w:rPr>
        <w:t xml:space="preserve">' </w:t>
      </w:r>
      <w:r w:rsidRPr="00C63571">
        <w:rPr>
          <w:rtl/>
        </w:rPr>
        <w:t>ממקום ש</w:t>
      </w:r>
      <w:r w:rsidRPr="00C63571">
        <w:rPr>
          <w:rFonts w:hint="cs"/>
          <w:rtl/>
        </w:rPr>
        <w:t xml:space="preserve">כופף </w:t>
      </w:r>
      <w:r w:rsidRPr="00C63571">
        <w:rPr>
          <w:rtl/>
        </w:rPr>
        <w:t>חטהו.</w:t>
      </w:r>
      <w:r w:rsidRPr="00C63571">
        <w:rPr>
          <w:rFonts w:hint="cs"/>
          <w:rtl/>
        </w:rPr>
        <w:t xml:space="preserve"> ולשון דכוי הוא </w:t>
      </w:r>
      <w:r w:rsidRPr="00664445">
        <w:rPr>
          <w:rStyle w:val="afffff0"/>
          <w:rFonts w:hint="cs"/>
          <w:rtl/>
        </w:rPr>
        <w:t>ד'</w:t>
      </w:r>
      <w:r w:rsidRPr="00664445">
        <w:rPr>
          <w:rStyle w:val="afffff0"/>
          <w:rtl/>
        </w:rPr>
        <w:t>וחטא את הבית</w:t>
      </w:r>
      <w:r w:rsidRPr="00664445">
        <w:rPr>
          <w:rStyle w:val="afffff0"/>
          <w:rFonts w:hint="cs"/>
          <w:rtl/>
        </w:rPr>
        <w:t>'</w:t>
      </w:r>
      <w:r w:rsidRPr="00664445">
        <w:rPr>
          <w:rStyle w:val="afffff0"/>
          <w:rtl/>
        </w:rPr>
        <w:t>.</w:t>
      </w:r>
      <w:r w:rsidRPr="00C63571">
        <w:rPr>
          <w:rFonts w:hint="cs"/>
          <w:rtl/>
        </w:rPr>
        <w:t xml:space="preserve"> ו</w:t>
      </w:r>
      <w:r w:rsidRPr="000C5072">
        <w:rPr>
          <w:rFonts w:hint="cs"/>
          <w:b/>
          <w:bCs/>
          <w:spacing w:val="4"/>
          <w:rtl/>
        </w:rPr>
        <w:t>אב</w:t>
      </w:r>
      <w:r w:rsidRPr="000C5072">
        <w:rPr>
          <w:b/>
          <w:bCs/>
          <w:spacing w:val="4"/>
          <w:rtl/>
        </w:rPr>
        <w:t>"</w:t>
      </w:r>
      <w:r w:rsidRPr="000C5072">
        <w:rPr>
          <w:rFonts w:hint="cs"/>
          <w:b/>
          <w:bCs/>
          <w:spacing w:val="4"/>
          <w:rtl/>
        </w:rPr>
        <w:t>א</w:t>
      </w:r>
      <w:r w:rsidRPr="00C63571">
        <w:rPr>
          <w:rtl/>
        </w:rPr>
        <w:t xml:space="preserve"> תחטאני באזוב ואטהר</w:t>
      </w:r>
    </w:p>
    <w:p w14:paraId="23768ACD" w14:textId="77777777" w:rsidR="0046556D" w:rsidRDefault="00BD6C4F" w:rsidP="00BD6C4F">
      <w:pPr>
        <w:rPr>
          <w:rtl/>
        </w:rPr>
      </w:pPr>
      <w:r w:rsidRPr="00C63571">
        <w:rPr>
          <w:rFonts w:hint="cs"/>
          <w:rtl/>
        </w:rPr>
        <w:t xml:space="preserve">ושחיטה מן הצוואר </w:t>
      </w:r>
      <w:r w:rsidRPr="00C63571">
        <w:rPr>
          <w:rtl/>
        </w:rPr>
        <w:t>–</w:t>
      </w:r>
      <w:r w:rsidRPr="00C63571">
        <w:rPr>
          <w:rFonts w:hint="cs"/>
          <w:rtl/>
        </w:rPr>
        <w:t xml:space="preserve">מגמרא, שהייה דרסה חלדה הגרמה ועיקור,-  גמרא </w:t>
      </w:r>
    </w:p>
    <w:p w14:paraId="15B7ACAC" w14:textId="049C71AE" w:rsidR="0046556D" w:rsidRDefault="00BD6C4F" w:rsidP="00BD6C4F">
      <w:pPr>
        <w:rPr>
          <w:b/>
          <w:bCs/>
          <w:rtl/>
        </w:rPr>
      </w:pPr>
      <w:r w:rsidRPr="00C63571">
        <w:rPr>
          <w:rFonts w:hint="cs"/>
          <w:rtl/>
        </w:rPr>
        <w:t xml:space="preserve">וקרא אתיא </w:t>
      </w:r>
      <w:r w:rsidRPr="00C63571">
        <w:rPr>
          <w:rtl/>
        </w:rPr>
        <w:t>דלא לשוייה גיסטרא.</w:t>
      </w:r>
    </w:p>
    <w:p w14:paraId="4267FFED" w14:textId="77777777" w:rsidR="0046556D" w:rsidRDefault="00BD6C4F" w:rsidP="00BD6C4F">
      <w:pPr>
        <w:rPr>
          <w:rtl/>
        </w:rPr>
      </w:pPr>
      <w:r w:rsidRPr="00C605F0">
        <w:rPr>
          <w:rFonts w:hint="cs"/>
          <w:b/>
          <w:bCs/>
          <w:rtl/>
        </w:rPr>
        <w:t>ב.</w:t>
      </w:r>
      <w:r w:rsidRPr="00C63571">
        <w:rPr>
          <w:rFonts w:hint="cs"/>
          <w:rtl/>
        </w:rPr>
        <w:t xml:space="preserve"> </w:t>
      </w:r>
      <w:r w:rsidRPr="00C63571">
        <w:rPr>
          <w:rtl/>
        </w:rPr>
        <w:t xml:space="preserve">רב יימר </w:t>
      </w:r>
      <w:r w:rsidRPr="00C63571">
        <w:rPr>
          <w:rFonts w:hint="cs"/>
          <w:rtl/>
        </w:rPr>
        <w:t>מ'</w:t>
      </w:r>
      <w:r w:rsidRPr="00C63571">
        <w:rPr>
          <w:rtl/>
        </w:rPr>
        <w:t>וזבחת</w:t>
      </w:r>
      <w:r w:rsidRPr="00C63571">
        <w:rPr>
          <w:rFonts w:hint="cs"/>
          <w:rtl/>
        </w:rPr>
        <w:t>'</w:t>
      </w:r>
      <w:r w:rsidRPr="00C63571">
        <w:rPr>
          <w:rtl/>
        </w:rPr>
        <w:t xml:space="preserve"> ממקום שזב חתהו.</w:t>
      </w:r>
      <w:r w:rsidRPr="00C63571">
        <w:rPr>
          <w:rFonts w:hint="cs"/>
          <w:rtl/>
        </w:rPr>
        <w:t xml:space="preserve"> דלישנא דמתבר הוא </w:t>
      </w:r>
      <w:r w:rsidRPr="00664445">
        <w:rPr>
          <w:rStyle w:val="afffff0"/>
          <w:rFonts w:hint="cs"/>
          <w:rtl/>
        </w:rPr>
        <w:t>ד'</w:t>
      </w:r>
      <w:r w:rsidRPr="00664445">
        <w:rPr>
          <w:rStyle w:val="afffff0"/>
          <w:rtl/>
        </w:rPr>
        <w:t>אל תירא ואל תחת</w:t>
      </w:r>
      <w:r w:rsidRPr="00664445">
        <w:rPr>
          <w:rStyle w:val="afffff0"/>
          <w:rFonts w:hint="cs"/>
          <w:rtl/>
        </w:rPr>
        <w:t>'</w:t>
      </w:r>
      <w:r w:rsidRPr="00664445">
        <w:rPr>
          <w:rStyle w:val="afffff0"/>
          <w:rtl/>
        </w:rPr>
        <w:t>.</w:t>
      </w:r>
    </w:p>
    <w:p w14:paraId="2AD1FED7" w14:textId="77777777" w:rsidR="0046556D" w:rsidRDefault="00BD6C4F" w:rsidP="00BD6C4F">
      <w:pPr>
        <w:rPr>
          <w:rtl/>
        </w:rPr>
      </w:pPr>
      <w:r w:rsidRPr="00C63571">
        <w:rPr>
          <w:rFonts w:hint="cs"/>
          <w:rtl/>
        </w:rPr>
        <w:t xml:space="preserve">שחיטה מן הצוואר </w:t>
      </w:r>
      <w:r w:rsidRPr="00C63571">
        <w:rPr>
          <w:rtl/>
        </w:rPr>
        <w:t>–</w:t>
      </w:r>
      <w:r w:rsidRPr="00C63571">
        <w:rPr>
          <w:rFonts w:hint="cs"/>
          <w:rtl/>
        </w:rPr>
        <w:t xml:space="preserve">מגמרא, שהייה דרסה חלדה הגרמה ועיקור,-  גמרא </w:t>
      </w:r>
    </w:p>
    <w:p w14:paraId="552A4C7B" w14:textId="77777777" w:rsidR="0046556D" w:rsidRDefault="00BD6C4F" w:rsidP="00BD6C4F">
      <w:pPr>
        <w:rPr>
          <w:b/>
          <w:bCs/>
          <w:rtl/>
        </w:rPr>
      </w:pPr>
      <w:r w:rsidRPr="00C63571">
        <w:rPr>
          <w:rFonts w:hint="cs"/>
          <w:rtl/>
        </w:rPr>
        <w:t xml:space="preserve">וקרא אתיא </w:t>
      </w:r>
      <w:r w:rsidRPr="00C63571">
        <w:rPr>
          <w:rtl/>
        </w:rPr>
        <w:t>דלא לשוייה גיסטרא.</w:t>
      </w:r>
    </w:p>
    <w:p w14:paraId="52C4E45F" w14:textId="77777777" w:rsidR="0046556D" w:rsidRDefault="00BD6C4F" w:rsidP="00BD6C4F">
      <w:pPr>
        <w:rPr>
          <w:rtl/>
        </w:rPr>
      </w:pPr>
      <w:r w:rsidRPr="00C605F0">
        <w:rPr>
          <w:rFonts w:hint="cs"/>
          <w:b/>
          <w:bCs/>
          <w:rtl/>
        </w:rPr>
        <w:t>ג.</w:t>
      </w:r>
      <w:r w:rsidRPr="00C63571">
        <w:rPr>
          <w:rFonts w:hint="cs"/>
          <w:rtl/>
        </w:rPr>
        <w:t xml:space="preserve"> </w:t>
      </w:r>
      <w:r w:rsidRPr="00C63571">
        <w:rPr>
          <w:rtl/>
        </w:rPr>
        <w:t>דבי ר' ישמעאל תנא: ושחט - אל תקרי ושחט אלא וסחט, ממקום שסח חטהו.</w:t>
      </w:r>
    </w:p>
    <w:p w14:paraId="6679FA9C" w14:textId="77777777" w:rsidR="0046556D" w:rsidRDefault="00BD6C4F" w:rsidP="00BD6C4F">
      <w:pPr>
        <w:rPr>
          <w:rtl/>
        </w:rPr>
      </w:pPr>
      <w:r w:rsidRPr="00C63571">
        <w:rPr>
          <w:rFonts w:hint="cs"/>
          <w:rtl/>
        </w:rPr>
        <w:t xml:space="preserve">שחיטה מן הצוואר </w:t>
      </w:r>
      <w:r w:rsidRPr="00C63571">
        <w:rPr>
          <w:rtl/>
        </w:rPr>
        <w:t>–</w:t>
      </w:r>
      <w:r w:rsidRPr="00C63571">
        <w:rPr>
          <w:rFonts w:hint="cs"/>
          <w:rtl/>
        </w:rPr>
        <w:t xml:space="preserve">מגמרא, שהייה דרסה חלדה הגרמה ועיקור,-  גמרא </w:t>
      </w:r>
    </w:p>
    <w:p w14:paraId="7090144D" w14:textId="77777777" w:rsidR="0046556D" w:rsidRDefault="00BD6C4F" w:rsidP="00BD6C4F">
      <w:pPr>
        <w:rPr>
          <w:b/>
          <w:bCs/>
          <w:rtl/>
        </w:rPr>
      </w:pPr>
      <w:r w:rsidRPr="00C63571">
        <w:rPr>
          <w:rFonts w:hint="cs"/>
          <w:rtl/>
        </w:rPr>
        <w:t xml:space="preserve">וקרא אתיא </w:t>
      </w:r>
      <w:r w:rsidRPr="00C63571">
        <w:rPr>
          <w:rtl/>
        </w:rPr>
        <w:t>דלא לשוייה גיסטרא.</w:t>
      </w:r>
    </w:p>
    <w:p w14:paraId="6267C1CF" w14:textId="77777777" w:rsidR="0046556D" w:rsidRDefault="00BD6C4F" w:rsidP="00BD6C4F">
      <w:pPr>
        <w:rPr>
          <w:rtl/>
        </w:rPr>
      </w:pPr>
      <w:r w:rsidRPr="00C605F0">
        <w:rPr>
          <w:rFonts w:hint="cs"/>
          <w:b/>
          <w:bCs/>
          <w:rtl/>
        </w:rPr>
        <w:t>ד.</w:t>
      </w:r>
      <w:r w:rsidRPr="00C63571">
        <w:rPr>
          <w:rFonts w:hint="cs"/>
          <w:rtl/>
        </w:rPr>
        <w:t xml:space="preserve"> </w:t>
      </w:r>
      <w:r w:rsidRPr="00C63571">
        <w:rPr>
          <w:rtl/>
        </w:rPr>
        <w:t xml:space="preserve">ותנא מייתי </w:t>
      </w:r>
      <w:r>
        <w:rPr>
          <w:rStyle w:val="2fb"/>
          <w:rFonts w:hint="cs"/>
          <w:rtl/>
          <w:rPrChange w:id="9897" w:author="מנוע אמוראים" w:date="2026-10-05T16:40:54Z">
            <w:rPr>
              <w:rFonts w:hint="cs"/>
              <w:rtl/>
            </w:rPr>
          </w:rPrChange>
        </w:rPr>
        <w:t xml:space="preserve">מדר</w:t>
      </w:r>
      <w:r>
        <w:rPr>
          <w:rStyle w:val="2fb"/>
          <w:rtl/>
          <w:rPrChange w:id="9898" w:author="מנוע אמוראים" w:date="2026-10-05T16:40:54Z">
            <w:rPr>
              <w:rtl/>
            </w:rPr>
          </w:rPrChange>
        </w:rPr>
        <w:t xml:space="preserve">"</w:t>
      </w:r>
      <w:r>
        <w:rPr>
          <w:rStyle w:val="2fb"/>
          <w:rFonts w:hint="cs"/>
          <w:rtl/>
          <w:rPrChange w:id="9899" w:author="מנוע אמוראים" w:date="2026-10-05T16:40:54Z">
            <w:rPr>
              <w:rFonts w:hint="cs"/>
              <w:rtl/>
            </w:rPr>
          </w:rPrChange>
        </w:rPr>
        <w:t xml:space="preserve">ח</w:t>
      </w:r>
      <w:r w:rsidRPr="00C63571">
        <w:rPr>
          <w:rtl/>
        </w:rPr>
        <w:t>: מנין לשחיטה מן הצואר? שנא</w:t>
      </w:r>
      <w:r w:rsidRPr="00C63571">
        <w:rPr>
          <w:rFonts w:hint="cs"/>
          <w:rtl/>
        </w:rPr>
        <w:t>'</w:t>
      </w:r>
      <w:r w:rsidRPr="00C63571">
        <w:rPr>
          <w:rtl/>
        </w:rPr>
        <w:t>: וערכו בני אהרן הכהנים את הנתחים</w:t>
      </w:r>
      <w:r w:rsidRPr="00C63571">
        <w:rPr>
          <w:rFonts w:hint="cs"/>
          <w:rtl/>
        </w:rPr>
        <w:t>'</w:t>
      </w:r>
      <w:r w:rsidRPr="00C63571">
        <w:rPr>
          <w:rtl/>
        </w:rPr>
        <w:t>,</w:t>
      </w:r>
      <w:r w:rsidRPr="00A71A5E">
        <w:rPr>
          <w:rStyle w:val="afffff0"/>
          <w:rtl/>
        </w:rPr>
        <w:t xml:space="preserve"> </w:t>
      </w:r>
      <w:r w:rsidRPr="00A71A5E">
        <w:rPr>
          <w:rStyle w:val="afffff0"/>
          <w:rFonts w:hint="cs"/>
          <w:rtl/>
        </w:rPr>
        <w:t>'</w:t>
      </w:r>
      <w:r w:rsidRPr="00A71A5E">
        <w:rPr>
          <w:rStyle w:val="afffff0"/>
          <w:rtl/>
        </w:rPr>
        <w:t>את הראש ואת הפדר</w:t>
      </w:r>
      <w:r w:rsidRPr="00A71A5E">
        <w:rPr>
          <w:rStyle w:val="afffff0"/>
          <w:rFonts w:hint="cs"/>
          <w:rtl/>
        </w:rPr>
        <w:t xml:space="preserve">' </w:t>
      </w:r>
      <w:r w:rsidRPr="00C63571">
        <w:rPr>
          <w:rtl/>
        </w:rPr>
        <w:t>והלא ראש ופדר בכלל כל הנתחי' היו</w:t>
      </w:r>
      <w:r w:rsidRPr="00C63571">
        <w:rPr>
          <w:rFonts w:hint="cs"/>
          <w:rtl/>
        </w:rPr>
        <w:t xml:space="preserve"> ויצאו </w:t>
      </w:r>
      <w:r w:rsidRPr="00664445">
        <w:rPr>
          <w:rStyle w:val="afffff0"/>
          <w:rFonts w:hint="cs"/>
          <w:rtl/>
        </w:rPr>
        <w:t>ד'</w:t>
      </w:r>
      <w:r w:rsidRPr="00664445">
        <w:rPr>
          <w:rStyle w:val="afffff0"/>
          <w:rtl/>
        </w:rPr>
        <w:t>והפשיט את העולה ונתח</w:t>
      </w:r>
      <w:r w:rsidRPr="00664445">
        <w:rPr>
          <w:rStyle w:val="afffff0"/>
          <w:rFonts w:hint="cs"/>
          <w:rtl/>
        </w:rPr>
        <w:t>'</w:t>
      </w:r>
      <w:r w:rsidRPr="00664445">
        <w:rPr>
          <w:rStyle w:val="afffff0"/>
          <w:rtl/>
        </w:rPr>
        <w:t>,</w:t>
      </w:r>
      <w:r w:rsidRPr="00C63571">
        <w:rPr>
          <w:rtl/>
        </w:rPr>
        <w:t xml:space="preserve"> אין לי אלא נתחים שישנן בכלל הפשטה, </w:t>
      </w:r>
    </w:p>
    <w:p w14:paraId="41831B82" w14:textId="00C1D005" w:rsidR="0046556D" w:rsidRDefault="00BD6C4F" w:rsidP="00BD6C4F">
      <w:pPr>
        <w:rPr>
          <w:rtl/>
        </w:rPr>
      </w:pPr>
      <w:r>
        <w:rPr>
          <w:rFonts w:hint="cs"/>
          <w:rtl/>
        </w:rPr>
        <w:t xml:space="preserve">'</w:t>
      </w:r>
      <w:r>
        <w:rPr>
          <w:rStyle w:val="afffff0"/>
          <w:rFonts w:hint="cs"/>
          <w:rtl/>
          <w:rPrChange w:id="9012" w:author="מנוע פסוקים" w:date="2026-10-05T16:37:55Z">
            <w:rPr>
              <w:rFonts w:hint="cs"/>
              <w:rtl/>
            </w:rPr>
          </w:rPrChange>
        </w:rPr>
        <w:t xml:space="preserve">את ראשו ואת פדרו וערך</w:t>
      </w:r>
      <w:r>
        <w:rPr>
          <w:rFonts w:hint="cs"/>
          <w:rtl/>
        </w:rPr>
        <w:t xml:space="preserve">' ל</w:t>
      </w:r>
      <w:r w:rsidRPr="00C63571">
        <w:rPr>
          <w:rtl/>
        </w:rPr>
        <w:t>רבות את הראש שכבר הות</w:t>
      </w:r>
      <w:r w:rsidRPr="00C63571">
        <w:rPr>
          <w:rFonts w:hint="cs"/>
          <w:rtl/>
        </w:rPr>
        <w:t xml:space="preserve">ז </w:t>
      </w:r>
      <w:r w:rsidRPr="00C63571">
        <w:rPr>
          <w:rtl/>
        </w:rPr>
        <w:t>מדאמר את הראש שכבר הותז, מכלל דשחיטה מן הצואר.</w:t>
      </w:r>
    </w:p>
    <w:p w14:paraId="5DC326FC" w14:textId="77777777" w:rsidR="0046556D" w:rsidRDefault="00BD6C4F" w:rsidP="00BD6C4F">
      <w:pPr>
        <w:rPr>
          <w:rtl/>
        </w:rPr>
      </w:pPr>
      <w:r w:rsidRPr="00C63571">
        <w:rPr>
          <w:rtl/>
        </w:rPr>
        <w:t xml:space="preserve">ותנא </w:t>
      </w:r>
      <w:r w:rsidRPr="00C63571">
        <w:rPr>
          <w:rFonts w:hint="cs"/>
          <w:rtl/>
        </w:rPr>
        <w:t>ה</w:t>
      </w:r>
      <w:r>
        <w:rPr>
          <w:rtl/>
        </w:rPr>
        <w:t>"</w:t>
      </w:r>
      <w:r w:rsidRPr="00C63571">
        <w:rPr>
          <w:rFonts w:hint="cs"/>
          <w:rtl/>
        </w:rPr>
        <w:t>ק</w:t>
      </w:r>
      <w:r w:rsidRPr="00C63571">
        <w:rPr>
          <w:rtl/>
        </w:rPr>
        <w:t>: מנין לרבות את הראש שכבר הותז? ת"ל:</w:t>
      </w:r>
      <w:r w:rsidRPr="00A71A5E">
        <w:rPr>
          <w:rStyle w:val="afffff0"/>
          <w:rtl/>
        </w:rPr>
        <w:t xml:space="preserve"> ' את הראש ואת הפדר</w:t>
      </w:r>
      <w:r w:rsidRPr="00A71A5E">
        <w:rPr>
          <w:rStyle w:val="afffff0"/>
          <w:rFonts w:hint="cs"/>
          <w:rtl/>
        </w:rPr>
        <w:t>'</w:t>
      </w:r>
      <w:r w:rsidRPr="00A71A5E">
        <w:rPr>
          <w:rStyle w:val="afffff0"/>
          <w:rtl/>
        </w:rPr>
        <w:t>.</w:t>
      </w:r>
    </w:p>
    <w:p w14:paraId="22BB8CCE" w14:textId="77777777" w:rsidR="0046556D" w:rsidRDefault="00BD6C4F" w:rsidP="00BD6C4F">
      <w:pPr>
        <w:rPr>
          <w:rtl/>
        </w:rPr>
      </w:pPr>
      <w:r w:rsidRPr="00C63571">
        <w:rPr>
          <w:rtl/>
        </w:rPr>
        <w:t>וראשו ופדרו</w:t>
      </w:r>
      <w:r w:rsidRPr="00C63571">
        <w:rPr>
          <w:rFonts w:hint="cs"/>
          <w:rtl/>
        </w:rPr>
        <w:t xml:space="preserve">' לומר </w:t>
      </w:r>
      <w:r w:rsidRPr="00C63571">
        <w:rPr>
          <w:rtl/>
        </w:rPr>
        <w:t>שקודמין לכל הנתחים.</w:t>
      </w:r>
    </w:p>
    <w:p w14:paraId="10158CF6" w14:textId="77777777" w:rsidR="00BD6C4F" w:rsidRPr="00A55767" w:rsidRDefault="00BD6C4F" w:rsidP="00F07436">
      <w:pPr>
        <w:pStyle w:val="afff3"/>
        <w:framePr w:wrap="around"/>
        <w:rPr>
          <w:rtl/>
        </w:rPr>
      </w:pPr>
      <w:r w:rsidRPr="00A55767">
        <w:rPr>
          <w:rFonts w:hint="cs"/>
          <w:rtl/>
        </w:rPr>
        <w:t>כז:</w:t>
      </w:r>
    </w:p>
    <w:p w14:paraId="25CD6FD8" w14:textId="77777777" w:rsidR="0046556D" w:rsidRDefault="00BD6C4F" w:rsidP="00BD6C4F">
      <w:pPr>
        <w:rPr>
          <w:rtl/>
        </w:rPr>
      </w:pPr>
      <w:r w:rsidRPr="00C63571">
        <w:rPr>
          <w:rFonts w:hint="cs"/>
          <w:rtl/>
        </w:rPr>
        <w:t>'</w:t>
      </w:r>
      <w:r w:rsidRPr="00C63571">
        <w:rPr>
          <w:rtl/>
        </w:rPr>
        <w:t>ופדר</w:t>
      </w:r>
      <w:r w:rsidRPr="00C63571">
        <w:rPr>
          <w:rFonts w:hint="cs"/>
          <w:rtl/>
        </w:rPr>
        <w:t>'</w:t>
      </w:r>
      <w:r w:rsidRPr="00C63571">
        <w:rPr>
          <w:rtl/>
        </w:rPr>
        <w:t xml:space="preserve"> קמא </w:t>
      </w:r>
      <w:r w:rsidRPr="00C63571">
        <w:rPr>
          <w:rFonts w:hint="cs"/>
          <w:rtl/>
        </w:rPr>
        <w:t xml:space="preserve">מיבעי </w:t>
      </w:r>
      <w:r w:rsidRPr="00C63571">
        <w:rPr>
          <w:rtl/>
        </w:rPr>
        <w:t>לכדתניא: חופה את הפדר על בית השחיטה ומעלהו, וזהו דרך כבוד של מעלה.</w:t>
      </w:r>
    </w:p>
    <w:p w14:paraId="554866F7" w14:textId="77777777" w:rsidR="0046556D" w:rsidRDefault="00BD6C4F" w:rsidP="00BD6C4F">
      <w:pPr>
        <w:rPr>
          <w:rtl/>
        </w:rPr>
      </w:pPr>
      <w:r w:rsidRPr="00C63571">
        <w:rPr>
          <w:rtl/>
        </w:rPr>
        <w:t xml:space="preserve">והאי תנא מייתי </w:t>
      </w:r>
      <w:r w:rsidRPr="00C63571">
        <w:rPr>
          <w:rFonts w:hint="cs"/>
          <w:rtl/>
        </w:rPr>
        <w:t>מ</w:t>
      </w:r>
      <w:r w:rsidRPr="00C63571">
        <w:rPr>
          <w:rtl/>
        </w:rPr>
        <w:t>דתניא:</w:t>
      </w:r>
      <w:r w:rsidRPr="00A71A5E">
        <w:rPr>
          <w:rStyle w:val="afffff0"/>
          <w:rtl/>
        </w:rPr>
        <w:t xml:space="preserve"> </w:t>
      </w:r>
      <w:r w:rsidRPr="00A71A5E">
        <w:rPr>
          <w:rStyle w:val="afffff0"/>
          <w:rFonts w:hint="cs"/>
          <w:rtl/>
        </w:rPr>
        <w:t>'</w:t>
      </w:r>
      <w:r w:rsidRPr="00A71A5E">
        <w:rPr>
          <w:rStyle w:val="afffff0"/>
          <w:rtl/>
        </w:rPr>
        <w:t>זאת תורת הבהמה והעוף</w:t>
      </w:r>
      <w:r w:rsidRPr="00A71A5E">
        <w:rPr>
          <w:rStyle w:val="afffff0"/>
          <w:rFonts w:hint="cs"/>
          <w:rtl/>
        </w:rPr>
        <w:t>'</w:t>
      </w:r>
      <w:r w:rsidRPr="00A71A5E">
        <w:rPr>
          <w:rStyle w:val="afffff0"/>
          <w:rtl/>
        </w:rPr>
        <w:t xml:space="preserve"> </w:t>
      </w:r>
      <w:r w:rsidRPr="00C63571">
        <w:rPr>
          <w:rFonts w:hint="cs"/>
          <w:rtl/>
        </w:rPr>
        <w:t xml:space="preserve"> מה בהמה בשחיטה אף עוף בשחיטה </w:t>
      </w:r>
    </w:p>
    <w:p w14:paraId="55A30618" w14:textId="77777777" w:rsidR="0046556D" w:rsidRDefault="00BD6C4F" w:rsidP="00BD6C4F">
      <w:pPr>
        <w:rPr>
          <w:rtl/>
        </w:rPr>
      </w:pPr>
      <w:r w:rsidRPr="00C63571">
        <w:rPr>
          <w:rFonts w:hint="cs"/>
          <w:rtl/>
        </w:rPr>
        <w:t>דאל</w:t>
      </w:r>
      <w:r>
        <w:rPr>
          <w:rtl/>
        </w:rPr>
        <w:t>"</w:t>
      </w:r>
      <w:r w:rsidRPr="00C63571">
        <w:rPr>
          <w:rFonts w:hint="cs"/>
          <w:rtl/>
        </w:rPr>
        <w:t xml:space="preserve">ה הא </w:t>
      </w:r>
      <w:r w:rsidRPr="00C63571">
        <w:rPr>
          <w:rtl/>
        </w:rPr>
        <w:t xml:space="preserve">בהמה מטמאה במגע ובמשא, </w:t>
      </w:r>
      <w:r w:rsidRPr="00C63571">
        <w:rPr>
          <w:rFonts w:hint="cs"/>
          <w:rtl/>
        </w:rPr>
        <w:t>ו</w:t>
      </w:r>
      <w:r w:rsidRPr="00C63571">
        <w:rPr>
          <w:rtl/>
        </w:rPr>
        <w:t>עוף אינו מטמא במגע ובמשא!</w:t>
      </w:r>
    </w:p>
    <w:p w14:paraId="6A2DA3ED" w14:textId="2655FEF3" w:rsidR="0046556D" w:rsidRDefault="00BD6C4F" w:rsidP="00BD6C4F">
      <w:pPr>
        <w:rPr>
          <w:rtl/>
        </w:rPr>
      </w:pPr>
      <w:r w:rsidRPr="00C63571">
        <w:rPr>
          <w:rFonts w:hint="cs"/>
          <w:rtl/>
        </w:rPr>
        <w:t>ו</w:t>
      </w:r>
      <w:r w:rsidRPr="00C63571">
        <w:rPr>
          <w:rtl/>
        </w:rPr>
        <w:t>עוף מטמא בגדים אבית הבליעה, בהמה אינה מטמאה בגדים אבית הבליעה!</w:t>
      </w:r>
    </w:p>
    <w:p w14:paraId="73F6B9CC" w14:textId="77777777" w:rsidR="0046556D" w:rsidRDefault="00BD6C4F" w:rsidP="00BD6C4F">
      <w:pPr>
        <w:rPr>
          <w:rtl/>
        </w:rPr>
      </w:pPr>
      <w:r w:rsidRPr="00C63571">
        <w:rPr>
          <w:rtl/>
        </w:rPr>
        <w:t>אי מה להלן ברוב שנים, אף כאן ברוב שנים? ת"ל: ' זאת;</w:t>
      </w:r>
    </w:p>
    <w:p w14:paraId="5B42CD3B" w14:textId="77777777" w:rsidR="0046556D" w:rsidRDefault="00BD6C4F" w:rsidP="00BD6C4F">
      <w:pPr>
        <w:rPr>
          <w:rtl/>
        </w:rPr>
      </w:pPr>
      <w:r>
        <w:rPr>
          <w:rStyle w:val="2fb"/>
          <w:rFonts w:hint="cs"/>
          <w:rtl/>
          <w:rPrChange w:id="9900" w:author="מנוע אמוראים" w:date="2026-10-05T16:40:54Z">
            <w:rPr>
              <w:rFonts w:hint="cs"/>
              <w:rtl/>
            </w:rPr>
          </w:rPrChange>
        </w:rPr>
        <w:t xml:space="preserve">ר</w:t>
      </w:r>
      <w:r>
        <w:rPr>
          <w:rStyle w:val="2fb"/>
          <w:rtl/>
          <w:rPrChange w:id="9901" w:author="מנוע אמוראים" w:date="2026-10-05T16:40:54Z">
            <w:rPr>
              <w:rtl/>
            </w:rPr>
          </w:rPrChange>
        </w:rPr>
        <w:t xml:space="preserve">"</w:t>
      </w:r>
      <w:r>
        <w:rPr>
          <w:rStyle w:val="2fb"/>
          <w:rFonts w:hint="cs"/>
          <w:rtl/>
          <w:rPrChange w:id="9902" w:author="מנוע אמוראים" w:date="2026-10-05T16:40:54Z">
            <w:rPr>
              <w:rFonts w:hint="cs"/>
              <w:rtl/>
            </w:rPr>
          </w:rPrChange>
        </w:rPr>
        <w:t xml:space="preserve">א</w:t>
      </w:r>
      <w:r w:rsidRPr="00C63571">
        <w:rPr>
          <w:rtl/>
        </w:rPr>
        <w:t xml:space="preserve">: באיזו תורה שוותה בהמה לעוף ועוף לבהמה? לומר לך: מה עוף הכשרו מן הצואר, אף בהמה הכשרה מן הצואר, אי מה להלן ממול עורף, אף כאן ממול עורף? </w:t>
      </w:r>
    </w:p>
    <w:p w14:paraId="2CC82FAB" w14:textId="77777777" w:rsidR="0046556D" w:rsidRDefault="00A71A5E" w:rsidP="00BD6C4F">
      <w:pPr>
        <w:rPr>
          <w:rtl/>
        </w:rPr>
      </w:pPr>
      <w:r>
        <w:rPr>
          <w:rtl/>
        </w:rPr>
        <w:t xml:space="preserve">ת"ל: </w:t>
      </w:r>
      <w:r w:rsidRPr="00D36D2D">
        <w:rPr>
          <w:rStyle w:val="afffff0"/>
          <w:rtl/>
        </w:rPr>
        <w:t>'</w:t>
      </w:r>
      <w:r w:rsidR="00BD6C4F" w:rsidRPr="00D36D2D">
        <w:rPr>
          <w:rStyle w:val="afffff0"/>
          <w:rtl/>
        </w:rPr>
        <w:t>ומלק את ראשו ממול ערפו ולא יבדיל</w:t>
      </w:r>
      <w:r w:rsidRPr="00D36D2D">
        <w:rPr>
          <w:rStyle w:val="afffff0"/>
          <w:rFonts w:hint="cs"/>
          <w:rtl/>
        </w:rPr>
        <w:t>'</w:t>
      </w:r>
      <w:r w:rsidR="00BD6C4F" w:rsidRPr="00C63571">
        <w:rPr>
          <w:rtl/>
        </w:rPr>
        <w:t xml:space="preserve">, </w:t>
      </w:r>
    </w:p>
    <w:p w14:paraId="16D987CB" w14:textId="77777777" w:rsidR="0046556D" w:rsidRDefault="00BD6C4F" w:rsidP="00BD6C4F">
      <w:pPr>
        <w:rPr>
          <w:rtl/>
        </w:rPr>
      </w:pPr>
      <w:r w:rsidRPr="00C63571">
        <w:rPr>
          <w:rtl/>
        </w:rPr>
        <w:t>ראשו של זה ממול עורף, ואין ראשו של אחר ממול עורף.</w:t>
      </w:r>
    </w:p>
    <w:p w14:paraId="323B33F7" w14:textId="77777777" w:rsidR="0046556D" w:rsidRDefault="0046556D" w:rsidP="00BD6C4F">
      <w:pPr>
        <w:rPr>
          <w:rtl/>
        </w:rPr>
      </w:pPr>
    </w:p>
    <w:p w14:paraId="24454D92" w14:textId="77777777" w:rsidR="0046556D" w:rsidRDefault="00BD6C4F" w:rsidP="00BD6C4F">
      <w:pPr>
        <w:rPr>
          <w:rtl/>
        </w:rPr>
      </w:pPr>
      <w:r>
        <w:rPr>
          <w:rStyle w:val="2fb"/>
          <w:rFonts w:hint="cs"/>
          <w:rtl/>
          <w:rPrChange w:id="9903" w:author="מנוע אמוראים" w:date="2026-10-05T16:40:54Z">
            <w:rPr>
              <w:rFonts w:hint="cs"/>
              <w:rtl/>
            </w:rPr>
          </w:rPrChange>
        </w:rPr>
        <w:t xml:space="preserve">ור</w:t>
      </w:r>
      <w:r>
        <w:rPr>
          <w:rStyle w:val="2fb"/>
          <w:rtl/>
          <w:rPrChange w:id="9904" w:author="מנוע אמוראים" w:date="2026-10-05T16:40:54Z">
            <w:rPr>
              <w:rtl/>
            </w:rPr>
          </w:rPrChange>
        </w:rPr>
        <w:t xml:space="preserve">"</w:t>
      </w:r>
      <w:r>
        <w:rPr>
          <w:rStyle w:val="2fb"/>
          <w:rFonts w:hint="cs"/>
          <w:rtl/>
          <w:rPrChange w:id="9905" w:author="מנוע אמוראים" w:date="2026-10-05T16:40:54Z">
            <w:rPr>
              <w:rFonts w:hint="cs"/>
              <w:rtl/>
            </w:rPr>
          </w:rPrChange>
        </w:rPr>
        <w:t xml:space="preserve">א</w:t>
      </w:r>
      <w:r w:rsidRPr="00C63571">
        <w:rPr>
          <w:rtl/>
        </w:rPr>
        <w:t xml:space="preserve"> </w:t>
      </w:r>
      <w:r w:rsidRPr="00C63571">
        <w:rPr>
          <w:rFonts w:hint="cs"/>
          <w:rtl/>
        </w:rPr>
        <w:t>אי לאו</w:t>
      </w:r>
      <w:r w:rsidRPr="00A71A5E">
        <w:rPr>
          <w:rStyle w:val="afffff0"/>
          <w:rFonts w:hint="cs"/>
          <w:rtl/>
        </w:rPr>
        <w:t xml:space="preserve"> '</w:t>
      </w:r>
      <w:r w:rsidRPr="00A71A5E">
        <w:rPr>
          <w:rStyle w:val="afffff0"/>
          <w:rtl/>
        </w:rPr>
        <w:t>זאת</w:t>
      </w:r>
      <w:r w:rsidRPr="00A71A5E">
        <w:rPr>
          <w:rStyle w:val="afffff0"/>
          <w:rFonts w:hint="cs"/>
          <w:rtl/>
        </w:rPr>
        <w:t>'</w:t>
      </w:r>
      <w:r w:rsidRPr="00A71A5E">
        <w:rPr>
          <w:rStyle w:val="afffff0"/>
          <w:rtl/>
        </w:rPr>
        <w:t xml:space="preserve"> </w:t>
      </w:r>
      <w:r w:rsidRPr="00C63571">
        <w:rPr>
          <w:rFonts w:hint="cs"/>
          <w:rtl/>
        </w:rPr>
        <w:t>הוו</w:t>
      </w:r>
      <w:r>
        <w:rPr>
          <w:rtl/>
        </w:rPr>
        <w:t>"</w:t>
      </w:r>
      <w:r w:rsidRPr="00C63571">
        <w:rPr>
          <w:rFonts w:hint="cs"/>
          <w:rtl/>
        </w:rPr>
        <w:t>א דסגי בסימן אחד כעוף קמ</w:t>
      </w:r>
      <w:r>
        <w:rPr>
          <w:rtl/>
        </w:rPr>
        <w:t>"</w:t>
      </w:r>
      <w:r w:rsidRPr="00C63571">
        <w:rPr>
          <w:rFonts w:hint="cs"/>
          <w:rtl/>
        </w:rPr>
        <w:t xml:space="preserve">ל </w:t>
      </w:r>
    </w:p>
    <w:p w14:paraId="11BD8E6B" w14:textId="77777777" w:rsidR="0046556D" w:rsidRDefault="00BD6C4F" w:rsidP="00BD6C4F">
      <w:pPr>
        <w:rPr>
          <w:rtl/>
        </w:rPr>
      </w:pPr>
      <w:r w:rsidRPr="00C63571">
        <w:rPr>
          <w:rtl/>
        </w:rPr>
        <w:t>• תני בר קפרא:</w:t>
      </w:r>
      <w:r w:rsidRPr="00A71A5E">
        <w:rPr>
          <w:rStyle w:val="afffff0"/>
          <w:rtl/>
        </w:rPr>
        <w:t xml:space="preserve"> </w:t>
      </w:r>
      <w:r w:rsidRPr="00A71A5E">
        <w:rPr>
          <w:rStyle w:val="afffff0"/>
          <w:rFonts w:hint="cs"/>
          <w:rtl/>
        </w:rPr>
        <w:t>'</w:t>
      </w:r>
      <w:r w:rsidRPr="00A71A5E">
        <w:rPr>
          <w:rStyle w:val="afffff0"/>
          <w:rtl/>
        </w:rPr>
        <w:t>זאת תורת הבהמה והעוף</w:t>
      </w:r>
      <w:r w:rsidRPr="00A71A5E">
        <w:rPr>
          <w:rStyle w:val="afffff0"/>
          <w:rFonts w:hint="cs"/>
          <w:rtl/>
        </w:rPr>
        <w:t>'</w:t>
      </w:r>
      <w:r w:rsidRPr="00A71A5E">
        <w:rPr>
          <w:rStyle w:val="afffff0"/>
          <w:rtl/>
        </w:rPr>
        <w:t>,</w:t>
      </w:r>
      <w:r w:rsidRPr="00C63571">
        <w:rPr>
          <w:rtl/>
        </w:rPr>
        <w:t xml:space="preserve"> הטיל הכתוב לעוף בין בהמה לדגים, </w:t>
      </w:r>
    </w:p>
    <w:p w14:paraId="300D5113" w14:textId="77777777" w:rsidR="0046556D" w:rsidRDefault="00BD6C4F" w:rsidP="00BD6C4F">
      <w:pPr>
        <w:rPr>
          <w:rtl/>
        </w:rPr>
      </w:pPr>
      <w:r w:rsidRPr="00C63571">
        <w:rPr>
          <w:rtl/>
        </w:rPr>
        <w:t xml:space="preserve">לחייבו בשני סימנין אי אפשר - שכבר הוקש לדגים, </w:t>
      </w:r>
    </w:p>
    <w:p w14:paraId="09EC1435" w14:textId="77777777" w:rsidR="0046556D" w:rsidRDefault="00BD6C4F" w:rsidP="00BD6C4F">
      <w:pPr>
        <w:rPr>
          <w:rtl/>
        </w:rPr>
      </w:pPr>
      <w:r w:rsidRPr="00C63571">
        <w:rPr>
          <w:rtl/>
        </w:rPr>
        <w:t>לפוטרו בלא כלום אי אפשר - שכבר הוקש לבהמה, הא כיצד? הכשרו בסימן אחד.</w:t>
      </w:r>
    </w:p>
    <w:p w14:paraId="40CFE19D" w14:textId="77777777" w:rsidR="0046556D" w:rsidRDefault="00BD6C4F" w:rsidP="00BD6C4F">
      <w:pPr>
        <w:rPr>
          <w:rtl/>
        </w:rPr>
      </w:pPr>
      <w:r w:rsidRPr="00C63571">
        <w:rPr>
          <w:rtl/>
        </w:rPr>
        <w:t>דגים דלאו בני שחיטה</w:t>
      </w:r>
      <w:r w:rsidRPr="00A71A5E">
        <w:rPr>
          <w:rStyle w:val="afffff0"/>
          <w:rtl/>
        </w:rPr>
        <w:t xml:space="preserve"> </w:t>
      </w:r>
      <w:r w:rsidRPr="00A71A5E">
        <w:rPr>
          <w:rStyle w:val="afffff0"/>
          <w:rFonts w:hint="cs"/>
          <w:rtl/>
        </w:rPr>
        <w:t>'</w:t>
      </w:r>
      <w:r w:rsidRPr="00A71A5E">
        <w:rPr>
          <w:rStyle w:val="afffff0"/>
          <w:rtl/>
        </w:rPr>
        <w:t>אם את כל דגי הים יאסף להם</w:t>
      </w:r>
      <w:r w:rsidRPr="00A71A5E">
        <w:rPr>
          <w:rStyle w:val="afffff0"/>
          <w:rFonts w:hint="cs"/>
          <w:rtl/>
        </w:rPr>
        <w:t>'-</w:t>
      </w:r>
      <w:r w:rsidRPr="00C63571">
        <w:rPr>
          <w:rFonts w:hint="cs"/>
          <w:rtl/>
        </w:rPr>
        <w:t xml:space="preserve"> סגי באסיפה בעלמא</w:t>
      </w:r>
      <w:r w:rsidRPr="00C63571">
        <w:rPr>
          <w:rtl/>
        </w:rPr>
        <w:t xml:space="preserve">, </w:t>
      </w:r>
    </w:p>
    <w:p w14:paraId="020F0BE5" w14:textId="77777777" w:rsidR="0046556D" w:rsidRDefault="00BD6C4F" w:rsidP="00BD6C4F">
      <w:pPr>
        <w:rPr>
          <w:rtl/>
        </w:rPr>
      </w:pPr>
      <w:r w:rsidRPr="00C63571">
        <w:rPr>
          <w:rtl/>
        </w:rPr>
        <w:t xml:space="preserve">אלא מעתה, גבי שליו </w:t>
      </w:r>
      <w:r w:rsidRPr="00664445">
        <w:rPr>
          <w:rStyle w:val="afffff0"/>
          <w:rtl/>
        </w:rPr>
        <w:t>ד</w:t>
      </w:r>
      <w:r w:rsidRPr="00664445">
        <w:rPr>
          <w:rStyle w:val="afffff0"/>
          <w:rFonts w:hint="cs"/>
          <w:rtl/>
        </w:rPr>
        <w:t>'</w:t>
      </w:r>
      <w:r w:rsidRPr="00664445">
        <w:rPr>
          <w:rStyle w:val="afffff0"/>
          <w:rtl/>
        </w:rPr>
        <w:t>ויאספו את השליו</w:t>
      </w:r>
      <w:r w:rsidRPr="00664445">
        <w:rPr>
          <w:rStyle w:val="afffff0"/>
          <w:rFonts w:hint="cs"/>
          <w:rtl/>
        </w:rPr>
        <w:t xml:space="preserve">' </w:t>
      </w:r>
      <w:r w:rsidRPr="00C63571">
        <w:rPr>
          <w:rtl/>
        </w:rPr>
        <w:t xml:space="preserve"> ה"נ דלאו בשחיטה? </w:t>
      </w:r>
    </w:p>
    <w:p w14:paraId="16480B17" w14:textId="77777777" w:rsidR="0046556D" w:rsidRDefault="00BD6C4F" w:rsidP="00BD6C4F">
      <w:pPr>
        <w:rPr>
          <w:rtl/>
        </w:rPr>
      </w:pPr>
      <w:r w:rsidRPr="00C63571">
        <w:rPr>
          <w:rtl/>
        </w:rPr>
        <w:t>והא אמרת: לפוטרו בולא כלום אי אפשר שכבר הוקש לבהמה!</w:t>
      </w:r>
    </w:p>
    <w:p w14:paraId="64DE1BFD" w14:textId="77777777" w:rsidR="0046556D" w:rsidRDefault="00BD6C4F" w:rsidP="00BD6C4F">
      <w:pPr>
        <w:rPr>
          <w:rtl/>
        </w:rPr>
      </w:pPr>
      <w:r w:rsidRPr="00C63571">
        <w:rPr>
          <w:rtl/>
        </w:rPr>
        <w:t xml:space="preserve">התם לא כתיבא אסיפה במקום שחיטה דאחריני, הכא כתיבא אסיפה במקום שחיטה דאחריני: </w:t>
      </w:r>
    </w:p>
    <w:p w14:paraId="37E4B751" w14:textId="77777777" w:rsidR="0046556D" w:rsidRDefault="0046556D" w:rsidP="00BD6C4F">
      <w:pPr>
        <w:rPr>
          <w:rtl/>
        </w:rPr>
      </w:pPr>
    </w:p>
    <w:p w14:paraId="5C59624F" w14:textId="77777777" w:rsidR="0046556D" w:rsidRDefault="00BD6C4F" w:rsidP="00BD6C4F">
      <w:pPr>
        <w:rPr>
          <w:rtl/>
        </w:rPr>
      </w:pPr>
      <w:r w:rsidRPr="00C63571">
        <w:rPr>
          <w:rtl/>
        </w:rPr>
        <w:t xml:space="preserve">• דרש עובר גלילאה: בהמה שנבראת מן היבשה - הכשרה בשני סימנים, </w:t>
      </w:r>
    </w:p>
    <w:p w14:paraId="6C1D6044" w14:textId="77777777" w:rsidR="0046556D" w:rsidRDefault="00BD6C4F" w:rsidP="00BD6C4F">
      <w:pPr>
        <w:rPr>
          <w:rtl/>
        </w:rPr>
      </w:pPr>
      <w:r w:rsidRPr="00C63571">
        <w:rPr>
          <w:rtl/>
        </w:rPr>
        <w:t>דגים שנבראו מן המים - הכשירן בולא כלום,</w:t>
      </w:r>
    </w:p>
    <w:p w14:paraId="3E02FC4D" w14:textId="77777777" w:rsidR="0046556D" w:rsidRDefault="00BD6C4F" w:rsidP="00BD6C4F">
      <w:pPr>
        <w:rPr>
          <w:rtl/>
        </w:rPr>
      </w:pPr>
      <w:r w:rsidRPr="00C63571">
        <w:rPr>
          <w:rtl/>
        </w:rPr>
        <w:t xml:space="preserve"> עוף שנברא מן הרקק - הכשרו בסימן אחד.</w:t>
      </w:r>
    </w:p>
    <w:p w14:paraId="1395E985" w14:textId="77777777" w:rsidR="0046556D" w:rsidRDefault="0046556D" w:rsidP="00BD6C4F">
      <w:pPr>
        <w:rPr>
          <w:rtl/>
        </w:rPr>
      </w:pPr>
    </w:p>
    <w:p w14:paraId="792C5B18" w14:textId="77777777" w:rsidR="0046556D" w:rsidRDefault="00BD6C4F" w:rsidP="00BD6C4F">
      <w:pPr>
        <w:rPr>
          <w:rtl/>
        </w:rPr>
      </w:pPr>
      <w:r w:rsidRPr="00C63571">
        <w:rPr>
          <w:rtl/>
        </w:rPr>
        <w:t>• אמר רב שמואל קפוטקאה: תדע, שהרי עופות יש להן קשקשת ברגליהם כדגים.</w:t>
      </w:r>
    </w:p>
    <w:p w14:paraId="35AFA85F" w14:textId="77777777" w:rsidR="0046556D" w:rsidRDefault="00BD6C4F" w:rsidP="00BD6C4F">
      <w:pPr>
        <w:rPr>
          <w:rtl/>
        </w:rPr>
      </w:pPr>
      <w:r w:rsidRPr="00C63571">
        <w:rPr>
          <w:rtl/>
        </w:rPr>
        <w:t>ועוד שאלו, כתוב אחד אומר: ו</w:t>
      </w:r>
      <w:r w:rsidRPr="00C63571">
        <w:rPr>
          <w:rFonts w:hint="cs"/>
          <w:rtl/>
        </w:rPr>
        <w:t>'</w:t>
      </w:r>
      <w:r>
        <w:rPr>
          <w:rStyle w:val="afffff0"/>
          <w:rtl/>
          <w:rPrChange w:id="9013" w:author="מנוע פסוקים" w:date="2026-10-05T16:37:55Z">
            <w:rPr>
              <w:rtl/>
            </w:rPr>
          </w:rPrChange>
        </w:rPr>
        <w:t xml:space="preserve">יאמר אלהים ישרצו המים שרץ נפש חיה ועוף יעופף</w:t>
      </w:r>
      <w:r w:rsidRPr="00C63571">
        <w:rPr>
          <w:rFonts w:hint="cs"/>
          <w:rtl/>
        </w:rPr>
        <w:t>'</w:t>
      </w:r>
      <w:r w:rsidRPr="00C63571">
        <w:rPr>
          <w:rtl/>
        </w:rPr>
        <w:t xml:space="preserve">, </w:t>
      </w:r>
      <w:r w:rsidRPr="00C63571">
        <w:rPr>
          <w:rFonts w:hint="cs"/>
          <w:rtl/>
        </w:rPr>
        <w:t xml:space="preserve">- מים נבראו </w:t>
      </w:r>
    </w:p>
    <w:p w14:paraId="2EDB19B5" w14:textId="77777777" w:rsidR="0046556D" w:rsidRDefault="00BD6C4F" w:rsidP="00BD6C4F">
      <w:pPr>
        <w:rPr>
          <w:rtl/>
        </w:rPr>
      </w:pPr>
      <w:r w:rsidRPr="00C63571">
        <w:rPr>
          <w:rtl/>
        </w:rPr>
        <w:t>וכתיב:</w:t>
      </w:r>
      <w:r w:rsidRPr="00A71A5E">
        <w:rPr>
          <w:rStyle w:val="afffff0"/>
          <w:rtl/>
        </w:rPr>
        <w:t xml:space="preserve"> </w:t>
      </w:r>
      <w:r w:rsidRPr="00A71A5E">
        <w:rPr>
          <w:rStyle w:val="afffff0"/>
          <w:rFonts w:hint="cs"/>
          <w:rtl/>
        </w:rPr>
        <w:t>'</w:t>
      </w:r>
      <w:r w:rsidRPr="00A71A5E">
        <w:rPr>
          <w:rStyle w:val="afffff0"/>
          <w:rtl/>
        </w:rPr>
        <w:t>ויצר</w:t>
      </w:r>
      <w:r w:rsidR="004B0EAE" w:rsidRPr="00A71A5E">
        <w:rPr>
          <w:rStyle w:val="afffff0"/>
          <w:rtl/>
        </w:rPr>
        <w:t xml:space="preserve"> ה# </w:t>
      </w:r>
      <w:r w:rsidRPr="00A71A5E">
        <w:rPr>
          <w:rStyle w:val="afffff0"/>
          <w:rtl/>
        </w:rPr>
        <w:t>אלהים מן האדמה כל חית השדה ואת כל עוף השמים</w:t>
      </w:r>
      <w:r w:rsidRPr="00A71A5E">
        <w:rPr>
          <w:rStyle w:val="afffff0"/>
          <w:rFonts w:hint="cs"/>
          <w:rtl/>
        </w:rPr>
        <w:t xml:space="preserve">' </w:t>
      </w:r>
      <w:r w:rsidRPr="00C63571">
        <w:rPr>
          <w:rFonts w:hint="cs"/>
          <w:rtl/>
        </w:rPr>
        <w:t>-מהארץ נבראו</w:t>
      </w:r>
    </w:p>
    <w:p w14:paraId="2675FC63" w14:textId="77777777" w:rsidR="0046556D" w:rsidRDefault="00BD6C4F" w:rsidP="00BD6C4F">
      <w:pPr>
        <w:rPr>
          <w:rtl/>
        </w:rPr>
      </w:pPr>
      <w:r w:rsidRPr="00C63571">
        <w:rPr>
          <w:rtl/>
        </w:rPr>
        <w:t>אמר לו: מן הרקק נבראו.</w:t>
      </w:r>
    </w:p>
    <w:p w14:paraId="17602E52" w14:textId="77777777" w:rsidR="0046556D" w:rsidRDefault="00BD6C4F" w:rsidP="00BD6C4F">
      <w:pPr>
        <w:rPr>
          <w:rtl/>
        </w:rPr>
      </w:pPr>
      <w:r w:rsidRPr="00C63571">
        <w:rPr>
          <w:rtl/>
        </w:rPr>
        <w:t xml:space="preserve">ראה תלמידיו מסתכלים זה בזה, אמר להם: קשה בעיניכם שדחיתי את אויבי בקש, </w:t>
      </w:r>
    </w:p>
    <w:p w14:paraId="5FDDB6C9" w14:textId="77777777" w:rsidR="0046556D" w:rsidRDefault="00BD6C4F" w:rsidP="00BD6C4F">
      <w:pPr>
        <w:rPr>
          <w:rtl/>
        </w:rPr>
      </w:pPr>
      <w:r w:rsidRPr="00C63571">
        <w:rPr>
          <w:rtl/>
        </w:rPr>
        <w:t>מן המים נבראו, ולמה הביאן אל האדם? לקרות להן שם.</w:t>
      </w:r>
    </w:p>
    <w:p w14:paraId="57BA234C" w14:textId="77777777" w:rsidR="0046556D" w:rsidRDefault="00BD6C4F" w:rsidP="00BD6C4F">
      <w:pPr>
        <w:rPr>
          <w:rtl/>
        </w:rPr>
      </w:pPr>
      <w:r w:rsidRPr="00C63571">
        <w:rPr>
          <w:rtl/>
        </w:rPr>
        <w:t>ויש אומרים: בלשון אחר אמר לאותו הגמון, ובלשון הראשון אמר להן לתלמידיו, משום דכתיב</w:t>
      </w:r>
      <w:r w:rsidRPr="00A71A5E">
        <w:rPr>
          <w:rStyle w:val="afffff0"/>
          <w:rtl/>
        </w:rPr>
        <w:t xml:space="preserve"> </w:t>
      </w:r>
      <w:r w:rsidRPr="00A71A5E">
        <w:rPr>
          <w:rStyle w:val="afffff0"/>
          <w:rFonts w:hint="cs"/>
          <w:rtl/>
        </w:rPr>
        <w:t>'</w:t>
      </w:r>
      <w:r w:rsidRPr="00A71A5E">
        <w:rPr>
          <w:rStyle w:val="afffff0"/>
          <w:rtl/>
        </w:rPr>
        <w:t>על ויצר</w:t>
      </w:r>
      <w:r w:rsidRPr="00A71A5E">
        <w:rPr>
          <w:rStyle w:val="afffff0"/>
          <w:rFonts w:hint="cs"/>
          <w:rtl/>
        </w:rPr>
        <w:t>'</w:t>
      </w:r>
      <w:r w:rsidRPr="00A71A5E">
        <w:rPr>
          <w:rStyle w:val="afffff0"/>
          <w:rtl/>
        </w:rPr>
        <w:t>.</w:t>
      </w:r>
    </w:p>
    <w:p w14:paraId="1AE8F221" w14:textId="77777777" w:rsidR="0046556D" w:rsidRDefault="00BD6C4F" w:rsidP="00BD6C4F">
      <w:pPr>
        <w:rPr>
          <w:rtl/>
        </w:rPr>
      </w:pPr>
      <w:r w:rsidRPr="00C63571">
        <w:rPr>
          <w:rtl/>
        </w:rPr>
        <w:t xml:space="preserve">• </w:t>
      </w:r>
      <w:r>
        <w:rPr>
          <w:rStyle w:val="2fb"/>
          <w:rFonts w:hint="cs"/>
          <w:rtl/>
          <w:rPrChange w:id="9906" w:author="מנוע אמוראים" w:date="2026-10-05T16:40:54Z">
            <w:rPr>
              <w:rFonts w:hint="cs"/>
              <w:rtl/>
            </w:rPr>
          </w:rPrChange>
        </w:rPr>
        <w:t xml:space="preserve">אר</w:t>
      </w:r>
      <w:r>
        <w:rPr>
          <w:rStyle w:val="2fb"/>
          <w:rtl/>
          <w:rPrChange w:id="9907" w:author="מנוע אמוראים" w:date="2026-10-05T16:40:54Z">
            <w:rPr>
              <w:rtl/>
            </w:rPr>
          </w:rPrChange>
        </w:rPr>
        <w:t xml:space="preserve">"</w:t>
      </w:r>
      <w:r>
        <w:rPr>
          <w:rStyle w:val="2fb"/>
          <w:rFonts w:hint="cs"/>
          <w:rtl/>
          <w:rPrChange w:id="9908" w:author="מנוע אמוראים" w:date="2026-10-05T16:40:54Z">
            <w:rPr>
              <w:rFonts w:hint="cs"/>
              <w:rtl/>
            </w:rPr>
          </w:rPrChange>
        </w:rPr>
        <w:t xml:space="preserve">י</w:t>
      </w:r>
      <w:r>
        <w:rPr>
          <w:rtl/>
        </w:rPr>
        <w:t xml:space="preserve"> </w:t>
      </w:r>
      <w:r>
        <w:rPr>
          <w:rStyle w:val="2fb"/>
          <w:rtl/>
          <w:rPrChange w:id="9909" w:author="מנוע אמוראים" w:date="2026-10-05T16:40:54Z">
            <w:rPr>
              <w:rtl/>
            </w:rPr>
          </w:rPrChange>
        </w:rPr>
        <w:t xml:space="preserve">מ</w:t>
      </w:r>
      <w:r>
        <w:rPr>
          <w:rStyle w:val="2fb"/>
          <w:rFonts w:hint="cs"/>
          <w:rtl/>
          <w:rPrChange w:id="9910" w:author="מנוע אמוראים" w:date="2026-10-05T16:40:54Z">
            <w:rPr>
              <w:rFonts w:hint="cs"/>
              <w:rtl/>
            </w:rPr>
          </w:rPrChange>
        </w:rPr>
        <w:t xml:space="preserve">ריב</w:t>
      </w:r>
      <w:r>
        <w:rPr>
          <w:rStyle w:val="2fb"/>
          <w:rtl/>
          <w:rPrChange w:id="9911" w:author="מנוע אמוראים" w:date="2026-10-05T16:40:54Z">
            <w:rPr>
              <w:rtl/>
            </w:rPr>
          </w:rPrChange>
        </w:rPr>
        <w:t xml:space="preserve">"</w:t>
      </w:r>
      <w:r>
        <w:rPr>
          <w:rStyle w:val="2fb"/>
          <w:rFonts w:hint="cs"/>
          <w:rtl/>
          <w:rPrChange w:id="9912" w:author="מנוע אמוראים" w:date="2026-10-05T16:40:54Z">
            <w:rPr>
              <w:rFonts w:hint="cs"/>
              <w:rtl/>
            </w:rPr>
          </w:rPrChange>
        </w:rPr>
        <w:t xml:space="preserve">פ</w:t>
      </w:r>
      <w:r w:rsidRPr="00C63571">
        <w:rPr>
          <w:rtl/>
        </w:rPr>
        <w:t>: אין שחיטה לעוף מן התורה, שנא</w:t>
      </w:r>
      <w:r w:rsidRPr="00C63571">
        <w:rPr>
          <w:rFonts w:hint="cs"/>
          <w:rtl/>
        </w:rPr>
        <w:t>'</w:t>
      </w:r>
      <w:r w:rsidRPr="00C63571">
        <w:rPr>
          <w:rtl/>
        </w:rPr>
        <w:t>: ושפך, בשפיכה בעלמא סגי.</w:t>
      </w:r>
    </w:p>
    <w:p w14:paraId="759D9575" w14:textId="77777777" w:rsidR="0046556D" w:rsidRDefault="00BD6C4F" w:rsidP="00BD6C4F">
      <w:pPr>
        <w:rPr>
          <w:rtl/>
        </w:rPr>
      </w:pPr>
      <w:r w:rsidRPr="00C63571">
        <w:rPr>
          <w:rtl/>
        </w:rPr>
        <w:t>א"ה, חיה נמי!</w:t>
      </w:r>
      <w:r w:rsidRPr="00C63571">
        <w:rPr>
          <w:rFonts w:hint="cs"/>
          <w:rtl/>
        </w:rPr>
        <w:t xml:space="preserve"> </w:t>
      </w:r>
    </w:p>
    <w:p w14:paraId="397B8F8F" w14:textId="77777777" w:rsidR="0046556D" w:rsidRDefault="00BD6C4F" w:rsidP="00BD6C4F">
      <w:pPr>
        <w:rPr>
          <w:rtl/>
        </w:rPr>
      </w:pPr>
      <w:r w:rsidRPr="00C63571">
        <w:rPr>
          <w:rtl/>
        </w:rPr>
        <w:t>איתקש לפסולי המוקדשין.</w:t>
      </w:r>
      <w:r w:rsidRPr="00C63571">
        <w:rPr>
          <w:rFonts w:hint="cs"/>
          <w:rtl/>
        </w:rPr>
        <w:t xml:space="preserve"> </w:t>
      </w:r>
      <w:r w:rsidRPr="00C63571">
        <w:rPr>
          <w:rtl/>
        </w:rPr>
        <w:t>עוף נמי איתקש לבהמה, ד</w:t>
      </w:r>
      <w:r w:rsidRPr="00C63571">
        <w:rPr>
          <w:rFonts w:hint="cs"/>
          <w:rtl/>
        </w:rPr>
        <w:t>'</w:t>
      </w:r>
      <w:r>
        <w:rPr>
          <w:rStyle w:val="afffff0"/>
          <w:rtl/>
          <w:rPrChange w:id="9014" w:author="מנוע פסוקים" w:date="2026-10-05T16:37:55Z">
            <w:rPr>
              <w:rtl/>
            </w:rPr>
          </w:rPrChange>
        </w:rPr>
        <w:t xml:space="preserve">זאת תורת הבהמה והעוף</w:t>
      </w:r>
      <w:r w:rsidRPr="00C63571">
        <w:rPr>
          <w:rFonts w:hint="cs"/>
          <w:rtl/>
        </w:rPr>
        <w:t>'</w:t>
      </w:r>
    </w:p>
    <w:p w14:paraId="543F23B6" w14:textId="77777777" w:rsidR="0046556D" w:rsidRDefault="00BD6C4F" w:rsidP="00BD6C4F">
      <w:pPr>
        <w:rPr>
          <w:rtl/>
        </w:rPr>
      </w:pPr>
      <w:r w:rsidRPr="003017EE">
        <w:rPr>
          <w:rStyle w:val="afffff0"/>
          <w:rFonts w:hint="cs"/>
          <w:rtl/>
        </w:rPr>
        <w:t>'</w:t>
      </w:r>
      <w:r w:rsidRPr="003017EE">
        <w:rPr>
          <w:rStyle w:val="afffff0"/>
          <w:rtl/>
        </w:rPr>
        <w:t>ושפך את דמו</w:t>
      </w:r>
      <w:r w:rsidRPr="003017EE">
        <w:rPr>
          <w:rStyle w:val="afffff0"/>
          <w:rFonts w:hint="cs"/>
          <w:rtl/>
        </w:rPr>
        <w:t>'</w:t>
      </w:r>
      <w:r w:rsidRPr="003017EE">
        <w:rPr>
          <w:rStyle w:val="afffff0"/>
          <w:rtl/>
        </w:rPr>
        <w:t>.</w:t>
      </w:r>
      <w:r w:rsidRPr="00C63571">
        <w:rPr>
          <w:rFonts w:hint="cs"/>
          <w:rtl/>
        </w:rPr>
        <w:t xml:space="preserve"> </w:t>
      </w:r>
      <w:r w:rsidRPr="00C63571">
        <w:rPr>
          <w:rtl/>
        </w:rPr>
        <w:t>ומאי חזית דשדייה על עוף? שדייה אחיה!</w:t>
      </w:r>
      <w:r w:rsidRPr="00C63571">
        <w:rPr>
          <w:rFonts w:hint="cs"/>
          <w:rtl/>
        </w:rPr>
        <w:t xml:space="preserve"> </w:t>
      </w:r>
      <w:r w:rsidRPr="00C63571">
        <w:rPr>
          <w:rtl/>
        </w:rPr>
        <w:t>מסתברא, משום דסליק מיניה.</w:t>
      </w:r>
    </w:p>
    <w:p w14:paraId="1549D0E4" w14:textId="77777777" w:rsidR="0046556D" w:rsidRDefault="00BD6C4F" w:rsidP="00BD6C4F">
      <w:pPr>
        <w:rPr>
          <w:rtl/>
        </w:rPr>
      </w:pPr>
      <w:r w:rsidRPr="00C63571">
        <w:rPr>
          <w:rFonts w:hint="cs"/>
          <w:rtl/>
        </w:rPr>
        <w:t>והך ד</w:t>
      </w:r>
      <w:r w:rsidRPr="00C63571">
        <w:rPr>
          <w:rtl/>
        </w:rPr>
        <w:t>השוחט ונתנבלה בידו, הנוחר והמעקר פטור מלכסות;</w:t>
      </w:r>
      <w:r w:rsidRPr="00C63571">
        <w:rPr>
          <w:rFonts w:hint="cs"/>
          <w:rtl/>
        </w:rPr>
        <w:t xml:space="preserve"> לא מיירי בעוף דנחירתו שחיטתו אלא בחיה </w:t>
      </w:r>
    </w:p>
    <w:p w14:paraId="4BDF7127" w14:textId="77777777" w:rsidR="0046556D" w:rsidRDefault="00BD6C4F" w:rsidP="00BD6C4F">
      <w:pPr>
        <w:rPr>
          <w:rtl/>
        </w:rPr>
      </w:pPr>
      <w:r w:rsidRPr="00C63571">
        <w:rPr>
          <w:rFonts w:hint="cs"/>
          <w:rtl/>
        </w:rPr>
        <w:t>והך ד</w:t>
      </w:r>
      <w:r w:rsidRPr="00C63571">
        <w:rPr>
          <w:rtl/>
        </w:rPr>
        <w:t>השוחט וצריך לדם חייב לכסות, כיצד הוא עושה? או נוחרו או עוקרו</w:t>
      </w:r>
      <w:r w:rsidRPr="00C63571">
        <w:rPr>
          <w:rFonts w:hint="cs"/>
          <w:rtl/>
        </w:rPr>
        <w:t xml:space="preserve"> לאו בעוף אלא בחיה </w:t>
      </w:r>
    </w:p>
    <w:p w14:paraId="5604B318" w14:textId="77777777" w:rsidR="0046556D" w:rsidRDefault="00BD6C4F" w:rsidP="00BD6C4F">
      <w:pPr>
        <w:rPr>
          <w:rtl/>
        </w:rPr>
      </w:pPr>
      <w:r w:rsidRPr="00C63571">
        <w:rPr>
          <w:rFonts w:hint="cs"/>
          <w:rtl/>
        </w:rPr>
        <w:t xml:space="preserve">דבעי </w:t>
      </w:r>
      <w:r w:rsidRPr="00C63571">
        <w:rPr>
          <w:rtl/>
        </w:rPr>
        <w:t xml:space="preserve">לדמיה ללכא: </w:t>
      </w:r>
    </w:p>
    <w:p w14:paraId="0D5775F7" w14:textId="77777777" w:rsidR="0046556D" w:rsidRDefault="00BD6C4F" w:rsidP="00BD6C4F">
      <w:pPr>
        <w:rPr>
          <w:rtl/>
        </w:rPr>
      </w:pPr>
      <w:r w:rsidRPr="00C63571">
        <w:rPr>
          <w:rtl/>
        </w:rPr>
        <w:t>•</w:t>
      </w:r>
      <w:r w:rsidRPr="00C63571">
        <w:rPr>
          <w:rFonts w:hint="cs"/>
          <w:rtl/>
        </w:rPr>
        <w:t xml:space="preserve"> </w:t>
      </w:r>
      <w:r w:rsidRPr="00C63571">
        <w:rPr>
          <w:rtl/>
        </w:rPr>
        <w:t>ת"ש: מלק בסכין - מטמא בגדים אבית הבליעה;</w:t>
      </w:r>
      <w:r w:rsidRPr="00C63571">
        <w:rPr>
          <w:rFonts w:hint="cs"/>
          <w:rtl/>
        </w:rPr>
        <w:t xml:space="preserve"> </w:t>
      </w:r>
      <w:r w:rsidRPr="00C63571">
        <w:rPr>
          <w:rtl/>
        </w:rPr>
        <w:t xml:space="preserve">ואי אמרת אין שחיטה לעוף מן התורה, </w:t>
      </w:r>
    </w:p>
    <w:p w14:paraId="6F553AD3" w14:textId="77777777" w:rsidR="0046556D" w:rsidRDefault="00BD6C4F" w:rsidP="00BD6C4F">
      <w:pPr>
        <w:rPr>
          <w:rtl/>
        </w:rPr>
      </w:pPr>
      <w:r w:rsidRPr="00C63571">
        <w:rPr>
          <w:rtl/>
        </w:rPr>
        <w:t>נהי נמי דכי תבר ליה שדרה ומפרקת הויא לה טרפה, תהני לה סכין לטהרה מידי נבלה!</w:t>
      </w:r>
    </w:p>
    <w:p w14:paraId="33BEB667" w14:textId="77777777" w:rsidR="0046556D" w:rsidRDefault="0046556D" w:rsidP="00BD6C4F">
      <w:pPr>
        <w:rPr>
          <w:rtl/>
        </w:rPr>
      </w:pPr>
    </w:p>
    <w:p w14:paraId="366849BC" w14:textId="77777777" w:rsidR="0046556D" w:rsidRDefault="00BD6C4F" w:rsidP="00BD6C4F">
      <w:pPr>
        <w:rPr>
          <w:rtl/>
        </w:rPr>
      </w:pPr>
      <w:r w:rsidRPr="00C63571">
        <w:rPr>
          <w:rtl/>
        </w:rPr>
        <w:t>הוא דאמר כי האי תנא;</w:t>
      </w:r>
      <w:r w:rsidRPr="00C63571">
        <w:rPr>
          <w:rFonts w:hint="cs"/>
          <w:rtl/>
        </w:rPr>
        <w:t xml:space="preserve"> </w:t>
      </w:r>
      <w:r>
        <w:rPr>
          <w:rtl/>
        </w:rPr>
        <w:t xml:space="preserve">דתניא, </w:t>
      </w:r>
      <w:r>
        <w:rPr>
          <w:rStyle w:val="2fb"/>
          <w:rtl/>
          <w:rPrChange w:id="9913" w:author="מנוע אמוראים" w:date="2026-10-05T16:40:54Z">
            <w:rPr>
              <w:rtl/>
            </w:rPr>
          </w:rPrChange>
        </w:rPr>
        <w:t xml:space="preserve">ר"א</w:t>
      </w:r>
      <w:r>
        <w:rPr>
          <w:rtl/>
        </w:rPr>
        <w:t xml:space="preserve"> הקפר ברבי אומר: מה ת"ל </w:t>
      </w:r>
      <w:r w:rsidR="00BF1CF6">
        <w:rPr>
          <w:rFonts w:hint="cs"/>
          <w:rtl/>
        </w:rPr>
        <w:t>'</w:t>
      </w:r>
      <w:r>
        <w:rPr>
          <w:rStyle w:val="afffff0"/>
          <w:rtl/>
          <w:rPrChange w:id="9015" w:author="מנוע פסוקים" w:date="2026-10-05T16:37:55Z">
            <w:rPr>
              <w:rtl/>
            </w:rPr>
          </w:rPrChange>
        </w:rPr>
        <w:t xml:space="preserve">אך כאשר יאכל את הצבי</w:t>
      </w:r>
      <w:r>
        <w:rPr>
          <w:rtl/>
        </w:rPr>
        <w:t xml:space="preserve"> וגו'? וכי מה למדנו מצבי ואיל מעתה? הרי זה בא ללמד ונמצא למד, מקיש צבי ואיל לפסולי </w:t>
      </w:r>
      <w:r w:rsidRPr="00C63571">
        <w:rPr>
          <w:rtl/>
        </w:rPr>
        <w:lastRenderedPageBreak/>
        <w:t xml:space="preserve">המוקדשין, </w:t>
      </w:r>
      <w:r w:rsidRPr="00C63571">
        <w:rPr>
          <w:rFonts w:hint="cs"/>
          <w:rtl/>
        </w:rPr>
        <w:t>ד</w:t>
      </w:r>
      <w:r w:rsidRPr="00C63571">
        <w:rPr>
          <w:rtl/>
        </w:rPr>
        <w:t>בשחיטה, ועוף אין לו שחיטה מדברי תורה אלא מדברי סופרים.</w:t>
      </w:r>
    </w:p>
    <w:p w14:paraId="59E1939A" w14:textId="77777777" w:rsidR="0046556D" w:rsidRDefault="00BD6C4F" w:rsidP="00BD6C4F">
      <w:pPr>
        <w:rPr>
          <w:rtl/>
        </w:rPr>
      </w:pPr>
      <w:r>
        <w:rPr>
          <w:rFonts w:hint="cs"/>
          <w:rtl/>
        </w:rPr>
        <w:t xml:space="preserve">ורבי הוא דפליג עליה </w:t>
      </w:r>
      <w:r>
        <w:rPr>
          <w:rStyle w:val="2fb"/>
          <w:rFonts w:hint="cs"/>
          <w:rtl/>
          <w:rPrChange w:id="9914" w:author="מנוע אמוראים" w:date="2026-10-05T16:40:54Z">
            <w:rPr>
              <w:rFonts w:hint="cs"/>
              <w:rtl/>
            </w:rPr>
          </w:rPrChange>
        </w:rPr>
        <w:t xml:space="preserve">דר</w:t>
      </w:r>
      <w:r>
        <w:rPr>
          <w:rStyle w:val="2fb"/>
          <w:rtl/>
          <w:rPrChange w:id="9915" w:author="מנוע אמוראים" w:date="2026-10-05T16:40:54Z">
            <w:rPr>
              <w:rtl/>
            </w:rPr>
          </w:rPrChange>
        </w:rPr>
        <w:t xml:space="preserve">"</w:t>
      </w:r>
      <w:r>
        <w:rPr>
          <w:rStyle w:val="2fb"/>
          <w:rFonts w:hint="cs"/>
          <w:rtl/>
          <w:rPrChange w:id="9916" w:author="מנוע אמוראים" w:date="2026-10-05T16:40:54Z">
            <w:rPr>
              <w:rFonts w:hint="cs"/>
              <w:rtl/>
            </w:rPr>
          </w:rPrChange>
        </w:rPr>
        <w:t xml:space="preserve">א</w:t>
      </w:r>
      <w:r>
        <w:rPr>
          <w:rFonts w:hint="cs"/>
          <w:rtl/>
        </w:rPr>
        <w:t xml:space="preserve"> הקפר </w:t>
      </w:r>
      <w:r w:rsidRPr="00664445">
        <w:rPr>
          <w:rStyle w:val="afffff0"/>
          <w:rFonts w:hint="cs"/>
          <w:rtl/>
        </w:rPr>
        <w:t>ד'</w:t>
      </w:r>
      <w:r w:rsidRPr="00664445">
        <w:rPr>
          <w:rStyle w:val="afffff0"/>
          <w:rtl/>
        </w:rPr>
        <w:t>וזבחת כאשר צויתיך</w:t>
      </w:r>
      <w:r w:rsidRPr="00664445">
        <w:rPr>
          <w:rStyle w:val="afffff0"/>
          <w:rFonts w:hint="cs"/>
          <w:rtl/>
        </w:rPr>
        <w:t>'</w:t>
      </w:r>
      <w:r w:rsidRPr="00664445">
        <w:rPr>
          <w:rStyle w:val="afffff0"/>
          <w:rtl/>
        </w:rPr>
        <w:t xml:space="preserve"> </w:t>
      </w:r>
      <w:r w:rsidRPr="00C63571">
        <w:rPr>
          <w:rtl/>
        </w:rPr>
        <w:t>מלמד שנצטוה משה על הושט ועל הקנה, ועל רוב אחד בעוף ועל רוב שנים בבהמה.</w:t>
      </w:r>
    </w:p>
    <w:p w14:paraId="3DE860C6" w14:textId="77777777" w:rsidR="0046556D" w:rsidRDefault="00BD6C4F" w:rsidP="00BD6C4F">
      <w:pPr>
        <w:jc w:val="center"/>
        <w:rPr>
          <w:del w:id="90016" w:author="מנוע עיצוב" w:date="2026-10-08T11:01:28Z"/>
          <w:rtl/>
        </w:rPr>
      </w:pPr>
      <w:del w:id="90015" w:author="מנוע עיצוב" w:date="2026-10-08T11:01:28Z">
        <w:r>
          <w:rPr>
            <w:rFonts w:ascii="BA חניכי הישיבות" w:hAnsi="BA חניכי הישיבות" w:cs="BA חניכי הישיבות"/>
            <w:rtl/>
          </w:rPr>
          <w:delText xml:space="preserve">׻</w:delText>
        </w:r>
      </w:del>
    </w:p>
    <w:p w14:paraId="16D56001" w14:textId="77777777" w:rsidR="00BD6C4F" w:rsidRPr="00A55767" w:rsidRDefault="00BD6C4F" w:rsidP="00BD6C4F">
      <w:pPr>
        <w:pStyle w:val="affff1"/>
        <w:rPr>
          <w:b/>
          <w:rtl/>
        </w:rPr>
      </w:pPr>
      <w:ins w:id="9804" w:author="מספור קטעי משנה" w:date="2026-10-06T10:03:57Z">
        <w:r>
          <w:rPr>
            <w:rStyle w:val="MisparKeta"/>
          </w:rPr>
          <w:t xml:space="preserve">א. </w:t>
        </w:r>
      </w:ins>
      <w:r w:rsidRPr="00A55767">
        <w:rPr>
          <w:rFonts w:hint="cs"/>
          <w:b/>
          <w:rtl/>
        </w:rPr>
        <w:t xml:space="preserve">חצי </w:t>
      </w:r>
      <w:r w:rsidRPr="00A55767">
        <w:rPr>
          <w:b/>
          <w:rtl/>
        </w:rPr>
        <w:t xml:space="preserve">אחד בעוף: </w:t>
      </w:r>
    </w:p>
    <w:p w14:paraId="12D0B233" w14:textId="77777777" w:rsidR="0046556D" w:rsidRDefault="00BD6C4F" w:rsidP="00BD6C4F">
      <w:pPr>
        <w:rPr>
          <w:rtl/>
        </w:rPr>
      </w:pPr>
      <w:r w:rsidRPr="00C63571">
        <w:rPr>
          <w:rtl/>
        </w:rPr>
        <w:t>איתמר</w:t>
      </w:r>
      <w:r w:rsidRPr="00C63571">
        <w:rPr>
          <w:rFonts w:hint="cs"/>
          <w:rtl/>
        </w:rPr>
        <w:t xml:space="preserve"> </w:t>
      </w:r>
      <w:r>
        <w:rPr>
          <w:rStyle w:val="2fb"/>
          <w:rtl/>
          <w:rPrChange w:id="9917" w:author="מנוע אמוראים" w:date="2026-10-05T16:40:54Z">
            <w:rPr>
              <w:rtl/>
            </w:rPr>
          </w:rPrChange>
        </w:rPr>
        <w:t xml:space="preserve">ר"נ</w:t>
      </w:r>
      <w:r>
        <w:rPr>
          <w:rtl/>
        </w:rPr>
        <w:t xml:space="preserve"> אמר</w:t>
      </w:r>
      <w:r w:rsidRPr="00C63571">
        <w:rPr>
          <w:rFonts w:hint="cs"/>
          <w:rtl/>
        </w:rPr>
        <w:t>:</w:t>
      </w:r>
      <w:r w:rsidRPr="00C63571">
        <w:rPr>
          <w:rtl/>
        </w:rPr>
        <w:t xml:space="preserve"> או וושט או קנה, אחד קתני</w:t>
      </w:r>
      <w:r w:rsidRPr="00C63571">
        <w:rPr>
          <w:rFonts w:hint="cs"/>
          <w:rtl/>
        </w:rPr>
        <w:t>-</w:t>
      </w:r>
      <w:r w:rsidRPr="00C63571">
        <w:rPr>
          <w:rtl/>
        </w:rPr>
        <w:t xml:space="preserve"> כל דהו;</w:t>
      </w:r>
    </w:p>
    <w:p w14:paraId="6B510BF7" w14:textId="4C226D6B" w:rsidR="0046556D" w:rsidRDefault="00BD6C4F" w:rsidP="00BD6C4F">
      <w:pPr>
        <w:rPr>
          <w:rtl/>
        </w:rPr>
      </w:pPr>
      <w:r>
        <w:rPr>
          <w:rStyle w:val="2fb"/>
          <w:rtl/>
          <w:rPrChange w:id="9918" w:author="מנוע אמוראים" w:date="2026-10-05T16:40:54Z">
            <w:rPr>
              <w:rtl/>
            </w:rPr>
          </w:rPrChange>
        </w:rPr>
        <w:t xml:space="preserve">ר</w:t>
      </w:r>
      <w:r>
        <w:rPr>
          <w:rStyle w:val="2fb"/>
          <w:rFonts w:hint="cs"/>
          <w:b/>
          <w:bCs/>
          <w:rtl/>
          <w:rPrChange w:id="9919" w:author="מנוע אמוראים" w:date="2026-10-05T16:40:54Z">
            <w:rPr>
              <w:rFonts w:hint="cs"/>
              <w:b/>
              <w:bCs/>
              <w:rtl/>
            </w:rPr>
          </w:rPrChange>
        </w:rPr>
        <w:t xml:space="preserve">אב</w:t>
      </w:r>
      <w:r>
        <w:rPr>
          <w:rStyle w:val="2fb"/>
          <w:b/>
          <w:bCs/>
          <w:rtl/>
          <w:rPrChange w:id="9920" w:author="מנוע אמוראים" w:date="2026-10-05T16:40:54Z">
            <w:rPr>
              <w:b/>
              <w:bCs/>
              <w:rtl/>
            </w:rPr>
          </w:rPrChange>
        </w:rPr>
        <w:t xml:space="preserve">"</w:t>
      </w:r>
      <w:r>
        <w:rPr>
          <w:rStyle w:val="2fb"/>
          <w:rFonts w:hint="cs"/>
          <w:b/>
          <w:bCs/>
          <w:rtl/>
          <w:rPrChange w:id="9921" w:author="מנוע אמוראים" w:date="2026-10-05T16:40:54Z">
            <w:rPr>
              <w:rFonts w:hint="cs"/>
              <w:b/>
              <w:bCs/>
              <w:rtl/>
            </w:rPr>
          </w:rPrChange>
        </w:rPr>
        <w:t xml:space="preserve">א</w:t>
      </w:r>
      <w:r w:rsidRPr="00C63571">
        <w:rPr>
          <w:rFonts w:hint="cs"/>
          <w:rtl/>
        </w:rPr>
        <w:t xml:space="preserve">:  </w:t>
      </w:r>
      <w:r w:rsidRPr="00C63571">
        <w:rPr>
          <w:rtl/>
        </w:rPr>
        <w:t xml:space="preserve">וושט ולא קנה, </w:t>
      </w:r>
      <w:r w:rsidRPr="00C63571">
        <w:rPr>
          <w:rFonts w:hint="cs"/>
          <w:rtl/>
        </w:rPr>
        <w:t xml:space="preserve">והך </w:t>
      </w:r>
      <w:r w:rsidRPr="00C63571">
        <w:rPr>
          <w:rtl/>
        </w:rPr>
        <w:t>אחד</w:t>
      </w:r>
      <w:r w:rsidRPr="00C63571">
        <w:rPr>
          <w:rFonts w:hint="cs"/>
          <w:rtl/>
        </w:rPr>
        <w:t>-</w:t>
      </w:r>
      <w:r w:rsidRPr="00C63571">
        <w:rPr>
          <w:rtl/>
        </w:rPr>
        <w:t xml:space="preserve"> מיוחד.</w:t>
      </w:r>
    </w:p>
    <w:p w14:paraId="1F4500D6" w14:textId="77777777" w:rsidR="0046556D" w:rsidRDefault="00BD6C4F" w:rsidP="008D3FAE">
      <w:pPr>
        <w:rPr>
          <w:rtl/>
        </w:rPr>
      </w:pPr>
      <w:r w:rsidRPr="00C63571">
        <w:rPr>
          <w:rtl/>
        </w:rPr>
        <w:t>•</w:t>
      </w:r>
      <w:r w:rsidRPr="00C63571">
        <w:rPr>
          <w:rFonts w:hint="cs"/>
          <w:rtl/>
        </w:rPr>
        <w:t xml:space="preserve"> והך ד</w:t>
      </w:r>
      <w:r w:rsidRPr="00C63571">
        <w:rPr>
          <w:rtl/>
        </w:rPr>
        <w:t xml:space="preserve">שחט את הוושט ואח"כ נשמטה הגרגרת כשרה, נשמטה הגרגרת ואח"כ שחט </w:t>
      </w:r>
      <w:r w:rsidRPr="00C63571">
        <w:rPr>
          <w:rFonts w:hint="cs"/>
          <w:rtl/>
        </w:rPr>
        <w:t xml:space="preserve">את </w:t>
      </w:r>
      <w:r w:rsidRPr="00C63571">
        <w:rPr>
          <w:rtl/>
        </w:rPr>
        <w:t>הושט פסולה</w:t>
      </w:r>
    </w:p>
    <w:p w14:paraId="353DE031" w14:textId="77777777" w:rsidR="0046556D" w:rsidRDefault="00BD6C4F" w:rsidP="008D3FAE">
      <w:pPr>
        <w:rPr>
          <w:rtl/>
        </w:rPr>
      </w:pPr>
      <w:r w:rsidRPr="00C63571">
        <w:rPr>
          <w:rtl/>
        </w:rPr>
        <w:t xml:space="preserve">שחט את הוושט ונמצאת גרגרת שמוטה, ואינו יודע אם קודם שחיטה </w:t>
      </w:r>
      <w:r w:rsidR="008D3FAE">
        <w:rPr>
          <w:rFonts w:hint="cs"/>
          <w:rtl/>
        </w:rPr>
        <w:t xml:space="preserve">או </w:t>
      </w:r>
      <w:r w:rsidRPr="00C63571">
        <w:rPr>
          <w:rtl/>
        </w:rPr>
        <w:t xml:space="preserve">לאחר שחיטה נשמטה </w:t>
      </w:r>
    </w:p>
    <w:p w14:paraId="21CE9876" w14:textId="77777777" w:rsidR="0046556D" w:rsidRDefault="00BD6C4F" w:rsidP="008D3FAE">
      <w:pPr>
        <w:rPr>
          <w:rtl/>
        </w:rPr>
      </w:pPr>
      <w:r w:rsidRPr="00C63571">
        <w:rPr>
          <w:rtl/>
        </w:rPr>
        <w:t>זה היה מעשה ואמרו: כל ספק בשחיטה - פסולה;</w:t>
      </w:r>
      <w:r w:rsidRPr="00C63571">
        <w:rPr>
          <w:rFonts w:hint="cs"/>
          <w:rtl/>
        </w:rPr>
        <w:t xml:space="preserve"> </w:t>
      </w:r>
      <w:r w:rsidRPr="00C63571">
        <w:rPr>
          <w:rtl/>
        </w:rPr>
        <w:t>ואילו שחיטה בגרגרת לא קתני!</w:t>
      </w:r>
    </w:p>
    <w:p w14:paraId="0DBBA67C" w14:textId="77777777" w:rsidR="0046556D" w:rsidRDefault="000828F8" w:rsidP="00C62948">
      <w:pPr>
        <w:pStyle w:val="affffb"/>
        <w:rPr>
          <w:rtl/>
        </w:rPr>
      </w:pPr>
      <w:r>
        <w:rPr>
          <w:rtl/>
        </w:rPr>
        <w:t xml:space="preserve">- </w:t>
      </w:r>
      <w:r w:rsidR="00BD6C4F" w:rsidRPr="00C63571">
        <w:rPr>
          <w:rtl/>
        </w:rPr>
        <w:t>משום דגרגרת עבידא לאישתמוטי.</w:t>
      </w:r>
    </w:p>
    <w:p w14:paraId="72EE9EB0" w14:textId="77777777" w:rsidR="0046556D" w:rsidRDefault="00BD6C4F" w:rsidP="00BD6C4F">
      <w:pPr>
        <w:rPr>
          <w:rtl/>
        </w:rPr>
      </w:pPr>
      <w:r w:rsidRPr="00C63571">
        <w:rPr>
          <w:rtl/>
        </w:rPr>
        <w:t xml:space="preserve">• </w:t>
      </w:r>
      <w:r w:rsidRPr="00C63571">
        <w:rPr>
          <w:rFonts w:hint="cs"/>
          <w:rtl/>
        </w:rPr>
        <w:t>והך ד</w:t>
      </w:r>
      <w:r w:rsidRPr="00C63571">
        <w:rPr>
          <w:rtl/>
        </w:rPr>
        <w:t>שחט שני חצאי סימנין בעוף - פסולה, וא</w:t>
      </w:r>
      <w:r w:rsidRPr="00C63571">
        <w:rPr>
          <w:rFonts w:hint="cs"/>
          <w:rtl/>
        </w:rPr>
        <w:t>צ</w:t>
      </w:r>
      <w:r>
        <w:rPr>
          <w:rtl/>
        </w:rPr>
        <w:t>"</w:t>
      </w:r>
      <w:r w:rsidRPr="00C63571">
        <w:rPr>
          <w:rFonts w:hint="cs"/>
          <w:rtl/>
        </w:rPr>
        <w:t>ל</w:t>
      </w:r>
      <w:r w:rsidRPr="00C63571">
        <w:rPr>
          <w:rtl/>
        </w:rPr>
        <w:t xml:space="preserve"> בבהמה;</w:t>
      </w:r>
      <w:r>
        <w:rPr>
          <w:rFonts w:hint="cs"/>
          <w:rtl/>
        </w:rPr>
        <w:t xml:space="preserve"> </w:t>
      </w:r>
      <w:r>
        <w:rPr>
          <w:rStyle w:val="2fb"/>
          <w:rFonts w:hint="cs"/>
          <w:rtl/>
          <w:rPrChange w:id="9922" w:author="מנוע אמוראים" w:date="2026-10-05T16:40:54Z">
            <w:rPr>
              <w:rFonts w:hint="cs"/>
              <w:rtl/>
            </w:rPr>
          </w:rPrChange>
        </w:rPr>
        <w:t xml:space="preserve">ולר</w:t>
      </w:r>
      <w:r>
        <w:rPr>
          <w:rStyle w:val="2fb"/>
          <w:rtl/>
          <w:rPrChange w:id="9923" w:author="מנוע אמוראים" w:date="2026-10-05T16:40:54Z">
            <w:rPr>
              <w:rtl/>
            </w:rPr>
          </w:rPrChange>
        </w:rPr>
        <w:t xml:space="preserve">"</w:t>
      </w:r>
      <w:r>
        <w:rPr>
          <w:rStyle w:val="2fb"/>
          <w:rFonts w:hint="cs"/>
          <w:rtl/>
          <w:rPrChange w:id="9924" w:author="מנוע אמוראים" w:date="2026-10-05T16:40:54Z">
            <w:rPr>
              <w:rFonts w:hint="cs"/>
              <w:rtl/>
            </w:rPr>
          </w:rPrChange>
        </w:rPr>
        <w:t xml:space="preserve">י</w:t>
      </w:r>
      <w:r>
        <w:rPr>
          <w:rFonts w:hint="cs"/>
          <w:rtl/>
        </w:rPr>
        <w:t xml:space="preserve">: עד שישחוט הושט והוורידין</w:t>
      </w:r>
    </w:p>
    <w:p w14:paraId="474AB641" w14:textId="77777777" w:rsidR="0046556D" w:rsidRDefault="000828F8" w:rsidP="00C62948">
      <w:pPr>
        <w:pStyle w:val="affffb"/>
        <w:rPr>
          <w:rtl/>
        </w:rPr>
      </w:pPr>
      <w:r>
        <w:rPr>
          <w:rtl/>
        </w:rPr>
        <w:t xml:space="preserve">- </w:t>
      </w:r>
      <w:r w:rsidR="00BD6C4F" w:rsidRPr="00C63571">
        <w:rPr>
          <w:rtl/>
        </w:rPr>
        <w:t>משום דושט סמוך לורידין.</w:t>
      </w:r>
    </w:p>
    <w:p w14:paraId="183EC03F" w14:textId="77777777" w:rsidR="0046556D" w:rsidRDefault="00BD6C4F" w:rsidP="00BD6C4F">
      <w:pPr>
        <w:rPr>
          <w:rtl/>
        </w:rPr>
      </w:pPr>
      <w:r w:rsidRPr="00C63571">
        <w:rPr>
          <w:rtl/>
        </w:rPr>
        <w:t xml:space="preserve">• </w:t>
      </w:r>
      <w:r w:rsidRPr="00C63571">
        <w:rPr>
          <w:rFonts w:hint="cs"/>
          <w:rtl/>
        </w:rPr>
        <w:t>והך ד</w:t>
      </w:r>
      <w:r w:rsidRPr="00C63571">
        <w:rPr>
          <w:rtl/>
        </w:rPr>
        <w:t>שחט חצי גרגרת ושהה כדי שחיטה אחרת וגמר שחיטתו - כשרה;</w:t>
      </w:r>
      <w:r w:rsidRPr="00C63571">
        <w:rPr>
          <w:rFonts w:hint="cs"/>
          <w:rtl/>
        </w:rPr>
        <w:t xml:space="preserve"> </w:t>
      </w:r>
    </w:p>
    <w:p w14:paraId="3A61E231" w14:textId="77777777" w:rsidR="0046556D" w:rsidRDefault="000828F8" w:rsidP="00C62948">
      <w:pPr>
        <w:pStyle w:val="affffb"/>
        <w:rPr>
          <w:rtl/>
        </w:rPr>
      </w:pPr>
      <w:r>
        <w:rPr>
          <w:rtl/>
        </w:rPr>
        <w:t xml:space="preserve">- </w:t>
      </w:r>
      <w:r w:rsidR="00BD6C4F" w:rsidRPr="00C63571">
        <w:rPr>
          <w:rFonts w:hint="cs"/>
          <w:rtl/>
        </w:rPr>
        <w:t xml:space="preserve">לאו בעוף וגמרה לגרגרת אלא </w:t>
      </w:r>
      <w:r w:rsidR="00BD6C4F" w:rsidRPr="00C63571">
        <w:rPr>
          <w:rtl/>
        </w:rPr>
        <w:t xml:space="preserve">בבהמה </w:t>
      </w:r>
      <w:r w:rsidR="00BD6C4F" w:rsidRPr="00C63571">
        <w:rPr>
          <w:rFonts w:hint="cs"/>
          <w:rtl/>
        </w:rPr>
        <w:t>ו</w:t>
      </w:r>
      <w:r w:rsidR="00BD6C4F" w:rsidRPr="00C63571">
        <w:rPr>
          <w:rtl/>
        </w:rPr>
        <w:t>גמרה לשחיטה כולה.</w:t>
      </w:r>
    </w:p>
    <w:p w14:paraId="582F3935" w14:textId="77777777" w:rsidR="0046556D" w:rsidRDefault="00BD6C4F" w:rsidP="00BD6C4F">
      <w:pPr>
        <w:rPr>
          <w:rtl/>
        </w:rPr>
      </w:pPr>
      <w:r w:rsidRPr="00C63571">
        <w:rPr>
          <w:rtl/>
        </w:rPr>
        <w:t xml:space="preserve">• </w:t>
      </w:r>
      <w:r w:rsidRPr="00C63571">
        <w:rPr>
          <w:rFonts w:hint="cs"/>
          <w:rtl/>
        </w:rPr>
        <w:t>והך ד</w:t>
      </w:r>
      <w:r w:rsidRPr="00C63571">
        <w:rPr>
          <w:rtl/>
        </w:rPr>
        <w:t>היה חצי קנה פגום, והוסיף עליו כל שהוא וגמרו - שחיטתו כשרה;</w:t>
      </w:r>
    </w:p>
    <w:p w14:paraId="26B28411" w14:textId="77777777" w:rsidR="0046556D" w:rsidRDefault="000828F8" w:rsidP="00C62948">
      <w:pPr>
        <w:pStyle w:val="affffb"/>
        <w:rPr>
          <w:rtl/>
        </w:rPr>
      </w:pPr>
      <w:r>
        <w:rPr>
          <w:rtl/>
        </w:rPr>
        <w:t xml:space="preserve">- </w:t>
      </w:r>
      <w:r w:rsidR="00BD6C4F" w:rsidRPr="00C63571">
        <w:rPr>
          <w:rtl/>
        </w:rPr>
        <w:t>לאו בעוף, וגמרו</w:t>
      </w:r>
      <w:r w:rsidR="00BD6C4F" w:rsidRPr="00C63571">
        <w:rPr>
          <w:rFonts w:hint="cs"/>
          <w:rtl/>
        </w:rPr>
        <w:t xml:space="preserve"> </w:t>
      </w:r>
      <w:r w:rsidR="00BD6C4F" w:rsidRPr="00C63571">
        <w:rPr>
          <w:rtl/>
        </w:rPr>
        <w:t xml:space="preserve"> לקנה!</w:t>
      </w:r>
      <w:r w:rsidR="00BD6C4F" w:rsidRPr="00C63571">
        <w:rPr>
          <w:rFonts w:hint="cs"/>
          <w:rtl/>
        </w:rPr>
        <w:t xml:space="preserve">  אלא בבהמה וגמרו לושט</w:t>
      </w:r>
    </w:p>
    <w:p w14:paraId="2981438A" w14:textId="77777777" w:rsidR="0046556D" w:rsidRDefault="00BD6C4F" w:rsidP="00BD6C4F">
      <w:pPr>
        <w:rPr>
          <w:rtl/>
        </w:rPr>
      </w:pPr>
      <w:r w:rsidRPr="00C63571">
        <w:rPr>
          <w:rtl/>
        </w:rPr>
        <w:t xml:space="preserve">• </w:t>
      </w:r>
      <w:r w:rsidRPr="00C63571">
        <w:rPr>
          <w:rFonts w:hint="cs"/>
          <w:rtl/>
        </w:rPr>
        <w:t>והך ד</w:t>
      </w:r>
      <w:r w:rsidRPr="00C63571">
        <w:rPr>
          <w:rtl/>
        </w:rPr>
        <w:t>כיצד מולקין חטאת העוף? חותך שדרה ומפרקת בלא רוב בשר עד שמגיע לוושט או לקנה, הגיע לוושט או לקנה חותך סימן אחד ורוב בשר עמו, ובעולה - שנים או רוב שנים;</w:t>
      </w:r>
    </w:p>
    <w:p w14:paraId="5F08C3EC" w14:textId="5FCC8F9A" w:rsidR="0046556D" w:rsidRDefault="00BD6C4F" w:rsidP="00BD6C4F">
      <w:pPr>
        <w:rPr>
          <w:rtl/>
        </w:rPr>
      </w:pPr>
      <w:r w:rsidRPr="00C63571">
        <w:rPr>
          <w:rtl/>
        </w:rPr>
        <w:t>תיובתא דרב אדא בר אהבה!</w:t>
      </w:r>
      <w:r w:rsidRPr="00C63571">
        <w:rPr>
          <w:rFonts w:hint="cs"/>
          <w:rtl/>
        </w:rPr>
        <w:t xml:space="preserve"> - </w:t>
      </w:r>
      <w:r w:rsidRPr="00C63571">
        <w:rPr>
          <w:rtl/>
        </w:rPr>
        <w:t>תיובתא.</w:t>
      </w:r>
    </w:p>
    <w:p w14:paraId="6E5116D0" w14:textId="45ADF47E" w:rsidR="0046556D" w:rsidRDefault="00BD6C4F" w:rsidP="00BD6C4F">
      <w:pPr>
        <w:rPr>
          <w:rtl/>
        </w:rPr>
      </w:pPr>
      <w:r w:rsidRPr="00C63571">
        <w:rPr>
          <w:rtl/>
        </w:rPr>
        <w:t xml:space="preserve">מאי הוי עלה? </w:t>
      </w:r>
      <w:r w:rsidRPr="00C63571">
        <w:rPr>
          <w:rFonts w:hint="cs"/>
          <w:rtl/>
        </w:rPr>
        <w:t xml:space="preserve">- </w:t>
      </w:r>
      <w:r w:rsidRPr="00C63571">
        <w:rPr>
          <w:rtl/>
        </w:rPr>
        <w:t>דלמא שאני התם, דאיכא שדרה ומפרקת.</w:t>
      </w:r>
    </w:p>
    <w:p w14:paraId="37E520D9" w14:textId="77777777" w:rsidR="0046556D" w:rsidRDefault="00BD6C4F" w:rsidP="00BD6C4F">
      <w:pPr>
        <w:rPr>
          <w:rtl/>
        </w:rPr>
      </w:pPr>
      <w:r w:rsidRPr="00C63571">
        <w:rPr>
          <w:rtl/>
        </w:rPr>
        <w:t xml:space="preserve">• </w:t>
      </w:r>
      <w:r w:rsidRPr="00C63571">
        <w:rPr>
          <w:rFonts w:hint="cs"/>
          <w:rtl/>
        </w:rPr>
        <w:t xml:space="preserve">והך </w:t>
      </w:r>
      <w:r w:rsidRPr="00C63571">
        <w:rPr>
          <w:rtl/>
        </w:rPr>
        <w:t xml:space="preserve">דההוא בר אווזא </w:t>
      </w:r>
      <w:r w:rsidRPr="00C63571">
        <w:rPr>
          <w:rFonts w:hint="cs"/>
          <w:rtl/>
        </w:rPr>
        <w:t>שהיה אצל רבא ובא וראה שמלוכלך צווארו בדם</w:t>
      </w:r>
    </w:p>
    <w:p w14:paraId="6C2A0543" w14:textId="77777777" w:rsidR="00BD6C4F" w:rsidRPr="00A55767" w:rsidRDefault="00BD6C4F" w:rsidP="00F07436">
      <w:pPr>
        <w:pStyle w:val="afff3"/>
        <w:framePr w:wrap="around"/>
        <w:rPr>
          <w:rtl/>
        </w:rPr>
      </w:pPr>
      <w:r w:rsidRPr="00A55767">
        <w:rPr>
          <w:rFonts w:hint="cs"/>
          <w:rtl/>
        </w:rPr>
        <w:t>כח:</w:t>
      </w:r>
    </w:p>
    <w:p w14:paraId="2318D2C7" w14:textId="77777777" w:rsidR="0046556D" w:rsidRDefault="00BD6C4F" w:rsidP="00BD6C4F">
      <w:pPr>
        <w:rPr>
          <w:rtl/>
        </w:rPr>
      </w:pPr>
      <w:r w:rsidRPr="00C63571">
        <w:rPr>
          <w:rFonts w:hint="cs"/>
          <w:rtl/>
        </w:rPr>
        <w:t xml:space="preserve">ואמר </w:t>
      </w:r>
      <w:r w:rsidRPr="00C63571">
        <w:rPr>
          <w:rtl/>
        </w:rPr>
        <w:t xml:space="preserve">רבא: </w:t>
      </w:r>
      <w:r w:rsidRPr="00C63571">
        <w:rPr>
          <w:rFonts w:hint="cs"/>
          <w:rtl/>
        </w:rPr>
        <w:t>איך נעשה אי נשחוט ואח</w:t>
      </w:r>
      <w:r>
        <w:rPr>
          <w:rtl/>
        </w:rPr>
        <w:t>"</w:t>
      </w:r>
      <w:r w:rsidRPr="00C63571">
        <w:rPr>
          <w:rFonts w:hint="cs"/>
          <w:rtl/>
        </w:rPr>
        <w:t xml:space="preserve">כ נבדוק שמא במקום נקב שחט </w:t>
      </w:r>
    </w:p>
    <w:p w14:paraId="0A5AE474" w14:textId="77777777" w:rsidR="0046556D" w:rsidRDefault="00BD6C4F" w:rsidP="00BD6C4F">
      <w:pPr>
        <w:rPr>
          <w:rtl/>
        </w:rPr>
      </w:pPr>
      <w:r w:rsidRPr="00C63571">
        <w:rPr>
          <w:rFonts w:hint="cs"/>
          <w:rtl/>
        </w:rPr>
        <w:t>ואי נבדוק ואח</w:t>
      </w:r>
      <w:r>
        <w:rPr>
          <w:rtl/>
        </w:rPr>
        <w:t>"</w:t>
      </w:r>
      <w:r w:rsidRPr="00C63571">
        <w:rPr>
          <w:rFonts w:hint="cs"/>
          <w:rtl/>
        </w:rPr>
        <w:t xml:space="preserve">כ </w:t>
      </w:r>
      <w:r w:rsidRPr="00C63571">
        <w:rPr>
          <w:rtl/>
        </w:rPr>
        <w:t>נשח</w:t>
      </w:r>
      <w:r w:rsidRPr="00C63571">
        <w:rPr>
          <w:rFonts w:hint="cs"/>
          <w:rtl/>
        </w:rPr>
        <w:t>ו</w:t>
      </w:r>
      <w:r w:rsidRPr="00C63571">
        <w:rPr>
          <w:rtl/>
        </w:rPr>
        <w:t>ט, האמר רבה: וושט אין לו בדיקה מבחוץ אלא מבפנים!</w:t>
      </w:r>
    </w:p>
    <w:p w14:paraId="5BFAE68B" w14:textId="77777777" w:rsidR="0046556D" w:rsidRDefault="00BD6C4F" w:rsidP="00BD6C4F">
      <w:pPr>
        <w:rPr>
          <w:rtl/>
        </w:rPr>
      </w:pPr>
      <w:r w:rsidRPr="00C63571">
        <w:rPr>
          <w:rtl/>
        </w:rPr>
        <w:t>א"ל רב יוסף ב</w:t>
      </w:r>
      <w:r w:rsidRPr="00C63571">
        <w:rPr>
          <w:rFonts w:hint="cs"/>
          <w:rtl/>
        </w:rPr>
        <w:t>נו</w:t>
      </w:r>
      <w:r w:rsidRPr="00C63571">
        <w:rPr>
          <w:rtl/>
        </w:rPr>
        <w:t xml:space="preserve">: </w:t>
      </w:r>
      <w:r w:rsidRPr="00C63571">
        <w:rPr>
          <w:rFonts w:hint="cs"/>
          <w:rtl/>
        </w:rPr>
        <w:t xml:space="preserve">נבדוק </w:t>
      </w:r>
      <w:r w:rsidRPr="00C63571">
        <w:rPr>
          <w:rtl/>
        </w:rPr>
        <w:t xml:space="preserve">לקנה </w:t>
      </w:r>
      <w:r w:rsidRPr="00C63571">
        <w:rPr>
          <w:rFonts w:hint="cs"/>
          <w:rtl/>
        </w:rPr>
        <w:t xml:space="preserve">מבחוץ </w:t>
      </w:r>
      <w:r w:rsidRPr="00C63571">
        <w:rPr>
          <w:rtl/>
        </w:rPr>
        <w:t>ונשח</w:t>
      </w:r>
      <w:r w:rsidRPr="00C63571">
        <w:rPr>
          <w:rFonts w:hint="cs"/>
          <w:rtl/>
        </w:rPr>
        <w:t>ו</w:t>
      </w:r>
      <w:r w:rsidRPr="00C63571">
        <w:rPr>
          <w:rtl/>
        </w:rPr>
        <w:t>ט לקנה ו</w:t>
      </w:r>
      <w:r w:rsidRPr="00C63571">
        <w:rPr>
          <w:rFonts w:hint="cs"/>
          <w:rtl/>
        </w:rPr>
        <w:t>יכשירו</w:t>
      </w:r>
      <w:r w:rsidRPr="00C63571">
        <w:rPr>
          <w:rtl/>
        </w:rPr>
        <w:t>, ו</w:t>
      </w:r>
      <w:r w:rsidRPr="00C63571">
        <w:rPr>
          <w:rFonts w:hint="cs"/>
          <w:rtl/>
        </w:rPr>
        <w:t>אח</w:t>
      </w:r>
      <w:r>
        <w:rPr>
          <w:rtl/>
        </w:rPr>
        <w:t>"</w:t>
      </w:r>
      <w:r w:rsidRPr="00C63571">
        <w:rPr>
          <w:rFonts w:hint="cs"/>
          <w:rtl/>
        </w:rPr>
        <w:t xml:space="preserve">כ </w:t>
      </w:r>
      <w:r w:rsidRPr="00C63571">
        <w:rPr>
          <w:rtl/>
        </w:rPr>
        <w:t xml:space="preserve">הדר </w:t>
      </w:r>
      <w:r w:rsidRPr="00C63571">
        <w:rPr>
          <w:rFonts w:hint="cs"/>
          <w:rtl/>
        </w:rPr>
        <w:t>יקחו כל הושט ויהפכוהו ויבדקהו</w:t>
      </w:r>
      <w:r w:rsidRPr="00C63571">
        <w:rPr>
          <w:rtl/>
        </w:rPr>
        <w:t xml:space="preserve">, </w:t>
      </w:r>
    </w:p>
    <w:p w14:paraId="436B495F" w14:textId="77777777" w:rsidR="0046556D" w:rsidRDefault="00BD6C4F" w:rsidP="00BD6C4F">
      <w:pPr>
        <w:rPr>
          <w:rtl/>
        </w:rPr>
      </w:pPr>
      <w:r w:rsidRPr="00C63571">
        <w:rPr>
          <w:rtl/>
        </w:rPr>
        <w:t>רבא: חכים יוסף ברי בטרפות כר' יוחנן;</w:t>
      </w:r>
      <w:r w:rsidRPr="00C63571">
        <w:rPr>
          <w:rFonts w:hint="cs"/>
          <w:rtl/>
        </w:rPr>
        <w:t xml:space="preserve"> - </w:t>
      </w:r>
      <w:r w:rsidRPr="00C63571">
        <w:rPr>
          <w:rtl/>
        </w:rPr>
        <w:t>אלמא אחד דקאמר, או האי או האי.</w:t>
      </w:r>
    </w:p>
    <w:p w14:paraId="05EAAA6A" w14:textId="77777777" w:rsidR="0046556D" w:rsidRDefault="00BD6C4F" w:rsidP="00BD6C4F">
      <w:pPr>
        <w:jc w:val="center"/>
        <w:rPr>
          <w:del w:id="90018" w:author="מנוע עיצוב" w:date="2026-10-08T11:01:28Z"/>
          <w:rtl/>
        </w:rPr>
      </w:pPr>
      <w:del w:id="90017" w:author="מנוע עיצוב" w:date="2026-10-08T11:01:28Z">
        <w:r>
          <w:rPr>
            <w:rFonts w:ascii="BA חניכי הישיבות" w:hAnsi="BA חניכי הישיבות" w:cs="BA חניכי הישיבות"/>
            <w:rtl/>
          </w:rPr>
          <w:delText xml:space="preserve">׻</w:delText>
        </w:r>
      </w:del>
    </w:p>
    <w:p w14:paraId="16986360" w14:textId="77777777" w:rsidR="00BD6C4F" w:rsidRPr="00A55767" w:rsidRDefault="00BD6C4F" w:rsidP="00BD6C4F">
      <w:pPr>
        <w:pStyle w:val="affff1"/>
        <w:rPr>
          <w:b/>
          <w:rtl/>
        </w:rPr>
      </w:pPr>
      <w:ins w:id="9816" w:author="מספור קטעי משנה" w:date="2026-10-06T06:45:19Z">
        <w:r>
          <w:rPr>
            <w:rStyle w:val="MisparKeta"/>
          </w:rPr>
          <w:t xml:space="preserve">א. </w:t>
        </w:r>
      </w:ins>
      <w:r w:rsidRPr="00A55767">
        <w:rPr>
          <w:rFonts w:hint="cs"/>
          <w:b/>
          <w:rtl/>
        </w:rPr>
        <w:t>ו</w:t>
      </w:r>
      <w:r w:rsidRPr="00A55767">
        <w:rPr>
          <w:b/>
          <w:rtl/>
        </w:rPr>
        <w:t>רבי יהודה אומר: עד שישחוט את הוורידין.</w:t>
      </w:r>
    </w:p>
    <w:p w14:paraId="6F291C8F" w14:textId="77777777" w:rsidR="0046556D" w:rsidRDefault="00BD6C4F" w:rsidP="00BD6C4F">
      <w:pPr>
        <w:rPr>
          <w:rtl/>
        </w:rPr>
      </w:pPr>
      <w:r>
        <w:rPr>
          <w:rStyle w:val="2fb"/>
          <w:rFonts w:hint="cs"/>
          <w:rtl/>
          <w:rPrChange w:id="9925" w:author="מנוע אמוראים" w:date="2026-10-05T16:40:54Z">
            <w:rPr>
              <w:rFonts w:hint="cs"/>
              <w:rtl/>
            </w:rPr>
          </w:rPrChange>
        </w:rPr>
        <w:t xml:space="preserve">אר</w:t>
      </w:r>
      <w:r>
        <w:rPr>
          <w:rStyle w:val="2fb"/>
          <w:rtl/>
          <w:rPrChange w:id="9926" w:author="מנוע אמוראים" w:date="2026-10-05T16:40:54Z">
            <w:rPr>
              <w:rtl/>
            </w:rPr>
          </w:rPrChange>
        </w:rPr>
        <w:t xml:space="preserve">"</w:t>
      </w:r>
      <w:r>
        <w:rPr>
          <w:rStyle w:val="2fb"/>
          <w:rFonts w:hint="cs"/>
          <w:rtl/>
          <w:rPrChange w:id="9927" w:author="מנוע אמוראים" w:date="2026-10-05T16:40:54Z">
            <w:rPr>
              <w:rFonts w:hint="cs"/>
              <w:rtl/>
            </w:rPr>
          </w:rPrChange>
        </w:rPr>
        <w:t xml:space="preserve">ח</w:t>
      </w:r>
      <w:r w:rsidRPr="00C63571">
        <w:rPr>
          <w:rtl/>
        </w:rPr>
        <w:t xml:space="preserve">: לא </w:t>
      </w:r>
      <w:r>
        <w:rPr>
          <w:rStyle w:val="2fb"/>
          <w:rFonts w:hint="cs"/>
          <w:rtl/>
          <w:rPrChange w:id="9928" w:author="מנוע אמוראים" w:date="2026-10-05T16:40:54Z">
            <w:rPr>
              <w:rFonts w:hint="cs"/>
              <w:rtl/>
            </w:rPr>
          </w:rPrChange>
        </w:rPr>
        <w:t xml:space="preserve">אר</w:t>
      </w:r>
      <w:r>
        <w:rPr>
          <w:rStyle w:val="2fb"/>
          <w:rtl/>
          <w:rPrChange w:id="9929" w:author="מנוע אמוראים" w:date="2026-10-05T16:40:54Z">
            <w:rPr>
              <w:rtl/>
            </w:rPr>
          </w:rPrChange>
        </w:rPr>
        <w:t xml:space="preserve">"</w:t>
      </w:r>
      <w:r>
        <w:rPr>
          <w:rStyle w:val="2fb"/>
          <w:rFonts w:hint="cs"/>
          <w:rtl/>
          <w:rPrChange w:id="9930" w:author="מנוע אמוראים" w:date="2026-10-05T16:40:54Z">
            <w:rPr>
              <w:rFonts w:hint="cs"/>
              <w:rtl/>
            </w:rPr>
          </w:rPrChange>
        </w:rPr>
        <w:t xml:space="preserve">י</w:t>
      </w:r>
      <w:r>
        <w:rPr>
          <w:rFonts w:hint="cs"/>
          <w:rtl/>
        </w:rPr>
        <w:t xml:space="preserve"> </w:t>
      </w:r>
      <w:r w:rsidRPr="00C63571">
        <w:rPr>
          <w:rtl/>
        </w:rPr>
        <w:t>אלא בעוף, הואיל וצולהו כולו כאחד, אבל בהמה כיון דמנתחה אבר אבר לא צריך.</w:t>
      </w:r>
    </w:p>
    <w:p w14:paraId="17398D1E" w14:textId="77777777" w:rsidR="0046556D" w:rsidRDefault="00BD6C4F" w:rsidP="00BD6C4F">
      <w:pPr>
        <w:rPr>
          <w:rtl/>
        </w:rPr>
      </w:pPr>
      <w:r>
        <w:rPr>
          <w:rFonts w:hint="cs"/>
          <w:rtl/>
        </w:rPr>
        <w:t xml:space="preserve">והכי צריך למיתני </w:t>
      </w:r>
      <w:r>
        <w:rPr>
          <w:rStyle w:val="2fb"/>
          <w:rFonts w:hint="cs"/>
          <w:rtl/>
          <w:rPrChange w:id="9931" w:author="מנוע אמוראים" w:date="2026-10-05T16:40:54Z">
            <w:rPr>
              <w:rFonts w:hint="cs"/>
              <w:rtl/>
            </w:rPr>
          </w:rPrChange>
        </w:rPr>
        <w:t xml:space="preserve">בר</w:t>
      </w:r>
      <w:r>
        <w:rPr>
          <w:rStyle w:val="2fb"/>
          <w:rtl/>
          <w:rPrChange w:id="9932" w:author="מנוע אמוראים" w:date="2026-10-05T16:40:54Z">
            <w:rPr>
              <w:rtl/>
            </w:rPr>
          </w:rPrChange>
        </w:rPr>
        <w:t xml:space="preserve">"</w:t>
      </w:r>
      <w:r>
        <w:rPr>
          <w:rStyle w:val="2fb"/>
          <w:rFonts w:hint="cs"/>
          <w:rtl/>
          <w:rPrChange w:id="9933" w:author="מנוע אמוראים" w:date="2026-10-05T16:40:54Z">
            <w:rPr>
              <w:rFonts w:hint="cs"/>
              <w:rtl/>
            </w:rPr>
          </w:rPrChange>
        </w:rPr>
        <w:t xml:space="preserve">י</w:t>
      </w:r>
      <w:r>
        <w:rPr>
          <w:rFonts w:hint="cs"/>
          <w:rtl/>
        </w:rPr>
        <w:t xml:space="preserve"> עד שינקב את הוורידין והך עד שישחוט היינו עד שינקוב בשעת שחיטה </w:t>
      </w:r>
    </w:p>
    <w:p w14:paraId="15E7726C" w14:textId="77777777" w:rsidR="0046556D" w:rsidRDefault="00BD6C4F" w:rsidP="00BD6C4F">
      <w:pPr>
        <w:rPr>
          <w:rtl/>
        </w:rPr>
      </w:pPr>
      <w:r w:rsidRPr="00C63571">
        <w:rPr>
          <w:rtl/>
        </w:rPr>
        <w:t xml:space="preserve">• </w:t>
      </w:r>
      <w:r>
        <w:rPr>
          <w:rFonts w:hint="cs"/>
          <w:rtl/>
        </w:rPr>
        <w:t xml:space="preserve">והך </w:t>
      </w:r>
      <w:r>
        <w:rPr>
          <w:rStyle w:val="2fb"/>
          <w:rFonts w:hint="cs"/>
          <w:rtl/>
          <w:rPrChange w:id="9934" w:author="מנוע אמוראים" w:date="2026-10-05T16:40:54Z">
            <w:rPr>
              <w:rFonts w:hint="cs"/>
              <w:rtl/>
            </w:rPr>
          </w:rPrChange>
        </w:rPr>
        <w:t xml:space="preserve">דלר</w:t>
      </w:r>
      <w:r>
        <w:rPr>
          <w:rStyle w:val="2fb"/>
          <w:rtl/>
          <w:rPrChange w:id="9935" w:author="מנוע אמוראים" w:date="2026-10-05T16:40:54Z">
            <w:rPr>
              <w:rtl/>
            </w:rPr>
          </w:rPrChange>
        </w:rPr>
        <w:t xml:space="preserve">"</w:t>
      </w:r>
      <w:r>
        <w:rPr>
          <w:rStyle w:val="2fb"/>
          <w:rFonts w:hint="cs"/>
          <w:rtl/>
          <w:rPrChange w:id="9936" w:author="מנוע אמוראים" w:date="2026-10-05T16:40:54Z">
            <w:rPr>
              <w:rFonts w:hint="cs"/>
              <w:rtl/>
            </w:rPr>
          </w:rPrChange>
        </w:rPr>
        <w:t xml:space="preserve">י</w:t>
      </w:r>
      <w:r>
        <w:rPr>
          <w:rFonts w:hint="cs"/>
          <w:rtl/>
        </w:rPr>
        <w:t xml:space="preserve"> </w:t>
      </w:r>
      <w:r w:rsidRPr="00C63571">
        <w:rPr>
          <w:rtl/>
        </w:rPr>
        <w:t>וורידין בשחיטה,</w:t>
      </w:r>
      <w:r w:rsidRPr="00C63571">
        <w:rPr>
          <w:rFonts w:hint="cs"/>
          <w:rtl/>
        </w:rPr>
        <w:t xml:space="preserve"> הצ</w:t>
      </w:r>
      <w:r>
        <w:rPr>
          <w:rtl/>
        </w:rPr>
        <w:t>"</w:t>
      </w:r>
      <w:r w:rsidRPr="00C63571">
        <w:rPr>
          <w:rFonts w:hint="cs"/>
          <w:rtl/>
        </w:rPr>
        <w:t>ל</w:t>
      </w:r>
      <w:r w:rsidRPr="00C63571">
        <w:rPr>
          <w:rtl/>
        </w:rPr>
        <w:t xml:space="preserve"> וורידין צריך לנקבן בשעת שחיטה</w:t>
      </w:r>
    </w:p>
    <w:p w14:paraId="6B1D4763" w14:textId="77777777" w:rsidR="0046556D" w:rsidRDefault="00BD6C4F" w:rsidP="00BD6C4F">
      <w:pPr>
        <w:rPr>
          <w:rtl/>
        </w:rPr>
      </w:pPr>
      <w:r w:rsidRPr="00C63571">
        <w:rPr>
          <w:rFonts w:hint="cs"/>
          <w:rtl/>
        </w:rPr>
        <w:t>והק</w:t>
      </w:r>
      <w:r>
        <w:rPr>
          <w:rtl/>
        </w:rPr>
        <w:t>"</w:t>
      </w:r>
      <w:r>
        <w:rPr>
          <w:rFonts w:hint="cs"/>
          <w:rtl/>
        </w:rPr>
        <w:t xml:space="preserve">ל </w:t>
      </w:r>
      <w:r>
        <w:rPr>
          <w:rStyle w:val="2fb"/>
          <w:rFonts w:hint="cs"/>
          <w:rtl/>
          <w:rPrChange w:id="9937" w:author="מנוע אמוראים" w:date="2026-10-05T16:40:54Z">
            <w:rPr>
              <w:rFonts w:hint="cs"/>
              <w:rtl/>
            </w:rPr>
          </w:rPrChange>
        </w:rPr>
        <w:t xml:space="preserve">לר</w:t>
      </w:r>
      <w:r>
        <w:rPr>
          <w:rStyle w:val="2fb"/>
          <w:rtl/>
          <w:rPrChange w:id="9938" w:author="מנוע אמוראים" w:date="2026-10-05T16:40:54Z">
            <w:rPr>
              <w:rtl/>
            </w:rPr>
          </w:rPrChange>
        </w:rPr>
        <w:t xml:space="preserve">"</w:t>
      </w:r>
      <w:r>
        <w:rPr>
          <w:rStyle w:val="2fb"/>
          <w:rFonts w:hint="cs"/>
          <w:rtl/>
          <w:rPrChange w:id="9939" w:author="מנוע אמוראים" w:date="2026-10-05T16:40:54Z">
            <w:rPr>
              <w:rFonts w:hint="cs"/>
              <w:rtl/>
            </w:rPr>
          </w:rPrChange>
        </w:rPr>
        <w:t xml:space="preserve">י</w:t>
      </w:r>
      <w:r>
        <w:rPr>
          <w:rFonts w:hint="cs"/>
          <w:rtl/>
        </w:rPr>
        <w:t xml:space="preserve">: </w:t>
      </w:r>
      <w:r w:rsidRPr="00C63571">
        <w:rPr>
          <w:rtl/>
        </w:rPr>
        <w:t>מאחר שלא הוזכרו וורידין אלא להוציא מהן דם, מ</w:t>
      </w:r>
      <w:r>
        <w:rPr>
          <w:rtl/>
        </w:rPr>
        <w:t>"</w:t>
      </w:r>
      <w:r w:rsidRPr="00C63571">
        <w:rPr>
          <w:rFonts w:hint="cs"/>
          <w:rtl/>
        </w:rPr>
        <w:t xml:space="preserve">ל לנקבן </w:t>
      </w:r>
      <w:r w:rsidRPr="00C63571">
        <w:rPr>
          <w:rtl/>
        </w:rPr>
        <w:t>בשחיטה מ</w:t>
      </w:r>
      <w:r>
        <w:rPr>
          <w:rtl/>
        </w:rPr>
        <w:t>"</w:t>
      </w:r>
      <w:r w:rsidRPr="00C63571">
        <w:rPr>
          <w:rFonts w:hint="cs"/>
          <w:rtl/>
        </w:rPr>
        <w:t xml:space="preserve">ל לנקבן </w:t>
      </w:r>
      <w:r w:rsidRPr="00C63571">
        <w:rPr>
          <w:rtl/>
        </w:rPr>
        <w:t>שלא בשחיטה;</w:t>
      </w:r>
    </w:p>
    <w:p w14:paraId="5D489CF8" w14:textId="77777777" w:rsidR="0046556D" w:rsidRDefault="00BD6C4F" w:rsidP="00BD6C4F">
      <w:pPr>
        <w:rPr>
          <w:rtl/>
        </w:rPr>
      </w:pPr>
      <w:r w:rsidRPr="00C63571">
        <w:rPr>
          <w:rtl/>
        </w:rPr>
        <w:lastRenderedPageBreak/>
        <w:t>והוא סבר: בשעת שחיטה אתי דם דחיים, שלא בשעת שחיטה לא אתי דם דקריר.</w:t>
      </w:r>
    </w:p>
    <w:p w14:paraId="45BAC79C" w14:textId="77777777" w:rsidR="0046556D" w:rsidRDefault="0046556D" w:rsidP="00BD6C4F">
      <w:pPr>
        <w:rPr>
          <w:rtl/>
        </w:rPr>
      </w:pPr>
    </w:p>
    <w:p w14:paraId="29888CA1" w14:textId="77777777" w:rsidR="0046556D" w:rsidRDefault="00BD6C4F" w:rsidP="00BD6C4F">
      <w:pPr>
        <w:rPr>
          <w:rtl/>
        </w:rPr>
      </w:pPr>
      <w:r w:rsidRPr="00AB425A">
        <w:rPr>
          <w:b/>
          <w:bCs/>
          <w:rtl/>
        </w:rPr>
        <w:t>• בעי ר' ירמיה:</w:t>
      </w:r>
      <w:r w:rsidRPr="00C63571">
        <w:rPr>
          <w:rtl/>
        </w:rPr>
        <w:t xml:space="preserve"> וורידין לרבי יהודה, שהה בהן דרס בהן, מהו? </w:t>
      </w:r>
    </w:p>
    <w:p w14:paraId="7687D7F9" w14:textId="77777777" w:rsidR="0046556D" w:rsidRDefault="00BD6C4F" w:rsidP="00BD6C4F">
      <w:pPr>
        <w:rPr>
          <w:rtl/>
        </w:rPr>
      </w:pPr>
      <w:r>
        <w:rPr>
          <w:rtl/>
        </w:rPr>
        <w:t xml:space="preserve">א"ל ההוא סבא: הכי </w:t>
      </w:r>
      <w:r>
        <w:rPr>
          <w:rStyle w:val="2fb"/>
          <w:rtl/>
          <w:rPrChange w:id="9940" w:author="מנוע אמוראים" w:date="2026-10-05T16:40:54Z">
            <w:rPr>
              <w:rtl/>
            </w:rPr>
          </w:rPrChange>
        </w:rPr>
        <w:t xml:space="preserve">א</w:t>
      </w:r>
      <w:r>
        <w:rPr>
          <w:rStyle w:val="2fb"/>
          <w:rFonts w:hint="cs"/>
          <w:rtl/>
          <w:rPrChange w:id="9941" w:author="מנוע אמוראים" w:date="2026-10-05T16:40:54Z">
            <w:rPr>
              <w:rFonts w:hint="cs"/>
              <w:rtl/>
            </w:rPr>
          </w:rPrChange>
        </w:rPr>
        <w:t xml:space="preserve">ר</w:t>
      </w:r>
      <w:r>
        <w:rPr>
          <w:rStyle w:val="2fb"/>
          <w:rtl/>
          <w:rPrChange w:id="9942" w:author="מנוע אמוראים" w:date="2026-10-05T16:40:54Z">
            <w:rPr>
              <w:rtl/>
            </w:rPr>
          </w:rPrChange>
        </w:rPr>
        <w:t xml:space="preserve">"</w:t>
      </w:r>
      <w:r>
        <w:rPr>
          <w:rStyle w:val="2fb"/>
          <w:rFonts w:hint="cs"/>
          <w:rtl/>
          <w:rPrChange w:id="9943" w:author="מנוע אמוראים" w:date="2026-10-05T16:40:54Z">
            <w:rPr>
              <w:rFonts w:hint="cs"/>
              <w:rtl/>
            </w:rPr>
          </w:rPrChange>
        </w:rPr>
        <w:t xml:space="preserve">א</w:t>
      </w:r>
      <w:r w:rsidRPr="00C63571">
        <w:rPr>
          <w:rtl/>
        </w:rPr>
        <w:t xml:space="preserve"> </w:t>
      </w:r>
      <w:r>
        <w:rPr>
          <w:rFonts w:hint="cs"/>
          <w:rtl/>
        </w:rPr>
        <w:t xml:space="preserve">[או להיפך] אבל </w:t>
      </w:r>
      <w:r>
        <w:rPr>
          <w:rStyle w:val="2fb"/>
          <w:rFonts w:hint="cs"/>
          <w:rtl/>
          <w:rPrChange w:id="9944" w:author="מנוע אמוראים" w:date="2026-10-05T16:40:54Z">
            <w:rPr>
              <w:rFonts w:hint="cs"/>
              <w:rtl/>
            </w:rPr>
          </w:rPrChange>
        </w:rPr>
        <w:t xml:space="preserve">לרי</w:t>
      </w:r>
      <w:r>
        <w:rPr>
          <w:rStyle w:val="2fb"/>
          <w:rtl/>
          <w:rPrChange w:id="9945" w:author="מנוע אמוראים" w:date="2026-10-05T16:40:54Z">
            <w:rPr>
              <w:rtl/>
            </w:rPr>
          </w:rPrChange>
        </w:rPr>
        <w:t xml:space="preserve">"</w:t>
      </w:r>
      <w:r>
        <w:rPr>
          <w:rStyle w:val="2fb"/>
          <w:rFonts w:hint="cs"/>
          <w:rtl/>
          <w:rPrChange w:id="9946" w:author="מנוע אמוראים" w:date="2026-10-05T16:40:54Z">
            <w:rPr>
              <w:rFonts w:hint="cs"/>
              <w:rtl/>
            </w:rPr>
          </w:rPrChange>
        </w:rPr>
        <w:t xml:space="preserve">ו</w:t>
      </w:r>
      <w:r w:rsidRPr="00C63571">
        <w:rPr>
          <w:rtl/>
        </w:rPr>
        <w:t>: מנקבן בקוץ והן כשרין.</w:t>
      </w:r>
    </w:p>
    <w:p w14:paraId="54756357" w14:textId="77777777" w:rsidR="0046556D" w:rsidRDefault="00BD6C4F" w:rsidP="00BD6C4F">
      <w:pPr>
        <w:rPr>
          <w:rtl/>
        </w:rPr>
      </w:pPr>
      <w:r w:rsidRPr="00C63571">
        <w:rPr>
          <w:rFonts w:hint="cs"/>
          <w:rtl/>
        </w:rPr>
        <w:t>ת</w:t>
      </w:r>
      <w:r>
        <w:rPr>
          <w:rtl/>
        </w:rPr>
        <w:t>"</w:t>
      </w:r>
      <w:r w:rsidRPr="00C63571">
        <w:rPr>
          <w:rFonts w:hint="cs"/>
          <w:rtl/>
        </w:rPr>
        <w:t>כ</w:t>
      </w:r>
      <w:r>
        <w:rPr>
          <w:rtl/>
        </w:rPr>
        <w:t xml:space="preserve"> </w:t>
      </w:r>
      <w:r>
        <w:rPr>
          <w:rStyle w:val="2fb"/>
          <w:rtl/>
          <w:rPrChange w:id="9947" w:author="מנוע אמוראים" w:date="2026-10-05T16:40:54Z">
            <w:rPr>
              <w:rtl/>
            </w:rPr>
          </w:rPrChange>
        </w:rPr>
        <w:t xml:space="preserve">דר</w:t>
      </w:r>
      <w:r>
        <w:rPr>
          <w:rStyle w:val="2fb"/>
          <w:rtl/>
          <w:rPrChange w:id="9948" w:author="מנוע אמוראים" w:date="2026-10-05T16:40:54Z">
            <w:rPr>
              <w:rtl/>
            </w:rPr>
          </w:rPrChange>
        </w:rPr>
        <w:t xml:space="preserve">"</w:t>
      </w:r>
      <w:r>
        <w:rPr>
          <w:rStyle w:val="2fb"/>
          <w:rFonts w:hint="cs"/>
          <w:rtl/>
          <w:rPrChange w:id="9949" w:author="מנוע אמוראים" w:date="2026-10-05T16:40:54Z">
            <w:rPr>
              <w:rFonts w:hint="cs"/>
              <w:rtl/>
            </w:rPr>
          </w:rPrChange>
        </w:rPr>
        <w:t xml:space="preserve">ח</w:t>
      </w:r>
      <w:r w:rsidRPr="00C63571">
        <w:rPr>
          <w:rtl/>
        </w:rPr>
        <w:t>: שחט שני חצאי סימנין בעוף - פסול, ואצ"ל בבהמה;</w:t>
      </w:r>
    </w:p>
    <w:p w14:paraId="3670F26C" w14:textId="77777777" w:rsidR="0046556D" w:rsidRDefault="00BD6C4F" w:rsidP="00BD6C4F">
      <w:pPr>
        <w:rPr>
          <w:rtl/>
        </w:rPr>
      </w:pPr>
      <w:r>
        <w:rPr>
          <w:rStyle w:val="2fb"/>
          <w:rtl/>
          <w:rPrChange w:id="9950" w:author="מנוע אמוראים" w:date="2026-10-05T16:40:54Z">
            <w:rPr>
              <w:rtl/>
            </w:rPr>
          </w:rPrChange>
        </w:rPr>
        <w:t xml:space="preserve">ר</w:t>
      </w:r>
      <w:r>
        <w:rPr>
          <w:rStyle w:val="2fb"/>
          <w:rtl/>
          <w:rPrChange w:id="9951" w:author="מנוע אמוראים" w:date="2026-10-05T16:40:54Z">
            <w:rPr>
              <w:rtl/>
            </w:rPr>
          </w:rPrChange>
        </w:rPr>
        <w:t xml:space="preserve">"</w:t>
      </w:r>
      <w:r>
        <w:rPr>
          <w:rStyle w:val="2fb"/>
          <w:rFonts w:hint="cs"/>
          <w:rtl/>
          <w:rPrChange w:id="9952" w:author="מנוע אמוראים" w:date="2026-10-05T16:40:54Z">
            <w:rPr>
              <w:rFonts w:hint="cs"/>
              <w:rtl/>
            </w:rPr>
          </w:rPrChange>
        </w:rPr>
        <w:t xml:space="preserve">י</w:t>
      </w:r>
      <w:r>
        <w:rPr>
          <w:rFonts w:hint="cs"/>
          <w:rtl/>
        </w:rPr>
        <w:t xml:space="preserve"> </w:t>
      </w:r>
      <w:r w:rsidRPr="00C63571">
        <w:rPr>
          <w:rtl/>
        </w:rPr>
        <w:t>אומר: בעוף עד שישחוט את הוושט ואת הוורידין.</w:t>
      </w:r>
    </w:p>
    <w:p w14:paraId="2610EFB4" w14:textId="77777777" w:rsidR="0046556D" w:rsidRDefault="00BD6C4F" w:rsidP="00BD6C4F">
      <w:pPr>
        <w:jc w:val="center"/>
        <w:rPr>
          <w:del w:id="90020" w:author="מנוע עיצוב" w:date="2026-10-08T11:01:28Z"/>
          <w:rtl/>
        </w:rPr>
      </w:pPr>
      <w:del w:id="90019" w:author="מנוע עיצוב" w:date="2026-10-08T11:01:28Z">
        <w:r>
          <w:rPr>
            <w:rFonts w:ascii="BA חניכי הישיבות" w:hAnsi="BA חניכי הישיבות" w:cs="BA חניכי הישיבות"/>
            <w:rtl/>
          </w:rPr>
          <w:delText xml:space="preserve">׻</w:delText>
        </w:r>
      </w:del>
    </w:p>
    <w:p w14:paraId="72C89764" w14:textId="77777777" w:rsidR="00BD6C4F" w:rsidRPr="00A55767" w:rsidRDefault="00BD6C4F" w:rsidP="00BD6C4F">
      <w:pPr>
        <w:pStyle w:val="affff1"/>
        <w:rPr>
          <w:b/>
          <w:rtl/>
        </w:rPr>
      </w:pPr>
      <w:ins w:id="9817" w:author="מספור קטעי משנה" w:date="2026-10-06T06:45:19Z">
        <w:r>
          <w:rPr>
            <w:rStyle w:val="MisparKeta"/>
          </w:rPr>
          <w:t xml:space="preserve">ב. </w:t>
        </w:r>
      </w:ins>
      <w:r w:rsidRPr="00A55767">
        <w:rPr>
          <w:b/>
          <w:rtl/>
        </w:rPr>
        <w:t xml:space="preserve">חצי אחד בעוף </w:t>
      </w:r>
      <w:r w:rsidR="00BF1CF6">
        <w:rPr>
          <w:b/>
          <w:rtl/>
        </w:rPr>
        <w:t>וכו#</w:t>
      </w:r>
      <w:r w:rsidRPr="00A55767">
        <w:rPr>
          <w:b/>
          <w:rtl/>
        </w:rPr>
        <w:t xml:space="preserve">: </w:t>
      </w:r>
    </w:p>
    <w:p w14:paraId="1464D0B7" w14:textId="77777777" w:rsidR="0046556D" w:rsidRDefault="00BD6C4F" w:rsidP="00BD6C4F">
      <w:pPr>
        <w:rPr>
          <w:rtl/>
        </w:rPr>
      </w:pPr>
      <w:r w:rsidRPr="00C63571">
        <w:rPr>
          <w:rtl/>
        </w:rPr>
        <w:t>אתמר</w:t>
      </w:r>
      <w:r w:rsidRPr="00C63571">
        <w:rPr>
          <w:rFonts w:hint="cs"/>
          <w:rtl/>
        </w:rPr>
        <w:t xml:space="preserve"> </w:t>
      </w:r>
      <w:r w:rsidRPr="00C63571">
        <w:rPr>
          <w:rtl/>
        </w:rPr>
        <w:t>רב אמר</w:t>
      </w:r>
      <w:r w:rsidRPr="00C63571">
        <w:rPr>
          <w:rFonts w:hint="cs"/>
          <w:rtl/>
        </w:rPr>
        <w:t>:</w:t>
      </w:r>
      <w:r w:rsidRPr="00C63571">
        <w:rPr>
          <w:rtl/>
        </w:rPr>
        <w:t xml:space="preserve"> מחצה על מחצה כרוב, הכי א"ל רחמנא למשה: לא תשייר רובא;</w:t>
      </w:r>
    </w:p>
    <w:p w14:paraId="7AA7B9D8" w14:textId="3D894EAE" w:rsidR="0046556D" w:rsidRDefault="00BD6C4F" w:rsidP="00BD6C4F">
      <w:pPr>
        <w:rPr>
          <w:rtl/>
        </w:rPr>
      </w:pPr>
      <w:r w:rsidRPr="00C63571">
        <w:rPr>
          <w:rtl/>
        </w:rPr>
        <w:t>רב כהנא אמר</w:t>
      </w:r>
      <w:r w:rsidRPr="00C63571">
        <w:rPr>
          <w:rFonts w:hint="cs"/>
          <w:rtl/>
        </w:rPr>
        <w:t>:</w:t>
      </w:r>
      <w:r w:rsidRPr="00C63571">
        <w:rPr>
          <w:rtl/>
        </w:rPr>
        <w:t xml:space="preserve"> מחצה על מחצה אינו כרוב, הכי א"ל רחמנא למשה: שחוט רובא.</w:t>
      </w:r>
    </w:p>
    <w:p w14:paraId="0F918A9C" w14:textId="77777777" w:rsidR="0046556D" w:rsidRDefault="00BD6C4F" w:rsidP="00BD6C4F">
      <w:pPr>
        <w:rPr>
          <w:rtl/>
        </w:rPr>
      </w:pPr>
      <w:r w:rsidRPr="00C63571">
        <w:rPr>
          <w:rtl/>
        </w:rPr>
        <w:t xml:space="preserve">• </w:t>
      </w:r>
      <w:r w:rsidRPr="00C63571">
        <w:rPr>
          <w:rFonts w:hint="cs"/>
          <w:rtl/>
        </w:rPr>
        <w:t>והך ד</w:t>
      </w:r>
      <w:r w:rsidRPr="00C63571">
        <w:rPr>
          <w:rtl/>
        </w:rPr>
        <w:t>חצי אחד בעוף, ואחד וחצי בבהמה - שחיטתו פסולה;</w:t>
      </w:r>
    </w:p>
    <w:p w14:paraId="5D7F2EF4" w14:textId="77777777" w:rsidR="0046556D" w:rsidRDefault="00BD6C4F" w:rsidP="00BD6C4F">
      <w:pPr>
        <w:rPr>
          <w:rtl/>
        </w:rPr>
      </w:pPr>
      <w:r w:rsidRPr="00C63571">
        <w:rPr>
          <w:rFonts w:hint="cs"/>
          <w:rtl/>
        </w:rPr>
        <w:t xml:space="preserve">אין להוכיח דאפשר דפסול מדרבנן דלמא לא אתי למעבד פלגא </w:t>
      </w:r>
    </w:p>
    <w:p w14:paraId="73392DE4" w14:textId="77777777" w:rsidR="0046556D" w:rsidRDefault="00BD6C4F" w:rsidP="00BD6C4F">
      <w:pPr>
        <w:rPr>
          <w:rtl/>
        </w:rPr>
      </w:pPr>
      <w:r w:rsidRPr="00C63571">
        <w:rPr>
          <w:rtl/>
        </w:rPr>
        <w:t xml:space="preserve">• </w:t>
      </w:r>
      <w:r>
        <w:rPr>
          <w:rFonts w:hint="cs"/>
          <w:rtl/>
        </w:rPr>
        <w:t xml:space="preserve">והך </w:t>
      </w:r>
      <w:r>
        <w:rPr>
          <w:rStyle w:val="2fb"/>
          <w:rFonts w:hint="cs"/>
          <w:rtl/>
          <w:rPrChange w:id="9953" w:author="מנוע אמוראים" w:date="2026-10-05T16:40:54Z">
            <w:rPr>
              <w:rFonts w:hint="cs"/>
              <w:rtl/>
            </w:rPr>
          </w:rPrChange>
        </w:rPr>
        <w:t xml:space="preserve">דאר</w:t>
      </w:r>
      <w:r>
        <w:rPr>
          <w:rStyle w:val="2fb"/>
          <w:rtl/>
          <w:rPrChange w:id="9954" w:author="מנוע אמוראים" w:date="2026-10-05T16:40:54Z">
            <w:rPr>
              <w:rtl/>
            </w:rPr>
          </w:rPrChange>
        </w:rPr>
        <w:t xml:space="preserve">"</w:t>
      </w:r>
      <w:r>
        <w:rPr>
          <w:rStyle w:val="2fb"/>
          <w:rFonts w:hint="cs"/>
          <w:rtl/>
          <w:rPrChange w:id="9955" w:author="מנוע אמוראים" w:date="2026-10-05T16:40:54Z">
            <w:rPr>
              <w:rFonts w:hint="cs"/>
              <w:rtl/>
            </w:rPr>
          </w:rPrChange>
        </w:rPr>
        <w:t xml:space="preserve">ק</w:t>
      </w:r>
      <w:r w:rsidRPr="00C63571">
        <w:rPr>
          <w:rtl/>
        </w:rPr>
        <w:t xml:space="preserve"> חלקו לשנים והן שוין - שניהם טמאין, לפי שאי אפשר לצמצם;</w:t>
      </w:r>
    </w:p>
    <w:p w14:paraId="73A26934" w14:textId="579C38EF" w:rsidR="0046556D" w:rsidRDefault="00BD6C4F" w:rsidP="00BD6C4F">
      <w:pPr>
        <w:rPr>
          <w:rtl/>
        </w:rPr>
      </w:pPr>
      <w:r w:rsidRPr="00C63571">
        <w:rPr>
          <w:rFonts w:hint="cs"/>
          <w:rtl/>
        </w:rPr>
        <w:t xml:space="preserve">  הך דאם אפשר לצמצם טהורין </w:t>
      </w:r>
      <w:r w:rsidRPr="00C63571">
        <w:rPr>
          <w:rtl/>
        </w:rPr>
        <w:t>–</w:t>
      </w:r>
      <w:r>
        <w:rPr>
          <w:rFonts w:hint="cs"/>
          <w:rtl/>
        </w:rPr>
        <w:t xml:space="preserve"> </w:t>
      </w:r>
      <w:r>
        <w:rPr>
          <w:rStyle w:val="2fb"/>
          <w:rFonts w:hint="cs"/>
          <w:rtl/>
          <w:rPrChange w:id="9956" w:author="מנוע אמוראים" w:date="2026-10-05T16:40:54Z">
            <w:rPr>
              <w:rFonts w:hint="cs"/>
              <w:rtl/>
            </w:rPr>
          </w:rPrChange>
        </w:rPr>
        <w:t xml:space="preserve">כר</w:t>
      </w:r>
      <w:r>
        <w:rPr>
          <w:rStyle w:val="2fb"/>
          <w:rtl/>
          <w:rPrChange w:id="9957" w:author="מנוע אמוראים" w:date="2026-10-05T16:40:54Z">
            <w:rPr>
              <w:rtl/>
            </w:rPr>
          </w:rPrChange>
        </w:rPr>
        <w:t xml:space="preserve">"</w:t>
      </w:r>
      <w:r>
        <w:rPr>
          <w:rStyle w:val="2fb"/>
          <w:rFonts w:hint="cs"/>
          <w:rtl/>
          <w:rPrChange w:id="9958" w:author="מנוע אמוראים" w:date="2026-10-05T16:40:54Z">
            <w:rPr>
              <w:rFonts w:hint="cs"/>
              <w:rtl/>
            </w:rPr>
          </w:rPrChange>
        </w:rPr>
        <w:t xml:space="preserve">פ</w:t>
      </w:r>
      <w:r>
        <w:rPr>
          <w:rFonts w:hint="cs"/>
          <w:rtl/>
        </w:rPr>
        <w:t xml:space="preserve"> דתרי רובי בחד מנא ליכא </w:t>
      </w:r>
    </w:p>
    <w:p w14:paraId="38AAE6F4" w14:textId="77777777" w:rsidR="00BD6C4F" w:rsidRPr="00A55767" w:rsidRDefault="00BD6C4F" w:rsidP="00F07436">
      <w:pPr>
        <w:pStyle w:val="afff3"/>
        <w:framePr w:wrap="around"/>
        <w:rPr>
          <w:rtl/>
        </w:rPr>
      </w:pPr>
      <w:r w:rsidRPr="00A55767">
        <w:rPr>
          <w:rFonts w:hint="cs"/>
          <w:rtl/>
        </w:rPr>
        <w:t>כט.</w:t>
      </w:r>
    </w:p>
    <w:p w14:paraId="0F6AEA3F" w14:textId="77777777" w:rsidR="0046556D" w:rsidRDefault="00BD6C4F" w:rsidP="00BD6C4F">
      <w:pPr>
        <w:rPr>
          <w:rtl/>
        </w:rPr>
      </w:pPr>
      <w:r w:rsidRPr="00C63571">
        <w:rPr>
          <w:rtl/>
        </w:rPr>
        <w:t xml:space="preserve">• </w:t>
      </w:r>
      <w:r w:rsidRPr="00C63571">
        <w:rPr>
          <w:rFonts w:hint="cs"/>
          <w:rtl/>
        </w:rPr>
        <w:t>והך ד</w:t>
      </w:r>
      <w:r w:rsidRPr="00C63571">
        <w:rPr>
          <w:rtl/>
        </w:rPr>
        <w:t>שחט חצי גרגרת ושהה בה</w:t>
      </w:r>
      <w:r w:rsidRPr="00C63571">
        <w:rPr>
          <w:rFonts w:hint="cs"/>
          <w:rtl/>
        </w:rPr>
        <w:t xml:space="preserve"> </w:t>
      </w:r>
      <w:r w:rsidRPr="00C63571">
        <w:rPr>
          <w:rtl/>
        </w:rPr>
        <w:t>כדי שחיטה אחרת וגמרה - שחיטתו כשרה;</w:t>
      </w:r>
    </w:p>
    <w:p w14:paraId="13A930EE" w14:textId="77777777" w:rsidR="0046556D" w:rsidRDefault="00BD6C4F" w:rsidP="00BD6C4F">
      <w:pPr>
        <w:rPr>
          <w:rtl/>
        </w:rPr>
      </w:pPr>
      <w:r w:rsidRPr="00C63571">
        <w:rPr>
          <w:rtl/>
        </w:rPr>
        <w:t>ואי אמרת מחצה על מחצה כרוב, איטרפא לה!</w:t>
      </w:r>
      <w:r w:rsidRPr="00C63571">
        <w:rPr>
          <w:rFonts w:hint="cs"/>
          <w:rtl/>
        </w:rPr>
        <w:t xml:space="preserve"> לאו בבהמה אלא בעוף ומהני ממ</w:t>
      </w:r>
      <w:r>
        <w:rPr>
          <w:rtl/>
        </w:rPr>
        <w:t>"</w:t>
      </w:r>
      <w:r w:rsidRPr="00C63571">
        <w:rPr>
          <w:rFonts w:hint="cs"/>
          <w:rtl/>
        </w:rPr>
        <w:t>נ אי מחצה על מחצה כרוב הא מהני ואי לא הא לא הטריפה</w:t>
      </w:r>
    </w:p>
    <w:p w14:paraId="5CC6DD38" w14:textId="77777777" w:rsidR="0046556D" w:rsidRDefault="00BD6C4F" w:rsidP="00BD6C4F">
      <w:pPr>
        <w:rPr>
          <w:rtl/>
        </w:rPr>
      </w:pPr>
      <w:r w:rsidRPr="00C63571">
        <w:rPr>
          <w:rtl/>
        </w:rPr>
        <w:t xml:space="preserve">• </w:t>
      </w:r>
      <w:r w:rsidRPr="00C63571">
        <w:rPr>
          <w:rFonts w:hint="cs"/>
          <w:rtl/>
        </w:rPr>
        <w:t>אלא יקשה מהך ד</w:t>
      </w:r>
      <w:r w:rsidRPr="00C63571">
        <w:rPr>
          <w:rtl/>
        </w:rPr>
        <w:t>הרי שהיה חצי קנה פגום, והוסיף עליו כל שהוא וגמרו - שחיטתו כשרה;</w:t>
      </w:r>
    </w:p>
    <w:p w14:paraId="5421A77A" w14:textId="77777777" w:rsidR="0046556D" w:rsidRDefault="00BD6C4F" w:rsidP="00BD6C4F">
      <w:pPr>
        <w:rPr>
          <w:rtl/>
        </w:rPr>
      </w:pPr>
      <w:r w:rsidRPr="00C63571">
        <w:rPr>
          <w:rFonts w:hint="cs"/>
          <w:rtl/>
        </w:rPr>
        <w:t xml:space="preserve">ואמר רבא: </w:t>
      </w:r>
      <w:r w:rsidRPr="00C63571">
        <w:rPr>
          <w:rtl/>
        </w:rPr>
        <w:t>שאני לענין טרפה, דבעינן רוב הנראה לעינים.</w:t>
      </w:r>
    </w:p>
    <w:p w14:paraId="2A22D002" w14:textId="77777777" w:rsidR="0046556D" w:rsidRDefault="00BD6C4F" w:rsidP="00BD6C4F">
      <w:pPr>
        <w:rPr>
          <w:rtl/>
        </w:rPr>
      </w:pPr>
      <w:r w:rsidRPr="00C63571">
        <w:rPr>
          <w:rFonts w:hint="cs"/>
          <w:rtl/>
        </w:rPr>
        <w:t>ודחאו אביי: דאי בטריפה דבמשהו בעי' רוב הנראה לעיניים כ</w:t>
      </w:r>
      <w:r>
        <w:rPr>
          <w:rtl/>
        </w:rPr>
        <w:t>"</w:t>
      </w:r>
      <w:r w:rsidRPr="00C63571">
        <w:rPr>
          <w:rFonts w:hint="cs"/>
          <w:rtl/>
        </w:rPr>
        <w:t xml:space="preserve">ש בשחיטה דבעי' רוב הנראה לעינים </w:t>
      </w:r>
    </w:p>
    <w:p w14:paraId="1492AAA8" w14:textId="77777777" w:rsidR="0046556D" w:rsidRDefault="00BD6C4F" w:rsidP="00BD6C4F">
      <w:pPr>
        <w:rPr>
          <w:rtl/>
        </w:rPr>
      </w:pPr>
      <w:r w:rsidRPr="00C63571">
        <w:rPr>
          <w:rtl/>
        </w:rPr>
        <w:t xml:space="preserve">אלא דכולי עלמא - מחצה על מחצה אינו כרוב, </w:t>
      </w:r>
    </w:p>
    <w:p w14:paraId="59A99EE9" w14:textId="77777777" w:rsidR="0046556D" w:rsidRDefault="00BD6C4F" w:rsidP="00BD6C4F">
      <w:pPr>
        <w:rPr>
          <w:rtl/>
        </w:rPr>
      </w:pPr>
      <w:r w:rsidRPr="00C63571">
        <w:rPr>
          <w:rtl/>
        </w:rPr>
        <w:t>וכי איתמר דרב ודרב כהנא - לענין פסח אתמר, הרי שהיו ישראל מחצה טהורים ומחצה טמאים - רב אמר: מחצה על מחצה כרוב, ורב כהנא אמר: מחצה על מחצה אינו כרוב.</w:t>
      </w:r>
    </w:p>
    <w:p w14:paraId="5B422D1B" w14:textId="77777777" w:rsidR="0046556D" w:rsidRDefault="00BD6C4F" w:rsidP="00BD6C4F">
      <w:pPr>
        <w:rPr>
          <w:rtl/>
        </w:rPr>
      </w:pPr>
      <w:r w:rsidRPr="00C63571">
        <w:rPr>
          <w:rFonts w:hint="cs"/>
          <w:rtl/>
        </w:rPr>
        <w:t>וטעמא ד</w:t>
      </w:r>
      <w:r w:rsidRPr="00C63571">
        <w:rPr>
          <w:rtl/>
        </w:rPr>
        <w:t>רב</w:t>
      </w:r>
      <w:r w:rsidRPr="00A71A5E">
        <w:rPr>
          <w:rStyle w:val="afffff0"/>
          <w:rFonts w:hint="cs"/>
          <w:rtl/>
        </w:rPr>
        <w:t xml:space="preserve"> 'ד</w:t>
      </w:r>
      <w:r w:rsidRPr="00A71A5E">
        <w:rPr>
          <w:rStyle w:val="afffff0"/>
          <w:rtl/>
        </w:rPr>
        <w:t>איש איש כי יהיה טמא לנפש</w:t>
      </w:r>
      <w:r w:rsidRPr="00A71A5E">
        <w:rPr>
          <w:rStyle w:val="afffff0"/>
          <w:rFonts w:hint="cs"/>
          <w:rtl/>
        </w:rPr>
        <w:t>'</w:t>
      </w:r>
      <w:r w:rsidRPr="00A71A5E">
        <w:rPr>
          <w:rStyle w:val="afffff0"/>
          <w:rtl/>
        </w:rPr>
        <w:t>,</w:t>
      </w:r>
      <w:r w:rsidRPr="00C63571">
        <w:rPr>
          <w:rtl/>
        </w:rPr>
        <w:t xml:space="preserve"> איש נדחה ואין ציבור נדחין.</w:t>
      </w:r>
    </w:p>
    <w:p w14:paraId="14C94432" w14:textId="77777777" w:rsidR="0046556D" w:rsidRDefault="00BD6C4F" w:rsidP="00BD6C4F">
      <w:pPr>
        <w:jc w:val="center"/>
        <w:rPr>
          <w:del w:id="90022" w:author="מנוע עיצוב" w:date="2026-10-08T11:01:28Z"/>
          <w:rtl/>
        </w:rPr>
      </w:pPr>
      <w:del w:id="90021" w:author="מנוע עיצוב" w:date="2026-10-08T11:01:28Z">
        <w:r>
          <w:rPr>
            <w:rFonts w:ascii="BA חניכי הישיבות" w:hAnsi="BA חניכי הישיבות" w:cs="BA חניכי הישיבות"/>
            <w:rtl/>
          </w:rPr>
          <w:delText xml:space="preserve">׻</w:delText>
        </w:r>
      </w:del>
    </w:p>
    <w:p w14:paraId="0849EE69" w14:textId="77777777" w:rsidR="00BD6C4F" w:rsidRPr="00A55767" w:rsidRDefault="00BD6C4F" w:rsidP="00BD6C4F">
      <w:pPr>
        <w:pStyle w:val="affff1"/>
        <w:rPr>
          <w:b/>
          <w:rtl/>
        </w:rPr>
      </w:pPr>
      <w:ins w:id="9818" w:author="מספור קטעי משנה" w:date="2026-10-06T06:45:19Z">
        <w:r>
          <w:rPr>
            <w:rStyle w:val="MisparKeta"/>
          </w:rPr>
          <w:t xml:space="preserve">א. </w:t>
        </w:r>
      </w:ins>
      <w:r w:rsidRPr="00A55767">
        <w:rPr>
          <w:b/>
          <w:rtl/>
        </w:rPr>
        <w:t xml:space="preserve">רוב אחד בעוף, ורוב שנים בבהמה - שחיטתו כשרה: </w:t>
      </w:r>
    </w:p>
    <w:p w14:paraId="174BE71F" w14:textId="77777777" w:rsidR="0046556D" w:rsidRDefault="00BD6C4F" w:rsidP="00BD6C4F">
      <w:pPr>
        <w:rPr>
          <w:rtl/>
        </w:rPr>
      </w:pPr>
      <w:r w:rsidRPr="00C63571">
        <w:rPr>
          <w:rtl/>
        </w:rPr>
        <w:t>תנינא חדא זימנא: רובו של אחד כמוהו!</w:t>
      </w:r>
    </w:p>
    <w:p w14:paraId="55EE53D9" w14:textId="77777777" w:rsidR="0046556D" w:rsidRDefault="00BD6C4F" w:rsidP="00BD6C4F">
      <w:pPr>
        <w:rPr>
          <w:rtl/>
        </w:rPr>
      </w:pPr>
      <w:r w:rsidRPr="00C63571">
        <w:rPr>
          <w:rtl/>
        </w:rPr>
        <w:t>אמר רב הושעיא: חדא בחולין וחדא בקדשים.</w:t>
      </w:r>
    </w:p>
    <w:p w14:paraId="33137F87" w14:textId="77777777" w:rsidR="0046556D" w:rsidRDefault="00BD6C4F" w:rsidP="00BD6C4F">
      <w:pPr>
        <w:rPr>
          <w:rtl/>
        </w:rPr>
      </w:pPr>
      <w:r w:rsidRPr="00C63571">
        <w:rPr>
          <w:rtl/>
        </w:rPr>
        <w:t xml:space="preserve">וצריכא, דאי אשמועינן חולין, התם הוא דסגי ברובא, דלאו לדם הוא צריך, </w:t>
      </w:r>
    </w:p>
    <w:p w14:paraId="0E1033C4" w14:textId="1F410CDB" w:rsidR="0046556D" w:rsidRDefault="00BD6C4F" w:rsidP="00BD6C4F">
      <w:pPr>
        <w:rPr>
          <w:rtl/>
        </w:rPr>
      </w:pPr>
      <w:r w:rsidRPr="00C63571">
        <w:rPr>
          <w:rtl/>
        </w:rPr>
        <w:t>אבל קדשים דלדם הוא צריך, אימא לא תיסגי ברובא עד דאיכא כוליה;</w:t>
      </w:r>
    </w:p>
    <w:p w14:paraId="1E9E91E4" w14:textId="77777777" w:rsidR="0046556D" w:rsidRDefault="00BD6C4F" w:rsidP="00BD6C4F">
      <w:pPr>
        <w:rPr>
          <w:rtl/>
        </w:rPr>
      </w:pPr>
      <w:r w:rsidRPr="00C63571">
        <w:rPr>
          <w:rtl/>
        </w:rPr>
        <w:t>ואי אשמ</w:t>
      </w:r>
      <w:r w:rsidRPr="00C63571">
        <w:rPr>
          <w:rFonts w:hint="cs"/>
          <w:rtl/>
        </w:rPr>
        <w:t>עי</w:t>
      </w:r>
      <w:r w:rsidRPr="00C63571">
        <w:rPr>
          <w:rtl/>
        </w:rPr>
        <w:t xml:space="preserve"> קדשים, משום דלדם הוא צריך, אבל חולין דלדם </w:t>
      </w:r>
      <w:r w:rsidRPr="00C63571">
        <w:rPr>
          <w:rFonts w:hint="cs"/>
          <w:rtl/>
        </w:rPr>
        <w:t>א</w:t>
      </w:r>
      <w:r>
        <w:rPr>
          <w:rtl/>
        </w:rPr>
        <w:t>"</w:t>
      </w:r>
      <w:r w:rsidRPr="00C63571">
        <w:rPr>
          <w:rFonts w:hint="cs"/>
          <w:rtl/>
        </w:rPr>
        <w:t>צ</w:t>
      </w:r>
      <w:r w:rsidRPr="00C63571">
        <w:rPr>
          <w:rtl/>
        </w:rPr>
        <w:t xml:space="preserve"> אימא בפלגא סגי ליה, קמ"ל.</w:t>
      </w:r>
    </w:p>
    <w:p w14:paraId="444F8755" w14:textId="77777777" w:rsidR="0046556D" w:rsidRDefault="0046556D" w:rsidP="00BD6C4F">
      <w:pPr>
        <w:rPr>
          <w:rtl/>
        </w:rPr>
      </w:pPr>
    </w:p>
    <w:p w14:paraId="3A07A7DD" w14:textId="77777777" w:rsidR="0046556D" w:rsidRDefault="00BD6C4F" w:rsidP="00BD6C4F">
      <w:pPr>
        <w:rPr>
          <w:rtl/>
        </w:rPr>
      </w:pPr>
      <w:r w:rsidRPr="00C63571">
        <w:rPr>
          <w:rtl/>
        </w:rPr>
        <w:t xml:space="preserve">הי בחולין והי בקדשים? </w:t>
      </w:r>
    </w:p>
    <w:p w14:paraId="52BF96E9" w14:textId="77777777" w:rsidR="0046556D" w:rsidRDefault="00BD6C4F" w:rsidP="00BD6C4F">
      <w:pPr>
        <w:rPr>
          <w:rtl/>
        </w:rPr>
      </w:pPr>
      <w:r w:rsidRPr="00C63571">
        <w:rPr>
          <w:rtl/>
        </w:rPr>
        <w:t xml:space="preserve">• </w:t>
      </w:r>
      <w:r>
        <w:rPr>
          <w:rStyle w:val="2fb"/>
          <w:rFonts w:hint="cs"/>
          <w:rtl/>
          <w:rPrChange w:id="9959" w:author="מנוע אמוראים" w:date="2026-10-05T16:40:54Z">
            <w:rPr>
              <w:rFonts w:hint="cs"/>
              <w:rtl/>
            </w:rPr>
          </w:rPrChange>
        </w:rPr>
        <w:t xml:space="preserve">אר</w:t>
      </w:r>
      <w:r>
        <w:rPr>
          <w:rStyle w:val="2fb"/>
          <w:rtl/>
          <w:rPrChange w:id="9960" w:author="מנוע אמוראים" w:date="2026-10-05T16:40:54Z">
            <w:rPr>
              <w:rtl/>
            </w:rPr>
          </w:rPrChange>
        </w:rPr>
        <w:t xml:space="preserve">"</w:t>
      </w:r>
      <w:r>
        <w:rPr>
          <w:rStyle w:val="2fb"/>
          <w:rFonts w:hint="cs"/>
          <w:rtl/>
          <w:rPrChange w:id="9961" w:author="מנוע אמוראים" w:date="2026-10-05T16:40:54Z">
            <w:rPr>
              <w:rFonts w:hint="cs"/>
              <w:rtl/>
            </w:rPr>
          </w:rPrChange>
        </w:rPr>
        <w:t xml:space="preserve">כ</w:t>
      </w:r>
      <w:r w:rsidRPr="00C63571">
        <w:rPr>
          <w:rtl/>
        </w:rPr>
        <w:t>: מיסתברא רישא בחולין וסיפא בקדשים, מדקתני השוחט, ואי ס</w:t>
      </w:r>
      <w:r>
        <w:rPr>
          <w:rtl/>
        </w:rPr>
        <w:t>"</w:t>
      </w:r>
      <w:r w:rsidRPr="00C63571">
        <w:rPr>
          <w:rFonts w:hint="cs"/>
          <w:rtl/>
        </w:rPr>
        <w:t>ד</w:t>
      </w:r>
      <w:r w:rsidRPr="00C63571">
        <w:rPr>
          <w:rtl/>
        </w:rPr>
        <w:t xml:space="preserve"> רישא בקדשים, המולק מיבעי ליה.</w:t>
      </w:r>
    </w:p>
    <w:p w14:paraId="1B0D4961" w14:textId="77777777" w:rsidR="0046556D" w:rsidRDefault="00BD6C4F" w:rsidP="00BD6C4F">
      <w:pPr>
        <w:rPr>
          <w:rtl/>
        </w:rPr>
      </w:pPr>
      <w:r w:rsidRPr="00C63571">
        <w:rPr>
          <w:rFonts w:hint="cs"/>
          <w:rtl/>
        </w:rPr>
        <w:lastRenderedPageBreak/>
        <w:t>והך דס</w:t>
      </w:r>
      <w:r w:rsidRPr="00C63571">
        <w:rPr>
          <w:rtl/>
        </w:rPr>
        <w:t xml:space="preserve">יפא בקדשים, איידי דסליק מבהמה תנא נמי שחיטתו כשרה, </w:t>
      </w:r>
    </w:p>
    <w:p w14:paraId="67C4D4D2" w14:textId="77777777" w:rsidR="0046556D" w:rsidRDefault="00BD6C4F" w:rsidP="00BD6C4F">
      <w:pPr>
        <w:rPr>
          <w:rtl/>
        </w:rPr>
      </w:pPr>
      <w:r w:rsidRPr="00C63571">
        <w:rPr>
          <w:rtl/>
        </w:rPr>
        <w:t>אלא רישא על עוף קאי, אי ס"ד בקדשים, המולק מיבעי ליה.</w:t>
      </w:r>
    </w:p>
    <w:p w14:paraId="05255A2E" w14:textId="77777777" w:rsidR="0046556D" w:rsidRDefault="00BD6C4F" w:rsidP="00BD6C4F">
      <w:pPr>
        <w:rPr>
          <w:rtl/>
        </w:rPr>
      </w:pPr>
      <w:r w:rsidRPr="00C63571">
        <w:rPr>
          <w:rtl/>
        </w:rPr>
        <w:t xml:space="preserve">• </w:t>
      </w:r>
      <w:r>
        <w:rPr>
          <w:rStyle w:val="2fb"/>
          <w:rFonts w:hint="cs"/>
          <w:rtl/>
          <w:rPrChange w:id="9962" w:author="מנוע אמוראים" w:date="2026-10-05T16:40:54Z">
            <w:rPr>
              <w:rFonts w:hint="cs"/>
              <w:rtl/>
            </w:rPr>
          </w:rPrChange>
        </w:rPr>
        <w:t xml:space="preserve">רשב</w:t>
      </w:r>
      <w:r>
        <w:rPr>
          <w:rStyle w:val="2fb"/>
          <w:rtl/>
          <w:rPrChange w:id="9963" w:author="מנוע אמוראים" w:date="2026-10-05T16:40:54Z">
            <w:rPr>
              <w:rtl/>
            </w:rPr>
          </w:rPrChange>
        </w:rPr>
        <w:t xml:space="preserve">"</w:t>
      </w:r>
      <w:r>
        <w:rPr>
          <w:rStyle w:val="2fb"/>
          <w:rFonts w:hint="cs"/>
          <w:rtl/>
          <w:rPrChange w:id="9964" w:author="מנוע אמוראים" w:date="2026-10-05T16:40:54Z">
            <w:rPr>
              <w:rFonts w:hint="cs"/>
              <w:rtl/>
            </w:rPr>
          </w:rPrChange>
        </w:rPr>
        <w:t xml:space="preserve">א</w:t>
      </w:r>
      <w:r w:rsidRPr="00C63571">
        <w:rPr>
          <w:rtl/>
        </w:rPr>
        <w:t>: רישא בחולין מהכא, דקתני אחד בעוף, ואי ס"ד בקדשים, הא איכא עולת העוף דבעי שני סימנים.</w:t>
      </w:r>
    </w:p>
    <w:p w14:paraId="05013AAE" w14:textId="77777777" w:rsidR="0046556D" w:rsidRDefault="00BD6C4F" w:rsidP="00BD6C4F">
      <w:pPr>
        <w:rPr>
          <w:rtl/>
        </w:rPr>
      </w:pPr>
      <w:r w:rsidRPr="00C63571">
        <w:rPr>
          <w:rtl/>
        </w:rPr>
        <w:t>אלא מאי? סיפא בקדשים, רוב אחד בעוף, הא איכא עולת העוף דבעי שני סימנין!</w:t>
      </w:r>
    </w:p>
    <w:p w14:paraId="1B34DFE2" w14:textId="77777777" w:rsidR="0046556D" w:rsidRDefault="00BD6C4F" w:rsidP="00BD6C4F">
      <w:pPr>
        <w:rPr>
          <w:rtl/>
        </w:rPr>
      </w:pPr>
      <w:r w:rsidRPr="00C63571">
        <w:rPr>
          <w:rtl/>
        </w:rPr>
        <w:t>רוב אחד</w:t>
      </w:r>
      <w:r w:rsidRPr="00C63571">
        <w:rPr>
          <w:rFonts w:hint="cs"/>
          <w:rtl/>
        </w:rPr>
        <w:t>:</w:t>
      </w:r>
      <w:r w:rsidRPr="00C63571">
        <w:rPr>
          <w:rtl/>
        </w:rPr>
        <w:t xml:space="preserve"> רוב כל אחד ואחד, ובדין הוא דליתני רוב שנים, כיון דאיכא חטאת דסגי ליה בחד סימן, מש"ה לא פסיקא ליה.</w:t>
      </w:r>
    </w:p>
    <w:p w14:paraId="567D9D31" w14:textId="77777777" w:rsidR="0046556D" w:rsidRDefault="00BD6C4F" w:rsidP="00BD6C4F">
      <w:pPr>
        <w:rPr>
          <w:rtl/>
        </w:rPr>
      </w:pPr>
      <w:r>
        <w:rPr>
          <w:rtl/>
        </w:rPr>
        <w:t xml:space="preserve">• </w:t>
      </w:r>
      <w:r>
        <w:rPr>
          <w:rStyle w:val="2fb"/>
          <w:rtl/>
          <w:rPrChange w:id="9965" w:author="מנוע אמוראים" w:date="2026-10-05T16:40:54Z">
            <w:rPr>
              <w:rtl/>
            </w:rPr>
          </w:rPrChange>
        </w:rPr>
        <w:t xml:space="preserve">ר</w:t>
      </w:r>
      <w:r>
        <w:rPr>
          <w:rStyle w:val="2fb"/>
          <w:rtl/>
          <w:rPrChange w:id="9966" w:author="מנוע אמוראים" w:date="2026-10-05T16:40:54Z">
            <w:rPr>
              <w:rtl/>
            </w:rPr>
          </w:rPrChange>
        </w:rPr>
        <w:t xml:space="preserve">"</w:t>
      </w:r>
      <w:r>
        <w:rPr>
          <w:rStyle w:val="2fb"/>
          <w:rFonts w:hint="cs"/>
          <w:rtl/>
          <w:rPrChange w:id="9967" w:author="מנוע אמוראים" w:date="2026-10-05T16:40:54Z">
            <w:rPr>
              <w:rFonts w:hint="cs"/>
              <w:rtl/>
            </w:rPr>
          </w:rPrChange>
        </w:rPr>
        <w:t xml:space="preserve">פ</w:t>
      </w:r>
      <w:r w:rsidRPr="00C63571">
        <w:rPr>
          <w:rtl/>
        </w:rPr>
        <w:t xml:space="preserve">: רישא בחולין מהכא, </w:t>
      </w:r>
      <w:r>
        <w:rPr>
          <w:rStyle w:val="2fb"/>
          <w:rFonts w:hint="cs"/>
          <w:rtl/>
          <w:rPrChange w:id="9968" w:author="מנוע אמוראים" w:date="2026-10-05T16:40:54Z">
            <w:rPr>
              <w:rFonts w:hint="cs"/>
              <w:rtl/>
            </w:rPr>
          </w:rPrChange>
        </w:rPr>
        <w:t xml:space="preserve">דר</w:t>
      </w:r>
      <w:r>
        <w:rPr>
          <w:rStyle w:val="2fb"/>
          <w:rtl/>
          <w:rPrChange w:id="9969" w:author="מנוע אמוראים" w:date="2026-10-05T16:40:54Z">
            <w:rPr>
              <w:rtl/>
            </w:rPr>
          </w:rPrChange>
        </w:rPr>
        <w:t xml:space="preserve">"</w:t>
      </w:r>
      <w:r>
        <w:rPr>
          <w:rStyle w:val="2fb"/>
          <w:rFonts w:hint="cs"/>
          <w:rtl/>
          <w:rPrChange w:id="9970" w:author="מנוע אמוראים" w:date="2026-10-05T16:40:54Z">
            <w:rPr>
              <w:rFonts w:hint="cs"/>
              <w:rtl/>
            </w:rPr>
          </w:rPrChange>
        </w:rPr>
        <w:t xml:space="preserve">י</w:t>
      </w:r>
      <w:r>
        <w:rPr>
          <w:rFonts w:hint="cs"/>
          <w:rtl/>
        </w:rPr>
        <w:t xml:space="preserve"> אומר</w:t>
      </w:r>
      <w:del w:id="21285" w:author="Claude" w:date="2026-10-07T09:24:29Z">
        <w:r>
          <w:rPr>
            <w:rFonts w:hint="cs"/>
            <w:rtl/>
          </w:rPr>
          <w:delText xml:space="preserve"> </w:delText>
        </w:r>
      </w:del>
      <w:r w:rsidRPr="00C63571">
        <w:rPr>
          <w:rtl/>
        </w:rPr>
        <w:t>: עד שישחוט את הורידין, ופליגי רבנן עליה;</w:t>
      </w:r>
    </w:p>
    <w:p w14:paraId="2C045491" w14:textId="77777777" w:rsidR="0046556D" w:rsidRDefault="00BD6C4F" w:rsidP="00BD6C4F">
      <w:pPr>
        <w:rPr>
          <w:rtl/>
        </w:rPr>
      </w:pPr>
      <w:r w:rsidRPr="00C63571">
        <w:rPr>
          <w:rtl/>
        </w:rPr>
        <w:t>א</w:t>
      </w:r>
      <w:r w:rsidRPr="00C63571">
        <w:rPr>
          <w:rFonts w:hint="cs"/>
          <w:rtl/>
        </w:rPr>
        <w:t xml:space="preserve">י </w:t>
      </w:r>
      <w:r w:rsidRPr="00C63571">
        <w:rPr>
          <w:rtl/>
        </w:rPr>
        <w:t xml:space="preserve">בחולין - שפיר, אלא אי אמרת בקדשים, אמאי </w:t>
      </w:r>
      <w:r w:rsidRPr="00C63571">
        <w:rPr>
          <w:rFonts w:hint="cs"/>
          <w:rtl/>
        </w:rPr>
        <w:t xml:space="preserve">רבנן </w:t>
      </w:r>
      <w:r w:rsidRPr="00C63571">
        <w:rPr>
          <w:rtl/>
        </w:rPr>
        <w:t>פליגי</w:t>
      </w:r>
      <w:r w:rsidRPr="00C63571">
        <w:rPr>
          <w:rFonts w:hint="cs"/>
          <w:rtl/>
        </w:rPr>
        <w:t xml:space="preserve">הא </w:t>
      </w:r>
      <w:r w:rsidRPr="00C63571">
        <w:rPr>
          <w:rtl/>
        </w:rPr>
        <w:t>הוא עצמו לדם הוא צריך.</w:t>
      </w:r>
    </w:p>
    <w:p w14:paraId="3D2D0A81" w14:textId="77777777" w:rsidR="0046556D" w:rsidRDefault="00BD6C4F" w:rsidP="00BD6C4F">
      <w:pPr>
        <w:rPr>
          <w:rtl/>
        </w:rPr>
      </w:pPr>
      <w:r w:rsidRPr="00C63571">
        <w:rPr>
          <w:rtl/>
        </w:rPr>
        <w:t>• רב אשי אמר: סיפא בקדשים מהכא, דקתני: השוחט שני ראשין כאחד - שחיטתו כשרה;</w:t>
      </w:r>
    </w:p>
    <w:p w14:paraId="03F8C9D0" w14:textId="77777777" w:rsidR="0046556D" w:rsidRDefault="00BD6C4F" w:rsidP="00BD6C4F">
      <w:pPr>
        <w:rPr>
          <w:rtl/>
        </w:rPr>
      </w:pPr>
      <w:r w:rsidRPr="00C63571">
        <w:rPr>
          <w:rFonts w:hint="cs"/>
          <w:rtl/>
        </w:rPr>
        <w:t xml:space="preserve">אי אמרת בקדשים היינו </w:t>
      </w:r>
      <w:r w:rsidRPr="00C63571">
        <w:rPr>
          <w:rtl/>
        </w:rPr>
        <w:t>דלכתחלה לא, משום דרב יוסף:</w:t>
      </w:r>
      <w:r w:rsidRPr="00A71A5E">
        <w:rPr>
          <w:rStyle w:val="afffff0"/>
          <w:rtl/>
        </w:rPr>
        <w:t xml:space="preserve"> </w:t>
      </w:r>
      <w:r w:rsidRPr="00A71A5E">
        <w:rPr>
          <w:rStyle w:val="afffff0"/>
          <w:rFonts w:hint="cs"/>
          <w:rtl/>
        </w:rPr>
        <w:t>'</w:t>
      </w:r>
      <w:r w:rsidRPr="00A71A5E">
        <w:rPr>
          <w:rStyle w:val="afffff0"/>
          <w:rtl/>
        </w:rPr>
        <w:t>תזבח</w:t>
      </w:r>
      <w:r w:rsidRPr="00A71A5E">
        <w:rPr>
          <w:rStyle w:val="afffff0"/>
          <w:rFonts w:hint="cs"/>
          <w:rtl/>
        </w:rPr>
        <w:t xml:space="preserve">' </w:t>
      </w:r>
      <w:r w:rsidRPr="00C63571">
        <w:rPr>
          <w:rtl/>
        </w:rPr>
        <w:t>שלא יהא שנים שוחטים זבח אחד,</w:t>
      </w:r>
      <w:r w:rsidRPr="00A71A5E">
        <w:rPr>
          <w:rStyle w:val="afffff0"/>
          <w:rtl/>
        </w:rPr>
        <w:t xml:space="preserve"> </w:t>
      </w:r>
      <w:r w:rsidRPr="00A71A5E">
        <w:rPr>
          <w:rStyle w:val="afffff0"/>
          <w:rFonts w:hint="cs"/>
          <w:rtl/>
        </w:rPr>
        <w:t>'</w:t>
      </w:r>
      <w:r w:rsidRPr="00A71A5E">
        <w:rPr>
          <w:rStyle w:val="afffff0"/>
          <w:rtl/>
        </w:rPr>
        <w:t>תזבחהו</w:t>
      </w:r>
      <w:r w:rsidRPr="00A71A5E">
        <w:rPr>
          <w:rStyle w:val="afffff0"/>
          <w:rFonts w:hint="cs"/>
          <w:rtl/>
        </w:rPr>
        <w:t>'</w:t>
      </w:r>
      <w:r w:rsidRPr="00A71A5E">
        <w:rPr>
          <w:rStyle w:val="afffff0"/>
          <w:rtl/>
        </w:rPr>
        <w:t xml:space="preserve"> </w:t>
      </w:r>
      <w:r w:rsidRPr="00C63571">
        <w:rPr>
          <w:rtl/>
        </w:rPr>
        <w:t xml:space="preserve">- שלא יהא אחד שוחט שני זבחים, </w:t>
      </w:r>
    </w:p>
    <w:p w14:paraId="7A62E6F5" w14:textId="1D96F3D8" w:rsidR="0046556D" w:rsidRDefault="00BD6C4F" w:rsidP="00BD6C4F">
      <w:pPr>
        <w:rPr>
          <w:rtl/>
        </w:rPr>
      </w:pPr>
      <w:r>
        <w:rPr>
          <w:rStyle w:val="2fb"/>
          <w:rFonts w:hint="cs"/>
          <w:rtl/>
          <w:rPrChange w:id="9971" w:author="מנוע אמוראים" w:date="2026-10-05T16:40:54Z">
            <w:rPr>
              <w:rFonts w:hint="cs"/>
              <w:rtl/>
            </w:rPr>
          </w:rPrChange>
        </w:rPr>
        <w:t xml:space="preserve">ואר</w:t>
      </w:r>
      <w:r>
        <w:rPr>
          <w:rStyle w:val="2fb"/>
          <w:rtl/>
          <w:rPrChange w:id="9972" w:author="מנוע אמוראים" w:date="2026-10-05T16:40:54Z">
            <w:rPr>
              <w:rtl/>
            </w:rPr>
          </w:rPrChange>
        </w:rPr>
        <w:t xml:space="preserve">"</w:t>
      </w:r>
      <w:r>
        <w:rPr>
          <w:rStyle w:val="2fb"/>
          <w:rFonts w:hint="cs"/>
          <w:rtl/>
          <w:rPrChange w:id="9973" w:author="מנוע אמוראים" w:date="2026-10-05T16:40:54Z">
            <w:rPr>
              <w:rFonts w:hint="cs"/>
              <w:rtl/>
            </w:rPr>
          </w:rPrChange>
        </w:rPr>
        <w:t xml:space="preserve">כ</w:t>
      </w:r>
      <w:r w:rsidRPr="00C63571">
        <w:rPr>
          <w:rtl/>
        </w:rPr>
        <w:t>:</w:t>
      </w:r>
      <w:r w:rsidRPr="00A71A5E">
        <w:rPr>
          <w:rStyle w:val="afffff0"/>
          <w:rtl/>
        </w:rPr>
        <w:t xml:space="preserve"> </w:t>
      </w:r>
      <w:r w:rsidRPr="00A71A5E">
        <w:rPr>
          <w:rStyle w:val="afffff0"/>
          <w:rFonts w:hint="cs"/>
          <w:rtl/>
        </w:rPr>
        <w:t>'</w:t>
      </w:r>
      <w:r w:rsidRPr="00A71A5E">
        <w:rPr>
          <w:rStyle w:val="afffff0"/>
          <w:rtl/>
        </w:rPr>
        <w:t>תזבחהו</w:t>
      </w:r>
      <w:r w:rsidRPr="00A71A5E">
        <w:rPr>
          <w:rStyle w:val="afffff0"/>
          <w:rFonts w:hint="cs"/>
          <w:rtl/>
        </w:rPr>
        <w:t>'</w:t>
      </w:r>
      <w:r w:rsidRPr="00A71A5E">
        <w:rPr>
          <w:rStyle w:val="afffff0"/>
          <w:rtl/>
        </w:rPr>
        <w:t xml:space="preserve"> </w:t>
      </w:r>
      <w:r w:rsidRPr="00C63571">
        <w:rPr>
          <w:rtl/>
        </w:rPr>
        <w:t>כתיב, אלא אי אמרת בחולין, אפילו לכתחלה נמי.</w:t>
      </w:r>
    </w:p>
    <w:p w14:paraId="3F434043" w14:textId="77777777" w:rsidR="0046556D" w:rsidRDefault="00BD6C4F" w:rsidP="00BD6C4F">
      <w:pPr>
        <w:rPr>
          <w:rtl/>
        </w:rPr>
      </w:pPr>
      <w:r>
        <w:rPr>
          <w:rtl/>
        </w:rPr>
        <w:t xml:space="preserve">• ואף </w:t>
      </w:r>
      <w:r>
        <w:rPr>
          <w:rStyle w:val="2fb"/>
          <w:rtl/>
          <w:rPrChange w:id="9974" w:author="מנוע אמוראים" w:date="2026-10-05T16:40:54Z">
            <w:rPr>
              <w:rtl/>
            </w:rPr>
          </w:rPrChange>
        </w:rPr>
        <w:t xml:space="preserve">רשב"ל</w:t>
      </w:r>
      <w:r>
        <w:rPr>
          <w:rtl/>
        </w:rPr>
        <w:t xml:space="preserve"> סבר: רישא בחולין וסיפא בקדשים דאשב"ל: מאחר ששנינו רובו של אחד כמוהו, למה שנינו רוב אחד בעוף ורוב שנים בבהמה? לפי ששנינו: הביאו לו את התמיד, קרצו ומירק אחר שחיטתו על ידו, יכול לא מירק יהא פסול? </w:t>
      </w:r>
    </w:p>
    <w:p w14:paraId="12051C8A" w14:textId="4315677B" w:rsidR="0046556D" w:rsidRDefault="00BD6C4F" w:rsidP="00BD6C4F">
      <w:pPr>
        <w:rPr>
          <w:rtl/>
        </w:rPr>
      </w:pPr>
      <w:r w:rsidRPr="00C63571">
        <w:rPr>
          <w:rtl/>
        </w:rPr>
        <w:t>לכך שנינו: רוב אחד בעוף ורוב שנים בבהמה.</w:t>
      </w:r>
    </w:p>
    <w:p w14:paraId="69249792" w14:textId="77777777" w:rsidR="0046556D" w:rsidRDefault="0046556D" w:rsidP="00BD6C4F">
      <w:pPr>
        <w:rPr>
          <w:rtl/>
        </w:rPr>
      </w:pPr>
    </w:p>
    <w:p w14:paraId="3BD7BA25" w14:textId="77777777" w:rsidR="00BD6C4F" w:rsidRPr="00A55767" w:rsidRDefault="00BD6C4F" w:rsidP="00F07436">
      <w:pPr>
        <w:pStyle w:val="afff3"/>
        <w:framePr w:wrap="around"/>
        <w:rPr>
          <w:rtl/>
        </w:rPr>
      </w:pPr>
      <w:r w:rsidRPr="00A55767">
        <w:rPr>
          <w:rFonts w:hint="cs"/>
          <w:rtl/>
        </w:rPr>
        <w:t>כט:</w:t>
      </w:r>
    </w:p>
    <w:p w14:paraId="5E0CEBD1" w14:textId="77777777" w:rsidR="0046556D" w:rsidRDefault="00BD6C4F" w:rsidP="00BD6C4F">
      <w:pPr>
        <w:rPr>
          <w:rtl/>
        </w:rPr>
      </w:pPr>
      <w:r w:rsidRPr="00326121">
        <w:rPr>
          <w:b/>
          <w:bCs/>
          <w:rtl/>
        </w:rPr>
        <w:t>אמר מר: יכול לא מירק יהא פסול?</w:t>
      </w:r>
    </w:p>
    <w:p w14:paraId="30BF8A9E" w14:textId="77777777" w:rsidR="0046556D" w:rsidRDefault="00BD6C4F" w:rsidP="00BD6C4F">
      <w:pPr>
        <w:rPr>
          <w:rtl/>
        </w:rPr>
      </w:pPr>
      <w:r w:rsidRPr="00C63571">
        <w:rPr>
          <w:rFonts w:hint="cs"/>
          <w:rtl/>
        </w:rPr>
        <w:t>א</w:t>
      </w:r>
      <w:r>
        <w:rPr>
          <w:rtl/>
        </w:rPr>
        <w:t>"</w:t>
      </w:r>
      <w:r w:rsidRPr="00C63571">
        <w:rPr>
          <w:rFonts w:hint="cs"/>
          <w:rtl/>
        </w:rPr>
        <w:t>כ הו</w:t>
      </w:r>
      <w:r>
        <w:rPr>
          <w:rtl/>
        </w:rPr>
        <w:t>"</w:t>
      </w:r>
      <w:r w:rsidRPr="00C63571">
        <w:rPr>
          <w:rFonts w:hint="cs"/>
          <w:rtl/>
        </w:rPr>
        <w:t>ל</w:t>
      </w:r>
      <w:r w:rsidRPr="00C63571">
        <w:rPr>
          <w:rtl/>
        </w:rPr>
        <w:t xml:space="preserve"> עבודה באחר, ותניא: כל עבודת יוה"כ אינן כשרות אלא בו!</w:t>
      </w:r>
    </w:p>
    <w:p w14:paraId="3F359322" w14:textId="77777777" w:rsidR="0046556D" w:rsidRDefault="00BD6C4F" w:rsidP="00BD6C4F">
      <w:pPr>
        <w:rPr>
          <w:rtl/>
        </w:rPr>
      </w:pPr>
      <w:r w:rsidRPr="00C63571">
        <w:rPr>
          <w:rtl/>
        </w:rPr>
        <w:t>ה"ק: יכול יהא פסול מדרבנן? דס</w:t>
      </w:r>
      <w:r w:rsidRPr="00C63571">
        <w:rPr>
          <w:rFonts w:hint="cs"/>
          <w:rtl/>
        </w:rPr>
        <w:t>ד</w:t>
      </w:r>
      <w:r>
        <w:rPr>
          <w:rtl/>
        </w:rPr>
        <w:t>"</w:t>
      </w:r>
      <w:r w:rsidRPr="00C63571">
        <w:rPr>
          <w:rFonts w:hint="cs"/>
          <w:rtl/>
        </w:rPr>
        <w:t xml:space="preserve">א </w:t>
      </w:r>
      <w:r w:rsidRPr="00C63571">
        <w:rPr>
          <w:rtl/>
        </w:rPr>
        <w:t>איכא פסול מדרבנן, לכך שנינו: רוב אחד בעוף ורוב שנים בבהמה.</w:t>
      </w:r>
      <w:r w:rsidRPr="00C63571">
        <w:rPr>
          <w:rFonts w:hint="cs"/>
          <w:rtl/>
        </w:rPr>
        <w:t xml:space="preserve"> ואפי' דפסולה דרבנן מ</w:t>
      </w:r>
      <w:r w:rsidRPr="00C63571">
        <w:rPr>
          <w:rtl/>
        </w:rPr>
        <w:t xml:space="preserve">צוה למרק: </w:t>
      </w:r>
    </w:p>
    <w:p w14:paraId="055A60FD" w14:textId="77777777" w:rsidR="0046556D" w:rsidRDefault="00BD6C4F" w:rsidP="00BD6C4F">
      <w:pPr>
        <w:rPr>
          <w:rtl/>
        </w:rPr>
      </w:pPr>
      <w:r w:rsidRPr="00C63571">
        <w:rPr>
          <w:rtl/>
        </w:rPr>
        <w:t>א</w:t>
      </w:r>
      <w:r w:rsidRPr="00C63571">
        <w:rPr>
          <w:rFonts w:hint="cs"/>
          <w:rtl/>
        </w:rPr>
        <w:t>רשב</w:t>
      </w:r>
      <w:r>
        <w:rPr>
          <w:rtl/>
        </w:rPr>
        <w:t>"</w:t>
      </w:r>
      <w:r w:rsidRPr="00C63571">
        <w:rPr>
          <w:rFonts w:hint="cs"/>
          <w:rtl/>
        </w:rPr>
        <w:t>'ל מ</w:t>
      </w:r>
      <w:r>
        <w:rPr>
          <w:rtl/>
        </w:rPr>
        <w:t xml:space="preserve">לוי סבא: אינה לשחיטה אלא בסוף, </w:t>
      </w:r>
      <w:r>
        <w:rPr>
          <w:rStyle w:val="2fb"/>
          <w:rtl/>
          <w:rPrChange w:id="9975" w:author="מנוע אמוראים" w:date="2026-10-05T16:40:54Z">
            <w:rPr>
              <w:rtl/>
            </w:rPr>
          </w:rPrChange>
        </w:rPr>
        <w:t xml:space="preserve">ו</w:t>
      </w:r>
      <w:r>
        <w:rPr>
          <w:rStyle w:val="2fb"/>
          <w:rtl/>
          <w:rPrChange w:id="9976" w:author="מנוע אמוראים" w:date="2026-10-05T16:40:54Z">
            <w:rPr>
              <w:rtl/>
            </w:rPr>
          </w:rPrChange>
        </w:rPr>
        <w:t xml:space="preserve">רי"ו</w:t>
      </w:r>
      <w:r w:rsidRPr="00C63571">
        <w:rPr>
          <w:rtl/>
        </w:rPr>
        <w:t xml:space="preserve"> אמר: ישנה לשחיטה מתחלה ועד סוף.</w:t>
      </w:r>
    </w:p>
    <w:p w14:paraId="77477105" w14:textId="77777777" w:rsidR="0046556D" w:rsidRDefault="00BD6C4F" w:rsidP="00BD6C4F">
      <w:pPr>
        <w:rPr>
          <w:rtl/>
        </w:rPr>
      </w:pPr>
      <w:r w:rsidRPr="00C63571">
        <w:rPr>
          <w:rtl/>
        </w:rPr>
        <w:t xml:space="preserve">רבא: הכל מודים, היכא דשחט סימן אחד </w:t>
      </w:r>
      <w:r>
        <w:rPr>
          <w:rtl/>
        </w:rPr>
        <w:t>עכו"ם</w:t>
      </w:r>
      <w:r w:rsidRPr="00C63571">
        <w:rPr>
          <w:rtl/>
        </w:rPr>
        <w:t xml:space="preserve"> וסימן אחד ישראל שהיא פסולה, שהרי נעשה בה מעשה טרפה ביד </w:t>
      </w:r>
      <w:r>
        <w:rPr>
          <w:rtl/>
        </w:rPr>
        <w:t>עכו"ם</w:t>
      </w:r>
      <w:r w:rsidRPr="00C63571">
        <w:rPr>
          <w:rtl/>
        </w:rPr>
        <w:t xml:space="preserve">, </w:t>
      </w:r>
    </w:p>
    <w:p w14:paraId="0AC7C5FB" w14:textId="77777777" w:rsidR="0046556D" w:rsidRDefault="00BD6C4F" w:rsidP="00BD6C4F">
      <w:pPr>
        <w:rPr>
          <w:rtl/>
        </w:rPr>
      </w:pPr>
      <w:r w:rsidRPr="00C63571">
        <w:rPr>
          <w:rtl/>
        </w:rPr>
        <w:t xml:space="preserve">בעולת העוף נמי היכא דמליק סימן אחד למטה וסימן אחד למעלה - פסולה, שהרי עשה בה מעשה חטאת העוף למטה, </w:t>
      </w:r>
    </w:p>
    <w:p w14:paraId="2D02D6B9" w14:textId="77777777" w:rsidR="0046556D" w:rsidRDefault="00BD6C4F" w:rsidP="00BD6C4F">
      <w:pPr>
        <w:rPr>
          <w:rtl/>
        </w:rPr>
      </w:pPr>
      <w:r w:rsidRPr="00C63571">
        <w:rPr>
          <w:rtl/>
        </w:rPr>
        <w:t xml:space="preserve">לא נחלקו אלא כגון ששחט סימן אחד בחוץ וסימן אחד בפנים, </w:t>
      </w:r>
    </w:p>
    <w:p w14:paraId="60F434F2" w14:textId="77777777" w:rsidR="0046556D" w:rsidRDefault="00BD6C4F" w:rsidP="00BD6C4F">
      <w:pPr>
        <w:rPr>
          <w:rtl/>
        </w:rPr>
      </w:pPr>
      <w:r w:rsidRPr="00C63571">
        <w:rPr>
          <w:rtl/>
        </w:rPr>
        <w:t>למ"ד ישנה לשחיטה מתחלה ועד סוף - מיחייב, למ"ד אינה לשחיטה אלא בסוף - לא מיחייב.</w:t>
      </w:r>
    </w:p>
    <w:p w14:paraId="13A01B88" w14:textId="77777777" w:rsidR="0046556D" w:rsidRDefault="00BD6C4F" w:rsidP="00BD6C4F">
      <w:pPr>
        <w:rPr>
          <w:rtl/>
        </w:rPr>
      </w:pPr>
      <w:r>
        <w:rPr>
          <w:rtl/>
        </w:rPr>
        <w:t xml:space="preserve">א"ל </w:t>
      </w:r>
      <w:r>
        <w:rPr>
          <w:rStyle w:val="2fb"/>
          <w:rtl/>
          <w:rPrChange w:id="9977" w:author="מנוע אמוראים" w:date="2026-10-05T16:40:54Z">
            <w:rPr>
              <w:rtl/>
            </w:rPr>
          </w:rPrChange>
        </w:rPr>
        <w:t xml:space="preserve">ר</w:t>
      </w:r>
      <w:r>
        <w:rPr>
          <w:rStyle w:val="2fb"/>
          <w:rFonts w:hint="cs"/>
          <w:rtl/>
          <w:rPrChange w:id="9978" w:author="מנוע אמוראים" w:date="2026-10-05T16:40:54Z">
            <w:rPr>
              <w:rFonts w:hint="cs"/>
              <w:rtl/>
            </w:rPr>
          </w:rPrChange>
        </w:rPr>
        <w:t xml:space="preserve">בר</w:t>
      </w:r>
      <w:r>
        <w:rPr>
          <w:rStyle w:val="2fb"/>
          <w:rtl/>
          <w:rPrChange w:id="9979" w:author="מנוע אמוראים" w:date="2026-10-05T16:40:54Z">
            <w:rPr>
              <w:rtl/>
            </w:rPr>
          </w:rPrChange>
        </w:rPr>
        <w:t xml:space="preserve">"</w:t>
      </w:r>
      <w:r>
        <w:rPr>
          <w:rStyle w:val="2fb"/>
          <w:rFonts w:hint="cs"/>
          <w:rtl/>
          <w:rPrChange w:id="9980" w:author="מנוע אמוראים" w:date="2026-10-05T16:40:54Z">
            <w:rPr>
              <w:rFonts w:hint="cs"/>
              <w:rtl/>
            </w:rPr>
          </w:rPrChange>
        </w:rPr>
        <w:t xml:space="preserve">ש</w:t>
      </w:r>
      <w:r>
        <w:rPr>
          <w:rFonts w:hint="cs"/>
          <w:rtl/>
        </w:rPr>
        <w:t xml:space="preserve">:</w:t>
      </w:r>
      <w:r w:rsidRPr="00C63571">
        <w:rPr>
          <w:rtl/>
        </w:rPr>
        <w:t xml:space="preserve"> מר לא אמר הכי, ומנו? רב יוסף, היכא דשחט סימן אחד בחוץ וסימן אחד בפנים נמי פסול, שהרי עשה בה מעשה חטאת העוף בחוץ, </w:t>
      </w:r>
    </w:p>
    <w:p w14:paraId="004CEE4D" w14:textId="77777777" w:rsidR="0046556D" w:rsidRDefault="00BD6C4F" w:rsidP="00BD6C4F">
      <w:pPr>
        <w:rPr>
          <w:rtl/>
        </w:rPr>
      </w:pPr>
      <w:r w:rsidRPr="00C63571">
        <w:rPr>
          <w:rtl/>
        </w:rPr>
        <w:t>לא נחלקו אלא כגון ששחט מיעוט סימנין בחוץ וגמרו בפנים, למ"ד ישנה לשחיטה מתחלה ועד סוף - מיחייב, למ"ד אינה לשחיטה אלא בסוף - לא מיחייב.</w:t>
      </w:r>
    </w:p>
    <w:p w14:paraId="225EB4CD" w14:textId="77777777" w:rsidR="0046556D" w:rsidRDefault="00BD6C4F" w:rsidP="00BD6C4F">
      <w:pPr>
        <w:rPr>
          <w:rtl/>
        </w:rPr>
      </w:pPr>
      <w:r w:rsidRPr="00C63571">
        <w:rPr>
          <w:rtl/>
        </w:rPr>
        <w:t xml:space="preserve">מתיב רבי זירא: כל העסוקין בפרה מתחלה ועד סוף מטמאין בגדים ופוסלין אותה במלאכה אחרת, </w:t>
      </w:r>
    </w:p>
    <w:p w14:paraId="264AD220" w14:textId="77777777" w:rsidR="0046556D" w:rsidRDefault="00BD6C4F" w:rsidP="00BD6C4F">
      <w:pPr>
        <w:rPr>
          <w:rtl/>
        </w:rPr>
      </w:pPr>
      <w:r w:rsidRPr="00C63571">
        <w:rPr>
          <w:rtl/>
        </w:rPr>
        <w:lastRenderedPageBreak/>
        <w:t xml:space="preserve">אירע בה פסול בשחיטתה, בין קודם פסולה בין לאחר פסולה - אינה מטמאה בגדים, </w:t>
      </w:r>
    </w:p>
    <w:p w14:paraId="1F6BD996" w14:textId="77777777" w:rsidR="0046556D" w:rsidRDefault="00BD6C4F" w:rsidP="00BD6C4F">
      <w:pPr>
        <w:rPr>
          <w:rtl/>
        </w:rPr>
      </w:pPr>
      <w:r w:rsidRPr="00C63571">
        <w:rPr>
          <w:rtl/>
        </w:rPr>
        <w:t>בהזאתה קודם פסולה - מטמאה בגדים, לאחר פסולה - אינה מטמאה בגדים;</w:t>
      </w:r>
    </w:p>
    <w:p w14:paraId="07871FAB" w14:textId="77777777" w:rsidR="0046556D" w:rsidRDefault="00BD6C4F" w:rsidP="00BD6C4F">
      <w:pPr>
        <w:rPr>
          <w:rtl/>
        </w:rPr>
      </w:pPr>
      <w:r w:rsidRPr="00C63571">
        <w:rPr>
          <w:rtl/>
        </w:rPr>
        <w:t xml:space="preserve">ואי אמרת ישנה לשחיטה מתחלה ועד סוף, לפלוג נמי בשחיטתה, </w:t>
      </w:r>
    </w:p>
    <w:p w14:paraId="65D6A43B" w14:textId="77777777" w:rsidR="0046556D" w:rsidRDefault="00BD6C4F" w:rsidP="00BD6C4F">
      <w:pPr>
        <w:rPr>
          <w:rtl/>
        </w:rPr>
      </w:pPr>
      <w:r w:rsidRPr="00C63571">
        <w:rPr>
          <w:rtl/>
        </w:rPr>
        <w:t>אירע בה פסול בשחיטה קודם פסולה - מטמאה בגדים, לאחר פסולה - אינה מטמאה בגדים!</w:t>
      </w:r>
    </w:p>
    <w:p w14:paraId="766765B7" w14:textId="77777777" w:rsidR="0046556D" w:rsidRDefault="0046556D" w:rsidP="00BD6C4F">
      <w:pPr>
        <w:rPr>
          <w:rtl/>
        </w:rPr>
      </w:pPr>
    </w:p>
    <w:p w14:paraId="77B6081A" w14:textId="77777777" w:rsidR="0046556D" w:rsidRDefault="00BD6C4F" w:rsidP="00BD6C4F">
      <w:pPr>
        <w:rPr>
          <w:rtl/>
        </w:rPr>
      </w:pPr>
      <w:r w:rsidRPr="00C63571">
        <w:rPr>
          <w:rtl/>
        </w:rPr>
        <w:t>• רבא: נתקלקלה שחיטה קאמרת? שאני התם, דאגלאי מלתא למפרע דלאו שחיטה היא כלל.</w:t>
      </w:r>
    </w:p>
    <w:p w14:paraId="1D61B992" w14:textId="77777777" w:rsidR="0046556D" w:rsidRDefault="00BD6C4F" w:rsidP="00BD6C4F">
      <w:pPr>
        <w:rPr>
          <w:rtl/>
        </w:rPr>
      </w:pPr>
      <w:r w:rsidRPr="00C63571">
        <w:rPr>
          <w:rtl/>
        </w:rPr>
        <w:t xml:space="preserve">רבא: </w:t>
      </w:r>
      <w:r w:rsidRPr="00C63571">
        <w:rPr>
          <w:rFonts w:hint="cs"/>
          <w:rtl/>
        </w:rPr>
        <w:t>הך קשיא לי ד</w:t>
      </w:r>
      <w:r w:rsidRPr="00C63571">
        <w:rPr>
          <w:rtl/>
        </w:rPr>
        <w:t>למ"ד אינה לשחיטה אלא בסוף, לפלוג בהכשרה דפרה, כגון דשחטוה בתרי גברי, דגברא קמא לא מטמאה וגברא בתרא מטמאה!</w:t>
      </w:r>
    </w:p>
    <w:p w14:paraId="4918CDB6" w14:textId="77777777" w:rsidR="0046556D" w:rsidRDefault="00BD6C4F" w:rsidP="00BD6C4F">
      <w:pPr>
        <w:rPr>
          <w:rtl/>
        </w:rPr>
      </w:pPr>
      <w:r w:rsidRPr="00C63571">
        <w:rPr>
          <w:rtl/>
        </w:rPr>
        <w:t>• רב יוסף: תרי גברי בחד זיבחא קאמרת? בר מיניה דההוא, דתנינא:</w:t>
      </w:r>
      <w:r w:rsidRPr="00A71A5E">
        <w:rPr>
          <w:rStyle w:val="afffff0"/>
          <w:rtl/>
        </w:rPr>
        <w:t xml:space="preserve"> </w:t>
      </w:r>
      <w:r w:rsidRPr="00A71A5E">
        <w:rPr>
          <w:rStyle w:val="afffff0"/>
          <w:rFonts w:hint="cs"/>
          <w:rtl/>
        </w:rPr>
        <w:t>'</w:t>
      </w:r>
      <w:r w:rsidRPr="00A71A5E">
        <w:rPr>
          <w:rStyle w:val="afffff0"/>
          <w:rtl/>
        </w:rPr>
        <w:t>תזבח</w:t>
      </w:r>
      <w:r w:rsidRPr="00A71A5E">
        <w:rPr>
          <w:rStyle w:val="afffff0"/>
          <w:rFonts w:hint="cs"/>
          <w:rtl/>
        </w:rPr>
        <w:t>'</w:t>
      </w:r>
      <w:r w:rsidRPr="00A71A5E">
        <w:rPr>
          <w:rStyle w:val="afffff0"/>
          <w:rtl/>
        </w:rPr>
        <w:t xml:space="preserve"> </w:t>
      </w:r>
      <w:r w:rsidRPr="00C63571">
        <w:rPr>
          <w:rtl/>
        </w:rPr>
        <w:t>שלא יהו שנים שוחטין זבח אחד,</w:t>
      </w:r>
    </w:p>
    <w:p w14:paraId="57989762" w14:textId="272FB480" w:rsidR="0046556D" w:rsidRDefault="00BD6C4F" w:rsidP="00BD6C4F">
      <w:pPr>
        <w:rPr>
          <w:rtl/>
        </w:rPr>
      </w:pPr>
      <w:r w:rsidRPr="00C63571">
        <w:rPr>
          <w:rFonts w:hint="cs"/>
          <w:rtl/>
        </w:rPr>
        <w:t>'</w:t>
      </w:r>
      <w:r w:rsidRPr="00C63571">
        <w:rPr>
          <w:rtl/>
        </w:rPr>
        <w:t>תזבחהו</w:t>
      </w:r>
      <w:r w:rsidRPr="00C63571">
        <w:rPr>
          <w:rFonts w:hint="cs"/>
          <w:rtl/>
        </w:rPr>
        <w:t>'</w:t>
      </w:r>
      <w:r>
        <w:rPr>
          <w:rtl/>
        </w:rPr>
        <w:t xml:space="preserve"> - שלא יהא אחד שוחט שני זבחים, </w:t>
      </w:r>
      <w:r>
        <w:rPr>
          <w:rStyle w:val="2fb"/>
          <w:rtl/>
          <w:rPrChange w:id="9981" w:author="מנוע אמוראים" w:date="2026-10-05T16:40:54Z">
            <w:rPr>
              <w:rtl/>
            </w:rPr>
          </w:rPrChange>
        </w:rPr>
        <w:t xml:space="preserve">וא</w:t>
      </w:r>
      <w:r>
        <w:rPr>
          <w:rStyle w:val="2fb"/>
          <w:rFonts w:hint="cs"/>
          <w:rtl/>
          <w:rPrChange w:id="9982" w:author="מנוע אמוראים" w:date="2026-10-05T16:40:54Z">
            <w:rPr>
              <w:rFonts w:hint="cs"/>
              <w:rtl/>
            </w:rPr>
          </w:rPrChange>
        </w:rPr>
        <w:t xml:space="preserve">ר</w:t>
      </w:r>
      <w:r>
        <w:rPr>
          <w:rStyle w:val="2fb"/>
          <w:rtl/>
          <w:rPrChange w:id="9983" w:author="מנוע אמוראים" w:date="2026-10-05T16:40:54Z">
            <w:rPr>
              <w:rtl/>
            </w:rPr>
          </w:rPrChange>
        </w:rPr>
        <w:t xml:space="preserve">"</w:t>
      </w:r>
      <w:r>
        <w:rPr>
          <w:rStyle w:val="2fb"/>
          <w:rFonts w:hint="cs"/>
          <w:rtl/>
          <w:rPrChange w:id="9984" w:author="מנוע אמוראים" w:date="2026-10-05T16:40:54Z">
            <w:rPr>
              <w:rFonts w:hint="cs"/>
              <w:rtl/>
            </w:rPr>
          </w:rPrChange>
        </w:rPr>
        <w:t xml:space="preserve">כ</w:t>
      </w:r>
      <w:r w:rsidRPr="00C63571">
        <w:rPr>
          <w:rtl/>
        </w:rPr>
        <w:t>: תזבחהו כתיב.</w:t>
      </w:r>
    </w:p>
    <w:p w14:paraId="13F46365" w14:textId="77777777" w:rsidR="00BD6C4F" w:rsidRPr="00A55767" w:rsidRDefault="00BD6C4F" w:rsidP="00F07436">
      <w:pPr>
        <w:pStyle w:val="afff3"/>
        <w:framePr w:wrap="around"/>
        <w:rPr>
          <w:rtl/>
        </w:rPr>
      </w:pPr>
      <w:r w:rsidRPr="00A55767">
        <w:rPr>
          <w:rFonts w:hint="cs"/>
          <w:rtl/>
        </w:rPr>
        <w:t>ל.</w:t>
      </w:r>
    </w:p>
    <w:p w14:paraId="2195D689" w14:textId="77777777" w:rsidR="0046556D" w:rsidRDefault="00BD6C4F" w:rsidP="00BD6C4F">
      <w:pPr>
        <w:rPr>
          <w:rtl/>
        </w:rPr>
      </w:pPr>
      <w:r w:rsidRPr="00C63571">
        <w:rPr>
          <w:rtl/>
        </w:rPr>
        <w:t xml:space="preserve">א"ל אביי: לאו אתמר עלה, </w:t>
      </w:r>
      <w:r>
        <w:rPr>
          <w:rStyle w:val="2fb"/>
          <w:rFonts w:hint="cs"/>
          <w:rtl/>
          <w:rPrChange w:id="9985" w:author="מנוע אמוראים" w:date="2026-10-05T16:40:54Z">
            <w:rPr>
              <w:rFonts w:hint="cs"/>
              <w:rtl/>
            </w:rPr>
          </w:rPrChange>
        </w:rPr>
        <w:t xml:space="preserve">ארבב</w:t>
      </w:r>
      <w:r>
        <w:rPr>
          <w:rStyle w:val="2fb"/>
          <w:rtl/>
          <w:rPrChange w:id="9986" w:author="מנוע אמוראים" w:date="2026-10-05T16:40:54Z">
            <w:rPr>
              <w:rtl/>
            </w:rPr>
          </w:rPrChange>
        </w:rPr>
        <w:t xml:space="preserve">"</w:t>
      </w:r>
      <w:r>
        <w:rPr>
          <w:rStyle w:val="2fb"/>
          <w:rFonts w:hint="cs"/>
          <w:rtl/>
          <w:rPrChange w:id="9987" w:author="מנוע אמוראים" w:date="2026-10-05T16:40:54Z">
            <w:rPr>
              <w:rFonts w:hint="cs"/>
              <w:rtl/>
            </w:rPr>
          </w:rPrChange>
        </w:rPr>
        <w:t xml:space="preserve">ח</w:t>
      </w:r>
      <w:r>
        <w:rPr>
          <w:rFonts w:hint="cs"/>
          <w:rtl/>
        </w:rPr>
        <w:t xml:space="preserve"> </w:t>
      </w:r>
      <w:r>
        <w:rPr>
          <w:rStyle w:val="2fb"/>
          <w:rFonts w:hint="cs"/>
          <w:rtl/>
          <w:rPrChange w:id="9988" w:author="מנוע אמוראים" w:date="2026-10-05T16:40:54Z">
            <w:rPr>
              <w:rFonts w:hint="cs"/>
              <w:rtl/>
            </w:rPr>
          </w:rPrChange>
        </w:rPr>
        <w:t xml:space="preserve">מרי</w:t>
      </w:r>
      <w:r>
        <w:rPr>
          <w:rStyle w:val="2fb"/>
          <w:rtl/>
          <w:rPrChange w:id="9989" w:author="מנוע אמוראים" w:date="2026-10-05T16:40:54Z">
            <w:rPr>
              <w:rtl/>
            </w:rPr>
          </w:rPrChange>
        </w:rPr>
        <w:t xml:space="preserve">"</w:t>
      </w:r>
      <w:r>
        <w:rPr>
          <w:rStyle w:val="2fb"/>
          <w:rFonts w:hint="cs"/>
          <w:rtl/>
          <w:rPrChange w:id="9990" w:author="מנוע אמוראים" w:date="2026-10-05T16:40:54Z">
            <w:rPr>
              <w:rFonts w:hint="cs"/>
              <w:rtl/>
            </w:rPr>
          </w:rPrChange>
        </w:rPr>
        <w:t xml:space="preserve">ו</w:t>
      </w:r>
      <w:r>
        <w:rPr>
          <w:rtl/>
        </w:rPr>
        <w:t xml:space="preserve">: זו דברי </w:t>
      </w:r>
      <w:r>
        <w:rPr>
          <w:rStyle w:val="2fb"/>
          <w:rtl/>
          <w:rPrChange w:id="9991" w:author="מנוע אמוראים" w:date="2026-10-05T16:40:54Z">
            <w:rPr>
              <w:rtl/>
            </w:rPr>
          </w:rPrChange>
        </w:rPr>
        <w:t xml:space="preserve">ר</w:t>
      </w:r>
      <w:r>
        <w:rPr>
          <w:rStyle w:val="2fb"/>
          <w:rFonts w:hint="cs"/>
          <w:rtl/>
          <w:rPrChange w:id="9992" w:author="מנוע אמוראים" w:date="2026-10-05T16:40:54Z">
            <w:rPr>
              <w:rFonts w:hint="cs"/>
              <w:rtl/>
            </w:rPr>
          </w:rPrChange>
        </w:rPr>
        <w:t xml:space="preserve">רבר</w:t>
      </w:r>
      <w:r>
        <w:rPr>
          <w:rStyle w:val="2fb"/>
          <w:rtl/>
          <w:rPrChange w:id="9993" w:author="מנוע אמוראים" w:date="2026-10-05T16:40:54Z">
            <w:rPr>
              <w:rtl/>
            </w:rPr>
          </w:rPrChange>
        </w:rPr>
        <w:t xml:space="preserve">"</w:t>
      </w:r>
      <w:r>
        <w:rPr>
          <w:rStyle w:val="2fb"/>
          <w:rFonts w:hint="cs"/>
          <w:rtl/>
          <w:rPrChange w:id="9994" w:author="מנוע אמוראים" w:date="2026-10-05T16:40:54Z">
            <w:rPr>
              <w:rFonts w:hint="cs"/>
              <w:rtl/>
            </w:rPr>
          </w:rPrChange>
        </w:rPr>
        <w:t xml:space="preserve">ש</w:t>
      </w:r>
      <w:r w:rsidRPr="00C63571">
        <w:rPr>
          <w:rtl/>
        </w:rPr>
        <w:t xml:space="preserve"> סתימתאה, </w:t>
      </w:r>
    </w:p>
    <w:p w14:paraId="0C540C21" w14:textId="77777777" w:rsidR="0046556D" w:rsidRDefault="00BD6C4F" w:rsidP="00BD6C4F">
      <w:pPr>
        <w:rPr>
          <w:rtl/>
        </w:rPr>
      </w:pPr>
      <w:r w:rsidRPr="00C63571">
        <w:rPr>
          <w:rtl/>
        </w:rPr>
        <w:t>אבל חכ</w:t>
      </w:r>
      <w:r>
        <w:rPr>
          <w:rtl/>
        </w:rPr>
        <w:t>"</w:t>
      </w:r>
      <w:r w:rsidRPr="00C63571">
        <w:rPr>
          <w:rFonts w:hint="cs"/>
          <w:rtl/>
        </w:rPr>
        <w:t>א</w:t>
      </w:r>
      <w:r w:rsidRPr="00C63571">
        <w:rPr>
          <w:rtl/>
        </w:rPr>
        <w:t>: ב' שוחטים זבח אחד!</w:t>
      </w:r>
    </w:p>
    <w:p w14:paraId="0F6216F9" w14:textId="77777777" w:rsidR="0046556D" w:rsidRDefault="00BD6C4F" w:rsidP="00BD6C4F">
      <w:pPr>
        <w:rPr>
          <w:rtl/>
        </w:rPr>
      </w:pPr>
      <w:r>
        <w:rPr>
          <w:rStyle w:val="2fb"/>
          <w:rFonts w:hint="cs"/>
          <w:rtl/>
          <w:rPrChange w:id="9995" w:author="מנוע אמוראים" w:date="2026-10-05T16:40:54Z">
            <w:rPr>
              <w:rFonts w:hint="cs"/>
              <w:rtl/>
            </w:rPr>
          </w:rPrChange>
        </w:rPr>
        <w:t xml:space="preserve">ולראבר</w:t>
      </w:r>
      <w:r>
        <w:rPr>
          <w:rStyle w:val="2fb"/>
          <w:rtl/>
          <w:rPrChange w:id="9996" w:author="מנוע אמוראים" w:date="2026-10-05T16:40:54Z">
            <w:rPr>
              <w:rtl/>
            </w:rPr>
          </w:rPrChange>
        </w:rPr>
        <w:t xml:space="preserve">"</w:t>
      </w:r>
      <w:r>
        <w:rPr>
          <w:rStyle w:val="2fb"/>
          <w:rFonts w:hint="cs"/>
          <w:rtl/>
          <w:rPrChange w:id="9997" w:author="מנוע אמוראים" w:date="2026-10-05T16:40:54Z">
            <w:rPr>
              <w:rFonts w:hint="cs"/>
              <w:rtl/>
            </w:rPr>
          </w:rPrChange>
        </w:rPr>
        <w:t xml:space="preserve">ש</w:t>
      </w:r>
      <w:r>
        <w:rPr>
          <w:rFonts w:hint="cs"/>
          <w:rtl/>
        </w:rPr>
        <w:t xml:space="preserve"> </w:t>
      </w:r>
      <w:r w:rsidRPr="00C63571">
        <w:rPr>
          <w:rtl/>
        </w:rPr>
        <w:t>נמי לפלוג, כגון דשחט חד גברא בשני סודרים, דסודר קמא לא מטמא וסודר בתרא מטמא!</w:t>
      </w:r>
    </w:p>
    <w:p w14:paraId="4117FEC9" w14:textId="77777777" w:rsidR="0046556D" w:rsidRDefault="00BD6C4F" w:rsidP="00BD6C4F">
      <w:pPr>
        <w:rPr>
          <w:rtl/>
        </w:rPr>
      </w:pPr>
      <w:r w:rsidRPr="00C63571">
        <w:rPr>
          <w:rtl/>
        </w:rPr>
        <w:t>אלא, בפסולא דפרה מיירי, בהכשרה לא מיירי.</w:t>
      </w:r>
    </w:p>
    <w:p w14:paraId="509644ED" w14:textId="77777777" w:rsidR="0046556D" w:rsidRDefault="0046556D" w:rsidP="00BD6C4F">
      <w:pPr>
        <w:rPr>
          <w:rtl/>
        </w:rPr>
      </w:pPr>
    </w:p>
    <w:p w14:paraId="2FDF251F" w14:textId="77777777" w:rsidR="0046556D" w:rsidRDefault="00BD6C4F" w:rsidP="00BD6C4F">
      <w:pPr>
        <w:rPr>
          <w:rtl/>
        </w:rPr>
      </w:pPr>
      <w:r>
        <w:rPr>
          <w:rtl/>
        </w:rPr>
        <w:t xml:space="preserve">• מתיב </w:t>
      </w:r>
      <w:r>
        <w:rPr>
          <w:rStyle w:val="2fb"/>
          <w:rtl/>
          <w:rPrChange w:id="9998" w:author="מנוע אמוראים" w:date="2026-10-05T16:40:54Z">
            <w:rPr>
              <w:rtl/>
            </w:rPr>
          </w:rPrChange>
        </w:rPr>
        <w:t xml:space="preserve">ר</w:t>
      </w:r>
      <w:r>
        <w:rPr>
          <w:rStyle w:val="2fb"/>
          <w:rFonts w:hint="cs"/>
          <w:b/>
          <w:bCs/>
          <w:rtl/>
          <w:rPrChange w:id="9999" w:author="מנוע אמוראים" w:date="2026-10-05T16:40:54Z">
            <w:rPr>
              <w:rFonts w:hint="cs"/>
              <w:b/>
              <w:bCs/>
              <w:rtl/>
            </w:rPr>
          </w:rPrChange>
        </w:rPr>
        <w:t xml:space="preserve">אב</w:t>
      </w:r>
      <w:r>
        <w:rPr>
          <w:rStyle w:val="2fb"/>
          <w:b/>
          <w:bCs/>
          <w:rtl/>
          <w:rPrChange w:id="10000" w:author="מנוע אמוראים" w:date="2026-10-05T16:40:54Z">
            <w:rPr>
              <w:b/>
              <w:bCs/>
              <w:rtl/>
            </w:rPr>
          </w:rPrChange>
        </w:rPr>
        <w:t xml:space="preserve">"</w:t>
      </w:r>
      <w:r>
        <w:rPr>
          <w:rStyle w:val="2fb"/>
          <w:rFonts w:hint="cs"/>
          <w:b/>
          <w:bCs/>
          <w:rtl/>
          <w:rPrChange w:id="10001" w:author="מנוע אמוראים" w:date="2026-10-05T16:40:54Z">
            <w:rPr>
              <w:rFonts w:hint="cs"/>
              <w:b/>
              <w:bCs/>
              <w:rtl/>
            </w:rPr>
          </w:rPrChange>
        </w:rPr>
        <w:t xml:space="preserve">א</w:t>
      </w:r>
      <w:r w:rsidRPr="00C63571">
        <w:rPr>
          <w:rtl/>
        </w:rPr>
        <w:t>: ובמועד, לשמו - פטור, שלא לשמו - חייב;</w:t>
      </w:r>
    </w:p>
    <w:p w14:paraId="1E9FD4C1" w14:textId="77777777" w:rsidR="0046556D" w:rsidRDefault="00BD6C4F" w:rsidP="00BD6C4F">
      <w:pPr>
        <w:rPr>
          <w:rtl/>
        </w:rPr>
      </w:pPr>
      <w:r w:rsidRPr="00C63571">
        <w:rPr>
          <w:rtl/>
        </w:rPr>
        <w:t>והוינן בה, טעמא דשלא לשמו, הא סתמא פטור, ואמאי פטור? פסח בשאר ימות השנה שלמים הוא!</w:t>
      </w:r>
    </w:p>
    <w:p w14:paraId="74B1B651" w14:textId="77777777" w:rsidR="0046556D" w:rsidRDefault="00BD6C4F" w:rsidP="00BD6C4F">
      <w:pPr>
        <w:rPr>
          <w:rtl/>
        </w:rPr>
      </w:pPr>
      <w:r w:rsidRPr="00C63571">
        <w:rPr>
          <w:rtl/>
        </w:rPr>
        <w:t>ש"מ: פסח בשאר ימות השנה בעי עקירה!</w:t>
      </w:r>
    </w:p>
    <w:p w14:paraId="60AC4932" w14:textId="77777777" w:rsidR="0046556D" w:rsidRDefault="00BD6C4F" w:rsidP="00BD6C4F">
      <w:pPr>
        <w:rPr>
          <w:rtl/>
        </w:rPr>
      </w:pPr>
      <w:r>
        <w:rPr>
          <w:rtl/>
        </w:rPr>
        <w:t xml:space="preserve">ואמר </w:t>
      </w:r>
      <w:r>
        <w:rPr>
          <w:rStyle w:val="2fb"/>
          <w:rtl/>
          <w:rPrChange w:id="10002" w:author="מנוע אמוראים" w:date="2026-10-05T16:40:54Z">
            <w:rPr>
              <w:rtl/>
            </w:rPr>
          </w:rPrChange>
        </w:rPr>
        <w:t xml:space="preserve">ר</w:t>
      </w:r>
      <w:r>
        <w:rPr>
          <w:rStyle w:val="2fb"/>
          <w:rFonts w:hint="cs"/>
          <w:rtl/>
          <w:rPrChange w:id="10003" w:author="מנוע אמוראים" w:date="2026-10-05T16:40:54Z">
            <w:rPr>
              <w:rFonts w:hint="cs"/>
              <w:rtl/>
            </w:rPr>
          </w:rPrChange>
        </w:rPr>
        <w:t xml:space="preserve">חב</w:t>
      </w:r>
      <w:r>
        <w:rPr>
          <w:rStyle w:val="2fb"/>
          <w:rtl/>
          <w:rPrChange w:id="10004" w:author="מנוע אמוראים" w:date="2026-10-05T16:40:54Z">
            <w:rPr>
              <w:rtl/>
            </w:rPr>
          </w:rPrChange>
        </w:rPr>
        <w:t xml:space="preserve">"</w:t>
      </w:r>
      <w:r>
        <w:rPr>
          <w:rStyle w:val="2fb"/>
          <w:rFonts w:hint="cs"/>
          <w:rtl/>
          <w:rPrChange w:id="10005" w:author="מנוע אמוראים" w:date="2026-10-05T16:40:54Z">
            <w:rPr>
              <w:rFonts w:hint="cs"/>
              <w:rtl/>
            </w:rPr>
          </w:rPrChange>
        </w:rPr>
        <w:t xml:space="preserve">ג</w:t>
      </w:r>
      <w:r>
        <w:rPr>
          <w:rFonts w:hint="cs"/>
          <w:rtl/>
        </w:rPr>
        <w:t xml:space="preserve"> </w:t>
      </w:r>
      <w:r w:rsidRPr="00C63571">
        <w:rPr>
          <w:rtl/>
        </w:rPr>
        <w:t>נזרקה מפי חבורה ואמרו: ה</w:t>
      </w:r>
      <w:r w:rsidRPr="00C63571">
        <w:rPr>
          <w:rFonts w:hint="cs"/>
          <w:rtl/>
        </w:rPr>
        <w:t>ב</w:t>
      </w:r>
      <w:r>
        <w:rPr>
          <w:rtl/>
        </w:rPr>
        <w:t>"</w:t>
      </w:r>
      <w:r w:rsidRPr="00C63571">
        <w:rPr>
          <w:rFonts w:hint="cs"/>
          <w:rtl/>
        </w:rPr>
        <w:t xml:space="preserve">ע </w:t>
      </w:r>
      <w:r w:rsidRPr="00C63571">
        <w:rPr>
          <w:rtl/>
        </w:rPr>
        <w:t>כגון שהיו בעלים טמאי מתים דנדחין לפסח שני, דסתמא לשמו קאי, והאי הוא דבעי עקירה, הא אחר לא בעי עקירה;</w:t>
      </w:r>
    </w:p>
    <w:p w14:paraId="4C80E219" w14:textId="77777777" w:rsidR="0046556D" w:rsidRDefault="00BD6C4F" w:rsidP="00BD6C4F">
      <w:pPr>
        <w:rPr>
          <w:rtl/>
        </w:rPr>
      </w:pPr>
      <w:r w:rsidRPr="00C63571">
        <w:rPr>
          <w:rtl/>
        </w:rPr>
        <w:t>א</w:t>
      </w:r>
      <w:r w:rsidRPr="00C63571">
        <w:rPr>
          <w:rFonts w:hint="cs"/>
          <w:rtl/>
        </w:rPr>
        <w:t>א</w:t>
      </w:r>
      <w:r>
        <w:rPr>
          <w:rtl/>
        </w:rPr>
        <w:t>"</w:t>
      </w:r>
      <w:r w:rsidRPr="00C63571">
        <w:rPr>
          <w:rFonts w:hint="cs"/>
          <w:rtl/>
        </w:rPr>
        <w:t>ב</w:t>
      </w:r>
      <w:r w:rsidRPr="00C63571">
        <w:rPr>
          <w:rtl/>
        </w:rPr>
        <w:t xml:space="preserve"> ישנה לשחיטה מתחלה ועד סוף, איפסיל מתחלת שחיטה, אלא א</w:t>
      </w:r>
      <w:r>
        <w:rPr>
          <w:rtl/>
        </w:rPr>
        <w:t>"</w:t>
      </w:r>
      <w:r w:rsidRPr="00C63571">
        <w:rPr>
          <w:rFonts w:hint="cs"/>
          <w:rtl/>
        </w:rPr>
        <w:t>א</w:t>
      </w:r>
      <w:r w:rsidRPr="00C63571">
        <w:rPr>
          <w:rtl/>
        </w:rPr>
        <w:t xml:space="preserve"> אינה לשחיטה אלא בסוף, כיון דשחט ביה פורתא אידחי ליה מפסח, אידך כי שחיט שלמים</w:t>
      </w:r>
      <w:r w:rsidR="00767C59">
        <w:rPr>
          <w:rtl/>
        </w:rPr>
        <w:t xml:space="preserve"> </w:t>
      </w:r>
      <w:r w:rsidRPr="00C63571">
        <w:rPr>
          <w:rtl/>
        </w:rPr>
        <w:t>שחיט!</w:t>
      </w:r>
    </w:p>
    <w:p w14:paraId="076EB83F" w14:textId="77777777" w:rsidR="0046556D" w:rsidRDefault="00BD6C4F" w:rsidP="00BD6C4F">
      <w:pPr>
        <w:rPr>
          <w:rtl/>
        </w:rPr>
      </w:pPr>
      <w:r w:rsidRPr="00C63571">
        <w:rPr>
          <w:rtl/>
        </w:rPr>
        <w:t>א"ל אביי: נהי דאידחי ליה מפסח, מדמי פסח מי אידחי;</w:t>
      </w:r>
    </w:p>
    <w:p w14:paraId="3D9EF039" w14:textId="77777777" w:rsidR="0046556D" w:rsidRDefault="00BD6C4F" w:rsidP="00BD6C4F">
      <w:pPr>
        <w:rPr>
          <w:rtl/>
        </w:rPr>
      </w:pPr>
      <w:r w:rsidRPr="00C63571">
        <w:rPr>
          <w:rtl/>
        </w:rPr>
        <w:t>וכי תימא בעי העמדה והערכה, והתנן: שחט בה שנים או רוב שנים ועדיין היא מפרכסת - הרי היא כחיה לכל דבריה.</w:t>
      </w:r>
    </w:p>
    <w:p w14:paraId="1572A269" w14:textId="77777777" w:rsidR="0046556D" w:rsidRDefault="00BD6C4F" w:rsidP="00BD6C4F">
      <w:pPr>
        <w:rPr>
          <w:rtl/>
        </w:rPr>
      </w:pPr>
      <w:r w:rsidRPr="00C63571">
        <w:rPr>
          <w:rtl/>
        </w:rPr>
        <w:t xml:space="preserve">• </w:t>
      </w:r>
      <w:r>
        <w:rPr>
          <w:rStyle w:val="2fb"/>
          <w:rFonts w:hint="cs"/>
          <w:rtl/>
          <w:rPrChange w:id="10006" w:author="מנוע אמוראים" w:date="2026-10-05T16:40:54Z">
            <w:rPr>
              <w:rFonts w:hint="cs"/>
              <w:rtl/>
            </w:rPr>
          </w:rPrChange>
        </w:rPr>
        <w:t xml:space="preserve">אריא</w:t>
      </w:r>
      <w:r>
        <w:rPr>
          <w:rStyle w:val="2fb"/>
          <w:rtl/>
          <w:rPrChange w:id="10007" w:author="מנוע אמוראים" w:date="2026-10-05T16:40:54Z">
            <w:rPr>
              <w:rtl/>
            </w:rPr>
          </w:rPrChange>
        </w:rPr>
        <w:t xml:space="preserve">"</w:t>
      </w:r>
      <w:r>
        <w:rPr>
          <w:rStyle w:val="2fb"/>
          <w:rFonts w:hint="cs"/>
          <w:rtl/>
          <w:rPrChange w:id="10008" w:author="מנוע אמוראים" w:date="2026-10-05T16:40:54Z">
            <w:rPr>
              <w:rFonts w:hint="cs"/>
              <w:rtl/>
            </w:rPr>
          </w:rPrChange>
        </w:rPr>
        <w:t xml:space="preserve">ר</w:t>
      </w:r>
      <w:r w:rsidRPr="00C63571">
        <w:rPr>
          <w:rtl/>
        </w:rPr>
        <w:t xml:space="preserve">: השוחט בשנים ושלשה מקומות </w:t>
      </w:r>
      <w:r w:rsidRPr="00C63571">
        <w:rPr>
          <w:rFonts w:hint="cs"/>
          <w:rtl/>
        </w:rPr>
        <w:t>ש</w:t>
      </w:r>
      <w:r w:rsidRPr="00C63571">
        <w:rPr>
          <w:rtl/>
        </w:rPr>
        <w:t xml:space="preserve">חיטתו כשרה, </w:t>
      </w:r>
    </w:p>
    <w:p w14:paraId="69CD589B" w14:textId="77777777" w:rsidR="0046556D" w:rsidRDefault="00BD6C4F" w:rsidP="00BD6C4F">
      <w:pPr>
        <w:rPr>
          <w:rtl/>
        </w:rPr>
      </w:pPr>
      <w:r w:rsidRPr="00C63571">
        <w:rPr>
          <w:rFonts w:hint="cs"/>
          <w:rtl/>
        </w:rPr>
        <w:t xml:space="preserve">כשאמרתי לפני שמואל </w:t>
      </w:r>
      <w:r w:rsidRPr="00C63571">
        <w:rPr>
          <w:rtl/>
        </w:rPr>
        <w:t>אמר לי: בעינן שחיטה מפורעת וליכא.</w:t>
      </w:r>
    </w:p>
    <w:p w14:paraId="05CD1092" w14:textId="77777777" w:rsidR="0046556D" w:rsidRDefault="00BD6C4F" w:rsidP="00BD6C4F">
      <w:pPr>
        <w:rPr>
          <w:rtl/>
        </w:rPr>
      </w:pPr>
      <w:r w:rsidRPr="00C63571">
        <w:rPr>
          <w:rtl/>
        </w:rPr>
        <w:t xml:space="preserve">ואף </w:t>
      </w:r>
      <w:r>
        <w:rPr>
          <w:rStyle w:val="2fb"/>
          <w:rFonts w:hint="cs"/>
          <w:rtl/>
          <w:rPrChange w:id="10009" w:author="מנוע אמוראים" w:date="2026-10-05T16:40:54Z">
            <w:rPr>
              <w:rFonts w:hint="cs"/>
              <w:rtl/>
            </w:rPr>
          </w:rPrChange>
        </w:rPr>
        <w:t xml:space="preserve">רשב</w:t>
      </w:r>
      <w:r>
        <w:rPr>
          <w:rStyle w:val="2fb"/>
          <w:rtl/>
          <w:rPrChange w:id="10010" w:author="מנוע אמוראים" w:date="2026-10-05T16:40:54Z">
            <w:rPr>
              <w:rtl/>
            </w:rPr>
          </w:rPrChange>
        </w:rPr>
        <w:t xml:space="preserve">"</w:t>
      </w:r>
      <w:r>
        <w:rPr>
          <w:rStyle w:val="2fb"/>
          <w:rFonts w:hint="cs"/>
          <w:rtl/>
          <w:rPrChange w:id="10011" w:author="מנוע אמוראים" w:date="2026-10-05T16:40:54Z">
            <w:rPr>
              <w:rFonts w:hint="cs"/>
              <w:rtl/>
            </w:rPr>
          </w:rPrChange>
        </w:rPr>
        <w:t xml:space="preserve">ל</w:t>
      </w:r>
      <w:r>
        <w:rPr>
          <w:rFonts w:hint="cs"/>
          <w:rtl/>
        </w:rPr>
        <w:t xml:space="preserve"> אמר הכי דמנין לשחי</w:t>
      </w:r>
      <w:r w:rsidRPr="00C63571">
        <w:rPr>
          <w:rtl/>
        </w:rPr>
        <w:t>טה שהיא מפורעת? שנא</w:t>
      </w:r>
      <w:r w:rsidRPr="00C63571">
        <w:rPr>
          <w:rFonts w:hint="cs"/>
          <w:rtl/>
        </w:rPr>
        <w:t>'</w:t>
      </w:r>
      <w:r w:rsidRPr="00C63571">
        <w:rPr>
          <w:rtl/>
        </w:rPr>
        <w:t>: חץ שחוט לשונם מרמה דבר.</w:t>
      </w:r>
    </w:p>
    <w:p w14:paraId="270177D9" w14:textId="77777777" w:rsidR="0046556D" w:rsidRDefault="0046556D" w:rsidP="00BD6C4F">
      <w:pPr>
        <w:rPr>
          <w:rtl/>
        </w:rPr>
      </w:pPr>
    </w:p>
    <w:p w14:paraId="7E5F8C41" w14:textId="77777777" w:rsidR="0046556D" w:rsidRDefault="00BD6C4F" w:rsidP="00BD6C4F">
      <w:pPr>
        <w:rPr>
          <w:rtl/>
        </w:rPr>
      </w:pPr>
      <w:r>
        <w:rPr>
          <w:rtl/>
        </w:rPr>
        <w:t xml:space="preserve">• מתיב </w:t>
      </w:r>
      <w:r>
        <w:rPr>
          <w:rStyle w:val="2fb"/>
          <w:rtl/>
          <w:rPrChange w:id="10012" w:author="מנוע אמוראים" w:date="2026-10-05T16:40:54Z">
            <w:rPr>
              <w:rtl/>
            </w:rPr>
          </w:rPrChange>
        </w:rPr>
        <w:t xml:space="preserve">ר</w:t>
      </w:r>
      <w:r>
        <w:rPr>
          <w:rStyle w:val="2fb"/>
          <w:rtl/>
          <w:rPrChange w:id="10013" w:author="מנוע אמוראים" w:date="2026-10-05T16:40:54Z">
            <w:rPr>
              <w:rtl/>
            </w:rPr>
          </w:rPrChange>
        </w:rPr>
        <w:t xml:space="preserve">"</w:t>
      </w:r>
      <w:r>
        <w:rPr>
          <w:rStyle w:val="2fb"/>
          <w:rFonts w:hint="cs"/>
          <w:rtl/>
          <w:rPrChange w:id="10014" w:author="מנוע אמוראים" w:date="2026-10-05T16:40:54Z">
            <w:rPr>
              <w:rFonts w:hint="cs"/>
              <w:rtl/>
            </w:rPr>
          </w:rPrChange>
        </w:rPr>
        <w:t xml:space="preserve">א</w:t>
      </w:r>
      <w:r w:rsidRPr="00C63571">
        <w:rPr>
          <w:rtl/>
        </w:rPr>
        <w:t>: ב' אוחזין בסכין ושוחטין, אפילו אחד מלמעלה ואחד מלמטה - שחיטתו כשרה;</w:t>
      </w:r>
    </w:p>
    <w:p w14:paraId="3294A44F" w14:textId="77777777" w:rsidR="0046556D" w:rsidRDefault="00BD6C4F" w:rsidP="00BD6C4F">
      <w:pPr>
        <w:rPr>
          <w:rtl/>
        </w:rPr>
      </w:pPr>
      <w:r w:rsidRPr="00C63571">
        <w:rPr>
          <w:rtl/>
        </w:rPr>
        <w:t>אמאי? והא ליכא שחיטה מפורעת</w:t>
      </w:r>
      <w:r w:rsidRPr="00C63571">
        <w:rPr>
          <w:rFonts w:hint="cs"/>
          <w:rtl/>
        </w:rPr>
        <w:t>[נכרת ממקום אחד]</w:t>
      </w:r>
    </w:p>
    <w:p w14:paraId="0B702692" w14:textId="77777777" w:rsidR="0046556D" w:rsidRDefault="00BD6C4F" w:rsidP="00BD6C4F">
      <w:pPr>
        <w:rPr>
          <w:rtl/>
        </w:rPr>
      </w:pPr>
      <w:r>
        <w:rPr>
          <w:rtl/>
        </w:rPr>
        <w:t xml:space="preserve">א"ל </w:t>
      </w:r>
      <w:r>
        <w:rPr>
          <w:rStyle w:val="2fb"/>
          <w:rtl/>
          <w:rPrChange w:id="10015" w:author="מנוע אמוראים" w:date="2026-10-05T16:40:54Z">
            <w:rPr>
              <w:rtl/>
            </w:rPr>
          </w:rPrChange>
        </w:rPr>
        <w:t xml:space="preserve">ר</w:t>
      </w:r>
      <w:r>
        <w:rPr>
          <w:rStyle w:val="2fb"/>
          <w:rFonts w:hint="cs"/>
          <w:rtl/>
          <w:rPrChange w:id="10016" w:author="מנוע אמוראים" w:date="2026-10-05T16:40:54Z">
            <w:rPr>
              <w:rFonts w:hint="cs"/>
              <w:rtl/>
            </w:rPr>
          </w:rPrChange>
        </w:rPr>
        <w:t xml:space="preserve">י</w:t>
      </w:r>
      <w:r>
        <w:rPr>
          <w:rStyle w:val="2fb"/>
          <w:rtl/>
          <w:rPrChange w:id="10017" w:author="מנוע אמוראים" w:date="2026-10-05T16:40:54Z">
            <w:rPr>
              <w:rtl/>
            </w:rPr>
          </w:rPrChange>
        </w:rPr>
        <w:t xml:space="preserve">"</w:t>
      </w:r>
      <w:r>
        <w:rPr>
          <w:rStyle w:val="2fb"/>
          <w:rFonts w:hint="cs"/>
          <w:rtl/>
          <w:rPrChange w:id="10018" w:author="מנוע אמוראים" w:date="2026-10-05T16:40:54Z">
            <w:rPr>
              <w:rFonts w:hint="cs"/>
              <w:rtl/>
            </w:rPr>
          </w:rPrChange>
        </w:rPr>
        <w:t xml:space="preserve">ר</w:t>
      </w:r>
      <w:r w:rsidRPr="00C63571">
        <w:rPr>
          <w:rtl/>
        </w:rPr>
        <w:t>: משנתינו - בסכין אחד ושני בני אדם.</w:t>
      </w:r>
    </w:p>
    <w:p w14:paraId="68846788" w14:textId="77777777" w:rsidR="0046556D" w:rsidRDefault="00BD6C4F" w:rsidP="00BD6C4F">
      <w:pPr>
        <w:rPr>
          <w:rtl/>
        </w:rPr>
      </w:pPr>
      <w:r w:rsidRPr="00C63571">
        <w:rPr>
          <w:rtl/>
        </w:rPr>
        <w:t xml:space="preserve">א"ל רבי אבא: אי הכי, היינו דתני עלה: אין חוששין שמא יטרפו זה על זה, אי בשתי סכינין ושני בני אדם - שפיר, </w:t>
      </w:r>
      <w:r w:rsidRPr="00C63571">
        <w:rPr>
          <w:rFonts w:hint="cs"/>
          <w:rtl/>
        </w:rPr>
        <w:t>ד</w:t>
      </w:r>
      <w:r w:rsidRPr="00C63571">
        <w:rPr>
          <w:rtl/>
        </w:rPr>
        <w:t xml:space="preserve">מהו דתימא: ליחוש דלמא סמכי אהדדי, והאי לא אתי למעבד רובא והאי לא אתי למעבד רובא, </w:t>
      </w:r>
      <w:r w:rsidRPr="00C63571">
        <w:rPr>
          <w:rFonts w:hint="cs"/>
          <w:rtl/>
        </w:rPr>
        <w:t>קמ</w:t>
      </w:r>
      <w:r>
        <w:rPr>
          <w:rtl/>
        </w:rPr>
        <w:t>"</w:t>
      </w:r>
      <w:r w:rsidRPr="00C63571">
        <w:rPr>
          <w:rFonts w:hint="cs"/>
          <w:rtl/>
        </w:rPr>
        <w:t xml:space="preserve">ל </w:t>
      </w:r>
      <w:r w:rsidRPr="00C63571">
        <w:rPr>
          <w:rtl/>
        </w:rPr>
        <w:t xml:space="preserve">דאין חוששין, </w:t>
      </w:r>
    </w:p>
    <w:p w14:paraId="3A84CAF6" w14:textId="6C2C4BAB" w:rsidR="0046556D" w:rsidRDefault="00BD6C4F" w:rsidP="00BD6C4F">
      <w:pPr>
        <w:rPr>
          <w:rtl/>
        </w:rPr>
      </w:pPr>
      <w:r w:rsidRPr="00C63571">
        <w:rPr>
          <w:rtl/>
        </w:rPr>
        <w:lastRenderedPageBreak/>
        <w:t>אלא אי בסכין אחת ושני בני אדם, האי אין חוששין שמא יטרפו זה על זה שמא ידרוסו זה על זה מיבעי ליה!</w:t>
      </w:r>
    </w:p>
    <w:p w14:paraId="136B1131" w14:textId="77777777" w:rsidR="00BD6C4F" w:rsidRPr="00A55767" w:rsidRDefault="00BD6C4F" w:rsidP="00F07436">
      <w:pPr>
        <w:pStyle w:val="afff3"/>
        <w:framePr w:wrap="around"/>
        <w:rPr>
          <w:rtl/>
        </w:rPr>
      </w:pPr>
      <w:r w:rsidRPr="00A55767">
        <w:rPr>
          <w:rFonts w:hint="cs"/>
          <w:rtl/>
        </w:rPr>
        <w:t>ל:</w:t>
      </w:r>
    </w:p>
    <w:p w14:paraId="0D7F45C4" w14:textId="77777777" w:rsidR="0046556D" w:rsidRDefault="00BD6C4F" w:rsidP="00BD6C4F">
      <w:pPr>
        <w:rPr>
          <w:rtl/>
        </w:rPr>
      </w:pPr>
      <w:r w:rsidRPr="00C63571">
        <w:rPr>
          <w:rFonts w:hint="cs"/>
          <w:rtl/>
        </w:rPr>
        <w:t>א</w:t>
      </w:r>
      <w:r>
        <w:rPr>
          <w:rtl/>
        </w:rPr>
        <w:t>"</w:t>
      </w:r>
      <w:r>
        <w:rPr>
          <w:rFonts w:hint="cs"/>
          <w:rtl/>
        </w:rPr>
        <w:t xml:space="preserve">ל </w:t>
      </w:r>
      <w:r>
        <w:rPr>
          <w:rStyle w:val="2fb"/>
          <w:rFonts w:hint="cs"/>
          <w:rtl/>
          <w:rPrChange w:id="10019" w:author="מנוע אמוראים" w:date="2026-10-05T16:40:54Z">
            <w:rPr>
              <w:rFonts w:hint="cs"/>
              <w:rtl/>
            </w:rPr>
          </w:rPrChange>
        </w:rPr>
        <w:t xml:space="preserve">ר</w:t>
      </w:r>
      <w:r>
        <w:rPr>
          <w:rStyle w:val="2fb"/>
          <w:rtl/>
          <w:rPrChange w:id="10020" w:author="מנוע אמוראים" w:date="2026-10-05T16:40:54Z">
            <w:rPr>
              <w:rtl/>
            </w:rPr>
          </w:rPrChange>
        </w:rPr>
        <w:t xml:space="preserve">"</w:t>
      </w:r>
      <w:r>
        <w:rPr>
          <w:rStyle w:val="2fb"/>
          <w:rFonts w:hint="cs"/>
          <w:rtl/>
          <w:rPrChange w:id="10021" w:author="מנוע אמוראים" w:date="2026-10-05T16:40:54Z">
            <w:rPr>
              <w:rFonts w:hint="cs"/>
              <w:rtl/>
            </w:rPr>
          </w:rPrChange>
        </w:rPr>
        <w:t xml:space="preserve">א</w:t>
      </w:r>
      <w:r w:rsidRPr="00C63571">
        <w:rPr>
          <w:rtl/>
        </w:rPr>
        <w:t xml:space="preserve"> תני: אין חוששין שמא ידרוסו זה על זה.</w:t>
      </w:r>
    </w:p>
    <w:p w14:paraId="66A4362F" w14:textId="77777777" w:rsidR="0046556D" w:rsidRDefault="00BD6C4F" w:rsidP="00BD6C4F">
      <w:pPr>
        <w:rPr>
          <w:rtl/>
        </w:rPr>
      </w:pPr>
      <w:r>
        <w:rPr>
          <w:rStyle w:val="2fb"/>
          <w:rtl/>
          <w:rPrChange w:id="10022" w:author="מנוע אמוראים" w:date="2026-10-05T16:40:54Z">
            <w:rPr>
              <w:rtl/>
            </w:rPr>
          </w:rPrChange>
        </w:rPr>
        <w:t xml:space="preserve">ר</w:t>
      </w:r>
      <w:r>
        <w:rPr>
          <w:rStyle w:val="2fb"/>
          <w:rtl/>
          <w:rPrChange w:id="10023" w:author="מנוע אמוראים" w:date="2026-10-05T16:40:54Z">
            <w:rPr>
              <w:rtl/>
            </w:rPr>
          </w:rPrChange>
        </w:rPr>
        <w:t xml:space="preserve">"</w:t>
      </w:r>
      <w:r>
        <w:rPr>
          <w:rStyle w:val="2fb"/>
          <w:rFonts w:hint="cs"/>
          <w:rtl/>
          <w:rPrChange w:id="10024" w:author="מנוע אמוראים" w:date="2026-10-05T16:40:54Z">
            <w:rPr>
              <w:rFonts w:hint="cs"/>
              <w:rtl/>
            </w:rPr>
          </w:rPrChange>
        </w:rPr>
        <w:t xml:space="preserve">א</w:t>
      </w:r>
      <w:r>
        <w:rPr>
          <w:rFonts w:hint="cs"/>
          <w:rtl/>
        </w:rPr>
        <w:t xml:space="preserve"> והך ד</w:t>
      </w:r>
      <w:r w:rsidRPr="00C63571">
        <w:rPr>
          <w:rtl/>
        </w:rPr>
        <w:t>שחט את הוושט למטה ואת הקנה למעלה, או את הוושט למעלה ואת הקנה למטה - שחיטתו כשרה</w:t>
      </w:r>
      <w:r w:rsidRPr="00C63571">
        <w:rPr>
          <w:rFonts w:hint="cs"/>
          <w:rtl/>
        </w:rPr>
        <w:t xml:space="preserve"> היינו בשחיטה העשויה כקולמוס[אלכסון] </w:t>
      </w:r>
    </w:p>
    <w:p w14:paraId="44BF9BF0" w14:textId="77777777" w:rsidR="0046556D" w:rsidRDefault="0046556D" w:rsidP="00BD6C4F">
      <w:pPr>
        <w:rPr>
          <w:rtl/>
        </w:rPr>
      </w:pPr>
    </w:p>
    <w:p w14:paraId="05CE317D" w14:textId="77777777" w:rsidR="0046556D" w:rsidRDefault="00BD6C4F" w:rsidP="00BD6C4F">
      <w:pPr>
        <w:rPr>
          <w:rtl/>
        </w:rPr>
      </w:pPr>
      <w:r w:rsidRPr="00C63571">
        <w:rPr>
          <w:rtl/>
        </w:rPr>
        <w:t xml:space="preserve">• </w:t>
      </w:r>
      <w:r>
        <w:rPr>
          <w:rFonts w:hint="cs"/>
          <w:rtl/>
        </w:rPr>
        <w:t xml:space="preserve">אותו שור שנמצא בב' וג' מקומות עלה </w:t>
      </w:r>
      <w:r>
        <w:rPr>
          <w:rStyle w:val="2fb"/>
          <w:rFonts w:hint="cs"/>
          <w:rtl/>
          <w:rPrChange w:id="10025" w:author="מנוע אמוראים" w:date="2026-10-05T16:40:54Z">
            <w:rPr>
              <w:rFonts w:hint="cs"/>
              <w:rtl/>
            </w:rPr>
          </w:rPrChange>
        </w:rPr>
        <w:t xml:space="preserve">רישב</w:t>
      </w:r>
      <w:r>
        <w:rPr>
          <w:rStyle w:val="2fb"/>
          <w:rtl/>
          <w:rPrChange w:id="10026" w:author="מנוע אמוראים" w:date="2026-10-05T16:40:54Z">
            <w:rPr>
              <w:rtl/>
            </w:rPr>
          </w:rPrChange>
        </w:rPr>
        <w:t xml:space="preserve">"</w:t>
      </w:r>
      <w:r>
        <w:rPr>
          <w:rStyle w:val="2fb"/>
          <w:rFonts w:hint="cs"/>
          <w:rtl/>
          <w:rPrChange w:id="10027" w:author="מנוע אמוראים" w:date="2026-10-05T16:40:54Z">
            <w:rPr>
              <w:rFonts w:hint="cs"/>
              <w:rtl/>
            </w:rPr>
          </w:rPrChange>
        </w:rPr>
        <w:t xml:space="preserve">מ</w:t>
      </w:r>
      <w:r>
        <w:rPr>
          <w:rFonts w:hint="cs"/>
          <w:rtl/>
        </w:rPr>
        <w:t xml:space="preserve"> </w:t>
      </w:r>
      <w:r w:rsidRPr="00C63571">
        <w:rPr>
          <w:rtl/>
        </w:rPr>
        <w:t xml:space="preserve">שקל משופרי שופרי, </w:t>
      </w:r>
    </w:p>
    <w:p w14:paraId="524D4015" w14:textId="77777777" w:rsidR="0046556D" w:rsidRDefault="000828F8" w:rsidP="00C62948">
      <w:pPr>
        <w:pStyle w:val="affffb"/>
        <w:rPr>
          <w:rtl/>
        </w:rPr>
      </w:pPr>
      <w:r>
        <w:rPr>
          <w:rtl/>
        </w:rPr>
        <w:t xml:space="preserve">- </w:t>
      </w:r>
      <w:r w:rsidR="00BD6C4F" w:rsidRPr="00C63571">
        <w:rPr>
          <w:rtl/>
        </w:rPr>
        <w:t>א"ל רבי זירא: למדתנו רבינו, משנתינו בשני סכינין וב' בני אדם.</w:t>
      </w:r>
    </w:p>
    <w:p w14:paraId="78A03DE4" w14:textId="77777777" w:rsidR="0046556D" w:rsidRDefault="00BD6C4F" w:rsidP="00BD6C4F">
      <w:pPr>
        <w:rPr>
          <w:rtl/>
        </w:rPr>
      </w:pPr>
      <w:r>
        <w:rPr>
          <w:rStyle w:val="2fb"/>
          <w:rtl/>
          <w:rPrChange w:id="10028" w:author="מנוע אמוראים" w:date="2026-10-05T16:40:54Z">
            <w:rPr>
              <w:rtl/>
            </w:rPr>
          </w:rPrChange>
        </w:rPr>
        <w:t xml:space="preserve">א</w:t>
      </w:r>
      <w:r>
        <w:rPr>
          <w:rStyle w:val="2fb"/>
          <w:rFonts w:hint="cs"/>
          <w:rtl/>
          <w:rPrChange w:id="10029" w:author="מנוע אמוראים" w:date="2026-10-05T16:40:54Z">
            <w:rPr>
              <w:rFonts w:hint="cs"/>
              <w:rtl/>
            </w:rPr>
          </w:rPrChange>
        </w:rPr>
        <w:t xml:space="preserve">ריא</w:t>
      </w:r>
      <w:r>
        <w:rPr>
          <w:rStyle w:val="2fb"/>
          <w:rtl/>
          <w:rPrChange w:id="10030" w:author="מנוע אמוראים" w:date="2026-10-05T16:40:54Z">
            <w:rPr>
              <w:rtl/>
            </w:rPr>
          </w:rPrChange>
        </w:rPr>
        <w:t xml:space="preserve">"</w:t>
      </w:r>
      <w:r>
        <w:rPr>
          <w:rStyle w:val="2fb"/>
          <w:rFonts w:hint="cs"/>
          <w:rtl/>
          <w:rPrChange w:id="10031" w:author="מנוע אמוראים" w:date="2026-10-05T16:40:54Z">
            <w:rPr>
              <w:rFonts w:hint="cs"/>
              <w:rtl/>
            </w:rPr>
          </w:rPrChange>
        </w:rPr>
        <w:t xml:space="preserve">ר</w:t>
      </w:r>
      <w:r w:rsidRPr="00C63571">
        <w:rPr>
          <w:rtl/>
        </w:rPr>
        <w:t>: החליד את הסכין בין סימן לסימן ופסקו - פסולה, תחת העור - כשרה.</w:t>
      </w:r>
    </w:p>
    <w:p w14:paraId="367352FB" w14:textId="77777777" w:rsidR="0046556D" w:rsidRDefault="00BD6C4F" w:rsidP="00BD6C4F">
      <w:pPr>
        <w:rPr>
          <w:rtl/>
        </w:rPr>
      </w:pPr>
      <w:r w:rsidRPr="00C63571">
        <w:rPr>
          <w:rFonts w:hint="cs"/>
          <w:rtl/>
        </w:rPr>
        <w:t>ו</w:t>
      </w:r>
      <w:r w:rsidRPr="00C63571">
        <w:rPr>
          <w:rtl/>
        </w:rPr>
        <w:t xml:space="preserve">קמ"ל? </w:t>
      </w:r>
      <w:r w:rsidRPr="00C63571">
        <w:rPr>
          <w:rFonts w:hint="cs"/>
          <w:rtl/>
        </w:rPr>
        <w:t>ד</w:t>
      </w:r>
      <w:r w:rsidRPr="00C63571">
        <w:rPr>
          <w:rtl/>
        </w:rPr>
        <w:t>תנינא: או שהחליד את הסכין תחת השני ופסקו</w:t>
      </w:r>
      <w:r w:rsidRPr="00C63571">
        <w:rPr>
          <w:rFonts w:hint="cs"/>
          <w:rtl/>
        </w:rPr>
        <w:t>,</w:t>
      </w:r>
      <w:r>
        <w:rPr>
          <w:rtl/>
        </w:rPr>
        <w:t xml:space="preserve"> רבי ישבב: נבלה, </w:t>
      </w:r>
      <w:r>
        <w:rPr>
          <w:rStyle w:val="2fb"/>
          <w:rtl/>
          <w:rPrChange w:id="10032" w:author="מנוע אמוראים" w:date="2026-10-05T16:40:54Z">
            <w:rPr>
              <w:rtl/>
            </w:rPr>
          </w:rPrChange>
        </w:rPr>
        <w:t xml:space="preserve">ר"ע</w:t>
      </w:r>
      <w:r>
        <w:rPr>
          <w:rtl/>
        </w:rPr>
        <w:t xml:space="preserve">: טרפה!</w:t>
      </w:r>
    </w:p>
    <w:p w14:paraId="01434A78" w14:textId="77777777" w:rsidR="0046556D" w:rsidRDefault="00BD6C4F" w:rsidP="00BD6C4F">
      <w:pPr>
        <w:rPr>
          <w:rtl/>
        </w:rPr>
      </w:pPr>
      <w:r w:rsidRPr="00C63571">
        <w:rPr>
          <w:rtl/>
        </w:rPr>
        <w:t>אי ממתני', ה"א: ה"מ מלמטה למעלה דלא קעביד כדרך שחיטה, אבל מלמעלה למטה דעביד כדרך שחיטה אימא שפיר דמי, קמ"ל.</w:t>
      </w:r>
    </w:p>
    <w:p w14:paraId="0D8C848F" w14:textId="77777777" w:rsidR="0046556D" w:rsidRDefault="00BD6C4F" w:rsidP="00BD6C4F">
      <w:pPr>
        <w:rPr>
          <w:rtl/>
        </w:rPr>
      </w:pPr>
      <w:r w:rsidRPr="00C63571">
        <w:rPr>
          <w:rtl/>
        </w:rPr>
        <w:t>• תחת העור - כשרה, בי רב אמרי: תחת העור איני יודע.</w:t>
      </w:r>
    </w:p>
    <w:p w14:paraId="62C626CF" w14:textId="77777777" w:rsidR="0046556D" w:rsidRDefault="00BD6C4F" w:rsidP="00BD6C4F">
      <w:pPr>
        <w:rPr>
          <w:rtl/>
        </w:rPr>
      </w:pPr>
      <w:r w:rsidRPr="00C63571">
        <w:rPr>
          <w:rtl/>
        </w:rPr>
        <w:t xml:space="preserve">• </w:t>
      </w:r>
      <w:r w:rsidRPr="000C5072">
        <w:rPr>
          <w:spacing w:val="4"/>
          <w:rtl/>
        </w:rPr>
        <w:t>איבעיא להו:</w:t>
      </w:r>
      <w:r w:rsidRPr="00C63571">
        <w:rPr>
          <w:rtl/>
        </w:rPr>
        <w:t xml:space="preserve"> לבי רב דאמרי תחת העור איני יודע, תחת מטלית, מהו? תחת צמר מסובך, מהו? </w:t>
      </w:r>
      <w:r w:rsidRPr="000C5072">
        <w:rPr>
          <w:spacing w:val="4"/>
          <w:rtl/>
        </w:rPr>
        <w:t>תיקו</w:t>
      </w:r>
      <w:r w:rsidRPr="00C63571">
        <w:rPr>
          <w:rtl/>
        </w:rPr>
        <w:t>.</w:t>
      </w:r>
    </w:p>
    <w:p w14:paraId="66CBB5C4" w14:textId="77777777" w:rsidR="0046556D" w:rsidRDefault="00BD6C4F" w:rsidP="00BD6C4F">
      <w:pPr>
        <w:rPr>
          <w:rtl/>
        </w:rPr>
      </w:pPr>
      <w:r w:rsidRPr="00C63571">
        <w:rPr>
          <w:rtl/>
        </w:rPr>
        <w:t xml:space="preserve">• </w:t>
      </w:r>
      <w:r w:rsidRPr="000C5072">
        <w:rPr>
          <w:b/>
          <w:bCs/>
          <w:rtl/>
        </w:rPr>
        <w:t>בעי רב פפא:</w:t>
      </w:r>
      <w:r w:rsidRPr="00C63571">
        <w:rPr>
          <w:rtl/>
        </w:rPr>
        <w:t xml:space="preserve"> החליד במיעוט סימנים, מהו? </w:t>
      </w:r>
      <w:r w:rsidRPr="000C5072">
        <w:rPr>
          <w:b/>
          <w:bCs/>
          <w:rtl/>
        </w:rPr>
        <w:t>תיקו</w:t>
      </w:r>
      <w:r w:rsidRPr="00C63571">
        <w:rPr>
          <w:rtl/>
        </w:rPr>
        <w:t xml:space="preserve">: </w:t>
      </w:r>
    </w:p>
    <w:p w14:paraId="30090B34"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82" w:author="קלוד" w:date="2026-10-06T10:08:36Z"/>
        </w:rPr>
      </w:pPr>
      <w:ins w:id="20081" w:author="קלוד" w:date="2026-10-06T10:08:36Z">
        <w:r>
          <w:t xml:space="preserve">משנה ב</w:t>
        </w:r>
      </w:ins>
    </w:p>
    <w:p w14:paraId="65FF8C0D" w14:textId="77777777" w:rsidR="00BD6C4F" w:rsidRPr="003D23F5" w:rsidRDefault="00BD6C4F" w:rsidP="00BD6C4F">
      <w:pPr>
        <w:pStyle w:val="afff9"/>
        <w:rPr>
          <w:del w:id="20045" w:author="קלוד" w:date="2026-10-06T10:14:23Z"/>
          <w:b/>
          <w:rtl/>
        </w:rPr>
      </w:pPr>
      <w:ins w:id="9819" w:author="מספור קטעי משנה" w:date="2026-10-06T06:45:19Z">
        <w:del w:id="20043" w:author="קלוד" w:date="2026-10-06T10:14:23Z">
          <w:r>
            <w:rPr>
              <w:rStyle w:val="MisparKeta"/>
            </w:rPr>
            <w:delText xml:space="preserve">ב. </w:delText>
          </w:r>
        </w:del>
      </w:ins>
      <w:del w:id="20044" w:author="קלוד" w:date="2026-10-06T10:14:23Z">
        <w:r w:rsidRPr="003D23F5">
          <w:rPr>
            <w:b/>
            <w:rtl/>
          </w:rPr>
          <w:delText xml:space="preserve">מתני'.</w:delText>
        </w:r>
      </w:del>
    </w:p>
    <w:p w14:paraId="17ACB77A" w14:textId="77777777" w:rsidR="00BD6C4F" w:rsidRPr="003D23F5" w:rsidRDefault="00BD6C4F" w:rsidP="00BD6C4F">
      <w:pPr>
        <w:pStyle w:val="afff9"/>
        <w:spacing w:before="120"/>
        <w:rPr>
          <w:b/>
          <w:rtl/>
        </w:rPr>
        <w:pPrChange w:id="90020" w:author="קלוד" w:date="2026-10-08T12:08:16Z">
          <w:pPr>
            <w:pStyle w:val="afff9"/>
          </w:pPr>
        </w:pPrChange>
      </w:pPr>
      <w:r w:rsidRPr="003D23F5">
        <w:rPr>
          <w:b/>
          <w:rtl/>
        </w:rPr>
        <w:t>השוחט ב' ראשין כאחד - שחיטתו כשרה.</w:t>
      </w:r>
    </w:p>
    <w:p w14:paraId="5807743F" w14:textId="77777777" w:rsidR="00BD6C4F" w:rsidRPr="003D23F5" w:rsidRDefault="00BD6C4F" w:rsidP="00BD6C4F">
      <w:pPr>
        <w:pStyle w:val="afff9"/>
        <w:rPr>
          <w:b/>
          <w:rtl/>
        </w:rPr>
      </w:pPr>
      <w:r w:rsidRPr="003D23F5">
        <w:rPr>
          <w:b/>
          <w:rtl/>
        </w:rPr>
        <w:t>שנים אוחזין בסכין ושוחטים, אפילו אחד למעלה ואחד למטה - שחיטתו כשרה.</w:t>
      </w:r>
    </w:p>
    <w:p w14:paraId="3103862E" w14:textId="77777777" w:rsidR="00BD6C4F" w:rsidRPr="003D23F5" w:rsidRDefault="00BD6C4F" w:rsidP="00BD6C4F">
      <w:pPr>
        <w:pStyle w:val="afff9"/>
        <w:rPr>
          <w:b/>
          <w:rtl/>
        </w:rPr>
      </w:pPr>
      <w:r w:rsidRPr="003D23F5">
        <w:rPr>
          <w:b/>
          <w:rtl/>
        </w:rPr>
        <w:t>התיז את הראש בבת אחת - פסולה.</w:t>
      </w:r>
    </w:p>
    <w:p w14:paraId="6F3F5EC3" w14:textId="77777777" w:rsidR="00BD6C4F" w:rsidRPr="003D23F5" w:rsidRDefault="00BD6C4F" w:rsidP="00BD6C4F">
      <w:pPr>
        <w:pStyle w:val="afff9"/>
        <w:rPr>
          <w:b/>
          <w:rtl/>
        </w:rPr>
      </w:pPr>
      <w:r w:rsidRPr="003D23F5">
        <w:rPr>
          <w:b/>
          <w:rtl/>
        </w:rPr>
        <w:t>היה שוחט והתיז את הראש בבת אחת, אם יש בסכין מלא צואר - כשרה.</w:t>
      </w:r>
    </w:p>
    <w:p w14:paraId="6D2346B0" w14:textId="77777777" w:rsidR="00BD6C4F" w:rsidRPr="003D23F5" w:rsidRDefault="00BD6C4F" w:rsidP="00BD6C4F">
      <w:pPr>
        <w:pStyle w:val="afff9"/>
        <w:rPr>
          <w:b/>
          <w:rtl/>
        </w:rPr>
      </w:pPr>
      <w:r w:rsidRPr="003D23F5">
        <w:rPr>
          <w:b/>
          <w:rtl/>
        </w:rPr>
        <w:t>היה שוחט והתיז ב' ראשין בבת אחת, אם יש בסכין מלא צואר אחד - כשרה;</w:t>
      </w:r>
    </w:p>
    <w:p w14:paraId="7D5BC4D8" w14:textId="77777777" w:rsidR="00BD6C4F" w:rsidRPr="003D23F5" w:rsidRDefault="00BD6C4F" w:rsidP="00BD6C4F">
      <w:pPr>
        <w:pStyle w:val="afff9"/>
        <w:rPr>
          <w:b/>
          <w:rtl/>
        </w:rPr>
      </w:pPr>
      <w:r w:rsidRPr="003D23F5">
        <w:rPr>
          <w:b/>
          <w:rtl/>
        </w:rPr>
        <w:t xml:space="preserve">בד"א - בזמן שהוליך ולא הביא או הביא ולא הוליך, אבל אם הוליך והביא, אפי' כל שהוא, אפי' באיזמל - כשרה: </w:t>
      </w:r>
    </w:p>
    <w:p w14:paraId="449B9CDD" w14:textId="77777777" w:rsidR="0046556D" w:rsidRDefault="00BD6C4F" w:rsidP="00BD6C4F">
      <w:pPr>
        <w:jc w:val="center"/>
        <w:rPr>
          <w:rtl/>
        </w:rPr>
      </w:pPr>
      <w:r>
        <w:rPr>
          <w:rFonts w:ascii="BA חניכי הישיבות" w:hAnsi="BA חניכי הישיבות" w:cs="BA חניכי הישיבות"/>
          <w:rtl/>
        </w:rPr>
        <w:t>׻</w:t>
      </w:r>
    </w:p>
    <w:p w14:paraId="20DD90A5" w14:textId="77777777" w:rsidR="0046556D" w:rsidRDefault="00BD6C4F" w:rsidP="00BD6C4F">
      <w:pPr>
        <w:rPr>
          <w:rtl/>
        </w:rPr>
      </w:pPr>
      <w:r w:rsidRPr="00C63571">
        <w:rPr>
          <w:rFonts w:hint="cs"/>
          <w:rtl/>
        </w:rPr>
        <w:t>מה</w:t>
      </w:r>
      <w:r>
        <w:rPr>
          <w:rtl/>
        </w:rPr>
        <w:t>"</w:t>
      </w:r>
      <w:r w:rsidRPr="00C63571">
        <w:rPr>
          <w:rFonts w:hint="cs"/>
          <w:rtl/>
        </w:rPr>
        <w:t>מ: מ</w:t>
      </w:r>
      <w:r w:rsidRPr="00C63571">
        <w:rPr>
          <w:rtl/>
        </w:rPr>
        <w:t xml:space="preserve">שמואל, </w:t>
      </w:r>
      <w:r w:rsidRPr="00664445">
        <w:rPr>
          <w:rStyle w:val="afffff0"/>
          <w:rtl/>
        </w:rPr>
        <w:t>ד</w:t>
      </w:r>
      <w:r w:rsidRPr="00664445">
        <w:rPr>
          <w:rStyle w:val="afffff0"/>
          <w:rFonts w:hint="cs"/>
          <w:rtl/>
        </w:rPr>
        <w:t>'</w:t>
      </w:r>
      <w:r w:rsidRPr="00664445">
        <w:rPr>
          <w:rStyle w:val="afffff0"/>
          <w:rtl/>
        </w:rPr>
        <w:t>חץ שחוט לשונם מרמה דבר</w:t>
      </w:r>
      <w:r w:rsidRPr="00664445">
        <w:rPr>
          <w:rStyle w:val="afffff0"/>
          <w:rFonts w:hint="cs"/>
          <w:rtl/>
        </w:rPr>
        <w:t>'</w:t>
      </w:r>
      <w:r w:rsidRPr="00664445">
        <w:rPr>
          <w:rStyle w:val="afffff0"/>
          <w:rtl/>
        </w:rPr>
        <w:t>.</w:t>
      </w:r>
    </w:p>
    <w:p w14:paraId="6F02D2EB" w14:textId="77777777" w:rsidR="0046556D" w:rsidRDefault="00BD6C4F" w:rsidP="00BD6C4F">
      <w:pPr>
        <w:rPr>
          <w:rtl/>
        </w:rPr>
      </w:pPr>
      <w:r>
        <w:rPr>
          <w:rStyle w:val="2fb"/>
          <w:rFonts w:hint="cs"/>
          <w:rtl/>
          <w:rPrChange w:id="10033" w:author="מנוע אמוראים" w:date="2026-10-05T16:40:54Z">
            <w:rPr>
              <w:rFonts w:hint="cs"/>
              <w:rtl/>
            </w:rPr>
          </w:rPrChange>
        </w:rPr>
        <w:t xml:space="preserve">תדר</w:t>
      </w:r>
      <w:r>
        <w:rPr>
          <w:rStyle w:val="2fb"/>
          <w:rtl/>
          <w:rPrChange w:id="10034" w:author="מנוע אמוראים" w:date="2026-10-05T16:40:54Z">
            <w:rPr>
              <w:rtl/>
            </w:rPr>
          </w:rPrChange>
        </w:rPr>
        <w:t xml:space="preserve">"</w:t>
      </w:r>
      <w:r>
        <w:rPr>
          <w:rStyle w:val="2fb"/>
          <w:rFonts w:hint="cs"/>
          <w:rtl/>
          <w:rPrChange w:id="10035" w:author="מנוע אמוראים" w:date="2026-10-05T16:40:54Z">
            <w:rPr>
              <w:rFonts w:hint="cs"/>
              <w:rtl/>
            </w:rPr>
          </w:rPrChange>
        </w:rPr>
        <w:t xml:space="preserve">י</w:t>
      </w:r>
      <w:r w:rsidRPr="00C63571">
        <w:rPr>
          <w:rtl/>
        </w:rPr>
        <w:t>:</w:t>
      </w:r>
      <w:r w:rsidRPr="00A71A5E">
        <w:rPr>
          <w:rStyle w:val="afffff0"/>
          <w:rtl/>
        </w:rPr>
        <w:t xml:space="preserve"> </w:t>
      </w:r>
      <w:r w:rsidRPr="00A71A5E">
        <w:rPr>
          <w:rStyle w:val="afffff0"/>
          <w:rFonts w:hint="cs"/>
          <w:rtl/>
        </w:rPr>
        <w:t>'</w:t>
      </w:r>
      <w:r w:rsidRPr="00A71A5E">
        <w:rPr>
          <w:rStyle w:val="afffff0"/>
          <w:rtl/>
        </w:rPr>
        <w:t>ושחט</w:t>
      </w:r>
      <w:r w:rsidRPr="00A71A5E">
        <w:rPr>
          <w:rStyle w:val="afffff0"/>
          <w:rFonts w:hint="cs"/>
          <w:rtl/>
        </w:rPr>
        <w:t>'</w:t>
      </w:r>
      <w:r w:rsidRPr="00A71A5E">
        <w:rPr>
          <w:rStyle w:val="afffff0"/>
          <w:rtl/>
        </w:rPr>
        <w:t xml:space="preserve"> </w:t>
      </w:r>
      <w:r w:rsidRPr="00C63571">
        <w:rPr>
          <w:rtl/>
        </w:rPr>
        <w:t>אין ושחט אלא ומשך, וכן אומר: זהב שחוט, ואומר</w:t>
      </w:r>
      <w:r w:rsidRPr="00A71A5E">
        <w:rPr>
          <w:rStyle w:val="afffff0"/>
          <w:rtl/>
        </w:rPr>
        <w:t xml:space="preserve"> </w:t>
      </w:r>
      <w:r w:rsidRPr="00A71A5E">
        <w:rPr>
          <w:rStyle w:val="afffff0"/>
          <w:rFonts w:hint="cs"/>
          <w:rtl/>
        </w:rPr>
        <w:t>'</w:t>
      </w:r>
      <w:r w:rsidRPr="00A71A5E">
        <w:rPr>
          <w:rStyle w:val="afffff0"/>
          <w:rtl/>
        </w:rPr>
        <w:t>חץ שחוט לשונם מרמה דבר</w:t>
      </w:r>
      <w:r w:rsidRPr="00A71A5E">
        <w:rPr>
          <w:rStyle w:val="afffff0"/>
          <w:rFonts w:hint="cs"/>
          <w:rtl/>
        </w:rPr>
        <w:t>'</w:t>
      </w:r>
      <w:r w:rsidRPr="00A71A5E">
        <w:rPr>
          <w:rStyle w:val="afffff0"/>
          <w:rtl/>
        </w:rPr>
        <w:t>:</w:t>
      </w:r>
      <w:r w:rsidRPr="00C63571">
        <w:rPr>
          <w:rtl/>
        </w:rPr>
        <w:t xml:space="preserve"> </w:t>
      </w:r>
      <w:r w:rsidRPr="00C63571">
        <w:rPr>
          <w:rFonts w:hint="cs"/>
          <w:rtl/>
        </w:rPr>
        <w:t xml:space="preserve">ואומר </w:t>
      </w:r>
      <w:r w:rsidRPr="00C63571">
        <w:rPr>
          <w:rtl/>
        </w:rPr>
        <w:t>–</w:t>
      </w:r>
      <w:r w:rsidRPr="00C63571">
        <w:rPr>
          <w:rFonts w:hint="cs"/>
          <w:rtl/>
        </w:rPr>
        <w:t xml:space="preserve"> דלא לימא זהב שחוט שנטווה כחוט הוא </w:t>
      </w:r>
      <w:r w:rsidRPr="00C63571">
        <w:rPr>
          <w:rtl/>
        </w:rPr>
        <w:t>חץ שחוט לשונם.</w:t>
      </w:r>
    </w:p>
    <w:p w14:paraId="5A627E6D" w14:textId="77777777" w:rsidR="0046556D" w:rsidRDefault="0046556D" w:rsidP="00BD6C4F">
      <w:pPr>
        <w:rPr>
          <w:rtl/>
        </w:rPr>
      </w:pPr>
    </w:p>
    <w:p w14:paraId="0F98FB96" w14:textId="77777777" w:rsidR="0046556D" w:rsidRDefault="00BD6C4F" w:rsidP="00BD6C4F">
      <w:pPr>
        <w:rPr>
          <w:rtl/>
        </w:rPr>
      </w:pPr>
      <w:r w:rsidRPr="00C63571">
        <w:rPr>
          <w:rtl/>
        </w:rPr>
        <w:t xml:space="preserve">רבא בדיק גירא </w:t>
      </w:r>
      <w:r w:rsidRPr="00C63571">
        <w:rPr>
          <w:rFonts w:hint="cs"/>
          <w:rtl/>
        </w:rPr>
        <w:t xml:space="preserve">מפגימה </w:t>
      </w:r>
      <w:r>
        <w:rPr>
          <w:rStyle w:val="2fb"/>
          <w:rtl/>
          <w:rPrChange w:id="10036" w:author="מנוע אמוראים" w:date="2026-10-05T16:40:54Z">
            <w:rPr>
              <w:rtl/>
            </w:rPr>
          </w:rPrChange>
        </w:rPr>
        <w:t xml:space="preserve">לר</w:t>
      </w:r>
      <w:r>
        <w:rPr>
          <w:rStyle w:val="2fb"/>
          <w:rFonts w:hint="cs"/>
          <w:rtl/>
          <w:rPrChange w:id="10037" w:author="מנוע אמוראים" w:date="2026-10-05T16:40:54Z">
            <w:rPr>
              <w:rFonts w:hint="cs"/>
              <w:rtl/>
            </w:rPr>
          </w:rPrChange>
        </w:rPr>
        <w:t xml:space="preserve">יב</w:t>
      </w:r>
      <w:r>
        <w:rPr>
          <w:rStyle w:val="2fb"/>
          <w:rtl/>
          <w:rPrChange w:id="10038" w:author="מנוע אמוראים" w:date="2026-10-05T16:40:54Z">
            <w:rPr>
              <w:rtl/>
            </w:rPr>
          </w:rPrChange>
        </w:rPr>
        <w:t xml:space="preserve">"</w:t>
      </w:r>
      <w:r>
        <w:rPr>
          <w:rStyle w:val="2fb"/>
          <w:rFonts w:hint="cs"/>
          <w:rtl/>
          <w:rPrChange w:id="10039" w:author="מנוע אמוראים" w:date="2026-10-05T16:40:54Z">
            <w:rPr>
              <w:rFonts w:hint="cs"/>
              <w:rtl/>
            </w:rPr>
          </w:rPrChange>
        </w:rPr>
        <w:t xml:space="preserve">ת</w:t>
      </w:r>
      <w:r w:rsidRPr="00C63571">
        <w:rPr>
          <w:rtl/>
        </w:rPr>
        <w:t xml:space="preserve">, ושחט </w:t>
      </w:r>
      <w:r w:rsidRPr="00C63571">
        <w:rPr>
          <w:rFonts w:hint="cs"/>
          <w:rtl/>
        </w:rPr>
        <w:t xml:space="preserve">העוף תוך כדי שפרח </w:t>
      </w:r>
    </w:p>
    <w:p w14:paraId="7AF850C0" w14:textId="77777777" w:rsidR="0046556D" w:rsidRDefault="00BD6C4F" w:rsidP="00BD6C4F">
      <w:pPr>
        <w:rPr>
          <w:rtl/>
        </w:rPr>
      </w:pPr>
      <w:r w:rsidRPr="00C63571">
        <w:rPr>
          <w:rtl/>
        </w:rPr>
        <w:t>ו</w:t>
      </w:r>
      <w:r w:rsidRPr="00C63571">
        <w:rPr>
          <w:rFonts w:hint="cs"/>
          <w:rtl/>
        </w:rPr>
        <w:t>לא עביד חלדה דחזיק הנוצה שסביב הצוואר כרותה, וקיים כיסוי הדם שהיה</w:t>
      </w:r>
      <w:r w:rsidRPr="00A71A5E">
        <w:rPr>
          <w:rStyle w:val="afffff0"/>
          <w:rFonts w:hint="cs"/>
          <w:rtl/>
        </w:rPr>
        <w:t xml:space="preserve"> 'מזמין' </w:t>
      </w:r>
      <w:r w:rsidRPr="00C63571">
        <w:rPr>
          <w:rFonts w:hint="cs"/>
          <w:rtl/>
        </w:rPr>
        <w:t xml:space="preserve">לכל עפר הבקעה </w:t>
      </w:r>
    </w:p>
    <w:p w14:paraId="233EDCD9" w14:textId="77777777" w:rsidR="00BD6C4F" w:rsidRPr="00A55767" w:rsidRDefault="00BD6C4F" w:rsidP="00F07436">
      <w:pPr>
        <w:pStyle w:val="afff3"/>
        <w:framePr w:wrap="around"/>
        <w:rPr>
          <w:rtl/>
        </w:rPr>
      </w:pPr>
      <w:r w:rsidRPr="00A55767">
        <w:rPr>
          <w:rFonts w:hint="cs"/>
          <w:rtl/>
        </w:rPr>
        <w:t>לא.</w:t>
      </w:r>
    </w:p>
    <w:p w14:paraId="3DAB377D" w14:textId="77777777" w:rsidR="0046556D" w:rsidRDefault="00BD6C4F" w:rsidP="00BD6C4F">
      <w:pPr>
        <w:rPr>
          <w:rtl/>
        </w:rPr>
      </w:pPr>
      <w:r w:rsidRPr="00C63571">
        <w:rPr>
          <w:rFonts w:hint="cs"/>
          <w:rtl/>
        </w:rPr>
        <w:t>ובכך קיים הך דרב ד</w:t>
      </w:r>
      <w:r w:rsidRPr="00C63571">
        <w:rPr>
          <w:rtl/>
        </w:rPr>
        <w:t xml:space="preserve">השוחט צריך שיתן עפר למטה ועפר למעלה, וכסהו בעפר, </w:t>
      </w:r>
    </w:p>
    <w:p w14:paraId="6C7C9B43" w14:textId="77777777" w:rsidR="0046556D" w:rsidRDefault="00BD6C4F" w:rsidP="00BD6C4F">
      <w:pPr>
        <w:jc w:val="center"/>
        <w:rPr>
          <w:del w:id="90024" w:author="מנוע עיצוב" w:date="2026-10-08T11:01:28Z"/>
          <w:rtl/>
        </w:rPr>
      </w:pPr>
      <w:del w:id="90023" w:author="מנוע עיצוב" w:date="2026-10-08T11:01:28Z">
        <w:r>
          <w:rPr>
            <w:rFonts w:ascii="BA חניכי הישיבות" w:hAnsi="BA חניכי הישיבות" w:cs="BA חניכי הישיבות"/>
            <w:rtl/>
          </w:rPr>
          <w:delText xml:space="preserve">׻</w:delText>
        </w:r>
      </w:del>
    </w:p>
    <w:p w14:paraId="035D45EA" w14:textId="77777777" w:rsidR="00BD6C4F" w:rsidRPr="00A55767" w:rsidRDefault="00BD6C4F" w:rsidP="00BD6C4F">
      <w:pPr>
        <w:pStyle w:val="affff1"/>
        <w:rPr>
          <w:b/>
          <w:rtl/>
        </w:rPr>
      </w:pPr>
      <w:ins w:id="9820" w:author="מספור קטעי משנה" w:date="2026-10-06T06:45:19Z">
        <w:r>
          <w:rPr>
            <w:rStyle w:val="MisparKeta"/>
          </w:rPr>
          <w:t xml:space="preserve">א. </w:t>
        </w:r>
      </w:ins>
      <w:r w:rsidRPr="00A55767">
        <w:rPr>
          <w:b/>
          <w:rtl/>
        </w:rPr>
        <w:t>היה שוחט והתיז [</w:t>
      </w:r>
      <w:r w:rsidR="00BF1CF6">
        <w:rPr>
          <w:b/>
          <w:rtl/>
        </w:rPr>
        <w:t>וכו#</w:t>
      </w:r>
      <w:r w:rsidRPr="00A55767">
        <w:rPr>
          <w:b/>
          <w:rtl/>
        </w:rPr>
        <w:t xml:space="preserve">]: </w:t>
      </w:r>
    </w:p>
    <w:p w14:paraId="2C4FDD21" w14:textId="77777777" w:rsidR="0046556D" w:rsidRDefault="00BD6C4F" w:rsidP="00BD6C4F">
      <w:pPr>
        <w:rPr>
          <w:rtl/>
        </w:rPr>
      </w:pPr>
      <w:r>
        <w:rPr>
          <w:rStyle w:val="2fb"/>
          <w:rFonts w:hint="cs"/>
          <w:rtl/>
          <w:rPrChange w:id="10040" w:author="מנוע אמוראים" w:date="2026-10-05T16:40:54Z">
            <w:rPr>
              <w:rFonts w:hint="cs"/>
              <w:rtl/>
            </w:rPr>
          </w:rPrChange>
        </w:rPr>
        <w:t xml:space="preserve">אר</w:t>
      </w:r>
      <w:r>
        <w:rPr>
          <w:rStyle w:val="2fb"/>
          <w:rtl/>
          <w:rPrChange w:id="10041" w:author="מנוע אמוראים" w:date="2026-10-05T16:40:54Z">
            <w:rPr>
              <w:rtl/>
            </w:rPr>
          </w:rPrChange>
        </w:rPr>
        <w:t xml:space="preserve">"</w:t>
      </w:r>
      <w:r>
        <w:rPr>
          <w:rStyle w:val="2fb"/>
          <w:rFonts w:hint="cs"/>
          <w:rtl/>
          <w:rPrChange w:id="10042" w:author="מנוע אמוראים" w:date="2026-10-05T16:40:54Z">
            <w:rPr>
              <w:rFonts w:hint="cs"/>
              <w:rtl/>
            </w:rPr>
          </w:rPrChange>
        </w:rPr>
        <w:t xml:space="preserve">ז</w:t>
      </w:r>
      <w:r w:rsidRPr="00C63571">
        <w:rPr>
          <w:rtl/>
        </w:rPr>
        <w:t>: מלא צואר וחוץ לצואר.</w:t>
      </w:r>
    </w:p>
    <w:p w14:paraId="0EE2FA88" w14:textId="77777777" w:rsidR="0046556D" w:rsidRDefault="00BD6C4F" w:rsidP="00BD6C4F">
      <w:pPr>
        <w:rPr>
          <w:b/>
          <w:bCs/>
          <w:rtl/>
        </w:rPr>
      </w:pPr>
      <w:r w:rsidRPr="000C5072">
        <w:rPr>
          <w:b/>
          <w:bCs/>
          <w:rtl/>
        </w:rPr>
        <w:t xml:space="preserve">איבעיא להו: מלא צואר וחוץ לצואר כמלא צואר, דהיו לה תרי צוארי, </w:t>
      </w:r>
    </w:p>
    <w:p w14:paraId="34B1E815" w14:textId="77777777" w:rsidR="0046556D" w:rsidRDefault="00BD6C4F" w:rsidP="00BD6C4F">
      <w:pPr>
        <w:rPr>
          <w:rtl/>
        </w:rPr>
      </w:pPr>
      <w:r w:rsidRPr="000C5072">
        <w:rPr>
          <w:b/>
          <w:bCs/>
          <w:rtl/>
        </w:rPr>
        <w:t>או"ד</w:t>
      </w:r>
      <w:r w:rsidRPr="00C63571">
        <w:rPr>
          <w:rtl/>
        </w:rPr>
        <w:t xml:space="preserve"> מלא צואר וחוץ לצואר משהו? </w:t>
      </w:r>
    </w:p>
    <w:p w14:paraId="28213BB5" w14:textId="77777777" w:rsidR="0046556D" w:rsidRDefault="00BD6C4F" w:rsidP="00BD6C4F">
      <w:pPr>
        <w:rPr>
          <w:rtl/>
        </w:rPr>
      </w:pPr>
      <w:r w:rsidRPr="00C63571">
        <w:rPr>
          <w:rFonts w:hint="cs"/>
          <w:rtl/>
        </w:rPr>
        <w:lastRenderedPageBreak/>
        <w:t>ת</w:t>
      </w:r>
      <w:r>
        <w:rPr>
          <w:rtl/>
        </w:rPr>
        <w:t>"</w:t>
      </w:r>
      <w:r w:rsidRPr="00C63571">
        <w:rPr>
          <w:rFonts w:hint="cs"/>
          <w:rtl/>
        </w:rPr>
        <w:t>ש</w:t>
      </w:r>
      <w:r w:rsidRPr="00C63571">
        <w:rPr>
          <w:rtl/>
        </w:rPr>
        <w:t>: היה שוחט והתיז שני ראשין בבת אחת, אם יש לסכין מלא צואר אחד - כשר;</w:t>
      </w:r>
    </w:p>
    <w:p w14:paraId="1DFC4C92" w14:textId="77777777" w:rsidR="0046556D" w:rsidRDefault="00BD6C4F" w:rsidP="00BD6C4F">
      <w:pPr>
        <w:rPr>
          <w:rtl/>
        </w:rPr>
      </w:pPr>
      <w:r w:rsidRPr="00C63571">
        <w:rPr>
          <w:rtl/>
        </w:rPr>
        <w:t xml:space="preserve">מלא צואר חוץ לשני צוארין, ש"מ: מלא צואר חוץ לצואר, </w:t>
      </w:r>
      <w:r w:rsidRPr="000C5072">
        <w:rPr>
          <w:b/>
          <w:bCs/>
          <w:rtl/>
        </w:rPr>
        <w:t>ש"מ.</w:t>
      </w:r>
    </w:p>
    <w:p w14:paraId="73125141" w14:textId="77777777" w:rsidR="0046556D" w:rsidRDefault="00BD6C4F" w:rsidP="00BD6C4F">
      <w:pPr>
        <w:jc w:val="center"/>
        <w:rPr>
          <w:del w:id="90026" w:author="מנוע עיצוב" w:date="2026-10-08T11:01:28Z"/>
          <w:rtl/>
        </w:rPr>
      </w:pPr>
      <w:del w:id="90025" w:author="מנוע עיצוב" w:date="2026-10-08T11:01:28Z">
        <w:r>
          <w:rPr>
            <w:rFonts w:ascii="BA חניכי הישיבות" w:hAnsi="BA חניכי הישיבות" w:cs="BA חניכי הישיבות"/>
            <w:rtl/>
          </w:rPr>
          <w:delText xml:space="preserve">׻</w:delText>
        </w:r>
      </w:del>
    </w:p>
    <w:p w14:paraId="20C4311D" w14:textId="77777777" w:rsidR="00BD6C4F" w:rsidRPr="003D23F5" w:rsidRDefault="00BD6C4F" w:rsidP="00BD6C4F">
      <w:pPr>
        <w:pStyle w:val="affff1"/>
        <w:rPr>
          <w:b/>
          <w:rtl/>
        </w:rPr>
      </w:pPr>
      <w:ins w:id="9821" w:author="מספור קטעי משנה" w:date="2026-10-06T06:45:19Z">
        <w:r>
          <w:rPr>
            <w:rStyle w:val="MisparKeta"/>
          </w:rPr>
          <w:t xml:space="preserve">ב. </w:t>
        </w:r>
      </w:ins>
      <w:r w:rsidRPr="003D23F5">
        <w:rPr>
          <w:b/>
          <w:rtl/>
        </w:rPr>
        <w:t xml:space="preserve">בד"א - בזמן שהוליך ולא הביא </w:t>
      </w:r>
      <w:r w:rsidR="00BF1CF6">
        <w:rPr>
          <w:b/>
          <w:rtl/>
        </w:rPr>
        <w:t>וכו#</w:t>
      </w:r>
      <w:r w:rsidRPr="003D23F5">
        <w:rPr>
          <w:b/>
          <w:rtl/>
        </w:rPr>
        <w:t xml:space="preserve">: </w:t>
      </w:r>
    </w:p>
    <w:p w14:paraId="219CDAD0" w14:textId="77777777" w:rsidR="0046556D" w:rsidRDefault="00BD6C4F" w:rsidP="00BD6C4F">
      <w:pPr>
        <w:rPr>
          <w:rtl/>
        </w:rPr>
      </w:pPr>
      <w:r w:rsidRPr="00C63571">
        <w:rPr>
          <w:rtl/>
        </w:rPr>
        <w:t>אמר רב מנשה: באיזמל שאין לו קרנים.</w:t>
      </w:r>
    </w:p>
    <w:p w14:paraId="198316A9" w14:textId="77777777" w:rsidR="0046556D" w:rsidRDefault="00BD6C4F" w:rsidP="00BD6C4F">
      <w:pPr>
        <w:rPr>
          <w:rtl/>
        </w:rPr>
      </w:pPr>
      <w:r w:rsidRPr="00C63571">
        <w:rPr>
          <w:rtl/>
        </w:rPr>
        <w:t xml:space="preserve">א"ל </w:t>
      </w:r>
      <w:r>
        <w:rPr>
          <w:rStyle w:val="2fb"/>
          <w:rFonts w:hint="cs"/>
          <w:rtl/>
          <w:rPrChange w:id="10043" w:author="מנוע אמוראים" w:date="2026-10-05T16:40:54Z">
            <w:rPr>
              <w:rFonts w:hint="cs"/>
              <w:rtl/>
            </w:rPr>
          </w:rPrChange>
        </w:rPr>
        <w:t xml:space="preserve">ראבדר</w:t>
      </w:r>
      <w:r>
        <w:rPr>
          <w:rStyle w:val="2fb"/>
          <w:rtl/>
          <w:rPrChange w:id="10044" w:author="מנוע אמוראים" w:date="2026-10-05T16:40:54Z">
            <w:rPr>
              <w:rtl/>
            </w:rPr>
          </w:rPrChange>
        </w:rPr>
        <w:t xml:space="preserve">"</w:t>
      </w:r>
      <w:r>
        <w:rPr>
          <w:rStyle w:val="2fb"/>
          <w:rFonts w:hint="cs"/>
          <w:rtl/>
          <w:rPrChange w:id="10045" w:author="מנוע אמוראים" w:date="2026-10-05T16:40:54Z">
            <w:rPr>
              <w:rFonts w:hint="cs"/>
              <w:rtl/>
            </w:rPr>
          </w:rPrChange>
        </w:rPr>
        <w:t xml:space="preserve">א</w:t>
      </w:r>
      <w:r w:rsidRPr="00C63571">
        <w:rPr>
          <w:rtl/>
        </w:rPr>
        <w:t xml:space="preserve">: מחטא מאי? א"ל: מחטא </w:t>
      </w:r>
      <w:r w:rsidRPr="00C63571">
        <w:rPr>
          <w:rFonts w:hint="cs"/>
          <w:rtl/>
        </w:rPr>
        <w:t>הוא נוקב וקורע, ולא חותך</w:t>
      </w:r>
      <w:r w:rsidRPr="00C63571">
        <w:rPr>
          <w:rtl/>
        </w:rPr>
        <w:t>.</w:t>
      </w:r>
    </w:p>
    <w:p w14:paraId="5509149B" w14:textId="7A5FCFA9" w:rsidR="0046556D" w:rsidRDefault="00BD6C4F" w:rsidP="00BD6C4F">
      <w:pPr>
        <w:ind w:left="850" w:hanging="850"/>
        <w:rPr>
          <w:rtl/>
        </w:rPr>
      </w:pPr>
      <w:r w:rsidRPr="00C63571">
        <w:rPr>
          <w:rFonts w:hint="cs"/>
          <w:rtl/>
        </w:rPr>
        <w:t>ומרצע הרצענין-  אפשר דנלמד מהך דתני</w:t>
      </w:r>
      <w:r w:rsidRPr="00A71A5E">
        <w:rPr>
          <w:rStyle w:val="afffff0"/>
          <w:rFonts w:hint="cs"/>
          <w:rtl/>
        </w:rPr>
        <w:t xml:space="preserve"> 'כל שהוא',</w:t>
      </w:r>
      <w:r w:rsidRPr="00C63571">
        <w:rPr>
          <w:rFonts w:hint="cs"/>
          <w:rtl/>
        </w:rPr>
        <w:t xml:space="preserve"> ומה דתני איזמל קמ</w:t>
      </w:r>
      <w:r>
        <w:rPr>
          <w:rtl/>
        </w:rPr>
        <w:t>"</w:t>
      </w:r>
      <w:r w:rsidRPr="00C63571">
        <w:rPr>
          <w:rFonts w:hint="cs"/>
          <w:rtl/>
        </w:rPr>
        <w:t xml:space="preserve">ל שלא נגזור אטו איזמל שיש לו קרניים </w:t>
      </w:r>
    </w:p>
    <w:p w14:paraId="58685586"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84" w:author="קלוד" w:date="2026-10-06T10:08:36Z"/>
        </w:rPr>
      </w:pPr>
      <w:ins w:id="20083" w:author="קלוד" w:date="2026-10-06T10:08:36Z">
        <w:r>
          <w:t xml:space="preserve">משנה ג</w:t>
        </w:r>
      </w:ins>
    </w:p>
    <w:p w14:paraId="35A5E001" w14:textId="77777777" w:rsidR="00BD6C4F" w:rsidRPr="00A55767" w:rsidRDefault="00BD6C4F" w:rsidP="00BD6C4F">
      <w:pPr>
        <w:pStyle w:val="afff9"/>
        <w:rPr>
          <w:del w:id="20048" w:author="קלוד" w:date="2026-10-06T10:14:23Z"/>
          <w:b/>
          <w:rtl/>
        </w:rPr>
      </w:pPr>
      <w:ins w:id="9822" w:author="מספור קטעי משנה" w:date="2026-10-06T06:45:19Z">
        <w:del w:id="20046" w:author="קלוד" w:date="2026-10-06T10:14:23Z">
          <w:r>
            <w:rPr>
              <w:rStyle w:val="MisparKeta"/>
            </w:rPr>
            <w:delText xml:space="preserve">ג. </w:delText>
          </w:r>
        </w:del>
      </w:ins>
      <w:del w:id="20047" w:author="קלוד" w:date="2026-10-06T10:14:23Z">
        <w:r w:rsidRPr="00A55767">
          <w:rPr>
            <w:b/>
            <w:rtl/>
          </w:rPr>
          <w:delText xml:space="preserve">מתני'.</w:delText>
        </w:r>
      </w:del>
    </w:p>
    <w:p w14:paraId="378F568A" w14:textId="77777777" w:rsidR="00BD6C4F" w:rsidRPr="00A55767" w:rsidRDefault="00BD6C4F" w:rsidP="00BD6C4F">
      <w:pPr>
        <w:pStyle w:val="afff9"/>
        <w:spacing w:before="120"/>
        <w:rPr>
          <w:b/>
          <w:rtl/>
        </w:rPr>
        <w:pPrChange w:id="90021" w:author="קלוד" w:date="2026-10-08T12:08:16Z">
          <w:pPr>
            <w:pStyle w:val="afff9"/>
          </w:pPr>
        </w:pPrChange>
      </w:pPr>
      <w:r w:rsidRPr="00A55767">
        <w:rPr>
          <w:b/>
          <w:rtl/>
        </w:rPr>
        <w:t>נפלה סכין ושחטה, אע"פ ששחטה כדרכה - פסולה, שנאמר: וזבחת</w:t>
      </w:r>
      <w:r w:rsidRPr="00A55767">
        <w:rPr>
          <w:rFonts w:hint="cs"/>
          <w:b/>
          <w:rtl/>
        </w:rPr>
        <w:t xml:space="preserve"> </w:t>
      </w:r>
      <w:r w:rsidRPr="00A55767">
        <w:rPr>
          <w:b/>
          <w:rtl/>
        </w:rPr>
        <w:t xml:space="preserve">ואכלת, מה שאתה זובח אתה אוכל: </w:t>
      </w:r>
    </w:p>
    <w:p w14:paraId="10F7AD40" w14:textId="77777777" w:rsidR="0046556D" w:rsidRDefault="00BD6C4F" w:rsidP="00BD6C4F">
      <w:pPr>
        <w:jc w:val="center"/>
        <w:rPr>
          <w:rtl/>
        </w:rPr>
      </w:pPr>
      <w:r>
        <w:rPr>
          <w:rFonts w:ascii="BA חניכי הישיבות" w:hAnsi="BA חניכי הישיבות" w:cs="BA חניכי הישיבות"/>
          <w:rtl/>
        </w:rPr>
        <w:t>׻</w:t>
      </w:r>
    </w:p>
    <w:p w14:paraId="08BE1DCF" w14:textId="77777777" w:rsidR="0046556D" w:rsidRDefault="00BD6C4F" w:rsidP="00BD6C4F">
      <w:pPr>
        <w:rPr>
          <w:rtl/>
        </w:rPr>
      </w:pPr>
      <w:r w:rsidRPr="00C63571">
        <w:rPr>
          <w:rtl/>
        </w:rPr>
        <w:t>טעמא דנפלה, הא הפילה הוא כשרה ואע</w:t>
      </w:r>
      <w:r>
        <w:rPr>
          <w:rtl/>
        </w:rPr>
        <w:t>"</w:t>
      </w:r>
      <w:r w:rsidRPr="00C63571">
        <w:rPr>
          <w:rtl/>
        </w:rPr>
        <w:t xml:space="preserve">ג דלא מכוין, מאן תנא דלא בעינן כוונה לשחיטה? </w:t>
      </w:r>
    </w:p>
    <w:p w14:paraId="008A5277" w14:textId="77777777" w:rsidR="0046556D" w:rsidRDefault="00BD6C4F" w:rsidP="00BD6C4F">
      <w:pPr>
        <w:rPr>
          <w:rtl/>
        </w:rPr>
      </w:pPr>
      <w:r w:rsidRPr="00C63571">
        <w:rPr>
          <w:rtl/>
        </w:rPr>
        <w:t>רבא: ר' נתן היא, דתני אושעיא זעירא דמן חבריא: זרק סכין לנועצה בכותל, והלכה ושחטה כדרכה - ר' נתן מכשיר, וחכמים פוסלים.</w:t>
      </w:r>
    </w:p>
    <w:p w14:paraId="558A3E8D" w14:textId="77777777" w:rsidR="0046556D" w:rsidRDefault="00BD6C4F" w:rsidP="00BD6C4F">
      <w:pPr>
        <w:rPr>
          <w:rtl/>
        </w:rPr>
      </w:pPr>
      <w:r w:rsidRPr="00C63571">
        <w:rPr>
          <w:rtl/>
        </w:rPr>
        <w:t>הוא תני לה, והוא אמר לה: הלכה כר' נתן.</w:t>
      </w:r>
    </w:p>
    <w:p w14:paraId="338E7E37" w14:textId="77777777" w:rsidR="0046556D" w:rsidRDefault="00BD6C4F" w:rsidP="00BD6C4F">
      <w:pPr>
        <w:rPr>
          <w:rtl/>
        </w:rPr>
      </w:pPr>
      <w:r w:rsidRPr="00C63571">
        <w:rPr>
          <w:rtl/>
        </w:rPr>
        <w:t>ו</w:t>
      </w:r>
      <w:r w:rsidRPr="00C63571">
        <w:rPr>
          <w:rFonts w:hint="cs"/>
          <w:rtl/>
        </w:rPr>
        <w:t>אפי' דכבר אמר רבא חדא זימנא ד</w:t>
      </w:r>
      <w:r w:rsidRPr="00C63571">
        <w:rPr>
          <w:rtl/>
        </w:rPr>
        <w:t>כולן ששחטו ואחרים רואין אותן - שחיטתן כשרה,</w:t>
      </w:r>
      <w:r>
        <w:rPr>
          <w:rFonts w:hint="cs"/>
          <w:rtl/>
        </w:rPr>
        <w:t xml:space="preserve"> דהיינו </w:t>
      </w:r>
      <w:r>
        <w:rPr>
          <w:rStyle w:val="2fb"/>
          <w:rFonts w:hint="cs"/>
          <w:rtl/>
          <w:rPrChange w:id="10046" w:author="מנוע אמוראים" w:date="2026-10-05T16:40:54Z">
            <w:rPr>
              <w:rFonts w:hint="cs"/>
              <w:rtl/>
            </w:rPr>
          </w:rPrChange>
        </w:rPr>
        <w:t xml:space="preserve">ר</w:t>
      </w:r>
      <w:r>
        <w:rPr>
          <w:rStyle w:val="2fb"/>
          <w:rtl/>
          <w:rPrChange w:id="10047" w:author="מנוע אמוראים" w:date="2026-10-05T16:40:54Z">
            <w:rPr>
              <w:rtl/>
            </w:rPr>
          </w:rPrChange>
        </w:rPr>
        <w:t xml:space="preserve">"</w:t>
      </w:r>
      <w:r>
        <w:rPr>
          <w:rStyle w:val="2fb"/>
          <w:rFonts w:hint="cs"/>
          <w:rtl/>
          <w:rPrChange w:id="10048" w:author="מנוע אמוראים" w:date="2026-10-05T16:40:54Z">
            <w:rPr>
              <w:rFonts w:hint="cs"/>
              <w:rtl/>
            </w:rPr>
          </w:rPrChange>
        </w:rPr>
        <w:t xml:space="preserve">נ</w:t>
      </w:r>
      <w:r w:rsidRPr="00C63571">
        <w:rPr>
          <w:rtl/>
        </w:rPr>
        <w:t xml:space="preserve"> </w:t>
      </w:r>
    </w:p>
    <w:p w14:paraId="7C8CE4DC" w14:textId="77777777" w:rsidR="0046556D" w:rsidRDefault="00BD6C4F" w:rsidP="00BD6C4F">
      <w:pPr>
        <w:rPr>
          <w:rtl/>
        </w:rPr>
      </w:pPr>
      <w:r w:rsidRPr="00C63571">
        <w:rPr>
          <w:rtl/>
        </w:rPr>
        <w:t>צריכא</w:t>
      </w:r>
      <w:r w:rsidRPr="00C63571">
        <w:rPr>
          <w:rFonts w:hint="cs"/>
          <w:rtl/>
        </w:rPr>
        <w:t xml:space="preserve"> הכא אפי' דלא מיכון לשום חתיכה בעולם והתם אפי' דלא אתי מכח בן דעת </w:t>
      </w:r>
    </w:p>
    <w:p w14:paraId="4434C6CE" w14:textId="77777777" w:rsidR="0046556D" w:rsidRDefault="0046556D" w:rsidP="00BD6C4F">
      <w:pPr>
        <w:rPr>
          <w:rtl/>
        </w:rPr>
      </w:pPr>
    </w:p>
    <w:p w14:paraId="37BBA27B" w14:textId="77777777" w:rsidR="0046556D" w:rsidRDefault="00BD6C4F" w:rsidP="00BD6C4F">
      <w:pPr>
        <w:rPr>
          <w:rtl/>
        </w:rPr>
      </w:pPr>
      <w:r>
        <w:rPr>
          <w:rtl/>
        </w:rPr>
        <w:t xml:space="preserve">• אתמר: נדה שנאנסה וטבלה </w:t>
      </w:r>
      <w:r>
        <w:rPr>
          <w:rStyle w:val="2fb"/>
          <w:rtl/>
          <w:rPrChange w:id="10049" w:author="מנוע אמוראים" w:date="2026-10-05T16:40:54Z">
            <w:rPr>
              <w:rtl/>
            </w:rPr>
          </w:rPrChange>
        </w:rPr>
        <w:t xml:space="preserve">א</w:t>
      </w:r>
      <w:r>
        <w:rPr>
          <w:rStyle w:val="2fb"/>
          <w:rFonts w:hint="cs"/>
          <w:rtl/>
          <w:rPrChange w:id="10050" w:author="מנוע אמוראים" w:date="2026-10-05T16:40:54Z">
            <w:rPr>
              <w:rFonts w:hint="cs"/>
              <w:rtl/>
            </w:rPr>
          </w:rPrChange>
        </w:rPr>
        <w:t xml:space="preserve">ריא</w:t>
      </w:r>
      <w:r>
        <w:rPr>
          <w:rStyle w:val="2fb"/>
          <w:rtl/>
          <w:rPrChange w:id="10051" w:author="מנוע אמוראים" w:date="2026-10-05T16:40:54Z">
            <w:rPr>
              <w:rtl/>
            </w:rPr>
          </w:rPrChange>
        </w:rPr>
        <w:t xml:space="preserve">"</w:t>
      </w:r>
      <w:r>
        <w:rPr>
          <w:rStyle w:val="2fb"/>
          <w:rFonts w:hint="cs"/>
          <w:rtl/>
          <w:rPrChange w:id="10052" w:author="מנוע אמוראים" w:date="2026-10-05T16:40:54Z">
            <w:rPr>
              <w:rFonts w:hint="cs"/>
              <w:rtl/>
            </w:rPr>
          </w:rPrChange>
        </w:rPr>
        <w:t xml:space="preserve">ר</w:t>
      </w:r>
      <w:r>
        <w:rPr>
          <w:rFonts w:hint="cs"/>
          <w:rtl/>
        </w:rPr>
        <w:t xml:space="preserve">: </w:t>
      </w:r>
      <w:r w:rsidRPr="00C63571">
        <w:rPr>
          <w:rtl/>
        </w:rPr>
        <w:t xml:space="preserve">טהורה לביתה ואסורה לאכול בתרומה, </w:t>
      </w:r>
      <w:r>
        <w:rPr>
          <w:rStyle w:val="2fb"/>
          <w:rFonts w:hint="cs"/>
          <w:rtl/>
          <w:rPrChange w:id="10053" w:author="מנוע אמוראים" w:date="2026-10-05T16:40:54Z">
            <w:rPr>
              <w:rFonts w:hint="cs"/>
              <w:rtl/>
            </w:rPr>
          </w:rPrChange>
        </w:rPr>
        <w:t xml:space="preserve">ורי</w:t>
      </w:r>
      <w:r>
        <w:rPr>
          <w:rStyle w:val="2fb"/>
          <w:rtl/>
          <w:rPrChange w:id="10054" w:author="מנוע אמוראים" w:date="2026-10-05T16:40:54Z">
            <w:rPr>
              <w:rtl/>
            </w:rPr>
          </w:rPrChange>
        </w:rPr>
        <w:t xml:space="preserve">"</w:t>
      </w:r>
      <w:r>
        <w:rPr>
          <w:rStyle w:val="2fb"/>
          <w:rFonts w:hint="cs"/>
          <w:rtl/>
          <w:rPrChange w:id="10055" w:author="מנוע אמוראים" w:date="2026-10-05T16:40:54Z">
            <w:rPr>
              <w:rFonts w:hint="cs"/>
              <w:rtl/>
            </w:rPr>
          </w:rPrChange>
        </w:rPr>
        <w:t xml:space="preserve">ו</w:t>
      </w:r>
      <w:r w:rsidRPr="00C63571">
        <w:rPr>
          <w:rtl/>
        </w:rPr>
        <w:t>: אף לביתה לא טהרה.</w:t>
      </w:r>
    </w:p>
    <w:p w14:paraId="345513C3" w14:textId="77777777" w:rsidR="0046556D" w:rsidRDefault="00BD6C4F" w:rsidP="00BD6C4F">
      <w:pPr>
        <w:rPr>
          <w:rtl/>
        </w:rPr>
      </w:pPr>
      <w:r>
        <w:rPr>
          <w:rtl/>
        </w:rPr>
        <w:t xml:space="preserve">א"ל רבא </w:t>
      </w:r>
      <w:r>
        <w:rPr>
          <w:rStyle w:val="2fb"/>
          <w:rtl/>
          <w:rPrChange w:id="10056" w:author="מנוע אמוראים" w:date="2026-10-05T16:40:54Z">
            <w:rPr>
              <w:rtl/>
            </w:rPr>
          </w:rPrChange>
        </w:rPr>
        <w:t xml:space="preserve">לר"נ</w:t>
      </w:r>
      <w:r>
        <w:rPr>
          <w:rtl/>
        </w:rPr>
        <w:t xml:space="preserve">, לרב דאמר: טהורה לביתה ואסורה לאכול בתרומה, עון כרת הותרה, איסור מיתה מיבעיא? א"ל: בעלה חולין הוא, וחולין לא בעי כוונה.</w:t>
      </w:r>
    </w:p>
    <w:p w14:paraId="3EE3F9D4" w14:textId="77777777" w:rsidR="0046556D" w:rsidRDefault="0046556D" w:rsidP="00BD6C4F">
      <w:pPr>
        <w:rPr>
          <w:rtl/>
        </w:rPr>
      </w:pPr>
    </w:p>
    <w:p w14:paraId="4AF419A0" w14:textId="77777777" w:rsidR="0046556D" w:rsidRDefault="00BD6C4F" w:rsidP="00BD6C4F">
      <w:pPr>
        <w:rPr>
          <w:rtl/>
        </w:rPr>
      </w:pPr>
      <w:r w:rsidRPr="00C63571">
        <w:rPr>
          <w:rtl/>
        </w:rPr>
        <w:t>ומנא תימרא? דתנן: גל שנתלש ובו ארבעים סאה, ונפל על האדם ועל הכלים - טהורין;</w:t>
      </w:r>
    </w:p>
    <w:p w14:paraId="1187E047" w14:textId="77777777" w:rsidR="0046556D" w:rsidRDefault="00BD6C4F" w:rsidP="00BD6C4F">
      <w:pPr>
        <w:rPr>
          <w:rtl/>
        </w:rPr>
      </w:pPr>
      <w:r w:rsidRPr="00C63571">
        <w:rPr>
          <w:rtl/>
        </w:rPr>
        <w:t>מאי לאו אדם דומיא דכלים</w:t>
      </w:r>
      <w:r w:rsidRPr="00C63571">
        <w:rPr>
          <w:rFonts w:hint="cs"/>
          <w:rtl/>
        </w:rPr>
        <w:t xml:space="preserve"> דלא מיכווני </w:t>
      </w:r>
    </w:p>
    <w:p w14:paraId="24B3AC68" w14:textId="77777777" w:rsidR="00BD6C4F" w:rsidRPr="00A55767" w:rsidRDefault="00BD6C4F" w:rsidP="00F07436">
      <w:pPr>
        <w:pStyle w:val="afff3"/>
        <w:framePr w:wrap="around"/>
        <w:rPr>
          <w:rtl/>
        </w:rPr>
      </w:pPr>
      <w:r w:rsidRPr="00A55767">
        <w:rPr>
          <w:rFonts w:hint="cs"/>
          <w:rtl/>
        </w:rPr>
        <w:t>לא:</w:t>
      </w:r>
    </w:p>
    <w:p w14:paraId="1BE9D67E" w14:textId="77777777" w:rsidR="0046556D" w:rsidRDefault="00BD6C4F" w:rsidP="00BD6C4F">
      <w:pPr>
        <w:rPr>
          <w:rtl/>
        </w:rPr>
      </w:pPr>
      <w:r w:rsidRPr="00C63571">
        <w:rPr>
          <w:rtl/>
        </w:rPr>
        <w:t>דלמא ביושב ומצפה עסקינן אימתי יתלש הגל, וכלים דומיא דאדם</w:t>
      </w:r>
      <w:r w:rsidRPr="00C63571">
        <w:rPr>
          <w:rFonts w:hint="cs"/>
          <w:rtl/>
        </w:rPr>
        <w:t xml:space="preserve"> דבעי כוונה</w:t>
      </w:r>
    </w:p>
    <w:p w14:paraId="74D668E7" w14:textId="77777777" w:rsidR="0046556D" w:rsidRDefault="00BD6C4F" w:rsidP="00BD6C4F">
      <w:pPr>
        <w:rPr>
          <w:rtl/>
        </w:rPr>
      </w:pPr>
      <w:r w:rsidRPr="00C63571">
        <w:rPr>
          <w:rFonts w:hint="cs"/>
          <w:rtl/>
        </w:rPr>
        <w:t>וקמ</w:t>
      </w:r>
      <w:r>
        <w:rPr>
          <w:rtl/>
        </w:rPr>
        <w:t>"</w:t>
      </w:r>
      <w:r w:rsidRPr="00C63571">
        <w:rPr>
          <w:rFonts w:hint="cs"/>
          <w:rtl/>
        </w:rPr>
        <w:t>ל דלא גזרינן משום חרדלית של גשמים או ראשין אטו כיפין</w:t>
      </w:r>
    </w:p>
    <w:p w14:paraId="60834A8C" w14:textId="77777777" w:rsidR="0046556D" w:rsidRDefault="0046556D" w:rsidP="00BD6C4F">
      <w:pPr>
        <w:rPr>
          <w:rtl/>
        </w:rPr>
      </w:pPr>
    </w:p>
    <w:p w14:paraId="27CFB49A" w14:textId="77777777" w:rsidR="0046556D" w:rsidRDefault="00BD6C4F" w:rsidP="00BD6C4F">
      <w:pPr>
        <w:rPr>
          <w:rtl/>
        </w:rPr>
      </w:pPr>
      <w:r w:rsidRPr="00C63571">
        <w:rPr>
          <w:rtl/>
        </w:rPr>
        <w:t>ומנא תימרא דלא מטבלינן בכיפין? דתנן: מטבילין בראשין ואין מטבילין בכיפין, שאין מטבילין באויר.</w:t>
      </w:r>
    </w:p>
    <w:p w14:paraId="66504651" w14:textId="77777777" w:rsidR="0046556D" w:rsidRDefault="00BD6C4F" w:rsidP="00BD6C4F">
      <w:pPr>
        <w:rPr>
          <w:rtl/>
        </w:rPr>
      </w:pPr>
      <w:r w:rsidRPr="00C63571">
        <w:rPr>
          <w:rtl/>
        </w:rPr>
        <w:t xml:space="preserve">אלא חולין דלא בעי כוונה </w:t>
      </w:r>
      <w:r w:rsidRPr="00C63571">
        <w:rPr>
          <w:rFonts w:hint="cs"/>
          <w:rtl/>
        </w:rPr>
        <w:t>מ</w:t>
      </w:r>
      <w:r w:rsidRPr="00C63571">
        <w:rPr>
          <w:rtl/>
        </w:rPr>
        <w:t>דתנן: פירות שנפלו לתוך אמת המים ופשט מי שידיו טמאות ונטלן ידיו טהורות ופירות אינן בכי יותן, ואם בשביל שיודחו - ידיו טהורות ופירות בכי יותן.</w:t>
      </w:r>
    </w:p>
    <w:p w14:paraId="30A6917B" w14:textId="77777777" w:rsidR="0046556D" w:rsidRDefault="00BD6C4F" w:rsidP="00BD6C4F">
      <w:pPr>
        <w:rPr>
          <w:rtl/>
        </w:rPr>
      </w:pPr>
      <w:r w:rsidRPr="00C63571">
        <w:rPr>
          <w:rtl/>
        </w:rPr>
        <w:t>• איתיביה רבא לרב נחמן: טבל לחולין והוחזק לחולין - אסור למעשר;</w:t>
      </w:r>
    </w:p>
    <w:p w14:paraId="0127DF6C" w14:textId="77777777" w:rsidR="0046556D" w:rsidRDefault="000828F8" w:rsidP="00C62948">
      <w:pPr>
        <w:pStyle w:val="affffb"/>
        <w:rPr>
          <w:rtl/>
        </w:rPr>
      </w:pPr>
      <w:r>
        <w:rPr>
          <w:rtl/>
        </w:rPr>
        <w:t xml:space="preserve">- </w:t>
      </w:r>
      <w:r w:rsidR="00BD6C4F" w:rsidRPr="00C63571">
        <w:rPr>
          <w:rtl/>
        </w:rPr>
        <w:t>ה</w:t>
      </w:r>
      <w:r w:rsidR="00BD6C4F">
        <w:rPr>
          <w:rtl/>
        </w:rPr>
        <w:t>"</w:t>
      </w:r>
      <w:r w:rsidR="00BD6C4F" w:rsidRPr="00C63571">
        <w:rPr>
          <w:rFonts w:hint="cs"/>
          <w:rtl/>
        </w:rPr>
        <w:t>ק</w:t>
      </w:r>
      <w:r w:rsidR="00BD6C4F" w:rsidRPr="00C63571">
        <w:rPr>
          <w:rtl/>
        </w:rPr>
        <w:t>: אע</w:t>
      </w:r>
      <w:r w:rsidR="00BD6C4F">
        <w:rPr>
          <w:rtl/>
        </w:rPr>
        <w:t>"</w:t>
      </w:r>
      <w:r w:rsidR="00BD6C4F" w:rsidRPr="00C63571">
        <w:rPr>
          <w:rtl/>
        </w:rPr>
        <w:t>פ שהוחזק לחולין - אסור למעשר.</w:t>
      </w:r>
    </w:p>
    <w:p w14:paraId="71B2ED80" w14:textId="77777777" w:rsidR="0046556D" w:rsidRDefault="0046556D" w:rsidP="00BD6C4F">
      <w:pPr>
        <w:rPr>
          <w:rtl/>
        </w:rPr>
      </w:pPr>
    </w:p>
    <w:p w14:paraId="784E3B56" w14:textId="77777777" w:rsidR="0046556D" w:rsidRDefault="00BD6C4F" w:rsidP="00BD6C4F">
      <w:pPr>
        <w:rPr>
          <w:rtl/>
        </w:rPr>
      </w:pPr>
      <w:r w:rsidRPr="00C63571">
        <w:rPr>
          <w:rFonts w:hint="cs"/>
          <w:rtl/>
        </w:rPr>
        <w:lastRenderedPageBreak/>
        <w:t>והך דט</w:t>
      </w:r>
      <w:r w:rsidRPr="00C63571">
        <w:rPr>
          <w:rtl/>
        </w:rPr>
        <w:t>בל ולא הוחזק - כאילו לא טבל</w:t>
      </w:r>
      <w:r w:rsidRPr="00C63571">
        <w:rPr>
          <w:rFonts w:hint="cs"/>
          <w:rtl/>
        </w:rPr>
        <w:t xml:space="preserve">  היינו למעשר אבל טבל לחולין </w:t>
      </w:r>
    </w:p>
    <w:p w14:paraId="6C4756F0" w14:textId="77777777" w:rsidR="0046556D" w:rsidRDefault="00BD6C4F" w:rsidP="00BD6C4F">
      <w:pPr>
        <w:rPr>
          <w:rtl/>
        </w:rPr>
      </w:pPr>
      <w:r w:rsidRPr="00C63571">
        <w:rPr>
          <w:rtl/>
        </w:rPr>
        <w:t xml:space="preserve">הוא סבר </w:t>
      </w:r>
      <w:r w:rsidRPr="00C63571">
        <w:rPr>
          <w:rFonts w:hint="cs"/>
          <w:rtl/>
        </w:rPr>
        <w:t>דמ</w:t>
      </w:r>
      <w:r w:rsidRPr="00C63571">
        <w:rPr>
          <w:rtl/>
        </w:rPr>
        <w:t>דחי ליה, נפק דק ואשכח, דתניא: טבל ולא הוחזק - מותר לחולין ואסור למעשר.</w:t>
      </w:r>
    </w:p>
    <w:p w14:paraId="07DF2968" w14:textId="77777777" w:rsidR="0046556D" w:rsidRDefault="00BD6C4F" w:rsidP="00BD6C4F">
      <w:pPr>
        <w:rPr>
          <w:rtl/>
        </w:rPr>
      </w:pPr>
      <w:r>
        <w:rPr>
          <w:rtl/>
        </w:rPr>
        <w:t xml:space="preserve">• א"ל אביי לרב יוסף: לימא תיהוי תיובתא </w:t>
      </w:r>
      <w:r>
        <w:rPr>
          <w:rStyle w:val="2fb"/>
          <w:rtl/>
          <w:rPrChange w:id="10057" w:author="מנוע אמוראים" w:date="2026-10-05T16:40:54Z">
            <w:rPr>
              <w:rtl/>
            </w:rPr>
          </w:rPrChange>
        </w:rPr>
        <w:t xml:space="preserve">ד</w:t>
      </w:r>
      <w:r>
        <w:rPr>
          <w:rStyle w:val="2fb"/>
          <w:rtl/>
          <w:rPrChange w:id="10058" w:author="מנוע אמוראים" w:date="2026-10-05T16:40:54Z">
            <w:rPr>
              <w:rtl/>
            </w:rPr>
          </w:rPrChange>
        </w:rPr>
        <w:t xml:space="preserve">רי"ו</w:t>
      </w:r>
      <w:r w:rsidRPr="00C63571">
        <w:rPr>
          <w:rtl/>
        </w:rPr>
        <w:t xml:space="preserve"> מהא!</w:t>
      </w:r>
    </w:p>
    <w:p w14:paraId="174423C5" w14:textId="77777777" w:rsidR="0046556D" w:rsidRDefault="00BD6C4F" w:rsidP="00BD6C4F">
      <w:pPr>
        <w:rPr>
          <w:rtl/>
        </w:rPr>
      </w:pPr>
      <w:r>
        <w:rPr>
          <w:rtl/>
        </w:rPr>
        <w:t xml:space="preserve">א"ל: </w:t>
      </w:r>
      <w:r>
        <w:rPr>
          <w:rStyle w:val="2fb"/>
          <w:rtl/>
          <w:rPrChange w:id="10059" w:author="מנוע אמוראים" w:date="2026-10-05T16:40:54Z">
            <w:rPr>
              <w:rtl/>
            </w:rPr>
          </w:rPrChange>
        </w:rPr>
        <w:t xml:space="preserve">ר</w:t>
      </w:r>
      <w:r>
        <w:rPr>
          <w:rStyle w:val="2fb"/>
          <w:rFonts w:hint="cs"/>
          <w:rtl/>
          <w:rPrChange w:id="10060" w:author="מנוע אמוראים" w:date="2026-10-05T16:40:54Z">
            <w:rPr>
              <w:rFonts w:hint="cs"/>
              <w:rtl/>
            </w:rPr>
          </w:rPrChange>
        </w:rPr>
        <w:t xml:space="preserve">י</w:t>
      </w:r>
      <w:r>
        <w:rPr>
          <w:rStyle w:val="2fb"/>
          <w:rtl/>
          <w:rPrChange w:id="10061" w:author="מנוע אמוראים" w:date="2026-10-05T16:40:54Z">
            <w:rPr>
              <w:rtl/>
            </w:rPr>
          </w:rPrChange>
        </w:rPr>
        <w:t xml:space="preserve">"</w:t>
      </w:r>
      <w:r>
        <w:rPr>
          <w:rStyle w:val="2fb"/>
          <w:rFonts w:hint="cs"/>
          <w:rtl/>
          <w:rPrChange w:id="10062" w:author="מנוע אמוראים" w:date="2026-10-05T16:40:54Z">
            <w:rPr>
              <w:rFonts w:hint="cs"/>
              <w:rtl/>
            </w:rPr>
          </w:rPrChange>
        </w:rPr>
        <w:t xml:space="preserve">ו</w:t>
      </w:r>
      <w:r>
        <w:rPr>
          <w:rFonts w:hint="cs"/>
          <w:rtl/>
        </w:rPr>
        <w:t xml:space="preserve"> אמר </w:t>
      </w:r>
      <w:r>
        <w:rPr>
          <w:rStyle w:val="2fb"/>
          <w:rFonts w:hint="cs"/>
          <w:rtl/>
          <w:rPrChange w:id="10063" w:author="מנוע אמוראים" w:date="2026-10-05T16:40:54Z">
            <w:rPr>
              <w:rFonts w:hint="cs"/>
              <w:rtl/>
            </w:rPr>
          </w:rPrChange>
        </w:rPr>
        <w:t xml:space="preserve">כריוב</w:t>
      </w:r>
      <w:r>
        <w:rPr>
          <w:rStyle w:val="2fb"/>
          <w:rtl/>
          <w:rPrChange w:id="10064" w:author="מנוע אמוראים" w:date="2026-10-05T16:40:54Z">
            <w:rPr>
              <w:rtl/>
            </w:rPr>
          </w:rPrChange>
        </w:rPr>
        <w:t xml:space="preserve">"</w:t>
      </w:r>
      <w:r>
        <w:rPr>
          <w:rStyle w:val="2fb"/>
          <w:rFonts w:hint="cs"/>
          <w:rtl/>
          <w:rPrChange w:id="10065" w:author="מנוע אמוראים" w:date="2026-10-05T16:40:54Z">
            <w:rPr>
              <w:rFonts w:hint="cs"/>
              <w:rtl/>
            </w:rPr>
          </w:rPrChange>
        </w:rPr>
        <w:t xml:space="preserve">י</w:t>
      </w:r>
      <w:r>
        <w:rPr>
          <w:rFonts w:hint="cs"/>
          <w:rtl/>
        </w:rPr>
        <w:t xml:space="preserve"> </w:t>
      </w:r>
      <w:r w:rsidRPr="00664445">
        <w:rPr>
          <w:rStyle w:val="afffff0"/>
          <w:rFonts w:hint="cs"/>
          <w:rtl/>
        </w:rPr>
        <w:t>ד'</w:t>
      </w:r>
      <w:r w:rsidRPr="00664445">
        <w:rPr>
          <w:rStyle w:val="afffff0"/>
          <w:rtl/>
        </w:rPr>
        <w:t>וכובס</w:t>
      </w:r>
      <w:r w:rsidRPr="00664445">
        <w:rPr>
          <w:rStyle w:val="afffff0"/>
          <w:rFonts w:hint="cs"/>
          <w:rtl/>
        </w:rPr>
        <w:t>'</w:t>
      </w:r>
      <w:r w:rsidRPr="00664445">
        <w:rPr>
          <w:rStyle w:val="afffff0"/>
          <w:rtl/>
        </w:rPr>
        <w:t xml:space="preserve"> </w:t>
      </w:r>
      <w:r w:rsidRPr="00A71A5E">
        <w:rPr>
          <w:rStyle w:val="afffff0"/>
          <w:rFonts w:hint="cs"/>
          <w:rtl/>
        </w:rPr>
        <w:t xml:space="preserve"> 'שנית' </w:t>
      </w:r>
      <w:r w:rsidRPr="00C63571">
        <w:rPr>
          <w:rtl/>
        </w:rPr>
        <w:t xml:space="preserve">מקיש תכבוסת שניה לתכבוסת ראשונה, </w:t>
      </w:r>
      <w:r w:rsidRPr="00C63571">
        <w:rPr>
          <w:rFonts w:hint="cs"/>
          <w:rtl/>
        </w:rPr>
        <w:t>ד</w:t>
      </w:r>
      <w:r w:rsidRPr="00C63571">
        <w:rPr>
          <w:rtl/>
        </w:rPr>
        <w:t>לדעת;</w:t>
      </w:r>
    </w:p>
    <w:p w14:paraId="2C1CFDC1" w14:textId="77777777" w:rsidR="0046556D" w:rsidRDefault="00BD6C4F" w:rsidP="00BD6C4F">
      <w:pPr>
        <w:rPr>
          <w:rtl/>
        </w:rPr>
      </w:pPr>
      <w:r w:rsidRPr="00C63571">
        <w:rPr>
          <w:rtl/>
        </w:rPr>
        <w:t>אי מה להלן בעינן דעת כהן, אף כאן בעינן דעת כהן? ת"ל:</w:t>
      </w:r>
      <w:r w:rsidRPr="00A71A5E">
        <w:rPr>
          <w:rStyle w:val="afffff0"/>
          <w:rtl/>
        </w:rPr>
        <w:t xml:space="preserve"> 'וטהר</w:t>
      </w:r>
      <w:r w:rsidRPr="00A71A5E">
        <w:rPr>
          <w:rStyle w:val="afffff0"/>
          <w:rFonts w:hint="cs"/>
          <w:rtl/>
        </w:rPr>
        <w:t>'</w:t>
      </w:r>
      <w:r w:rsidRPr="00A71A5E">
        <w:rPr>
          <w:rStyle w:val="afffff0"/>
          <w:rtl/>
        </w:rPr>
        <w:t>,</w:t>
      </w:r>
      <w:r w:rsidRPr="00C63571">
        <w:rPr>
          <w:rtl/>
        </w:rPr>
        <w:t xml:space="preserve"> מכל מקום.</w:t>
      </w:r>
    </w:p>
    <w:p w14:paraId="6F3FB000" w14:textId="77777777" w:rsidR="0046556D" w:rsidRDefault="00BD6C4F" w:rsidP="00BD6C4F">
      <w:pPr>
        <w:rPr>
          <w:rtl/>
        </w:rPr>
      </w:pPr>
      <w:r w:rsidRPr="00C63571">
        <w:rPr>
          <w:rtl/>
        </w:rPr>
        <w:t xml:space="preserve">מתקיף </w:t>
      </w:r>
      <w:r>
        <w:rPr>
          <w:rStyle w:val="2fb"/>
          <w:rFonts w:hint="cs"/>
          <w:rtl/>
          <w:rPrChange w:id="10066" w:author="מנוע אמוראים" w:date="2026-10-05T16:40:54Z">
            <w:rPr>
              <w:rFonts w:hint="cs"/>
              <w:rtl/>
            </w:rPr>
          </w:rPrChange>
        </w:rPr>
        <w:t xml:space="preserve">רשב</w:t>
      </w:r>
      <w:r>
        <w:rPr>
          <w:rStyle w:val="2fb"/>
          <w:rtl/>
          <w:rPrChange w:id="10067" w:author="מנוע אמוראים" w:date="2026-10-05T16:40:54Z">
            <w:rPr>
              <w:rtl/>
            </w:rPr>
          </w:rPrChange>
        </w:rPr>
        <w:t xml:space="preserve">"</w:t>
      </w:r>
      <w:r>
        <w:rPr>
          <w:rStyle w:val="2fb"/>
          <w:rFonts w:hint="cs"/>
          <w:rtl/>
          <w:rPrChange w:id="10068" w:author="מנוע אמוראים" w:date="2026-10-05T16:40:54Z">
            <w:rPr>
              <w:rFonts w:hint="cs"/>
              <w:rtl/>
            </w:rPr>
          </w:rPrChange>
        </w:rPr>
        <w:t xml:space="preserve">א</w:t>
      </w:r>
      <w:r w:rsidRPr="00C63571">
        <w:rPr>
          <w:rtl/>
        </w:rPr>
        <w:t xml:space="preserve">: </w:t>
      </w:r>
      <w:r>
        <w:rPr>
          <w:rFonts w:hint="cs"/>
          <w:rtl/>
        </w:rPr>
        <w:t xml:space="preserve">דמי </w:t>
      </w:r>
      <w:r>
        <w:rPr>
          <w:rStyle w:val="2fb"/>
          <w:rFonts w:hint="cs"/>
          <w:rtl/>
          <w:rPrChange w:id="10069" w:author="מנוע אמוראים" w:date="2026-10-05T16:40:54Z">
            <w:rPr>
              <w:rFonts w:hint="cs"/>
              <w:rtl/>
            </w:rPr>
          </w:rPrChange>
        </w:rPr>
        <w:t xml:space="preserve">ארי</w:t>
      </w:r>
      <w:r>
        <w:rPr>
          <w:rStyle w:val="2fb"/>
          <w:rtl/>
          <w:rPrChange w:id="10070" w:author="מנוע אמוראים" w:date="2026-10-05T16:40:54Z">
            <w:rPr>
              <w:rtl/>
            </w:rPr>
          </w:rPrChange>
        </w:rPr>
        <w:t xml:space="preserve">"</w:t>
      </w:r>
      <w:r>
        <w:rPr>
          <w:rStyle w:val="2fb"/>
          <w:rFonts w:hint="cs"/>
          <w:rtl/>
          <w:rPrChange w:id="10071" w:author="מנוע אמוראים" w:date="2026-10-05T16:40:54Z">
            <w:rPr>
              <w:rFonts w:hint="cs"/>
              <w:rtl/>
            </w:rPr>
          </w:rPrChange>
        </w:rPr>
        <w:t xml:space="preserve">ו</w:t>
      </w:r>
      <w:r>
        <w:rPr>
          <w:rFonts w:hint="cs"/>
          <w:rtl/>
        </w:rPr>
        <w:t xml:space="preserve"> הכי</w:t>
      </w:r>
      <w:r w:rsidRPr="00C63571">
        <w:rPr>
          <w:rtl/>
        </w:rPr>
        <w:t>: הלכה כסתם משנה, ותנן: נפלה סכין ושחטה, אע</w:t>
      </w:r>
      <w:r>
        <w:rPr>
          <w:rtl/>
        </w:rPr>
        <w:t>"</w:t>
      </w:r>
      <w:r w:rsidRPr="00C63571">
        <w:rPr>
          <w:rtl/>
        </w:rPr>
        <w:t>פ ששחטה כדרכה - פסולה;</w:t>
      </w:r>
    </w:p>
    <w:p w14:paraId="794FD680" w14:textId="77777777" w:rsidR="0046556D" w:rsidRDefault="00BD6C4F" w:rsidP="00BD6C4F">
      <w:pPr>
        <w:rPr>
          <w:rtl/>
        </w:rPr>
      </w:pPr>
      <w:r w:rsidRPr="00C63571">
        <w:rPr>
          <w:rtl/>
        </w:rPr>
        <w:t>והוינן בה: טעמא דנפלה, הא הפילה הוא - כשרה ואע</w:t>
      </w:r>
      <w:r>
        <w:rPr>
          <w:rtl/>
        </w:rPr>
        <w:t>"</w:t>
      </w:r>
      <w:r w:rsidRPr="00C63571">
        <w:rPr>
          <w:rtl/>
        </w:rPr>
        <w:t>ג דלא מיכוין!</w:t>
      </w:r>
    </w:p>
    <w:p w14:paraId="06E4D8ED" w14:textId="77777777" w:rsidR="0046556D" w:rsidRDefault="00BD6C4F" w:rsidP="00BD6C4F">
      <w:pPr>
        <w:rPr>
          <w:rtl/>
        </w:rPr>
      </w:pPr>
      <w:r w:rsidRPr="00C63571">
        <w:rPr>
          <w:rtl/>
        </w:rPr>
        <w:t xml:space="preserve">ואמרינן: מאן תנא דלא בעי כוונה לשחיטה? </w:t>
      </w:r>
      <w:r w:rsidRPr="00C63571">
        <w:rPr>
          <w:rFonts w:hint="cs"/>
          <w:rtl/>
        </w:rPr>
        <w:t>-</w:t>
      </w:r>
      <w:r w:rsidRPr="00C63571">
        <w:rPr>
          <w:rtl/>
        </w:rPr>
        <w:t xml:space="preserve"> רבא: רבי נתן היא!</w:t>
      </w:r>
    </w:p>
    <w:p w14:paraId="1462A948" w14:textId="77777777" w:rsidR="0046556D" w:rsidRDefault="0046556D" w:rsidP="00BD6C4F">
      <w:pPr>
        <w:rPr>
          <w:rtl/>
        </w:rPr>
      </w:pPr>
    </w:p>
    <w:p w14:paraId="2804F6F0" w14:textId="77777777" w:rsidR="0046556D" w:rsidRDefault="00BD6C4F" w:rsidP="00BD6C4F">
      <w:pPr>
        <w:rPr>
          <w:rtl/>
        </w:rPr>
      </w:pPr>
      <w:r w:rsidRPr="00C63571">
        <w:rPr>
          <w:rtl/>
        </w:rPr>
        <w:t>בשחיטה אפילו רבי יונתן בן יוסף, מדגלי רחמנא מתעסק בקדשים פסול, מכלל דחולין</w:t>
      </w:r>
      <w:r w:rsidRPr="00C63571">
        <w:rPr>
          <w:rFonts w:hint="cs"/>
          <w:rtl/>
        </w:rPr>
        <w:t xml:space="preserve"> א</w:t>
      </w:r>
      <w:r>
        <w:rPr>
          <w:rtl/>
        </w:rPr>
        <w:t>"</w:t>
      </w:r>
      <w:r w:rsidRPr="00C63571">
        <w:rPr>
          <w:rFonts w:hint="cs"/>
          <w:rtl/>
        </w:rPr>
        <w:t>צ</w:t>
      </w:r>
      <w:r w:rsidRPr="00C63571">
        <w:rPr>
          <w:rtl/>
        </w:rPr>
        <w:t xml:space="preserve"> כוונה.</w:t>
      </w:r>
    </w:p>
    <w:p w14:paraId="61822F79" w14:textId="77777777" w:rsidR="0046556D" w:rsidRDefault="00BD6C4F" w:rsidP="00BD6C4F">
      <w:pPr>
        <w:rPr>
          <w:rtl/>
        </w:rPr>
      </w:pPr>
      <w:r w:rsidRPr="00C63571">
        <w:rPr>
          <w:rtl/>
        </w:rPr>
        <w:t>ורבנן? נהי דלא בעינן כוונה לזביחה, לחתיכה בעינן.</w:t>
      </w:r>
    </w:p>
    <w:p w14:paraId="5A643070" w14:textId="77777777" w:rsidR="0046556D" w:rsidRDefault="000828F8" w:rsidP="00C62948">
      <w:pPr>
        <w:pStyle w:val="affffb"/>
        <w:rPr>
          <w:rtl/>
        </w:rPr>
      </w:pPr>
      <w:r>
        <w:rPr>
          <w:rtl/>
        </w:rPr>
        <w:t xml:space="preserve">- </w:t>
      </w:r>
      <w:r w:rsidR="00BD6C4F" w:rsidRPr="00C63571">
        <w:rPr>
          <w:rtl/>
        </w:rPr>
        <w:t xml:space="preserve">רבא: בהא זכנהו רבי נתן לרבנן, </w:t>
      </w:r>
      <w:r w:rsidR="00BD6C4F" w:rsidRPr="00C63571">
        <w:rPr>
          <w:rFonts w:hint="cs"/>
          <w:rtl/>
        </w:rPr>
        <w:t>דלא כתיב</w:t>
      </w:r>
      <w:r w:rsidR="00BD6C4F" w:rsidRPr="00A71A5E">
        <w:rPr>
          <w:rStyle w:val="afffff0"/>
          <w:rtl/>
        </w:rPr>
        <w:t xml:space="preserve"> </w:t>
      </w:r>
      <w:r w:rsidR="00BD6C4F" w:rsidRPr="00A71A5E">
        <w:rPr>
          <w:rStyle w:val="afffff0"/>
          <w:rFonts w:hint="cs"/>
          <w:rtl/>
        </w:rPr>
        <w:t>'</w:t>
      </w:r>
      <w:r w:rsidR="00BD6C4F" w:rsidRPr="00A71A5E">
        <w:rPr>
          <w:rStyle w:val="afffff0"/>
          <w:rtl/>
        </w:rPr>
        <w:t>וחתכת</w:t>
      </w:r>
      <w:r w:rsidR="00BD6C4F" w:rsidRPr="00A71A5E">
        <w:rPr>
          <w:rStyle w:val="afffff0"/>
          <w:rFonts w:hint="cs"/>
          <w:rtl/>
        </w:rPr>
        <w:t>'</w:t>
      </w:r>
      <w:r w:rsidR="00BD6C4F" w:rsidRPr="00A71A5E">
        <w:rPr>
          <w:rStyle w:val="afffff0"/>
          <w:rtl/>
        </w:rPr>
        <w:t xml:space="preserve"> </w:t>
      </w:r>
      <w:r w:rsidR="00BD6C4F" w:rsidRPr="00C63571">
        <w:rPr>
          <w:rFonts w:hint="cs"/>
          <w:rtl/>
        </w:rPr>
        <w:t xml:space="preserve">אלא </w:t>
      </w:r>
      <w:r w:rsidR="00BD6C4F" w:rsidRPr="00C63571">
        <w:rPr>
          <w:rtl/>
        </w:rPr>
        <w:t xml:space="preserve">וזבחת, </w:t>
      </w:r>
    </w:p>
    <w:p w14:paraId="50A31FB7" w14:textId="77777777" w:rsidR="0046556D" w:rsidRDefault="00BD6C4F" w:rsidP="00BD6C4F">
      <w:pPr>
        <w:rPr>
          <w:rtl/>
        </w:rPr>
      </w:pPr>
      <w:r w:rsidRPr="00C63571">
        <w:rPr>
          <w:rtl/>
        </w:rPr>
        <w:t>אי בעי</w:t>
      </w:r>
      <w:r w:rsidRPr="00C63571">
        <w:rPr>
          <w:rFonts w:hint="cs"/>
          <w:rtl/>
        </w:rPr>
        <w:t>'</w:t>
      </w:r>
      <w:r w:rsidRPr="00C63571">
        <w:rPr>
          <w:rtl/>
        </w:rPr>
        <w:t xml:space="preserve"> כוונה לחתיכה, אפילו לזביחה נמי ליבעי, אי לא בעינן כוונה לזביחה, לחתיכה נמי לא ליבעי.</w:t>
      </w:r>
    </w:p>
    <w:p w14:paraId="1D047FF5" w14:textId="77777777" w:rsidR="0046556D" w:rsidRDefault="00BD6C4F" w:rsidP="00BD6C4F">
      <w:pPr>
        <w:rPr>
          <w:rtl/>
        </w:rPr>
      </w:pPr>
      <w:r w:rsidRPr="00C63571">
        <w:rPr>
          <w:rFonts w:hint="cs"/>
          <w:rtl/>
        </w:rPr>
        <w:t>ה</w:t>
      </w:r>
      <w:r>
        <w:rPr>
          <w:rtl/>
        </w:rPr>
        <w:t>"</w:t>
      </w:r>
      <w:r w:rsidRPr="00C63571">
        <w:rPr>
          <w:rFonts w:hint="cs"/>
          <w:rtl/>
        </w:rPr>
        <w:t>ד</w:t>
      </w:r>
      <w:r w:rsidRPr="00C63571">
        <w:rPr>
          <w:rtl/>
        </w:rPr>
        <w:t xml:space="preserve"> נדה שנאנסה וטבלה? אי דאנסה חבירתה ואטבלה, כוונה דחברתה כוונה מעלייתא היא!</w:t>
      </w:r>
    </w:p>
    <w:p w14:paraId="50AD90A0" w14:textId="77777777" w:rsidR="0046556D" w:rsidRDefault="000828F8" w:rsidP="00C62948">
      <w:pPr>
        <w:pStyle w:val="affffb"/>
        <w:rPr>
          <w:rtl/>
        </w:rPr>
      </w:pPr>
      <w:r>
        <w:rPr>
          <w:rtl/>
        </w:rPr>
        <w:t xml:space="preserve">- </w:t>
      </w:r>
      <w:r w:rsidR="00BD6C4F" w:rsidRPr="00C63571">
        <w:rPr>
          <w:rtl/>
        </w:rPr>
        <w:t>ועוד, בתרומה נמי אכלה דתנן: החרשת, והשוטה, והסומא, ושנטרפה דעתה, אם יש להן פקחות מתקנות אותן - אוכלות בתרומה!</w:t>
      </w:r>
    </w:p>
    <w:p w14:paraId="2D9233ED" w14:textId="77777777" w:rsidR="0046556D" w:rsidRDefault="000828F8" w:rsidP="00C62948">
      <w:pPr>
        <w:pStyle w:val="affffb"/>
        <w:rPr>
          <w:rtl/>
        </w:rPr>
      </w:pPr>
      <w:r>
        <w:rPr>
          <w:rtl/>
        </w:rPr>
        <w:t xml:space="preserve">- </w:t>
      </w:r>
      <w:r w:rsidR="00BD6C4F" w:rsidRPr="00C63571">
        <w:rPr>
          <w:rtl/>
        </w:rPr>
        <w:t>א"ר פפא: לר' נתן - שנפלה מן הגשר, ולרבנן - שירדה להקר.</w:t>
      </w:r>
    </w:p>
    <w:p w14:paraId="5CDED0DB" w14:textId="77777777" w:rsidR="0046556D" w:rsidRDefault="00BD6C4F" w:rsidP="00BD6C4F">
      <w:pPr>
        <w:rPr>
          <w:rtl/>
        </w:rPr>
      </w:pPr>
      <w:r w:rsidRPr="00C63571">
        <w:rPr>
          <w:rtl/>
        </w:rPr>
        <w:t>• רבא: שחט פרה ושחט בהמה אחרת עמה - לדברי הכל פסולה;</w:t>
      </w:r>
    </w:p>
    <w:p w14:paraId="6AFF3F84" w14:textId="77777777" w:rsidR="00BD6C4F" w:rsidRPr="00A55767" w:rsidRDefault="00BD6C4F" w:rsidP="00F07436">
      <w:pPr>
        <w:pStyle w:val="afff3"/>
        <w:framePr w:wrap="around"/>
        <w:rPr>
          <w:rtl/>
        </w:rPr>
      </w:pPr>
      <w:r w:rsidRPr="00A55767">
        <w:rPr>
          <w:rFonts w:hint="cs"/>
          <w:rtl/>
        </w:rPr>
        <w:t>לב.</w:t>
      </w:r>
    </w:p>
    <w:p w14:paraId="5D34A29D" w14:textId="77777777" w:rsidR="0046556D" w:rsidRDefault="00BD6C4F" w:rsidP="00BD6C4F">
      <w:pPr>
        <w:rPr>
          <w:rtl/>
        </w:rPr>
      </w:pPr>
      <w:r w:rsidRPr="00C63571">
        <w:rPr>
          <w:rtl/>
        </w:rPr>
        <w:t>נשחטה בהמה אחרת עמה, לרבי נתן פרה פסולה, בהמה כשרה, לרבנן פרה כשרה, בהמה פסולה.</w:t>
      </w:r>
    </w:p>
    <w:p w14:paraId="474F3E05" w14:textId="77777777" w:rsidR="0046556D" w:rsidRDefault="00BD6C4F" w:rsidP="00BD6C4F">
      <w:pPr>
        <w:rPr>
          <w:rtl/>
        </w:rPr>
      </w:pPr>
      <w:r w:rsidRPr="00C63571">
        <w:rPr>
          <w:rtl/>
        </w:rPr>
        <w:t>פשיטא!</w:t>
      </w:r>
    </w:p>
    <w:p w14:paraId="460B2F9D" w14:textId="77777777" w:rsidR="0046556D" w:rsidRDefault="00BD6C4F" w:rsidP="00BD6C4F">
      <w:pPr>
        <w:rPr>
          <w:rtl/>
        </w:rPr>
      </w:pPr>
      <w:r>
        <w:rPr>
          <w:rtl/>
        </w:rPr>
        <w:t xml:space="preserve">נשחטה בהמה אחרת </w:t>
      </w:r>
      <w:r>
        <w:rPr>
          <w:rStyle w:val="2fb"/>
          <w:rtl/>
          <w:rPrChange w:id="10072" w:author="מנוע אמוראים" w:date="2026-10-05T16:40:54Z">
            <w:rPr>
              <w:rtl/>
            </w:rPr>
          </w:rPrChange>
        </w:rPr>
        <w:t xml:space="preserve">לר</w:t>
      </w:r>
      <w:r>
        <w:rPr>
          <w:rStyle w:val="2fb"/>
          <w:rtl/>
          <w:rPrChange w:id="10073" w:author="מנוע אמוראים" w:date="2026-10-05T16:40:54Z">
            <w:rPr>
              <w:rtl/>
            </w:rPr>
          </w:rPrChange>
        </w:rPr>
        <w:t xml:space="preserve">"</w:t>
      </w:r>
      <w:r>
        <w:rPr>
          <w:rStyle w:val="2fb"/>
          <w:rFonts w:hint="cs"/>
          <w:rtl/>
          <w:rPrChange w:id="10074" w:author="מנוע אמוראים" w:date="2026-10-05T16:40:54Z">
            <w:rPr>
              <w:rFonts w:hint="cs"/>
              <w:rtl/>
            </w:rPr>
          </w:rPrChange>
        </w:rPr>
        <w:t xml:space="preserve">נ</w:t>
      </w:r>
      <w:r>
        <w:rPr>
          <w:rFonts w:hint="cs"/>
          <w:rtl/>
        </w:rPr>
        <w:t xml:space="preserve"> </w:t>
      </w:r>
      <w:r w:rsidRPr="00C63571">
        <w:rPr>
          <w:rtl/>
        </w:rPr>
        <w:t>איצטריכא ליה, סד"א:</w:t>
      </w:r>
      <w:r w:rsidRPr="00A71A5E">
        <w:rPr>
          <w:rStyle w:val="afffff0"/>
          <w:rtl/>
        </w:rPr>
        <w:t xml:space="preserve"> </w:t>
      </w:r>
      <w:r w:rsidRPr="00A71A5E">
        <w:rPr>
          <w:rStyle w:val="afffff0"/>
          <w:rFonts w:hint="cs"/>
          <w:rtl/>
        </w:rPr>
        <w:t>'</w:t>
      </w:r>
      <w:r w:rsidRPr="00A71A5E">
        <w:rPr>
          <w:rStyle w:val="afffff0"/>
          <w:rtl/>
        </w:rPr>
        <w:t>ושחט אותה</w:t>
      </w:r>
      <w:r w:rsidRPr="00A71A5E">
        <w:rPr>
          <w:rStyle w:val="afffff0"/>
          <w:rFonts w:hint="cs"/>
          <w:rtl/>
        </w:rPr>
        <w:t>'</w:t>
      </w:r>
      <w:r w:rsidRPr="00A71A5E">
        <w:rPr>
          <w:rStyle w:val="afffff0"/>
          <w:rtl/>
        </w:rPr>
        <w:t xml:space="preserve"> </w:t>
      </w:r>
      <w:r w:rsidRPr="00C63571">
        <w:rPr>
          <w:rtl/>
        </w:rPr>
        <w:t xml:space="preserve">- ולא אותה וחבירתה, </w:t>
      </w:r>
    </w:p>
    <w:p w14:paraId="362E8628" w14:textId="77777777" w:rsidR="0046556D" w:rsidRDefault="00BD6C4F" w:rsidP="00BD6C4F">
      <w:pPr>
        <w:rPr>
          <w:rtl/>
        </w:rPr>
      </w:pPr>
      <w:r w:rsidRPr="00C63571">
        <w:rPr>
          <w:rFonts w:hint="cs"/>
          <w:rtl/>
        </w:rPr>
        <w:t>ו</w:t>
      </w:r>
      <w:r w:rsidRPr="00C63571">
        <w:rPr>
          <w:rtl/>
        </w:rPr>
        <w:t>כגון ששחט שתי פרות בהד</w:t>
      </w:r>
      <w:r w:rsidRPr="00C63571">
        <w:rPr>
          <w:rFonts w:hint="cs"/>
          <w:rtl/>
        </w:rPr>
        <w:t>ד</w:t>
      </w:r>
      <w:r w:rsidRPr="00C63571">
        <w:rPr>
          <w:rtl/>
        </w:rPr>
        <w:t>י, אבל בהמה דחולין אימא לא, קמ"ל.</w:t>
      </w:r>
    </w:p>
    <w:p w14:paraId="31DD8A7E" w14:textId="77777777" w:rsidR="0046556D" w:rsidRDefault="00BD6C4F" w:rsidP="00E35321">
      <w:pPr>
        <w:rPr>
          <w:rtl/>
        </w:rPr>
      </w:pPr>
      <w:r w:rsidRPr="00C63571">
        <w:rPr>
          <w:rtl/>
        </w:rPr>
        <w:t xml:space="preserve">חתך דלעת עמה – </w:t>
      </w:r>
      <w:r w:rsidRPr="00E35321">
        <w:rPr>
          <w:rFonts w:hint="cs"/>
          <w:b/>
          <w:bCs/>
          <w:rtl/>
        </w:rPr>
        <w:t>לכו</w:t>
      </w:r>
      <w:r w:rsidRPr="00E35321">
        <w:rPr>
          <w:b/>
          <w:bCs/>
          <w:rtl/>
        </w:rPr>
        <w:t>"</w:t>
      </w:r>
      <w:r w:rsidRPr="00E35321">
        <w:rPr>
          <w:rFonts w:hint="cs"/>
          <w:b/>
          <w:bCs/>
          <w:rtl/>
        </w:rPr>
        <w:t>ע</w:t>
      </w:r>
      <w:r w:rsidRPr="00C63571">
        <w:rPr>
          <w:rFonts w:hint="cs"/>
          <w:rtl/>
        </w:rPr>
        <w:t xml:space="preserve"> </w:t>
      </w:r>
      <w:r w:rsidRPr="00C63571">
        <w:rPr>
          <w:rtl/>
        </w:rPr>
        <w:t xml:space="preserve">פסולה, נחתכה דלעת עמה – </w:t>
      </w:r>
      <w:r w:rsidRPr="00E35321">
        <w:rPr>
          <w:rFonts w:hint="cs"/>
          <w:b/>
          <w:bCs/>
          <w:rtl/>
        </w:rPr>
        <w:t>לכו</w:t>
      </w:r>
      <w:r w:rsidRPr="00E35321">
        <w:rPr>
          <w:b/>
          <w:bCs/>
          <w:rtl/>
        </w:rPr>
        <w:t>"</w:t>
      </w:r>
      <w:r w:rsidR="00E35321" w:rsidRPr="00E35321">
        <w:rPr>
          <w:rFonts w:hint="cs"/>
          <w:b/>
          <w:bCs/>
          <w:rtl/>
        </w:rPr>
        <w:t>ע</w:t>
      </w:r>
      <w:r w:rsidR="00E35321">
        <w:rPr>
          <w:rFonts w:hint="cs"/>
          <w:rtl/>
        </w:rPr>
        <w:t xml:space="preserve"> </w:t>
      </w:r>
      <w:r w:rsidRPr="00C63571">
        <w:rPr>
          <w:rtl/>
        </w:rPr>
        <w:t xml:space="preserve">כשרה: </w:t>
      </w:r>
    </w:p>
    <w:p w14:paraId="1B16D513"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86" w:author="קלוד" w:date="2026-10-06T10:08:36Z"/>
        </w:rPr>
      </w:pPr>
      <w:ins w:id="20085" w:author="קלוד" w:date="2026-10-06T10:08:36Z">
        <w:r>
          <w:t xml:space="preserve">משנה ג</w:t>
        </w:r>
      </w:ins>
    </w:p>
    <w:p w14:paraId="55F8F073" w14:textId="77777777" w:rsidR="00BD6C4F" w:rsidRPr="00A55767" w:rsidRDefault="00BD6C4F" w:rsidP="00BD6C4F">
      <w:pPr>
        <w:pStyle w:val="afff9"/>
        <w:rPr>
          <w:del w:id="20051" w:author="קלוד" w:date="2026-10-06T10:14:23Z"/>
          <w:b/>
          <w:rtl/>
        </w:rPr>
      </w:pPr>
      <w:ins w:id="9823" w:author="מספור קטעי משנה" w:date="2026-10-06T06:45:19Z">
        <w:del w:id="20049" w:author="קלוד" w:date="2026-10-06T10:14:23Z">
          <w:r>
            <w:rPr>
              <w:rStyle w:val="MisparKeta"/>
            </w:rPr>
            <w:delText xml:space="preserve">א. </w:delText>
          </w:r>
        </w:del>
      </w:ins>
      <w:del w:id="20050" w:author="קלוד" w:date="2026-10-06T10:14:23Z">
        <w:r w:rsidRPr="00A55767">
          <w:rPr>
            <w:b/>
            <w:rtl/>
          </w:rPr>
          <w:delText xml:space="preserve">מתני'.</w:delText>
        </w:r>
      </w:del>
    </w:p>
    <w:p w14:paraId="4A2D4E9C" w14:textId="77777777" w:rsidR="00BD6C4F" w:rsidRPr="00A55767" w:rsidRDefault="00BD6C4F" w:rsidP="00BD6C4F">
      <w:pPr>
        <w:pStyle w:val="afff9"/>
        <w:spacing w:before="120"/>
        <w:rPr>
          <w:b/>
          <w:rtl/>
        </w:rPr>
        <w:pPrChange w:id="90022" w:author="קלוד" w:date="2026-10-08T12:08:16Z">
          <w:pPr>
            <w:pStyle w:val="afff9"/>
          </w:pPr>
        </w:pPrChange>
      </w:pPr>
      <w:r w:rsidRPr="00A55767">
        <w:rPr>
          <w:b/>
          <w:rtl/>
        </w:rPr>
        <w:t xml:space="preserve">נפלה סכין והגביהה, נפלו כליו והגביהן, </w:t>
      </w:r>
    </w:p>
    <w:p w14:paraId="472D808D" w14:textId="77777777" w:rsidR="00BD6C4F" w:rsidRPr="00A55767" w:rsidRDefault="00BD6C4F" w:rsidP="00BD6C4F">
      <w:pPr>
        <w:pStyle w:val="afff9"/>
        <w:rPr>
          <w:b/>
          <w:rtl/>
        </w:rPr>
      </w:pPr>
      <w:r w:rsidRPr="00A55767">
        <w:rPr>
          <w:b/>
          <w:rtl/>
        </w:rPr>
        <w:t>השחיז את הסכין ועף בא חבירו ושחט, אם שהה כדי שחיטה - פסולה;</w:t>
      </w:r>
    </w:p>
    <w:p w14:paraId="37A97ECF" w14:textId="77777777" w:rsidR="00BD6C4F" w:rsidRPr="00A55767" w:rsidRDefault="00BD6C4F" w:rsidP="00BD6C4F">
      <w:pPr>
        <w:pStyle w:val="afff9"/>
        <w:rPr>
          <w:b/>
          <w:rtl/>
        </w:rPr>
      </w:pPr>
      <w:r>
        <w:rPr>
          <w:rStyle w:val="TanaimMishna"/>
          <w:b/>
          <w:rtl/>
          <w:rPrChange w:id="20002" w:author="קלוד" w:date="2026-10-06T10:08:36Z">
            <w:rPr>
              <w:b/>
              <w:rtl/>
            </w:rPr>
          </w:rPrChange>
        </w:rPr>
        <w:t xml:space="preserve">רבי שמעון</w:t>
      </w:r>
      <w:r>
        <w:rPr>
          <w:b/>
          <w:rtl/>
        </w:rPr>
        <w:t xml:space="preserve"> אומר</w:t>
      </w:r>
      <w:r>
        <w:rPr>
          <w:rStyle w:val="TanaimMishna"/>
          <w:b/>
          <w:rtl/>
          <w:rPrChange w:id="21286" w:author="Claude" w:date="2026-10-07T09:24:29Z">
            <w:rPr>
              <w:b/>
              <w:rtl/>
            </w:rPr>
          </w:rPrChange>
        </w:rPr>
        <w:t xml:space="preserve">:</w:t>
      </w:r>
      <w:r>
        <w:rPr>
          <w:b/>
          <w:rtl/>
        </w:rPr>
        <w:t xml:space="preserve"> אם שהה כדי ביקור: </w:t>
      </w:r>
    </w:p>
    <w:p w14:paraId="7C72A004" w14:textId="77777777" w:rsidR="0046556D" w:rsidRDefault="00BD6C4F" w:rsidP="00BD6C4F">
      <w:pPr>
        <w:jc w:val="center"/>
        <w:rPr>
          <w:rtl/>
        </w:rPr>
      </w:pPr>
      <w:r>
        <w:rPr>
          <w:rFonts w:ascii="BA חניכי הישיבות" w:hAnsi="BA חניכי הישיבות" w:cs="BA חניכי הישיבות"/>
          <w:rtl/>
        </w:rPr>
        <w:t>׻</w:t>
      </w:r>
    </w:p>
    <w:p w14:paraId="5471AAF8" w14:textId="77777777" w:rsidR="0046556D" w:rsidRDefault="00BD6C4F" w:rsidP="00BD6C4F">
      <w:pPr>
        <w:rPr>
          <w:rtl/>
        </w:rPr>
      </w:pPr>
      <w:r w:rsidRPr="00C63571">
        <w:rPr>
          <w:rtl/>
        </w:rPr>
        <w:t>כדי שחיטה</w:t>
      </w:r>
      <w:r w:rsidRPr="00C63571">
        <w:rPr>
          <w:rFonts w:hint="cs"/>
          <w:rtl/>
        </w:rPr>
        <w:t xml:space="preserve">- </w:t>
      </w:r>
      <w:r w:rsidRPr="00C63571">
        <w:rPr>
          <w:rtl/>
        </w:rPr>
        <w:t>רב: כדי שחיטת בהמה אחרת.</w:t>
      </w:r>
    </w:p>
    <w:p w14:paraId="27B8CD21" w14:textId="77777777" w:rsidR="0046556D" w:rsidRDefault="00BD6C4F" w:rsidP="00BD6C4F">
      <w:pPr>
        <w:rPr>
          <w:rtl/>
        </w:rPr>
      </w:pPr>
      <w:r w:rsidRPr="00C63571">
        <w:rPr>
          <w:rFonts w:hint="cs"/>
          <w:rtl/>
        </w:rPr>
        <w:t>א</w:t>
      </w:r>
      <w:r>
        <w:rPr>
          <w:rtl/>
        </w:rPr>
        <w:t>"</w:t>
      </w:r>
      <w:r>
        <w:rPr>
          <w:rFonts w:hint="cs"/>
          <w:rtl/>
        </w:rPr>
        <w:t xml:space="preserve">ל </w:t>
      </w:r>
      <w:r>
        <w:rPr>
          <w:rStyle w:val="2fb"/>
          <w:rFonts w:hint="cs"/>
          <w:rtl/>
          <w:rPrChange w:id="10075" w:author="מנוע אמוראים" w:date="2026-10-05T16:40:54Z">
            <w:rPr>
              <w:rFonts w:hint="cs"/>
              <w:rtl/>
            </w:rPr>
          </w:rPrChange>
        </w:rPr>
        <w:t xml:space="preserve">ר</w:t>
      </w:r>
      <w:r>
        <w:rPr>
          <w:rStyle w:val="2fb"/>
          <w:rtl/>
          <w:rPrChange w:id="10076" w:author="מנוע אמוראים" w:date="2026-10-05T16:40:54Z">
            <w:rPr>
              <w:rtl/>
            </w:rPr>
          </w:rPrChange>
        </w:rPr>
        <w:t xml:space="preserve">"</w:t>
      </w:r>
      <w:r>
        <w:rPr>
          <w:rStyle w:val="2fb"/>
          <w:rFonts w:hint="cs"/>
          <w:rtl/>
          <w:rPrChange w:id="10077" w:author="מנוע אמוראים" w:date="2026-10-05T16:40:54Z">
            <w:rPr>
              <w:rFonts w:hint="cs"/>
              <w:rtl/>
            </w:rPr>
          </w:rPrChange>
        </w:rPr>
        <w:t xml:space="preserve">כ</w:t>
      </w:r>
      <w:r>
        <w:rPr>
          <w:rFonts w:hint="cs"/>
          <w:rtl/>
        </w:rPr>
        <w:t xml:space="preserve"> </w:t>
      </w:r>
      <w:r>
        <w:rPr>
          <w:rStyle w:val="2fb"/>
          <w:rFonts w:hint="cs"/>
          <w:rtl/>
          <w:rPrChange w:id="10078" w:author="מנוע אמוראים" w:date="2026-10-05T16:40:54Z">
            <w:rPr>
              <w:rFonts w:hint="cs"/>
              <w:rtl/>
            </w:rPr>
          </w:rPrChange>
        </w:rPr>
        <w:t xml:space="preserve">ור</w:t>
      </w:r>
      <w:r>
        <w:rPr>
          <w:rStyle w:val="2fb"/>
          <w:rtl/>
          <w:rPrChange w:id="10079" w:author="מנוע אמוראים" w:date="2026-10-05T16:40:54Z">
            <w:rPr>
              <w:rtl/>
            </w:rPr>
          </w:rPrChange>
        </w:rPr>
        <w:t xml:space="preserve">"</w:t>
      </w:r>
      <w:r>
        <w:rPr>
          <w:rStyle w:val="2fb"/>
          <w:rFonts w:hint="cs"/>
          <w:rtl/>
          <w:rPrChange w:id="10080" w:author="מנוע אמוראים" w:date="2026-10-05T16:40:54Z">
            <w:rPr>
              <w:rFonts w:hint="cs"/>
              <w:rtl/>
            </w:rPr>
          </w:rPrChange>
        </w:rPr>
        <w:t xml:space="preserve">א</w:t>
      </w:r>
      <w:r w:rsidRPr="00C63571">
        <w:rPr>
          <w:rtl/>
        </w:rPr>
        <w:t xml:space="preserve"> לרב: כדי שחיטת בהמה לבהמה ועוף לעוף, </w:t>
      </w:r>
      <w:r w:rsidRPr="000C5072">
        <w:rPr>
          <w:b/>
          <w:bCs/>
          <w:rtl/>
        </w:rPr>
        <w:t>או"ד</w:t>
      </w:r>
      <w:r w:rsidRPr="00C63571">
        <w:rPr>
          <w:rtl/>
        </w:rPr>
        <w:t xml:space="preserve"> אף בהמה לעוף? </w:t>
      </w:r>
    </w:p>
    <w:p w14:paraId="77A22714" w14:textId="77777777" w:rsidR="0046556D" w:rsidRDefault="00BD6C4F" w:rsidP="00BD6C4F">
      <w:pPr>
        <w:rPr>
          <w:rtl/>
        </w:rPr>
      </w:pPr>
      <w:r w:rsidRPr="00C63571">
        <w:rPr>
          <w:rFonts w:hint="cs"/>
          <w:rtl/>
        </w:rPr>
        <w:t>א</w:t>
      </w:r>
      <w:r>
        <w:rPr>
          <w:rtl/>
        </w:rPr>
        <w:t>"</w:t>
      </w:r>
      <w:r w:rsidRPr="00C63571">
        <w:rPr>
          <w:rFonts w:hint="cs"/>
          <w:rtl/>
        </w:rPr>
        <w:t>ל</w:t>
      </w:r>
      <w:r w:rsidRPr="00C63571">
        <w:rPr>
          <w:rtl/>
        </w:rPr>
        <w:t xml:space="preserve">: לא </w:t>
      </w:r>
      <w:r w:rsidRPr="00C63571">
        <w:rPr>
          <w:rFonts w:hint="cs"/>
          <w:rtl/>
        </w:rPr>
        <w:t>היה דעתי קרובה בדודי שאשאלהו</w:t>
      </w:r>
      <w:r w:rsidRPr="00C63571">
        <w:rPr>
          <w:rtl/>
        </w:rPr>
        <w:t>.</w:t>
      </w:r>
    </w:p>
    <w:p w14:paraId="22C21E08" w14:textId="77777777" w:rsidR="0046556D" w:rsidRDefault="00BD6C4F" w:rsidP="00BD6C4F">
      <w:pPr>
        <w:rPr>
          <w:rtl/>
        </w:rPr>
      </w:pPr>
      <w:r w:rsidRPr="00C63571">
        <w:rPr>
          <w:rtl/>
        </w:rPr>
        <w:lastRenderedPageBreak/>
        <w:t>• אתמר</w:t>
      </w:r>
      <w:r w:rsidRPr="00C63571">
        <w:rPr>
          <w:rFonts w:hint="cs"/>
          <w:rtl/>
        </w:rPr>
        <w:t xml:space="preserve"> </w:t>
      </w:r>
      <w:r w:rsidRPr="00C63571">
        <w:rPr>
          <w:rtl/>
        </w:rPr>
        <w:t xml:space="preserve">רב: כדי שחיטת בהמה לבהמה ועוף לעוף, </w:t>
      </w:r>
      <w:r w:rsidRPr="00C63571">
        <w:rPr>
          <w:rFonts w:hint="cs"/>
          <w:rtl/>
        </w:rPr>
        <w:t xml:space="preserve">        </w:t>
      </w:r>
    </w:p>
    <w:p w14:paraId="0C06E4D0" w14:textId="48AE8001" w:rsidR="0046556D" w:rsidRDefault="00BD6C4F" w:rsidP="00BD6C4F">
      <w:pPr>
        <w:rPr>
          <w:rtl/>
        </w:rPr>
      </w:pPr>
      <w:r w:rsidRPr="00C63571">
        <w:rPr>
          <w:rtl/>
        </w:rPr>
        <w:t xml:space="preserve">ושמואל </w:t>
      </w:r>
      <w:r>
        <w:rPr>
          <w:rFonts w:hint="cs"/>
          <w:rtl/>
        </w:rPr>
        <w:t xml:space="preserve">[</w:t>
      </w:r>
      <w:r>
        <w:rPr>
          <w:rStyle w:val="2fb"/>
          <w:rFonts w:hint="cs"/>
          <w:rtl/>
          <w:rPrChange w:id="10081" w:author="מנוע אמוראים" w:date="2026-10-05T16:40:54Z">
            <w:rPr>
              <w:rFonts w:hint="cs"/>
              <w:rtl/>
            </w:rPr>
          </w:rPrChange>
        </w:rPr>
        <w:t xml:space="preserve">ורי</w:t>
      </w:r>
      <w:r>
        <w:rPr>
          <w:rStyle w:val="2fb"/>
          <w:rtl/>
          <w:rPrChange w:id="10082" w:author="מנוע אמוראים" w:date="2026-10-05T16:40:54Z">
            <w:rPr>
              <w:rtl/>
            </w:rPr>
          </w:rPrChange>
        </w:rPr>
        <w:t xml:space="preserve">"</w:t>
      </w:r>
      <w:r>
        <w:rPr>
          <w:rStyle w:val="2fb"/>
          <w:rFonts w:hint="cs"/>
          <w:rtl/>
          <w:rPrChange w:id="10083" w:author="מנוע אמוראים" w:date="2026-10-05T16:40:54Z">
            <w:rPr>
              <w:rFonts w:hint="cs"/>
              <w:rtl/>
            </w:rPr>
          </w:rPrChange>
        </w:rPr>
        <w:t xml:space="preserve">ו</w:t>
      </w:r>
      <w:r>
        <w:rPr>
          <w:rFonts w:hint="cs"/>
          <w:rtl/>
        </w:rPr>
        <w:t xml:space="preserve">]</w:t>
      </w:r>
      <w:r w:rsidRPr="00C63571">
        <w:rPr>
          <w:rtl/>
        </w:rPr>
        <w:t>: אפילו בהמה לעוף.</w:t>
      </w:r>
    </w:p>
    <w:p w14:paraId="7F84B31C" w14:textId="697178B5" w:rsidR="0046556D" w:rsidRDefault="00BD6C4F" w:rsidP="00BD6C4F">
      <w:pPr>
        <w:rPr>
          <w:rtl/>
        </w:rPr>
      </w:pPr>
      <w:r>
        <w:rPr>
          <w:rStyle w:val="2fb"/>
          <w:rtl/>
          <w:rPrChange w:id="10084" w:author="מנוע אמוראים" w:date="2026-10-05T16:40:54Z">
            <w:rPr>
              <w:rtl/>
            </w:rPr>
          </w:rPrChange>
        </w:rPr>
        <w:t xml:space="preserve">ר</w:t>
      </w:r>
      <w:r>
        <w:rPr>
          <w:rStyle w:val="2fb"/>
          <w:rtl/>
          <w:rPrChange w:id="10085" w:author="מנוע אמוראים" w:date="2026-10-05T16:40:54Z">
            <w:rPr>
              <w:rtl/>
            </w:rPr>
          </w:rPrChange>
        </w:rPr>
        <w:t xml:space="preserve">"</w:t>
      </w:r>
      <w:r>
        <w:rPr>
          <w:rStyle w:val="2fb"/>
          <w:rFonts w:hint="cs"/>
          <w:rtl/>
          <w:rPrChange w:id="10086" w:author="מנוע אמוראים" w:date="2026-10-05T16:40:54Z">
            <w:rPr>
              <w:rFonts w:hint="cs"/>
              <w:rtl/>
            </w:rPr>
          </w:rPrChange>
        </w:rPr>
        <w:t xml:space="preserve">ח</w:t>
      </w:r>
      <w:r w:rsidRPr="00C63571">
        <w:rPr>
          <w:rtl/>
        </w:rPr>
        <w:t>: כדי שיביא בהמה אחרת וישחוט.</w:t>
      </w:r>
      <w:r w:rsidRPr="00C63571">
        <w:rPr>
          <w:rFonts w:hint="cs"/>
          <w:rtl/>
        </w:rPr>
        <w:t xml:space="preserve">  </w:t>
      </w:r>
    </w:p>
    <w:p w14:paraId="20D8382D" w14:textId="77777777" w:rsidR="0046556D" w:rsidRDefault="00BD6C4F" w:rsidP="00BD6C4F">
      <w:pPr>
        <w:rPr>
          <w:rtl/>
        </w:rPr>
      </w:pPr>
      <w:r w:rsidRPr="00C63571">
        <w:rPr>
          <w:rtl/>
        </w:rPr>
        <w:t>יביא אפילו מעלמא, נתת דבריך לשיעורין!</w:t>
      </w:r>
    </w:p>
    <w:p w14:paraId="21EFEBB1" w14:textId="77777777" w:rsidR="0046556D" w:rsidRDefault="00BD6C4F" w:rsidP="00BD6C4F">
      <w:pPr>
        <w:rPr>
          <w:rtl/>
        </w:rPr>
      </w:pPr>
      <w:r>
        <w:rPr>
          <w:rFonts w:hint="cs"/>
          <w:rtl/>
        </w:rPr>
        <w:t xml:space="preserve">איכא בנייהו </w:t>
      </w:r>
      <w:r>
        <w:rPr>
          <w:rStyle w:val="2fb"/>
          <w:rFonts w:hint="cs"/>
          <w:rtl/>
          <w:rPrChange w:id="10087" w:author="מנוע אמוראים" w:date="2026-10-05T16:40:54Z">
            <w:rPr>
              <w:rFonts w:hint="cs"/>
              <w:rtl/>
            </w:rPr>
          </w:rPrChange>
        </w:rPr>
        <w:t xml:space="preserve">ר</w:t>
      </w:r>
      <w:r>
        <w:rPr>
          <w:rStyle w:val="2fb"/>
          <w:rtl/>
          <w:rPrChange w:id="10088" w:author="מנוע אמוראים" w:date="2026-10-05T16:40:54Z">
            <w:rPr>
              <w:rtl/>
            </w:rPr>
          </w:rPrChange>
        </w:rPr>
        <w:t xml:space="preserve">"</w:t>
      </w:r>
      <w:r>
        <w:rPr>
          <w:rStyle w:val="2fb"/>
          <w:rFonts w:hint="cs"/>
          <w:rtl/>
          <w:rPrChange w:id="10089" w:author="מנוע אמוראים" w:date="2026-10-05T16:40:54Z">
            <w:rPr>
              <w:rFonts w:hint="cs"/>
              <w:rtl/>
            </w:rPr>
          </w:rPrChange>
        </w:rPr>
        <w:t xml:space="preserve">פ</w:t>
      </w:r>
      <w:r w:rsidRPr="00C63571">
        <w:rPr>
          <w:rtl/>
        </w:rPr>
        <w:t>: עומדת להטיל.</w:t>
      </w:r>
    </w:p>
    <w:p w14:paraId="0C31BADF" w14:textId="77777777" w:rsidR="0046556D" w:rsidRDefault="00BD6C4F" w:rsidP="00BD6C4F">
      <w:pPr>
        <w:rPr>
          <w:rtl/>
        </w:rPr>
      </w:pPr>
      <w:r>
        <w:rPr>
          <w:rtl/>
        </w:rPr>
        <w:t xml:space="preserve">אמרי במערבא </w:t>
      </w:r>
      <w:r>
        <w:rPr>
          <w:rStyle w:val="2fb"/>
          <w:rtl/>
          <w:rPrChange w:id="10090" w:author="מנוע אמוראים" w:date="2026-10-05T16:40:54Z">
            <w:rPr>
              <w:rtl/>
            </w:rPr>
          </w:rPrChange>
        </w:rPr>
        <w:t xml:space="preserve">מ</w:t>
      </w:r>
      <w:r>
        <w:rPr>
          <w:rStyle w:val="2fb"/>
          <w:rFonts w:hint="cs"/>
          <w:rtl/>
          <w:rPrChange w:id="10091" w:author="מנוע אמוראים" w:date="2026-10-05T16:40:54Z">
            <w:rPr>
              <w:rFonts w:hint="cs"/>
              <w:rtl/>
            </w:rPr>
          </w:rPrChange>
        </w:rPr>
        <w:t xml:space="preserve">דריב</w:t>
      </w:r>
      <w:r>
        <w:rPr>
          <w:rStyle w:val="2fb"/>
          <w:rtl/>
          <w:rPrChange w:id="10092" w:author="מנוע אמוראים" w:date="2026-10-05T16:40:54Z">
            <w:rPr>
              <w:rtl/>
            </w:rPr>
          </w:rPrChange>
        </w:rPr>
        <w:t xml:space="preserve">"</w:t>
      </w:r>
      <w:r>
        <w:rPr>
          <w:rStyle w:val="2fb"/>
          <w:rFonts w:hint="cs"/>
          <w:rtl/>
          <w:rPrChange w:id="10093" w:author="מנוע אמוראים" w:date="2026-10-05T16:40:54Z">
            <w:rPr>
              <w:rFonts w:hint="cs"/>
              <w:rtl/>
            </w:rPr>
          </w:rPrChange>
        </w:rPr>
        <w:t xml:space="preserve">ח</w:t>
      </w:r>
      <w:r w:rsidRPr="00C63571">
        <w:rPr>
          <w:rtl/>
        </w:rPr>
        <w:t>: כדי שיגביהנה וירביצנה וישחוט, דקה לדקה וגסה לגסה.</w:t>
      </w:r>
    </w:p>
    <w:p w14:paraId="6ADAC11F" w14:textId="77777777" w:rsidR="0046556D" w:rsidRDefault="00BD6C4F" w:rsidP="00BD6C4F">
      <w:pPr>
        <w:rPr>
          <w:rtl/>
        </w:rPr>
      </w:pPr>
      <w:r w:rsidRPr="00C63571">
        <w:rPr>
          <w:rtl/>
        </w:rPr>
        <w:t>רבא: השוחט בסכין רעה, אפילו כל היום כולו - כשרה.</w:t>
      </w:r>
    </w:p>
    <w:p w14:paraId="652FA05F" w14:textId="77777777" w:rsidR="0046556D" w:rsidRDefault="00BD6C4F" w:rsidP="00BD6C4F">
      <w:pPr>
        <w:rPr>
          <w:rtl/>
        </w:rPr>
      </w:pPr>
      <w:r w:rsidRPr="00C63571">
        <w:rPr>
          <w:rtl/>
        </w:rPr>
        <w:t>בעי רבא: שהיות מהו שיצטרפו? ותפשוט לה מדידיה!</w:t>
      </w:r>
      <w:r w:rsidRPr="00C63571">
        <w:rPr>
          <w:rFonts w:hint="cs"/>
          <w:rtl/>
        </w:rPr>
        <w:t xml:space="preserve"> </w:t>
      </w:r>
      <w:r w:rsidRPr="00C63571">
        <w:rPr>
          <w:rtl/>
        </w:rPr>
        <w:t>התם בדלא שהה.</w:t>
      </w:r>
    </w:p>
    <w:p w14:paraId="6F283BBE" w14:textId="77777777" w:rsidR="0046556D" w:rsidRDefault="00BD6C4F" w:rsidP="00BD6C4F">
      <w:pPr>
        <w:rPr>
          <w:rtl/>
        </w:rPr>
      </w:pPr>
      <w:r>
        <w:rPr>
          <w:rtl/>
        </w:rPr>
        <w:t xml:space="preserve">בעי </w:t>
      </w:r>
      <w:r>
        <w:rPr>
          <w:rStyle w:val="2fb"/>
          <w:rtl/>
          <w:rPrChange w:id="10094" w:author="מנוע אמוראים" w:date="2026-10-05T16:40:54Z">
            <w:rPr>
              <w:rtl/>
            </w:rPr>
          </w:rPrChange>
        </w:rPr>
        <w:t xml:space="preserve">ר</w:t>
      </w:r>
      <w:r>
        <w:rPr>
          <w:rStyle w:val="2fb"/>
          <w:rFonts w:hint="cs"/>
          <w:rtl/>
          <w:rPrChange w:id="10095" w:author="מנוע אמוראים" w:date="2026-10-05T16:40:54Z">
            <w:rPr>
              <w:rFonts w:hint="cs"/>
              <w:rtl/>
            </w:rPr>
          </w:rPrChange>
        </w:rPr>
        <w:t xml:space="preserve">הבדר</w:t>
      </w:r>
      <w:r>
        <w:rPr>
          <w:rStyle w:val="2fb"/>
          <w:rtl/>
          <w:rPrChange w:id="10096" w:author="מנוע אמוראים" w:date="2026-10-05T16:40:54Z">
            <w:rPr>
              <w:rtl/>
            </w:rPr>
          </w:rPrChange>
        </w:rPr>
        <w:t xml:space="preserve">"</w:t>
      </w:r>
      <w:r>
        <w:rPr>
          <w:rStyle w:val="2fb"/>
          <w:rFonts w:hint="cs"/>
          <w:rtl/>
          <w:rPrChange w:id="10097" w:author="מנוע אמוראים" w:date="2026-10-05T16:40:54Z">
            <w:rPr>
              <w:rFonts w:hint="cs"/>
              <w:rtl/>
            </w:rPr>
          </w:rPrChange>
        </w:rPr>
        <w:t xml:space="preserve">נ</w:t>
      </w:r>
      <w:r w:rsidRPr="00C63571">
        <w:rPr>
          <w:rtl/>
        </w:rPr>
        <w:t xml:space="preserve">: שהה במיעוט סימנין, מהו? </w:t>
      </w:r>
      <w:r w:rsidRPr="000C5072">
        <w:rPr>
          <w:b/>
          <w:bCs/>
          <w:rtl/>
        </w:rPr>
        <w:t>תיקו</w:t>
      </w:r>
      <w:r w:rsidRPr="00C63571">
        <w:rPr>
          <w:rtl/>
        </w:rPr>
        <w:t>.</w:t>
      </w:r>
    </w:p>
    <w:p w14:paraId="7588E30E" w14:textId="77777777" w:rsidR="0046556D" w:rsidRDefault="00BD6C4F" w:rsidP="00BD6C4F">
      <w:pPr>
        <w:jc w:val="center"/>
        <w:rPr>
          <w:rtl/>
        </w:rPr>
      </w:pPr>
      <w:r>
        <w:rPr>
          <w:rFonts w:ascii="BA חניכי הישיבות" w:hAnsi="BA חניכי הישיבות" w:cs="BA חניכי הישיבות"/>
          <w:rtl/>
        </w:rPr>
        <w:t>׻</w:t>
      </w:r>
    </w:p>
    <w:p w14:paraId="1F7B73D1" w14:textId="77777777" w:rsidR="0046556D" w:rsidRDefault="00BD6C4F" w:rsidP="00BD6C4F">
      <w:pPr>
        <w:rPr>
          <w:rtl/>
        </w:rPr>
      </w:pPr>
      <w:r>
        <w:rPr>
          <w:rStyle w:val="2fb"/>
          <w:b/>
          <w:rtl/>
          <w:rPrChange w:id="10098" w:author="מנוע אמוראים" w:date="2026-10-05T16:40:54Z">
            <w:rPr>
              <w:rStyle w:val="affff2"/>
              <w:b/>
              <w:rtl/>
            </w:rPr>
          </w:rPrChange>
        </w:rPr>
        <w:t xml:space="preserve">ר"ש</w:t>
      </w:r>
      <w:r>
        <w:rPr>
          <w:rStyle w:val="affff2"/>
          <w:b/>
          <w:rtl/>
        </w:rPr>
        <w:t xml:space="preserve"> אומר: אם שהה כדי ביקור</w:t>
      </w:r>
      <w:r w:rsidRPr="00C63571">
        <w:rPr>
          <w:rFonts w:hint="cs"/>
          <w:rtl/>
        </w:rPr>
        <w:t xml:space="preserve"> </w:t>
      </w:r>
    </w:p>
    <w:p w14:paraId="5E16E9C6" w14:textId="77777777" w:rsidR="0046556D" w:rsidRDefault="00BD6C4F" w:rsidP="00BD6C4F">
      <w:pPr>
        <w:rPr>
          <w:rtl/>
        </w:rPr>
      </w:pPr>
      <w:r w:rsidRPr="00C63571">
        <w:rPr>
          <w:rFonts w:hint="cs"/>
          <w:rtl/>
        </w:rPr>
        <w:t>היינו כדי ביקור טבח חכם  [ ולא ביקור חכם סתם דא</w:t>
      </w:r>
      <w:r>
        <w:rPr>
          <w:rtl/>
        </w:rPr>
        <w:t>"</w:t>
      </w:r>
      <w:r w:rsidRPr="00C63571">
        <w:rPr>
          <w:rFonts w:hint="cs"/>
          <w:rtl/>
        </w:rPr>
        <w:t xml:space="preserve">כ נתת דבריך לשיעורין] </w:t>
      </w:r>
    </w:p>
    <w:p w14:paraId="30132A65"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88" w:author="קלוד" w:date="2026-10-06T10:08:36Z"/>
        </w:rPr>
      </w:pPr>
      <w:ins w:id="20087" w:author="קלוד" w:date="2026-10-06T10:08:36Z">
        <w:r>
          <w:t xml:space="preserve">משנה ד</w:t>
        </w:r>
      </w:ins>
    </w:p>
    <w:p w14:paraId="6A4E39E2" w14:textId="77777777" w:rsidR="00BD6C4F" w:rsidRPr="00A55767" w:rsidRDefault="00BD6C4F" w:rsidP="00BD6C4F">
      <w:pPr>
        <w:pStyle w:val="afff9"/>
        <w:rPr>
          <w:del w:id="20054" w:author="קלוד" w:date="2026-10-06T10:14:23Z"/>
          <w:b/>
          <w:rtl/>
        </w:rPr>
      </w:pPr>
      <w:ins w:id="9824" w:author="מספור קטעי משנה" w:date="2026-10-06T06:45:19Z">
        <w:del w:id="20052" w:author="קלוד" w:date="2026-10-06T10:14:23Z">
          <w:r>
            <w:rPr>
              <w:rStyle w:val="MisparKeta"/>
            </w:rPr>
            <w:delText xml:space="preserve">ג. </w:delText>
          </w:r>
        </w:del>
      </w:ins>
      <w:del w:id="20053" w:author="קלוד" w:date="2026-10-06T10:14:23Z">
        <w:r w:rsidRPr="00A55767">
          <w:rPr>
            <w:b/>
            <w:rtl/>
          </w:rPr>
          <w:delText xml:space="preserve">מתני'.</w:delText>
        </w:r>
      </w:del>
    </w:p>
    <w:p w14:paraId="560F8118" w14:textId="77777777" w:rsidR="00BD6C4F" w:rsidRPr="00A55767" w:rsidRDefault="00BD6C4F" w:rsidP="00BD6C4F">
      <w:pPr>
        <w:pStyle w:val="afff9"/>
        <w:spacing w:before="120"/>
        <w:rPr>
          <w:b/>
          <w:rtl/>
        </w:rPr>
        <w:pPrChange w:id="90023" w:author="קלוד" w:date="2026-10-08T12:08:16Z">
          <w:pPr>
            <w:pStyle w:val="afff9"/>
          </w:pPr>
        </w:pPrChange>
      </w:pPr>
      <w:r w:rsidRPr="00A55767">
        <w:rPr>
          <w:b/>
          <w:rtl/>
        </w:rPr>
        <w:t xml:space="preserve">שחט את הוושט ופסק את הגרגרת, או פסק את הגרגרת ואח"כ שחט את הוושט, </w:t>
      </w:r>
    </w:p>
    <w:p w14:paraId="2BD8686F" w14:textId="4130A97F" w:rsidR="00BD6C4F" w:rsidRPr="00A55767" w:rsidRDefault="00BD6C4F" w:rsidP="00BD6C4F">
      <w:pPr>
        <w:pStyle w:val="afff9"/>
        <w:rPr>
          <w:b/>
          <w:rtl/>
        </w:rPr>
      </w:pPr>
      <w:r w:rsidRPr="00A55767">
        <w:rPr>
          <w:b/>
          <w:rtl/>
        </w:rPr>
        <w:t xml:space="preserve">או שחט אחד מהן והמתין לה עד שמתה, </w:t>
      </w:r>
    </w:p>
    <w:p w14:paraId="282B47B0" w14:textId="02E33CA4" w:rsidR="00BD6C4F" w:rsidRPr="00A55767" w:rsidRDefault="00BD6C4F" w:rsidP="00BD6C4F">
      <w:pPr>
        <w:pStyle w:val="afff9"/>
        <w:rPr>
          <w:b/>
          <w:rtl/>
        </w:rPr>
      </w:pPr>
      <w:r w:rsidRPr="00A55767">
        <w:rPr>
          <w:b/>
          <w:rtl/>
        </w:rPr>
        <w:t xml:space="preserve">או שהחליד את הסכין תחת השני ופסקו </w:t>
      </w:r>
    </w:p>
    <w:p w14:paraId="1F69EADB" w14:textId="629A0856" w:rsidR="00BD6C4F" w:rsidRPr="00A55767" w:rsidRDefault="00BD6C4F" w:rsidP="00BD6C4F">
      <w:pPr>
        <w:pStyle w:val="afff9"/>
        <w:rPr>
          <w:b/>
          <w:rtl/>
        </w:rPr>
      </w:pPr>
      <w:r>
        <w:rPr>
          <w:b/>
          <w:rtl/>
        </w:rPr>
        <w:t xml:space="preserve">- </w:t>
      </w:r>
      <w:r>
        <w:rPr>
          <w:rStyle w:val="TanaimMishna"/>
          <w:b/>
          <w:rtl/>
          <w:rPrChange w:id="22379" w:author="Claude" w:date="2026-10-07T09:47:47Z">
            <w:rPr>
              <w:b/>
              <w:rtl/>
            </w:rPr>
          </w:rPrChange>
        </w:rPr>
        <w:t xml:space="preserve">רבי ישבב</w:t>
      </w:r>
      <w:r>
        <w:rPr>
          <w:b/>
          <w:rtl/>
        </w:rPr>
        <w:t xml:space="preserve"> אומר</w:t>
      </w:r>
      <w:r>
        <w:rPr>
          <w:rStyle w:val="TanaimMishna"/>
          <w:b/>
          <w:rtl/>
          <w:rPrChange w:id="22381" w:author="Claude" w:date="2026-10-07T09:47:47Z">
            <w:rPr>
              <w:b/>
              <w:rtl/>
            </w:rPr>
          </w:rPrChange>
        </w:rPr>
        <w:t xml:space="preserve">:</w:t>
      </w:r>
      <w:r>
        <w:rPr>
          <w:b/>
          <w:rtl/>
        </w:rPr>
        <w:t xml:space="preserve"> נבלה, </w:t>
      </w:r>
      <w:r>
        <w:rPr>
          <w:rStyle w:val="TanaimMishna"/>
          <w:b/>
          <w:rtl/>
          <w:rPrChange w:id="22378" w:author="Claude" w:date="2026-10-07T09:47:47Z">
            <w:rPr>
              <w:b/>
              <w:rtl/>
            </w:rPr>
          </w:rPrChange>
        </w:rPr>
        <w:t xml:space="preserve">ר"ע</w:t>
      </w:r>
      <w:r>
        <w:rPr>
          <w:b/>
          <w:rtl/>
        </w:rPr>
        <w:t xml:space="preserve"> אומר</w:t>
      </w:r>
      <w:r>
        <w:rPr>
          <w:rStyle w:val="TanaimMishna"/>
          <w:b/>
          <w:rtl/>
          <w:rPrChange w:id="22380" w:author="Claude" w:date="2026-10-07T09:47:47Z">
            <w:rPr>
              <w:b/>
              <w:rtl/>
            </w:rPr>
          </w:rPrChange>
        </w:rPr>
        <w:t xml:space="preserve">:</w:t>
      </w:r>
      <w:r>
        <w:rPr>
          <w:b/>
          <w:rtl/>
        </w:rPr>
        <w:t xml:space="preserve"> טרפה.</w:t>
      </w:r>
    </w:p>
    <w:p w14:paraId="3D6384B6" w14:textId="77777777" w:rsidR="00BD6C4F" w:rsidRPr="00A55767" w:rsidRDefault="00BD6C4F" w:rsidP="00BD6C4F">
      <w:pPr>
        <w:pStyle w:val="afff9"/>
        <w:rPr>
          <w:b/>
          <w:rtl/>
        </w:rPr>
      </w:pPr>
      <w:r>
        <w:rPr>
          <w:b/>
          <w:rtl/>
        </w:rPr>
        <w:t xml:space="preserve">כלל אמר </w:t>
      </w:r>
      <w:r>
        <w:rPr>
          <w:rStyle w:val="TanaimMishna"/>
          <w:b/>
          <w:rtl/>
          <w:rPrChange w:id="22382" w:author="Claude" w:date="2026-10-07T09:47:47Z">
            <w:rPr>
              <w:b/>
              <w:rtl/>
            </w:rPr>
          </w:rPrChange>
        </w:rPr>
        <w:t xml:space="preserve">רבי ישבב</w:t>
      </w:r>
      <w:r>
        <w:rPr>
          <w:b/>
          <w:rtl/>
        </w:rPr>
        <w:t xml:space="preserve"> משום </w:t>
      </w:r>
      <w:r>
        <w:rPr>
          <w:rStyle w:val="TanaimMishna"/>
          <w:b/>
          <w:rtl/>
          <w:rPrChange w:id="20003" w:author="קלוד" w:date="2026-10-06T10:08:36Z">
            <w:rPr>
              <w:b/>
              <w:rtl/>
            </w:rPr>
          </w:rPrChange>
        </w:rPr>
        <w:t xml:space="preserve">רבי יהושע</w:t>
      </w:r>
      <w:r>
        <w:rPr>
          <w:rStyle w:val="TanaimMishna"/>
          <w:b/>
          <w:rtl/>
          <w:rPrChange w:id="21287" w:author="Claude" w:date="2026-10-07T09:24:29Z">
            <w:rPr>
              <w:b/>
              <w:rtl/>
            </w:rPr>
          </w:rPrChange>
        </w:rPr>
        <w:t xml:space="preserve">:</w:t>
      </w:r>
      <w:r>
        <w:rPr>
          <w:b/>
          <w:rtl/>
        </w:rPr>
        <w:t xml:space="preserve"> כל שנפסלה בשחיטתה - נבלה </w:t>
      </w:r>
    </w:p>
    <w:p w14:paraId="2DE719F4" w14:textId="4A3EC441" w:rsidR="00BD6C4F" w:rsidRPr="00A55767" w:rsidRDefault="00BD6C4F" w:rsidP="00BD6C4F">
      <w:pPr>
        <w:pStyle w:val="afff9"/>
        <w:rPr>
          <w:b/>
          <w:rtl/>
        </w:rPr>
      </w:pPr>
      <w:r w:rsidRPr="00A55767">
        <w:rPr>
          <w:b/>
          <w:rtl/>
        </w:rPr>
        <w:t>כל ששחיטתה כראוי ודבר אחר גרם לה ליפסל - טרפה.</w:t>
      </w:r>
    </w:p>
    <w:p w14:paraId="15DB6555" w14:textId="64FBC981" w:rsidR="00BD6C4F" w:rsidRPr="00A55767" w:rsidRDefault="00BD6C4F" w:rsidP="00BD6C4F">
      <w:pPr>
        <w:pStyle w:val="afff9"/>
        <w:rPr>
          <w:b/>
          <w:rtl/>
        </w:rPr>
      </w:pPr>
      <w:r>
        <w:rPr>
          <w:b/>
          <w:rtl/>
        </w:rPr>
        <w:t xml:space="preserve">והודה לו </w:t>
      </w:r>
      <w:r>
        <w:rPr>
          <w:rStyle w:val="TanaimMishna"/>
          <w:b/>
          <w:rtl/>
          <w:rPrChange w:id="20004" w:author="קלוד" w:date="2026-10-06T10:08:36Z">
            <w:rPr>
              <w:b/>
              <w:rtl/>
            </w:rPr>
          </w:rPrChange>
        </w:rPr>
        <w:t xml:space="preserve">רבי עקיבא</w:t>
      </w:r>
      <w:r>
        <w:rPr>
          <w:rStyle w:val="TanaimMishna"/>
          <w:b/>
          <w:rtl/>
          <w:rPrChange w:id="21288" w:author="Claude" w:date="2026-10-07T09:24:29Z">
            <w:rPr>
              <w:b/>
              <w:rtl/>
            </w:rPr>
          </w:rPrChange>
        </w:rPr>
        <w:t xml:space="preserve">:</w:t>
      </w:r>
      <w:r>
        <w:rPr>
          <w:b/>
          <w:rtl/>
        </w:rPr>
        <w:t xml:space="preserve"> </w:t>
      </w:r>
    </w:p>
    <w:p w14:paraId="1CCB307E" w14:textId="77777777" w:rsidR="0046556D" w:rsidRDefault="00BD6C4F" w:rsidP="00BD6C4F">
      <w:pPr>
        <w:jc w:val="center"/>
        <w:rPr>
          <w:del w:id="90028" w:author="מנוע עיצוב" w:date="2026-10-08T11:01:28Z"/>
          <w:rtl/>
        </w:rPr>
      </w:pPr>
      <w:del w:id="90027" w:author="מנוע עיצוב" w:date="2026-10-08T11:01:28Z">
        <w:r>
          <w:rPr>
            <w:rFonts w:ascii="BA חניכי הישיבות" w:hAnsi="BA חניכי הישיבות" w:cs="BA חניכי הישיבות"/>
            <w:rtl/>
          </w:rPr>
          <w:delText xml:space="preserve">׻</w:delText>
        </w:r>
      </w:del>
    </w:p>
    <w:p w14:paraId="3A10179B" w14:textId="77777777" w:rsidR="00BD6C4F" w:rsidRPr="00A55767" w:rsidRDefault="00BD6C4F" w:rsidP="00BD6C4F">
      <w:pPr>
        <w:pStyle w:val="affff1"/>
        <w:rPr>
          <w:b/>
          <w:rtl/>
        </w:rPr>
      </w:pPr>
      <w:ins w:id="9825" w:author="מספור קטעי משנה" w:date="2026-10-06T06:45:19Z">
        <w:r>
          <w:rPr>
            <w:rStyle w:val="MisparKeta"/>
          </w:rPr>
          <w:t xml:space="preserve">ד. </w:t>
        </w:r>
      </w:ins>
      <w:r w:rsidRPr="00A55767">
        <w:rPr>
          <w:b/>
          <w:rtl/>
        </w:rPr>
        <w:t xml:space="preserve">שחט את הוושט </w:t>
      </w:r>
      <w:r w:rsidR="00BF1CF6">
        <w:rPr>
          <w:b/>
          <w:rtl/>
        </w:rPr>
        <w:t>וכו#</w:t>
      </w:r>
      <w:r w:rsidRPr="00A55767">
        <w:rPr>
          <w:b/>
          <w:rtl/>
        </w:rPr>
        <w:t>, והודה לו רבי עקיבא.</w:t>
      </w:r>
    </w:p>
    <w:p w14:paraId="16667A3D" w14:textId="77777777" w:rsidR="00BD6C4F" w:rsidRPr="00A55767" w:rsidRDefault="00BD6C4F" w:rsidP="00F07436">
      <w:pPr>
        <w:pStyle w:val="afff3"/>
        <w:framePr w:wrap="around"/>
        <w:rPr>
          <w:rtl/>
        </w:rPr>
      </w:pPr>
      <w:r w:rsidRPr="00A55767">
        <w:rPr>
          <w:rFonts w:hint="cs"/>
          <w:rtl/>
        </w:rPr>
        <w:t>לב:</w:t>
      </w:r>
    </w:p>
    <w:p w14:paraId="746C4355" w14:textId="77777777" w:rsidR="0046556D" w:rsidRDefault="00BD6C4F" w:rsidP="00BD6C4F">
      <w:pPr>
        <w:rPr>
          <w:rtl/>
        </w:rPr>
      </w:pPr>
      <w:r w:rsidRPr="00C63571">
        <w:rPr>
          <w:rtl/>
        </w:rPr>
        <w:t>ורמינהי, אלו טרפות בבהמה: נקובת הוושט, ופסוקת הגרגרת!</w:t>
      </w:r>
    </w:p>
    <w:p w14:paraId="78601786" w14:textId="77777777" w:rsidR="0046556D" w:rsidRDefault="00BD6C4F" w:rsidP="00BD6C4F">
      <w:r w:rsidRPr="00C63571">
        <w:rPr>
          <w:rFonts w:hint="cs"/>
          <w:rtl/>
        </w:rPr>
        <w:t>וא</w:t>
      </w:r>
      <w:r>
        <w:rPr>
          <w:rtl/>
        </w:rPr>
        <w:t>"</w:t>
      </w:r>
      <w:r w:rsidRPr="00C63571">
        <w:rPr>
          <w:rFonts w:hint="cs"/>
          <w:rtl/>
        </w:rPr>
        <w:t>א לומר כרבא</w:t>
      </w:r>
      <w:r w:rsidRPr="00C63571">
        <w:rPr>
          <w:rtl/>
        </w:rPr>
        <w:t xml:space="preserve">: </w:t>
      </w:r>
      <w:r w:rsidRPr="00C63571">
        <w:rPr>
          <w:rFonts w:hint="cs"/>
          <w:rtl/>
        </w:rPr>
        <w:t>ד</w:t>
      </w:r>
      <w:r w:rsidRPr="00C63571">
        <w:rPr>
          <w:rtl/>
        </w:rPr>
        <w:t>כאן ששחט ולבסוף פסק</w:t>
      </w:r>
      <w:r w:rsidRPr="00C63571">
        <w:rPr>
          <w:rFonts w:hint="cs"/>
          <w:rtl/>
        </w:rPr>
        <w:t xml:space="preserve">- נפסלה בשחיטה, וכאן שפסק ולבסוף שחט שדבר אחר גרם לפסול </w:t>
      </w:r>
    </w:p>
    <w:p w14:paraId="1973756E" w14:textId="77777777" w:rsidR="0046556D" w:rsidRDefault="00BD6C4F" w:rsidP="00BD6C4F">
      <w:pPr>
        <w:rPr>
          <w:rtl/>
        </w:rPr>
      </w:pPr>
      <w:r w:rsidRPr="00C63571">
        <w:rPr>
          <w:rFonts w:hint="cs"/>
          <w:rtl/>
        </w:rPr>
        <w:t>דהא תני</w:t>
      </w:r>
      <w:r w:rsidRPr="00C63571">
        <w:rPr>
          <w:rtl/>
        </w:rPr>
        <w:t xml:space="preserve"> שחט את הוושט ופסק הגרגרת, פסק הגרגרת ואח"כ שחט הוושט - נבלה!</w:t>
      </w:r>
    </w:p>
    <w:p w14:paraId="7D6CB946" w14:textId="77777777" w:rsidR="0046556D" w:rsidRDefault="00BD6C4F" w:rsidP="00BD6C4F">
      <w:pPr>
        <w:rPr>
          <w:b/>
          <w:bCs/>
          <w:rtl/>
        </w:rPr>
      </w:pPr>
      <w:r w:rsidRPr="00C63571">
        <w:rPr>
          <w:rFonts w:hint="cs"/>
          <w:rtl/>
        </w:rPr>
        <w:t>וא</w:t>
      </w:r>
      <w:r>
        <w:rPr>
          <w:rtl/>
        </w:rPr>
        <w:t>"</w:t>
      </w:r>
      <w:r w:rsidRPr="00C63571">
        <w:rPr>
          <w:rFonts w:hint="cs"/>
          <w:rtl/>
        </w:rPr>
        <w:t xml:space="preserve">א לומר </w:t>
      </w:r>
      <w:r w:rsidRPr="00C63571">
        <w:rPr>
          <w:rtl/>
        </w:rPr>
        <w:t>וכבר שחט את הוושט מעיקרא.</w:t>
      </w:r>
      <w:r w:rsidRPr="00C63571">
        <w:rPr>
          <w:rFonts w:hint="cs"/>
          <w:rtl/>
        </w:rPr>
        <w:t xml:space="preserve"> א. דהיינו קמייתא ב. הא תנן ואח</w:t>
      </w:r>
      <w:r>
        <w:rPr>
          <w:rtl/>
        </w:rPr>
        <w:t>"</w:t>
      </w:r>
      <w:r w:rsidRPr="00C63571">
        <w:rPr>
          <w:rFonts w:hint="cs"/>
          <w:rtl/>
        </w:rPr>
        <w:t xml:space="preserve">כ </w:t>
      </w:r>
    </w:p>
    <w:p w14:paraId="4F0CBB19" w14:textId="77777777" w:rsidR="0046556D" w:rsidRDefault="00BD6C4F" w:rsidP="00BD6C4F">
      <w:pPr>
        <w:rPr>
          <w:rtl/>
        </w:rPr>
      </w:pPr>
      <w:r w:rsidRPr="00C605F0">
        <w:rPr>
          <w:rFonts w:hint="cs"/>
          <w:b/>
          <w:bCs/>
          <w:rtl/>
        </w:rPr>
        <w:t>ב.</w:t>
      </w:r>
      <w:r w:rsidRPr="00C63571">
        <w:rPr>
          <w:rFonts w:hint="cs"/>
          <w:rtl/>
        </w:rPr>
        <w:t xml:space="preserve"> </w:t>
      </w:r>
      <w:r w:rsidRPr="00C63571">
        <w:rPr>
          <w:rtl/>
        </w:rPr>
        <w:t>אלא אמר רבא: אלו אסורות קתני, ויש מהן נבלות ויש מהן טרפות.</w:t>
      </w:r>
    </w:p>
    <w:p w14:paraId="367293E9" w14:textId="77777777" w:rsidR="0046556D" w:rsidRDefault="00BD6C4F" w:rsidP="00BD6C4F">
      <w:pPr>
        <w:rPr>
          <w:rtl/>
        </w:rPr>
      </w:pPr>
      <w:r w:rsidRPr="00C63571">
        <w:rPr>
          <w:rtl/>
        </w:rPr>
        <w:t>ול</w:t>
      </w:r>
      <w:r w:rsidRPr="00C63571">
        <w:rPr>
          <w:rFonts w:hint="cs"/>
          <w:rtl/>
        </w:rPr>
        <w:t>א חשבי' ד</w:t>
      </w:r>
      <w:r w:rsidRPr="00C63571">
        <w:rPr>
          <w:rtl/>
        </w:rPr>
        <w:t xml:space="preserve">חזקיה: </w:t>
      </w:r>
      <w:r w:rsidRPr="00C63571">
        <w:rPr>
          <w:rFonts w:hint="cs"/>
          <w:rtl/>
        </w:rPr>
        <w:t>ד</w:t>
      </w:r>
      <w:r w:rsidRPr="00C63571">
        <w:rPr>
          <w:rtl/>
        </w:rPr>
        <w:t>עשאה גיסטרא - נבלה!</w:t>
      </w:r>
      <w:r>
        <w:rPr>
          <w:rFonts w:hint="cs"/>
          <w:rtl/>
        </w:rPr>
        <w:t xml:space="preserve"> ולא </w:t>
      </w:r>
      <w:r>
        <w:rPr>
          <w:rStyle w:val="2fb"/>
          <w:rFonts w:hint="cs"/>
          <w:rtl/>
          <w:rPrChange w:id="10099" w:author="מנוע אמוראים" w:date="2026-10-05T16:40:54Z">
            <w:rPr>
              <w:rFonts w:hint="cs"/>
              <w:rtl/>
            </w:rPr>
          </w:rPrChange>
        </w:rPr>
        <w:t xml:space="preserve">דר</w:t>
      </w:r>
      <w:r>
        <w:rPr>
          <w:rStyle w:val="2fb"/>
          <w:rtl/>
          <w:rPrChange w:id="10100" w:author="מנוע אמוראים" w:date="2026-10-05T16:40:54Z">
            <w:rPr>
              <w:rtl/>
            </w:rPr>
          </w:rPrChange>
        </w:rPr>
        <w:t xml:space="preserve">"</w:t>
      </w:r>
      <w:r>
        <w:rPr>
          <w:rStyle w:val="2fb"/>
          <w:rFonts w:hint="cs"/>
          <w:rtl/>
          <w:rPrChange w:id="10101" w:author="מנוע אמוראים" w:date="2026-10-05T16:40:54Z">
            <w:rPr>
              <w:rFonts w:hint="cs"/>
              <w:rtl/>
            </w:rPr>
          </w:rPrChange>
        </w:rPr>
        <w:t xml:space="preserve">א</w:t>
      </w:r>
      <w:r>
        <w:rPr>
          <w:rFonts w:hint="cs"/>
          <w:rtl/>
        </w:rPr>
        <w:t xml:space="preserve"> דנ</w:t>
      </w:r>
      <w:r w:rsidRPr="00C63571">
        <w:rPr>
          <w:rtl/>
        </w:rPr>
        <w:t>טלה ירך וחלל שלה - נבלה!</w:t>
      </w:r>
    </w:p>
    <w:p w14:paraId="64A125B6" w14:textId="77777777" w:rsidR="0046556D" w:rsidRDefault="00BD6C4F" w:rsidP="00BD6C4F">
      <w:pPr>
        <w:rPr>
          <w:b/>
          <w:bCs/>
          <w:rtl/>
        </w:rPr>
      </w:pPr>
      <w:r w:rsidRPr="00C63571">
        <w:rPr>
          <w:rFonts w:hint="cs"/>
          <w:rtl/>
        </w:rPr>
        <w:t>ד</w:t>
      </w:r>
      <w:r w:rsidRPr="00C63571">
        <w:rPr>
          <w:rtl/>
        </w:rPr>
        <w:t>נבלה דמטמאה מחיים לא קתני.</w:t>
      </w:r>
    </w:p>
    <w:p w14:paraId="1530AFAE" w14:textId="77777777" w:rsidR="0046556D" w:rsidRDefault="00BD6C4F" w:rsidP="00BD6C4F">
      <w:pPr>
        <w:rPr>
          <w:rtl/>
        </w:rPr>
      </w:pPr>
      <w:r w:rsidRPr="00C605F0">
        <w:rPr>
          <w:rFonts w:hint="cs"/>
          <w:b/>
          <w:bCs/>
          <w:rtl/>
        </w:rPr>
        <w:t>ג.</w:t>
      </w:r>
      <w:r w:rsidRPr="00C63571">
        <w:rPr>
          <w:rFonts w:hint="cs"/>
          <w:rtl/>
        </w:rPr>
        <w:t xml:space="preserve"> </w:t>
      </w:r>
      <w:r>
        <w:rPr>
          <w:rStyle w:val="2fb"/>
          <w:rtl/>
          <w:rPrChange w:id="10102" w:author="מנוע אמוראים" w:date="2026-10-05T16:40:54Z">
            <w:rPr>
              <w:rtl/>
            </w:rPr>
          </w:rPrChange>
        </w:rPr>
        <w:t xml:space="preserve">ר</w:t>
      </w:r>
      <w:r>
        <w:rPr>
          <w:rStyle w:val="2fb"/>
          <w:rFonts w:hint="cs"/>
          <w:rtl/>
          <w:rPrChange w:id="10103" w:author="מנוע אמוראים" w:date="2026-10-05T16:40:54Z">
            <w:rPr>
              <w:rFonts w:hint="cs"/>
              <w:rtl/>
            </w:rPr>
          </w:rPrChange>
        </w:rPr>
        <w:t xml:space="preserve">שב</w:t>
      </w:r>
      <w:r>
        <w:rPr>
          <w:rStyle w:val="2fb"/>
          <w:rtl/>
          <w:rPrChange w:id="10104" w:author="מנוע אמוראים" w:date="2026-10-05T16:40:54Z">
            <w:rPr>
              <w:rtl/>
            </w:rPr>
          </w:rPrChange>
        </w:rPr>
        <w:t xml:space="preserve">"</w:t>
      </w:r>
      <w:r>
        <w:rPr>
          <w:rStyle w:val="2fb"/>
          <w:rFonts w:hint="cs"/>
          <w:rtl/>
          <w:rPrChange w:id="10105" w:author="מנוע אמוראים" w:date="2026-10-05T16:40:54Z">
            <w:rPr>
              <w:rFonts w:hint="cs"/>
              <w:rtl/>
            </w:rPr>
          </w:rPrChange>
        </w:rPr>
        <w:t xml:space="preserve">ל</w:t>
      </w:r>
      <w:r w:rsidRPr="00C63571">
        <w:rPr>
          <w:rtl/>
        </w:rPr>
        <w:t>: כאן ששחט במקום חתך, כאן ששחט שלא במקום חתך;</w:t>
      </w:r>
    </w:p>
    <w:p w14:paraId="07D063A8" w14:textId="77777777" w:rsidR="0046556D" w:rsidRDefault="00BD6C4F" w:rsidP="00BD6C4F">
      <w:pPr>
        <w:rPr>
          <w:rtl/>
        </w:rPr>
      </w:pPr>
      <w:r w:rsidRPr="00C63571">
        <w:rPr>
          <w:rtl/>
        </w:rPr>
        <w:t>שחט במקום חתך - נפסלה בשחיטה, שלא במקום חתך - כי דבר אחר גרם לה ליפסל דמיא.</w:t>
      </w:r>
    </w:p>
    <w:p w14:paraId="608BD568" w14:textId="77777777" w:rsidR="0046556D" w:rsidRDefault="00BD6C4F" w:rsidP="00BD6C4F">
      <w:pPr>
        <w:rPr>
          <w:rtl/>
        </w:rPr>
      </w:pPr>
      <w:r>
        <w:rPr>
          <w:rFonts w:hint="cs"/>
          <w:rtl/>
        </w:rPr>
        <w:t xml:space="preserve">והך </w:t>
      </w:r>
      <w:r>
        <w:rPr>
          <w:rStyle w:val="2fb"/>
          <w:rFonts w:hint="cs"/>
          <w:rtl/>
          <w:rPrChange w:id="10106" w:author="מנוע אמוראים" w:date="2026-10-05T16:40:54Z">
            <w:rPr>
              <w:rFonts w:hint="cs"/>
              <w:rtl/>
            </w:rPr>
          </w:rPrChange>
        </w:rPr>
        <w:t xml:space="preserve">דרשב</w:t>
      </w:r>
      <w:r>
        <w:rPr>
          <w:rStyle w:val="2fb"/>
          <w:rtl/>
          <w:rPrChange w:id="10107" w:author="מנוע אמוראים" w:date="2026-10-05T16:40:54Z">
            <w:rPr>
              <w:rtl/>
            </w:rPr>
          </w:rPrChange>
        </w:rPr>
        <w:t xml:space="preserve">"</w:t>
      </w:r>
      <w:r>
        <w:rPr>
          <w:rStyle w:val="2fb"/>
          <w:rFonts w:hint="cs"/>
          <w:rtl/>
          <w:rPrChange w:id="10108" w:author="מנוע אמוראים" w:date="2026-10-05T16:40:54Z">
            <w:rPr>
              <w:rFonts w:hint="cs"/>
              <w:rtl/>
            </w:rPr>
          </w:rPrChange>
        </w:rPr>
        <w:t xml:space="preserve">ל</w:t>
      </w:r>
      <w:r w:rsidRPr="00C63571">
        <w:rPr>
          <w:rtl/>
        </w:rPr>
        <w:t>: שחט את הקנה ואח"כ ניקבה הריאה - כשרה;</w:t>
      </w:r>
    </w:p>
    <w:p w14:paraId="6F86EB84" w14:textId="77777777" w:rsidR="0046556D" w:rsidRDefault="00BD6C4F" w:rsidP="00BD6C4F">
      <w:pPr>
        <w:rPr>
          <w:rtl/>
        </w:rPr>
      </w:pPr>
      <w:r w:rsidRPr="00C63571">
        <w:rPr>
          <w:rtl/>
        </w:rPr>
        <w:t>אלמא כמאן דמנחא בדיקולא דמיא</w:t>
      </w:r>
      <w:r w:rsidRPr="00C63571">
        <w:rPr>
          <w:rFonts w:hint="cs"/>
          <w:rtl/>
        </w:rPr>
        <w:t xml:space="preserve"> וה</w:t>
      </w:r>
      <w:r>
        <w:rPr>
          <w:rtl/>
        </w:rPr>
        <w:t>"</w:t>
      </w:r>
      <w:r w:rsidRPr="00C63571">
        <w:rPr>
          <w:rFonts w:hint="cs"/>
          <w:rtl/>
        </w:rPr>
        <w:t xml:space="preserve">נ כאן </w:t>
      </w:r>
    </w:p>
    <w:p w14:paraId="26062702" w14:textId="77777777" w:rsidR="0046556D" w:rsidRDefault="000828F8" w:rsidP="00C62948">
      <w:pPr>
        <w:pStyle w:val="affffb"/>
        <w:rPr>
          <w:rtl/>
        </w:rPr>
      </w:pPr>
      <w:r>
        <w:rPr>
          <w:rtl/>
        </w:rPr>
        <w:t xml:space="preserve">- </w:t>
      </w:r>
      <w:r>
        <w:rPr>
          <w:rFonts w:hint="cs"/>
          <w:rtl/>
        </w:rPr>
        <w:t xml:space="preserve">אלא </w:t>
      </w:r>
      <w:r>
        <w:rPr>
          <w:rStyle w:val="2fb"/>
          <w:rFonts w:hint="cs"/>
          <w:rtl/>
          <w:rPrChange w:id="10109" w:author="מנוע אמוראים" w:date="2026-10-05T16:40:54Z">
            <w:rPr>
              <w:rFonts w:hint="cs"/>
              <w:rtl/>
            </w:rPr>
          </w:rPrChange>
        </w:rPr>
        <w:t xml:space="preserve">ארחב</w:t>
      </w:r>
      <w:r>
        <w:rPr>
          <w:rStyle w:val="2fb"/>
          <w:rtl/>
          <w:rPrChange w:id="10110" w:author="מנוע אמוראים" w:date="2026-10-05T16:40:54Z">
            <w:rPr>
              <w:rtl/>
            </w:rPr>
          </w:rPrChange>
        </w:rPr>
        <w:t xml:space="preserve">"</w:t>
      </w:r>
      <w:r>
        <w:rPr>
          <w:rStyle w:val="2fb"/>
          <w:rFonts w:hint="cs"/>
          <w:rtl/>
          <w:rPrChange w:id="10111" w:author="מנוע אמוראים" w:date="2026-10-05T16:40:54Z">
            <w:rPr>
              <w:rFonts w:hint="cs"/>
              <w:rtl/>
            </w:rPr>
          </w:rPrChange>
        </w:rPr>
        <w:t xml:space="preserve">א</w:t>
      </w:r>
      <w:r>
        <w:rPr>
          <w:rFonts w:hint="cs"/>
          <w:rtl/>
        </w:rPr>
        <w:t xml:space="preserve"> </w:t>
      </w:r>
      <w:r>
        <w:rPr>
          <w:rStyle w:val="2fb"/>
          <w:rFonts w:hint="cs"/>
          <w:rtl/>
          <w:rPrChange w:id="10112" w:author="מנוע אמוראים" w:date="2026-10-05T16:40:54Z">
            <w:rPr>
              <w:rFonts w:hint="cs"/>
              <w:rtl/>
            </w:rPr>
          </w:rPrChange>
        </w:rPr>
        <w:t xml:space="preserve">מרי</w:t>
      </w:r>
      <w:r>
        <w:rPr>
          <w:rStyle w:val="2fb"/>
          <w:rtl/>
          <w:rPrChange w:id="10113" w:author="מנוע אמוראים" w:date="2026-10-05T16:40:54Z">
            <w:rPr>
              <w:rtl/>
            </w:rPr>
          </w:rPrChange>
        </w:rPr>
        <w:t xml:space="preserve">"</w:t>
      </w:r>
      <w:r>
        <w:rPr>
          <w:rStyle w:val="2fb"/>
          <w:rFonts w:hint="cs"/>
          <w:rtl/>
          <w:rPrChange w:id="10114" w:author="מנוע אמוראים" w:date="2026-10-05T16:40:54Z">
            <w:rPr>
              <w:rFonts w:hint="cs"/>
              <w:rtl/>
            </w:rPr>
          </w:rPrChange>
        </w:rPr>
        <w:t xml:space="preserve">ו</w:t>
      </w:r>
      <w:r w:rsidR="00BD6C4F" w:rsidRPr="00C63571">
        <w:rPr>
          <w:rtl/>
        </w:rPr>
        <w:t xml:space="preserve"> </w:t>
      </w:r>
      <w:r w:rsidR="00BD6C4F" w:rsidRPr="00C63571">
        <w:rPr>
          <w:rFonts w:hint="cs"/>
          <w:rtl/>
        </w:rPr>
        <w:t>ל</w:t>
      </w:r>
      <w:r w:rsidR="00BD6C4F">
        <w:rPr>
          <w:rtl/>
        </w:rPr>
        <w:t>"</w:t>
      </w:r>
      <w:r w:rsidR="00BD6C4F" w:rsidRPr="00C63571">
        <w:rPr>
          <w:rFonts w:hint="cs"/>
          <w:rtl/>
        </w:rPr>
        <w:t>ק</w:t>
      </w:r>
      <w:r w:rsidR="00BD6C4F" w:rsidRPr="00C63571">
        <w:rPr>
          <w:rtl/>
        </w:rPr>
        <w:t>: כאן קודם חזרה, כאן לאחר חזרה, ומשנה לא זזה ממקומה.</w:t>
      </w:r>
    </w:p>
    <w:p w14:paraId="55133B89" w14:textId="77777777" w:rsidR="0046556D" w:rsidRDefault="0046556D" w:rsidP="00BD6C4F">
      <w:pPr>
        <w:rPr>
          <w:rtl/>
        </w:rPr>
      </w:pPr>
    </w:p>
    <w:p w14:paraId="5DDFDF5E" w14:textId="77777777" w:rsidR="0046556D" w:rsidRDefault="00BD6C4F" w:rsidP="00BD6C4F">
      <w:pPr>
        <w:rPr>
          <w:rtl/>
        </w:rPr>
      </w:pPr>
      <w:r w:rsidRPr="00C63571">
        <w:rPr>
          <w:rtl/>
        </w:rPr>
        <w:t xml:space="preserve">• </w:t>
      </w:r>
      <w:r>
        <w:rPr>
          <w:b/>
          <w:bCs/>
          <w:rtl/>
        </w:rPr>
        <w:t xml:space="preserve">גופא </w:t>
      </w:r>
      <w:r>
        <w:rPr>
          <w:rStyle w:val="2fb"/>
          <w:b/>
          <w:bCs/>
          <w:rtl/>
          <w:rPrChange w:id="10115" w:author="מנוע אמוראים" w:date="2026-10-05T16:40:54Z">
            <w:rPr>
              <w:b/>
              <w:bCs/>
              <w:rtl/>
            </w:rPr>
          </w:rPrChange>
        </w:rPr>
        <w:t xml:space="preserve">א</w:t>
      </w:r>
      <w:r>
        <w:rPr>
          <w:rStyle w:val="2fb"/>
          <w:rFonts w:hint="cs"/>
          <w:b/>
          <w:bCs/>
          <w:rtl/>
          <w:rPrChange w:id="10116" w:author="מנוע אמוראים" w:date="2026-10-05T16:40:54Z">
            <w:rPr>
              <w:rFonts w:hint="cs"/>
              <w:b/>
              <w:bCs/>
              <w:rtl/>
            </w:rPr>
          </w:rPrChange>
        </w:rPr>
        <w:t xml:space="preserve">רשב</w:t>
      </w:r>
      <w:r>
        <w:rPr>
          <w:rStyle w:val="2fb"/>
          <w:b/>
          <w:bCs/>
          <w:rtl/>
          <w:rPrChange w:id="10117" w:author="מנוע אמוראים" w:date="2026-10-05T16:40:54Z">
            <w:rPr>
              <w:b/>
              <w:bCs/>
              <w:rtl/>
            </w:rPr>
          </w:rPrChange>
        </w:rPr>
        <w:t xml:space="preserve">"</w:t>
      </w:r>
      <w:r>
        <w:rPr>
          <w:rStyle w:val="2fb"/>
          <w:rFonts w:hint="cs"/>
          <w:b/>
          <w:bCs/>
          <w:rtl/>
          <w:rPrChange w:id="10118" w:author="מנוע אמוראים" w:date="2026-10-05T16:40:54Z">
            <w:rPr>
              <w:rFonts w:hint="cs"/>
              <w:b/>
              <w:bCs/>
              <w:rtl/>
            </w:rPr>
          </w:rPrChange>
        </w:rPr>
        <w:t xml:space="preserve">ל</w:t>
      </w:r>
      <w:del w:id="21289" w:author="Claude" w:date="2026-10-07T09:24:29Z">
        <w:r>
          <w:rPr>
            <w:rFonts w:hint="cs"/>
            <w:b/>
            <w:bCs/>
            <w:rtl/>
          </w:rPr>
          <w:delText xml:space="preserve"> </w:delText>
        </w:r>
      </w:del>
      <w:r w:rsidRPr="00FB77A7">
        <w:rPr>
          <w:b/>
          <w:bCs/>
          <w:rtl/>
        </w:rPr>
        <w:t>:</w:t>
      </w:r>
      <w:r w:rsidRPr="00C63571">
        <w:rPr>
          <w:rtl/>
        </w:rPr>
        <w:t xml:space="preserve"> שחט את הקנה ואח"כ ניקבה הריאה - כשרה.</w:t>
      </w:r>
    </w:p>
    <w:p w14:paraId="708908DD" w14:textId="77777777" w:rsidR="0046556D" w:rsidRDefault="00BD6C4F" w:rsidP="00BD6C4F">
      <w:pPr>
        <w:rPr>
          <w:rtl/>
        </w:rPr>
      </w:pPr>
      <w:r>
        <w:rPr>
          <w:rtl/>
        </w:rPr>
        <w:t xml:space="preserve">רבא: לא </w:t>
      </w:r>
      <w:r>
        <w:rPr>
          <w:rStyle w:val="2fb"/>
          <w:rtl/>
          <w:rPrChange w:id="10119" w:author="מנוע אמוראים" w:date="2026-10-05T16:40:54Z">
            <w:rPr>
              <w:rtl/>
            </w:rPr>
          </w:rPrChange>
        </w:rPr>
        <w:t xml:space="preserve">א</w:t>
      </w:r>
      <w:r>
        <w:rPr>
          <w:rStyle w:val="2fb"/>
          <w:rFonts w:hint="cs"/>
          <w:rtl/>
          <w:rPrChange w:id="10120" w:author="מנוע אמוראים" w:date="2026-10-05T16:40:54Z">
            <w:rPr>
              <w:rFonts w:hint="cs"/>
              <w:rtl/>
            </w:rPr>
          </w:rPrChange>
        </w:rPr>
        <w:t xml:space="preserve">רשב</w:t>
      </w:r>
      <w:r>
        <w:rPr>
          <w:rStyle w:val="2fb"/>
          <w:rtl/>
          <w:rPrChange w:id="10121" w:author="מנוע אמוראים" w:date="2026-10-05T16:40:54Z">
            <w:rPr>
              <w:rtl/>
            </w:rPr>
          </w:rPrChange>
        </w:rPr>
        <w:t xml:space="preserve">"</w:t>
      </w:r>
      <w:r>
        <w:rPr>
          <w:rStyle w:val="2fb"/>
          <w:rFonts w:hint="cs"/>
          <w:rtl/>
          <w:rPrChange w:id="10122" w:author="מנוע אמוראים" w:date="2026-10-05T16:40:54Z">
            <w:rPr>
              <w:rFonts w:hint="cs"/>
              <w:rtl/>
            </w:rPr>
          </w:rPrChange>
        </w:rPr>
        <w:t xml:space="preserve">ל</w:t>
      </w:r>
      <w:r>
        <w:rPr>
          <w:rFonts w:hint="cs"/>
          <w:rtl/>
        </w:rPr>
        <w:t xml:space="preserve"> </w:t>
      </w:r>
      <w:r w:rsidRPr="00C63571">
        <w:rPr>
          <w:rtl/>
        </w:rPr>
        <w:t>אלא בריאה, הואיל וחיי ריאה תלויה בקנה, אבל בבני מעיים לא.</w:t>
      </w:r>
    </w:p>
    <w:p w14:paraId="5425FFD1" w14:textId="77777777" w:rsidR="0046556D" w:rsidRDefault="0046556D" w:rsidP="00BD6C4F">
      <w:pPr>
        <w:rPr>
          <w:rtl/>
        </w:rPr>
      </w:pPr>
    </w:p>
    <w:p w14:paraId="50D3E6BE" w14:textId="77777777" w:rsidR="0046556D" w:rsidRDefault="00BD6C4F" w:rsidP="00BD6C4F">
      <w:pPr>
        <w:rPr>
          <w:rtl/>
        </w:rPr>
      </w:pPr>
      <w:r w:rsidRPr="00C63571">
        <w:rPr>
          <w:rtl/>
        </w:rPr>
        <w:t xml:space="preserve">• מתקיף רבי זירא: מאחר שנולדו בה סימני טרפה התרת, </w:t>
      </w:r>
      <w:r>
        <w:rPr>
          <w:rtl/>
        </w:rPr>
        <w:t>מ"ל</w:t>
      </w:r>
      <w:r w:rsidRPr="00C63571">
        <w:rPr>
          <w:rtl/>
        </w:rPr>
        <w:t xml:space="preserve"> בריאה </w:t>
      </w:r>
      <w:r>
        <w:rPr>
          <w:rtl/>
        </w:rPr>
        <w:t>מ"ל</w:t>
      </w:r>
      <w:r w:rsidRPr="00C63571">
        <w:rPr>
          <w:rtl/>
        </w:rPr>
        <w:t xml:space="preserve"> בבני מעיים!</w:t>
      </w:r>
    </w:p>
    <w:p w14:paraId="6C47DD7D" w14:textId="77777777" w:rsidR="0046556D" w:rsidRDefault="00BD6C4F" w:rsidP="00BD6C4F">
      <w:pPr>
        <w:rPr>
          <w:rtl/>
        </w:rPr>
      </w:pPr>
      <w:r>
        <w:rPr>
          <w:rtl/>
        </w:rPr>
        <w:t xml:space="preserve">והדר בה </w:t>
      </w:r>
      <w:r>
        <w:rPr>
          <w:rStyle w:val="2fb"/>
          <w:rtl/>
          <w:rPrChange w:id="10123" w:author="מנוע אמוראים" w:date="2026-10-05T16:40:54Z">
            <w:rPr>
              <w:rtl/>
            </w:rPr>
          </w:rPrChange>
        </w:rPr>
        <w:t xml:space="preserve">ר</w:t>
      </w:r>
      <w:r>
        <w:rPr>
          <w:rStyle w:val="2fb"/>
          <w:rtl/>
          <w:rPrChange w:id="10124" w:author="מנוע אמוראים" w:date="2026-10-05T16:40:54Z">
            <w:rPr>
              <w:rtl/>
            </w:rPr>
          </w:rPrChange>
        </w:rPr>
        <w:t xml:space="preserve">"</w:t>
      </w:r>
      <w:r>
        <w:rPr>
          <w:rStyle w:val="2fb"/>
          <w:rFonts w:hint="cs"/>
          <w:rtl/>
          <w:rPrChange w:id="10125" w:author="מנוע אמוראים" w:date="2026-10-05T16:40:54Z">
            <w:rPr>
              <w:rFonts w:hint="cs"/>
              <w:rtl/>
            </w:rPr>
          </w:rPrChange>
        </w:rPr>
        <w:t xml:space="preserve">ז</w:t>
      </w:r>
      <w:r w:rsidRPr="00C63571">
        <w:rPr>
          <w:rtl/>
        </w:rPr>
        <w:t xml:space="preserve"> דבעי רבי זירא: ניקבו בני מעיים בין סימן לסימן, מהו? מי מצטרף סימן ראשון לסימן שני לטהרה מידי נבלה או לא? </w:t>
      </w:r>
    </w:p>
    <w:p w14:paraId="1C08F5C7" w14:textId="77777777" w:rsidR="0046556D" w:rsidRDefault="00BD6C4F" w:rsidP="00BD6C4F">
      <w:pPr>
        <w:rPr>
          <w:rtl/>
        </w:rPr>
      </w:pPr>
      <w:r w:rsidRPr="00C63571">
        <w:rPr>
          <w:rtl/>
        </w:rPr>
        <w:t xml:space="preserve">ואמרינן, לאו היינו דבעי אילפא: הוציא עובר את ידו בין סימן לסימן, מהו? </w:t>
      </w:r>
    </w:p>
    <w:p w14:paraId="1EC9A664" w14:textId="77777777" w:rsidR="00BD6C4F" w:rsidRPr="00A55767" w:rsidRDefault="00BD6C4F" w:rsidP="00F07436">
      <w:pPr>
        <w:pStyle w:val="afff3"/>
        <w:framePr w:wrap="around"/>
        <w:rPr>
          <w:rtl/>
        </w:rPr>
      </w:pPr>
      <w:r w:rsidRPr="00A55767">
        <w:rPr>
          <w:rFonts w:hint="cs"/>
          <w:rtl/>
        </w:rPr>
        <w:t>לג.</w:t>
      </w:r>
    </w:p>
    <w:p w14:paraId="39010EAA" w14:textId="77777777" w:rsidR="0046556D" w:rsidRDefault="00BD6C4F" w:rsidP="00BD6C4F">
      <w:pPr>
        <w:rPr>
          <w:rtl/>
        </w:rPr>
      </w:pPr>
      <w:r w:rsidRPr="00C63571">
        <w:rPr>
          <w:rtl/>
        </w:rPr>
        <w:t xml:space="preserve">מי מצטרף סימן ראשון לסימן שני לטהרה מידי נבלה או לא? </w:t>
      </w:r>
    </w:p>
    <w:p w14:paraId="789C5C68" w14:textId="77777777" w:rsidR="0046556D" w:rsidRDefault="00BD6C4F" w:rsidP="00BD6C4F">
      <w:pPr>
        <w:rPr>
          <w:rtl/>
        </w:rPr>
      </w:pPr>
      <w:r w:rsidRPr="00C63571">
        <w:rPr>
          <w:rtl/>
        </w:rPr>
        <w:t>עד כאן לא איבעיא לן אלא לטהרה מידי נבלה, אבל באכילה אסורה.</w:t>
      </w:r>
    </w:p>
    <w:p w14:paraId="2191FB04" w14:textId="77777777" w:rsidR="0046556D" w:rsidRDefault="00BD6C4F" w:rsidP="00BD6C4F">
      <w:pPr>
        <w:rPr>
          <w:rtl/>
        </w:rPr>
      </w:pPr>
      <w:r>
        <w:rPr>
          <w:rtl/>
        </w:rPr>
        <w:t xml:space="preserve">• א"ל </w:t>
      </w:r>
      <w:r>
        <w:rPr>
          <w:rStyle w:val="2fb"/>
          <w:rtl/>
          <w:rPrChange w:id="10126" w:author="מנוע אמוראים" w:date="2026-10-05T16:40:54Z">
            <w:rPr>
              <w:rtl/>
            </w:rPr>
          </w:rPrChange>
        </w:rPr>
        <w:t xml:space="preserve">ר</w:t>
      </w:r>
      <w:r>
        <w:rPr>
          <w:rStyle w:val="2fb"/>
          <w:rFonts w:hint="cs"/>
          <w:rtl/>
          <w:rPrChange w:id="10127" w:author="מנוע אמוראים" w:date="2026-10-05T16:40:54Z">
            <w:rPr>
              <w:rFonts w:hint="cs"/>
              <w:rtl/>
            </w:rPr>
          </w:rPrChange>
        </w:rPr>
        <w:t xml:space="preserve">אב</w:t>
      </w:r>
      <w:r>
        <w:rPr>
          <w:rStyle w:val="2fb"/>
          <w:rtl/>
          <w:rPrChange w:id="10128" w:author="מנוע אמוראים" w:date="2026-10-05T16:40:54Z">
            <w:rPr>
              <w:rtl/>
            </w:rPr>
          </w:rPrChange>
        </w:rPr>
        <w:t xml:space="preserve">"</w:t>
      </w:r>
      <w:r>
        <w:rPr>
          <w:rStyle w:val="2fb"/>
          <w:rFonts w:hint="cs"/>
          <w:rtl/>
          <w:rPrChange w:id="10129" w:author="מנוע אמוראים" w:date="2026-10-05T16:40:54Z">
            <w:rPr>
              <w:rFonts w:hint="cs"/>
              <w:rtl/>
            </w:rPr>
          </w:rPrChange>
        </w:rPr>
        <w:t xml:space="preserve">ר</w:t>
      </w:r>
      <w:r>
        <w:rPr>
          <w:rFonts w:hint="cs"/>
          <w:rtl/>
        </w:rPr>
        <w:t xml:space="preserve"> לרבינא</w:t>
      </w:r>
      <w:r>
        <w:rPr>
          <w:rtl/>
        </w:rPr>
        <w:t xml:space="preserve">: דלמא לעולם לא הדר ביה, </w:t>
      </w:r>
      <w:r>
        <w:rPr>
          <w:rStyle w:val="2fb"/>
          <w:rtl/>
          <w:rPrChange w:id="10130" w:author="מנוע אמוראים" w:date="2026-10-05T16:40:54Z">
            <w:rPr>
              <w:rtl/>
            </w:rPr>
          </w:rPrChange>
        </w:rPr>
        <w:t xml:space="preserve">ור</w:t>
      </w:r>
      <w:r>
        <w:rPr>
          <w:rStyle w:val="2fb"/>
          <w:rtl/>
          <w:rPrChange w:id="10131" w:author="מנוע אמוראים" w:date="2026-10-05T16:40:54Z">
            <w:rPr>
              <w:rtl/>
            </w:rPr>
          </w:rPrChange>
        </w:rPr>
        <w:t xml:space="preserve">"</w:t>
      </w:r>
      <w:r>
        <w:rPr>
          <w:rStyle w:val="2fb"/>
          <w:rFonts w:hint="cs"/>
          <w:rtl/>
          <w:rPrChange w:id="10132" w:author="מנוע אמוראים" w:date="2026-10-05T16:40:54Z">
            <w:rPr>
              <w:rFonts w:hint="cs"/>
              <w:rtl/>
            </w:rPr>
          </w:rPrChange>
        </w:rPr>
        <w:t xml:space="preserve">ז</w:t>
      </w:r>
      <w:r w:rsidRPr="00C63571">
        <w:rPr>
          <w:rtl/>
        </w:rPr>
        <w:t xml:space="preserve"> לדבריו דרבא קאמר וליה לא סבירא ליה.</w:t>
      </w:r>
    </w:p>
    <w:p w14:paraId="78579E65" w14:textId="77777777" w:rsidR="0046556D" w:rsidRDefault="00BD6C4F" w:rsidP="00BD6C4F">
      <w:pPr>
        <w:rPr>
          <w:rtl/>
        </w:rPr>
      </w:pPr>
      <w:r>
        <w:rPr>
          <w:rStyle w:val="2fb"/>
          <w:rtl/>
          <w:rPrChange w:id="10133" w:author="מנוע אמוראים" w:date="2026-10-05T16:40:54Z">
            <w:rPr>
              <w:rtl/>
            </w:rPr>
          </w:rPrChange>
        </w:rPr>
        <w:t xml:space="preserve">א</w:t>
      </w:r>
      <w:r>
        <w:rPr>
          <w:rStyle w:val="2fb"/>
          <w:rFonts w:hint="cs"/>
          <w:rtl/>
          <w:rPrChange w:id="10134" w:author="מנוע אמוראים" w:date="2026-10-05T16:40:54Z">
            <w:rPr>
              <w:rFonts w:hint="cs"/>
              <w:rtl/>
            </w:rPr>
          </w:rPrChange>
        </w:rPr>
        <w:t xml:space="preserve">ראב</w:t>
      </w:r>
      <w:r>
        <w:rPr>
          <w:rStyle w:val="2fb"/>
          <w:rtl/>
          <w:rPrChange w:id="10135" w:author="מנוע אמוראים" w:date="2026-10-05T16:40:54Z">
            <w:rPr>
              <w:rtl/>
            </w:rPr>
          </w:rPrChange>
        </w:rPr>
        <w:t xml:space="preserve">"</w:t>
      </w:r>
      <w:r>
        <w:rPr>
          <w:rStyle w:val="2fb"/>
          <w:rFonts w:hint="cs"/>
          <w:rtl/>
          <w:rPrChange w:id="10136" w:author="מנוע אמוראים" w:date="2026-10-05T16:40:54Z">
            <w:rPr>
              <w:rFonts w:hint="cs"/>
              <w:rtl/>
            </w:rPr>
          </w:rPrChange>
        </w:rPr>
        <w:t xml:space="preserve">י</w:t>
      </w:r>
      <w:r>
        <w:rPr>
          <w:rFonts w:hint="cs"/>
          <w:rtl/>
        </w:rPr>
        <w:t xml:space="preserve"> ש</w:t>
      </w:r>
      <w:r>
        <w:rPr>
          <w:rtl/>
        </w:rPr>
        <w:t>"</w:t>
      </w:r>
      <w:r>
        <w:rPr>
          <w:rFonts w:hint="cs"/>
          <w:rtl/>
        </w:rPr>
        <w:t xml:space="preserve">מ </w:t>
      </w:r>
      <w:r>
        <w:rPr>
          <w:rStyle w:val="2fb"/>
          <w:rFonts w:hint="cs"/>
          <w:rtl/>
          <w:rPrChange w:id="10137" w:author="מנוע אמוראים" w:date="2026-10-05T16:40:54Z">
            <w:rPr>
              <w:rFonts w:hint="cs"/>
              <w:rtl/>
            </w:rPr>
          </w:rPrChange>
        </w:rPr>
        <w:t xml:space="preserve">מדרשב</w:t>
      </w:r>
      <w:r>
        <w:rPr>
          <w:rStyle w:val="2fb"/>
          <w:rtl/>
          <w:rPrChange w:id="10138" w:author="מנוע אמוראים" w:date="2026-10-05T16:40:54Z">
            <w:rPr>
              <w:rtl/>
            </w:rPr>
          </w:rPrChange>
        </w:rPr>
        <w:t xml:space="preserve">"</w:t>
      </w:r>
      <w:r>
        <w:rPr>
          <w:rStyle w:val="2fb"/>
          <w:rFonts w:hint="cs"/>
          <w:rtl/>
          <w:rPrChange w:id="10139" w:author="מנוע אמוראים" w:date="2026-10-05T16:40:54Z">
            <w:rPr>
              <w:rFonts w:hint="cs"/>
              <w:rtl/>
            </w:rPr>
          </w:rPrChange>
        </w:rPr>
        <w:t xml:space="preserve">ל</w:t>
      </w:r>
      <w:r w:rsidRPr="00C63571">
        <w:rPr>
          <w:rtl/>
        </w:rPr>
        <w:t xml:space="preserve">: מזמנין ישראל על בני מעיים, דבשחיטה תליא מילתא, </w:t>
      </w:r>
      <w:r w:rsidRPr="00C63571">
        <w:rPr>
          <w:rFonts w:hint="cs"/>
          <w:rtl/>
        </w:rPr>
        <w:t>ושחיטה מעלייא אישתרי</w:t>
      </w:r>
    </w:p>
    <w:p w14:paraId="54646FA4" w14:textId="2A6E362D" w:rsidR="0046556D" w:rsidRDefault="00BD6C4F" w:rsidP="00BD6C4F">
      <w:pPr>
        <w:rPr>
          <w:rtl/>
        </w:rPr>
      </w:pPr>
      <w:r w:rsidRPr="00C63571">
        <w:rPr>
          <w:rFonts w:hint="cs"/>
          <w:rtl/>
        </w:rPr>
        <w:t>ואין מזמנין עכו</w:t>
      </w:r>
      <w:r>
        <w:rPr>
          <w:rtl/>
        </w:rPr>
        <w:t>"</w:t>
      </w:r>
      <w:r w:rsidRPr="00C63571">
        <w:rPr>
          <w:rFonts w:hint="cs"/>
          <w:rtl/>
        </w:rPr>
        <w:t>ם על בני מעיים</w:t>
      </w:r>
      <w:r w:rsidRPr="00C63571">
        <w:rPr>
          <w:rtl/>
        </w:rPr>
        <w:t xml:space="preserve"> דבנחירה סגי להו ובמיתה תליא מילתא, הני כאבר מן החי דמו.</w:t>
      </w:r>
    </w:p>
    <w:p w14:paraId="2C1BD699" w14:textId="77777777" w:rsidR="0046556D" w:rsidRDefault="00BD6C4F" w:rsidP="00BD6C4F">
      <w:pPr>
        <w:rPr>
          <w:rtl/>
        </w:rPr>
      </w:pPr>
      <w:r w:rsidRPr="00C63571">
        <w:rPr>
          <w:rtl/>
        </w:rPr>
        <w:t xml:space="preserve">• </w:t>
      </w:r>
      <w:r>
        <w:rPr>
          <w:rStyle w:val="2fb"/>
          <w:rFonts w:hint="cs"/>
          <w:rtl/>
          <w:rPrChange w:id="10140" w:author="מנוע אמוראים" w:date="2026-10-05T16:40:54Z">
            <w:rPr>
              <w:rFonts w:hint="cs"/>
              <w:rtl/>
            </w:rPr>
          </w:rPrChange>
        </w:rPr>
        <w:t xml:space="preserve">אר</w:t>
      </w:r>
      <w:r>
        <w:rPr>
          <w:rStyle w:val="2fb"/>
          <w:rtl/>
          <w:rPrChange w:id="10141" w:author="מנוע אמוראים" w:date="2026-10-05T16:40:54Z">
            <w:rPr>
              <w:rtl/>
            </w:rPr>
          </w:rPrChange>
        </w:rPr>
        <w:t xml:space="preserve">"</w:t>
      </w:r>
      <w:r>
        <w:rPr>
          <w:rStyle w:val="2fb"/>
          <w:rFonts w:hint="cs"/>
          <w:rtl/>
          <w:rPrChange w:id="10142" w:author="מנוע אמוראים" w:date="2026-10-05T16:40:54Z">
            <w:rPr>
              <w:rFonts w:hint="cs"/>
              <w:rtl/>
            </w:rPr>
          </w:rPrChange>
        </w:rPr>
        <w:t xml:space="preserve">פ</w:t>
      </w:r>
      <w:r w:rsidRPr="00C63571">
        <w:rPr>
          <w:rtl/>
        </w:rPr>
        <w:t xml:space="preserve">: </w:t>
      </w:r>
      <w:r>
        <w:rPr>
          <w:rFonts w:hint="cs"/>
          <w:rtl/>
        </w:rPr>
        <w:t xml:space="preserve">כשישבתי לפני </w:t>
      </w:r>
      <w:r>
        <w:rPr>
          <w:rStyle w:val="2fb"/>
          <w:rFonts w:hint="cs"/>
          <w:rtl/>
          <w:rPrChange w:id="10143" w:author="מנוע אמוראים" w:date="2026-10-05T16:40:54Z">
            <w:rPr>
              <w:rFonts w:hint="cs"/>
              <w:rtl/>
            </w:rPr>
          </w:rPrChange>
        </w:rPr>
        <w:t xml:space="preserve">ראב</w:t>
      </w:r>
      <w:r>
        <w:rPr>
          <w:rStyle w:val="2fb"/>
          <w:rtl/>
          <w:rPrChange w:id="10144" w:author="מנוע אמוראים" w:date="2026-10-05T16:40:54Z">
            <w:rPr>
              <w:rtl/>
            </w:rPr>
          </w:rPrChange>
        </w:rPr>
        <w:t xml:space="preserve">"</w:t>
      </w:r>
      <w:r>
        <w:rPr>
          <w:rStyle w:val="2fb"/>
          <w:rFonts w:hint="cs"/>
          <w:rtl/>
          <w:rPrChange w:id="10145" w:author="מנוע אמוראים" w:date="2026-10-05T16:40:54Z">
            <w:rPr>
              <w:rFonts w:hint="cs"/>
              <w:rtl/>
            </w:rPr>
          </w:rPrChange>
        </w:rPr>
        <w:t xml:space="preserve">י</w:t>
      </w:r>
      <w:r w:rsidRPr="00C63571">
        <w:rPr>
          <w:rtl/>
        </w:rPr>
        <w:t xml:space="preserve"> ו</w:t>
      </w:r>
      <w:r w:rsidRPr="00C63571">
        <w:rPr>
          <w:rFonts w:hint="cs"/>
          <w:rtl/>
        </w:rPr>
        <w:t>שאלתי</w:t>
      </w:r>
      <w:r w:rsidRPr="00C63571">
        <w:rPr>
          <w:rtl/>
        </w:rPr>
        <w:t xml:space="preserve">: </w:t>
      </w:r>
      <w:r w:rsidRPr="00C63571">
        <w:rPr>
          <w:rFonts w:hint="cs"/>
          <w:rtl/>
        </w:rPr>
        <w:t>אם יש מותר ישראל ואסור לעכו</w:t>
      </w:r>
      <w:r>
        <w:rPr>
          <w:rtl/>
        </w:rPr>
        <w:t>"</w:t>
      </w:r>
      <w:r w:rsidRPr="00C63571">
        <w:rPr>
          <w:rFonts w:hint="cs"/>
          <w:rtl/>
        </w:rPr>
        <w:t xml:space="preserve">ם </w:t>
      </w:r>
    </w:p>
    <w:p w14:paraId="43047443" w14:textId="77777777" w:rsidR="0046556D" w:rsidRDefault="00BD6C4F" w:rsidP="00BD6C4F">
      <w:pPr>
        <w:rPr>
          <w:rtl/>
        </w:rPr>
      </w:pPr>
      <w:r w:rsidRPr="00C63571">
        <w:rPr>
          <w:rtl/>
        </w:rPr>
        <w:t>ולא אמרי ליה, דאמינא הא טעמא קאמר.</w:t>
      </w:r>
    </w:p>
    <w:p w14:paraId="1CED0F86" w14:textId="77777777" w:rsidR="0046556D" w:rsidRDefault="00BD6C4F" w:rsidP="00BD6C4F">
      <w:pPr>
        <w:rPr>
          <w:rtl/>
        </w:rPr>
      </w:pPr>
      <w:r w:rsidRPr="00C63571">
        <w:rPr>
          <w:rtl/>
        </w:rPr>
        <w:t xml:space="preserve">תניא דלא </w:t>
      </w:r>
      <w:r>
        <w:rPr>
          <w:rStyle w:val="2fb"/>
          <w:rFonts w:hint="cs"/>
          <w:rtl/>
          <w:rPrChange w:id="10146" w:author="מנוע אמוראים" w:date="2026-10-05T16:40:54Z">
            <w:rPr>
              <w:rFonts w:hint="cs"/>
              <w:rtl/>
            </w:rPr>
          </w:rPrChange>
        </w:rPr>
        <w:t xml:space="preserve">כראב</w:t>
      </w:r>
      <w:r>
        <w:rPr>
          <w:rStyle w:val="2fb"/>
          <w:rtl/>
          <w:rPrChange w:id="10147" w:author="מנוע אמוראים" w:date="2026-10-05T16:40:54Z">
            <w:rPr>
              <w:rtl/>
            </w:rPr>
          </w:rPrChange>
        </w:rPr>
        <w:t xml:space="preserve">"</w:t>
      </w:r>
      <w:r>
        <w:rPr>
          <w:rStyle w:val="2fb"/>
          <w:rFonts w:hint="cs"/>
          <w:rtl/>
          <w:rPrChange w:id="10148" w:author="מנוע אמוראים" w:date="2026-10-05T16:40:54Z">
            <w:rPr>
              <w:rFonts w:hint="cs"/>
              <w:rtl/>
            </w:rPr>
          </w:rPrChange>
        </w:rPr>
        <w:t xml:space="preserve">י</w:t>
      </w:r>
      <w:r w:rsidRPr="00C63571">
        <w:rPr>
          <w:rtl/>
        </w:rPr>
        <w:t xml:space="preserve">: הרוצה לאכול מבהמה קודם שתצא נפשה, חותך כזית בשר מבית השחיטה ומולחו יפה יפה ומדיחו יפה יפה, וממתין לה עד שתצא נפשה ואוכלו, אחד </w:t>
      </w:r>
      <w:r>
        <w:rPr>
          <w:rtl/>
        </w:rPr>
        <w:t>עכו"ם</w:t>
      </w:r>
      <w:r w:rsidRPr="00C63571">
        <w:rPr>
          <w:rtl/>
        </w:rPr>
        <w:t xml:space="preserve"> ואחד ישראל מותרין בו.</w:t>
      </w:r>
    </w:p>
    <w:p w14:paraId="4D7951B5" w14:textId="77777777" w:rsidR="0046556D" w:rsidRDefault="00BD6C4F" w:rsidP="00BD6C4F">
      <w:pPr>
        <w:rPr>
          <w:rtl/>
        </w:rPr>
      </w:pPr>
      <w:r w:rsidRPr="00C63571">
        <w:rPr>
          <w:rtl/>
        </w:rPr>
        <w:t xml:space="preserve">מסייע </w:t>
      </w:r>
      <w:r>
        <w:rPr>
          <w:rStyle w:val="2fb"/>
          <w:rFonts w:hint="cs"/>
          <w:rtl/>
          <w:rPrChange w:id="10149" w:author="מנוע אמוראים" w:date="2026-10-05T16:40:54Z">
            <w:rPr>
              <w:rFonts w:hint="cs"/>
              <w:rtl/>
            </w:rPr>
          </w:rPrChange>
        </w:rPr>
        <w:t xml:space="preserve">לר</w:t>
      </w:r>
      <w:r>
        <w:rPr>
          <w:rStyle w:val="2fb"/>
          <w:rFonts w:hint="cs"/>
          <w:b/>
          <w:bCs/>
          <w:rtl/>
          <w:rPrChange w:id="10150" w:author="מנוע אמוראים" w:date="2026-10-05T16:40:54Z">
            <w:rPr>
              <w:rFonts w:hint="cs"/>
              <w:b/>
              <w:bCs/>
              <w:rtl/>
            </w:rPr>
          </w:rPrChange>
        </w:rPr>
        <w:t xml:space="preserve">אב</w:t>
      </w:r>
      <w:r>
        <w:rPr>
          <w:rStyle w:val="2fb"/>
          <w:b/>
          <w:bCs/>
          <w:rtl/>
          <w:rPrChange w:id="10151" w:author="מנוע אמוראים" w:date="2026-10-05T16:40:54Z">
            <w:rPr>
              <w:b/>
              <w:bCs/>
              <w:rtl/>
            </w:rPr>
          </w:rPrChange>
        </w:rPr>
        <w:t xml:space="preserve">"</w:t>
      </w:r>
      <w:r>
        <w:rPr>
          <w:rStyle w:val="2fb"/>
          <w:rFonts w:hint="cs"/>
          <w:b/>
          <w:bCs/>
          <w:rtl/>
          <w:rPrChange w:id="10152" w:author="מנוע אמוראים" w:date="2026-10-05T16:40:54Z">
            <w:rPr>
              <w:rFonts w:hint="cs"/>
              <w:b/>
              <w:bCs/>
              <w:rtl/>
            </w:rPr>
          </w:rPrChange>
        </w:rPr>
        <w:t xml:space="preserve">א</w:t>
      </w:r>
      <w:r>
        <w:rPr>
          <w:rFonts w:hint="cs"/>
          <w:rtl/>
        </w:rPr>
        <w:t xml:space="preserve"> </w:t>
      </w:r>
      <w:r>
        <w:rPr>
          <w:rStyle w:val="2fb"/>
          <w:rFonts w:hint="cs"/>
          <w:rtl/>
          <w:rPrChange w:id="10153" w:author="מנוע אמוראים" w:date="2026-10-05T16:40:54Z">
            <w:rPr>
              <w:rFonts w:hint="cs"/>
              <w:rtl/>
            </w:rPr>
          </w:rPrChange>
        </w:rPr>
        <w:t xml:space="preserve">מריצב</w:t>
      </w:r>
      <w:r>
        <w:rPr>
          <w:rStyle w:val="2fb"/>
          <w:rtl/>
          <w:rPrChange w:id="10154" w:author="מנוע אמוראים" w:date="2026-10-05T16:40:54Z">
            <w:rPr>
              <w:rtl/>
            </w:rPr>
          </w:rPrChange>
        </w:rPr>
        <w:t xml:space="preserve">"</w:t>
      </w:r>
      <w:r>
        <w:rPr>
          <w:rStyle w:val="2fb"/>
          <w:rFonts w:hint="cs"/>
          <w:rtl/>
          <w:rPrChange w:id="10155" w:author="מנוע אמוראים" w:date="2026-10-05T16:40:54Z">
            <w:rPr>
              <w:rFonts w:hint="cs"/>
              <w:rtl/>
            </w:rPr>
          </w:rPrChange>
        </w:rPr>
        <w:t xml:space="preserve">א</w:t>
      </w:r>
      <w:r w:rsidRPr="00C63571">
        <w:rPr>
          <w:rtl/>
        </w:rPr>
        <w:t xml:space="preserve">: הרוצה שיבריא, חותך כזית בשר מבית שחיטתה של בהמה ומולחו יפה יפה ומדיחו יפה יפה, וממתין לה עד שתצא נפשה, </w:t>
      </w:r>
      <w:r w:rsidRPr="00C63571">
        <w:rPr>
          <w:rFonts w:hint="cs"/>
          <w:rtl/>
        </w:rPr>
        <w:t>ועכו</w:t>
      </w:r>
      <w:r>
        <w:rPr>
          <w:rtl/>
        </w:rPr>
        <w:t>"</w:t>
      </w:r>
      <w:r w:rsidRPr="00C63571">
        <w:rPr>
          <w:rFonts w:hint="cs"/>
          <w:rtl/>
        </w:rPr>
        <w:t xml:space="preserve">ם וישראל </w:t>
      </w:r>
      <w:r w:rsidRPr="00C63571">
        <w:rPr>
          <w:rtl/>
        </w:rPr>
        <w:t xml:space="preserve">מותרין בו: </w:t>
      </w:r>
    </w:p>
    <w:p w14:paraId="42407847"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90" w:author="קלוד" w:date="2026-10-06T10:08:36Z"/>
        </w:rPr>
      </w:pPr>
      <w:ins w:id="20089" w:author="קלוד" w:date="2026-10-06T10:08:36Z">
        <w:r>
          <w:t xml:space="preserve">משנה ה</w:t>
        </w:r>
      </w:ins>
    </w:p>
    <w:p w14:paraId="3E53085F" w14:textId="77777777" w:rsidR="00BD6C4F" w:rsidRPr="00A55767" w:rsidRDefault="00BD6C4F" w:rsidP="00BD6C4F">
      <w:pPr>
        <w:pStyle w:val="afff9"/>
        <w:rPr>
          <w:del w:id="20057" w:author="קלוד" w:date="2026-10-06T10:14:23Z"/>
          <w:b/>
          <w:rtl/>
        </w:rPr>
      </w:pPr>
      <w:ins w:id="9826" w:author="מספור קטעי משנה" w:date="2026-10-06T06:45:19Z">
        <w:del w:id="20055" w:author="קלוד" w:date="2026-10-06T10:14:23Z">
          <w:r>
            <w:rPr>
              <w:rStyle w:val="MisparKeta"/>
            </w:rPr>
            <w:delText xml:space="preserve">ב. </w:delText>
          </w:r>
        </w:del>
      </w:ins>
      <w:del w:id="20056" w:author="קלוד" w:date="2026-10-06T10:14:23Z">
        <w:r w:rsidRPr="00A55767">
          <w:rPr>
            <w:b/>
            <w:rtl/>
          </w:rPr>
          <w:delText xml:space="preserve">מתני'.</w:delText>
        </w:r>
      </w:del>
    </w:p>
    <w:p w14:paraId="1274F06B" w14:textId="77777777" w:rsidR="00BD6C4F" w:rsidRPr="00A55767" w:rsidRDefault="00BD6C4F" w:rsidP="00BD6C4F">
      <w:pPr>
        <w:pStyle w:val="afff9"/>
        <w:spacing w:before="120"/>
        <w:rPr>
          <w:b/>
          <w:rtl/>
        </w:rPr>
        <w:pPrChange w:id="90024" w:author="קלוד" w:date="2026-10-08T12:08:16Z">
          <w:pPr>
            <w:pStyle w:val="afff9"/>
          </w:pPr>
        </w:pPrChange>
      </w:pPr>
      <w:r w:rsidRPr="00A55767">
        <w:rPr>
          <w:b/>
          <w:rtl/>
        </w:rPr>
        <w:t xml:space="preserve">השוחט בהמה חיה ועוף ולא יצא מהן דם כשרים, </w:t>
      </w:r>
    </w:p>
    <w:p w14:paraId="2B37EC6C" w14:textId="77777777" w:rsidR="00BD6C4F" w:rsidRPr="00A55767" w:rsidRDefault="00BD6C4F" w:rsidP="00BD6C4F">
      <w:pPr>
        <w:pStyle w:val="afff9"/>
        <w:rPr>
          <w:b/>
          <w:rtl/>
        </w:rPr>
      </w:pPr>
      <w:r w:rsidRPr="00A55767">
        <w:rPr>
          <w:b/>
          <w:rtl/>
        </w:rPr>
        <w:t>ונאכלין בידים מסואבות לפי שלא הוכשרו בדם;</w:t>
      </w:r>
    </w:p>
    <w:p w14:paraId="1B75C3E1" w14:textId="77777777" w:rsidR="00BD6C4F" w:rsidRPr="00A55767" w:rsidRDefault="00BD6C4F" w:rsidP="00BD6C4F">
      <w:pPr>
        <w:pStyle w:val="afff9"/>
        <w:rPr>
          <w:b/>
          <w:rtl/>
        </w:rPr>
      </w:pPr>
      <w:r>
        <w:rPr>
          <w:rStyle w:val="TanaimMishna"/>
          <w:b/>
          <w:rtl/>
          <w:rPrChange w:id="22383" w:author="Claude" w:date="2026-10-07T09:47:47Z">
            <w:rPr>
              <w:b/>
              <w:rtl/>
            </w:rPr>
          </w:rPrChange>
        </w:rPr>
        <w:t xml:space="preserve">ר' שמעון</w:t>
      </w:r>
      <w:r>
        <w:rPr>
          <w:b/>
          <w:rtl/>
        </w:rPr>
        <w:t xml:space="preserve"> אומר</w:t>
      </w:r>
      <w:r>
        <w:rPr>
          <w:rStyle w:val="TanaimMishna"/>
          <w:b/>
          <w:rtl/>
          <w:rPrChange w:id="22384" w:author="Claude" w:date="2026-10-07T09:47:47Z">
            <w:rPr>
              <w:b/>
              <w:rtl/>
            </w:rPr>
          </w:rPrChange>
        </w:rPr>
        <w:t xml:space="preserve">:</w:t>
      </w:r>
      <w:r>
        <w:rPr>
          <w:b/>
          <w:rtl/>
        </w:rPr>
        <w:t xml:space="preserve"> הוכשרו בשחיטה: </w:t>
      </w:r>
    </w:p>
    <w:p w14:paraId="0FE83DA6" w14:textId="77777777" w:rsidR="0046556D" w:rsidRDefault="00BD6C4F" w:rsidP="00BD6C4F">
      <w:pPr>
        <w:jc w:val="center"/>
        <w:rPr>
          <w:rtl/>
        </w:rPr>
      </w:pPr>
      <w:r>
        <w:rPr>
          <w:rFonts w:ascii="BA חניכי הישיבות" w:hAnsi="BA חניכי הישיבות" w:cs="BA חניכי הישיבות"/>
          <w:rtl/>
        </w:rPr>
        <w:t>׻</w:t>
      </w:r>
    </w:p>
    <w:p w14:paraId="5B91B18A" w14:textId="77777777" w:rsidR="0046556D" w:rsidRDefault="00BD6C4F" w:rsidP="00BD6C4F">
      <w:pPr>
        <w:rPr>
          <w:b/>
          <w:bCs/>
          <w:rtl/>
        </w:rPr>
      </w:pPr>
      <w:r w:rsidRPr="00C63571">
        <w:rPr>
          <w:rtl/>
        </w:rPr>
        <w:t>טעמא דלא יצא מהן דם, הא יצא מהן דם - אין נאכלים בידים מסואבות, אמאי? ידים שניות הן, ואין שני עושה שלישי בחולין!</w:t>
      </w:r>
    </w:p>
    <w:p w14:paraId="7F54E9B9" w14:textId="77777777" w:rsidR="0046556D" w:rsidRDefault="00BD6C4F" w:rsidP="00BD6C4F">
      <w:pPr>
        <w:rPr>
          <w:b/>
          <w:bCs/>
          <w:rtl/>
        </w:rPr>
      </w:pPr>
      <w:r w:rsidRPr="00C605F0">
        <w:rPr>
          <w:rFonts w:hint="cs"/>
          <w:b/>
          <w:bCs/>
          <w:rtl/>
        </w:rPr>
        <w:t>א.</w:t>
      </w:r>
      <w:r w:rsidRPr="00C63571">
        <w:rPr>
          <w:rFonts w:hint="cs"/>
          <w:rtl/>
        </w:rPr>
        <w:t xml:space="preserve"> והא לא מיירי בקדשים דקתני חיה </w:t>
      </w:r>
    </w:p>
    <w:p w14:paraId="7797624D" w14:textId="77777777" w:rsidR="0046556D" w:rsidRDefault="00BD6C4F" w:rsidP="00BD6C4F">
      <w:pPr>
        <w:rPr>
          <w:b/>
          <w:bCs/>
          <w:rtl/>
        </w:rPr>
      </w:pPr>
      <w:r w:rsidRPr="00C605F0">
        <w:rPr>
          <w:rFonts w:hint="cs"/>
          <w:b/>
          <w:bCs/>
          <w:rtl/>
        </w:rPr>
        <w:t>ב.</w:t>
      </w:r>
      <w:r w:rsidRPr="00C63571">
        <w:rPr>
          <w:rFonts w:hint="cs"/>
          <w:rtl/>
        </w:rPr>
        <w:t xml:space="preserve"> בקדשים </w:t>
      </w:r>
      <w:r w:rsidRPr="00C63571">
        <w:rPr>
          <w:rtl/>
        </w:rPr>
        <w:t>לדם הוא צריך!</w:t>
      </w:r>
    </w:p>
    <w:p w14:paraId="05A32D2C" w14:textId="77777777" w:rsidR="0046556D" w:rsidRDefault="00BD6C4F" w:rsidP="00BD6C4F">
      <w:pPr>
        <w:rPr>
          <w:b/>
          <w:bCs/>
          <w:rtl/>
        </w:rPr>
      </w:pPr>
      <w:r w:rsidRPr="00C605F0">
        <w:rPr>
          <w:rFonts w:hint="cs"/>
          <w:b/>
          <w:bCs/>
          <w:rtl/>
        </w:rPr>
        <w:t>ג.</w:t>
      </w:r>
      <w:r>
        <w:rPr>
          <w:rFonts w:hint="cs"/>
          <w:rtl/>
        </w:rPr>
        <w:t xml:space="preserve"> </w:t>
      </w:r>
      <w:r>
        <w:rPr>
          <w:rStyle w:val="2fb"/>
          <w:rFonts w:hint="cs"/>
          <w:rtl/>
          <w:rPrChange w:id="10156" w:author="מנוע אמוראים" w:date="2026-10-05T16:40:54Z">
            <w:rPr>
              <w:rFonts w:hint="cs"/>
              <w:rtl/>
            </w:rPr>
          </w:rPrChange>
        </w:rPr>
        <w:t xml:space="preserve">רחב</w:t>
      </w:r>
      <w:r>
        <w:rPr>
          <w:rStyle w:val="2fb"/>
          <w:rtl/>
          <w:rPrChange w:id="10157" w:author="מנוע אמוראים" w:date="2026-10-05T16:40:54Z">
            <w:rPr>
              <w:rtl/>
            </w:rPr>
          </w:rPrChange>
        </w:rPr>
        <w:t xml:space="preserve">"</w:t>
      </w:r>
      <w:r>
        <w:rPr>
          <w:rStyle w:val="2fb"/>
          <w:rFonts w:hint="cs"/>
          <w:rtl/>
          <w:rPrChange w:id="10158" w:author="מנוע אמוראים" w:date="2026-10-05T16:40:54Z">
            <w:rPr>
              <w:rFonts w:hint="cs"/>
              <w:rtl/>
            </w:rPr>
          </w:rPrChange>
        </w:rPr>
        <w:t xml:space="preserve">א</w:t>
      </w:r>
      <w:r>
        <w:rPr>
          <w:rFonts w:hint="cs"/>
          <w:rtl/>
        </w:rPr>
        <w:t xml:space="preserve"> </w:t>
      </w:r>
      <w:r>
        <w:rPr>
          <w:rStyle w:val="2fb"/>
          <w:rFonts w:hint="cs"/>
          <w:rtl/>
          <w:rPrChange w:id="10159" w:author="מנוע אמוראים" w:date="2026-10-05T16:40:54Z">
            <w:rPr>
              <w:rFonts w:hint="cs"/>
              <w:rtl/>
            </w:rPr>
          </w:rPrChange>
        </w:rPr>
        <w:t xml:space="preserve">מרי</w:t>
      </w:r>
      <w:r>
        <w:rPr>
          <w:rStyle w:val="2fb"/>
          <w:rtl/>
          <w:rPrChange w:id="10160" w:author="מנוע אמוראים" w:date="2026-10-05T16:40:54Z">
            <w:rPr>
              <w:rtl/>
            </w:rPr>
          </w:rPrChange>
        </w:rPr>
        <w:t xml:space="preserve">"</w:t>
      </w:r>
      <w:r>
        <w:rPr>
          <w:rStyle w:val="2fb"/>
          <w:rFonts w:hint="cs"/>
          <w:rtl/>
          <w:rPrChange w:id="10161" w:author="מנוע אמוראים" w:date="2026-10-05T16:40:54Z">
            <w:rPr>
              <w:rFonts w:hint="cs"/>
              <w:rtl/>
            </w:rPr>
          </w:rPrChange>
        </w:rPr>
        <w:t xml:space="preserve">ו</w:t>
      </w:r>
      <w:r>
        <w:rPr>
          <w:rFonts w:hint="cs"/>
          <w:rtl/>
        </w:rPr>
        <w:t xml:space="preserve">: דם קדשים אינו מכשיר ד'על הארץ תשפכנו כמים שאינו נשפך כמים אינו מכשיר</w:t>
      </w:r>
    </w:p>
    <w:p w14:paraId="60089493" w14:textId="77777777" w:rsidR="0046556D" w:rsidRDefault="00BD6C4F" w:rsidP="00BD6C4F">
      <w:pPr>
        <w:rPr>
          <w:b/>
          <w:bCs/>
          <w:rtl/>
        </w:rPr>
      </w:pPr>
      <w:r w:rsidRPr="00C605F0">
        <w:rPr>
          <w:rFonts w:hint="cs"/>
          <w:b/>
          <w:bCs/>
          <w:rtl/>
        </w:rPr>
        <w:t>ד.</w:t>
      </w:r>
      <w:r w:rsidRPr="00C63571">
        <w:rPr>
          <w:rFonts w:hint="cs"/>
          <w:rtl/>
        </w:rPr>
        <w:t xml:space="preserve"> בקדשים</w:t>
      </w:r>
      <w:r w:rsidRPr="00C63571">
        <w:rPr>
          <w:rtl/>
        </w:rPr>
        <w:t xml:space="preserve"> כ</w:t>
      </w:r>
      <w:r w:rsidRPr="00C63571">
        <w:rPr>
          <w:rFonts w:hint="cs"/>
          <w:rtl/>
        </w:rPr>
        <w:t>ש</w:t>
      </w:r>
      <w:r w:rsidRPr="00C63571">
        <w:rPr>
          <w:rtl/>
        </w:rPr>
        <w:t xml:space="preserve">לא יצא מהם דם לא מתכשרי, </w:t>
      </w:r>
      <w:r w:rsidRPr="00C63571">
        <w:rPr>
          <w:rFonts w:hint="cs"/>
          <w:rtl/>
        </w:rPr>
        <w:t>ואפ</w:t>
      </w:r>
      <w:r>
        <w:rPr>
          <w:rtl/>
        </w:rPr>
        <w:t>"</w:t>
      </w:r>
      <w:r w:rsidRPr="00C63571">
        <w:rPr>
          <w:rFonts w:hint="cs"/>
          <w:rtl/>
        </w:rPr>
        <w:t>ה</w:t>
      </w:r>
      <w:r w:rsidRPr="00C63571">
        <w:rPr>
          <w:rtl/>
        </w:rPr>
        <w:t>: חיבת הקדש מכשרתן!</w:t>
      </w:r>
    </w:p>
    <w:p w14:paraId="4438AFF5" w14:textId="77777777" w:rsidR="0046556D" w:rsidRDefault="00BD6C4F" w:rsidP="00BD6C4F">
      <w:pPr>
        <w:rPr>
          <w:rtl/>
        </w:rPr>
      </w:pPr>
      <w:r w:rsidRPr="00C605F0">
        <w:rPr>
          <w:rFonts w:hint="cs"/>
          <w:b/>
          <w:bCs/>
          <w:rtl/>
        </w:rPr>
        <w:t>א.</w:t>
      </w:r>
      <w:r>
        <w:rPr>
          <w:rFonts w:hint="cs"/>
          <w:rtl/>
        </w:rPr>
        <w:t xml:space="preserve"> </w:t>
      </w:r>
      <w:r>
        <w:rPr>
          <w:rStyle w:val="2fb"/>
          <w:rFonts w:hint="cs"/>
          <w:rtl/>
          <w:rPrChange w:id="10162" w:author="מנוע אמוראים" w:date="2026-10-05T16:40:54Z">
            <w:rPr>
              <w:rFonts w:hint="cs"/>
              <w:rtl/>
            </w:rPr>
          </w:rPrChange>
        </w:rPr>
        <w:t xml:space="preserve">ר</w:t>
      </w:r>
      <w:r>
        <w:rPr>
          <w:rStyle w:val="2fb"/>
          <w:rtl/>
          <w:rPrChange w:id="10163" w:author="מנוע אמוראים" w:date="2026-10-05T16:40:54Z">
            <w:rPr>
              <w:rtl/>
            </w:rPr>
          </w:rPrChange>
        </w:rPr>
        <w:t xml:space="preserve">"</w:t>
      </w:r>
      <w:r>
        <w:rPr>
          <w:rStyle w:val="2fb"/>
          <w:rFonts w:hint="cs"/>
          <w:rtl/>
          <w:rPrChange w:id="10164" w:author="מנוע אמוראים" w:date="2026-10-05T16:40:54Z">
            <w:rPr>
              <w:rFonts w:hint="cs"/>
              <w:rtl/>
            </w:rPr>
          </w:rPrChange>
        </w:rPr>
        <w:t xml:space="preserve">נ</w:t>
      </w:r>
      <w:r>
        <w:rPr>
          <w:rFonts w:hint="cs"/>
          <w:rtl/>
        </w:rPr>
        <w:t xml:space="preserve"> </w:t>
      </w:r>
      <w:r>
        <w:rPr>
          <w:rStyle w:val="2fb"/>
          <w:rFonts w:hint="cs"/>
          <w:rtl/>
          <w:rPrChange w:id="10165" w:author="מנוע אמוראים" w:date="2026-10-05T16:40:54Z">
            <w:rPr>
              <w:rFonts w:hint="cs"/>
              <w:rtl/>
            </w:rPr>
          </w:rPrChange>
        </w:rPr>
        <w:t xml:space="preserve">מרב</w:t>
      </w:r>
      <w:r>
        <w:rPr>
          <w:rStyle w:val="2fb"/>
          <w:rtl/>
          <w:rPrChange w:id="10166" w:author="מנוע אמוראים" w:date="2026-10-05T16:40:54Z">
            <w:rPr>
              <w:rtl/>
            </w:rPr>
          </w:rPrChange>
        </w:rPr>
        <w:t xml:space="preserve">"</w:t>
      </w:r>
      <w:r>
        <w:rPr>
          <w:rStyle w:val="2fb"/>
          <w:rFonts w:hint="cs"/>
          <w:rtl/>
          <w:rPrChange w:id="10167" w:author="מנוע אמוראים" w:date="2026-10-05T16:40:54Z">
            <w:rPr>
              <w:rFonts w:hint="cs"/>
              <w:rtl/>
            </w:rPr>
          </w:rPrChange>
        </w:rPr>
        <w:t xml:space="preserve">א</w:t>
      </w:r>
      <w:r>
        <w:rPr>
          <w:rtl/>
        </w:rPr>
        <w:t xml:space="preserve">: הכא בחולין שלקחן בכסף מעשר עסקינן, ודלא </w:t>
      </w:r>
      <w:r>
        <w:rPr>
          <w:rStyle w:val="2fb"/>
          <w:rtl/>
          <w:rPrChange w:id="10168" w:author="מנוע אמוראים" w:date="2026-10-05T16:40:54Z">
            <w:rPr>
              <w:rtl/>
            </w:rPr>
          </w:rPrChange>
        </w:rPr>
        <w:t xml:space="preserve">כר"מ</w:t>
      </w:r>
      <w:r w:rsidRPr="00C63571">
        <w:rPr>
          <w:rFonts w:hint="cs"/>
          <w:rtl/>
        </w:rPr>
        <w:t xml:space="preserve"> דאמר דהטעון ביאת מים מד</w:t>
      </w:r>
      <w:r>
        <w:rPr>
          <w:rtl/>
        </w:rPr>
        <w:t>"</w:t>
      </w:r>
      <w:r w:rsidRPr="00C63571">
        <w:rPr>
          <w:rFonts w:hint="cs"/>
          <w:rtl/>
        </w:rPr>
        <w:t xml:space="preserve">ס מטמא את הקודש ופוסל התרומה ומותר בחולין ובמעשר, וחכמים אוסרים במעשר </w:t>
      </w:r>
    </w:p>
    <w:p w14:paraId="4DC31AB3" w14:textId="77777777" w:rsidR="00BD6C4F" w:rsidRPr="00A55767" w:rsidRDefault="00BD6C4F" w:rsidP="00F07436">
      <w:pPr>
        <w:pStyle w:val="afff3"/>
        <w:framePr w:wrap="around"/>
        <w:rPr>
          <w:rtl/>
        </w:rPr>
      </w:pPr>
      <w:r w:rsidRPr="00A55767">
        <w:rPr>
          <w:rFonts w:hint="cs"/>
          <w:rtl/>
        </w:rPr>
        <w:t>לג:</w:t>
      </w:r>
    </w:p>
    <w:p w14:paraId="50E436EB" w14:textId="77777777" w:rsidR="0046556D" w:rsidRDefault="00BD6C4F" w:rsidP="00BD6C4F">
      <w:pPr>
        <w:rPr>
          <w:rtl/>
        </w:rPr>
      </w:pPr>
      <w:r>
        <w:rPr>
          <w:rFonts w:hint="cs"/>
          <w:rtl/>
        </w:rPr>
        <w:t xml:space="preserve">והקשה </w:t>
      </w:r>
      <w:r>
        <w:rPr>
          <w:rStyle w:val="2fb"/>
          <w:rFonts w:hint="cs"/>
          <w:rtl/>
          <w:rPrChange w:id="10169" w:author="מנוע אמוראים" w:date="2026-10-05T16:40:54Z">
            <w:rPr>
              <w:rFonts w:hint="cs"/>
              <w:rtl/>
            </w:rPr>
          </w:rPrChange>
        </w:rPr>
        <w:t xml:space="preserve">רשב</w:t>
      </w:r>
      <w:r>
        <w:rPr>
          <w:rStyle w:val="2fb"/>
          <w:rtl/>
          <w:rPrChange w:id="10170" w:author="מנוע אמוראים" w:date="2026-10-05T16:40:54Z">
            <w:rPr>
              <w:rtl/>
            </w:rPr>
          </w:rPrChange>
        </w:rPr>
        <w:t xml:space="preserve">"</w:t>
      </w:r>
      <w:r>
        <w:rPr>
          <w:rStyle w:val="2fb"/>
          <w:rFonts w:hint="cs"/>
          <w:rtl/>
          <w:rPrChange w:id="10171" w:author="מנוע אמוראים" w:date="2026-10-05T16:40:54Z">
            <w:rPr>
              <w:rFonts w:hint="cs"/>
              <w:rtl/>
            </w:rPr>
          </w:rPrChange>
        </w:rPr>
        <w:t xml:space="preserve">א</w:t>
      </w:r>
      <w:r>
        <w:rPr>
          <w:rFonts w:hint="cs"/>
          <w:rtl/>
        </w:rPr>
        <w:t xml:space="preserve"> שמא דרבנן פליגי </w:t>
      </w:r>
      <w:r>
        <w:rPr>
          <w:rStyle w:val="2fb"/>
          <w:rFonts w:hint="cs"/>
          <w:rtl/>
          <w:rPrChange w:id="10172" w:author="מנוע אמוראים" w:date="2026-10-05T16:40:54Z">
            <w:rPr>
              <w:rFonts w:hint="cs"/>
              <w:rtl/>
            </w:rPr>
          </w:rPrChange>
        </w:rPr>
        <w:t xml:space="preserve">אר</w:t>
      </w:r>
      <w:r>
        <w:rPr>
          <w:rStyle w:val="2fb"/>
          <w:rtl/>
          <w:rPrChange w:id="10173" w:author="מנוע אמוראים" w:date="2026-10-05T16:40:54Z">
            <w:rPr>
              <w:rtl/>
            </w:rPr>
          </w:rPrChange>
        </w:rPr>
        <w:t xml:space="preserve">"</w:t>
      </w:r>
      <w:r>
        <w:rPr>
          <w:rStyle w:val="2fb"/>
          <w:rFonts w:hint="cs"/>
          <w:rtl/>
          <w:rPrChange w:id="10174" w:author="מנוע אמוראים" w:date="2026-10-05T16:40:54Z">
            <w:rPr>
              <w:rFonts w:hint="cs"/>
              <w:rtl/>
            </w:rPr>
          </w:rPrChange>
        </w:rPr>
        <w:t xml:space="preserve">מ</w:t>
      </w:r>
      <w:r>
        <w:rPr>
          <w:rFonts w:hint="cs"/>
          <w:rtl/>
        </w:rPr>
        <w:t xml:space="preserve"> באכילת מעשר ולא בנגיעה דמעשר ואכילה דחולין </w:t>
      </w:r>
    </w:p>
    <w:p w14:paraId="5E1BB2CE" w14:textId="77777777" w:rsidR="0046556D" w:rsidRDefault="00BD6C4F" w:rsidP="00BD6C4F">
      <w:pPr>
        <w:rPr>
          <w:rtl/>
        </w:rPr>
      </w:pPr>
      <w:r w:rsidRPr="00C63571">
        <w:rPr>
          <w:rtl/>
        </w:rPr>
        <w:t>והא נגיעה היא, מדקתני: נאכלין בידים מסואבות</w:t>
      </w:r>
      <w:r w:rsidRPr="00C63571">
        <w:rPr>
          <w:rFonts w:hint="cs"/>
          <w:rtl/>
        </w:rPr>
        <w:t xml:space="preserve"> ועסקי' דספי לי חבריה </w:t>
      </w:r>
    </w:p>
    <w:p w14:paraId="67A77614" w14:textId="77777777" w:rsidR="0046556D" w:rsidRDefault="0046556D" w:rsidP="00BD6C4F">
      <w:pPr>
        <w:rPr>
          <w:rtl/>
        </w:rPr>
      </w:pPr>
    </w:p>
    <w:p w14:paraId="1E69D707" w14:textId="77777777" w:rsidR="0046556D" w:rsidRDefault="00BD6C4F" w:rsidP="00BD6C4F">
      <w:pPr>
        <w:rPr>
          <w:rtl/>
        </w:rPr>
      </w:pPr>
      <w:r>
        <w:rPr>
          <w:rFonts w:hint="cs"/>
          <w:rtl/>
        </w:rPr>
        <w:t xml:space="preserve">אלא </w:t>
      </w:r>
      <w:r>
        <w:rPr>
          <w:rStyle w:val="2fb"/>
          <w:rFonts w:hint="cs"/>
          <w:rtl/>
          <w:rPrChange w:id="10175" w:author="מנוע אמוראים" w:date="2026-10-05T16:40:54Z">
            <w:rPr>
              <w:rFonts w:hint="cs"/>
              <w:rtl/>
            </w:rPr>
          </w:rPrChange>
        </w:rPr>
        <w:t xml:space="preserve">אר</w:t>
      </w:r>
      <w:r>
        <w:rPr>
          <w:rStyle w:val="2fb"/>
          <w:rtl/>
          <w:rPrChange w:id="10176" w:author="מנוע אמוראים" w:date="2026-10-05T16:40:54Z">
            <w:rPr>
              <w:rtl/>
            </w:rPr>
          </w:rPrChange>
        </w:rPr>
        <w:t xml:space="preserve">"</w:t>
      </w:r>
      <w:r>
        <w:rPr>
          <w:rStyle w:val="2fb"/>
          <w:rFonts w:hint="cs"/>
          <w:rtl/>
          <w:rPrChange w:id="10177" w:author="מנוע אמוראים" w:date="2026-10-05T16:40:54Z">
            <w:rPr>
              <w:rFonts w:hint="cs"/>
              <w:rtl/>
            </w:rPr>
          </w:rPrChange>
        </w:rPr>
        <w:t xml:space="preserve">פ</w:t>
      </w:r>
      <w:r>
        <w:rPr>
          <w:rtl/>
        </w:rPr>
        <w:t xml:space="preserve">: הכא בידים תחלות עסקינן, </w:t>
      </w:r>
      <w:r>
        <w:rPr>
          <w:rStyle w:val="2fb"/>
          <w:rtl/>
          <w:rPrChange w:id="10178" w:author="מנוע אמוראים" w:date="2026-10-05T16:40:54Z">
            <w:rPr>
              <w:rtl/>
            </w:rPr>
          </w:rPrChange>
        </w:rPr>
        <w:t xml:space="preserve">ו</w:t>
      </w:r>
      <w:r>
        <w:rPr>
          <w:rStyle w:val="2fb"/>
          <w:rFonts w:hint="cs"/>
          <w:rtl/>
          <w:rPrChange w:id="10179" w:author="מנוע אמוראים" w:date="2026-10-05T16:40:54Z">
            <w:rPr>
              <w:rFonts w:hint="cs"/>
              <w:rtl/>
            </w:rPr>
          </w:rPrChange>
        </w:rPr>
        <w:t xml:space="preserve">רשב</w:t>
      </w:r>
      <w:r>
        <w:rPr>
          <w:rStyle w:val="2fb"/>
          <w:rtl/>
          <w:rPrChange w:id="10180" w:author="מנוע אמוראים" w:date="2026-10-05T16:40:54Z">
            <w:rPr>
              <w:rtl/>
            </w:rPr>
          </w:rPrChange>
        </w:rPr>
        <w:t xml:space="preserve">"</w:t>
      </w:r>
      <w:r>
        <w:rPr>
          <w:rStyle w:val="2fb"/>
          <w:rFonts w:hint="cs"/>
          <w:rtl/>
          <w:rPrChange w:id="10181" w:author="מנוע אמוראים" w:date="2026-10-05T16:40:54Z">
            <w:rPr>
              <w:rFonts w:hint="cs"/>
              <w:rtl/>
            </w:rPr>
          </w:rPrChange>
        </w:rPr>
        <w:t xml:space="preserve">א</w:t>
      </w:r>
      <w:r w:rsidRPr="00C63571">
        <w:rPr>
          <w:rtl/>
        </w:rPr>
        <w:t xml:space="preserve"> היא, דתניא: אין ידים תחלות לחולין, </w:t>
      </w:r>
    </w:p>
    <w:p w14:paraId="5D6AE163" w14:textId="77777777" w:rsidR="0046556D" w:rsidRDefault="00BD6C4F" w:rsidP="00BD6C4F">
      <w:pPr>
        <w:rPr>
          <w:rtl/>
        </w:rPr>
      </w:pPr>
      <w:r>
        <w:rPr>
          <w:rStyle w:val="2fb"/>
          <w:rFonts w:hint="cs"/>
          <w:rtl/>
          <w:rPrChange w:id="10182" w:author="מנוע אמוראים" w:date="2026-10-05T16:40:54Z">
            <w:rPr>
              <w:rFonts w:hint="cs"/>
              <w:rtl/>
            </w:rPr>
          </w:rPrChange>
        </w:rPr>
        <w:t xml:space="preserve">רשב</w:t>
      </w:r>
      <w:r>
        <w:rPr>
          <w:rStyle w:val="2fb"/>
          <w:rtl/>
          <w:rPrChange w:id="10183" w:author="מנוע אמוראים" w:date="2026-10-05T16:40:54Z">
            <w:rPr>
              <w:rtl/>
            </w:rPr>
          </w:rPrChange>
        </w:rPr>
        <w:t xml:space="preserve">"</w:t>
      </w:r>
      <w:r>
        <w:rPr>
          <w:rStyle w:val="2fb"/>
          <w:rFonts w:hint="cs"/>
          <w:rtl/>
          <w:rPrChange w:id="10184" w:author="מנוע אמוראים" w:date="2026-10-05T16:40:54Z">
            <w:rPr>
              <w:rFonts w:hint="cs"/>
              <w:rtl/>
            </w:rPr>
          </w:rPrChange>
        </w:rPr>
        <w:t xml:space="preserve">א</w:t>
      </w:r>
      <w:r>
        <w:rPr>
          <w:rFonts w:hint="cs"/>
          <w:rtl/>
        </w:rPr>
        <w:t xml:space="preserve"> </w:t>
      </w:r>
      <w:r>
        <w:rPr>
          <w:rStyle w:val="2fb"/>
          <w:rFonts w:hint="cs"/>
          <w:rtl/>
          <w:rPrChange w:id="10185" w:author="מנוע אמוראים" w:date="2026-10-05T16:40:54Z">
            <w:rPr>
              <w:rFonts w:hint="cs"/>
              <w:rtl/>
            </w:rPr>
          </w:rPrChange>
        </w:rPr>
        <w:t xml:space="preserve">מר</w:t>
      </w:r>
      <w:r>
        <w:rPr>
          <w:rStyle w:val="2fb"/>
          <w:rtl/>
          <w:rPrChange w:id="10186" w:author="מנוע אמוראים" w:date="2026-10-05T16:40:54Z">
            <w:rPr>
              <w:rtl/>
            </w:rPr>
          </w:rPrChange>
        </w:rPr>
        <w:t xml:space="preserve">"</w:t>
      </w:r>
      <w:r>
        <w:rPr>
          <w:rStyle w:val="2fb"/>
          <w:rFonts w:hint="cs"/>
          <w:rtl/>
          <w:rPrChange w:id="10187" w:author="מנוע אמוראים" w:date="2026-10-05T16:40:54Z">
            <w:rPr>
              <w:rFonts w:hint="cs"/>
              <w:rtl/>
            </w:rPr>
          </w:rPrChange>
        </w:rPr>
        <w:t xml:space="preserve">מ</w:t>
      </w:r>
      <w:r w:rsidRPr="00C63571">
        <w:rPr>
          <w:rtl/>
        </w:rPr>
        <w:t>: ידים תחלות לחולין ושניות לתרומה.</w:t>
      </w:r>
    </w:p>
    <w:p w14:paraId="6855757E" w14:textId="77777777" w:rsidR="0046556D" w:rsidRDefault="00BD6C4F" w:rsidP="00BD6C4F">
      <w:pPr>
        <w:rPr>
          <w:rtl/>
        </w:rPr>
      </w:pPr>
      <w:r w:rsidRPr="00C63571">
        <w:rPr>
          <w:rtl/>
        </w:rPr>
        <w:t xml:space="preserve">תחלות לחולין אין, לתרומה לא? </w:t>
      </w:r>
      <w:r w:rsidRPr="00C63571">
        <w:rPr>
          <w:rFonts w:hint="cs"/>
          <w:rtl/>
        </w:rPr>
        <w:t>ה</w:t>
      </w:r>
      <w:r>
        <w:rPr>
          <w:rtl/>
        </w:rPr>
        <w:t>"</w:t>
      </w:r>
      <w:r w:rsidRPr="00C63571">
        <w:rPr>
          <w:rFonts w:hint="cs"/>
          <w:rtl/>
        </w:rPr>
        <w:t>ק</w:t>
      </w:r>
      <w:r w:rsidRPr="00C63571">
        <w:rPr>
          <w:rtl/>
        </w:rPr>
        <w:t>: תחלות אף לחולין, שניות לתרומה אין, לחולין לא.</w:t>
      </w:r>
    </w:p>
    <w:p w14:paraId="31895D82" w14:textId="77777777" w:rsidR="0046556D" w:rsidRDefault="00BD6C4F" w:rsidP="00BD6C4F">
      <w:pPr>
        <w:rPr>
          <w:rtl/>
        </w:rPr>
      </w:pPr>
      <w:r w:rsidRPr="00C63571">
        <w:rPr>
          <w:rtl/>
        </w:rPr>
        <w:t xml:space="preserve">ומי איכא ידים תחלות? אין, דתניא: הכניס ידיו לבית המנוגע </w:t>
      </w:r>
      <w:r>
        <w:rPr>
          <w:rStyle w:val="2fb"/>
          <w:rFonts w:hint="cs"/>
          <w:rtl/>
          <w:rPrChange w:id="10188" w:author="מנוע אמוראים" w:date="2026-10-05T16:40:54Z">
            <w:rPr>
              <w:rFonts w:hint="cs"/>
              <w:rtl/>
            </w:rPr>
          </w:rPrChange>
        </w:rPr>
        <w:t xml:space="preserve">לר</w:t>
      </w:r>
      <w:r>
        <w:rPr>
          <w:rStyle w:val="2fb"/>
          <w:rtl/>
          <w:rPrChange w:id="10189" w:author="מנוע אמוראים" w:date="2026-10-05T16:40:54Z">
            <w:rPr>
              <w:rtl/>
            </w:rPr>
          </w:rPrChange>
        </w:rPr>
        <w:t xml:space="preserve">"</w:t>
      </w:r>
      <w:r>
        <w:rPr>
          <w:rStyle w:val="2fb"/>
          <w:rFonts w:hint="cs"/>
          <w:rtl/>
          <w:rPrChange w:id="10190" w:author="מנוע אמוראים" w:date="2026-10-05T16:40:54Z">
            <w:rPr>
              <w:rFonts w:hint="cs"/>
              <w:rtl/>
            </w:rPr>
          </w:rPrChange>
        </w:rPr>
        <w:t xml:space="preserve">ע</w:t>
      </w:r>
      <w:r>
        <w:rPr>
          <w:rFonts w:hint="cs"/>
          <w:rtl/>
        </w:rPr>
        <w:t xml:space="preserve">: </w:t>
      </w:r>
      <w:r w:rsidRPr="00C63571">
        <w:rPr>
          <w:rtl/>
        </w:rPr>
        <w:t xml:space="preserve"> ידיו תחלות, </w:t>
      </w:r>
      <w:r w:rsidRPr="00C63571">
        <w:rPr>
          <w:rFonts w:hint="cs"/>
          <w:rtl/>
        </w:rPr>
        <w:t>וחכ</w:t>
      </w:r>
      <w:r>
        <w:rPr>
          <w:rtl/>
        </w:rPr>
        <w:t>"</w:t>
      </w:r>
      <w:r w:rsidRPr="00C63571">
        <w:rPr>
          <w:rFonts w:hint="cs"/>
          <w:rtl/>
        </w:rPr>
        <w:t xml:space="preserve">א: </w:t>
      </w:r>
      <w:r w:rsidRPr="00C63571">
        <w:rPr>
          <w:rtl/>
        </w:rPr>
        <w:t>ידיו שניות;</w:t>
      </w:r>
    </w:p>
    <w:p w14:paraId="7DD50BEE" w14:textId="77777777" w:rsidR="0046556D" w:rsidRDefault="00BD6C4F" w:rsidP="00BD6C4F">
      <w:pPr>
        <w:rPr>
          <w:rtl/>
        </w:rPr>
      </w:pPr>
      <w:r w:rsidRPr="00E35321">
        <w:rPr>
          <w:rFonts w:hint="cs"/>
          <w:b/>
          <w:bCs/>
          <w:rtl/>
        </w:rPr>
        <w:t>דכו</w:t>
      </w:r>
      <w:r w:rsidRPr="00E35321">
        <w:rPr>
          <w:b/>
          <w:bCs/>
          <w:rtl/>
        </w:rPr>
        <w:t>"</w:t>
      </w:r>
      <w:r w:rsidRPr="00E35321">
        <w:rPr>
          <w:rFonts w:hint="cs"/>
          <w:b/>
          <w:bCs/>
          <w:rtl/>
        </w:rPr>
        <w:t>ע</w:t>
      </w:r>
      <w:r w:rsidRPr="00C63571">
        <w:rPr>
          <w:rtl/>
        </w:rPr>
        <w:t xml:space="preserve"> ביאה במקצת לא שמה ביאה, והכא בגזירה ידיו אטו גופו</w:t>
      </w:r>
      <w:r w:rsidR="00767C59">
        <w:rPr>
          <w:rtl/>
        </w:rPr>
        <w:t xml:space="preserve"> </w:t>
      </w:r>
      <w:r w:rsidRPr="00C63571">
        <w:rPr>
          <w:rtl/>
        </w:rPr>
        <w:t xml:space="preserve">מיפלגי, </w:t>
      </w:r>
    </w:p>
    <w:p w14:paraId="7137A324" w14:textId="77777777" w:rsidR="0046556D" w:rsidRDefault="00BD6C4F" w:rsidP="00BD6C4F">
      <w:pPr>
        <w:rPr>
          <w:rtl/>
        </w:rPr>
      </w:pPr>
      <w:r w:rsidRPr="00C63571">
        <w:rPr>
          <w:rtl/>
        </w:rPr>
        <w:t>מר סבר: ידיו כגופו שוינהו רבנן, ומר סבר: ידים כידים דעלמא שוינהו רבנן.</w:t>
      </w:r>
    </w:p>
    <w:p w14:paraId="7E7A9BAD" w14:textId="77777777" w:rsidR="0046556D" w:rsidRDefault="00BD6C4F" w:rsidP="00BD6C4F">
      <w:pPr>
        <w:rPr>
          <w:rtl/>
        </w:rPr>
      </w:pPr>
      <w:r>
        <w:rPr>
          <w:rtl/>
        </w:rPr>
        <w:t xml:space="preserve">ולוקמה </w:t>
      </w:r>
      <w:r>
        <w:rPr>
          <w:rStyle w:val="2fb"/>
          <w:rtl/>
          <w:rPrChange w:id="10191" w:author="מנוע אמוראים" w:date="2026-10-05T16:40:54Z">
            <w:rPr>
              <w:rtl/>
            </w:rPr>
          </w:rPrChange>
        </w:rPr>
        <w:t xml:space="preserve">כר</w:t>
      </w:r>
      <w:r>
        <w:rPr>
          <w:rStyle w:val="2fb"/>
          <w:rtl/>
          <w:rPrChange w:id="10192" w:author="מנוע אמוראים" w:date="2026-10-05T16:40:54Z">
            <w:rPr>
              <w:rtl/>
            </w:rPr>
          </w:rPrChange>
        </w:rPr>
        <w:t xml:space="preserve">"</w:t>
      </w:r>
      <w:r>
        <w:rPr>
          <w:rStyle w:val="2fb"/>
          <w:rFonts w:hint="cs"/>
          <w:rtl/>
          <w:rPrChange w:id="10193" w:author="מנוע אמוראים" w:date="2026-10-05T16:40:54Z">
            <w:rPr>
              <w:rFonts w:hint="cs"/>
              <w:rtl/>
            </w:rPr>
          </w:rPrChange>
        </w:rPr>
        <w:t xml:space="preserve">ע</w:t>
      </w:r>
      <w:r w:rsidRPr="00C63571">
        <w:rPr>
          <w:rtl/>
        </w:rPr>
        <w:t>: ידיו תחלות הויין!</w:t>
      </w:r>
    </w:p>
    <w:p w14:paraId="40B348F0" w14:textId="77777777" w:rsidR="0046556D" w:rsidRDefault="00BD6C4F" w:rsidP="00BD6C4F">
      <w:pPr>
        <w:rPr>
          <w:rtl/>
        </w:rPr>
      </w:pPr>
      <w:r>
        <w:rPr>
          <w:rtl/>
        </w:rPr>
        <w:t xml:space="preserve">דלמא </w:t>
      </w:r>
      <w:r>
        <w:rPr>
          <w:rStyle w:val="2fb"/>
          <w:rtl/>
          <w:rPrChange w:id="10194" w:author="מנוע אמוראים" w:date="2026-10-05T16:40:54Z">
            <w:rPr>
              <w:rtl/>
            </w:rPr>
          </w:rPrChange>
        </w:rPr>
        <w:t xml:space="preserve">כ</w:t>
      </w:r>
      <w:r>
        <w:rPr>
          <w:rStyle w:val="2fb"/>
          <w:rFonts w:hint="cs"/>
          <w:rtl/>
          <w:rPrChange w:id="10195" w:author="מנוע אמוראים" w:date="2026-10-05T16:40:54Z">
            <w:rPr>
              <w:rFonts w:hint="cs"/>
              <w:rtl/>
            </w:rPr>
          </w:rPrChange>
        </w:rPr>
        <w:t xml:space="preserve">ר</w:t>
      </w:r>
      <w:r>
        <w:rPr>
          <w:rStyle w:val="2fb"/>
          <w:rtl/>
          <w:rPrChange w:id="10196" w:author="מנוע אמוראים" w:date="2026-10-05T16:40:54Z">
            <w:rPr>
              <w:rtl/>
            </w:rPr>
          </w:rPrChange>
        </w:rPr>
        <w:t xml:space="preserve">"</w:t>
      </w:r>
      <w:r>
        <w:rPr>
          <w:rStyle w:val="2fb"/>
          <w:rFonts w:hint="cs"/>
          <w:rtl/>
          <w:rPrChange w:id="10197" w:author="מנוע אמוראים" w:date="2026-10-05T16:40:54Z">
            <w:rPr>
              <w:rFonts w:hint="cs"/>
              <w:rtl/>
            </w:rPr>
          </w:rPrChange>
        </w:rPr>
        <w:t xml:space="preserve">ע</w:t>
      </w:r>
      <w:r>
        <w:rPr>
          <w:rFonts w:hint="cs"/>
          <w:rtl/>
        </w:rPr>
        <w:t xml:space="preserve"> </w:t>
      </w:r>
      <w:r w:rsidRPr="00C63571">
        <w:rPr>
          <w:rtl/>
        </w:rPr>
        <w:t xml:space="preserve"> הני מילי בתרומה וקדשים דחמירי, אבל לחולין שניות הויין.</w:t>
      </w:r>
    </w:p>
    <w:p w14:paraId="3901FA3A" w14:textId="77777777" w:rsidR="0046556D" w:rsidRDefault="00BD6C4F" w:rsidP="00BD6C4F">
      <w:pPr>
        <w:rPr>
          <w:rtl/>
        </w:rPr>
      </w:pPr>
      <w:r>
        <w:rPr>
          <w:rtl/>
        </w:rPr>
        <w:t xml:space="preserve">וליהויין נמי שניות, דהא שמעינן ליה </w:t>
      </w:r>
      <w:r>
        <w:rPr>
          <w:rStyle w:val="2fb"/>
          <w:rtl/>
          <w:rPrChange w:id="10198" w:author="מנוע אמוראים" w:date="2026-10-05T16:40:54Z">
            <w:rPr>
              <w:rtl/>
            </w:rPr>
          </w:rPrChange>
        </w:rPr>
        <w:t xml:space="preserve">לר"ע</w:t>
      </w:r>
      <w:r>
        <w:rPr>
          <w:rtl/>
        </w:rPr>
        <w:t xml:space="preserve"> דאמר: שני עושה שלישי בחולין!</w:t>
      </w:r>
    </w:p>
    <w:p w14:paraId="1BE95126" w14:textId="77777777" w:rsidR="0046556D" w:rsidRDefault="00BD6C4F" w:rsidP="00BD6C4F">
      <w:pPr>
        <w:rPr>
          <w:rtl/>
        </w:rPr>
      </w:pPr>
      <w:r w:rsidRPr="00C63571">
        <w:rPr>
          <w:rtl/>
        </w:rPr>
        <w:t>דתנן;</w:t>
      </w:r>
      <w:r w:rsidRPr="00C63571">
        <w:rPr>
          <w:rFonts w:hint="cs"/>
          <w:rtl/>
        </w:rPr>
        <w:t xml:space="preserve"> </w:t>
      </w:r>
      <w:r w:rsidRPr="00C63571">
        <w:rPr>
          <w:rtl/>
        </w:rPr>
        <w:t>בו ביום דרש רבי עקיבא: וכל כלי חרש וגו' יטמא, טמא לא נאמר אלא יטמא - לטמא אחרים, לימד על ככר שני שהוא עושה שלישי בחולין!</w:t>
      </w:r>
    </w:p>
    <w:p w14:paraId="60DADC9E" w14:textId="77777777" w:rsidR="0046556D" w:rsidRDefault="00BD6C4F" w:rsidP="00BD6C4F">
      <w:pPr>
        <w:rPr>
          <w:rtl/>
        </w:rPr>
      </w:pPr>
      <w:r w:rsidRPr="00C63571">
        <w:rPr>
          <w:rtl/>
        </w:rPr>
        <w:t>דלמא ה</w:t>
      </w:r>
      <w:r>
        <w:rPr>
          <w:rtl/>
        </w:rPr>
        <w:t>"</w:t>
      </w:r>
      <w:r w:rsidRPr="00C63571">
        <w:rPr>
          <w:rFonts w:hint="cs"/>
          <w:rtl/>
        </w:rPr>
        <w:t>מ</w:t>
      </w:r>
      <w:r w:rsidRPr="00C63571">
        <w:rPr>
          <w:rtl/>
        </w:rPr>
        <w:t xml:space="preserve"> בטומאה דאורייתא, אבל בדרבנן לא.</w:t>
      </w:r>
    </w:p>
    <w:p w14:paraId="474E93FB" w14:textId="77777777" w:rsidR="0046556D" w:rsidRDefault="0046556D" w:rsidP="00BD6C4F">
      <w:pPr>
        <w:rPr>
          <w:rtl/>
        </w:rPr>
      </w:pPr>
    </w:p>
    <w:p w14:paraId="2C8FE451" w14:textId="77777777" w:rsidR="0046556D" w:rsidRDefault="00BD6C4F" w:rsidP="00BD6C4F">
      <w:pPr>
        <w:rPr>
          <w:rtl/>
        </w:rPr>
      </w:pPr>
      <w:r>
        <w:rPr>
          <w:rStyle w:val="2fb"/>
          <w:rFonts w:hint="cs"/>
          <w:rtl/>
          <w:rPrChange w:id="10199" w:author="מנוע אמוראים" w:date="2026-10-05T16:40:54Z">
            <w:rPr>
              <w:rFonts w:hint="cs"/>
              <w:rtl/>
            </w:rPr>
          </w:rPrChange>
        </w:rPr>
        <w:t xml:space="preserve">אר</w:t>
      </w:r>
      <w:r>
        <w:rPr>
          <w:rStyle w:val="2fb"/>
          <w:rtl/>
          <w:rPrChange w:id="10200" w:author="מנוע אמוראים" w:date="2026-10-05T16:40:54Z">
            <w:rPr>
              <w:rtl/>
            </w:rPr>
          </w:rPrChange>
        </w:rPr>
        <w:t xml:space="preserve">"</w:t>
      </w:r>
      <w:r>
        <w:rPr>
          <w:rStyle w:val="2fb"/>
          <w:rFonts w:hint="cs"/>
          <w:rtl/>
          <w:rPrChange w:id="10201" w:author="מנוע אמוראים" w:date="2026-10-05T16:40:54Z">
            <w:rPr>
              <w:rFonts w:hint="cs"/>
              <w:rtl/>
            </w:rPr>
          </w:rPrChange>
        </w:rPr>
        <w:t xml:space="preserve">א</w:t>
      </w:r>
      <w:r>
        <w:rPr>
          <w:rFonts w:hint="cs"/>
          <w:rtl/>
        </w:rPr>
        <w:t xml:space="preserve"> </w:t>
      </w:r>
      <w:r>
        <w:rPr>
          <w:rStyle w:val="2fb"/>
          <w:rFonts w:hint="cs"/>
          <w:rtl/>
          <w:rPrChange w:id="10202" w:author="מנוע אמוראים" w:date="2026-10-05T16:40:54Z">
            <w:rPr>
              <w:rFonts w:hint="cs"/>
              <w:rtl/>
            </w:rPr>
          </w:rPrChange>
        </w:rPr>
        <w:t xml:space="preserve">אר</w:t>
      </w:r>
      <w:r>
        <w:rPr>
          <w:rStyle w:val="2fb"/>
          <w:rtl/>
          <w:rPrChange w:id="10203" w:author="מנוע אמוראים" w:date="2026-10-05T16:40:54Z">
            <w:rPr>
              <w:rtl/>
            </w:rPr>
          </w:rPrChange>
        </w:rPr>
        <w:t xml:space="preserve">"</w:t>
      </w:r>
      <w:r>
        <w:rPr>
          <w:rStyle w:val="2fb"/>
          <w:rFonts w:hint="cs"/>
          <w:rtl/>
          <w:rPrChange w:id="10204" w:author="מנוע אמוראים" w:date="2026-10-05T16:40:54Z">
            <w:rPr>
              <w:rFonts w:hint="cs"/>
              <w:rtl/>
            </w:rPr>
          </w:rPrChange>
        </w:rPr>
        <w:t xml:space="preserve">ה</w:t>
      </w:r>
      <w:r w:rsidRPr="00C63571">
        <w:rPr>
          <w:rtl/>
        </w:rPr>
        <w:t>: הכא בחולין שנעשו על טהרת הקדש עסקינן, ודלא כרבי יהושע;</w:t>
      </w:r>
    </w:p>
    <w:p w14:paraId="2736D2FD" w14:textId="77777777" w:rsidR="0046556D" w:rsidRDefault="00BD6C4F" w:rsidP="00BD6C4F">
      <w:pPr>
        <w:rPr>
          <w:rtl/>
        </w:rPr>
      </w:pPr>
      <w:r>
        <w:rPr>
          <w:rtl/>
        </w:rPr>
        <w:t xml:space="preserve">דתניא, </w:t>
      </w:r>
      <w:r>
        <w:rPr>
          <w:rStyle w:val="2fb"/>
          <w:rtl/>
          <w:rPrChange w:id="10205" w:author="מנוע אמוראים" w:date="2026-10-05T16:40:54Z">
            <w:rPr>
              <w:rtl/>
            </w:rPr>
          </w:rPrChange>
        </w:rPr>
        <w:t xml:space="preserve">ר</w:t>
      </w:r>
      <w:r>
        <w:rPr>
          <w:rStyle w:val="2fb"/>
          <w:rtl/>
          <w:rPrChange w:id="10206" w:author="מנוע אמוראים" w:date="2026-10-05T16:40:54Z">
            <w:rPr>
              <w:rtl/>
            </w:rPr>
          </w:rPrChange>
        </w:rPr>
        <w:t xml:space="preserve">"</w:t>
      </w:r>
      <w:r>
        <w:rPr>
          <w:rStyle w:val="2fb"/>
          <w:rFonts w:hint="cs"/>
          <w:rtl/>
          <w:rPrChange w:id="10207" w:author="מנוע אמוראים" w:date="2026-10-05T16:40:54Z">
            <w:rPr>
              <w:rFonts w:hint="cs"/>
              <w:rtl/>
            </w:rPr>
          </w:rPrChange>
        </w:rPr>
        <w:t xml:space="preserve">א</w:t>
      </w:r>
      <w:r>
        <w:rPr>
          <w:rFonts w:hint="cs"/>
          <w:rtl/>
        </w:rPr>
        <w:t xml:space="preserve"> אומר</w:t>
      </w:r>
      <w:r w:rsidRPr="00C63571">
        <w:rPr>
          <w:rtl/>
        </w:rPr>
        <w:t>: האוכל אוכל ראשון - ראשון, שני - שני, שלישי - שלישי;</w:t>
      </w:r>
    </w:p>
    <w:p w14:paraId="7D490C66" w14:textId="77777777" w:rsidR="0046556D" w:rsidRDefault="00BD6C4F" w:rsidP="00BD6C4F">
      <w:pPr>
        <w:rPr>
          <w:rtl/>
        </w:rPr>
      </w:pPr>
      <w:r w:rsidRPr="00C63571">
        <w:rPr>
          <w:rtl/>
        </w:rPr>
        <w:t>רבי יהושע אומר: האוכל אוכל ראשון ושני - שני, שלישי - שני לקדש ואין שני לתרומה, בחולין שנעשו על טהרת תרומה, על טהרת תרומה אין;</w:t>
      </w:r>
    </w:p>
    <w:p w14:paraId="766D92BF" w14:textId="77777777" w:rsidR="0046556D" w:rsidRDefault="00BD6C4F" w:rsidP="00BD6C4F">
      <w:pPr>
        <w:rPr>
          <w:rtl/>
        </w:rPr>
      </w:pPr>
      <w:r>
        <w:rPr>
          <w:rtl/>
        </w:rPr>
        <w:t xml:space="preserve">על טהרת הקדש לא, </w:t>
      </w:r>
      <w:r>
        <w:rPr>
          <w:rFonts w:hint="cs"/>
          <w:rtl/>
        </w:rPr>
        <w:t>ד</w:t>
      </w:r>
      <w:r w:rsidRPr="00C63571">
        <w:rPr>
          <w:rtl/>
        </w:rPr>
        <w:t>סבר: חולין שנעשו על טהרת הקדש לית בהו שלישי.</w:t>
      </w:r>
    </w:p>
    <w:p w14:paraId="64A3A697" w14:textId="77777777" w:rsidR="00BD6C4F" w:rsidRPr="00A55767" w:rsidRDefault="00BD6C4F" w:rsidP="00F07436">
      <w:pPr>
        <w:pStyle w:val="afff3"/>
        <w:framePr w:wrap="around"/>
        <w:rPr>
          <w:rtl/>
        </w:rPr>
      </w:pPr>
      <w:r w:rsidRPr="00A55767">
        <w:rPr>
          <w:rFonts w:hint="cs"/>
          <w:rtl/>
        </w:rPr>
        <w:t>לד.</w:t>
      </w:r>
    </w:p>
    <w:p w14:paraId="753ADCC6" w14:textId="77777777" w:rsidR="0046556D" w:rsidRDefault="00BD6C4F" w:rsidP="00BD6C4F">
      <w:pPr>
        <w:rPr>
          <w:rtl/>
        </w:rPr>
      </w:pPr>
      <w:r w:rsidRPr="00C63571">
        <w:rPr>
          <w:rtl/>
        </w:rPr>
        <w:t>ולוקמה בחולין שנעשו על טהרת תרומה ורבי יהושע!</w:t>
      </w:r>
    </w:p>
    <w:p w14:paraId="6E3483AD" w14:textId="77777777" w:rsidR="0046556D" w:rsidRDefault="00BD6C4F" w:rsidP="00BD6C4F">
      <w:pPr>
        <w:rPr>
          <w:rtl/>
        </w:rPr>
      </w:pPr>
      <w:r w:rsidRPr="00C63571">
        <w:rPr>
          <w:rtl/>
        </w:rPr>
        <w:t>לא ס"ד, דקתני בשר, דאי בתרומה, בשר מי איכא.</w:t>
      </w:r>
    </w:p>
    <w:p w14:paraId="6FAC657A" w14:textId="77777777" w:rsidR="0046556D" w:rsidRDefault="00BD6C4F" w:rsidP="00BD6C4F">
      <w:pPr>
        <w:rPr>
          <w:rtl/>
        </w:rPr>
      </w:pPr>
      <w:r w:rsidRPr="00C63571">
        <w:rPr>
          <w:rtl/>
        </w:rPr>
        <w:t>אלא בקדשים, חיה בקדשים מי איכא? בשר בבשר מיחלף, בשר בפירי לא מיחלף.</w:t>
      </w:r>
    </w:p>
    <w:p w14:paraId="43BDED3C" w14:textId="77777777" w:rsidR="0046556D" w:rsidRDefault="0046556D" w:rsidP="00BD6C4F">
      <w:pPr>
        <w:rPr>
          <w:rtl/>
        </w:rPr>
      </w:pPr>
    </w:p>
    <w:p w14:paraId="6842F0A2" w14:textId="77777777" w:rsidR="0046556D" w:rsidRDefault="00BD6C4F" w:rsidP="00BD6C4F">
      <w:pPr>
        <w:rPr>
          <w:rtl/>
        </w:rPr>
      </w:pPr>
      <w:r w:rsidRPr="00C63571">
        <w:rPr>
          <w:rtl/>
        </w:rPr>
        <w:t xml:space="preserve">• </w:t>
      </w:r>
      <w:r>
        <w:rPr>
          <w:rtl/>
        </w:rPr>
        <w:t>עולא</w:t>
      </w:r>
      <w:r w:rsidRPr="00C63571">
        <w:rPr>
          <w:rtl/>
        </w:rPr>
        <w:t xml:space="preserve"> חבריא אמרין: בחולין שנעשו על טהרת הקדש ודלא כרבי יהושע, ואנא אמינא: רבי יהושע היא, </w:t>
      </w:r>
      <w:r w:rsidRPr="00C63571">
        <w:rPr>
          <w:rFonts w:hint="cs"/>
          <w:rtl/>
        </w:rPr>
        <w:t>ו</w:t>
      </w:r>
      <w:r w:rsidRPr="00C63571">
        <w:rPr>
          <w:rtl/>
        </w:rPr>
        <w:t>לא מיבעיא חולין שנעשו על טהרת קדש דחמירי דאית בהו שלישי, אלא אפילו חולין שנעשו על טהרת תרומה נמי אית בהו שלישי.</w:t>
      </w:r>
    </w:p>
    <w:p w14:paraId="6B166EE2" w14:textId="77777777" w:rsidR="0046556D" w:rsidRDefault="00BD6C4F" w:rsidP="00BD6C4F">
      <w:pPr>
        <w:rPr>
          <w:rtl/>
        </w:rPr>
      </w:pPr>
      <w:r w:rsidRPr="00C63571">
        <w:rPr>
          <w:rtl/>
        </w:rPr>
        <w:t xml:space="preserve">חבריא? </w:t>
      </w:r>
      <w:r>
        <w:rPr>
          <w:rFonts w:hint="cs"/>
          <w:rtl/>
        </w:rPr>
        <w:t xml:space="preserve">היינו </w:t>
      </w:r>
      <w:r>
        <w:rPr>
          <w:rStyle w:val="2fb"/>
          <w:rFonts w:hint="cs"/>
          <w:rtl/>
          <w:rPrChange w:id="10208" w:author="מנוע אמוראים" w:date="2026-10-05T16:40:54Z">
            <w:rPr>
              <w:rFonts w:hint="cs"/>
              <w:rtl/>
            </w:rPr>
          </w:rPrChange>
        </w:rPr>
        <w:t xml:space="preserve">רבב</w:t>
      </w:r>
      <w:r>
        <w:rPr>
          <w:rStyle w:val="2fb"/>
          <w:rtl/>
          <w:rPrChange w:id="10209" w:author="מנוע אמוראים" w:date="2026-10-05T16:40:54Z">
            <w:rPr>
              <w:rtl/>
            </w:rPr>
          </w:rPrChange>
        </w:rPr>
        <w:t xml:space="preserve">"</w:t>
      </w:r>
      <w:r>
        <w:rPr>
          <w:rStyle w:val="2fb"/>
          <w:rFonts w:hint="cs"/>
          <w:rtl/>
          <w:rPrChange w:id="10210" w:author="מנוע אמוראים" w:date="2026-10-05T16:40:54Z">
            <w:rPr>
              <w:rFonts w:hint="cs"/>
              <w:rtl/>
            </w:rPr>
          </w:rPrChange>
        </w:rPr>
        <w:t xml:space="preserve">ח</w:t>
      </w:r>
      <w:r>
        <w:rPr>
          <w:rFonts w:hint="cs"/>
          <w:rtl/>
        </w:rPr>
        <w:t xml:space="preserve"> </w:t>
      </w:r>
      <w:r>
        <w:rPr>
          <w:rStyle w:val="2fb"/>
          <w:rFonts w:hint="cs"/>
          <w:rtl/>
          <w:rPrChange w:id="10211" w:author="מנוע אמוראים" w:date="2026-10-05T16:40:54Z">
            <w:rPr>
              <w:rFonts w:hint="cs"/>
              <w:rtl/>
            </w:rPr>
          </w:rPrChange>
        </w:rPr>
        <w:t xml:space="preserve">מרי</w:t>
      </w:r>
      <w:r>
        <w:rPr>
          <w:rStyle w:val="2fb"/>
          <w:rtl/>
          <w:rPrChange w:id="10212" w:author="מנוע אמוראים" w:date="2026-10-05T16:40:54Z">
            <w:rPr>
              <w:rtl/>
            </w:rPr>
          </w:rPrChange>
        </w:rPr>
        <w:t xml:space="preserve">"</w:t>
      </w:r>
      <w:r>
        <w:rPr>
          <w:rStyle w:val="2fb"/>
          <w:rFonts w:hint="cs"/>
          <w:rtl/>
          <w:rPrChange w:id="10213" w:author="מנוע אמוראים" w:date="2026-10-05T16:40:54Z">
            <w:rPr>
              <w:rFonts w:hint="cs"/>
              <w:rtl/>
            </w:rPr>
          </w:rPrChange>
        </w:rPr>
        <w:t xml:space="preserve">ו</w:t>
      </w:r>
      <w:r w:rsidRPr="00C63571">
        <w:rPr>
          <w:rtl/>
        </w:rPr>
        <w:t xml:space="preserve">: מאי אהדרי רבי אליעזר ורבי יהושע להדדי? </w:t>
      </w:r>
    </w:p>
    <w:p w14:paraId="56A8D3DA" w14:textId="77777777" w:rsidR="0046556D" w:rsidRDefault="00BD6C4F" w:rsidP="00BD6C4F">
      <w:pPr>
        <w:rPr>
          <w:rtl/>
        </w:rPr>
      </w:pPr>
      <w:r w:rsidRPr="00C63571">
        <w:rPr>
          <w:rtl/>
        </w:rPr>
        <w:t>א</w:t>
      </w:r>
      <w:r>
        <w:rPr>
          <w:rtl/>
        </w:rPr>
        <w:t>"</w:t>
      </w:r>
      <w:r w:rsidRPr="00C63571">
        <w:rPr>
          <w:rFonts w:hint="cs"/>
          <w:rtl/>
        </w:rPr>
        <w:t xml:space="preserve">ל </w:t>
      </w:r>
      <w:r>
        <w:rPr>
          <w:rStyle w:val="2fb"/>
          <w:rtl/>
          <w:rPrChange w:id="10214" w:author="מנוע אמוראים" w:date="2026-10-05T16:40:54Z">
            <w:rPr>
              <w:rtl/>
            </w:rPr>
          </w:rPrChange>
        </w:rPr>
        <w:t xml:space="preserve">ר"א</w:t>
      </w:r>
      <w:r>
        <w:rPr>
          <w:rtl/>
        </w:rPr>
        <w:t xml:space="preserve"> לרבי יהושע: מצינו אוכל חמור מן האוכל, דאילו נבלת עוף טהור בחוץ לא מטמא, ואילו אוכלה מטמא בגדים אבית הבליעה, ואנו היאך לא נעשה אוכל כמאכל? </w:t>
      </w:r>
    </w:p>
    <w:p w14:paraId="25D446DC" w14:textId="77777777" w:rsidR="0046556D" w:rsidRDefault="00BD6C4F" w:rsidP="00BD6C4F">
      <w:pPr>
        <w:rPr>
          <w:rtl/>
        </w:rPr>
      </w:pPr>
      <w:r w:rsidRPr="00C63571">
        <w:rPr>
          <w:rtl/>
        </w:rPr>
        <w:t xml:space="preserve">ורבי יהושע: מנבלת עוף טהור לא גמרינן, דחידוש הוא, אלא מצינו שהמאכל חמור מן האוכל, דאילו מאכל בכביצה, ואוכל עד דאכיל כחצי פרס, ואנו היאך נעשה אוכל כמאכל? </w:t>
      </w:r>
    </w:p>
    <w:p w14:paraId="5BAF38A4" w14:textId="77777777" w:rsidR="0046556D" w:rsidRDefault="00BD6C4F" w:rsidP="00BD6C4F">
      <w:pPr>
        <w:rPr>
          <w:rtl/>
        </w:rPr>
      </w:pPr>
      <w:r>
        <w:rPr>
          <w:rStyle w:val="2fb"/>
          <w:rtl/>
          <w:rPrChange w:id="10215" w:author="מנוע אמוראים" w:date="2026-10-05T16:40:54Z">
            <w:rPr>
              <w:rtl/>
            </w:rPr>
          </w:rPrChange>
        </w:rPr>
        <w:t xml:space="preserve">ור"א</w:t>
      </w:r>
      <w:r>
        <w:rPr>
          <w:rtl/>
        </w:rPr>
        <w:t xml:space="preserve">: טומאה משיעורין לא גמרינן;</w:t>
      </w:r>
    </w:p>
    <w:p w14:paraId="6C1CD9CC" w14:textId="77777777" w:rsidR="0046556D" w:rsidRDefault="00BD6C4F" w:rsidP="00BD6C4F">
      <w:pPr>
        <w:rPr>
          <w:rtl/>
        </w:rPr>
      </w:pPr>
      <w:r w:rsidRPr="000C5072">
        <w:rPr>
          <w:b/>
          <w:bCs/>
          <w:rtl/>
        </w:rPr>
        <w:t>ועוד</w:t>
      </w:r>
      <w:r w:rsidRPr="00C63571">
        <w:rPr>
          <w:rtl/>
        </w:rPr>
        <w:t xml:space="preserve"> לדבריך שאתה אומר על ראשון שני, יפה אתה אומר, שני שני למה? </w:t>
      </w:r>
    </w:p>
    <w:p w14:paraId="29DC485E" w14:textId="77777777" w:rsidR="0046556D" w:rsidRDefault="00BD6C4F" w:rsidP="00BD6C4F">
      <w:pPr>
        <w:rPr>
          <w:rtl/>
        </w:rPr>
      </w:pPr>
      <w:r w:rsidRPr="00C63571">
        <w:rPr>
          <w:rtl/>
        </w:rPr>
        <w:t xml:space="preserve">אמר לו: מצינו שהשני עושה שני ע"י משקין, </w:t>
      </w:r>
    </w:p>
    <w:p w14:paraId="02D10F4D" w14:textId="77777777" w:rsidR="0046556D" w:rsidRDefault="00BD6C4F" w:rsidP="00BD6C4F">
      <w:pPr>
        <w:rPr>
          <w:rtl/>
        </w:rPr>
      </w:pPr>
      <w:r w:rsidRPr="00C63571">
        <w:rPr>
          <w:rtl/>
        </w:rPr>
        <w:lastRenderedPageBreak/>
        <w:t>אמר לו: והא משקין נמי תחלה הוו, דתנן: כל הפוסל בתרומה מטמא משקין להיות תחלה, חוץ מטבול יום;</w:t>
      </w:r>
    </w:p>
    <w:p w14:paraId="2944A596" w14:textId="77777777" w:rsidR="00BD6C4F" w:rsidRPr="00A55767" w:rsidRDefault="00BD6C4F" w:rsidP="00F07436">
      <w:pPr>
        <w:pStyle w:val="afff3"/>
        <w:framePr w:wrap="around"/>
        <w:rPr>
          <w:rtl/>
        </w:rPr>
      </w:pPr>
      <w:r w:rsidRPr="00A55767">
        <w:rPr>
          <w:rFonts w:hint="cs"/>
          <w:rtl/>
        </w:rPr>
        <w:t>לד:</w:t>
      </w:r>
    </w:p>
    <w:p w14:paraId="49913034" w14:textId="77777777" w:rsidR="0046556D" w:rsidRDefault="00BD6C4F" w:rsidP="00BD6C4F">
      <w:pPr>
        <w:rPr>
          <w:rtl/>
        </w:rPr>
      </w:pPr>
      <w:r w:rsidRPr="00C63571">
        <w:rPr>
          <w:rtl/>
        </w:rPr>
        <w:t xml:space="preserve">ועוד, שלישי שני למה? </w:t>
      </w:r>
    </w:p>
    <w:p w14:paraId="61F31B06" w14:textId="77777777" w:rsidR="0046556D" w:rsidRDefault="00BD6C4F" w:rsidP="00BD6C4F">
      <w:pPr>
        <w:rPr>
          <w:rtl/>
        </w:rPr>
      </w:pPr>
      <w:r w:rsidRPr="00C63571">
        <w:rPr>
          <w:rtl/>
        </w:rPr>
        <w:t>אמר לו: אף אני לא אמרתי אלא בתרומה, שטהרתה  טומאה היא אצל הקדש.</w:t>
      </w:r>
    </w:p>
    <w:p w14:paraId="466090BE" w14:textId="77777777" w:rsidR="0046556D" w:rsidRDefault="0046556D" w:rsidP="00BD6C4F">
      <w:pPr>
        <w:rPr>
          <w:rtl/>
        </w:rPr>
      </w:pPr>
    </w:p>
    <w:p w14:paraId="019DA185" w14:textId="77777777" w:rsidR="0046556D" w:rsidRDefault="00BD6C4F" w:rsidP="00BD6C4F">
      <w:pPr>
        <w:rPr>
          <w:rtl/>
        </w:rPr>
      </w:pPr>
      <w:r>
        <w:rPr>
          <w:rtl/>
        </w:rPr>
        <w:t xml:space="preserve">• </w:t>
      </w:r>
      <w:r>
        <w:rPr>
          <w:rStyle w:val="2fb"/>
          <w:rFonts w:hint="cs"/>
          <w:rtl/>
          <w:rPrChange w:id="10216" w:author="מנוע אמוראים" w:date="2026-10-05T16:40:54Z">
            <w:rPr>
              <w:rFonts w:hint="cs"/>
              <w:rtl/>
            </w:rPr>
          </w:rPrChange>
        </w:rPr>
        <w:t xml:space="preserve">אר</w:t>
      </w:r>
      <w:r>
        <w:rPr>
          <w:rStyle w:val="2fb"/>
          <w:rtl/>
          <w:rPrChange w:id="10217" w:author="מנוע אמוראים" w:date="2026-10-05T16:40:54Z">
            <w:rPr>
              <w:rtl/>
            </w:rPr>
          </w:rPrChange>
        </w:rPr>
        <w:t xml:space="preserve">"</w:t>
      </w:r>
      <w:r>
        <w:rPr>
          <w:rStyle w:val="2fb"/>
          <w:rFonts w:hint="cs"/>
          <w:rtl/>
          <w:rPrChange w:id="10218" w:author="מנוע אמוראים" w:date="2026-10-05T16:40:54Z">
            <w:rPr>
              <w:rFonts w:hint="cs"/>
              <w:rtl/>
            </w:rPr>
          </w:rPrChange>
        </w:rPr>
        <w:t xml:space="preserve">ז</w:t>
      </w:r>
      <w:r>
        <w:rPr>
          <w:rFonts w:hint="cs"/>
          <w:rtl/>
        </w:rPr>
        <w:t xml:space="preserve"> </w:t>
      </w:r>
      <w:r>
        <w:rPr>
          <w:rStyle w:val="2fb"/>
          <w:rFonts w:hint="cs"/>
          <w:rtl/>
          <w:rPrChange w:id="10219" w:author="מנוע אמוראים" w:date="2026-10-05T16:40:54Z">
            <w:rPr>
              <w:rFonts w:hint="cs"/>
              <w:rtl/>
            </w:rPr>
          </w:rPrChange>
        </w:rPr>
        <w:t xml:space="preserve">מר</w:t>
      </w:r>
      <w:r>
        <w:rPr>
          <w:rStyle w:val="2fb"/>
          <w:rtl/>
          <w:rPrChange w:id="10220" w:author="מנוע אמוראים" w:date="2026-10-05T16:40:54Z">
            <w:rPr>
              <w:rtl/>
            </w:rPr>
          </w:rPrChange>
        </w:rPr>
        <w:t xml:space="preserve">"</w:t>
      </w:r>
      <w:r>
        <w:rPr>
          <w:rStyle w:val="2fb"/>
          <w:rFonts w:hint="cs"/>
          <w:rtl/>
          <w:rPrChange w:id="10221" w:author="מנוע אמוראים" w:date="2026-10-05T16:40:54Z">
            <w:rPr>
              <w:rFonts w:hint="cs"/>
              <w:rtl/>
            </w:rPr>
          </w:rPrChange>
        </w:rPr>
        <w:t xml:space="preserve">א</w:t>
      </w:r>
      <w:r>
        <w:rPr>
          <w:rFonts w:hint="cs"/>
          <w:rtl/>
        </w:rPr>
        <w:t xml:space="preserve"> </w:t>
      </w:r>
      <w:r>
        <w:rPr>
          <w:rStyle w:val="2fb"/>
          <w:rFonts w:hint="cs"/>
          <w:rtl/>
          <w:rPrChange w:id="10222" w:author="מנוע אמוראים" w:date="2026-10-05T16:40:54Z">
            <w:rPr>
              <w:rFonts w:hint="cs"/>
              <w:rtl/>
            </w:rPr>
          </w:rPrChange>
        </w:rPr>
        <w:t xml:space="preserve">מרי</w:t>
      </w:r>
      <w:r>
        <w:rPr>
          <w:rStyle w:val="2fb"/>
          <w:rtl/>
          <w:rPrChange w:id="10223" w:author="מנוע אמוראים" w:date="2026-10-05T16:40:54Z">
            <w:rPr>
              <w:rtl/>
            </w:rPr>
          </w:rPrChange>
        </w:rPr>
        <w:t xml:space="preserve">"</w:t>
      </w:r>
      <w:r>
        <w:rPr>
          <w:rStyle w:val="2fb"/>
          <w:rFonts w:hint="cs"/>
          <w:rtl/>
          <w:rPrChange w:id="10224" w:author="מנוע אמוראים" w:date="2026-10-05T16:40:54Z">
            <w:rPr>
              <w:rFonts w:hint="cs"/>
              <w:rtl/>
            </w:rPr>
          </w:rPrChange>
        </w:rPr>
        <w:t xml:space="preserve">ו</w:t>
      </w:r>
      <w:r>
        <w:rPr>
          <w:rFonts w:hint="cs"/>
          <w:rtl/>
        </w:rPr>
        <w:t xml:space="preserve"> </w:t>
      </w:r>
      <w:r>
        <w:rPr>
          <w:rStyle w:val="2fb"/>
          <w:rFonts w:hint="cs"/>
          <w:rtl/>
          <w:rPrChange w:id="10225" w:author="מנוע אמוראים" w:date="2026-10-05T16:40:54Z">
            <w:rPr>
              <w:rFonts w:hint="cs"/>
              <w:rtl/>
            </w:rPr>
          </w:rPrChange>
        </w:rPr>
        <w:t xml:space="preserve">מרי</w:t>
      </w:r>
      <w:r>
        <w:rPr>
          <w:rStyle w:val="2fb"/>
          <w:rtl/>
          <w:rPrChange w:id="10226" w:author="מנוע אמוראים" w:date="2026-10-05T16:40:54Z">
            <w:rPr>
              <w:rtl/>
            </w:rPr>
          </w:rPrChange>
        </w:rPr>
        <w:t xml:space="preserve">"</w:t>
      </w:r>
      <w:r>
        <w:rPr>
          <w:rStyle w:val="2fb"/>
          <w:rFonts w:hint="cs"/>
          <w:rtl/>
          <w:rPrChange w:id="10227" w:author="מנוע אמוראים" w:date="2026-10-05T16:40:54Z">
            <w:rPr>
              <w:rFonts w:hint="cs"/>
              <w:rtl/>
            </w:rPr>
          </w:rPrChange>
        </w:rPr>
        <w:t xml:space="preserve">נ</w:t>
      </w:r>
      <w:r>
        <w:rPr>
          <w:rFonts w:hint="cs"/>
          <w:rtl/>
        </w:rPr>
        <w:t xml:space="preserve">:</w:t>
      </w:r>
      <w:r w:rsidRPr="00C63571">
        <w:rPr>
          <w:rtl/>
        </w:rPr>
        <w:t xml:space="preserve"> האוכל שלישי של חולין שנעשו על טהרת הקדש, נעשה גופו שני לקדש.</w:t>
      </w:r>
    </w:p>
    <w:p w14:paraId="174A0C4A" w14:textId="77777777" w:rsidR="0046556D" w:rsidRDefault="00BD6C4F" w:rsidP="00BD6C4F">
      <w:pPr>
        <w:rPr>
          <w:rtl/>
        </w:rPr>
      </w:pPr>
      <w:r>
        <w:rPr>
          <w:rtl/>
        </w:rPr>
        <w:t xml:space="preserve">איתיביה </w:t>
      </w:r>
      <w:r>
        <w:rPr>
          <w:rStyle w:val="2fb"/>
          <w:rtl/>
          <w:rPrChange w:id="10228" w:author="מנוע אמוראים" w:date="2026-10-05T16:40:54Z">
            <w:rPr>
              <w:rtl/>
            </w:rPr>
          </w:rPrChange>
        </w:rPr>
        <w:t xml:space="preserve">ר</w:t>
      </w:r>
      <w:r>
        <w:rPr>
          <w:rStyle w:val="2fb"/>
          <w:rtl/>
          <w:rPrChange w:id="10229" w:author="מנוע אמוראים" w:date="2026-10-05T16:40:54Z">
            <w:rPr>
              <w:rtl/>
            </w:rPr>
          </w:rPrChange>
        </w:rPr>
        <w:t xml:space="preserve">"</w:t>
      </w:r>
      <w:r>
        <w:rPr>
          <w:rStyle w:val="2fb"/>
          <w:rFonts w:hint="cs"/>
          <w:rtl/>
          <w:rPrChange w:id="10230" w:author="מנוע אמוראים" w:date="2026-10-05T16:40:54Z">
            <w:rPr>
              <w:rFonts w:hint="cs"/>
              <w:rtl/>
            </w:rPr>
          </w:rPrChange>
        </w:rPr>
        <w:t xml:space="preserve">ז</w:t>
      </w:r>
      <w:r>
        <w:rPr>
          <w:rtl/>
        </w:rPr>
        <w:t xml:space="preserve"> לרבי אסי: שלישי </w:t>
      </w:r>
      <w:r w:rsidRPr="00C63571">
        <w:rPr>
          <w:rtl/>
        </w:rPr>
        <w:t>שני לקדש ואין שני לתרומה, בחולין שנעשו על טהרת תרומה;</w:t>
      </w:r>
    </w:p>
    <w:p w14:paraId="0EC6235E" w14:textId="77777777" w:rsidR="0046556D" w:rsidRDefault="00BD6C4F" w:rsidP="00BD6C4F">
      <w:pPr>
        <w:rPr>
          <w:rtl/>
        </w:rPr>
      </w:pPr>
      <w:r w:rsidRPr="00C63571">
        <w:rPr>
          <w:rtl/>
        </w:rPr>
        <w:t>על טהרת תרומה אין, על טהרת הקדש לא!</w:t>
      </w:r>
    </w:p>
    <w:p w14:paraId="624779C4" w14:textId="77777777" w:rsidR="0046556D" w:rsidRDefault="00BD6C4F" w:rsidP="00BD6C4F">
      <w:pPr>
        <w:rPr>
          <w:rtl/>
        </w:rPr>
      </w:pPr>
      <w:r w:rsidRPr="00C63571">
        <w:rPr>
          <w:rtl/>
        </w:rPr>
        <w:t>א"ל: לא מיבעיא קאמר.</w:t>
      </w:r>
    </w:p>
    <w:p w14:paraId="6B1747A1" w14:textId="77777777" w:rsidR="0046556D" w:rsidRDefault="00BD6C4F" w:rsidP="00BD6C4F">
      <w:pPr>
        <w:rPr>
          <w:rtl/>
        </w:rPr>
      </w:pPr>
      <w:r w:rsidRPr="00C63571">
        <w:rPr>
          <w:rtl/>
        </w:rPr>
        <w:t>והא אף אני לא אמרתי אלא בתרומה קאמר!</w:t>
      </w:r>
    </w:p>
    <w:p w14:paraId="7723D18A" w14:textId="77777777" w:rsidR="0046556D" w:rsidRDefault="000828F8" w:rsidP="00C62948">
      <w:pPr>
        <w:pStyle w:val="affffb"/>
        <w:rPr>
          <w:rtl/>
        </w:rPr>
      </w:pPr>
      <w:r>
        <w:rPr>
          <w:rtl/>
        </w:rPr>
        <w:t xml:space="preserve">- </w:t>
      </w:r>
      <w:r>
        <w:rPr>
          <w:rtl/>
        </w:rPr>
        <w:t xml:space="preserve">אמוראי נינהו ואליבא </w:t>
      </w:r>
      <w:r>
        <w:rPr>
          <w:rStyle w:val="2fb"/>
          <w:rtl/>
          <w:rPrChange w:id="10231" w:author="מנוע אמוראים" w:date="2026-10-05T16:40:54Z">
            <w:rPr>
              <w:rtl/>
            </w:rPr>
          </w:rPrChange>
        </w:rPr>
        <w:t xml:space="preserve">ד</w:t>
      </w:r>
      <w:r>
        <w:rPr>
          <w:rStyle w:val="2fb"/>
          <w:rtl/>
          <w:rPrChange w:id="10232" w:author="מנוע אמוראים" w:date="2026-10-05T16:40:54Z">
            <w:rPr>
              <w:rtl/>
            </w:rPr>
          </w:rPrChange>
        </w:rPr>
        <w:t xml:space="preserve">רי"ו</w:t>
      </w:r>
      <w:r w:rsidR="00BD6C4F" w:rsidRPr="00C63571">
        <w:rPr>
          <w:rtl/>
        </w:rPr>
        <w:t>.</w:t>
      </w:r>
    </w:p>
    <w:p w14:paraId="342A8442" w14:textId="77777777" w:rsidR="0046556D" w:rsidRDefault="0046556D" w:rsidP="00BD6C4F">
      <w:pPr>
        <w:rPr>
          <w:rtl/>
        </w:rPr>
      </w:pPr>
    </w:p>
    <w:p w14:paraId="5E20ABD2" w14:textId="77777777" w:rsidR="0046556D" w:rsidRDefault="00BD6C4F" w:rsidP="00BD6C4F">
      <w:pPr>
        <w:rPr>
          <w:rtl/>
        </w:rPr>
      </w:pPr>
      <w:r w:rsidRPr="00C63571">
        <w:rPr>
          <w:rtl/>
        </w:rPr>
        <w:t>• עולא: האוכל שלישי של חולין שנעשו על טהרת תרומה, נפסל גופו מלאכול בתרומה.</w:t>
      </w:r>
    </w:p>
    <w:p w14:paraId="266C7AF2" w14:textId="77777777" w:rsidR="0046556D" w:rsidRDefault="00BD6C4F" w:rsidP="00BD6C4F">
      <w:pPr>
        <w:rPr>
          <w:rtl/>
        </w:rPr>
      </w:pPr>
      <w:r w:rsidRPr="00C63571">
        <w:rPr>
          <w:rtl/>
        </w:rPr>
        <w:t>קמ"ל? תנינא: שלישי - שני לקדש ואין שני לתרומה, בחולין שנעשו על טהרת תרומה;</w:t>
      </w:r>
    </w:p>
    <w:p w14:paraId="2AB55FB8" w14:textId="77777777" w:rsidR="0046556D" w:rsidRDefault="00BD6C4F" w:rsidP="00BD6C4F">
      <w:pPr>
        <w:rPr>
          <w:rtl/>
        </w:rPr>
      </w:pPr>
      <w:r w:rsidRPr="00C63571">
        <w:rPr>
          <w:rtl/>
        </w:rPr>
        <w:t>שני הוא דלא הוי, הא שלישי הוי!</w:t>
      </w:r>
    </w:p>
    <w:p w14:paraId="0B25EC77" w14:textId="77777777" w:rsidR="0046556D" w:rsidRDefault="00BD6C4F" w:rsidP="00BD6C4F">
      <w:pPr>
        <w:rPr>
          <w:rtl/>
        </w:rPr>
      </w:pPr>
      <w:r w:rsidRPr="00C63571">
        <w:rPr>
          <w:rtl/>
        </w:rPr>
        <w:t xml:space="preserve">אי מההיא, </w:t>
      </w:r>
      <w:r w:rsidRPr="00C63571">
        <w:rPr>
          <w:rFonts w:hint="cs"/>
          <w:rtl/>
        </w:rPr>
        <w:t>הו</w:t>
      </w:r>
      <w:r>
        <w:rPr>
          <w:rtl/>
        </w:rPr>
        <w:t>"</w:t>
      </w:r>
      <w:r w:rsidRPr="00C63571">
        <w:rPr>
          <w:rFonts w:hint="cs"/>
          <w:rtl/>
        </w:rPr>
        <w:t>א</w:t>
      </w:r>
      <w:r w:rsidRPr="00C63571">
        <w:rPr>
          <w:rtl/>
        </w:rPr>
        <w:t>: לא שני הוי ולא שלישי הוי, ואיידי דאמר שני בקדש אמר נמי אין שני בתרומה, קמ"ל.</w:t>
      </w:r>
    </w:p>
    <w:p w14:paraId="48ED43CF" w14:textId="77777777" w:rsidR="0046556D" w:rsidRDefault="00BD6C4F" w:rsidP="00BD6C4F">
      <w:pPr>
        <w:rPr>
          <w:rtl/>
        </w:rPr>
      </w:pPr>
      <w:r>
        <w:rPr>
          <w:rtl/>
        </w:rPr>
        <w:t xml:space="preserve">• איתיביה </w:t>
      </w:r>
      <w:r>
        <w:rPr>
          <w:rStyle w:val="2fb"/>
          <w:rtl/>
          <w:rPrChange w:id="10233" w:author="מנוע אמוראים" w:date="2026-10-05T16:40:54Z">
            <w:rPr>
              <w:rtl/>
            </w:rPr>
          </w:rPrChange>
        </w:rPr>
        <w:t xml:space="preserve">ר</w:t>
      </w:r>
      <w:r>
        <w:rPr>
          <w:rStyle w:val="2fb"/>
          <w:rFonts w:hint="cs"/>
          <w:rtl/>
          <w:rPrChange w:id="10234" w:author="מנוע אמוראים" w:date="2026-10-05T16:40:54Z">
            <w:rPr>
              <w:rFonts w:hint="cs"/>
              <w:rtl/>
            </w:rPr>
          </w:rPrChange>
        </w:rPr>
        <w:t xml:space="preserve">ה</w:t>
      </w:r>
      <w:r>
        <w:rPr>
          <w:rStyle w:val="2fb"/>
          <w:rtl/>
          <w:rPrChange w:id="10235" w:author="מנוע אמוראים" w:date="2026-10-05T16:40:54Z">
            <w:rPr>
              <w:rtl/>
            </w:rPr>
          </w:rPrChange>
        </w:rPr>
        <w:t xml:space="preserve">"</w:t>
      </w:r>
      <w:r>
        <w:rPr>
          <w:rStyle w:val="2fb"/>
          <w:rFonts w:hint="cs"/>
          <w:rtl/>
          <w:rPrChange w:id="10236" w:author="מנוע אמוראים" w:date="2026-10-05T16:40:54Z">
            <w:rPr>
              <w:rFonts w:hint="cs"/>
              <w:rtl/>
            </w:rPr>
          </w:rPrChange>
        </w:rPr>
        <w:t xml:space="preserve">מ</w:t>
      </w:r>
      <w:r>
        <w:rPr>
          <w:rFonts w:hint="cs"/>
          <w:rtl/>
        </w:rPr>
        <w:t xml:space="preserve"> </w:t>
      </w:r>
      <w:r w:rsidRPr="00C63571">
        <w:rPr>
          <w:rtl/>
        </w:rPr>
        <w:t>לעולא: הראשון שבחולין טמא ומטמא, והשני פוסל ואינו מטמא, והשלישי נאכל בנזיד הדמע;</w:t>
      </w:r>
    </w:p>
    <w:p w14:paraId="514F26FA" w14:textId="77777777" w:rsidR="00BD6C4F" w:rsidRPr="00A55767" w:rsidRDefault="00BD6C4F" w:rsidP="00F07436">
      <w:pPr>
        <w:pStyle w:val="afff3"/>
        <w:framePr w:wrap="around"/>
        <w:rPr>
          <w:rtl/>
        </w:rPr>
      </w:pPr>
      <w:r w:rsidRPr="00A55767">
        <w:rPr>
          <w:rFonts w:hint="cs"/>
          <w:rtl/>
        </w:rPr>
        <w:t>לה.</w:t>
      </w:r>
    </w:p>
    <w:p w14:paraId="6497294C" w14:textId="77777777" w:rsidR="0046556D" w:rsidRDefault="00BD6C4F" w:rsidP="00BD6C4F">
      <w:pPr>
        <w:rPr>
          <w:rtl/>
        </w:rPr>
      </w:pPr>
      <w:r w:rsidRPr="00C63571">
        <w:rPr>
          <w:rtl/>
        </w:rPr>
        <w:t>ואי אמרת נפסל גופו מלאכול בתרומה, ספינן ליה מידי דפסיל לגופיה? א"ל: הנח לנזיד הדמע, דליכא כזית בכדי אכילת פרס.</w:t>
      </w:r>
    </w:p>
    <w:p w14:paraId="161838B4" w14:textId="77777777" w:rsidR="0046556D" w:rsidRDefault="00BD6C4F" w:rsidP="00BD6C4F">
      <w:pPr>
        <w:rPr>
          <w:rtl/>
        </w:rPr>
      </w:pPr>
      <w:r w:rsidRPr="00C63571">
        <w:rPr>
          <w:rtl/>
        </w:rPr>
        <w:t xml:space="preserve">• </w:t>
      </w:r>
      <w:r>
        <w:rPr>
          <w:rFonts w:hint="cs"/>
          <w:rtl/>
        </w:rPr>
        <w:t>ר' יונתן מ</w:t>
      </w:r>
      <w:r w:rsidRPr="00C63571">
        <w:rPr>
          <w:rtl/>
        </w:rPr>
        <w:t>רבי: האוכל שלישי של תרומה עצמה - אסור לאכול ומותר ליגע.</w:t>
      </w:r>
    </w:p>
    <w:p w14:paraId="3A44210A" w14:textId="77777777" w:rsidR="0046556D" w:rsidRDefault="00BD6C4F" w:rsidP="00BD6C4F">
      <w:pPr>
        <w:rPr>
          <w:rtl/>
        </w:rPr>
      </w:pPr>
      <w:r w:rsidRPr="00C63571">
        <w:rPr>
          <w:rtl/>
        </w:rPr>
        <w:t>ואיצטריך</w:t>
      </w:r>
      <w:r>
        <w:rPr>
          <w:rFonts w:hint="cs"/>
          <w:rtl/>
        </w:rPr>
        <w:t xml:space="preserve"> ל</w:t>
      </w:r>
      <w:r w:rsidRPr="00C63571">
        <w:rPr>
          <w:rtl/>
        </w:rPr>
        <w:t>רבי יונתן, דאי מדעולא, ה</w:t>
      </w:r>
      <w:r>
        <w:rPr>
          <w:rFonts w:hint="cs"/>
          <w:rtl/>
        </w:rPr>
        <w:t>ו</w:t>
      </w:r>
      <w:r>
        <w:rPr>
          <w:rtl/>
        </w:rPr>
        <w:t>"</w:t>
      </w:r>
      <w:r>
        <w:rPr>
          <w:rFonts w:hint="cs"/>
          <w:rtl/>
        </w:rPr>
        <w:t>א ה</w:t>
      </w:r>
      <w:r>
        <w:rPr>
          <w:rtl/>
        </w:rPr>
        <w:t>"</w:t>
      </w:r>
      <w:r>
        <w:rPr>
          <w:rFonts w:hint="cs"/>
          <w:rtl/>
        </w:rPr>
        <w:t>מ</w:t>
      </w:r>
      <w:r w:rsidRPr="00C63571">
        <w:rPr>
          <w:rtl/>
        </w:rPr>
        <w:t xml:space="preserve"> בחולין שנעשו על טהרת תרומה, אבל תרומה בנגיעה נמי אסור, </w:t>
      </w:r>
    </w:p>
    <w:p w14:paraId="62B459B1" w14:textId="77777777" w:rsidR="0046556D" w:rsidRDefault="00BD6C4F" w:rsidP="00BD6C4F">
      <w:pPr>
        <w:rPr>
          <w:rtl/>
        </w:rPr>
      </w:pPr>
      <w:r>
        <w:rPr>
          <w:rFonts w:hint="cs"/>
          <w:rtl/>
        </w:rPr>
        <w:t xml:space="preserve">וצריך לעולא דאי </w:t>
      </w:r>
      <w:r>
        <w:rPr>
          <w:rStyle w:val="2fb"/>
          <w:rFonts w:hint="cs"/>
          <w:rtl/>
          <w:rPrChange w:id="10237" w:author="מנוע אמוראים" w:date="2026-10-05T16:40:54Z">
            <w:rPr>
              <w:rFonts w:hint="cs"/>
              <w:rtl/>
            </w:rPr>
          </w:rPrChange>
        </w:rPr>
        <w:t xml:space="preserve">מדרי</w:t>
      </w:r>
      <w:r>
        <w:rPr>
          <w:rStyle w:val="2fb"/>
          <w:rtl/>
          <w:rPrChange w:id="10238" w:author="מנוע אמוראים" w:date="2026-10-05T16:40:54Z">
            <w:rPr>
              <w:rtl/>
            </w:rPr>
          </w:rPrChange>
        </w:rPr>
        <w:t xml:space="preserve">"</w:t>
      </w:r>
      <w:r>
        <w:rPr>
          <w:rStyle w:val="2fb"/>
          <w:rFonts w:hint="cs"/>
          <w:rtl/>
          <w:rPrChange w:id="10239" w:author="מנוע אמוראים" w:date="2026-10-05T16:40:54Z">
            <w:rPr>
              <w:rFonts w:hint="cs"/>
              <w:rtl/>
            </w:rPr>
          </w:rPrChange>
        </w:rPr>
        <w:t xml:space="preserve">ונ</w:t>
      </w:r>
      <w:r w:rsidRPr="00C63571">
        <w:rPr>
          <w:rtl/>
        </w:rPr>
        <w:t>: ה</w:t>
      </w:r>
      <w:r>
        <w:rPr>
          <w:rtl/>
        </w:rPr>
        <w:t>"</w:t>
      </w:r>
      <w:r>
        <w:rPr>
          <w:rFonts w:hint="cs"/>
          <w:rtl/>
        </w:rPr>
        <w:t>מ תרומה אבלחולין באכילה נמי שרי צריכי</w:t>
      </w:r>
    </w:p>
    <w:p w14:paraId="3BE1CC12" w14:textId="77777777" w:rsidR="0046556D" w:rsidRDefault="0046556D" w:rsidP="00BD6C4F">
      <w:pPr>
        <w:rPr>
          <w:rtl/>
        </w:rPr>
      </w:pPr>
    </w:p>
    <w:p w14:paraId="605E902D" w14:textId="77777777" w:rsidR="0046556D" w:rsidRDefault="00BD6C4F" w:rsidP="00BD6C4F">
      <w:pPr>
        <w:rPr>
          <w:rtl/>
        </w:rPr>
      </w:pPr>
      <w:r>
        <w:rPr>
          <w:rtl/>
        </w:rPr>
        <w:t xml:space="preserve">יתיב </w:t>
      </w:r>
      <w:r>
        <w:rPr>
          <w:rStyle w:val="2fb"/>
          <w:rtl/>
          <w:rPrChange w:id="10240" w:author="מנוע אמוראים" w:date="2026-10-05T16:40:54Z">
            <w:rPr>
              <w:rtl/>
            </w:rPr>
          </w:rPrChange>
        </w:rPr>
        <w:t xml:space="preserve">ר</w:t>
      </w:r>
      <w:r>
        <w:rPr>
          <w:rStyle w:val="2fb"/>
          <w:rFonts w:hint="cs"/>
          <w:rtl/>
          <w:rPrChange w:id="10241" w:author="מנוע אמוראים" w:date="2026-10-05T16:40:54Z">
            <w:rPr>
              <w:rFonts w:hint="cs"/>
              <w:rtl/>
            </w:rPr>
          </w:rPrChange>
        </w:rPr>
        <w:t xml:space="preserve">יב</w:t>
      </w:r>
      <w:r>
        <w:rPr>
          <w:rStyle w:val="2fb"/>
          <w:rtl/>
          <w:rPrChange w:id="10242" w:author="מנוע אמוראים" w:date="2026-10-05T16:40:54Z">
            <w:rPr>
              <w:rtl/>
            </w:rPr>
          </w:rPrChange>
        </w:rPr>
        <w:t xml:space="preserve">"</w:t>
      </w:r>
      <w:r>
        <w:rPr>
          <w:rStyle w:val="2fb"/>
          <w:rFonts w:hint="cs"/>
          <w:rtl/>
          <w:rPrChange w:id="10243" w:author="מנוע אמוראים" w:date="2026-10-05T16:40:54Z">
            <w:rPr>
              <w:rFonts w:hint="cs"/>
              <w:rtl/>
            </w:rPr>
          </w:rPrChange>
        </w:rPr>
        <w:t xml:space="preserve">ש</w:t>
      </w:r>
      <w:r>
        <w:rPr>
          <w:rFonts w:hint="cs"/>
          <w:rtl/>
        </w:rPr>
        <w:t xml:space="preserve"> לפני </w:t>
      </w:r>
      <w:r>
        <w:rPr>
          <w:rStyle w:val="2fb"/>
          <w:rFonts w:hint="cs"/>
          <w:rtl/>
          <w:rPrChange w:id="10244" w:author="מנוע אמוראים" w:date="2026-10-05T16:40:54Z">
            <w:rPr>
              <w:rFonts w:hint="cs"/>
              <w:rtl/>
            </w:rPr>
          </w:rPrChange>
        </w:rPr>
        <w:t xml:space="preserve">ר</w:t>
      </w:r>
      <w:r>
        <w:rPr>
          <w:rStyle w:val="2fb"/>
          <w:rtl/>
          <w:rPrChange w:id="10245" w:author="מנוע אמוראים" w:date="2026-10-05T16:40:54Z">
            <w:rPr>
              <w:rtl/>
            </w:rPr>
          </w:rPrChange>
        </w:rPr>
        <w:t xml:space="preserve">"</w:t>
      </w:r>
      <w:r>
        <w:rPr>
          <w:rStyle w:val="2fb"/>
          <w:rFonts w:hint="cs"/>
          <w:rtl/>
          <w:rPrChange w:id="10246" w:author="מנוע אמוראים" w:date="2026-10-05T16:40:54Z">
            <w:rPr>
              <w:rFonts w:hint="cs"/>
              <w:rtl/>
            </w:rPr>
          </w:rPrChange>
        </w:rPr>
        <w:t xml:space="preserve">נ</w:t>
      </w:r>
      <w:r>
        <w:rPr>
          <w:rFonts w:hint="cs"/>
          <w:rtl/>
        </w:rPr>
        <w:t xml:space="preserve"> ו</w:t>
      </w:r>
      <w:r w:rsidRPr="00C63571">
        <w:rPr>
          <w:rtl/>
        </w:rPr>
        <w:t>אמר: האוכל שליש</w:t>
      </w:r>
      <w:r>
        <w:rPr>
          <w:rtl/>
        </w:rPr>
        <w:t xml:space="preserve">י של חולין שנעשו על טהרת הקדש </w:t>
      </w:r>
      <w:r w:rsidRPr="00C63571">
        <w:rPr>
          <w:rtl/>
        </w:rPr>
        <w:t>טהור לאכול בקדש, שאין לך דבר שעושה רביעי בקדש אלא קדש מקודש בלבד.</w:t>
      </w:r>
    </w:p>
    <w:p w14:paraId="26CDECAF" w14:textId="77777777" w:rsidR="0046556D" w:rsidRDefault="00BD6C4F" w:rsidP="00BD6C4F">
      <w:pPr>
        <w:rPr>
          <w:rtl/>
        </w:rPr>
      </w:pPr>
      <w:r w:rsidRPr="00C63571">
        <w:rPr>
          <w:rtl/>
        </w:rPr>
        <w:t>• מתיב רמי בר חמא: שלישי - שני לקדש ואין שני לתרומה, בחולין שנעשו על טהרת תרומה;</w:t>
      </w:r>
    </w:p>
    <w:p w14:paraId="44FDC35A" w14:textId="77777777" w:rsidR="0046556D" w:rsidRDefault="00BD6C4F" w:rsidP="00BD6C4F">
      <w:pPr>
        <w:rPr>
          <w:rtl/>
        </w:rPr>
      </w:pPr>
      <w:r w:rsidRPr="00C63571">
        <w:rPr>
          <w:rtl/>
        </w:rPr>
        <w:t>אמאי? הא לאו קדש מקודש הוא!</w:t>
      </w:r>
    </w:p>
    <w:p w14:paraId="563C1C00" w14:textId="77777777" w:rsidR="0046556D" w:rsidRDefault="00BD6C4F" w:rsidP="00BD6C4F">
      <w:pPr>
        <w:rPr>
          <w:rtl/>
        </w:rPr>
      </w:pPr>
      <w:r w:rsidRPr="00C63571">
        <w:rPr>
          <w:rtl/>
        </w:rPr>
        <w:t>א"ל: הנח לתרומה, שטהרתה טומאה היא אצל הקדש.</w:t>
      </w:r>
    </w:p>
    <w:p w14:paraId="5B0B10B4" w14:textId="77777777" w:rsidR="0046556D" w:rsidRDefault="00BD6C4F" w:rsidP="00BD6C4F">
      <w:pPr>
        <w:rPr>
          <w:rtl/>
        </w:rPr>
      </w:pPr>
      <w:r w:rsidRPr="00C63571">
        <w:rPr>
          <w:rtl/>
        </w:rPr>
        <w:t>דתנן: בגדי עם הארץ מדרס לפרושין, בגדי פרושין מדרס לאוכלי תרומה, בגדי אוכלי תרומה מדרס לקדש;</w:t>
      </w:r>
    </w:p>
    <w:p w14:paraId="528CA806" w14:textId="77777777" w:rsidR="00BD6C4F" w:rsidRPr="003D23F5" w:rsidRDefault="00BD6C4F" w:rsidP="00F07436">
      <w:pPr>
        <w:pStyle w:val="afff3"/>
        <w:framePr w:wrap="around"/>
        <w:rPr>
          <w:rtl/>
        </w:rPr>
      </w:pPr>
      <w:r w:rsidRPr="003D23F5">
        <w:rPr>
          <w:rFonts w:hint="cs"/>
          <w:rtl/>
        </w:rPr>
        <w:t>לה:</w:t>
      </w:r>
    </w:p>
    <w:p w14:paraId="7916D7D3" w14:textId="77777777" w:rsidR="0046556D" w:rsidRDefault="000828F8" w:rsidP="00C62948">
      <w:pPr>
        <w:pStyle w:val="affffb"/>
        <w:rPr>
          <w:rtl/>
        </w:rPr>
      </w:pPr>
      <w:r>
        <w:rPr>
          <w:rtl/>
        </w:rPr>
        <w:t xml:space="preserve">- </w:t>
      </w:r>
      <w:r w:rsidR="00BD6C4F" w:rsidRPr="00C63571">
        <w:rPr>
          <w:rtl/>
        </w:rPr>
        <w:t xml:space="preserve">רבא: </w:t>
      </w:r>
      <w:r w:rsidR="00BD6C4F">
        <w:rPr>
          <w:rFonts w:hint="cs"/>
          <w:rtl/>
        </w:rPr>
        <w:t>-</w:t>
      </w:r>
      <w:r w:rsidR="00BD6C4F" w:rsidRPr="00C63571">
        <w:rPr>
          <w:rtl/>
        </w:rPr>
        <w:t xml:space="preserve"> שאני מדרסות, שמא תשב עליהן אשתו נדה, אבל בפירי לא אמרינן, </w:t>
      </w:r>
    </w:p>
    <w:p w14:paraId="7C62BE32" w14:textId="77777777" w:rsidR="0046556D" w:rsidRDefault="00BD6C4F" w:rsidP="00BD6C4F">
      <w:pPr>
        <w:rPr>
          <w:rtl/>
        </w:rPr>
      </w:pPr>
      <w:r w:rsidRPr="00C63571">
        <w:rPr>
          <w:rtl/>
        </w:rPr>
        <w:t>ורבי יצחק בפירי נמי אמר.</w:t>
      </w:r>
    </w:p>
    <w:p w14:paraId="732790CD" w14:textId="77777777" w:rsidR="0046556D" w:rsidRDefault="00BD6C4F" w:rsidP="00BD6C4F">
      <w:pPr>
        <w:rPr>
          <w:rtl/>
        </w:rPr>
      </w:pPr>
      <w:r w:rsidRPr="00C63571">
        <w:rPr>
          <w:rtl/>
        </w:rPr>
        <w:t xml:space="preserve">• מתיב </w:t>
      </w:r>
      <w:r>
        <w:rPr>
          <w:rStyle w:val="2fb"/>
          <w:rtl/>
          <w:rPrChange w:id="10247" w:author="מנוע אמוראים" w:date="2026-10-05T16:40:54Z">
            <w:rPr>
              <w:rtl/>
            </w:rPr>
          </w:rPrChange>
        </w:rPr>
        <w:t xml:space="preserve">רי"ר</w:t>
      </w:r>
      <w:r w:rsidRPr="00C63571">
        <w:rPr>
          <w:rtl/>
        </w:rPr>
        <w:t xml:space="preserve"> מדיפתי: ומי אמרינן בפירי? </w:t>
      </w:r>
    </w:p>
    <w:p w14:paraId="4FEB066D" w14:textId="77777777" w:rsidR="0046556D" w:rsidRDefault="00BD6C4F" w:rsidP="00BD6C4F">
      <w:pPr>
        <w:rPr>
          <w:rtl/>
        </w:rPr>
      </w:pPr>
      <w:r w:rsidRPr="00C63571">
        <w:rPr>
          <w:rtl/>
        </w:rPr>
        <w:t>והתנן: א</w:t>
      </w:r>
      <w:r>
        <w:rPr>
          <w:rtl/>
        </w:rPr>
        <w:t xml:space="preserve">ם אמר הפרשתי לתוכה רביעית קדש </w:t>
      </w:r>
      <w:r w:rsidRPr="00C63571">
        <w:rPr>
          <w:rtl/>
        </w:rPr>
        <w:t xml:space="preserve">נאמן, ולא מטמא תרומה לקדש, </w:t>
      </w:r>
    </w:p>
    <w:p w14:paraId="06626A7A" w14:textId="77777777" w:rsidR="0046556D" w:rsidRDefault="00BD6C4F" w:rsidP="00BD6C4F">
      <w:pPr>
        <w:rPr>
          <w:rtl/>
        </w:rPr>
      </w:pPr>
      <w:r w:rsidRPr="00C63571">
        <w:rPr>
          <w:rtl/>
        </w:rPr>
        <w:t>ואי אמרת: טהרתה טומאה היא אצל הקדש, תטמא תרומה לקדש!</w:t>
      </w:r>
    </w:p>
    <w:p w14:paraId="089B8CDC" w14:textId="77777777" w:rsidR="0046556D" w:rsidRDefault="00BD6C4F" w:rsidP="00BD6C4F">
      <w:pPr>
        <w:rPr>
          <w:rtl/>
        </w:rPr>
      </w:pPr>
      <w:r w:rsidRPr="00C63571">
        <w:rPr>
          <w:rtl/>
        </w:rPr>
        <w:lastRenderedPageBreak/>
        <w:t>א"ל: טומאה בחבורין שאני, דמגו דמהימן אקדש, מהימן נמי אתרומה.</w:t>
      </w:r>
    </w:p>
    <w:p w14:paraId="527792C9" w14:textId="77777777" w:rsidR="0046556D" w:rsidRDefault="0046556D" w:rsidP="00BD6C4F">
      <w:pPr>
        <w:rPr>
          <w:rtl/>
        </w:rPr>
      </w:pPr>
    </w:p>
    <w:p w14:paraId="50471211" w14:textId="77777777" w:rsidR="0046556D" w:rsidRDefault="00BD6C4F" w:rsidP="00BD6C4F">
      <w:pPr>
        <w:rPr>
          <w:rtl/>
        </w:rPr>
      </w:pPr>
      <w:r>
        <w:rPr>
          <w:rtl/>
        </w:rPr>
        <w:t xml:space="preserve">• מתיב </w:t>
      </w:r>
      <w:r>
        <w:rPr>
          <w:rStyle w:val="2fb"/>
          <w:rtl/>
          <w:rPrChange w:id="10248" w:author="מנוע אמוראים" w:date="2026-10-05T16:40:54Z">
            <w:rPr>
              <w:rtl/>
            </w:rPr>
          </w:rPrChange>
        </w:rPr>
        <w:t xml:space="preserve">ר</w:t>
      </w:r>
      <w:r>
        <w:rPr>
          <w:rStyle w:val="2fb"/>
          <w:rFonts w:hint="cs"/>
          <w:rtl/>
          <w:rPrChange w:id="10249" w:author="מנוע אמוראים" w:date="2026-10-05T16:40:54Z">
            <w:rPr>
              <w:rFonts w:hint="cs"/>
              <w:rtl/>
            </w:rPr>
          </w:rPrChange>
        </w:rPr>
        <w:t xml:space="preserve">הב</w:t>
      </w:r>
      <w:r>
        <w:rPr>
          <w:rStyle w:val="2fb"/>
          <w:rtl/>
          <w:rPrChange w:id="10250" w:author="מנוע אמוראים" w:date="2026-10-05T16:40:54Z">
            <w:rPr>
              <w:rtl/>
            </w:rPr>
          </w:rPrChange>
        </w:rPr>
        <w:t xml:space="preserve">"</w:t>
      </w:r>
      <w:r>
        <w:rPr>
          <w:rStyle w:val="2fb"/>
          <w:rFonts w:hint="cs"/>
          <w:rtl/>
          <w:rPrChange w:id="10251" w:author="מנוע אמוראים" w:date="2026-10-05T16:40:54Z">
            <w:rPr>
              <w:rFonts w:hint="cs"/>
              <w:rtl/>
            </w:rPr>
          </w:rPrChange>
        </w:rPr>
        <w:t xml:space="preserve">נ</w:t>
      </w:r>
      <w:r w:rsidRPr="00C63571">
        <w:rPr>
          <w:rtl/>
        </w:rPr>
        <w:t>: השני שבחולין מטמא משקה חולין ופוסל אוכלי תרומה, והשלישי מטמא משקה קדש ופוסל אוכלי קדש, בחולין שנעשו על טהרת הקדש!</w:t>
      </w:r>
    </w:p>
    <w:p w14:paraId="518D0957" w14:textId="77777777" w:rsidR="0046556D" w:rsidRDefault="00BD6C4F" w:rsidP="00BD6C4F">
      <w:pPr>
        <w:rPr>
          <w:rtl/>
        </w:rPr>
      </w:pPr>
      <w:r w:rsidRPr="00C63571">
        <w:rPr>
          <w:rtl/>
        </w:rPr>
        <w:t>• תנאי היא, דתניא: חולין שנעשו על טהרת קדש - הרי הן כחולין;</w:t>
      </w:r>
    </w:p>
    <w:p w14:paraId="2AAC2F6A" w14:textId="77777777" w:rsidR="0046556D" w:rsidRDefault="00BD6C4F" w:rsidP="00BD6C4F">
      <w:pPr>
        <w:rPr>
          <w:rtl/>
        </w:rPr>
      </w:pPr>
      <w:r>
        <w:rPr>
          <w:rStyle w:val="2fb"/>
          <w:rtl/>
          <w:rPrChange w:id="10252" w:author="מנוע אמוראים" w:date="2026-10-05T16:40:54Z">
            <w:rPr>
              <w:rtl/>
            </w:rPr>
          </w:rPrChange>
        </w:rPr>
        <w:t xml:space="preserve">ר"א</w:t>
      </w:r>
      <w:r>
        <w:rPr>
          <w:rtl/>
        </w:rPr>
        <w:t xml:space="preserve"> ברבי צדוק אומר: הרי הן כתרומה, לטמא שנים ולפסול אחד.</w:t>
      </w:r>
    </w:p>
    <w:p w14:paraId="2AA3C30F" w14:textId="77777777" w:rsidR="0046556D" w:rsidRDefault="00BD6C4F" w:rsidP="00BD6C4F">
      <w:pPr>
        <w:pStyle w:val="afffff8"/>
        <w:jc w:val="center"/>
        <w:rPr>
          <w:rtl/>
        </w:rPr>
        <w:pPrChange w:id="90042" w:author="קלוד" w:date="2026-10-08T12:07:40Z">
          <w:pPr>
            <w:jc w:val="center"/>
          </w:pPr>
        </w:pPrChange>
      </w:pPr>
      <w:del w:id="90040" w:author="קלוד" w:date="2026-10-08T12:07:40Z">
        <w:r>
          <w:rPr>
            <w:rFonts w:ascii="BA חניכי הישיבות" w:hAnsi="BA חניכי הישיבות" w:cs="BA חניכי הישיבות"/>
            <w:rtl/>
          </w:rPr>
          <w:delText xml:space="preserve">׻</w:delText>
        </w:r>
      </w:del>
      <w:ins w:id="90041" w:author="קלוד" w:date="2026-10-08T12:07:40Z">
        <w:r>
          <w:rPr>
            <w:color w:val="7B3F00"/>
          </w:rPr>
          <w:t xml:space="preserve">ר"ש אומר</w:t>
        </w:r>
      </w:ins>
    </w:p>
    <w:p w14:paraId="677EF036" w14:textId="77777777" w:rsidR="0046556D" w:rsidRDefault="00BD6C4F" w:rsidP="00BD6C4F">
      <w:pPr>
        <w:rPr>
          <w:rtl/>
        </w:rPr>
      </w:pPr>
      <w:r>
        <w:rPr>
          <w:rStyle w:val="2fb"/>
          <w:rtl/>
          <w:rPrChange w:id="10253" w:author="מנוע אמוראים" w:date="2026-10-05T16:40:54Z">
            <w:rPr>
              <w:rtl/>
            </w:rPr>
          </w:rPrChange>
        </w:rPr>
        <w:t xml:space="preserve">ר"ש</w:t>
      </w:r>
      <w:r>
        <w:rPr>
          <w:rtl/>
        </w:rPr>
        <w:t xml:space="preserve"> אומר: הוכשרו בשחיטה: </w:t>
      </w:r>
      <w:r>
        <w:rPr>
          <w:rFonts w:hint="cs"/>
          <w:rtl/>
        </w:rPr>
        <w:t xml:space="preserve"> </w:t>
      </w:r>
      <w:r>
        <w:rPr>
          <w:rStyle w:val="2fb"/>
          <w:rFonts w:hint="cs"/>
          <w:rtl/>
          <w:rPrChange w:id="10254" w:author="מנוע אמוראים" w:date="2026-10-05T16:40:54Z">
            <w:rPr>
              <w:rFonts w:hint="cs"/>
              <w:rtl/>
            </w:rPr>
          </w:rPrChange>
        </w:rPr>
        <w:t xml:space="preserve">אר</w:t>
      </w:r>
      <w:r>
        <w:rPr>
          <w:rStyle w:val="2fb"/>
          <w:rtl/>
          <w:rPrChange w:id="10255" w:author="מנוע אמוראים" w:date="2026-10-05T16:40:54Z">
            <w:rPr>
              <w:rtl/>
            </w:rPr>
          </w:rPrChange>
        </w:rPr>
        <w:t xml:space="preserve">"</w:t>
      </w:r>
      <w:r>
        <w:rPr>
          <w:rStyle w:val="2fb"/>
          <w:rFonts w:hint="cs"/>
          <w:rtl/>
          <w:rPrChange w:id="10256" w:author="מנוע אמוראים" w:date="2026-10-05T16:40:54Z">
            <w:rPr>
              <w:rFonts w:hint="cs"/>
              <w:rtl/>
            </w:rPr>
          </w:rPrChange>
        </w:rPr>
        <w:t xml:space="preserve">א</w:t>
      </w:r>
      <w:r>
        <w:rPr>
          <w:rFonts w:hint="cs"/>
          <w:rtl/>
        </w:rPr>
        <w:t xml:space="preserve"> משמיה </w:t>
      </w:r>
      <w:r>
        <w:rPr>
          <w:rStyle w:val="2fb"/>
          <w:rFonts w:hint="cs"/>
          <w:rtl/>
          <w:rPrChange w:id="10257" w:author="מנוע אמוראים" w:date="2026-10-05T16:40:54Z">
            <w:rPr>
              <w:rFonts w:hint="cs"/>
              <w:rtl/>
            </w:rPr>
          </w:rPrChange>
        </w:rPr>
        <w:t xml:space="preserve">דר</w:t>
      </w:r>
      <w:r>
        <w:rPr>
          <w:rStyle w:val="2fb"/>
          <w:rtl/>
          <w:rPrChange w:id="10258" w:author="מנוע אמוראים" w:date="2026-10-05T16:40:54Z">
            <w:rPr>
              <w:rtl/>
            </w:rPr>
          </w:rPrChange>
        </w:rPr>
        <w:t xml:space="preserve">"</w:t>
      </w:r>
      <w:r>
        <w:rPr>
          <w:rStyle w:val="2fb"/>
          <w:rFonts w:hint="cs"/>
          <w:rtl/>
          <w:rPrChange w:id="10259" w:author="מנוע אמוראים" w:date="2026-10-05T16:40:54Z">
            <w:rPr>
              <w:rFonts w:hint="cs"/>
              <w:rtl/>
            </w:rPr>
          </w:rPrChange>
        </w:rPr>
        <w:t xml:space="preserve">ש</w:t>
      </w:r>
      <w:r w:rsidRPr="00C63571">
        <w:rPr>
          <w:rtl/>
        </w:rPr>
        <w:t>: שחיטתו מכשרת ולא דם.</w:t>
      </w:r>
    </w:p>
    <w:p w14:paraId="0BD238B0" w14:textId="61212DCB" w:rsidR="0046556D" w:rsidRDefault="00BD6C4F" w:rsidP="00BD6C4F">
      <w:pPr>
        <w:rPr>
          <w:rtl/>
        </w:rPr>
      </w:pPr>
      <w:r>
        <w:rPr>
          <w:rFonts w:hint="cs"/>
          <w:rtl/>
        </w:rPr>
        <w:t xml:space="preserve">ואין להוכיח כוותיה דדלמא הך בשחטיה היינו </w:t>
      </w:r>
      <w:r w:rsidRPr="000C5072">
        <w:rPr>
          <w:rFonts w:hint="cs"/>
          <w:b/>
          <w:bCs/>
          <w:rtl/>
        </w:rPr>
        <w:t>אף</w:t>
      </w:r>
      <w:r>
        <w:rPr>
          <w:rFonts w:hint="cs"/>
          <w:rtl/>
        </w:rPr>
        <w:t xml:space="preserve"> בשחיטה </w:t>
      </w:r>
    </w:p>
    <w:p w14:paraId="1AD56F16" w14:textId="77777777" w:rsidR="0046556D" w:rsidRDefault="00BD6C4F" w:rsidP="00BD6C4F">
      <w:pPr>
        <w:rPr>
          <w:rtl/>
        </w:rPr>
      </w:pPr>
      <w:r w:rsidRPr="00C63571">
        <w:rPr>
          <w:rtl/>
        </w:rPr>
        <w:t xml:space="preserve">• </w:t>
      </w:r>
      <w:r>
        <w:rPr>
          <w:rFonts w:hint="cs"/>
          <w:rtl/>
        </w:rPr>
        <w:t>והך דא</w:t>
      </w:r>
      <w:r>
        <w:rPr>
          <w:rtl/>
        </w:rPr>
        <w:t>"</w:t>
      </w:r>
      <w:r>
        <w:rPr>
          <w:rFonts w:hint="cs"/>
          <w:rtl/>
        </w:rPr>
        <w:t>ל</w:t>
      </w:r>
      <w:r>
        <w:rPr>
          <w:rtl/>
        </w:rPr>
        <w:t xml:space="preserve"> </w:t>
      </w:r>
      <w:r>
        <w:rPr>
          <w:rStyle w:val="2fb"/>
          <w:rtl/>
          <w:rPrChange w:id="10260" w:author="מנוע אמוראים" w:date="2026-10-05T16:40:54Z">
            <w:rPr>
              <w:rtl/>
            </w:rPr>
          </w:rPrChange>
        </w:rPr>
        <w:t xml:space="preserve">ר"ש</w:t>
      </w:r>
      <w:r>
        <w:rPr>
          <w:rtl/>
        </w:rPr>
        <w:t xml:space="preserve">: וכי הדם מכשיר? והלא שחיטה מכשרת!</w:t>
      </w:r>
      <w:r>
        <w:rPr>
          <w:rFonts w:hint="cs"/>
          <w:rtl/>
        </w:rPr>
        <w:t>- היינו אף שחיטה מכשרת</w:t>
      </w:r>
    </w:p>
    <w:p w14:paraId="09136CD9" w14:textId="77777777" w:rsidR="0046556D" w:rsidRDefault="00BD6C4F" w:rsidP="00BD6C4F">
      <w:pPr>
        <w:rPr>
          <w:rtl/>
        </w:rPr>
      </w:pPr>
      <w:r w:rsidRPr="00C63571">
        <w:rPr>
          <w:rtl/>
        </w:rPr>
        <w:t xml:space="preserve">• </w:t>
      </w:r>
      <w:r>
        <w:rPr>
          <w:rFonts w:hint="cs"/>
          <w:rtl/>
        </w:rPr>
        <w:t xml:space="preserve">והך </w:t>
      </w:r>
      <w:r>
        <w:rPr>
          <w:rStyle w:val="2fb"/>
          <w:rFonts w:hint="cs"/>
          <w:rtl/>
          <w:rPrChange w:id="10261" w:author="מנוע אמוראים" w:date="2026-10-05T16:40:54Z">
            <w:rPr>
              <w:rFonts w:hint="cs"/>
              <w:rtl/>
            </w:rPr>
          </w:rPrChange>
        </w:rPr>
        <w:t xml:space="preserve">ד</w:t>
      </w:r>
      <w:r>
        <w:rPr>
          <w:rStyle w:val="2fb"/>
          <w:rtl/>
          <w:rPrChange w:id="10262" w:author="מנוע אמוראים" w:date="2026-10-05T16:40:54Z">
            <w:rPr>
              <w:rtl/>
            </w:rPr>
          </w:rPrChange>
        </w:rPr>
        <w:t xml:space="preserve">ר"ש</w:t>
      </w:r>
      <w:r>
        <w:rPr>
          <w:rtl/>
        </w:rPr>
        <w:t xml:space="preserve"> אומר: דם המת אינו מכשיר</w:t>
      </w:r>
      <w:r>
        <w:rPr>
          <w:rFonts w:hint="cs"/>
          <w:rtl/>
        </w:rPr>
        <w:t xml:space="preserve"> יש לדייק הא דם חללים מכשיר [ולא דם שחיטה] </w:t>
      </w:r>
    </w:p>
    <w:p w14:paraId="494369BE" w14:textId="77777777" w:rsidR="0046556D" w:rsidRDefault="00BD6C4F" w:rsidP="00BD6C4F">
      <w:pPr>
        <w:rPr>
          <w:rtl/>
        </w:rPr>
      </w:pPr>
      <w:r>
        <w:rPr>
          <w:rFonts w:hint="cs"/>
          <w:rtl/>
        </w:rPr>
        <w:t xml:space="preserve">    וצריך לאשמעי' דם המת דלא לימא מ</w:t>
      </w:r>
      <w:r>
        <w:rPr>
          <w:rtl/>
        </w:rPr>
        <w:t>"</w:t>
      </w:r>
      <w:r>
        <w:rPr>
          <w:rFonts w:hint="cs"/>
          <w:rtl/>
        </w:rPr>
        <w:t>ל הרגה הוא או מלאך המוות קמ</w:t>
      </w:r>
      <w:r>
        <w:rPr>
          <w:rtl/>
        </w:rPr>
        <w:t>"</w:t>
      </w:r>
      <w:r>
        <w:rPr>
          <w:rFonts w:hint="cs"/>
          <w:rtl/>
        </w:rPr>
        <w:t>ל</w:t>
      </w:r>
    </w:p>
    <w:p w14:paraId="3A3C7E9B" w14:textId="77777777" w:rsidR="0046556D" w:rsidRDefault="00BD6C4F" w:rsidP="00BD6C4F">
      <w:pPr>
        <w:rPr>
          <w:rtl/>
        </w:rPr>
      </w:pPr>
      <w:r w:rsidRPr="00C63571">
        <w:rPr>
          <w:rtl/>
        </w:rPr>
        <w:t xml:space="preserve">• </w:t>
      </w:r>
      <w:r>
        <w:rPr>
          <w:rFonts w:hint="cs"/>
          <w:rtl/>
        </w:rPr>
        <w:t xml:space="preserve">והך </w:t>
      </w:r>
      <w:r>
        <w:rPr>
          <w:rStyle w:val="2fb"/>
          <w:rFonts w:hint="cs"/>
          <w:rtl/>
          <w:rPrChange w:id="10263" w:author="מנוע אמוראים" w:date="2026-10-05T16:40:54Z">
            <w:rPr>
              <w:rFonts w:hint="cs"/>
              <w:rtl/>
            </w:rPr>
          </w:rPrChange>
        </w:rPr>
        <w:t xml:space="preserve">ד</w:t>
      </w:r>
      <w:r>
        <w:rPr>
          <w:rStyle w:val="2fb"/>
          <w:rtl/>
          <w:rPrChange w:id="10264" w:author="מנוע אמוראים" w:date="2026-10-05T16:40:54Z">
            <w:rPr>
              <w:rtl/>
            </w:rPr>
          </w:rPrChange>
        </w:rPr>
        <w:t xml:space="preserve">ר"ש</w:t>
      </w:r>
      <w:r>
        <w:rPr>
          <w:rtl/>
        </w:rPr>
        <w:t xml:space="preserve"> אומר: דם מגפתו אינו מכשיר;</w:t>
      </w:r>
      <w:r>
        <w:rPr>
          <w:rFonts w:hint="cs"/>
          <w:rtl/>
        </w:rPr>
        <w:t>-יש לדייק הא דם חללים מכשיר</w:t>
      </w:r>
    </w:p>
    <w:p w14:paraId="3DD1DF51" w14:textId="77777777" w:rsidR="0046556D" w:rsidRDefault="00BD6C4F" w:rsidP="00BD6C4F">
      <w:pPr>
        <w:rPr>
          <w:rtl/>
        </w:rPr>
      </w:pPr>
      <w:r>
        <w:rPr>
          <w:rFonts w:hint="cs"/>
          <w:rtl/>
        </w:rPr>
        <w:t xml:space="preserve">    ואשמעי'  </w:t>
      </w:r>
      <w:r w:rsidRPr="00C63571">
        <w:rPr>
          <w:rtl/>
        </w:rPr>
        <w:t xml:space="preserve">דם מגפתו </w:t>
      </w:r>
      <w:r>
        <w:rPr>
          <w:rFonts w:hint="cs"/>
          <w:rtl/>
        </w:rPr>
        <w:t>דסד</w:t>
      </w:r>
      <w:r>
        <w:rPr>
          <w:rtl/>
        </w:rPr>
        <w:t>"</w:t>
      </w:r>
      <w:r>
        <w:rPr>
          <w:rFonts w:hint="cs"/>
          <w:rtl/>
        </w:rPr>
        <w:t>א</w:t>
      </w:r>
      <w:r w:rsidRPr="00C63571">
        <w:rPr>
          <w:rtl/>
        </w:rPr>
        <w:t xml:space="preserve"> </w:t>
      </w:r>
      <w:r>
        <w:rPr>
          <w:rtl/>
        </w:rPr>
        <w:t>מ"ל</w:t>
      </w:r>
      <w:r w:rsidRPr="00C63571">
        <w:rPr>
          <w:rtl/>
        </w:rPr>
        <w:t xml:space="preserve"> קטליה כולה </w:t>
      </w:r>
      <w:r>
        <w:rPr>
          <w:rtl/>
        </w:rPr>
        <w:t>מ"ל</w:t>
      </w:r>
      <w:r w:rsidRPr="00C63571">
        <w:rPr>
          <w:rtl/>
        </w:rPr>
        <w:t xml:space="preserve"> קטליה פלגא.</w:t>
      </w:r>
    </w:p>
    <w:p w14:paraId="37710C8E" w14:textId="50E6AF98" w:rsidR="0046556D" w:rsidRDefault="00BD6C4F" w:rsidP="00BD6C4F">
      <w:pPr>
        <w:rPr>
          <w:rtl/>
        </w:rPr>
      </w:pPr>
      <w:r>
        <w:rPr>
          <w:rFonts w:hint="cs"/>
          <w:rtl/>
        </w:rPr>
        <w:t xml:space="preserve">ושאני </w:t>
      </w:r>
      <w:r w:rsidRPr="00C63571">
        <w:rPr>
          <w:rtl/>
        </w:rPr>
        <w:t xml:space="preserve">דם חללים דמכשיר? </w:t>
      </w:r>
      <w:r w:rsidRPr="00664445">
        <w:rPr>
          <w:rStyle w:val="afffff0"/>
          <w:rtl/>
        </w:rPr>
        <w:t>ד</w:t>
      </w:r>
      <w:r w:rsidRPr="00664445">
        <w:rPr>
          <w:rStyle w:val="afffff0"/>
          <w:rFonts w:hint="cs"/>
          <w:rtl/>
        </w:rPr>
        <w:t>'</w:t>
      </w:r>
      <w:r w:rsidRPr="00664445">
        <w:rPr>
          <w:rStyle w:val="afffff0"/>
          <w:rtl/>
        </w:rPr>
        <w:t>ודם חללים ישתה</w:t>
      </w:r>
      <w:r w:rsidRPr="00664445">
        <w:rPr>
          <w:rStyle w:val="afffff0"/>
          <w:rFonts w:hint="cs"/>
          <w:rtl/>
        </w:rPr>
        <w:t>'</w:t>
      </w:r>
      <w:r w:rsidRPr="00664445">
        <w:rPr>
          <w:rStyle w:val="afffff0"/>
          <w:rtl/>
        </w:rPr>
        <w:t>,</w:t>
      </w:r>
      <w:r w:rsidRPr="00C63571">
        <w:rPr>
          <w:rtl/>
        </w:rPr>
        <w:t xml:space="preserve"> </w:t>
      </w:r>
    </w:p>
    <w:p w14:paraId="06FB6D2B" w14:textId="77777777" w:rsidR="0046556D" w:rsidRDefault="00BD6C4F" w:rsidP="00BD6C4F">
      <w:pPr>
        <w:rPr>
          <w:rtl/>
        </w:rPr>
      </w:pPr>
      <w:r w:rsidRPr="00C63571">
        <w:rPr>
          <w:rtl/>
        </w:rPr>
        <w:t xml:space="preserve">• </w:t>
      </w:r>
      <w:r>
        <w:rPr>
          <w:rFonts w:hint="cs"/>
          <w:rtl/>
        </w:rPr>
        <w:t>והך ד</w:t>
      </w:r>
      <w:r w:rsidRPr="00C63571">
        <w:rPr>
          <w:rtl/>
        </w:rPr>
        <w:t>על הארץ תשפכנו כמים!</w:t>
      </w:r>
      <w:r>
        <w:rPr>
          <w:rFonts w:hint="cs"/>
          <w:rtl/>
        </w:rPr>
        <w:t xml:space="preserve"> </w:t>
      </w:r>
      <w:r w:rsidRPr="00C63571">
        <w:rPr>
          <w:rtl/>
        </w:rPr>
        <w:t xml:space="preserve">ההוא למישרי דמן דפסולי המוקדשין בהנאה אתא, </w:t>
      </w:r>
    </w:p>
    <w:p w14:paraId="7697CC55" w14:textId="77777777" w:rsidR="00BD6C4F" w:rsidRPr="003D23F5" w:rsidRDefault="00BD6C4F" w:rsidP="00F07436">
      <w:pPr>
        <w:pStyle w:val="afff3"/>
        <w:framePr w:wrap="around"/>
        <w:rPr>
          <w:rtl/>
        </w:rPr>
      </w:pPr>
      <w:r w:rsidRPr="003D23F5">
        <w:rPr>
          <w:rFonts w:hint="cs"/>
          <w:rtl/>
        </w:rPr>
        <w:t xml:space="preserve">לו. </w:t>
      </w:r>
    </w:p>
    <w:p w14:paraId="3886BE2F" w14:textId="3CEB34CF" w:rsidR="0046556D" w:rsidRDefault="00BD6C4F" w:rsidP="00BD6C4F">
      <w:pPr>
        <w:rPr>
          <w:rtl/>
        </w:rPr>
      </w:pPr>
      <w:r>
        <w:rPr>
          <w:rFonts w:hint="cs"/>
          <w:rtl/>
        </w:rPr>
        <w:t xml:space="preserve">דלא לימא הואיל </w:t>
      </w:r>
      <w:r w:rsidRPr="00C63571">
        <w:rPr>
          <w:rtl/>
        </w:rPr>
        <w:t xml:space="preserve">ואסירי בגיזה ועבודה דמן לבעי קבורה, </w:t>
      </w:r>
      <w:r>
        <w:rPr>
          <w:rFonts w:hint="cs"/>
          <w:rtl/>
        </w:rPr>
        <w:t>קמ</w:t>
      </w:r>
      <w:r>
        <w:rPr>
          <w:rtl/>
        </w:rPr>
        <w:t>"</w:t>
      </w:r>
      <w:r>
        <w:rPr>
          <w:rFonts w:hint="cs"/>
          <w:rtl/>
        </w:rPr>
        <w:t>ל</w:t>
      </w:r>
    </w:p>
    <w:p w14:paraId="243ADABB" w14:textId="2655B3D4" w:rsidR="0046556D" w:rsidRDefault="00BD6C4F" w:rsidP="00BD6C4F">
      <w:pPr>
        <w:rPr>
          <w:rtl/>
        </w:rPr>
      </w:pPr>
      <w:r>
        <w:rPr>
          <w:rStyle w:val="2fb"/>
          <w:rtl/>
          <w:rPrChange w:id="10265" w:author="מנוע אמוראים" w:date="2026-10-05T16:40:54Z">
            <w:rPr>
              <w:rtl/>
            </w:rPr>
          </w:rPrChange>
        </w:rPr>
        <w:t xml:space="preserve">תדר"יש</w:t>
      </w:r>
      <w:r w:rsidRPr="00C63571">
        <w:rPr>
          <w:rtl/>
        </w:rPr>
        <w:t>: ודם חללים ישתה - פרט לדם קילוח שאינו מכשיר את הזרעים.</w:t>
      </w:r>
    </w:p>
    <w:p w14:paraId="00E6009E" w14:textId="77777777" w:rsidR="0046556D" w:rsidRDefault="00AC163B" w:rsidP="00AC163B">
      <w:pPr>
        <w:rPr>
          <w:rtl/>
        </w:rPr>
      </w:pPr>
      <w:r>
        <w:rPr>
          <w:rFonts w:ascii="BA חניכי הישיבות" w:hAnsi="BA חניכי הישיבות" w:cs="BA חניכי הישיבות"/>
          <w:rtl/>
        </w:rPr>
        <w:t>׻</w:t>
      </w:r>
    </w:p>
    <w:p w14:paraId="12B26838" w14:textId="77777777" w:rsidR="0046556D" w:rsidRDefault="00BD6C4F" w:rsidP="00BD6C4F">
      <w:pPr>
        <w:rPr>
          <w:rtl/>
        </w:rPr>
      </w:pPr>
      <w:r w:rsidRPr="00C63571">
        <w:rPr>
          <w:rtl/>
        </w:rPr>
        <w:t>•</w:t>
      </w:r>
      <w:r>
        <w:rPr>
          <w:rFonts w:hint="cs"/>
          <w:rtl/>
        </w:rPr>
        <w:t xml:space="preserve"> </w:t>
      </w:r>
      <w:r w:rsidRPr="00767C59">
        <w:rPr>
          <w:b/>
          <w:bCs/>
          <w:rtl/>
        </w:rPr>
        <w:t>ת"ר</w:t>
      </w:r>
      <w:r w:rsidRPr="00C63571">
        <w:rPr>
          <w:rtl/>
        </w:rPr>
        <w:t>: השוחט והתיז דם על הדלעת - רבי אומר: הוכשר, רבי חייא אומר: תולין.</w:t>
      </w:r>
    </w:p>
    <w:p w14:paraId="6154F65F" w14:textId="77777777" w:rsidR="0046556D" w:rsidRDefault="00BD6C4F" w:rsidP="00BD6C4F">
      <w:pPr>
        <w:rPr>
          <w:rtl/>
        </w:rPr>
      </w:pPr>
      <w:r>
        <w:rPr>
          <w:rStyle w:val="2fb"/>
          <w:rFonts w:hint="cs"/>
          <w:rtl/>
          <w:rPrChange w:id="10266" w:author="מנוע אמוראים" w:date="2026-10-05T16:40:54Z">
            <w:rPr>
              <w:rFonts w:hint="cs"/>
              <w:rtl/>
            </w:rPr>
          </w:rPrChange>
        </w:rPr>
        <w:t xml:space="preserve">אר</w:t>
      </w:r>
      <w:r>
        <w:rPr>
          <w:rStyle w:val="2fb"/>
          <w:rtl/>
          <w:rPrChange w:id="10267" w:author="מנוע אמוראים" w:date="2026-10-05T16:40:54Z">
            <w:rPr>
              <w:rtl/>
            </w:rPr>
          </w:rPrChange>
        </w:rPr>
        <w:t xml:space="preserve">"</w:t>
      </w:r>
      <w:r>
        <w:rPr>
          <w:rStyle w:val="2fb"/>
          <w:rFonts w:hint="cs"/>
          <w:rtl/>
          <w:rPrChange w:id="10268" w:author="מנוע אמוראים" w:date="2026-10-05T16:40:54Z">
            <w:rPr>
              <w:rFonts w:hint="cs"/>
              <w:rtl/>
            </w:rPr>
          </w:rPrChange>
        </w:rPr>
        <w:t xml:space="preserve">א</w:t>
      </w:r>
      <w:r w:rsidRPr="00C63571">
        <w:rPr>
          <w:rtl/>
        </w:rPr>
        <w:t xml:space="preserve">: </w:t>
      </w:r>
      <w:r>
        <w:rPr>
          <w:rFonts w:hint="cs"/>
          <w:rtl/>
        </w:rPr>
        <w:t>בו</w:t>
      </w:r>
      <w:r>
        <w:rPr>
          <w:rtl/>
        </w:rPr>
        <w:t xml:space="preserve">או ונסמוך על דברי </w:t>
      </w:r>
      <w:r>
        <w:rPr>
          <w:rStyle w:val="2fb"/>
          <w:rtl/>
          <w:rPrChange w:id="10269" w:author="מנוע אמוראים" w:date="2026-10-05T16:40:54Z">
            <w:rPr>
              <w:rtl/>
            </w:rPr>
          </w:rPrChange>
        </w:rPr>
        <w:t xml:space="preserve">ר"ש</w:t>
      </w:r>
      <w:r>
        <w:rPr>
          <w:rtl/>
        </w:rPr>
        <w:t xml:space="preserve"> </w:t>
      </w:r>
      <w:r>
        <w:rPr>
          <w:rFonts w:hint="cs"/>
          <w:rtl/>
        </w:rPr>
        <w:t>ד</w:t>
      </w:r>
      <w:r w:rsidRPr="00C63571">
        <w:rPr>
          <w:rtl/>
        </w:rPr>
        <w:t>שחיטה מכשרת ולא דם.</w:t>
      </w:r>
    </w:p>
    <w:p w14:paraId="137C918A" w14:textId="77777777" w:rsidR="0046556D" w:rsidRDefault="00BD6C4F" w:rsidP="00BD6C4F">
      <w:pPr>
        <w:rPr>
          <w:b/>
          <w:bCs/>
          <w:rtl/>
        </w:rPr>
      </w:pPr>
      <w:r>
        <w:rPr>
          <w:rStyle w:val="2fb"/>
          <w:rtl/>
          <w:rPrChange w:id="10270" w:author="מנוע אמוראים" w:date="2026-10-05T16:40:54Z">
            <w:rPr>
              <w:rtl/>
            </w:rPr>
          </w:rPrChange>
        </w:rPr>
        <w:t xml:space="preserve">א</w:t>
      </w:r>
      <w:r>
        <w:rPr>
          <w:rStyle w:val="2fb"/>
          <w:rFonts w:hint="cs"/>
          <w:rtl/>
          <w:rPrChange w:id="10271" w:author="מנוע אמוראים" w:date="2026-10-05T16:40:54Z">
            <w:rPr>
              <w:rFonts w:hint="cs"/>
              <w:rtl/>
            </w:rPr>
          </w:rPrChange>
        </w:rPr>
        <w:t xml:space="preserve">ר</w:t>
      </w:r>
      <w:r>
        <w:rPr>
          <w:rStyle w:val="2fb"/>
          <w:rtl/>
          <w:rPrChange w:id="10272" w:author="מנוע אמוראים" w:date="2026-10-05T16:40:54Z">
            <w:rPr>
              <w:rtl/>
            </w:rPr>
          </w:rPrChange>
        </w:rPr>
        <w:t xml:space="preserve">"</w:t>
      </w:r>
      <w:r>
        <w:rPr>
          <w:rStyle w:val="2fb"/>
          <w:rFonts w:hint="cs"/>
          <w:rtl/>
          <w:rPrChange w:id="10273" w:author="מנוע אמוראים" w:date="2026-10-05T16:40:54Z">
            <w:rPr>
              <w:rFonts w:hint="cs"/>
              <w:rtl/>
            </w:rPr>
          </w:rPrChange>
        </w:rPr>
        <w:t xml:space="preserve">פ</w:t>
      </w:r>
      <w:r w:rsidRPr="00C63571">
        <w:rPr>
          <w:rtl/>
        </w:rPr>
        <w:t xml:space="preserve">: הכל מודים </w:t>
      </w:r>
      <w:r>
        <w:rPr>
          <w:rFonts w:hint="cs"/>
          <w:rtl/>
        </w:rPr>
        <w:t xml:space="preserve">ביש </w:t>
      </w:r>
      <w:r w:rsidRPr="00C63571">
        <w:rPr>
          <w:rtl/>
        </w:rPr>
        <w:t>לדם מתחלה ועד סוף</w:t>
      </w:r>
      <w:r>
        <w:rPr>
          <w:rFonts w:hint="cs"/>
          <w:rtl/>
        </w:rPr>
        <w:t xml:space="preserve"> דמכשיר, </w:t>
      </w:r>
    </w:p>
    <w:p w14:paraId="2CE81009" w14:textId="77777777" w:rsidR="0046556D" w:rsidRDefault="00BD6C4F" w:rsidP="00BD6C4F">
      <w:pPr>
        <w:rPr>
          <w:rtl/>
        </w:rPr>
      </w:pPr>
      <w:r w:rsidRPr="00AC163B">
        <w:rPr>
          <w:rFonts w:hint="cs"/>
          <w:b/>
          <w:bCs/>
          <w:rtl/>
        </w:rPr>
        <w:t>ופליגי</w:t>
      </w:r>
      <w:r>
        <w:rPr>
          <w:rFonts w:hint="cs"/>
          <w:rtl/>
        </w:rPr>
        <w:t xml:space="preserve"> </w:t>
      </w:r>
      <w:r w:rsidRPr="00C63571">
        <w:rPr>
          <w:rtl/>
        </w:rPr>
        <w:t xml:space="preserve">בנתקנח הדם בין סימן לסימן, </w:t>
      </w:r>
    </w:p>
    <w:p w14:paraId="5DBBE5E3" w14:textId="40E0A28F" w:rsidR="0046556D" w:rsidRDefault="00BD6C4F" w:rsidP="00BD6C4F">
      <w:pPr>
        <w:rPr>
          <w:rtl/>
        </w:rPr>
      </w:pPr>
      <w:r>
        <w:rPr>
          <w:rFonts w:hint="cs"/>
          <w:rtl/>
        </w:rPr>
        <w:t>לרבי</w:t>
      </w:r>
      <w:r w:rsidRPr="00C63571">
        <w:rPr>
          <w:rtl/>
        </w:rPr>
        <w:t>: ישנה לשחיטה מתחלה ועד סוף, והאי דם שחיטה הוא;</w:t>
      </w:r>
    </w:p>
    <w:p w14:paraId="0C6F0D49" w14:textId="77777777" w:rsidR="0046556D" w:rsidRDefault="00BD6C4F" w:rsidP="00BD6C4F">
      <w:pPr>
        <w:rPr>
          <w:rtl/>
        </w:rPr>
      </w:pPr>
      <w:r>
        <w:rPr>
          <w:rStyle w:val="2fb"/>
          <w:rFonts w:hint="cs"/>
          <w:rtl/>
          <w:rPrChange w:id="10274" w:author="מנוע אמוראים" w:date="2026-10-05T16:40:54Z">
            <w:rPr>
              <w:rFonts w:hint="cs"/>
              <w:rtl/>
            </w:rPr>
          </w:rPrChange>
        </w:rPr>
        <w:t xml:space="preserve">ר</w:t>
      </w:r>
      <w:r>
        <w:rPr>
          <w:rStyle w:val="2fb"/>
          <w:rtl/>
          <w:rPrChange w:id="10275" w:author="מנוע אמוראים" w:date="2026-10-05T16:40:54Z">
            <w:rPr>
              <w:rtl/>
            </w:rPr>
          </w:rPrChange>
        </w:rPr>
        <w:t xml:space="preserve">"</w:t>
      </w:r>
      <w:r>
        <w:rPr>
          <w:rStyle w:val="2fb"/>
          <w:rFonts w:hint="cs"/>
          <w:rtl/>
          <w:rPrChange w:id="10276" w:author="מנוע אמוראים" w:date="2026-10-05T16:40:54Z">
            <w:rPr>
              <w:rFonts w:hint="cs"/>
              <w:rtl/>
            </w:rPr>
          </w:rPrChange>
        </w:rPr>
        <w:t xml:space="preserve">ח</w:t>
      </w:r>
      <w:r>
        <w:rPr>
          <w:rFonts w:hint="cs"/>
          <w:rtl/>
        </w:rPr>
        <w:t xml:space="preserve"> סבר</w:t>
      </w:r>
      <w:r w:rsidRPr="00C63571">
        <w:rPr>
          <w:rtl/>
        </w:rPr>
        <w:t xml:space="preserve">: אינה לשחיטה אלא בסוף, והאי דם מכה הוא, </w:t>
      </w:r>
      <w:r>
        <w:rPr>
          <w:rFonts w:hint="cs"/>
          <w:rtl/>
        </w:rPr>
        <w:t xml:space="preserve">ותולין הייינו </w:t>
      </w:r>
      <w:r w:rsidRPr="00C63571">
        <w:rPr>
          <w:rtl/>
        </w:rPr>
        <w:t xml:space="preserve">עד גמר שחיטה, </w:t>
      </w:r>
      <w:r>
        <w:rPr>
          <w:rFonts w:hint="cs"/>
          <w:rtl/>
        </w:rPr>
        <w:t>ד</w:t>
      </w:r>
      <w:r w:rsidRPr="00C63571">
        <w:rPr>
          <w:rtl/>
        </w:rPr>
        <w:t xml:space="preserve">אי </w:t>
      </w:r>
      <w:r>
        <w:rPr>
          <w:rFonts w:hint="cs"/>
          <w:rtl/>
        </w:rPr>
        <w:t xml:space="preserve">ליתה לדם בסוף שחיטה לא מכשיר </w:t>
      </w:r>
    </w:p>
    <w:p w14:paraId="1B5D5881" w14:textId="77777777" w:rsidR="0046556D" w:rsidRDefault="00BD6C4F" w:rsidP="00BD6C4F">
      <w:pPr>
        <w:rPr>
          <w:rtl/>
        </w:rPr>
      </w:pPr>
      <w:r>
        <w:rPr>
          <w:rFonts w:hint="cs"/>
          <w:rtl/>
        </w:rPr>
        <w:t>והך</w:t>
      </w:r>
      <w:r w:rsidRPr="00A71A5E">
        <w:rPr>
          <w:rStyle w:val="afffff0"/>
          <w:rFonts w:hint="cs"/>
          <w:rtl/>
        </w:rPr>
        <w:t xml:space="preserve"> '</w:t>
      </w:r>
      <w:r w:rsidRPr="00A71A5E">
        <w:rPr>
          <w:rStyle w:val="afffff0"/>
          <w:rtl/>
        </w:rPr>
        <w:t>באו ונסמוך</w:t>
      </w:r>
      <w:r w:rsidRPr="00A71A5E">
        <w:rPr>
          <w:rStyle w:val="afffff0"/>
          <w:rFonts w:hint="cs"/>
          <w:rtl/>
        </w:rPr>
        <w:t>'</w:t>
      </w:r>
      <w:r w:rsidRPr="00A71A5E">
        <w:rPr>
          <w:rStyle w:val="afffff0"/>
          <w:rtl/>
        </w:rPr>
        <w:t xml:space="preserve"> </w:t>
      </w:r>
      <w:r>
        <w:rPr>
          <w:rtl/>
        </w:rPr>
        <w:t xml:space="preserve">על דברי </w:t>
      </w:r>
      <w:r>
        <w:rPr>
          <w:rStyle w:val="2fb"/>
          <w:rtl/>
          <w:rPrChange w:id="10277" w:author="מנוע אמוראים" w:date="2026-10-05T16:40:54Z">
            <w:rPr>
              <w:rtl/>
            </w:rPr>
          </w:rPrChange>
        </w:rPr>
        <w:t xml:space="preserve">ר"ש</w:t>
      </w:r>
      <w:r>
        <w:rPr>
          <w:rtl/>
        </w:rPr>
        <w:t xml:space="preserve">? </w:t>
      </w:r>
      <w:r>
        <w:rPr>
          <w:rStyle w:val="2fb"/>
          <w:rtl/>
          <w:rPrChange w:id="10278" w:author="מנוע אמוראים" w:date="2026-10-05T16:40:54Z">
            <w:rPr>
              <w:rtl/>
            </w:rPr>
          </w:rPrChange>
        </w:rPr>
        <w:t xml:space="preserve">לר"ש</w:t>
      </w:r>
      <w:r>
        <w:rPr>
          <w:rtl/>
        </w:rPr>
        <w:t xml:space="preserve"> לא מכשיר, לרבי חייא מכשיר!</w:t>
      </w:r>
    </w:p>
    <w:p w14:paraId="6718FC11" w14:textId="77777777" w:rsidR="0046556D" w:rsidRDefault="00BD6C4F" w:rsidP="00BD6C4F">
      <w:pPr>
        <w:rPr>
          <w:rtl/>
        </w:rPr>
      </w:pPr>
      <w:r w:rsidRPr="00C63571">
        <w:rPr>
          <w:rtl/>
        </w:rPr>
        <w:t>בנתקנח מיהו אשוו להדדי, מר לא מכשיר ומר לא מכשיר, הוה ליה רבי חד, ואין דבריו של אחד במקום שנים.</w:t>
      </w:r>
    </w:p>
    <w:p w14:paraId="448B02A6" w14:textId="77777777" w:rsidR="0046556D" w:rsidRDefault="00BD6C4F" w:rsidP="00BD6C4F">
      <w:pPr>
        <w:rPr>
          <w:rtl/>
        </w:rPr>
      </w:pPr>
      <w:r w:rsidRPr="00C63571">
        <w:rPr>
          <w:rtl/>
        </w:rPr>
        <w:t>רב אשי אמר: תולין לעולם משמע, ונתקנח לר</w:t>
      </w:r>
      <w:r>
        <w:rPr>
          <w:rtl/>
        </w:rPr>
        <w:t>"</w:t>
      </w:r>
      <w:r w:rsidRPr="00C63571">
        <w:rPr>
          <w:rtl/>
        </w:rPr>
        <w:t>'</w:t>
      </w:r>
      <w:r>
        <w:rPr>
          <w:rFonts w:hint="cs"/>
          <w:rtl/>
        </w:rPr>
        <w:t>ח מספק</w:t>
      </w:r>
      <w:r>
        <w:rPr>
          <w:rtl/>
        </w:rPr>
        <w:t>"</w:t>
      </w:r>
      <w:r>
        <w:rPr>
          <w:rFonts w:hint="cs"/>
          <w:rtl/>
        </w:rPr>
        <w:t xml:space="preserve">ל </w:t>
      </w:r>
      <w:r w:rsidRPr="00C63571">
        <w:rPr>
          <w:rtl/>
        </w:rPr>
        <w:t>אי ישנה לשחיטה מתחלה ועד סוף או אינה לשחיטה אלא בסוף, ו</w:t>
      </w:r>
      <w:r>
        <w:rPr>
          <w:rFonts w:hint="cs"/>
          <w:rtl/>
        </w:rPr>
        <w:t xml:space="preserve">הך </w:t>
      </w:r>
      <w:r w:rsidRPr="00C63571">
        <w:rPr>
          <w:rtl/>
        </w:rPr>
        <w:t>תולין? לא אוכלין ולא שורפין.</w:t>
      </w:r>
    </w:p>
    <w:p w14:paraId="23F1786B" w14:textId="77777777" w:rsidR="0046556D" w:rsidRDefault="00BD6C4F" w:rsidP="00BD6C4F">
      <w:pPr>
        <w:rPr>
          <w:rtl/>
        </w:rPr>
      </w:pPr>
      <w:r>
        <w:rPr>
          <w:rtl/>
        </w:rPr>
        <w:t>ו</w:t>
      </w:r>
      <w:r>
        <w:rPr>
          <w:rFonts w:hint="cs"/>
          <w:rtl/>
        </w:rPr>
        <w:t xml:space="preserve">הך </w:t>
      </w:r>
      <w:r>
        <w:rPr>
          <w:rtl/>
        </w:rPr>
        <w:t xml:space="preserve">באו ונסמוך על דברי </w:t>
      </w:r>
      <w:r>
        <w:rPr>
          <w:rStyle w:val="2fb"/>
          <w:rtl/>
          <w:rPrChange w:id="10279" w:author="מנוע אמוראים" w:date="2026-10-05T16:40:54Z">
            <w:rPr>
              <w:rtl/>
            </w:rPr>
          </w:rPrChange>
        </w:rPr>
        <w:t xml:space="preserve">ר"ש</w:t>
      </w:r>
      <w:r>
        <w:rPr>
          <w:rtl/>
        </w:rPr>
        <w:t xml:space="preserve">? </w:t>
      </w:r>
      <w:r>
        <w:rPr>
          <w:rStyle w:val="2fb"/>
          <w:rtl/>
          <w:rPrChange w:id="10280" w:author="מנוע אמוראים" w:date="2026-10-05T16:40:54Z">
            <w:rPr>
              <w:rtl/>
            </w:rPr>
          </w:rPrChange>
        </w:rPr>
        <w:t xml:space="preserve">לר"ש</w:t>
      </w:r>
      <w:r>
        <w:rPr>
          <w:rtl/>
        </w:rPr>
        <w:t xml:space="preserve"> לא מכשיר, לרבי חייא ספיקא!</w:t>
      </w:r>
    </w:p>
    <w:p w14:paraId="01A559BF" w14:textId="77777777" w:rsidR="0046556D" w:rsidRDefault="00BD6C4F" w:rsidP="00BD6C4F">
      <w:pPr>
        <w:rPr>
          <w:rtl/>
        </w:rPr>
      </w:pPr>
      <w:r w:rsidRPr="00C63571">
        <w:rPr>
          <w:rtl/>
        </w:rPr>
        <w:t xml:space="preserve">לענין שריפה מיהו שוו להדדי, מר לא שרפיה ומר לא שרפיה, </w:t>
      </w:r>
    </w:p>
    <w:p w14:paraId="3F70A2B1" w14:textId="77777777" w:rsidR="0046556D" w:rsidRDefault="00BD6C4F" w:rsidP="00BD6C4F">
      <w:pPr>
        <w:rPr>
          <w:rtl/>
        </w:rPr>
      </w:pPr>
      <w:r>
        <w:rPr>
          <w:rFonts w:hint="cs"/>
          <w:rtl/>
        </w:rPr>
        <w:lastRenderedPageBreak/>
        <w:t>הו</w:t>
      </w:r>
      <w:r>
        <w:rPr>
          <w:rtl/>
        </w:rPr>
        <w:t>"</w:t>
      </w:r>
      <w:r>
        <w:rPr>
          <w:rFonts w:hint="cs"/>
          <w:rtl/>
        </w:rPr>
        <w:t xml:space="preserve">ל </w:t>
      </w:r>
      <w:r w:rsidRPr="00C63571">
        <w:rPr>
          <w:rtl/>
        </w:rPr>
        <w:t xml:space="preserve">רבי חד, ואין דבריו של אחד במקום שנים, </w:t>
      </w:r>
      <w:r w:rsidRPr="00AB425A">
        <w:rPr>
          <w:b/>
          <w:bCs/>
          <w:rtl/>
        </w:rPr>
        <w:t>וה"</w:t>
      </w:r>
      <w:r w:rsidRPr="00AB425A">
        <w:rPr>
          <w:rFonts w:hint="cs"/>
          <w:b/>
          <w:bCs/>
          <w:rtl/>
        </w:rPr>
        <w:t>ק</w:t>
      </w:r>
      <w:r w:rsidRPr="00C63571">
        <w:rPr>
          <w:rtl/>
        </w:rPr>
        <w:t>: כגון זאת תולין, לא אוכלין ולא שורפין.</w:t>
      </w:r>
    </w:p>
    <w:p w14:paraId="5F1E43E1" w14:textId="77777777" w:rsidR="0046556D" w:rsidRDefault="00BD6C4F" w:rsidP="00BD6C4F">
      <w:pPr>
        <w:rPr>
          <w:rtl/>
        </w:rPr>
      </w:pPr>
      <w:r>
        <w:rPr>
          <w:b/>
          <w:bCs/>
          <w:rtl/>
        </w:rPr>
        <w:t xml:space="preserve">• בעי </w:t>
      </w:r>
      <w:r>
        <w:rPr>
          <w:rStyle w:val="2fb"/>
          <w:b/>
          <w:bCs/>
          <w:rtl/>
          <w:rPrChange w:id="10281" w:author="מנוע אמוראים" w:date="2026-10-05T16:40:54Z">
            <w:rPr>
              <w:b/>
              <w:bCs/>
              <w:rtl/>
            </w:rPr>
          </w:rPrChange>
        </w:rPr>
        <w:t xml:space="preserve">ר</w:t>
      </w:r>
      <w:r>
        <w:rPr>
          <w:rStyle w:val="2fb"/>
          <w:rFonts w:hint="cs"/>
          <w:b/>
          <w:bCs/>
          <w:rtl/>
          <w:rPrChange w:id="10282" w:author="מנוע אמוראים" w:date="2026-10-05T16:40:54Z">
            <w:rPr>
              <w:rFonts w:hint="cs"/>
              <w:b/>
              <w:bCs/>
              <w:rtl/>
            </w:rPr>
          </w:rPrChange>
        </w:rPr>
        <w:t xml:space="preserve">שב</w:t>
      </w:r>
      <w:r>
        <w:rPr>
          <w:rStyle w:val="2fb"/>
          <w:b/>
          <w:bCs/>
          <w:rtl/>
          <w:rPrChange w:id="10283" w:author="מנוע אמוראים" w:date="2026-10-05T16:40:54Z">
            <w:rPr>
              <w:b/>
              <w:bCs/>
              <w:rtl/>
            </w:rPr>
          </w:rPrChange>
        </w:rPr>
        <w:t xml:space="preserve">"</w:t>
      </w:r>
      <w:r>
        <w:rPr>
          <w:rStyle w:val="2fb"/>
          <w:rFonts w:hint="cs"/>
          <w:b/>
          <w:bCs/>
          <w:rtl/>
          <w:rPrChange w:id="10284" w:author="מנוע אמוראים" w:date="2026-10-05T16:40:54Z">
            <w:rPr>
              <w:rFonts w:hint="cs"/>
              <w:b/>
              <w:bCs/>
              <w:rtl/>
            </w:rPr>
          </w:rPrChange>
        </w:rPr>
        <w:t xml:space="preserve">ל</w:t>
      </w:r>
      <w:r w:rsidRPr="00C63571">
        <w:rPr>
          <w:rtl/>
        </w:rPr>
        <w:t xml:space="preserve">: צריד של מנחות, מונין בו ראשון ושני או אין מונין בו ראשון ושני? כי מהניא חבת הקדש לאפסולי גופיה, למימנא ביה ראשון ושני לא, </w:t>
      </w:r>
      <w:r w:rsidRPr="000C5072">
        <w:rPr>
          <w:b/>
          <w:bCs/>
          <w:rtl/>
        </w:rPr>
        <w:t>או"ד</w:t>
      </w:r>
      <w:r w:rsidRPr="00C63571">
        <w:rPr>
          <w:rtl/>
        </w:rPr>
        <w:t xml:space="preserve"> לא שנא? </w:t>
      </w:r>
    </w:p>
    <w:p w14:paraId="271F0367" w14:textId="77777777" w:rsidR="0046556D" w:rsidRDefault="00BD6C4F" w:rsidP="00BD6C4F">
      <w:pPr>
        <w:rPr>
          <w:rtl/>
        </w:rPr>
      </w:pPr>
      <w:r>
        <w:rPr>
          <w:rStyle w:val="2fb"/>
          <w:rFonts w:hint="cs"/>
          <w:rtl/>
          <w:rPrChange w:id="10285" w:author="מנוע אמוראים" w:date="2026-10-05T16:40:54Z">
            <w:rPr>
              <w:rFonts w:hint="cs"/>
              <w:rtl/>
            </w:rPr>
          </w:rPrChange>
        </w:rPr>
        <w:t xml:space="preserve">אר</w:t>
      </w:r>
      <w:r>
        <w:rPr>
          <w:rStyle w:val="2fb"/>
          <w:rtl/>
          <w:rPrChange w:id="10286" w:author="מנוע אמוראים" w:date="2026-10-05T16:40:54Z">
            <w:rPr>
              <w:rtl/>
            </w:rPr>
          </w:rPrChange>
        </w:rPr>
        <w:t xml:space="preserve">"</w:t>
      </w:r>
      <w:r>
        <w:rPr>
          <w:rStyle w:val="2fb"/>
          <w:rFonts w:hint="cs"/>
          <w:rtl/>
          <w:rPrChange w:id="10287" w:author="מנוע אמוראים" w:date="2026-10-05T16:40:54Z">
            <w:rPr>
              <w:rFonts w:hint="cs"/>
              <w:rtl/>
            </w:rPr>
          </w:rPrChange>
        </w:rPr>
        <w:t xml:space="preserve">א</w:t>
      </w:r>
      <w:r>
        <w:rPr>
          <w:rFonts w:hint="cs"/>
          <w:rtl/>
        </w:rPr>
        <w:t xml:space="preserve"> ת</w:t>
      </w:r>
      <w:r w:rsidRPr="00C63571">
        <w:rPr>
          <w:rtl/>
        </w:rPr>
        <w:t>"ש:</w:t>
      </w:r>
      <w:r>
        <w:rPr>
          <w:rtl/>
        </w:rPr>
        <w:t xml:space="preserve"> מכל האוכל אשר יאכל וגו' </w:t>
      </w:r>
      <w:r w:rsidRPr="00C63571">
        <w:rPr>
          <w:rtl/>
        </w:rPr>
        <w:t>אוכל הבא במים הוכשר, אוכל שאינו בא במים לא הוכשר.</w:t>
      </w:r>
    </w:p>
    <w:p w14:paraId="6BD25923" w14:textId="77777777" w:rsidR="0046556D" w:rsidRDefault="00BD6C4F" w:rsidP="00AB425A">
      <w:pPr>
        <w:rPr>
          <w:rtl/>
        </w:rPr>
      </w:pPr>
      <w:r>
        <w:rPr>
          <w:rtl/>
        </w:rPr>
        <w:t xml:space="preserve">אטו </w:t>
      </w:r>
      <w:r>
        <w:rPr>
          <w:rStyle w:val="2fb"/>
          <w:rtl/>
          <w:rPrChange w:id="10288" w:author="מנוע אמוראים" w:date="2026-10-05T16:40:54Z">
            <w:rPr>
              <w:rtl/>
            </w:rPr>
          </w:rPrChange>
        </w:rPr>
        <w:t xml:space="preserve">ר</w:t>
      </w:r>
      <w:r>
        <w:rPr>
          <w:rStyle w:val="2fb"/>
          <w:rFonts w:hint="cs"/>
          <w:rtl/>
          <w:rPrChange w:id="10289" w:author="מנוע אמוראים" w:date="2026-10-05T16:40:54Z">
            <w:rPr>
              <w:rFonts w:hint="cs"/>
              <w:rtl/>
            </w:rPr>
          </w:rPrChange>
        </w:rPr>
        <w:t xml:space="preserve">שב</w:t>
      </w:r>
      <w:r>
        <w:rPr>
          <w:rStyle w:val="2fb"/>
          <w:rtl/>
          <w:rPrChange w:id="10290" w:author="מנוע אמוראים" w:date="2026-10-05T16:40:54Z">
            <w:rPr>
              <w:rtl/>
            </w:rPr>
          </w:rPrChange>
        </w:rPr>
        <w:t xml:space="preserve">"</w:t>
      </w:r>
      <w:r>
        <w:rPr>
          <w:rStyle w:val="2fb"/>
          <w:rFonts w:hint="cs"/>
          <w:rtl/>
          <w:rPrChange w:id="10291" w:author="מנוע אמוראים" w:date="2026-10-05T16:40:54Z">
            <w:rPr>
              <w:rFonts w:hint="cs"/>
              <w:rtl/>
            </w:rPr>
          </w:rPrChange>
        </w:rPr>
        <w:t xml:space="preserve">ל</w:t>
      </w:r>
      <w:r>
        <w:rPr>
          <w:rFonts w:hint="cs"/>
          <w:rtl/>
        </w:rPr>
        <w:t xml:space="preserve"> </w:t>
      </w:r>
      <w:r w:rsidRPr="00C63571">
        <w:rPr>
          <w:rtl/>
        </w:rPr>
        <w:t xml:space="preserve">לית ליה אוכל הבא במים? </w:t>
      </w:r>
    </w:p>
    <w:p w14:paraId="7FB281EE" w14:textId="77777777" w:rsidR="0046556D" w:rsidRDefault="00BD6C4F" w:rsidP="00AB425A">
      <w:pPr>
        <w:rPr>
          <w:rtl/>
        </w:rPr>
      </w:pPr>
      <w:r>
        <w:rPr>
          <w:rStyle w:val="2fb"/>
          <w:rtl/>
          <w:rPrChange w:id="10292" w:author="מנוע אמוראים" w:date="2026-10-05T16:40:54Z">
            <w:rPr>
              <w:rtl/>
            </w:rPr>
          </w:rPrChange>
        </w:rPr>
        <w:t xml:space="preserve">ר</w:t>
      </w:r>
      <w:r>
        <w:rPr>
          <w:rStyle w:val="2fb"/>
          <w:rFonts w:hint="cs"/>
          <w:rtl/>
          <w:rPrChange w:id="10293" w:author="מנוע אמוראים" w:date="2026-10-05T16:40:54Z">
            <w:rPr>
              <w:rFonts w:hint="cs"/>
              <w:rtl/>
            </w:rPr>
          </w:rPrChange>
        </w:rPr>
        <w:t xml:space="preserve">שב</w:t>
      </w:r>
      <w:r>
        <w:rPr>
          <w:rStyle w:val="2fb"/>
          <w:rtl/>
          <w:rPrChange w:id="10294" w:author="מנוע אמוראים" w:date="2026-10-05T16:40:54Z">
            <w:rPr>
              <w:rtl/>
            </w:rPr>
          </w:rPrChange>
        </w:rPr>
        <w:t xml:space="preserve">"</w:t>
      </w:r>
      <w:r>
        <w:rPr>
          <w:rStyle w:val="2fb"/>
          <w:rFonts w:hint="cs"/>
          <w:rtl/>
          <w:rPrChange w:id="10295" w:author="מנוע אמוראים" w:date="2026-10-05T16:40:54Z">
            <w:rPr>
              <w:rFonts w:hint="cs"/>
              <w:rtl/>
            </w:rPr>
          </w:rPrChange>
        </w:rPr>
        <w:t xml:space="preserve">ל</w:t>
      </w:r>
      <w:r>
        <w:rPr>
          <w:rFonts w:hint="cs"/>
          <w:rtl/>
        </w:rPr>
        <w:t xml:space="preserve"> </w:t>
      </w:r>
      <w:r w:rsidRPr="00C63571">
        <w:rPr>
          <w:rtl/>
        </w:rPr>
        <w:t>הכי קמיבעיא ליה: חבת הקדש, כאוכל הבא במים דמי או לא.</w:t>
      </w:r>
    </w:p>
    <w:p w14:paraId="7E2F8F27" w14:textId="77777777" w:rsidR="00BD6C4F" w:rsidRPr="003D23F5" w:rsidRDefault="00BD6C4F" w:rsidP="00F07436">
      <w:pPr>
        <w:pStyle w:val="afff3"/>
        <w:framePr w:wrap="around"/>
        <w:rPr>
          <w:rtl/>
        </w:rPr>
      </w:pPr>
      <w:r w:rsidRPr="003D23F5">
        <w:rPr>
          <w:rFonts w:hint="cs"/>
          <w:rtl/>
        </w:rPr>
        <w:t>לו:</w:t>
      </w:r>
    </w:p>
    <w:p w14:paraId="0193C993" w14:textId="77777777" w:rsidR="0046556D" w:rsidRDefault="00BD6C4F" w:rsidP="00AB425A">
      <w:pPr>
        <w:rPr>
          <w:rtl/>
        </w:rPr>
      </w:pPr>
      <w:r>
        <w:rPr>
          <w:rStyle w:val="2fb"/>
          <w:rFonts w:hint="cs"/>
          <w:rtl/>
          <w:rPrChange w:id="10296" w:author="מנוע אמוראים" w:date="2026-10-05T16:40:54Z">
            <w:rPr>
              <w:rFonts w:hint="cs"/>
              <w:rtl/>
            </w:rPr>
          </w:rPrChange>
        </w:rPr>
        <w:t xml:space="preserve">ר</w:t>
      </w:r>
      <w:r>
        <w:rPr>
          <w:rStyle w:val="2fb"/>
          <w:rtl/>
          <w:rPrChange w:id="10297" w:author="מנוע אמוראים" w:date="2026-10-05T16:40:54Z">
            <w:rPr>
              <w:rtl/>
            </w:rPr>
          </w:rPrChange>
        </w:rPr>
        <w:t xml:space="preserve">"</w:t>
      </w:r>
      <w:r>
        <w:rPr>
          <w:rStyle w:val="2fb"/>
          <w:rFonts w:hint="cs"/>
          <w:rtl/>
          <w:rPrChange w:id="10298" w:author="מנוע אמוראים" w:date="2026-10-05T16:40:54Z">
            <w:rPr>
              <w:rFonts w:hint="cs"/>
              <w:rtl/>
            </w:rPr>
          </w:rPrChange>
        </w:rPr>
        <w:t xml:space="preserve">א</w:t>
      </w:r>
      <w:r w:rsidRPr="00C63571">
        <w:rPr>
          <w:rtl/>
        </w:rPr>
        <w:t xml:space="preserve"> נמי מיתורי קראי </w:t>
      </w:r>
      <w:r w:rsidRPr="00664445">
        <w:rPr>
          <w:rStyle w:val="afffff0"/>
          <w:rFonts w:hint="cs"/>
          <w:rtl/>
        </w:rPr>
        <w:t>ד'</w:t>
      </w:r>
      <w:r w:rsidRPr="00664445">
        <w:rPr>
          <w:rStyle w:val="afffff0"/>
          <w:rtl/>
        </w:rPr>
        <w:t>וכי יותן מים על זרע</w:t>
      </w:r>
      <w:r w:rsidRPr="00664445">
        <w:rPr>
          <w:rStyle w:val="afffff0"/>
          <w:rFonts w:hint="cs"/>
          <w:rtl/>
        </w:rPr>
        <w:t>'</w:t>
      </w:r>
      <w:r w:rsidRPr="00664445">
        <w:rPr>
          <w:rStyle w:val="afffff0"/>
          <w:rtl/>
        </w:rPr>
        <w:t>,</w:t>
      </w:r>
      <w:r w:rsidRPr="00A71A5E">
        <w:rPr>
          <w:rStyle w:val="afffff0"/>
          <w:rtl/>
        </w:rPr>
        <w:t xml:space="preserve"> </w:t>
      </w:r>
      <w:r w:rsidRPr="00A71A5E">
        <w:rPr>
          <w:rStyle w:val="afffff0"/>
          <w:rFonts w:hint="cs"/>
          <w:rtl/>
        </w:rPr>
        <w:t>'</w:t>
      </w:r>
      <w:r w:rsidRPr="00A71A5E">
        <w:rPr>
          <w:rStyle w:val="afffff0"/>
          <w:rtl/>
        </w:rPr>
        <w:t>מכל האוכל אשר יאכל</w:t>
      </w:r>
      <w:r w:rsidRPr="00A71A5E">
        <w:rPr>
          <w:rStyle w:val="afffff0"/>
          <w:rFonts w:hint="cs"/>
          <w:rtl/>
        </w:rPr>
        <w:t xml:space="preserve">' </w:t>
      </w:r>
    </w:p>
    <w:p w14:paraId="1DA8D05D" w14:textId="04C919ED" w:rsidR="0046556D" w:rsidRDefault="00BD6C4F" w:rsidP="00AB425A">
      <w:pPr>
        <w:rPr>
          <w:rtl/>
        </w:rPr>
      </w:pPr>
      <w:r w:rsidRPr="00C63571">
        <w:rPr>
          <w:rtl/>
        </w:rPr>
        <w:t>חד בטומאת מת, וחד בטומאת שרץ.</w:t>
      </w:r>
    </w:p>
    <w:p w14:paraId="704E4FF5" w14:textId="31F441A3" w:rsidR="0046556D" w:rsidRDefault="00BD6C4F" w:rsidP="00AB425A">
      <w:pPr>
        <w:rPr>
          <w:rtl/>
        </w:rPr>
      </w:pPr>
      <w:r w:rsidRPr="00AB425A">
        <w:rPr>
          <w:b/>
          <w:bCs/>
          <w:rtl/>
        </w:rPr>
        <w:t>וצריכי</w:t>
      </w:r>
      <w:r w:rsidRPr="00C63571">
        <w:rPr>
          <w:rtl/>
        </w:rPr>
        <w:t xml:space="preserve">, </w:t>
      </w:r>
      <w:r w:rsidR="00AB425A">
        <w:rPr>
          <w:rFonts w:hint="cs"/>
          <w:rtl/>
        </w:rPr>
        <w:t>ב</w:t>
      </w:r>
      <w:r w:rsidRPr="00C63571">
        <w:rPr>
          <w:rtl/>
        </w:rPr>
        <w:t xml:space="preserve">שרץ </w:t>
      </w:r>
      <w:r w:rsidR="00AB425A">
        <w:rPr>
          <w:rFonts w:hint="cs"/>
          <w:rtl/>
        </w:rPr>
        <w:t xml:space="preserve">אפי' </w:t>
      </w:r>
      <w:r w:rsidRPr="00C63571">
        <w:rPr>
          <w:rtl/>
        </w:rPr>
        <w:t>דמטמא בכעדשה</w:t>
      </w:r>
      <w:r w:rsidR="00AB425A">
        <w:rPr>
          <w:rFonts w:hint="cs"/>
          <w:rtl/>
        </w:rPr>
        <w:t xml:space="preserve"> בעי </w:t>
      </w:r>
      <w:r w:rsidRPr="00C63571">
        <w:rPr>
          <w:rtl/>
        </w:rPr>
        <w:t>הכשר;</w:t>
      </w:r>
    </w:p>
    <w:p w14:paraId="075E5CFC" w14:textId="07B1CF42" w:rsidR="0046556D" w:rsidRDefault="00AB425A" w:rsidP="00AB425A">
      <w:pPr>
        <w:rPr>
          <w:rtl/>
        </w:rPr>
      </w:pPr>
      <w:r>
        <w:rPr>
          <w:rFonts w:hint="cs"/>
          <w:rtl/>
        </w:rPr>
        <w:t xml:space="preserve">      </w:t>
      </w:r>
      <w:r w:rsidR="00BD6C4F">
        <w:rPr>
          <w:rtl/>
        </w:rPr>
        <w:t xml:space="preserve">מת </w:t>
      </w:r>
      <w:r>
        <w:rPr>
          <w:rFonts w:hint="cs"/>
          <w:rtl/>
        </w:rPr>
        <w:t>אפי' דמ</w:t>
      </w:r>
      <w:r w:rsidR="00BD6C4F">
        <w:rPr>
          <w:rtl/>
        </w:rPr>
        <w:t xml:space="preserve">טמא טומאת שבעה </w:t>
      </w:r>
      <w:r>
        <w:rPr>
          <w:rFonts w:hint="cs"/>
          <w:rtl/>
        </w:rPr>
        <w:t>בעי הכשר</w:t>
      </w:r>
      <w:r w:rsidR="00BD6C4F" w:rsidRPr="00C63571">
        <w:rPr>
          <w:rtl/>
        </w:rPr>
        <w:t>.</w:t>
      </w:r>
    </w:p>
    <w:p w14:paraId="4A21EBDD" w14:textId="77777777" w:rsidR="0046556D" w:rsidRDefault="00BD6C4F" w:rsidP="00BD6C4F">
      <w:pPr>
        <w:rPr>
          <w:rtl/>
        </w:rPr>
      </w:pPr>
      <w:r w:rsidRPr="00C63571">
        <w:rPr>
          <w:rtl/>
        </w:rPr>
        <w:t>• מתיב רב יוסף, רבי שמעון אומר: הוכשרו בשחיטה;</w:t>
      </w:r>
    </w:p>
    <w:p w14:paraId="12625F98" w14:textId="77777777" w:rsidR="0046556D" w:rsidRDefault="00BD6C4F" w:rsidP="00BD6C4F">
      <w:pPr>
        <w:rPr>
          <w:rtl/>
        </w:rPr>
      </w:pPr>
      <w:r w:rsidRPr="00C63571">
        <w:rPr>
          <w:rtl/>
        </w:rPr>
        <w:t>הוכשרו, ואפילו למימני בהו ראשון ושני, אמאי? והא לאו אוכל הבא במים הוא!</w:t>
      </w:r>
    </w:p>
    <w:p w14:paraId="62FA09AE" w14:textId="77777777" w:rsidR="0046556D" w:rsidRDefault="00BD6C4F" w:rsidP="00BD6C4F">
      <w:pPr>
        <w:rPr>
          <w:rtl/>
        </w:rPr>
      </w:pPr>
      <w:r w:rsidRPr="00C63571">
        <w:rPr>
          <w:rtl/>
        </w:rPr>
        <w:t>א"ל אביי: עשאוהו כהכשר מים מדרבנן.</w:t>
      </w:r>
    </w:p>
    <w:p w14:paraId="2D5252A5" w14:textId="77777777" w:rsidR="0046556D" w:rsidRDefault="00BD6C4F" w:rsidP="00BD6C4F">
      <w:pPr>
        <w:rPr>
          <w:rtl/>
        </w:rPr>
      </w:pPr>
      <w:r>
        <w:rPr>
          <w:rtl/>
        </w:rPr>
        <w:t xml:space="preserve">• </w:t>
      </w:r>
      <w:r>
        <w:rPr>
          <w:rStyle w:val="2fb"/>
          <w:rtl/>
          <w:rPrChange w:id="10299" w:author="מנוע אמוראים" w:date="2026-10-05T16:40:54Z">
            <w:rPr>
              <w:rtl/>
            </w:rPr>
          </w:rPrChange>
        </w:rPr>
        <w:t xml:space="preserve">א</w:t>
      </w:r>
      <w:r>
        <w:rPr>
          <w:rStyle w:val="2fb"/>
          <w:rFonts w:hint="cs"/>
          <w:rtl/>
          <w:rPrChange w:id="10300" w:author="מנוע אמוראים" w:date="2026-10-05T16:40:54Z">
            <w:rPr>
              <w:rFonts w:hint="cs"/>
              <w:rtl/>
            </w:rPr>
          </w:rPrChange>
        </w:rPr>
        <w:t xml:space="preserve">ר</w:t>
      </w:r>
      <w:r>
        <w:rPr>
          <w:rStyle w:val="2fb"/>
          <w:rtl/>
          <w:rPrChange w:id="10301" w:author="מנוע אמוראים" w:date="2026-10-05T16:40:54Z">
            <w:rPr>
              <w:rtl/>
            </w:rPr>
          </w:rPrChange>
        </w:rPr>
        <w:t xml:space="preserve">"</w:t>
      </w:r>
      <w:r>
        <w:rPr>
          <w:rStyle w:val="2fb"/>
          <w:rFonts w:hint="cs"/>
          <w:rtl/>
          <w:rPrChange w:id="10302" w:author="מנוע אמוראים" w:date="2026-10-05T16:40:54Z">
            <w:rPr>
              <w:rFonts w:hint="cs"/>
              <w:rtl/>
            </w:rPr>
          </w:rPrChange>
        </w:rPr>
        <w:t xml:space="preserve">ז</w:t>
      </w:r>
      <w:r w:rsidRPr="00C63571">
        <w:rPr>
          <w:rtl/>
        </w:rPr>
        <w:t xml:space="preserve"> ת"ש: הבוצר לגת - שמאי אומר: הוכשר, הלל אומר: לא הוכשר, </w:t>
      </w:r>
    </w:p>
    <w:p w14:paraId="4A395623" w14:textId="4B68D4DF" w:rsidR="0046556D" w:rsidRDefault="00BD6C4F" w:rsidP="00BD6C4F">
      <w:pPr>
        <w:rPr>
          <w:rtl/>
        </w:rPr>
      </w:pPr>
      <w:r>
        <w:rPr>
          <w:rFonts w:hint="cs"/>
          <w:rtl/>
        </w:rPr>
        <w:t xml:space="preserve">    </w:t>
      </w:r>
      <w:r w:rsidRPr="00C63571">
        <w:rPr>
          <w:rtl/>
        </w:rPr>
        <w:t>ושתיק הלל לשמאי, אמאי? והא לאו אוכל הבא במים הוא!</w:t>
      </w:r>
    </w:p>
    <w:p w14:paraId="14AA6086" w14:textId="77777777" w:rsidR="0046556D" w:rsidRDefault="00BD6C4F" w:rsidP="00BD6C4F">
      <w:pPr>
        <w:rPr>
          <w:rtl/>
        </w:rPr>
      </w:pPr>
      <w:r w:rsidRPr="00C63571">
        <w:rPr>
          <w:rtl/>
        </w:rPr>
        <w:t>א"ל אביי: עשאוהו כהכשר מים מדרבנן.</w:t>
      </w:r>
    </w:p>
    <w:p w14:paraId="6745A60E" w14:textId="77777777" w:rsidR="0046556D" w:rsidRDefault="00BD6C4F" w:rsidP="00BD6C4F">
      <w:pPr>
        <w:rPr>
          <w:rtl/>
        </w:rPr>
      </w:pPr>
      <w:r w:rsidRPr="00C63571">
        <w:rPr>
          <w:rtl/>
        </w:rPr>
        <w:t xml:space="preserve">א"ל רב יוסף, </w:t>
      </w:r>
      <w:r>
        <w:rPr>
          <w:rFonts w:hint="cs"/>
          <w:rtl/>
        </w:rPr>
        <w:t>אמרתי לך</w:t>
      </w:r>
      <w:r w:rsidRPr="00C63571">
        <w:rPr>
          <w:rtl/>
        </w:rPr>
        <w:t>: הוכשרו בשחיטה, ואמרת לי: עשאוהו כהכשר מים, וא</w:t>
      </w:r>
      <w:r>
        <w:rPr>
          <w:rtl/>
        </w:rPr>
        <w:t>"</w:t>
      </w:r>
      <w:r>
        <w:rPr>
          <w:rFonts w:hint="cs"/>
          <w:rtl/>
        </w:rPr>
        <w:t xml:space="preserve">ל </w:t>
      </w:r>
      <w:r>
        <w:rPr>
          <w:rStyle w:val="2fb"/>
          <w:rFonts w:hint="cs"/>
          <w:rtl/>
          <w:rPrChange w:id="10303" w:author="מנוע אמוראים" w:date="2026-10-05T16:40:54Z">
            <w:rPr>
              <w:rFonts w:hint="cs"/>
              <w:rtl/>
            </w:rPr>
          </w:rPrChange>
        </w:rPr>
        <w:t xml:space="preserve">ר</w:t>
      </w:r>
      <w:r>
        <w:rPr>
          <w:rStyle w:val="2fb"/>
          <w:rtl/>
          <w:rPrChange w:id="10304" w:author="מנוע אמוראים" w:date="2026-10-05T16:40:54Z">
            <w:rPr>
              <w:rtl/>
            </w:rPr>
          </w:rPrChange>
        </w:rPr>
        <w:t xml:space="preserve">"</w:t>
      </w:r>
      <w:r>
        <w:rPr>
          <w:rStyle w:val="2fb"/>
          <w:rFonts w:hint="cs"/>
          <w:rtl/>
          <w:rPrChange w:id="10305" w:author="מנוע אמוראים" w:date="2026-10-05T16:40:54Z">
            <w:rPr>
              <w:rFonts w:hint="cs"/>
              <w:rtl/>
            </w:rPr>
          </w:rPrChange>
        </w:rPr>
        <w:t xml:space="preserve">ז</w:t>
      </w:r>
      <w:r>
        <w:rPr>
          <w:rFonts w:hint="cs"/>
          <w:rtl/>
        </w:rPr>
        <w:t xml:space="preserve"> ואמרת</w:t>
      </w:r>
      <w:r>
        <w:rPr>
          <w:rtl/>
        </w:rPr>
        <w:t xml:space="preserve">: עשאוהו כהכשר מים, </w:t>
      </w:r>
      <w:r>
        <w:rPr>
          <w:rStyle w:val="2fb"/>
          <w:rtl/>
          <w:rPrChange w:id="10306" w:author="מנוע אמוראים" w:date="2026-10-05T16:40:54Z">
            <w:rPr>
              <w:rtl/>
            </w:rPr>
          </w:rPrChange>
        </w:rPr>
        <w:t xml:space="preserve">לר"ש</w:t>
      </w:r>
      <w:r>
        <w:rPr>
          <w:rtl/>
        </w:rPr>
        <w:t xml:space="preserve"> בן לקיש נמי עשאוהו כהכשר מים!</w:t>
      </w:r>
    </w:p>
    <w:p w14:paraId="76005BD2" w14:textId="77777777" w:rsidR="0046556D" w:rsidRDefault="000828F8" w:rsidP="00C62948">
      <w:pPr>
        <w:pStyle w:val="affffb"/>
        <w:rPr>
          <w:rtl/>
        </w:rPr>
      </w:pPr>
      <w:r>
        <w:rPr>
          <w:rtl/>
        </w:rPr>
        <w:t xml:space="preserve">- </w:t>
      </w:r>
      <w:r w:rsidR="00BD6C4F" w:rsidRPr="00C63571">
        <w:rPr>
          <w:rtl/>
        </w:rPr>
        <w:t>א"ל: אטו ר' שמעון בן לקיש לתלות קמיבעיא ליה? כי</w:t>
      </w:r>
      <w:r w:rsidR="00767C59">
        <w:rPr>
          <w:rtl/>
        </w:rPr>
        <w:t xml:space="preserve"> </w:t>
      </w:r>
      <w:r w:rsidR="00BD6C4F" w:rsidRPr="00C63571">
        <w:rPr>
          <w:rtl/>
        </w:rPr>
        <w:t>מיבעיא ליה לשרוף.</w:t>
      </w:r>
    </w:p>
    <w:p w14:paraId="06CF8758" w14:textId="77777777" w:rsidR="0046556D" w:rsidRDefault="00BD6C4F" w:rsidP="00BD6C4F">
      <w:pPr>
        <w:rPr>
          <w:rtl/>
        </w:rPr>
      </w:pPr>
      <w:r w:rsidRPr="00C63571">
        <w:rPr>
          <w:rtl/>
        </w:rPr>
        <w:t xml:space="preserve">מכלל דחיבת הקדש דאורייתא, </w:t>
      </w:r>
      <w:r>
        <w:rPr>
          <w:rFonts w:hint="cs"/>
          <w:rtl/>
        </w:rPr>
        <w:t xml:space="preserve">לאו </w:t>
      </w:r>
      <w:r w:rsidRPr="003017EE">
        <w:rPr>
          <w:rStyle w:val="afffff0"/>
          <w:rFonts w:hint="cs"/>
          <w:rtl/>
        </w:rPr>
        <w:t>מ'</w:t>
      </w:r>
      <w:r w:rsidRPr="003017EE">
        <w:rPr>
          <w:rStyle w:val="afffff0"/>
          <w:rtl/>
        </w:rPr>
        <w:t>והבשר אשר יגע בכל טמא</w:t>
      </w:r>
      <w:r w:rsidRPr="003017EE">
        <w:rPr>
          <w:rStyle w:val="afffff0"/>
          <w:rFonts w:hint="cs"/>
          <w:rtl/>
        </w:rPr>
        <w:t>'</w:t>
      </w:r>
      <w:r w:rsidRPr="003017EE">
        <w:rPr>
          <w:rStyle w:val="afffff0"/>
          <w:rtl/>
        </w:rPr>
        <w:t>,</w:t>
      </w:r>
      <w:r>
        <w:rPr>
          <w:rFonts w:hint="cs"/>
          <w:rtl/>
        </w:rPr>
        <w:t xml:space="preserve"> </w:t>
      </w:r>
    </w:p>
    <w:p w14:paraId="6287FEC7" w14:textId="77777777" w:rsidR="0046556D" w:rsidRDefault="00BD6C4F" w:rsidP="00BD6C4F">
      <w:pPr>
        <w:rPr>
          <w:rtl/>
        </w:rPr>
      </w:pPr>
      <w:r>
        <w:rPr>
          <w:rFonts w:hint="cs"/>
          <w:rtl/>
        </w:rPr>
        <w:t xml:space="preserve">דאי הוכשר בדם הא </w:t>
      </w:r>
      <w:r>
        <w:rPr>
          <w:rStyle w:val="2fb"/>
          <w:rFonts w:hint="cs"/>
          <w:rtl/>
          <w:rPrChange w:id="10307" w:author="מנוע אמוראים" w:date="2026-10-05T16:40:54Z">
            <w:rPr>
              <w:rFonts w:hint="cs"/>
              <w:rtl/>
            </w:rPr>
          </w:rPrChange>
        </w:rPr>
        <w:t xml:space="preserve">ארי</w:t>
      </w:r>
      <w:r>
        <w:rPr>
          <w:rStyle w:val="2fb"/>
          <w:rtl/>
          <w:rPrChange w:id="10308" w:author="מנוע אמוראים" w:date="2026-10-05T16:40:54Z">
            <w:rPr>
              <w:rtl/>
            </w:rPr>
          </w:rPrChange>
        </w:rPr>
        <w:t xml:space="preserve">"</w:t>
      </w:r>
      <w:r>
        <w:rPr>
          <w:rStyle w:val="2fb"/>
          <w:rFonts w:hint="cs"/>
          <w:rtl/>
          <w:rPrChange w:id="10309" w:author="מנוע אמוראים" w:date="2026-10-05T16:40:54Z">
            <w:rPr>
              <w:rFonts w:hint="cs"/>
              <w:rtl/>
            </w:rPr>
          </w:rPrChange>
        </w:rPr>
        <w:t xml:space="preserve">ו</w:t>
      </w:r>
      <w:r w:rsidRPr="00C63571">
        <w:rPr>
          <w:rtl/>
        </w:rPr>
        <w:t>:</w:t>
      </w:r>
      <w:r w:rsidRPr="00A71A5E">
        <w:rPr>
          <w:rStyle w:val="afffff0"/>
          <w:rtl/>
        </w:rPr>
        <w:t xml:space="preserve"> </w:t>
      </w:r>
      <w:r w:rsidRPr="00A71A5E">
        <w:rPr>
          <w:rStyle w:val="afffff0"/>
          <w:rFonts w:hint="cs"/>
          <w:rtl/>
        </w:rPr>
        <w:t>'</w:t>
      </w:r>
      <w:r w:rsidRPr="00A71A5E">
        <w:rPr>
          <w:rStyle w:val="afffff0"/>
          <w:rtl/>
        </w:rPr>
        <w:t>לא תאכלנו על הארץ תשפכנו כמים</w:t>
      </w:r>
      <w:r w:rsidRPr="00A71A5E">
        <w:rPr>
          <w:rStyle w:val="afffff0"/>
          <w:rFonts w:hint="cs"/>
          <w:rtl/>
        </w:rPr>
        <w:t>'</w:t>
      </w:r>
      <w:r w:rsidRPr="00A71A5E">
        <w:rPr>
          <w:rStyle w:val="afffff0"/>
          <w:rtl/>
        </w:rPr>
        <w:t>,</w:t>
      </w:r>
      <w:r w:rsidRPr="00C63571">
        <w:rPr>
          <w:rtl/>
        </w:rPr>
        <w:t xml:space="preserve"> שאינו נשפך כמים אינו מכשיר!</w:t>
      </w:r>
    </w:p>
    <w:p w14:paraId="164600E5" w14:textId="77777777" w:rsidR="0046556D" w:rsidRDefault="00BD6C4F" w:rsidP="00BD6C4F">
      <w:pPr>
        <w:rPr>
          <w:rtl/>
        </w:rPr>
      </w:pPr>
      <w:r>
        <w:rPr>
          <w:rFonts w:hint="cs"/>
          <w:rtl/>
        </w:rPr>
        <w:t>והך ד</w:t>
      </w:r>
      <w:r w:rsidRPr="00C63571">
        <w:rPr>
          <w:rtl/>
        </w:rPr>
        <w:t xml:space="preserve">איתכשר במשקי בית מטבחיא, </w:t>
      </w:r>
      <w:r>
        <w:rPr>
          <w:rStyle w:val="2fb"/>
          <w:rFonts w:hint="cs"/>
          <w:rtl/>
          <w:rPrChange w:id="10310" w:author="מנוע אמוראים" w:date="2026-10-05T16:40:54Z">
            <w:rPr>
              <w:rFonts w:hint="cs"/>
              <w:rtl/>
            </w:rPr>
          </w:rPrChange>
        </w:rPr>
        <w:t xml:space="preserve">כריב</w:t>
      </w:r>
      <w:r>
        <w:rPr>
          <w:rStyle w:val="2fb"/>
          <w:rtl/>
          <w:rPrChange w:id="10311" w:author="מנוע אמוראים" w:date="2026-10-05T16:40:54Z">
            <w:rPr>
              <w:rtl/>
            </w:rPr>
          </w:rPrChange>
        </w:rPr>
        <w:t xml:space="preserve">"</w:t>
      </w:r>
      <w:r>
        <w:rPr>
          <w:rStyle w:val="2fb"/>
          <w:rFonts w:hint="cs"/>
          <w:rtl/>
          <w:rPrChange w:id="10312" w:author="מנוע אמוראים" w:date="2026-10-05T16:40:54Z">
            <w:rPr>
              <w:rFonts w:hint="cs"/>
              <w:rtl/>
            </w:rPr>
          </w:rPrChange>
        </w:rPr>
        <w:t xml:space="preserve">ח</w:t>
      </w:r>
      <w:r w:rsidRPr="00C63571">
        <w:rPr>
          <w:rtl/>
        </w:rPr>
        <w:t>:</w:t>
      </w:r>
      <w:r>
        <w:rPr>
          <w:rFonts w:hint="cs"/>
          <w:rtl/>
        </w:rPr>
        <w:t xml:space="preserve"> </w:t>
      </w:r>
      <w:r w:rsidRPr="00C63571">
        <w:rPr>
          <w:rtl/>
        </w:rPr>
        <w:t>שאין מכשירין!</w:t>
      </w:r>
      <w:r>
        <w:rPr>
          <w:rFonts w:hint="cs"/>
          <w:rtl/>
        </w:rPr>
        <w:t xml:space="preserve"> והתם </w:t>
      </w:r>
      <w:r w:rsidRPr="00C63571">
        <w:rPr>
          <w:rtl/>
        </w:rPr>
        <w:t>דאתכשר בחבת הקדש.</w:t>
      </w:r>
    </w:p>
    <w:p w14:paraId="169D1A8D" w14:textId="77777777" w:rsidR="0046556D" w:rsidRDefault="00BD6C4F" w:rsidP="00BD6C4F">
      <w:pPr>
        <w:rPr>
          <w:rtl/>
        </w:rPr>
      </w:pPr>
      <w:r>
        <w:rPr>
          <w:rFonts w:hint="cs"/>
          <w:rtl/>
        </w:rPr>
        <w:t xml:space="preserve">ולאו </w:t>
      </w:r>
      <w:r>
        <w:rPr>
          <w:rStyle w:val="2fb"/>
          <w:rFonts w:hint="cs"/>
          <w:rtl/>
          <w:rPrChange w:id="10313" w:author="מנוע אמוראים" w:date="2026-10-05T16:40:54Z">
            <w:rPr>
              <w:rFonts w:hint="cs"/>
              <w:rtl/>
            </w:rPr>
          </w:rPrChange>
        </w:rPr>
        <w:t xml:space="preserve">כר</w:t>
      </w:r>
      <w:r>
        <w:rPr>
          <w:rStyle w:val="2fb"/>
          <w:rtl/>
          <w:rPrChange w:id="10314" w:author="מנוע אמוראים" w:date="2026-10-05T16:40:54Z">
            <w:rPr>
              <w:rtl/>
            </w:rPr>
          </w:rPrChange>
        </w:rPr>
        <w:t xml:space="preserve">"</w:t>
      </w:r>
      <w:r>
        <w:rPr>
          <w:rStyle w:val="2fb"/>
          <w:rFonts w:hint="cs"/>
          <w:rtl/>
          <w:rPrChange w:id="10315" w:author="מנוע אמוראים" w:date="2026-10-05T16:40:54Z">
            <w:rPr>
              <w:rFonts w:hint="cs"/>
              <w:rtl/>
            </w:rPr>
          </w:rPrChange>
        </w:rPr>
        <w:t xml:space="preserve">י</w:t>
      </w:r>
      <w:r>
        <w:rPr>
          <w:rFonts w:hint="cs"/>
          <w:rtl/>
        </w:rPr>
        <w:t xml:space="preserve"> משמואל: ד</w:t>
      </w:r>
      <w:r w:rsidRPr="00C63571">
        <w:rPr>
          <w:rtl/>
        </w:rPr>
        <w:t>כגון שהיתה לו פרה של זבחי שלמים והעבירה בנחל, שחטה ועדיין משקה טופח עליה!</w:t>
      </w:r>
    </w:p>
    <w:p w14:paraId="24104008" w14:textId="77777777" w:rsidR="0046556D" w:rsidRDefault="00BD6C4F" w:rsidP="00BD6C4F">
      <w:pPr>
        <w:rPr>
          <w:rtl/>
        </w:rPr>
      </w:pPr>
      <w:r w:rsidRPr="000C5072">
        <w:rPr>
          <w:b/>
          <w:bCs/>
          <w:rtl/>
        </w:rPr>
        <w:t>אלא מסיפא:</w:t>
      </w:r>
      <w:r w:rsidRPr="00A71A5E">
        <w:rPr>
          <w:rStyle w:val="afffff0"/>
          <w:rtl/>
        </w:rPr>
        <w:t xml:space="preserve"> </w:t>
      </w:r>
      <w:r w:rsidRPr="00A71A5E">
        <w:rPr>
          <w:rStyle w:val="afffff0"/>
          <w:rFonts w:hint="cs"/>
          <w:rtl/>
        </w:rPr>
        <w:t>'</w:t>
      </w:r>
      <w:r w:rsidRPr="00A71A5E">
        <w:rPr>
          <w:rStyle w:val="afffff0"/>
          <w:rtl/>
        </w:rPr>
        <w:t>והבשר</w:t>
      </w:r>
      <w:r w:rsidRPr="00A71A5E">
        <w:rPr>
          <w:rStyle w:val="afffff0"/>
          <w:rFonts w:hint="cs"/>
          <w:rtl/>
        </w:rPr>
        <w:t>'</w:t>
      </w:r>
      <w:r w:rsidRPr="00A71A5E">
        <w:rPr>
          <w:rStyle w:val="afffff0"/>
          <w:rtl/>
        </w:rPr>
        <w:t xml:space="preserve"> </w:t>
      </w:r>
      <w:r w:rsidRPr="00C63571">
        <w:rPr>
          <w:rtl/>
        </w:rPr>
        <w:t xml:space="preserve">לרבות עצים ולבונה, </w:t>
      </w:r>
      <w:r>
        <w:rPr>
          <w:rFonts w:hint="cs"/>
          <w:rtl/>
        </w:rPr>
        <w:t>ד</w:t>
      </w:r>
      <w:r w:rsidRPr="00C63571">
        <w:rPr>
          <w:rtl/>
        </w:rPr>
        <w:t>חבת הקדש מכשר</w:t>
      </w:r>
      <w:r>
        <w:rPr>
          <w:rFonts w:hint="cs"/>
          <w:rtl/>
        </w:rPr>
        <w:t>ת ומשוותם אוכל ה</w:t>
      </w:r>
      <w:r>
        <w:rPr>
          <w:rtl/>
        </w:rPr>
        <w:t>"</w:t>
      </w:r>
      <w:r>
        <w:rPr>
          <w:rFonts w:hint="cs"/>
          <w:rtl/>
        </w:rPr>
        <w:t xml:space="preserve">נ מכשרתה </w:t>
      </w:r>
    </w:p>
    <w:p w14:paraId="1E753E36" w14:textId="77777777" w:rsidR="00BD6C4F" w:rsidRPr="003D23F5" w:rsidRDefault="00BD6C4F" w:rsidP="00F07436">
      <w:pPr>
        <w:pStyle w:val="afff3"/>
        <w:framePr w:wrap="around"/>
        <w:rPr>
          <w:rtl/>
        </w:rPr>
      </w:pPr>
      <w:r w:rsidRPr="003D23F5">
        <w:rPr>
          <w:rFonts w:hint="cs"/>
          <w:rtl/>
        </w:rPr>
        <w:t>לז.</w:t>
      </w:r>
    </w:p>
    <w:p w14:paraId="12E06627" w14:textId="77777777" w:rsidR="0046556D" w:rsidRDefault="00BD6C4F" w:rsidP="00BD6C4F">
      <w:pPr>
        <w:rPr>
          <w:rtl/>
        </w:rPr>
      </w:pPr>
      <w:r>
        <w:rPr>
          <w:rFonts w:hint="cs"/>
          <w:rtl/>
        </w:rPr>
        <w:t>ד</w:t>
      </w:r>
      <w:r w:rsidRPr="00C63571">
        <w:rPr>
          <w:rtl/>
        </w:rPr>
        <w:t xml:space="preserve">מהניא חבת הקדש לפסולא דגופיה, אבל למימנא ביה ראשון ושני לא, </w:t>
      </w:r>
      <w:r w:rsidRPr="000C5072">
        <w:rPr>
          <w:b/>
          <w:bCs/>
          <w:rtl/>
        </w:rPr>
        <w:t>או"ד לא שנא?</w:t>
      </w:r>
      <w:r w:rsidRPr="00C63571">
        <w:rPr>
          <w:rtl/>
        </w:rPr>
        <w:t xml:space="preserve"> </w:t>
      </w:r>
    </w:p>
    <w:p w14:paraId="45BB930D" w14:textId="77777777" w:rsidR="0046556D" w:rsidRDefault="00BD6C4F" w:rsidP="00BD6C4F">
      <w:pPr>
        <w:rPr>
          <w:rtl/>
        </w:rPr>
      </w:pPr>
      <w:r w:rsidRPr="000C5072">
        <w:rPr>
          <w:b/>
          <w:bCs/>
          <w:rtl/>
        </w:rPr>
        <w:t>תיקו</w:t>
      </w:r>
      <w:r w:rsidRPr="00C63571">
        <w:rPr>
          <w:rtl/>
        </w:rPr>
        <w:t xml:space="preserve">: </w:t>
      </w:r>
    </w:p>
    <w:p w14:paraId="48052BFE"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92" w:author="קלוד" w:date="2026-10-06T10:08:36Z"/>
        </w:rPr>
      </w:pPr>
      <w:ins w:id="20091" w:author="קלוד" w:date="2026-10-06T10:08:36Z">
        <w:r>
          <w:t xml:space="preserve">משנה ו</w:t>
        </w:r>
      </w:ins>
    </w:p>
    <w:p w14:paraId="09759A0D" w14:textId="77777777" w:rsidR="00BD6C4F" w:rsidRPr="003D23F5" w:rsidRDefault="00BD6C4F" w:rsidP="00BD6C4F">
      <w:pPr>
        <w:pStyle w:val="afff9"/>
        <w:rPr>
          <w:del w:id="20060" w:author="קלוד" w:date="2026-10-06T10:14:23Z"/>
          <w:rtl/>
        </w:rPr>
      </w:pPr>
      <w:ins w:id="9827" w:author="מספור קטעי משנה" w:date="2026-10-06T06:45:19Z">
        <w:del w:id="20058" w:author="קלוד" w:date="2026-10-06T10:14:23Z">
          <w:r>
            <w:rPr>
              <w:rStyle w:val="MisparKeta"/>
            </w:rPr>
            <w:delText xml:space="preserve">א. </w:delText>
          </w:r>
        </w:del>
      </w:ins>
      <w:del w:id="20059" w:author="קלוד" w:date="2026-10-06T10:14:23Z">
        <w:r w:rsidRPr="003D23F5">
          <w:rPr>
            <w:rtl/>
          </w:rPr>
          <w:delText xml:space="preserve">מתני'.</w:delText>
        </w:r>
      </w:del>
    </w:p>
    <w:p w14:paraId="7FA391FA" w14:textId="77777777" w:rsidR="00BD6C4F" w:rsidRPr="003D23F5" w:rsidRDefault="00BD6C4F" w:rsidP="00BD6C4F">
      <w:pPr>
        <w:pStyle w:val="afff9"/>
        <w:spacing w:before="120"/>
        <w:rPr>
          <w:rtl/>
        </w:rPr>
        <w:pPrChange w:id="90025" w:author="קלוד" w:date="2026-10-08T12:08:16Z">
          <w:pPr>
            <w:pStyle w:val="afff9"/>
          </w:pPr>
        </w:pPrChange>
      </w:pPr>
      <w:r w:rsidRPr="003D23F5">
        <w:rPr>
          <w:rtl/>
        </w:rPr>
        <w:t xml:space="preserve">השוחט את המסוכנת רשב"ג אומר: עד שתפרכס ביד וברגל, </w:t>
      </w:r>
    </w:p>
    <w:p w14:paraId="412418EF" w14:textId="0FBB3AD5" w:rsidR="00BD6C4F" w:rsidRPr="003D23F5" w:rsidRDefault="00BD6C4F" w:rsidP="00BD6C4F">
      <w:pPr>
        <w:pStyle w:val="afff9"/>
        <w:rPr>
          <w:rtl/>
        </w:rPr>
      </w:pPr>
      <w:r>
        <w:rPr>
          <w:rStyle w:val="TanaimMishna"/>
          <w:rtl/>
          <w:rPrChange w:id="22385" w:author="Claude" w:date="2026-10-07T09:47:47Z">
            <w:rPr>
              <w:rtl/>
            </w:rPr>
          </w:rPrChange>
        </w:rPr>
        <w:t xml:space="preserve">ר"א</w:t>
      </w:r>
      <w:r>
        <w:rPr>
          <w:rtl/>
        </w:rPr>
        <w:t xml:space="preserve"> אומר</w:t>
      </w:r>
      <w:r>
        <w:rPr>
          <w:rStyle w:val="TanaimMishna"/>
          <w:rtl/>
          <w:rPrChange w:id="22386" w:author="Claude" w:date="2026-10-07T09:47:47Z">
            <w:rPr>
              <w:rtl/>
            </w:rPr>
          </w:rPrChange>
        </w:rPr>
        <w:t xml:space="preserve">:</w:t>
      </w:r>
      <w:r>
        <w:rPr>
          <w:rtl/>
        </w:rPr>
        <w:t xml:space="preserve"> דיה אם זינקה.</w:t>
      </w:r>
    </w:p>
    <w:p w14:paraId="20DD5F12" w14:textId="77777777" w:rsidR="00BD6C4F" w:rsidRPr="003D23F5" w:rsidRDefault="00BD6C4F" w:rsidP="00BD6C4F">
      <w:pPr>
        <w:pStyle w:val="afff9"/>
        <w:rPr>
          <w:rtl/>
        </w:rPr>
      </w:pPr>
      <w:r>
        <w:rPr>
          <w:rtl/>
        </w:rPr>
        <w:t xml:space="preserve">אר"ש: השוחט בלילה, ולמחר השכים ומצא כתלים מלאים דם כשרה, שזינקה, וכמדת </w:t>
      </w:r>
      <w:r>
        <w:rPr>
          <w:rStyle w:val="TanaimMishna"/>
          <w:rtl/>
          <w:rPrChange w:id="22387" w:author="Claude" w:date="2026-10-07T09:47:47Z">
            <w:rPr>
              <w:rtl/>
            </w:rPr>
          </w:rPrChange>
        </w:rPr>
        <w:t xml:space="preserve">ר"א</w:t>
      </w:r>
      <w:r>
        <w:rPr>
          <w:rtl/>
        </w:rPr>
        <w:t xml:space="preserve">;</w:t>
      </w:r>
    </w:p>
    <w:p w14:paraId="6794EBA3" w14:textId="77777777" w:rsidR="00BD6C4F" w:rsidRPr="003D23F5" w:rsidRDefault="00BD6C4F" w:rsidP="00BD6C4F">
      <w:pPr>
        <w:pStyle w:val="afff9"/>
        <w:rPr>
          <w:rtl/>
        </w:rPr>
      </w:pPr>
      <w:r w:rsidRPr="003D23F5">
        <w:rPr>
          <w:rtl/>
        </w:rPr>
        <w:t>וחכ"א: עד שתפרכס או ביד או ברגל, או עד שתכשכש בזנבה.</w:t>
      </w:r>
    </w:p>
    <w:p w14:paraId="5720AB99" w14:textId="77777777" w:rsidR="00BD6C4F" w:rsidRPr="003D23F5" w:rsidRDefault="00BD6C4F" w:rsidP="00BD6C4F">
      <w:pPr>
        <w:pStyle w:val="afff9"/>
        <w:rPr>
          <w:rtl/>
        </w:rPr>
      </w:pPr>
      <w:r w:rsidRPr="003D23F5">
        <w:rPr>
          <w:rtl/>
        </w:rPr>
        <w:t>אחד בהמה דקה ואחד בהמה גסה.</w:t>
      </w:r>
    </w:p>
    <w:p w14:paraId="1B63EF31" w14:textId="77777777" w:rsidR="00BD6C4F" w:rsidRPr="003D23F5" w:rsidRDefault="00BD6C4F" w:rsidP="00BD6C4F">
      <w:pPr>
        <w:pStyle w:val="afff9"/>
        <w:rPr>
          <w:rtl/>
        </w:rPr>
      </w:pPr>
      <w:r w:rsidRPr="003D23F5">
        <w:rPr>
          <w:rtl/>
        </w:rPr>
        <w:t>בהמה דקה שפשטה ידה ולא החזירה פסולה, שאינה אלא הוצאת נפש בלבד.</w:t>
      </w:r>
    </w:p>
    <w:p w14:paraId="63DBDFC6" w14:textId="77777777" w:rsidR="00BD6C4F" w:rsidRPr="003D23F5" w:rsidRDefault="00BD6C4F" w:rsidP="00BD6C4F">
      <w:pPr>
        <w:pStyle w:val="afff9"/>
        <w:rPr>
          <w:rtl/>
        </w:rPr>
      </w:pPr>
      <w:r w:rsidRPr="003D23F5">
        <w:rPr>
          <w:rtl/>
        </w:rPr>
        <w:t xml:space="preserve">בד"א שהיתה בחזקת מסוכנת, אבל אם היתה בחזקת בריאה, אפי' אין בה אחד מכל הסימנים הללו - כשרה: </w:t>
      </w:r>
    </w:p>
    <w:p w14:paraId="052498E2" w14:textId="77777777" w:rsidR="0046556D" w:rsidRDefault="00BD6C4F" w:rsidP="00BD6C4F">
      <w:pPr>
        <w:jc w:val="center"/>
        <w:rPr>
          <w:rtl/>
        </w:rPr>
      </w:pPr>
      <w:r>
        <w:rPr>
          <w:rFonts w:ascii="BA חניכי הישיבות" w:hAnsi="BA חניכי הישיבות" w:cs="BA חניכי הישיבות"/>
          <w:rtl/>
        </w:rPr>
        <w:t>׻</w:t>
      </w:r>
    </w:p>
    <w:p w14:paraId="6809C36E" w14:textId="77777777" w:rsidR="0046556D" w:rsidRDefault="00BD6C4F" w:rsidP="00BD6C4F">
      <w:pPr>
        <w:rPr>
          <w:rtl/>
        </w:rPr>
      </w:pPr>
      <w:r>
        <w:rPr>
          <w:rFonts w:hint="cs"/>
          <w:rtl/>
        </w:rPr>
        <w:lastRenderedPageBreak/>
        <w:t>מסוכנת ס</w:t>
      </w:r>
      <w:r>
        <w:rPr>
          <w:rtl/>
        </w:rPr>
        <w:t>"</w:t>
      </w:r>
      <w:r>
        <w:rPr>
          <w:rFonts w:hint="cs"/>
          <w:rtl/>
        </w:rPr>
        <w:t xml:space="preserve">ד דאסירא </w:t>
      </w:r>
      <w:r w:rsidRPr="00664445">
        <w:rPr>
          <w:rStyle w:val="afffff0"/>
          <w:rFonts w:hint="cs"/>
          <w:rtl/>
        </w:rPr>
        <w:t xml:space="preserve">ד'וזאת החיה אשר תאכלו' </w:t>
      </w:r>
      <w:r>
        <w:rPr>
          <w:rFonts w:hint="cs"/>
          <w:rtl/>
        </w:rPr>
        <w:t xml:space="preserve">חיה אכול ושאינה חיה לא תאכל. </w:t>
      </w:r>
    </w:p>
    <w:p w14:paraId="599B4F0A" w14:textId="77777777" w:rsidR="0046556D" w:rsidRDefault="00BD6C4F" w:rsidP="00BD6C4F">
      <w:pPr>
        <w:rPr>
          <w:rtl/>
        </w:rPr>
      </w:pPr>
      <w:r w:rsidRPr="00C63571">
        <w:rPr>
          <w:rtl/>
        </w:rPr>
        <w:t xml:space="preserve">מסוכנת </w:t>
      </w:r>
      <w:r>
        <w:rPr>
          <w:rFonts w:hint="cs"/>
          <w:rtl/>
        </w:rPr>
        <w:t>ס</w:t>
      </w:r>
      <w:r>
        <w:rPr>
          <w:rtl/>
        </w:rPr>
        <w:t>"</w:t>
      </w:r>
      <w:r>
        <w:rPr>
          <w:rFonts w:hint="cs"/>
          <w:rtl/>
        </w:rPr>
        <w:t xml:space="preserve">ד דשריא </w:t>
      </w:r>
      <w:r w:rsidRPr="00664445">
        <w:rPr>
          <w:rStyle w:val="afffff0"/>
          <w:rFonts w:hint="cs"/>
          <w:rtl/>
        </w:rPr>
        <w:t xml:space="preserve">ד'נבלה לא תאכל' </w:t>
      </w:r>
      <w:r>
        <w:rPr>
          <w:rFonts w:hint="cs"/>
          <w:rtl/>
        </w:rPr>
        <w:t xml:space="preserve">ומסוכנת אינה נבילה </w:t>
      </w:r>
    </w:p>
    <w:p w14:paraId="36342B0B" w14:textId="77777777" w:rsidR="0046556D" w:rsidRDefault="00BD6C4F" w:rsidP="00BD6C4F">
      <w:pPr>
        <w:rPr>
          <w:rtl/>
        </w:rPr>
      </w:pPr>
      <w:r>
        <w:rPr>
          <w:rFonts w:hint="cs"/>
          <w:rtl/>
        </w:rPr>
        <w:t xml:space="preserve">ואלא אמרי' דהיינו נבילה היינו מסוכנת </w:t>
      </w:r>
      <w:r w:rsidRPr="00664445">
        <w:rPr>
          <w:rStyle w:val="afffff0"/>
          <w:rFonts w:hint="cs"/>
          <w:rtl/>
        </w:rPr>
        <w:t>ד'</w:t>
      </w:r>
      <w:r w:rsidRPr="00664445">
        <w:rPr>
          <w:rStyle w:val="afffff0"/>
          <w:rtl/>
        </w:rPr>
        <w:t>וכי ימות מן הבהמה אשר היא לכם לאכלה הנוגע בנבלתה</w:t>
      </w:r>
      <w:r w:rsidRPr="00664445">
        <w:rPr>
          <w:rStyle w:val="afffff0"/>
          <w:rFonts w:hint="cs"/>
          <w:rtl/>
        </w:rPr>
        <w:t>'</w:t>
      </w:r>
      <w:r w:rsidRPr="00664445">
        <w:rPr>
          <w:rStyle w:val="afffff0"/>
          <w:rtl/>
        </w:rPr>
        <w:t>,</w:t>
      </w:r>
      <w:r w:rsidRPr="00C63571">
        <w:rPr>
          <w:rtl/>
        </w:rPr>
        <w:t xml:space="preserve"> לאחר מיתה הוא דקרייה רחמנא נבלה, מחיים לא אקרי נבלה.</w:t>
      </w:r>
    </w:p>
    <w:p w14:paraId="0A641ADE" w14:textId="77777777" w:rsidR="0046556D" w:rsidRDefault="00BD6C4F" w:rsidP="00BD6C4F">
      <w:pPr>
        <w:rPr>
          <w:rtl/>
        </w:rPr>
      </w:pPr>
      <w:r w:rsidRPr="00C63571">
        <w:rPr>
          <w:rtl/>
        </w:rPr>
        <w:t>ו</w:t>
      </w:r>
      <w:r>
        <w:rPr>
          <w:rtl/>
        </w:rPr>
        <w:t>דלמא</w:t>
      </w:r>
      <w:r>
        <w:rPr>
          <w:rFonts w:hint="cs"/>
          <w:rtl/>
        </w:rPr>
        <w:t xml:space="preserve">: </w:t>
      </w:r>
      <w:r w:rsidRPr="00C63571">
        <w:rPr>
          <w:rtl/>
        </w:rPr>
        <w:t>היינו נבלה היינו מסוכנת, מחיים בעשה, לאחר מיתה בלאו!</w:t>
      </w:r>
    </w:p>
    <w:p w14:paraId="3D677045" w14:textId="77777777" w:rsidR="0046556D" w:rsidRDefault="00BD6C4F" w:rsidP="00BD6C4F">
      <w:pPr>
        <w:rPr>
          <w:rtl/>
        </w:rPr>
      </w:pPr>
      <w:r w:rsidRPr="00C63571">
        <w:rPr>
          <w:rtl/>
        </w:rPr>
        <w:t>אלא מדאמר רחמנא</w:t>
      </w:r>
      <w:r w:rsidRPr="00A71A5E">
        <w:rPr>
          <w:rStyle w:val="afffff0"/>
          <w:rtl/>
        </w:rPr>
        <w:t xml:space="preserve"> </w:t>
      </w:r>
      <w:r w:rsidRPr="00A71A5E">
        <w:rPr>
          <w:rStyle w:val="afffff0"/>
          <w:rFonts w:hint="cs"/>
          <w:rtl/>
        </w:rPr>
        <w:t>'</w:t>
      </w:r>
      <w:r w:rsidRPr="00A71A5E">
        <w:rPr>
          <w:rStyle w:val="afffff0"/>
          <w:rtl/>
        </w:rPr>
        <w:t>טרפה לא תאכל</w:t>
      </w:r>
      <w:r w:rsidRPr="00A71A5E">
        <w:rPr>
          <w:rStyle w:val="afffff0"/>
          <w:rFonts w:hint="cs"/>
          <w:rtl/>
        </w:rPr>
        <w:t>'</w:t>
      </w:r>
      <w:r w:rsidRPr="00A71A5E">
        <w:rPr>
          <w:rStyle w:val="afffff0"/>
          <w:rtl/>
        </w:rPr>
        <w:t>,</w:t>
      </w:r>
      <w:r w:rsidRPr="00C63571">
        <w:rPr>
          <w:rtl/>
        </w:rPr>
        <w:t xml:space="preserve"> מכלל דמסוכנת שריא, דאי אסירא, </w:t>
      </w:r>
      <w:r>
        <w:rPr>
          <w:rFonts w:hint="cs"/>
          <w:rtl/>
        </w:rPr>
        <w:t>כ</w:t>
      </w:r>
      <w:r>
        <w:rPr>
          <w:rtl/>
        </w:rPr>
        <w:t>"</w:t>
      </w:r>
      <w:r>
        <w:rPr>
          <w:rFonts w:hint="cs"/>
          <w:rtl/>
        </w:rPr>
        <w:t xml:space="preserve">ש טריפה </w:t>
      </w:r>
    </w:p>
    <w:p w14:paraId="444AD4B1" w14:textId="77777777" w:rsidR="0046556D" w:rsidRDefault="00BD6C4F" w:rsidP="00BD6C4F">
      <w:pPr>
        <w:rPr>
          <w:rtl/>
        </w:rPr>
      </w:pPr>
      <w:r>
        <w:rPr>
          <w:rFonts w:hint="cs"/>
          <w:rtl/>
        </w:rPr>
        <w:t>וא</w:t>
      </w:r>
      <w:r>
        <w:rPr>
          <w:rtl/>
        </w:rPr>
        <w:t>"</w:t>
      </w:r>
      <w:r>
        <w:rPr>
          <w:rFonts w:hint="cs"/>
          <w:rtl/>
        </w:rPr>
        <w:t>א ד</w:t>
      </w:r>
      <w:r w:rsidRPr="00C63571">
        <w:rPr>
          <w:rtl/>
        </w:rPr>
        <w:t>טרפה היינו מסוכנת, ולעבור עליו בעשה ולא תעשה!</w:t>
      </w:r>
      <w:r>
        <w:rPr>
          <w:rFonts w:hint="cs"/>
          <w:rtl/>
        </w:rPr>
        <w:t xml:space="preserve"> דא</w:t>
      </w:r>
      <w:r>
        <w:rPr>
          <w:rtl/>
        </w:rPr>
        <w:t>"</w:t>
      </w:r>
      <w:r>
        <w:rPr>
          <w:rFonts w:hint="cs"/>
          <w:rtl/>
        </w:rPr>
        <w:t>כ</w:t>
      </w:r>
      <w:r w:rsidRPr="00C63571">
        <w:rPr>
          <w:rtl/>
        </w:rPr>
        <w:t xml:space="preserve"> </w:t>
      </w:r>
      <w:r>
        <w:rPr>
          <w:rFonts w:hint="cs"/>
          <w:rtl/>
        </w:rPr>
        <w:t>ל</w:t>
      </w:r>
      <w:r>
        <w:rPr>
          <w:rtl/>
        </w:rPr>
        <w:t>"</w:t>
      </w:r>
      <w:r>
        <w:rPr>
          <w:rFonts w:hint="cs"/>
          <w:rtl/>
        </w:rPr>
        <w:t>ל</w:t>
      </w:r>
      <w:r w:rsidRPr="00A71A5E">
        <w:rPr>
          <w:rStyle w:val="afffff0"/>
          <w:rFonts w:hint="cs"/>
          <w:rtl/>
        </w:rPr>
        <w:t xml:space="preserve"> '</w:t>
      </w:r>
      <w:r w:rsidRPr="00A71A5E">
        <w:rPr>
          <w:rStyle w:val="afffff0"/>
          <w:rtl/>
        </w:rPr>
        <w:t>נבלה</w:t>
      </w:r>
      <w:r w:rsidRPr="00A71A5E">
        <w:rPr>
          <w:rStyle w:val="afffff0"/>
          <w:rFonts w:hint="cs"/>
          <w:rtl/>
        </w:rPr>
        <w:t>'</w:t>
      </w:r>
      <w:r w:rsidRPr="00A71A5E">
        <w:rPr>
          <w:rStyle w:val="afffff0"/>
          <w:rtl/>
        </w:rPr>
        <w:t xml:space="preserve"> </w:t>
      </w:r>
      <w:r>
        <w:rPr>
          <w:rFonts w:hint="cs"/>
          <w:rtl/>
        </w:rPr>
        <w:t>הא כ</w:t>
      </w:r>
      <w:r>
        <w:rPr>
          <w:rtl/>
        </w:rPr>
        <w:t>"</w:t>
      </w:r>
      <w:r>
        <w:rPr>
          <w:rFonts w:hint="cs"/>
          <w:rtl/>
        </w:rPr>
        <w:t xml:space="preserve">ש </w:t>
      </w:r>
      <w:r w:rsidRPr="00C63571">
        <w:rPr>
          <w:rtl/>
        </w:rPr>
        <w:t xml:space="preserve">לאחר מיתה </w:t>
      </w:r>
    </w:p>
    <w:p w14:paraId="05CE6B09" w14:textId="77777777" w:rsidR="0046556D" w:rsidRDefault="00BD6C4F" w:rsidP="00BD6C4F">
      <w:pPr>
        <w:rPr>
          <w:rtl/>
        </w:rPr>
      </w:pPr>
      <w:r w:rsidRPr="00C63571">
        <w:rPr>
          <w:rtl/>
        </w:rPr>
        <w:t>ודלמא היינו נבלה היינו טרפה היינו מסוכנת, ולעבור עליו בשני לאוין ועשה!</w:t>
      </w:r>
    </w:p>
    <w:p w14:paraId="5AECFEDA" w14:textId="77777777" w:rsidR="0046556D" w:rsidRDefault="0046556D" w:rsidP="00BD6C4F">
      <w:pPr>
        <w:rPr>
          <w:rtl/>
        </w:rPr>
      </w:pPr>
    </w:p>
    <w:p w14:paraId="50F9CF14" w14:textId="77777777" w:rsidR="0046556D" w:rsidRDefault="00BD6C4F" w:rsidP="00BD6C4F">
      <w:pPr>
        <w:rPr>
          <w:rtl/>
        </w:rPr>
      </w:pPr>
      <w:r w:rsidRPr="00C63571">
        <w:rPr>
          <w:rtl/>
        </w:rPr>
        <w:t xml:space="preserve">אלא </w:t>
      </w:r>
      <w:r w:rsidRPr="003017EE">
        <w:rPr>
          <w:rStyle w:val="afffff0"/>
          <w:rtl/>
        </w:rPr>
        <w:t>מ</w:t>
      </w:r>
      <w:r w:rsidRPr="003017EE">
        <w:rPr>
          <w:rStyle w:val="afffff0"/>
          <w:rFonts w:hint="cs"/>
          <w:rtl/>
        </w:rPr>
        <w:t>'</w:t>
      </w:r>
      <w:r w:rsidRPr="003017EE">
        <w:rPr>
          <w:rStyle w:val="afffff0"/>
          <w:rtl/>
        </w:rPr>
        <w:t>וחלב נבלה וחלב טרפה יעשה לכל מלאכה ואכל לא תאכלוהו</w:t>
      </w:r>
      <w:r w:rsidRPr="003017EE">
        <w:rPr>
          <w:rStyle w:val="afffff0"/>
          <w:rFonts w:hint="cs"/>
          <w:rtl/>
        </w:rPr>
        <w:t>'</w:t>
      </w:r>
      <w:r w:rsidRPr="003017EE">
        <w:rPr>
          <w:rStyle w:val="afffff0"/>
          <w:rtl/>
        </w:rPr>
        <w:t>,</w:t>
      </w:r>
      <w:r w:rsidRPr="00C63571">
        <w:rPr>
          <w:rtl/>
        </w:rPr>
        <w:t xml:space="preserve"> </w:t>
      </w:r>
    </w:p>
    <w:p w14:paraId="1A8A22F6" w14:textId="77777777" w:rsidR="0046556D" w:rsidRDefault="00BD6C4F" w:rsidP="00BD6C4F">
      <w:pPr>
        <w:rPr>
          <w:rtl/>
        </w:rPr>
      </w:pPr>
      <w:r w:rsidRPr="00C63571">
        <w:rPr>
          <w:rtl/>
        </w:rPr>
        <w:t xml:space="preserve">אמרה התורה: יבא איסור נבלה ויחול על איסור חלב, יבא איסור טרפה ויחול על איסור חלב, </w:t>
      </w:r>
    </w:p>
    <w:p w14:paraId="406BF209" w14:textId="77777777" w:rsidR="00BD6C4F" w:rsidRPr="003D23F5" w:rsidRDefault="00BD6C4F" w:rsidP="00F07436">
      <w:pPr>
        <w:pStyle w:val="afff3"/>
        <w:framePr w:wrap="around"/>
        <w:rPr>
          <w:rtl/>
        </w:rPr>
      </w:pPr>
      <w:r w:rsidRPr="003D23F5">
        <w:rPr>
          <w:rFonts w:hint="cs"/>
          <w:rtl/>
        </w:rPr>
        <w:t>לז:</w:t>
      </w:r>
    </w:p>
    <w:p w14:paraId="083125BB" w14:textId="77777777" w:rsidR="0046556D" w:rsidRDefault="00BD6C4F" w:rsidP="00BD6C4F">
      <w:pPr>
        <w:rPr>
          <w:rtl/>
        </w:rPr>
      </w:pPr>
      <w:r w:rsidRPr="00C63571">
        <w:rPr>
          <w:rtl/>
        </w:rPr>
        <w:t>ואי ס</w:t>
      </w:r>
      <w:r>
        <w:rPr>
          <w:rtl/>
        </w:rPr>
        <w:t>"</w:t>
      </w:r>
      <w:r>
        <w:rPr>
          <w:rFonts w:hint="cs"/>
          <w:rtl/>
        </w:rPr>
        <w:t>ד</w:t>
      </w:r>
      <w:r w:rsidRPr="00C63571">
        <w:rPr>
          <w:rtl/>
        </w:rPr>
        <w:t xml:space="preserve"> טרפה היינו מסוכנת, לכתוב רחמנא חלב נבלה יעשה לכל מלאכה וחלב טרפה לא תאכלוהו, ואנא אמינא: ומה מחיים אתי איסור טרפה חייל אאיסור חלב, לאחר מיתה מיבעיא? </w:t>
      </w:r>
    </w:p>
    <w:p w14:paraId="60811DF8" w14:textId="77777777" w:rsidR="0046556D" w:rsidRDefault="00BD6C4F" w:rsidP="00BD6C4F">
      <w:pPr>
        <w:rPr>
          <w:b/>
          <w:bCs/>
          <w:rtl/>
        </w:rPr>
      </w:pPr>
      <w:r w:rsidRPr="000C5072">
        <w:rPr>
          <w:b/>
          <w:bCs/>
          <w:rtl/>
        </w:rPr>
        <w:t>אלא מדכתב רחמנא נבלה, מכלל דטרפה לאו היינו מסוכנת</w:t>
      </w:r>
      <w:r w:rsidRPr="000C5072">
        <w:rPr>
          <w:rFonts w:hint="cs"/>
          <w:b/>
          <w:bCs/>
          <w:rtl/>
        </w:rPr>
        <w:t xml:space="preserve"> לן</w:t>
      </w:r>
    </w:p>
    <w:p w14:paraId="5467A549" w14:textId="77777777" w:rsidR="0046556D" w:rsidRDefault="00BD6C4F" w:rsidP="00BD6C4F">
      <w:pPr>
        <w:rPr>
          <w:rtl/>
        </w:rPr>
      </w:pPr>
      <w:r w:rsidRPr="00C63571">
        <w:rPr>
          <w:rtl/>
        </w:rPr>
        <w:t xml:space="preserve">• מתקיף </w:t>
      </w:r>
      <w:r>
        <w:rPr>
          <w:rStyle w:val="2fb"/>
          <w:rFonts w:hint="cs"/>
          <w:rtl/>
          <w:rPrChange w:id="10316" w:author="מנוע אמוראים" w:date="2026-10-05T16:40:54Z">
            <w:rPr>
              <w:rFonts w:hint="cs"/>
              <w:rtl/>
            </w:rPr>
          </w:rPrChange>
        </w:rPr>
        <w:t xml:space="preserve">מבר</w:t>
      </w:r>
      <w:r>
        <w:rPr>
          <w:rStyle w:val="2fb"/>
          <w:rtl/>
          <w:rPrChange w:id="10317" w:author="מנוע אמוראים" w:date="2026-10-05T16:40:54Z">
            <w:rPr>
              <w:rtl/>
            </w:rPr>
          </w:rPrChange>
        </w:rPr>
        <w:t xml:space="preserve">"</w:t>
      </w:r>
      <w:r>
        <w:rPr>
          <w:rStyle w:val="2fb"/>
          <w:rFonts w:hint="cs"/>
          <w:rtl/>
          <w:rPrChange w:id="10318" w:author="מנוע אמוראים" w:date="2026-10-05T16:40:54Z">
            <w:rPr>
              <w:rFonts w:hint="cs"/>
              <w:rtl/>
            </w:rPr>
          </w:rPrChange>
        </w:rPr>
        <w:t xml:space="preserve">א</w:t>
      </w:r>
      <w:r>
        <w:rPr>
          <w:rFonts w:hint="cs"/>
          <w:rtl/>
        </w:rPr>
        <w:t xml:space="preserve"> ד</w:t>
      </w:r>
      <w:r w:rsidRPr="00C63571">
        <w:rPr>
          <w:rtl/>
        </w:rPr>
        <w:t xml:space="preserve">דלמא היינו טרפה היינו מסוכנת, </w:t>
      </w:r>
      <w:r>
        <w:rPr>
          <w:rFonts w:hint="cs"/>
          <w:rtl/>
        </w:rPr>
        <w:t>ו</w:t>
      </w:r>
      <w:r w:rsidRPr="00C63571">
        <w:rPr>
          <w:rtl/>
        </w:rPr>
        <w:t xml:space="preserve">נבלה דכתב רחמנא להך נבלה דלא אתיא מכח מסוכנת, </w:t>
      </w:r>
    </w:p>
    <w:p w14:paraId="273CB478" w14:textId="77777777" w:rsidR="0046556D" w:rsidRDefault="00BD6C4F" w:rsidP="00BD6C4F">
      <w:pPr>
        <w:rPr>
          <w:rtl/>
        </w:rPr>
      </w:pPr>
      <w:r>
        <w:rPr>
          <w:rFonts w:hint="cs"/>
          <w:rtl/>
        </w:rPr>
        <w:t>וה</w:t>
      </w:r>
      <w:r>
        <w:rPr>
          <w:rtl/>
        </w:rPr>
        <w:t>"</w:t>
      </w:r>
      <w:r>
        <w:rPr>
          <w:rFonts w:hint="cs"/>
          <w:rtl/>
        </w:rPr>
        <w:t>ד</w:t>
      </w:r>
      <w:r w:rsidRPr="00C63571">
        <w:rPr>
          <w:rtl/>
        </w:rPr>
        <w:t xml:space="preserve"> שעשאה גיסטרא, התם נמי אי אפשר דלא הוי מסוכנת פורתא מקמי דליפסק לרובא.</w:t>
      </w:r>
    </w:p>
    <w:p w14:paraId="5EE415FD" w14:textId="77777777" w:rsidR="0046556D" w:rsidRDefault="00BD6C4F" w:rsidP="00BD6C4F">
      <w:pPr>
        <w:rPr>
          <w:rtl/>
        </w:rPr>
      </w:pPr>
      <w:r>
        <w:rPr>
          <w:rFonts w:hint="cs"/>
          <w:rtl/>
        </w:rPr>
        <w:t>והך</w:t>
      </w:r>
      <w:r w:rsidRPr="00A71A5E">
        <w:rPr>
          <w:rStyle w:val="afffff0"/>
          <w:rFonts w:hint="cs"/>
          <w:rtl/>
        </w:rPr>
        <w:t xml:space="preserve"> 'דחלב חלב' </w:t>
      </w:r>
      <w:r w:rsidRPr="00C63571">
        <w:rPr>
          <w:rtl/>
        </w:rPr>
        <w:t>זו היא שאין חלבה חלוק מבשרה, ויש לך אחרת שחלבה חלוק מבשרה,  זו מסוכנת.</w:t>
      </w:r>
    </w:p>
    <w:p w14:paraId="6F2C862A" w14:textId="77777777" w:rsidR="0046556D" w:rsidRDefault="00BD6C4F" w:rsidP="00BD6C4F">
      <w:pPr>
        <w:rPr>
          <w:rtl/>
        </w:rPr>
      </w:pPr>
      <w:r>
        <w:rPr>
          <w:rFonts w:hint="cs"/>
          <w:rtl/>
        </w:rPr>
        <w:t>ו</w:t>
      </w:r>
      <w:r w:rsidRPr="000C5072">
        <w:rPr>
          <w:rFonts w:hint="cs"/>
          <w:b/>
          <w:bCs/>
          <w:rtl/>
        </w:rPr>
        <w:t>אב</w:t>
      </w:r>
      <w:r w:rsidRPr="000C5072">
        <w:rPr>
          <w:b/>
          <w:bCs/>
          <w:rtl/>
        </w:rPr>
        <w:t>"</w:t>
      </w:r>
      <w:r w:rsidRPr="000C5072">
        <w:rPr>
          <w:rFonts w:hint="cs"/>
          <w:b/>
          <w:bCs/>
          <w:rtl/>
        </w:rPr>
        <w:t>א</w:t>
      </w:r>
      <w:r w:rsidRPr="00C63571">
        <w:rPr>
          <w:rtl/>
        </w:rPr>
        <w:t xml:space="preserve"> מהכא: </w:t>
      </w:r>
    </w:p>
    <w:p w14:paraId="1A23F1BF" w14:textId="1CCCC10B" w:rsidR="0046556D" w:rsidRDefault="00BD6C4F" w:rsidP="00BD6C4F">
      <w:pPr>
        <w:rPr>
          <w:rtl/>
        </w:rPr>
      </w:pPr>
      <w:r>
        <w:rPr>
          <w:rFonts w:hint="cs"/>
          <w:rtl/>
        </w:rPr>
        <w:t>'</w:t>
      </w:r>
      <w:r>
        <w:rPr>
          <w:rStyle w:val="afffff0"/>
          <w:rtl/>
          <w:rPrChange w:id="9016" w:author="מנוע פסוקים" w:date="2026-10-05T16:37:55Z">
            <w:rPr>
              <w:rtl/>
            </w:rPr>
          </w:rPrChange>
        </w:rPr>
        <w:t xml:space="preserve">הנה נפשי לא מטומאה</w:t>
      </w:r>
      <w:r>
        <w:rPr>
          <w:rFonts w:hint="cs"/>
          <w:rtl/>
        </w:rPr>
        <w:t>'</w:t>
      </w:r>
      <w:r w:rsidRPr="00C63571">
        <w:rPr>
          <w:rtl/>
        </w:rPr>
        <w:t xml:space="preserve"> - שלא הרהרתי ביום לבא לידי טומאה בלילה, </w:t>
      </w:r>
    </w:p>
    <w:p w14:paraId="6FFDE2DB" w14:textId="7616774B" w:rsidR="0046556D" w:rsidRDefault="00BD6C4F" w:rsidP="00BD6C4F">
      <w:pPr>
        <w:rPr>
          <w:rtl/>
        </w:rPr>
      </w:pPr>
      <w:r>
        <w:rPr>
          <w:rFonts w:hint="cs"/>
          <w:rtl/>
        </w:rPr>
        <w:t>'</w:t>
      </w:r>
      <w:r>
        <w:rPr>
          <w:rStyle w:val="afffff0"/>
          <w:rtl/>
          <w:rPrChange w:id="9017" w:author="מנוע פסוקים" w:date="2026-10-05T16:37:55Z">
            <w:rPr>
              <w:rtl/>
            </w:rPr>
          </w:rPrChange>
        </w:rPr>
        <w:t xml:space="preserve">ונבלה וטרפה לא אכלתי מנעורי</w:t>
      </w:r>
      <w:r>
        <w:rPr>
          <w:rFonts w:hint="cs"/>
          <w:rtl/>
        </w:rPr>
        <w:t>'</w:t>
      </w:r>
      <w:r w:rsidRPr="00C63571">
        <w:rPr>
          <w:rtl/>
        </w:rPr>
        <w:t xml:space="preserve"> - שלא אכלתי בשר כוס כוס מעולם, </w:t>
      </w:r>
    </w:p>
    <w:p w14:paraId="79F4EDC8" w14:textId="56EB7035" w:rsidR="0046556D" w:rsidRDefault="00BD6C4F" w:rsidP="00BD6C4F">
      <w:pPr>
        <w:rPr>
          <w:rtl/>
        </w:rPr>
      </w:pPr>
      <w:r>
        <w:rPr>
          <w:rFonts w:hint="cs"/>
          <w:rtl/>
        </w:rPr>
        <w:t>'</w:t>
      </w:r>
      <w:r>
        <w:rPr>
          <w:rStyle w:val="afffff0"/>
          <w:rtl/>
          <w:rPrChange w:id="9018" w:author="מנוע פסוקים" w:date="2026-10-05T16:37:55Z">
            <w:rPr>
              <w:rtl/>
            </w:rPr>
          </w:rPrChange>
        </w:rPr>
        <w:t xml:space="preserve">ולא בא בפי בשר פגול</w:t>
      </w:r>
      <w:r>
        <w:rPr>
          <w:rFonts w:hint="cs"/>
          <w:rtl/>
        </w:rPr>
        <w:t>'</w:t>
      </w:r>
      <w:r>
        <w:rPr>
          <w:rtl/>
        </w:rPr>
        <w:t xml:space="preserve"> </w:t>
      </w:r>
      <w:r w:rsidRPr="00C63571">
        <w:rPr>
          <w:rtl/>
        </w:rPr>
        <w:t xml:space="preserve">שלא אכלתי מבהמה שהורה בה חכם, </w:t>
      </w:r>
    </w:p>
    <w:p w14:paraId="4453062B" w14:textId="213C73C1" w:rsidR="0046556D" w:rsidRDefault="00BD6C4F" w:rsidP="00BD6C4F">
      <w:pPr>
        <w:rPr>
          <w:rtl/>
        </w:rPr>
      </w:pPr>
      <w:r w:rsidRPr="00C63571">
        <w:rPr>
          <w:rtl/>
        </w:rPr>
        <w:t>משום רבי נתן אמרו: שלא אכלתי מבהמה שלא הורמו מתנותיה;</w:t>
      </w:r>
    </w:p>
    <w:p w14:paraId="40208AD8" w14:textId="77777777" w:rsidR="0046556D" w:rsidRDefault="00BD6C4F" w:rsidP="00BD6C4F">
      <w:pPr>
        <w:rPr>
          <w:rtl/>
        </w:rPr>
      </w:pPr>
      <w:r>
        <w:rPr>
          <w:rFonts w:hint="cs"/>
          <w:rtl/>
        </w:rPr>
        <w:t xml:space="preserve">אי שריא ההינו רבותיה דיחזקאל אלא אי אסירא מאי רבותא </w:t>
      </w:r>
    </w:p>
    <w:p w14:paraId="3B7B5789" w14:textId="77777777" w:rsidR="0046556D" w:rsidRDefault="0046556D" w:rsidP="00BD6C4F">
      <w:pPr>
        <w:rPr>
          <w:rtl/>
        </w:rPr>
      </w:pPr>
    </w:p>
    <w:p w14:paraId="05D9FF29" w14:textId="77777777" w:rsidR="0046556D" w:rsidRDefault="00BD6C4F" w:rsidP="00BD6C4F">
      <w:pPr>
        <w:rPr>
          <w:rtl/>
        </w:rPr>
      </w:pPr>
      <w:r w:rsidRPr="00C63571">
        <w:rPr>
          <w:rtl/>
        </w:rPr>
        <w:t xml:space="preserve">ה"ד מסוכנת? </w:t>
      </w:r>
    </w:p>
    <w:p w14:paraId="171E79F3" w14:textId="77777777" w:rsidR="0046556D" w:rsidRDefault="00BD6C4F" w:rsidP="00BD6C4F">
      <w:pPr>
        <w:rPr>
          <w:rtl/>
        </w:rPr>
      </w:pPr>
      <w:r>
        <w:rPr>
          <w:rFonts w:hint="cs"/>
          <w:rtl/>
        </w:rPr>
        <w:t xml:space="preserve">בסורא מתני </w:t>
      </w:r>
      <w:r>
        <w:rPr>
          <w:rStyle w:val="2fb"/>
          <w:rFonts w:hint="cs"/>
          <w:rtl/>
          <w:rPrChange w:id="10319" w:author="מנוע אמוראים" w:date="2026-10-05T16:40:54Z">
            <w:rPr>
              <w:rFonts w:hint="cs"/>
              <w:rtl/>
            </w:rPr>
          </w:rPrChange>
        </w:rPr>
        <w:t xml:space="preserve">אריא</w:t>
      </w:r>
      <w:r>
        <w:rPr>
          <w:rStyle w:val="2fb"/>
          <w:rtl/>
          <w:rPrChange w:id="10320" w:author="מנוע אמוראים" w:date="2026-10-05T16:40:54Z">
            <w:rPr>
              <w:rtl/>
            </w:rPr>
          </w:rPrChange>
        </w:rPr>
        <w:t xml:space="preserve">"</w:t>
      </w:r>
      <w:r>
        <w:rPr>
          <w:rStyle w:val="2fb"/>
          <w:rFonts w:hint="cs"/>
          <w:rtl/>
          <w:rPrChange w:id="10321" w:author="מנוע אמוראים" w:date="2026-10-05T16:40:54Z">
            <w:rPr>
              <w:rFonts w:hint="cs"/>
              <w:rtl/>
            </w:rPr>
          </w:rPrChange>
        </w:rPr>
        <w:t xml:space="preserve">ר</w:t>
      </w:r>
      <w:r w:rsidRPr="00C63571">
        <w:rPr>
          <w:rtl/>
        </w:rPr>
        <w:t>: כל שמעמידין אותה ואינה עומדת.</w:t>
      </w:r>
    </w:p>
    <w:p w14:paraId="07391FA5" w14:textId="27316611" w:rsidR="0046556D" w:rsidRDefault="00BD6C4F" w:rsidP="00BD6C4F">
      <w:pPr>
        <w:rPr>
          <w:rtl/>
        </w:rPr>
      </w:pPr>
      <w:r>
        <w:rPr>
          <w:rStyle w:val="2fb"/>
          <w:rFonts w:hint="cs"/>
          <w:rtl/>
          <w:rPrChange w:id="10322" w:author="מנוע אמוראים" w:date="2026-10-05T16:40:54Z">
            <w:rPr>
              <w:rFonts w:hint="cs"/>
              <w:rtl/>
            </w:rPr>
          </w:rPrChange>
        </w:rPr>
        <w:t xml:space="preserve">רחב</w:t>
      </w:r>
      <w:r>
        <w:rPr>
          <w:rStyle w:val="2fb"/>
          <w:rtl/>
          <w:rPrChange w:id="10323" w:author="מנוע אמוראים" w:date="2026-10-05T16:40:54Z">
            <w:rPr>
              <w:rtl/>
            </w:rPr>
          </w:rPrChange>
        </w:rPr>
        <w:t xml:space="preserve">"</w:t>
      </w:r>
      <w:r>
        <w:rPr>
          <w:rStyle w:val="2fb"/>
          <w:rFonts w:hint="cs"/>
          <w:rtl/>
          <w:rPrChange w:id="10324" w:author="מנוע אמוראים" w:date="2026-10-05T16:40:54Z">
            <w:rPr>
              <w:rFonts w:hint="cs"/>
              <w:rtl/>
            </w:rPr>
          </w:rPrChange>
        </w:rPr>
        <w:t xml:space="preserve">ש</w:t>
      </w:r>
      <w:r>
        <w:rPr>
          <w:rFonts w:hint="cs"/>
          <w:rtl/>
        </w:rPr>
        <w:t xml:space="preserve"> מדרב</w:t>
      </w:r>
      <w:r w:rsidRPr="00C63571">
        <w:rPr>
          <w:rtl/>
        </w:rPr>
        <w:t>: אפילו אוכלת בקעיות;</w:t>
      </w:r>
    </w:p>
    <w:p w14:paraId="357FB18B" w14:textId="2D25616F" w:rsidR="0046556D" w:rsidRDefault="00BD6C4F" w:rsidP="00BD6C4F">
      <w:pPr>
        <w:rPr>
          <w:rtl/>
        </w:rPr>
      </w:pPr>
      <w:r>
        <w:rPr>
          <w:rStyle w:val="2fb"/>
          <w:rtl/>
          <w:rPrChange w:id="10325" w:author="מנוע אמוראים" w:date="2026-10-05T16:40:54Z">
            <w:rPr>
              <w:rtl/>
            </w:rPr>
          </w:rPrChange>
        </w:rPr>
        <w:t xml:space="preserve">ר</w:t>
      </w:r>
      <w:r>
        <w:rPr>
          <w:rStyle w:val="2fb"/>
          <w:rFonts w:hint="cs"/>
          <w:rtl/>
          <w:rPrChange w:id="10326" w:author="מנוע אמוראים" w:date="2026-10-05T16:40:54Z">
            <w:rPr>
              <w:rFonts w:hint="cs"/>
              <w:rtl/>
            </w:rPr>
          </w:rPrChange>
        </w:rPr>
        <w:t xml:space="preserve">ב</w:t>
      </w:r>
      <w:r>
        <w:rPr>
          <w:rStyle w:val="2fb"/>
          <w:rtl/>
          <w:rPrChange w:id="10327" w:author="מנוע אמוראים" w:date="2026-10-05T16:40:54Z">
            <w:rPr>
              <w:rtl/>
            </w:rPr>
          </w:rPrChange>
        </w:rPr>
        <w:t xml:space="preserve">"</w:t>
      </w:r>
      <w:r>
        <w:rPr>
          <w:rStyle w:val="2fb"/>
          <w:rFonts w:hint="cs"/>
          <w:rtl/>
          <w:rPrChange w:id="10328" w:author="מנוע אמוראים" w:date="2026-10-05T16:40:54Z">
            <w:rPr>
              <w:rFonts w:hint="cs"/>
              <w:rtl/>
            </w:rPr>
          </w:rPrChange>
        </w:rPr>
        <w:t xml:space="preserve">י</w:t>
      </w:r>
      <w:r w:rsidRPr="00C63571">
        <w:rPr>
          <w:rtl/>
        </w:rPr>
        <w:t>: אפילו אוכלת קורות.</w:t>
      </w:r>
    </w:p>
    <w:p w14:paraId="7ECAE899" w14:textId="77777777" w:rsidR="0046556D" w:rsidRDefault="00BD6C4F" w:rsidP="00BD6C4F">
      <w:pPr>
        <w:rPr>
          <w:rtl/>
        </w:rPr>
      </w:pPr>
      <w:r w:rsidRPr="00C63571">
        <w:rPr>
          <w:rtl/>
        </w:rPr>
        <w:t>בפומבדיתא מתני</w:t>
      </w:r>
      <w:r>
        <w:rPr>
          <w:rFonts w:hint="cs"/>
          <w:rtl/>
        </w:rPr>
        <w:t xml:space="preserve"> </w:t>
      </w:r>
      <w:r>
        <w:rPr>
          <w:rStyle w:val="2fb"/>
          <w:rFonts w:hint="cs"/>
          <w:rtl/>
          <w:rPrChange w:id="10329" w:author="מנוע אמוראים" w:date="2026-10-05T16:40:54Z">
            <w:rPr>
              <w:rFonts w:hint="cs"/>
              <w:rtl/>
            </w:rPr>
          </w:rPrChange>
        </w:rPr>
        <w:t xml:space="preserve">אריא</w:t>
      </w:r>
      <w:r>
        <w:rPr>
          <w:rStyle w:val="2fb"/>
          <w:rtl/>
          <w:rPrChange w:id="10330" w:author="מנוע אמוראים" w:date="2026-10-05T16:40:54Z">
            <w:rPr>
              <w:rtl/>
            </w:rPr>
          </w:rPrChange>
        </w:rPr>
        <w:t xml:space="preserve">"</w:t>
      </w:r>
      <w:r>
        <w:rPr>
          <w:rStyle w:val="2fb"/>
          <w:rFonts w:hint="cs"/>
          <w:rtl/>
          <w:rPrChange w:id="10331" w:author="מנוע אמוראים" w:date="2026-10-05T16:40:54Z">
            <w:rPr>
              <w:rFonts w:hint="cs"/>
              <w:rtl/>
            </w:rPr>
          </w:rPrChange>
        </w:rPr>
        <w:t xml:space="preserve">ר</w:t>
      </w:r>
      <w:r w:rsidRPr="00C63571">
        <w:rPr>
          <w:rtl/>
        </w:rPr>
        <w:t>: כל שמעמידין אותה ואינה עומדת, ואפילו אוכלת בקעיות;</w:t>
      </w:r>
    </w:p>
    <w:p w14:paraId="494A443F" w14:textId="0E17AF33" w:rsidR="0046556D" w:rsidRDefault="00BD6C4F" w:rsidP="00BD6C4F">
      <w:pPr>
        <w:rPr>
          <w:rtl/>
        </w:rPr>
      </w:pPr>
      <w:r w:rsidRPr="00C63571">
        <w:rPr>
          <w:rtl/>
        </w:rPr>
        <w:t>רמי בר יחזקאל: אפילו אוכלת קורות.</w:t>
      </w:r>
    </w:p>
    <w:p w14:paraId="4128F8BB" w14:textId="77777777" w:rsidR="0046556D" w:rsidRDefault="0046556D" w:rsidP="00BD6C4F">
      <w:pPr>
        <w:rPr>
          <w:rtl/>
        </w:rPr>
      </w:pPr>
    </w:p>
    <w:p w14:paraId="5BDB0196" w14:textId="77777777" w:rsidR="00BD6C4F" w:rsidRPr="003D23F5" w:rsidRDefault="00BD6C4F" w:rsidP="00F07436">
      <w:pPr>
        <w:pStyle w:val="afff3"/>
        <w:framePr w:wrap="around"/>
        <w:rPr>
          <w:rtl/>
        </w:rPr>
      </w:pPr>
      <w:r w:rsidRPr="003D23F5">
        <w:rPr>
          <w:rFonts w:hint="cs"/>
          <w:rtl/>
        </w:rPr>
        <w:t xml:space="preserve">לח. </w:t>
      </w:r>
    </w:p>
    <w:p w14:paraId="7BD8C7A8" w14:textId="77777777" w:rsidR="0046556D" w:rsidRDefault="00BD6C4F" w:rsidP="00BD6C4F">
      <w:pPr>
        <w:rPr>
          <w:rtl/>
        </w:rPr>
      </w:pPr>
      <w:r>
        <w:rPr>
          <w:rFonts w:hint="cs"/>
          <w:rtl/>
        </w:rPr>
        <w:t xml:space="preserve">כשמצא </w:t>
      </w:r>
      <w:r w:rsidRPr="00C63571">
        <w:rPr>
          <w:rtl/>
        </w:rPr>
        <w:t>שמואל לתלמידי רב א</w:t>
      </w:r>
      <w:r>
        <w:rPr>
          <w:rtl/>
        </w:rPr>
        <w:t>"</w:t>
      </w:r>
      <w:r>
        <w:rPr>
          <w:rFonts w:hint="cs"/>
          <w:rtl/>
        </w:rPr>
        <w:t>ל</w:t>
      </w:r>
      <w:r w:rsidRPr="00C63571">
        <w:rPr>
          <w:rtl/>
        </w:rPr>
        <w:t>: מ</w:t>
      </w:r>
      <w:r>
        <w:rPr>
          <w:rFonts w:hint="cs"/>
          <w:rtl/>
        </w:rPr>
        <w:t xml:space="preserve">ה </w:t>
      </w:r>
      <w:r w:rsidRPr="00C63571">
        <w:rPr>
          <w:rtl/>
        </w:rPr>
        <w:t>אמר במסוכנת? אמרו ל</w:t>
      </w:r>
      <w:r>
        <w:rPr>
          <w:rFonts w:hint="cs"/>
          <w:rtl/>
        </w:rPr>
        <w:t>ו</w:t>
      </w:r>
      <w:r w:rsidRPr="00C63571">
        <w:rPr>
          <w:rtl/>
        </w:rPr>
        <w:t xml:space="preserve"> גועה, והטילה ריעי, וכשכשה באזנה - הרי זה פירכוס.</w:t>
      </w:r>
    </w:p>
    <w:p w14:paraId="46707503" w14:textId="77777777" w:rsidR="0046556D" w:rsidRDefault="00BD6C4F" w:rsidP="00BD6C4F">
      <w:pPr>
        <w:rPr>
          <w:rtl/>
        </w:rPr>
      </w:pPr>
      <w:r w:rsidRPr="00C63571">
        <w:rPr>
          <w:rtl/>
        </w:rPr>
        <w:t>אמר להו: אצטריכא ליה לאבא לאזוזי אוני? שאני אומר: כל שאינו דברים שהמיתה עושה.</w:t>
      </w:r>
    </w:p>
    <w:p w14:paraId="6345CD07" w14:textId="77777777" w:rsidR="0046556D" w:rsidRDefault="00BD6C4F" w:rsidP="00BD6C4F">
      <w:pPr>
        <w:rPr>
          <w:rtl/>
        </w:rPr>
      </w:pPr>
      <w:r>
        <w:rPr>
          <w:rStyle w:val="2fb"/>
          <w:rFonts w:hint="cs"/>
          <w:rtl/>
          <w:rPrChange w:id="10332" w:author="מנוע אמוראים" w:date="2026-10-05T16:40:54Z">
            <w:rPr>
              <w:rFonts w:hint="cs"/>
              <w:rtl/>
            </w:rPr>
          </w:rPrChange>
        </w:rPr>
        <w:t xml:space="preserve">ר</w:t>
      </w:r>
      <w:r>
        <w:rPr>
          <w:rStyle w:val="2fb"/>
          <w:rtl/>
          <w:rPrChange w:id="10333" w:author="מנוע אמוראים" w:date="2026-10-05T16:40:54Z">
            <w:rPr>
              <w:rtl/>
            </w:rPr>
          </w:rPrChange>
        </w:rPr>
        <w:t xml:space="preserve">"</w:t>
      </w:r>
      <w:r>
        <w:rPr>
          <w:rStyle w:val="2fb"/>
          <w:rFonts w:hint="cs"/>
          <w:rtl/>
          <w:rPrChange w:id="10334" w:author="מנוע אמוראים" w:date="2026-10-05T16:40:54Z">
            <w:rPr>
              <w:rFonts w:hint="cs"/>
              <w:rtl/>
            </w:rPr>
          </w:rPrChange>
        </w:rPr>
        <w:t xml:space="preserve">ע</w:t>
      </w:r>
      <w:r>
        <w:rPr>
          <w:rFonts w:hint="cs"/>
          <w:rtl/>
        </w:rPr>
        <w:t xml:space="preserve"> משמואל: ד</w:t>
      </w:r>
      <w:r w:rsidRPr="00C63571">
        <w:rPr>
          <w:rtl/>
        </w:rPr>
        <w:t>היתה ידה כפופה ופשטתה דבר שהמיתה עושה, פשוטה וכפפה דברים שאין המיתה עושה.</w:t>
      </w:r>
    </w:p>
    <w:p w14:paraId="07D776B0" w14:textId="77777777" w:rsidR="0046556D" w:rsidRDefault="00BD6C4F" w:rsidP="00BD6C4F">
      <w:pPr>
        <w:rPr>
          <w:rtl/>
        </w:rPr>
      </w:pPr>
      <w:r>
        <w:rPr>
          <w:rFonts w:hint="cs"/>
          <w:rtl/>
        </w:rPr>
        <w:t>ולא ידעי' ממתני' דהו</w:t>
      </w:r>
      <w:r>
        <w:rPr>
          <w:rtl/>
        </w:rPr>
        <w:t>"</w:t>
      </w:r>
      <w:r>
        <w:rPr>
          <w:rFonts w:hint="cs"/>
          <w:rtl/>
        </w:rPr>
        <w:t xml:space="preserve">א </w:t>
      </w:r>
      <w:r w:rsidRPr="00C63571">
        <w:rPr>
          <w:rtl/>
        </w:rPr>
        <w:t xml:space="preserve">דוקא דכייפה ופשטה והדר כייפה לה, אבל פשוטה וכפפתה לא, </w:t>
      </w:r>
      <w:r w:rsidRPr="000C5072">
        <w:rPr>
          <w:b/>
          <w:bCs/>
          <w:rtl/>
        </w:rPr>
        <w:t>קמ</w:t>
      </w:r>
      <w:r w:rsidRPr="00C63571">
        <w:rPr>
          <w:rtl/>
        </w:rPr>
        <w:t>"ל.</w:t>
      </w:r>
    </w:p>
    <w:p w14:paraId="6FF0FC0D" w14:textId="77777777" w:rsidR="0046556D" w:rsidRDefault="0046556D" w:rsidP="00BD6C4F">
      <w:pPr>
        <w:rPr>
          <w:rtl/>
        </w:rPr>
      </w:pPr>
    </w:p>
    <w:p w14:paraId="0B026ED2" w14:textId="77777777" w:rsidR="0046556D" w:rsidRDefault="00BD6C4F" w:rsidP="00BD6C4F">
      <w:pPr>
        <w:rPr>
          <w:rtl/>
        </w:rPr>
      </w:pPr>
      <w:r w:rsidRPr="000C5072">
        <w:rPr>
          <w:b/>
          <w:bCs/>
          <w:rtl/>
        </w:rPr>
        <w:t>מיתיבי</w:t>
      </w:r>
      <w:r>
        <w:rPr>
          <w:rtl/>
        </w:rPr>
        <w:t xml:space="preserve">: ר' יוסי  היה </w:t>
      </w:r>
      <w:r>
        <w:rPr>
          <w:rStyle w:val="2fb"/>
          <w:rtl/>
          <w:rPrChange w:id="10335" w:author="מנוע אמוראים" w:date="2026-10-05T16:40:54Z">
            <w:rPr>
              <w:rtl/>
            </w:rPr>
          </w:rPrChange>
        </w:rPr>
        <w:t xml:space="preserve">ר"מ</w:t>
      </w:r>
      <w:r>
        <w:rPr>
          <w:rtl/>
        </w:rPr>
        <w:t xml:space="preserve"> אומר: גועה בשעת שחיטה - אין זה פירכוס </w:t>
      </w:r>
    </w:p>
    <w:p w14:paraId="77621792" w14:textId="77777777" w:rsidR="0046556D" w:rsidRDefault="00BD6C4F" w:rsidP="00BD6C4F">
      <w:pPr>
        <w:rPr>
          <w:rtl/>
        </w:rPr>
      </w:pPr>
      <w:r>
        <w:rPr>
          <w:rStyle w:val="2fb"/>
          <w:rtl/>
          <w:rPrChange w:id="10336" w:author="מנוע אמוראים" w:date="2026-10-05T16:40:54Z">
            <w:rPr>
              <w:rtl/>
            </w:rPr>
          </w:rPrChange>
        </w:rPr>
        <w:t xml:space="preserve">ר"א</w:t>
      </w:r>
      <w:r>
        <w:rPr>
          <w:rtl/>
        </w:rPr>
        <w:t xml:space="preserve"> ברבי יוסי אומר משמו: אפילו הטילה ריעי וכשכשה בזנבה, אין זה פירכוס;</w:t>
      </w:r>
    </w:p>
    <w:p w14:paraId="092F3F78" w14:textId="77777777" w:rsidR="0046556D" w:rsidRDefault="00BD6C4F" w:rsidP="00BD6C4F">
      <w:pPr>
        <w:rPr>
          <w:rtl/>
        </w:rPr>
      </w:pPr>
      <w:r w:rsidRPr="00C63571">
        <w:rPr>
          <w:rtl/>
        </w:rPr>
        <w:t>גועה אגועה לא קשיא: הא דעב</w:t>
      </w:r>
      <w:r>
        <w:rPr>
          <w:rFonts w:hint="cs"/>
          <w:rtl/>
        </w:rPr>
        <w:t>ה קולה</w:t>
      </w:r>
      <w:r w:rsidRPr="00C63571">
        <w:rPr>
          <w:rtl/>
        </w:rPr>
        <w:t>, הא ד</w:t>
      </w:r>
      <w:r>
        <w:rPr>
          <w:rFonts w:hint="cs"/>
          <w:rtl/>
        </w:rPr>
        <w:t>מעומעם קולה</w:t>
      </w:r>
      <w:r w:rsidRPr="00C63571">
        <w:rPr>
          <w:rtl/>
        </w:rPr>
        <w:t>;</w:t>
      </w:r>
    </w:p>
    <w:p w14:paraId="74A282C8" w14:textId="77777777" w:rsidR="0046556D" w:rsidRDefault="00BD6C4F" w:rsidP="00BD6C4F">
      <w:pPr>
        <w:rPr>
          <w:rtl/>
        </w:rPr>
      </w:pPr>
      <w:r w:rsidRPr="00C63571">
        <w:rPr>
          <w:rtl/>
        </w:rPr>
        <w:t>ריעי אריעי לא קשיא: כאן בשותתת, כאן במתרזת.</w:t>
      </w:r>
    </w:p>
    <w:p w14:paraId="19802899" w14:textId="77777777" w:rsidR="0046556D" w:rsidRDefault="00BD6C4F" w:rsidP="00BD6C4F">
      <w:pPr>
        <w:rPr>
          <w:rtl/>
        </w:rPr>
      </w:pPr>
      <w:r>
        <w:rPr>
          <w:rtl/>
        </w:rPr>
        <w:t xml:space="preserve">• </w:t>
      </w:r>
      <w:r>
        <w:rPr>
          <w:rStyle w:val="2fb"/>
          <w:rtl/>
          <w:rPrChange w:id="10337" w:author="מנוע אמוראים" w:date="2026-10-05T16:40:54Z">
            <w:rPr>
              <w:rtl/>
            </w:rPr>
          </w:rPrChange>
        </w:rPr>
        <w:t xml:space="preserve">א</w:t>
      </w:r>
      <w:r>
        <w:rPr>
          <w:rStyle w:val="2fb"/>
          <w:rFonts w:hint="cs"/>
          <w:rtl/>
          <w:rPrChange w:id="10338" w:author="מנוע אמוראים" w:date="2026-10-05T16:40:54Z">
            <w:rPr>
              <w:rFonts w:hint="cs"/>
              <w:rtl/>
            </w:rPr>
          </w:rPrChange>
        </w:rPr>
        <w:t xml:space="preserve">ר</w:t>
      </w:r>
      <w:r>
        <w:rPr>
          <w:rStyle w:val="2fb"/>
          <w:rtl/>
          <w:rPrChange w:id="10339" w:author="מנוע אמוראים" w:date="2026-10-05T16:40:54Z">
            <w:rPr>
              <w:rtl/>
            </w:rPr>
          </w:rPrChange>
        </w:rPr>
        <w:t xml:space="preserve">"</w:t>
      </w:r>
      <w:r>
        <w:rPr>
          <w:rStyle w:val="2fb"/>
          <w:rFonts w:hint="cs"/>
          <w:rtl/>
          <w:rPrChange w:id="10340" w:author="מנוע אמוראים" w:date="2026-10-05T16:40:54Z">
            <w:rPr>
              <w:rFonts w:hint="cs"/>
              <w:rtl/>
            </w:rPr>
          </w:rPrChange>
        </w:rPr>
        <w:t xml:space="preserve">ח</w:t>
      </w:r>
      <w:r w:rsidRPr="00C63571">
        <w:rPr>
          <w:rtl/>
        </w:rPr>
        <w:t>: פירכוס שאמרו - בסוף שחיטה.</w:t>
      </w:r>
      <w:r>
        <w:rPr>
          <w:rFonts w:hint="cs"/>
          <w:rtl/>
        </w:rPr>
        <w:t xml:space="preserve">- לאפוקי תחלת שחיטה דלא </w:t>
      </w:r>
    </w:p>
    <w:p w14:paraId="64A22576" w14:textId="77777777" w:rsidR="0046556D" w:rsidRDefault="00BD6C4F" w:rsidP="00BD6C4F">
      <w:pPr>
        <w:rPr>
          <w:rtl/>
        </w:rPr>
      </w:pPr>
      <w:r>
        <w:rPr>
          <w:rStyle w:val="2fb"/>
          <w:rFonts w:hint="cs"/>
          <w:rtl/>
          <w:rPrChange w:id="10341" w:author="מנוע אמוראים" w:date="2026-10-05T16:40:54Z">
            <w:rPr>
              <w:rFonts w:hint="cs"/>
              <w:rtl/>
            </w:rPr>
          </w:rPrChange>
        </w:rPr>
        <w:t xml:space="preserve">אר</w:t>
      </w:r>
      <w:r>
        <w:rPr>
          <w:rStyle w:val="2fb"/>
          <w:rtl/>
          <w:rPrChange w:id="10342" w:author="מנוע אמוראים" w:date="2026-10-05T16:40:54Z">
            <w:rPr>
              <w:rtl/>
            </w:rPr>
          </w:rPrChange>
        </w:rPr>
        <w:t xml:space="preserve">"</w:t>
      </w:r>
      <w:r>
        <w:rPr>
          <w:rStyle w:val="2fb"/>
          <w:rFonts w:hint="cs"/>
          <w:rtl/>
          <w:rPrChange w:id="10343" w:author="מנוע אמוראים" w:date="2026-10-05T16:40:54Z">
            <w:rPr>
              <w:rFonts w:hint="cs"/>
              <w:rtl/>
            </w:rPr>
          </w:rPrChange>
        </w:rPr>
        <w:t xml:space="preserve">ח</w:t>
      </w:r>
      <w:r>
        <w:rPr>
          <w:rFonts w:hint="cs"/>
          <w:rtl/>
        </w:rPr>
        <w:t xml:space="preserve"> מ</w:t>
      </w:r>
      <w:r w:rsidRPr="00C63571">
        <w:rPr>
          <w:rtl/>
        </w:rPr>
        <w:t>דתנן: בהמה דקה שפשטה ידה ולא החזירה - פסולה אימת? אילימא בסוף שחיטה, כל היכי תיחי ותיזיל? אלא לאו באמצע שחיטה.</w:t>
      </w:r>
    </w:p>
    <w:p w14:paraId="3B83FC54" w14:textId="77777777" w:rsidR="0046556D" w:rsidRDefault="00BD6C4F" w:rsidP="00BD6C4F">
      <w:pPr>
        <w:rPr>
          <w:rtl/>
        </w:rPr>
      </w:pPr>
      <w:r w:rsidRPr="00C63571">
        <w:rPr>
          <w:rtl/>
        </w:rPr>
        <w:t>א"ל רבא: לעולם בסוף שחיטה, שאני אומר: כל שאינה עושה כן בסוף שחיטה, בידוע שנשמתה נטולה הימנה קודם לכן.</w:t>
      </w:r>
    </w:p>
    <w:p w14:paraId="517401E6" w14:textId="77777777" w:rsidR="0046556D" w:rsidRDefault="00BD6C4F" w:rsidP="00BD6C4F">
      <w:pPr>
        <w:rPr>
          <w:rtl/>
        </w:rPr>
      </w:pPr>
      <w:r>
        <w:rPr>
          <w:rtl/>
        </w:rPr>
        <w:t xml:space="preserve">• </w:t>
      </w:r>
      <w:r>
        <w:rPr>
          <w:rStyle w:val="2fb"/>
          <w:rtl/>
          <w:rPrChange w:id="10344" w:author="מנוע אמוראים" w:date="2026-10-05T16:40:54Z">
            <w:rPr>
              <w:rtl/>
            </w:rPr>
          </w:rPrChange>
        </w:rPr>
        <w:t xml:space="preserve">ר</w:t>
      </w:r>
      <w:r>
        <w:rPr>
          <w:rStyle w:val="2fb"/>
          <w:rFonts w:hint="cs"/>
          <w:rtl/>
          <w:rPrChange w:id="10345" w:author="מנוע אמוראים" w:date="2026-10-05T16:40:54Z">
            <w:rPr>
              <w:rFonts w:hint="cs"/>
              <w:rtl/>
            </w:rPr>
          </w:rPrChange>
        </w:rPr>
        <w:t xml:space="preserve">נב</w:t>
      </w:r>
      <w:r>
        <w:rPr>
          <w:rStyle w:val="2fb"/>
          <w:rtl/>
          <w:rPrChange w:id="10346" w:author="מנוע אמוראים" w:date="2026-10-05T16:40:54Z">
            <w:rPr>
              <w:rtl/>
            </w:rPr>
          </w:rPrChange>
        </w:rPr>
        <w:t xml:space="preserve">"</w:t>
      </w:r>
      <w:r>
        <w:rPr>
          <w:rStyle w:val="2fb"/>
          <w:rFonts w:hint="cs"/>
          <w:rtl/>
          <w:rPrChange w:id="10347" w:author="מנוע אמוראים" w:date="2026-10-05T16:40:54Z">
            <w:rPr>
              <w:rFonts w:hint="cs"/>
              <w:rtl/>
            </w:rPr>
          </w:rPrChange>
        </w:rPr>
        <w:t xml:space="preserve">י</w:t>
      </w:r>
      <w:r>
        <w:rPr>
          <w:rFonts w:hint="cs"/>
          <w:rtl/>
        </w:rPr>
        <w:t xml:space="preserve">:</w:t>
      </w:r>
      <w:r w:rsidRPr="00C63571">
        <w:rPr>
          <w:rtl/>
        </w:rPr>
        <w:t xml:space="preserve"> פירכוס שאמרו - בתחלת שחיטה.</w:t>
      </w:r>
    </w:p>
    <w:p w14:paraId="6A79B728" w14:textId="77777777" w:rsidR="0046556D" w:rsidRDefault="00BD6C4F" w:rsidP="00BD6C4F">
      <w:pPr>
        <w:rPr>
          <w:rtl/>
        </w:rPr>
      </w:pPr>
      <w:r>
        <w:rPr>
          <w:rStyle w:val="2fb"/>
          <w:rFonts w:hint="cs"/>
          <w:rtl/>
          <w:rPrChange w:id="10348" w:author="מנוע אמוראים" w:date="2026-10-05T16:40:54Z">
            <w:rPr>
              <w:rFonts w:hint="cs"/>
              <w:rtl/>
            </w:rPr>
          </w:rPrChange>
        </w:rPr>
        <w:t xml:space="preserve">ארנב</w:t>
      </w:r>
      <w:r>
        <w:rPr>
          <w:rStyle w:val="2fb"/>
          <w:rtl/>
          <w:rPrChange w:id="10349" w:author="מנוע אמוראים" w:date="2026-10-05T16:40:54Z">
            <w:rPr>
              <w:rtl/>
            </w:rPr>
          </w:rPrChange>
        </w:rPr>
        <w:t xml:space="preserve">"</w:t>
      </w:r>
      <w:r>
        <w:rPr>
          <w:rStyle w:val="2fb"/>
          <w:rFonts w:hint="cs"/>
          <w:rtl/>
          <w:rPrChange w:id="10350" w:author="מנוע אמוראים" w:date="2026-10-05T16:40:54Z">
            <w:rPr>
              <w:rFonts w:hint="cs"/>
              <w:rtl/>
            </w:rPr>
          </w:rPrChange>
        </w:rPr>
        <w:t xml:space="preserve">י</w:t>
      </w:r>
      <w:r w:rsidRPr="00C63571">
        <w:rPr>
          <w:rtl/>
        </w:rPr>
        <w:t>: מ</w:t>
      </w:r>
      <w:r>
        <w:rPr>
          <w:rFonts w:hint="cs"/>
          <w:rtl/>
        </w:rPr>
        <w:t>ד</w:t>
      </w:r>
      <w:r>
        <w:rPr>
          <w:rtl/>
        </w:rPr>
        <w:t xml:space="preserve">תנן, </w:t>
      </w:r>
      <w:r>
        <w:rPr>
          <w:rStyle w:val="2fb"/>
          <w:rtl/>
          <w:rPrChange w:id="10351" w:author="מנוע אמוראים" w:date="2026-10-05T16:40:54Z">
            <w:rPr>
              <w:rtl/>
            </w:rPr>
          </w:rPrChange>
        </w:rPr>
        <w:t xml:space="preserve">אר"ש</w:t>
      </w:r>
      <w:r>
        <w:rPr>
          <w:rtl/>
        </w:rPr>
        <w:t xml:space="preserve">: השוחט בל</w:t>
      </w:r>
      <w:r>
        <w:rPr>
          <w:rtl/>
        </w:rPr>
        <w:t xml:space="preserve">ילה, ולמחר מצא כתלים מלאים דם </w:t>
      </w:r>
      <w:r>
        <w:rPr>
          <w:rtl/>
        </w:rPr>
        <w:t xml:space="preserve">כשרה, שזינקה, וכמדת </w:t>
      </w:r>
      <w:r>
        <w:rPr>
          <w:rStyle w:val="2fb"/>
          <w:rtl/>
          <w:rPrChange w:id="10352" w:author="מנוע אמוראים" w:date="2026-10-05T16:40:54Z">
            <w:rPr>
              <w:rtl/>
            </w:rPr>
          </w:rPrChange>
        </w:rPr>
        <w:t xml:space="preserve">ר"א</w:t>
      </w:r>
      <w:r>
        <w:rPr>
          <w:rtl/>
        </w:rPr>
        <w:t xml:space="preserve">;</w:t>
      </w:r>
    </w:p>
    <w:p w14:paraId="5A747B3B" w14:textId="77777777" w:rsidR="0046556D" w:rsidRDefault="00BD6C4F" w:rsidP="00BD6C4F">
      <w:pPr>
        <w:rPr>
          <w:rtl/>
        </w:rPr>
      </w:pPr>
      <w:r w:rsidRPr="00C63571">
        <w:rPr>
          <w:rtl/>
        </w:rPr>
        <w:t xml:space="preserve">ואמר שמואל: כותלי בית שחיטה שנינו, </w:t>
      </w:r>
      <w:r>
        <w:rPr>
          <w:rFonts w:hint="cs"/>
          <w:rtl/>
        </w:rPr>
        <w:t>ואי</w:t>
      </w:r>
      <w:r w:rsidRPr="00C63571">
        <w:rPr>
          <w:rtl/>
        </w:rPr>
        <w:t xml:space="preserve"> בסוף שחיטה, ליחוש דלמא בתחלת שחיטה זינקה!</w:t>
      </w:r>
    </w:p>
    <w:p w14:paraId="41A87062" w14:textId="77777777" w:rsidR="0046556D" w:rsidRDefault="00BD6C4F" w:rsidP="00BD6C4F">
      <w:pPr>
        <w:rPr>
          <w:rtl/>
        </w:rPr>
      </w:pPr>
      <w:r w:rsidRPr="00C63571">
        <w:rPr>
          <w:rtl/>
        </w:rPr>
        <w:t>ודלמא שאני זינוק דעדיף.</w:t>
      </w:r>
      <w:r>
        <w:rPr>
          <w:rFonts w:hint="cs"/>
          <w:rtl/>
        </w:rPr>
        <w:t xml:space="preserve"> ד</w:t>
      </w:r>
      <w:r>
        <w:rPr>
          <w:rtl/>
        </w:rPr>
        <w:t xml:space="preserve">תנן, </w:t>
      </w:r>
      <w:r>
        <w:rPr>
          <w:rStyle w:val="2fb"/>
          <w:rtl/>
          <w:rPrChange w:id="10353" w:author="מנוע אמוראים" w:date="2026-10-05T16:40:54Z">
            <w:rPr>
              <w:rtl/>
            </w:rPr>
          </w:rPrChange>
        </w:rPr>
        <w:t xml:space="preserve">ר"א</w:t>
      </w:r>
      <w:r>
        <w:rPr>
          <w:rtl/>
        </w:rPr>
        <w:t xml:space="preserve"> אומר: דייה אם זינקה!</w:t>
      </w:r>
    </w:p>
    <w:p w14:paraId="75EC334B" w14:textId="77777777" w:rsidR="0046556D" w:rsidRDefault="000828F8" w:rsidP="00C62948">
      <w:pPr>
        <w:pStyle w:val="affffb"/>
        <w:rPr>
          <w:rtl/>
        </w:rPr>
      </w:pPr>
      <w:r>
        <w:rPr>
          <w:rtl/>
        </w:rPr>
        <w:t xml:space="preserve">- </w:t>
      </w:r>
      <w:r w:rsidR="00BD6C4F" w:rsidRPr="00C63571">
        <w:rPr>
          <w:rtl/>
        </w:rPr>
        <w:t>קל מדרבן גמליאל, ועדיף מדרבנן.</w:t>
      </w:r>
    </w:p>
    <w:p w14:paraId="0178C055" w14:textId="77777777" w:rsidR="0046556D" w:rsidRDefault="00BD6C4F" w:rsidP="00BD6C4F">
      <w:pPr>
        <w:rPr>
          <w:rtl/>
        </w:rPr>
      </w:pPr>
      <w:r w:rsidRPr="00C63571">
        <w:rPr>
          <w:rtl/>
        </w:rPr>
        <w:t xml:space="preserve">• </w:t>
      </w:r>
      <w:r w:rsidRPr="000C5072">
        <w:rPr>
          <w:b/>
          <w:bCs/>
          <w:rtl/>
        </w:rPr>
        <w:t>רבינא</w:t>
      </w:r>
      <w:r w:rsidRPr="00C63571">
        <w:rPr>
          <w:rtl/>
        </w:rPr>
        <w:t xml:space="preserve">: </w:t>
      </w:r>
      <w:r>
        <w:rPr>
          <w:rFonts w:hint="cs"/>
          <w:rtl/>
        </w:rPr>
        <w:t>א</w:t>
      </w:r>
      <w:r>
        <w:rPr>
          <w:rtl/>
        </w:rPr>
        <w:t>"</w:t>
      </w:r>
      <w:r>
        <w:rPr>
          <w:rFonts w:hint="cs"/>
          <w:rtl/>
        </w:rPr>
        <w:t>ל</w:t>
      </w:r>
      <w:r w:rsidRPr="00C63571">
        <w:rPr>
          <w:rtl/>
        </w:rPr>
        <w:t xml:space="preserve"> סמא בר חילקאי, אקשי בה אבוה </w:t>
      </w:r>
      <w:r>
        <w:rPr>
          <w:rFonts w:hint="cs"/>
          <w:rtl/>
        </w:rPr>
        <w:t xml:space="preserve">[או אחוה] </w:t>
      </w:r>
      <w:r>
        <w:rPr>
          <w:rtl/>
        </w:rPr>
        <w:t>דבר אבוברם</w:t>
      </w:r>
      <w:r>
        <w:rPr>
          <w:rFonts w:hint="cs"/>
          <w:rtl/>
        </w:rPr>
        <w:t xml:space="preserve">: </w:t>
      </w:r>
      <w:r w:rsidRPr="00C63571">
        <w:rPr>
          <w:rtl/>
        </w:rPr>
        <w:t xml:space="preserve">ומדרבנן מי עדיף? </w:t>
      </w:r>
    </w:p>
    <w:p w14:paraId="10772891" w14:textId="77777777" w:rsidR="0046556D" w:rsidRDefault="00BD6C4F" w:rsidP="00BD6C4F">
      <w:pPr>
        <w:rPr>
          <w:rtl/>
        </w:rPr>
      </w:pPr>
      <w:r w:rsidRPr="00C63571">
        <w:rPr>
          <w:rtl/>
        </w:rPr>
        <w:t>והא תנן, וחכ</w:t>
      </w:r>
      <w:r>
        <w:rPr>
          <w:rtl/>
        </w:rPr>
        <w:t>"</w:t>
      </w:r>
      <w:r>
        <w:rPr>
          <w:rFonts w:hint="cs"/>
          <w:rtl/>
        </w:rPr>
        <w:t>א</w:t>
      </w:r>
      <w:r w:rsidRPr="00C63571">
        <w:rPr>
          <w:rtl/>
        </w:rPr>
        <w:t>: עד שתפרכס או ביד או ברגל, רבנן אהייא קיימו? אי</w:t>
      </w:r>
      <w:r>
        <w:rPr>
          <w:rtl/>
        </w:rPr>
        <w:t xml:space="preserve"> </w:t>
      </w:r>
      <w:r>
        <w:rPr>
          <w:rStyle w:val="2fb"/>
          <w:rtl/>
          <w:rPrChange w:id="10354" w:author="מנוע אמוראים" w:date="2026-10-05T16:40:54Z">
            <w:rPr>
              <w:rtl/>
            </w:rPr>
          </w:rPrChange>
        </w:rPr>
        <w:t xml:space="preserve">אדר"ג</w:t>
      </w:r>
      <w:r>
        <w:rPr>
          <w:rtl/>
        </w:rPr>
        <w:t xml:space="preserve">, כיון שפירכסה מיבעי </w:t>
      </w:r>
    </w:p>
    <w:p w14:paraId="465BF22E" w14:textId="77777777" w:rsidR="0046556D" w:rsidRDefault="00BD6C4F" w:rsidP="00BD6C4F">
      <w:pPr>
        <w:rPr>
          <w:rtl/>
        </w:rPr>
      </w:pPr>
      <w:r>
        <w:rPr>
          <w:rtl/>
        </w:rPr>
        <w:t xml:space="preserve">אלא פשיטא </w:t>
      </w:r>
      <w:r>
        <w:rPr>
          <w:rStyle w:val="2fb"/>
          <w:rtl/>
          <w:rPrChange w:id="10355" w:author="מנוע אמוראים" w:date="2026-10-05T16:40:54Z">
            <w:rPr>
              <w:rtl/>
            </w:rPr>
          </w:rPrChange>
        </w:rPr>
        <w:t xml:space="preserve">אדר"א</w:t>
      </w:r>
      <w:r>
        <w:rPr>
          <w:rtl/>
        </w:rPr>
        <w:t xml:space="preserve">, ואי עדיף מאי עד.</w:t>
      </w:r>
    </w:p>
    <w:p w14:paraId="5066BA32" w14:textId="77777777" w:rsidR="0046556D" w:rsidRDefault="00BD6C4F" w:rsidP="00BD6C4F">
      <w:pPr>
        <w:rPr>
          <w:rtl/>
        </w:rPr>
      </w:pPr>
      <w:r w:rsidRPr="00C63571">
        <w:rPr>
          <w:rtl/>
        </w:rPr>
        <w:t xml:space="preserve">• </w:t>
      </w:r>
      <w:r w:rsidRPr="000C5072">
        <w:rPr>
          <w:b/>
          <w:bCs/>
          <w:rtl/>
        </w:rPr>
        <w:t>רבא</w:t>
      </w:r>
      <w:r w:rsidRPr="00C63571">
        <w:rPr>
          <w:rtl/>
        </w:rPr>
        <w:t>: פירכוס שאמרו - בסוף שחיטה.</w:t>
      </w:r>
    </w:p>
    <w:p w14:paraId="1001EC7B" w14:textId="77777777" w:rsidR="00BD6C4F" w:rsidRPr="003D23F5" w:rsidRDefault="00BD6C4F" w:rsidP="00F07436">
      <w:pPr>
        <w:pStyle w:val="afff3"/>
        <w:framePr w:wrap="around"/>
        <w:rPr>
          <w:rtl/>
        </w:rPr>
      </w:pPr>
      <w:r w:rsidRPr="003D23F5">
        <w:rPr>
          <w:rFonts w:hint="cs"/>
          <w:rtl/>
        </w:rPr>
        <w:t>לח:</w:t>
      </w:r>
    </w:p>
    <w:p w14:paraId="34D9D5C5" w14:textId="77777777" w:rsidR="0046556D" w:rsidRDefault="00BD6C4F" w:rsidP="00BD6C4F">
      <w:pPr>
        <w:rPr>
          <w:rtl/>
        </w:rPr>
      </w:pPr>
      <w:r w:rsidRPr="00C63571">
        <w:rPr>
          <w:rtl/>
        </w:rPr>
        <w:t xml:space="preserve">• </w:t>
      </w:r>
      <w:r w:rsidRPr="000C5072">
        <w:rPr>
          <w:b/>
          <w:bCs/>
          <w:rtl/>
        </w:rPr>
        <w:t>רבא</w:t>
      </w:r>
      <w:r w:rsidRPr="00C63571">
        <w:rPr>
          <w:rtl/>
        </w:rPr>
        <w:t xml:space="preserve">: </w:t>
      </w:r>
      <w:r>
        <w:rPr>
          <w:rFonts w:hint="cs"/>
          <w:rtl/>
        </w:rPr>
        <w:t>מד</w:t>
      </w:r>
      <w:r w:rsidRPr="00C63571">
        <w:rPr>
          <w:rtl/>
        </w:rPr>
        <w:t>תניא:</w:t>
      </w:r>
      <w:r w:rsidRPr="00A71A5E">
        <w:rPr>
          <w:rStyle w:val="afffff0"/>
          <w:rtl/>
        </w:rPr>
        <w:t xml:space="preserve"> </w:t>
      </w:r>
      <w:r w:rsidRPr="00A71A5E">
        <w:rPr>
          <w:rStyle w:val="afffff0"/>
          <w:rFonts w:hint="cs"/>
          <w:rtl/>
        </w:rPr>
        <w:t>'</w:t>
      </w:r>
      <w:r w:rsidRPr="00A71A5E">
        <w:rPr>
          <w:rStyle w:val="afffff0"/>
          <w:rtl/>
        </w:rPr>
        <w:t>שור או כשב</w:t>
      </w:r>
      <w:r w:rsidRPr="00A71A5E">
        <w:rPr>
          <w:rStyle w:val="afffff0"/>
          <w:rFonts w:hint="cs"/>
          <w:rtl/>
        </w:rPr>
        <w:t>'</w:t>
      </w:r>
      <w:r w:rsidRPr="00A71A5E">
        <w:rPr>
          <w:rStyle w:val="afffff0"/>
          <w:rtl/>
        </w:rPr>
        <w:t xml:space="preserve"> </w:t>
      </w:r>
      <w:r w:rsidRPr="00C63571">
        <w:rPr>
          <w:rtl/>
        </w:rPr>
        <w:t>- פרט לכלאים, או עז - פרט לנדמה,</w:t>
      </w:r>
      <w:r w:rsidRPr="00A71A5E">
        <w:rPr>
          <w:rStyle w:val="afffff0"/>
          <w:rtl/>
        </w:rPr>
        <w:t xml:space="preserve"> </w:t>
      </w:r>
      <w:r w:rsidRPr="00A71A5E">
        <w:rPr>
          <w:rStyle w:val="afffff0"/>
          <w:rFonts w:hint="cs"/>
          <w:rtl/>
        </w:rPr>
        <w:t>'</w:t>
      </w:r>
      <w:r w:rsidRPr="00A71A5E">
        <w:rPr>
          <w:rStyle w:val="afffff0"/>
          <w:rtl/>
        </w:rPr>
        <w:t>כי יולד</w:t>
      </w:r>
      <w:r w:rsidRPr="00A71A5E">
        <w:rPr>
          <w:rStyle w:val="afffff0"/>
          <w:rFonts w:hint="cs"/>
          <w:rtl/>
        </w:rPr>
        <w:t>'</w:t>
      </w:r>
      <w:r w:rsidRPr="00A71A5E">
        <w:rPr>
          <w:rStyle w:val="afffff0"/>
          <w:rtl/>
        </w:rPr>
        <w:t xml:space="preserve"> </w:t>
      </w:r>
      <w:r w:rsidRPr="00C63571">
        <w:rPr>
          <w:rtl/>
        </w:rPr>
        <w:t>- פרט ליוצא דופן,</w:t>
      </w:r>
      <w:r w:rsidRPr="00A71A5E">
        <w:rPr>
          <w:rStyle w:val="afffff0"/>
          <w:rtl/>
        </w:rPr>
        <w:t xml:space="preserve"> </w:t>
      </w:r>
      <w:r w:rsidRPr="00A71A5E">
        <w:rPr>
          <w:rStyle w:val="afffff0"/>
          <w:rFonts w:hint="cs"/>
          <w:rtl/>
        </w:rPr>
        <w:t>'</w:t>
      </w:r>
      <w:r w:rsidRPr="00A71A5E">
        <w:rPr>
          <w:rStyle w:val="afffff0"/>
          <w:rtl/>
        </w:rPr>
        <w:t>שבעת ימים</w:t>
      </w:r>
      <w:r w:rsidRPr="00A71A5E">
        <w:rPr>
          <w:rStyle w:val="afffff0"/>
          <w:rFonts w:hint="cs"/>
          <w:rtl/>
        </w:rPr>
        <w:t>'</w:t>
      </w:r>
      <w:r w:rsidRPr="00A71A5E">
        <w:rPr>
          <w:rStyle w:val="afffff0"/>
          <w:rtl/>
        </w:rPr>
        <w:t xml:space="preserve"> </w:t>
      </w:r>
      <w:r w:rsidRPr="00C63571">
        <w:rPr>
          <w:rtl/>
        </w:rPr>
        <w:t>- פרט למחוסר זמן,</w:t>
      </w:r>
      <w:r w:rsidRPr="00A71A5E">
        <w:rPr>
          <w:rStyle w:val="afffff0"/>
          <w:rtl/>
        </w:rPr>
        <w:t xml:space="preserve"> </w:t>
      </w:r>
      <w:r w:rsidRPr="00A71A5E">
        <w:rPr>
          <w:rStyle w:val="afffff0"/>
          <w:rFonts w:hint="cs"/>
          <w:rtl/>
        </w:rPr>
        <w:t>'</w:t>
      </w:r>
      <w:r w:rsidRPr="00A71A5E">
        <w:rPr>
          <w:rStyle w:val="afffff0"/>
          <w:rtl/>
        </w:rPr>
        <w:t>תחת אמו</w:t>
      </w:r>
      <w:r w:rsidRPr="00A71A5E">
        <w:rPr>
          <w:rStyle w:val="afffff0"/>
          <w:rFonts w:hint="cs"/>
          <w:rtl/>
        </w:rPr>
        <w:t>'</w:t>
      </w:r>
      <w:r w:rsidRPr="00A71A5E">
        <w:rPr>
          <w:rStyle w:val="afffff0"/>
          <w:rtl/>
        </w:rPr>
        <w:t xml:space="preserve"> </w:t>
      </w:r>
      <w:r w:rsidRPr="00C63571">
        <w:rPr>
          <w:rtl/>
        </w:rPr>
        <w:t>- פרט ליתום;</w:t>
      </w:r>
    </w:p>
    <w:p w14:paraId="23EAAB0E" w14:textId="77777777" w:rsidR="0046556D" w:rsidRDefault="00BD6C4F" w:rsidP="00BD6C4F">
      <w:pPr>
        <w:rPr>
          <w:rtl/>
        </w:rPr>
      </w:pPr>
      <w:r w:rsidRPr="00C63571">
        <w:rPr>
          <w:rtl/>
        </w:rPr>
        <w:t xml:space="preserve">האי יתום </w:t>
      </w:r>
      <w:r>
        <w:rPr>
          <w:rFonts w:hint="cs"/>
          <w:rtl/>
        </w:rPr>
        <w:t>אי דילדתו אמו ואח</w:t>
      </w:r>
      <w:r>
        <w:rPr>
          <w:rtl/>
        </w:rPr>
        <w:t>"</w:t>
      </w:r>
      <w:r>
        <w:rPr>
          <w:rFonts w:hint="cs"/>
          <w:rtl/>
        </w:rPr>
        <w:t>כ מתה הא לא לעולם תחי' ואי דמתה ואח</w:t>
      </w:r>
      <w:r>
        <w:rPr>
          <w:rtl/>
        </w:rPr>
        <w:t>"</w:t>
      </w:r>
      <w:r>
        <w:rPr>
          <w:rFonts w:hint="cs"/>
          <w:rtl/>
        </w:rPr>
        <w:t>כ ילדה מ'</w:t>
      </w:r>
      <w:r w:rsidRPr="00C63571">
        <w:rPr>
          <w:rtl/>
        </w:rPr>
        <w:t>כי יולד</w:t>
      </w:r>
      <w:r>
        <w:rPr>
          <w:rFonts w:hint="cs"/>
          <w:rtl/>
        </w:rPr>
        <w:t>'</w:t>
      </w:r>
      <w:r w:rsidRPr="00C63571">
        <w:rPr>
          <w:rtl/>
        </w:rPr>
        <w:t xml:space="preserve"> נפקא!</w:t>
      </w:r>
    </w:p>
    <w:p w14:paraId="7CB0EC4F" w14:textId="77777777" w:rsidR="0046556D" w:rsidRDefault="00BD6C4F" w:rsidP="00BD6C4F">
      <w:pPr>
        <w:rPr>
          <w:rtl/>
        </w:rPr>
      </w:pPr>
      <w:r w:rsidRPr="00C63571">
        <w:rPr>
          <w:rtl/>
        </w:rPr>
        <w:t>אלא זה פירש למיתה וזה פירש לחיים, אי בעינן חיותא בסוף לידה, היינו דצריך קרא למעוטי,</w:t>
      </w:r>
    </w:p>
    <w:p w14:paraId="2A6683B1" w14:textId="3DA90321" w:rsidR="0046556D" w:rsidRDefault="00BD6C4F" w:rsidP="00BD6C4F">
      <w:pPr>
        <w:rPr>
          <w:rtl/>
        </w:rPr>
      </w:pPr>
      <w:r>
        <w:rPr>
          <w:rFonts w:hint="cs"/>
          <w:rtl/>
        </w:rPr>
        <w:t>ו</w:t>
      </w:r>
      <w:r w:rsidRPr="00C63571">
        <w:rPr>
          <w:rtl/>
        </w:rPr>
        <w:t xml:space="preserve">אי </w:t>
      </w:r>
      <w:r>
        <w:rPr>
          <w:rtl/>
        </w:rPr>
        <w:t>לא בעי</w:t>
      </w:r>
      <w:r w:rsidRPr="00C63571">
        <w:rPr>
          <w:rtl/>
        </w:rPr>
        <w:t xml:space="preserve"> חיותא בסוף לידה, ל</w:t>
      </w:r>
      <w:r>
        <w:rPr>
          <w:rtl/>
        </w:rPr>
        <w:t>מ"ל</w:t>
      </w:r>
      <w:r w:rsidRPr="00C63571">
        <w:rPr>
          <w:rtl/>
        </w:rPr>
        <w:t>ה?</w:t>
      </w:r>
      <w:r>
        <w:rPr>
          <w:rFonts w:hint="cs"/>
          <w:rtl/>
        </w:rPr>
        <w:t xml:space="preserve"> מכי יולדנפקא</w:t>
      </w:r>
      <w:r w:rsidRPr="00C63571">
        <w:rPr>
          <w:rtl/>
        </w:rPr>
        <w:t>.</w:t>
      </w:r>
    </w:p>
    <w:p w14:paraId="39D6F3D8" w14:textId="77777777" w:rsidR="0046556D" w:rsidRDefault="00BD6C4F" w:rsidP="00BD6C4F">
      <w:pPr>
        <w:rPr>
          <w:rtl/>
        </w:rPr>
      </w:pPr>
      <w:r w:rsidRPr="00C63571">
        <w:rPr>
          <w:rtl/>
        </w:rPr>
        <w:t xml:space="preserve">• </w:t>
      </w:r>
      <w:r w:rsidRPr="000C5072">
        <w:rPr>
          <w:b/>
          <w:bCs/>
          <w:rtl/>
        </w:rPr>
        <w:t>רבא</w:t>
      </w:r>
      <w:r>
        <w:rPr>
          <w:rFonts w:hint="cs"/>
          <w:rtl/>
        </w:rPr>
        <w:t>:</w:t>
      </w:r>
      <w:r w:rsidRPr="00C63571">
        <w:rPr>
          <w:rtl/>
        </w:rPr>
        <w:t xml:space="preserve"> הלכתא כי הא מתניתא: בהמה דקה שפשטה ידה ולא החזירה - פסולה;</w:t>
      </w:r>
    </w:p>
    <w:p w14:paraId="06557772" w14:textId="17E9ED65" w:rsidR="0046556D" w:rsidRDefault="00BD6C4F" w:rsidP="00BD6C4F">
      <w:pPr>
        <w:rPr>
          <w:rtl/>
        </w:rPr>
      </w:pPr>
      <w:r w:rsidRPr="00C63571">
        <w:rPr>
          <w:rtl/>
        </w:rPr>
        <w:t>בד</w:t>
      </w:r>
      <w:r>
        <w:rPr>
          <w:rtl/>
        </w:rPr>
        <w:t>"</w:t>
      </w:r>
      <w:r w:rsidRPr="00C63571">
        <w:rPr>
          <w:rtl/>
        </w:rPr>
        <w:t>א - ביד, אבל ברגל, בין פשטה ולא כפפה בין כפפה ולא פשטה - כשרה;</w:t>
      </w:r>
    </w:p>
    <w:p w14:paraId="17D3F8F4" w14:textId="0444FE75" w:rsidR="0046556D" w:rsidRDefault="00BD6C4F" w:rsidP="00BD6C4F">
      <w:pPr>
        <w:rPr>
          <w:rtl/>
        </w:rPr>
      </w:pPr>
      <w:r w:rsidRPr="00C63571">
        <w:rPr>
          <w:rtl/>
        </w:rPr>
        <w:t>בד"א בדקה, אבל בגסה, בין ביד בין ברגל, בין פשטה ולא כפפה בין כפפה ולא פשטה</w:t>
      </w:r>
      <w:r>
        <w:rPr>
          <w:rFonts w:hint="cs"/>
          <w:rtl/>
        </w:rPr>
        <w:t xml:space="preserve">- </w:t>
      </w:r>
      <w:r w:rsidRPr="00C63571">
        <w:rPr>
          <w:rtl/>
        </w:rPr>
        <w:t xml:space="preserve"> כשרה</w:t>
      </w:r>
    </w:p>
    <w:p w14:paraId="3A026662" w14:textId="65E27BE9" w:rsidR="0046556D" w:rsidRDefault="00BD6C4F" w:rsidP="00BD6C4F">
      <w:pPr>
        <w:rPr>
          <w:rtl/>
        </w:rPr>
      </w:pPr>
      <w:r w:rsidRPr="000C5072">
        <w:rPr>
          <w:b/>
          <w:bCs/>
          <w:rtl/>
        </w:rPr>
        <w:t>ועוף</w:t>
      </w:r>
      <w:r w:rsidRPr="00C63571">
        <w:rPr>
          <w:rtl/>
        </w:rPr>
        <w:t>, אפילו לא רפרף אלא גפו ולא כשכש אלא - זנבו - הרי זה פירכוס.</w:t>
      </w:r>
      <w:r>
        <w:rPr>
          <w:rFonts w:hint="cs"/>
          <w:rtl/>
        </w:rPr>
        <w:t xml:space="preserve"> </w:t>
      </w:r>
    </w:p>
    <w:p w14:paraId="091E8ADB" w14:textId="77777777" w:rsidR="0046556D" w:rsidRDefault="00BD6C4F" w:rsidP="00BD6C4F">
      <w:pPr>
        <w:rPr>
          <w:rtl/>
        </w:rPr>
      </w:pPr>
      <w:r>
        <w:rPr>
          <w:rFonts w:hint="cs"/>
          <w:rtl/>
        </w:rPr>
        <w:t>ואפי' ד</w:t>
      </w:r>
      <w:r w:rsidRPr="00C63571">
        <w:rPr>
          <w:rtl/>
        </w:rPr>
        <w:t>כולהו תננהי:</w:t>
      </w:r>
      <w:r>
        <w:rPr>
          <w:rFonts w:hint="cs"/>
          <w:rtl/>
        </w:rPr>
        <w:t xml:space="preserve"> אין למעט דגסה לו דעוף איצטריך ליה דלא תנן </w:t>
      </w:r>
    </w:p>
    <w:p w14:paraId="73C1B172"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94" w:author="קלוד" w:date="2026-10-06T10:08:36Z"/>
        </w:rPr>
      </w:pPr>
      <w:ins w:id="20093" w:author="קלוד" w:date="2026-10-06T10:08:36Z">
        <w:r>
          <w:t xml:space="preserve">משנה ז</w:t>
        </w:r>
      </w:ins>
    </w:p>
    <w:p w14:paraId="68C163F7" w14:textId="77777777" w:rsidR="00BD6C4F" w:rsidRPr="003D23F5" w:rsidRDefault="00BD6C4F" w:rsidP="00BD6C4F">
      <w:pPr>
        <w:pStyle w:val="afff9"/>
        <w:rPr>
          <w:del w:id="20063" w:author="קלוד" w:date="2026-10-06T10:14:23Z"/>
          <w:rtl/>
        </w:rPr>
      </w:pPr>
      <w:ins w:id="9828" w:author="מספור קטעי משנה" w:date="2026-10-06T06:45:19Z">
        <w:del w:id="20061" w:author="קלוד" w:date="2026-10-06T10:14:23Z">
          <w:r>
            <w:rPr>
              <w:rStyle w:val="MisparKeta"/>
            </w:rPr>
            <w:delText xml:space="preserve">ב. </w:delText>
          </w:r>
        </w:del>
      </w:ins>
      <w:del w:id="20062" w:author="קלוד" w:date="2026-10-06T10:14:23Z">
        <w:r w:rsidRPr="003D23F5">
          <w:rPr>
            <w:rtl/>
          </w:rPr>
          <w:delText xml:space="preserve">מתני'.</w:delText>
        </w:r>
      </w:del>
    </w:p>
    <w:p w14:paraId="5E24D6D1" w14:textId="77777777" w:rsidR="00BD6C4F" w:rsidRPr="003D23F5" w:rsidRDefault="00BD6C4F" w:rsidP="00BD6C4F">
      <w:pPr>
        <w:pStyle w:val="afff9"/>
        <w:spacing w:before="120"/>
        <w:rPr>
          <w:rtl/>
        </w:rPr>
        <w:pPrChange w:id="90026" w:author="קלוד" w:date="2026-10-08T12:08:16Z">
          <w:pPr>
            <w:pStyle w:val="afff9"/>
          </w:pPr>
        </w:pPrChange>
      </w:pPr>
      <w:r w:rsidRPr="003D23F5">
        <w:rPr>
          <w:rtl/>
        </w:rPr>
        <w:t>השוחט ל</w:t>
      </w:r>
      <w:r>
        <w:rPr>
          <w:rtl/>
        </w:rPr>
        <w:t>עכו"ם</w:t>
      </w:r>
      <w:r w:rsidRPr="003D23F5">
        <w:rPr>
          <w:rtl/>
        </w:rPr>
        <w:t xml:space="preserve"> - שחיטתו כשרה;</w:t>
      </w:r>
    </w:p>
    <w:p w14:paraId="4651F2D5" w14:textId="77777777" w:rsidR="00BD6C4F" w:rsidRPr="003D23F5" w:rsidRDefault="00BD6C4F" w:rsidP="00BD6C4F">
      <w:pPr>
        <w:pStyle w:val="afff9"/>
        <w:rPr>
          <w:rtl/>
        </w:rPr>
      </w:pPr>
      <w:r>
        <w:rPr>
          <w:rtl/>
        </w:rPr>
        <w:t xml:space="preserve">ו</w:t>
      </w:r>
      <w:r>
        <w:rPr>
          <w:rStyle w:val="TanaimMishna"/>
          <w:rtl/>
          <w:rPrChange w:id="22388" w:author="Claude" w:date="2026-10-07T09:47:47Z">
            <w:rPr>
              <w:rtl/>
            </w:rPr>
          </w:rPrChange>
        </w:rPr>
        <w:t xml:space="preserve">ר"א</w:t>
      </w:r>
      <w:r>
        <w:rPr>
          <w:rtl/>
        </w:rPr>
        <w:t xml:space="preserve"> פוסל, </w:t>
      </w:r>
    </w:p>
    <w:p w14:paraId="50DDA63A" w14:textId="77777777" w:rsidR="00BD6C4F" w:rsidRPr="003D23F5" w:rsidRDefault="00BD6C4F" w:rsidP="00BD6C4F">
      <w:pPr>
        <w:pStyle w:val="afff9"/>
        <w:rPr>
          <w:rtl/>
        </w:rPr>
      </w:pPr>
      <w:r w:rsidRPr="003D23F5">
        <w:rPr>
          <w:rtl/>
        </w:rPr>
        <w:t>אר"א: אפילו שחטה לאכול ל</w:t>
      </w:r>
      <w:r>
        <w:rPr>
          <w:rtl/>
        </w:rPr>
        <w:t>עכו"ם</w:t>
      </w:r>
      <w:r w:rsidRPr="003D23F5">
        <w:rPr>
          <w:rtl/>
        </w:rPr>
        <w:t xml:space="preserve"> מחצר כבד שלה - פסולה, שסתם מחשבת </w:t>
      </w:r>
      <w:r>
        <w:rPr>
          <w:rtl/>
        </w:rPr>
        <w:t>עכו"ם</w:t>
      </w:r>
      <w:r w:rsidRPr="003D23F5">
        <w:rPr>
          <w:rtl/>
        </w:rPr>
        <w:t xml:space="preserve"> לעבודת כוכבים.</w:t>
      </w:r>
    </w:p>
    <w:p w14:paraId="623ED888" w14:textId="77777777" w:rsidR="00BD6C4F" w:rsidRPr="003D23F5" w:rsidRDefault="00BD6C4F" w:rsidP="00BD6C4F">
      <w:pPr>
        <w:pStyle w:val="afff9"/>
        <w:rPr>
          <w:rtl/>
        </w:rPr>
      </w:pPr>
      <w:r w:rsidRPr="003D23F5">
        <w:rPr>
          <w:rtl/>
        </w:rPr>
        <w:t xml:space="preserve">א"ר יוסי: ק"ו הדברים, ומה במקום שהמחשבה פוסלת, במוקדשין, אין הכל הולך אלא אחר העובד, מקום שאין מחשבה פוסלת, בחולין, </w:t>
      </w:r>
    </w:p>
    <w:p w14:paraId="2005D4F7" w14:textId="77777777" w:rsidR="00BD6C4F" w:rsidRPr="003D23F5" w:rsidRDefault="00BD6C4F" w:rsidP="00BD6C4F">
      <w:pPr>
        <w:pStyle w:val="afff9"/>
        <w:rPr>
          <w:rtl/>
        </w:rPr>
      </w:pPr>
      <w:r w:rsidRPr="003D23F5">
        <w:rPr>
          <w:rtl/>
        </w:rPr>
        <w:t xml:space="preserve">אינו דין שלא יהא הכל הולך אלא אחר השוחט: </w:t>
      </w:r>
    </w:p>
    <w:p w14:paraId="1AC7CF5D" w14:textId="77777777" w:rsidR="0046556D" w:rsidRDefault="00BD6C4F" w:rsidP="00BD6C4F">
      <w:pPr>
        <w:jc w:val="center"/>
        <w:rPr>
          <w:rtl/>
        </w:rPr>
      </w:pPr>
      <w:r>
        <w:rPr>
          <w:rFonts w:ascii="BA חניכי הישיבות" w:hAnsi="BA חניכי הישיבות" w:cs="BA חניכי הישיבות"/>
          <w:rtl/>
        </w:rPr>
        <w:t>׻</w:t>
      </w:r>
    </w:p>
    <w:p w14:paraId="7E6AEF22" w14:textId="77777777" w:rsidR="0046556D" w:rsidRDefault="00BD6C4F" w:rsidP="00BD6C4F">
      <w:pPr>
        <w:rPr>
          <w:rtl/>
        </w:rPr>
      </w:pPr>
      <w:r>
        <w:rPr>
          <w:rtl/>
        </w:rPr>
        <w:t xml:space="preserve">הני תנאי אית להו </w:t>
      </w:r>
      <w:r>
        <w:rPr>
          <w:rStyle w:val="2fb"/>
          <w:rtl/>
          <w:rPrChange w:id="10356" w:author="מנוע אמוראים" w:date="2026-10-05T16:40:54Z">
            <w:rPr>
              <w:rtl/>
            </w:rPr>
          </w:rPrChange>
        </w:rPr>
        <w:t xml:space="preserve">דר</w:t>
      </w:r>
      <w:r>
        <w:rPr>
          <w:rStyle w:val="2fb"/>
          <w:rtl/>
          <w:rPrChange w:id="10357" w:author="מנוע אמוראים" w:date="2026-10-05T16:40:54Z">
            <w:rPr>
              <w:rtl/>
            </w:rPr>
          </w:rPrChange>
        </w:rPr>
        <w:t xml:space="preserve">"</w:t>
      </w:r>
      <w:r>
        <w:rPr>
          <w:rStyle w:val="2fb"/>
          <w:rFonts w:hint="cs"/>
          <w:rtl/>
          <w:rPrChange w:id="10358" w:author="מנוע אמוראים" w:date="2026-10-05T16:40:54Z">
            <w:rPr>
              <w:rFonts w:hint="cs"/>
              <w:rtl/>
            </w:rPr>
          </w:rPrChange>
        </w:rPr>
        <w:t xml:space="preserve">א</w:t>
      </w:r>
      <w:r w:rsidRPr="00C63571">
        <w:rPr>
          <w:rtl/>
        </w:rPr>
        <w:t xml:space="preserve"> ברבי יוסי;</w:t>
      </w:r>
      <w:r>
        <w:rPr>
          <w:rFonts w:hint="cs"/>
          <w:rtl/>
        </w:rPr>
        <w:t xml:space="preserve"> </w:t>
      </w:r>
      <w:r>
        <w:rPr>
          <w:rtl/>
        </w:rPr>
        <w:t xml:space="preserve">דתניא, </w:t>
      </w:r>
      <w:r>
        <w:rPr>
          <w:rStyle w:val="2fb"/>
          <w:rtl/>
          <w:rPrChange w:id="10359" w:author="מנוע אמוראים" w:date="2026-10-05T16:40:54Z">
            <w:rPr>
              <w:rtl/>
            </w:rPr>
          </w:rPrChange>
        </w:rPr>
        <w:t xml:space="preserve">א</w:t>
      </w:r>
      <w:r>
        <w:rPr>
          <w:rStyle w:val="2fb"/>
          <w:rFonts w:hint="cs"/>
          <w:rtl/>
          <w:rPrChange w:id="10360" w:author="מנוע אמוראים" w:date="2026-10-05T16:40:54Z">
            <w:rPr>
              <w:rFonts w:hint="cs"/>
              <w:rtl/>
            </w:rPr>
          </w:rPrChange>
        </w:rPr>
        <w:t xml:space="preserve">ראבר</w:t>
      </w:r>
      <w:r>
        <w:rPr>
          <w:rStyle w:val="2fb"/>
          <w:rtl/>
          <w:rPrChange w:id="10361" w:author="מנוע אמוראים" w:date="2026-10-05T16:40:54Z">
            <w:rPr>
              <w:rtl/>
            </w:rPr>
          </w:rPrChange>
        </w:rPr>
        <w:t xml:space="preserve">"</w:t>
      </w:r>
      <w:r>
        <w:rPr>
          <w:rStyle w:val="2fb"/>
          <w:rFonts w:hint="cs"/>
          <w:rtl/>
          <w:rPrChange w:id="10362" w:author="מנוע אמוראים" w:date="2026-10-05T16:40:54Z">
            <w:rPr>
              <w:rFonts w:hint="cs"/>
              <w:rtl/>
            </w:rPr>
          </w:rPrChange>
        </w:rPr>
        <w:t xml:space="preserve">י</w:t>
      </w:r>
      <w:r w:rsidRPr="00C63571">
        <w:rPr>
          <w:rtl/>
        </w:rPr>
        <w:t>: שמעתי שהבעלים מפגלין;</w:t>
      </w:r>
    </w:p>
    <w:p w14:paraId="6764EF13" w14:textId="77777777" w:rsidR="0046556D" w:rsidRDefault="00BD6C4F" w:rsidP="00BD6C4F">
      <w:pPr>
        <w:rPr>
          <w:rtl/>
        </w:rPr>
      </w:pPr>
      <w:r w:rsidRPr="00C63571">
        <w:rPr>
          <w:rtl/>
        </w:rPr>
        <w:t xml:space="preserve">מיהו ת"ק סבר: </w:t>
      </w:r>
      <w:r>
        <w:rPr>
          <w:rFonts w:hint="cs"/>
          <w:rtl/>
        </w:rPr>
        <w:t xml:space="preserve">רק אי שמעינא דחשיב ובסתם </w:t>
      </w:r>
      <w:r w:rsidRPr="00C63571">
        <w:rPr>
          <w:rtl/>
        </w:rPr>
        <w:t>מחשבת ע</w:t>
      </w:r>
      <w:r>
        <w:rPr>
          <w:rFonts w:hint="cs"/>
          <w:rtl/>
        </w:rPr>
        <w:t>כו'ם' לעכו</w:t>
      </w:r>
      <w:r>
        <w:rPr>
          <w:rtl/>
        </w:rPr>
        <w:t>"</w:t>
      </w:r>
      <w:r>
        <w:rPr>
          <w:rFonts w:hint="cs"/>
          <w:rtl/>
        </w:rPr>
        <w:t>ם לא אמרי'</w:t>
      </w:r>
    </w:p>
    <w:p w14:paraId="26349255" w14:textId="77777777" w:rsidR="0046556D" w:rsidRDefault="00BD6C4F" w:rsidP="00BD6C4F">
      <w:pPr>
        <w:rPr>
          <w:rtl/>
        </w:rPr>
      </w:pPr>
      <w:r>
        <w:rPr>
          <w:rStyle w:val="2fb"/>
          <w:rtl/>
          <w:rPrChange w:id="10363" w:author="מנוע אמוראים" w:date="2026-10-05T16:40:54Z">
            <w:rPr>
              <w:rtl/>
            </w:rPr>
          </w:rPrChange>
        </w:rPr>
        <w:t xml:space="preserve">ור"א</w:t>
      </w:r>
      <w:r>
        <w:rPr>
          <w:rtl/>
        </w:rPr>
        <w:t xml:space="preserve"> סבר: אע</w:t>
      </w:r>
      <w:r>
        <w:rPr>
          <w:rtl/>
        </w:rPr>
        <w:t>"</w:t>
      </w:r>
      <w:r w:rsidRPr="00C63571">
        <w:rPr>
          <w:rtl/>
        </w:rPr>
        <w:t>ג דלא שמעיניה דחשיב סתם מחשבת ע</w:t>
      </w:r>
      <w:r>
        <w:rPr>
          <w:rFonts w:hint="cs"/>
          <w:rtl/>
        </w:rPr>
        <w:t>כו</w:t>
      </w:r>
      <w:r>
        <w:rPr>
          <w:rtl/>
        </w:rPr>
        <w:t>"</w:t>
      </w:r>
      <w:r>
        <w:rPr>
          <w:rFonts w:hint="cs"/>
          <w:rtl/>
        </w:rPr>
        <w:t>ם לעכו</w:t>
      </w:r>
      <w:r>
        <w:rPr>
          <w:rtl/>
        </w:rPr>
        <w:t>"</w:t>
      </w:r>
      <w:r>
        <w:rPr>
          <w:rFonts w:hint="cs"/>
          <w:rtl/>
        </w:rPr>
        <w:t>ם לא</w:t>
      </w:r>
      <w:r w:rsidRPr="00C63571">
        <w:rPr>
          <w:rtl/>
        </w:rPr>
        <w:t xml:space="preserve"> אמרינן;</w:t>
      </w:r>
    </w:p>
    <w:p w14:paraId="49DE85F8" w14:textId="77777777" w:rsidR="0046556D" w:rsidRDefault="00BD6C4F" w:rsidP="00BD6C4F">
      <w:pPr>
        <w:rPr>
          <w:rtl/>
        </w:rPr>
      </w:pPr>
      <w:r w:rsidRPr="00C63571">
        <w:rPr>
          <w:rtl/>
        </w:rPr>
        <w:t>ואתא רבי יוסי למימר: אע</w:t>
      </w:r>
      <w:r>
        <w:rPr>
          <w:rtl/>
        </w:rPr>
        <w:t>"</w:t>
      </w:r>
      <w:r w:rsidRPr="00C63571">
        <w:rPr>
          <w:rtl/>
        </w:rPr>
        <w:t>ג דשמעיניה דחשיב, זה מחשב וזה עובד לא אמרינן.</w:t>
      </w:r>
    </w:p>
    <w:p w14:paraId="78C652AF" w14:textId="77777777" w:rsidR="0046556D" w:rsidRDefault="00BD6C4F" w:rsidP="00BD6C4F">
      <w:pPr>
        <w:rPr>
          <w:rtl/>
        </w:rPr>
      </w:pPr>
      <w:r w:rsidRPr="000C5072">
        <w:rPr>
          <w:b/>
          <w:bCs/>
          <w:rtl/>
        </w:rPr>
        <w:t>א"</w:t>
      </w:r>
      <w:r w:rsidRPr="000C5072">
        <w:rPr>
          <w:rFonts w:hint="cs"/>
          <w:b/>
          <w:bCs/>
          <w:rtl/>
        </w:rPr>
        <w:t>ד</w:t>
      </w:r>
      <w:r w:rsidRPr="00C63571">
        <w:rPr>
          <w:rtl/>
        </w:rPr>
        <w:t xml:space="preserve">: בדשמעיניה דחשיב פליגי, </w:t>
      </w:r>
    </w:p>
    <w:p w14:paraId="6B5EEA60" w14:textId="77777777" w:rsidR="0046556D" w:rsidRDefault="00BD6C4F" w:rsidP="00BD6C4F">
      <w:pPr>
        <w:rPr>
          <w:rtl/>
        </w:rPr>
      </w:pPr>
      <w:r w:rsidRPr="000C5072">
        <w:rPr>
          <w:b/>
          <w:bCs/>
          <w:rtl/>
        </w:rPr>
        <w:t>ת"ק סבר</w:t>
      </w:r>
      <w:r w:rsidRPr="00C63571">
        <w:rPr>
          <w:rtl/>
        </w:rPr>
        <w:t xml:space="preserve">: כי אמרינן זה מחשב וזה עובד </w:t>
      </w:r>
      <w:r>
        <w:rPr>
          <w:rFonts w:hint="cs"/>
          <w:rtl/>
        </w:rPr>
        <w:t>ה</w:t>
      </w:r>
      <w:r>
        <w:rPr>
          <w:rtl/>
        </w:rPr>
        <w:t>"</w:t>
      </w:r>
      <w:r>
        <w:rPr>
          <w:rFonts w:hint="cs"/>
          <w:rtl/>
        </w:rPr>
        <w:t>מ</w:t>
      </w:r>
      <w:r w:rsidRPr="00C63571">
        <w:rPr>
          <w:rtl/>
        </w:rPr>
        <w:t xml:space="preserve"> בפנים, אבל בחוץ לא, חוץ מפנים לא ילפינן, </w:t>
      </w:r>
    </w:p>
    <w:p w14:paraId="335246CF" w14:textId="77777777" w:rsidR="0046556D" w:rsidRDefault="00BD6C4F" w:rsidP="00BD6C4F">
      <w:pPr>
        <w:rPr>
          <w:rtl/>
        </w:rPr>
      </w:pPr>
      <w:r>
        <w:rPr>
          <w:rStyle w:val="2fb"/>
          <w:b/>
          <w:bCs/>
          <w:rtl/>
          <w:rPrChange w:id="10364" w:author="מנוע אמוראים" w:date="2026-10-05T16:40:54Z">
            <w:rPr>
              <w:b/>
              <w:bCs/>
              <w:rtl/>
            </w:rPr>
          </w:rPrChange>
        </w:rPr>
        <w:t xml:space="preserve">ר"</w:t>
      </w:r>
      <w:r>
        <w:rPr>
          <w:rStyle w:val="2fb"/>
          <w:rFonts w:hint="cs"/>
          <w:b/>
          <w:bCs/>
          <w:rtl/>
          <w:rPrChange w:id="10365" w:author="מנוע אמוראים" w:date="2026-10-05T16:40:54Z">
            <w:rPr>
              <w:rFonts w:hint="cs"/>
              <w:b/>
              <w:bCs/>
              <w:rtl/>
            </w:rPr>
          </w:rPrChange>
        </w:rPr>
        <w:t xml:space="preserve">א</w:t>
      </w:r>
      <w:r w:rsidRPr="000C5072">
        <w:rPr>
          <w:b/>
          <w:bCs/>
          <w:rtl/>
        </w:rPr>
        <w:t xml:space="preserve"> </w:t>
      </w:r>
      <w:r w:rsidRPr="000C5072">
        <w:rPr>
          <w:rFonts w:hint="cs"/>
          <w:b/>
          <w:bCs/>
          <w:rtl/>
        </w:rPr>
        <w:t>לומר</w:t>
      </w:r>
      <w:r>
        <w:rPr>
          <w:rtl/>
        </w:rPr>
        <w:t xml:space="preserve">: ילפינן חוץ מפנים, </w:t>
      </w:r>
      <w:r w:rsidRPr="000C5072">
        <w:rPr>
          <w:b/>
          <w:bCs/>
          <w:rtl/>
        </w:rPr>
        <w:t>ו</w:t>
      </w:r>
      <w:r w:rsidRPr="000C5072">
        <w:rPr>
          <w:rFonts w:hint="cs"/>
          <w:b/>
          <w:bCs/>
          <w:rtl/>
        </w:rPr>
        <w:t>בא</w:t>
      </w:r>
      <w:r w:rsidRPr="000C5072">
        <w:rPr>
          <w:b/>
          <w:bCs/>
          <w:rtl/>
        </w:rPr>
        <w:t xml:space="preserve"> רבי יוסי </w:t>
      </w:r>
      <w:r w:rsidRPr="000C5072">
        <w:rPr>
          <w:rFonts w:hint="cs"/>
          <w:b/>
          <w:bCs/>
          <w:rtl/>
        </w:rPr>
        <w:t>לומר</w:t>
      </w:r>
      <w:r w:rsidRPr="000C5072">
        <w:rPr>
          <w:b/>
          <w:bCs/>
          <w:rtl/>
        </w:rPr>
        <w:t>:</w:t>
      </w:r>
      <w:r>
        <w:rPr>
          <w:rtl/>
        </w:rPr>
        <w:t xml:space="preserve"> אפי</w:t>
      </w:r>
      <w:r>
        <w:rPr>
          <w:rFonts w:hint="cs"/>
          <w:rtl/>
        </w:rPr>
        <w:t>'</w:t>
      </w:r>
      <w:r w:rsidRPr="00C63571">
        <w:rPr>
          <w:rtl/>
        </w:rPr>
        <w:t xml:space="preserve"> בפנים נמי זה מחשב וזה עובד לא אמרינן.</w:t>
      </w:r>
    </w:p>
    <w:p w14:paraId="76733642" w14:textId="77777777" w:rsidR="0046556D" w:rsidRDefault="00BD6C4F" w:rsidP="00BD6C4F">
      <w:pPr>
        <w:jc w:val="center"/>
        <w:rPr>
          <w:rtl/>
        </w:rPr>
      </w:pPr>
      <w:r w:rsidRPr="00C63571">
        <w:rPr>
          <w:rtl/>
        </w:rPr>
        <w:t>•  •</w:t>
      </w:r>
    </w:p>
    <w:p w14:paraId="3CF5719F" w14:textId="77777777" w:rsidR="0046556D" w:rsidRDefault="00BD6C4F" w:rsidP="00BD6C4F">
      <w:pPr>
        <w:rPr>
          <w:rtl/>
        </w:rPr>
      </w:pPr>
      <w:r w:rsidRPr="00C63571">
        <w:rPr>
          <w:rtl/>
        </w:rPr>
        <w:t xml:space="preserve">• אתמר: השוחט את הבהמה לזרוק דמה לעבודת כוכבים ולהקטיר חלבה לעבודת כוכבים </w:t>
      </w:r>
    </w:p>
    <w:p w14:paraId="2F14AD1D" w14:textId="77777777" w:rsidR="0046556D" w:rsidRDefault="00BD6C4F" w:rsidP="00BD6C4F">
      <w:pPr>
        <w:rPr>
          <w:rtl/>
        </w:rPr>
      </w:pPr>
      <w:r>
        <w:rPr>
          <w:rStyle w:val="2fb"/>
          <w:rFonts w:hint="cs"/>
          <w:rtl/>
          <w:rPrChange w:id="10366" w:author="מנוע אמוראים" w:date="2026-10-05T16:40:54Z">
            <w:rPr>
              <w:rFonts w:hint="cs"/>
              <w:rtl/>
            </w:rPr>
          </w:rPrChange>
        </w:rPr>
        <w:t xml:space="preserve">ל</w:t>
      </w:r>
      <w:r>
        <w:rPr>
          <w:rStyle w:val="2fb"/>
          <w:rtl/>
          <w:rPrChange w:id="10367" w:author="מנוע אמוראים" w:date="2026-10-05T16:40:54Z">
            <w:rPr>
              <w:rtl/>
            </w:rPr>
          </w:rPrChange>
        </w:rPr>
        <w:t xml:space="preserve">ר</w:t>
      </w:r>
      <w:r>
        <w:rPr>
          <w:rStyle w:val="2fb"/>
          <w:rFonts w:hint="cs"/>
          <w:rtl/>
          <w:rPrChange w:id="10368" w:author="מנוע אמוראים" w:date="2026-10-05T16:40:54Z">
            <w:rPr>
              <w:rFonts w:hint="cs"/>
              <w:rtl/>
            </w:rPr>
          </w:rPrChange>
        </w:rPr>
        <w:t xml:space="preserve">י</w:t>
      </w:r>
      <w:r>
        <w:rPr>
          <w:rStyle w:val="2fb"/>
          <w:rtl/>
          <w:rPrChange w:id="10369" w:author="מנוע אמוראים" w:date="2026-10-05T16:40:54Z">
            <w:rPr>
              <w:rtl/>
            </w:rPr>
          </w:rPrChange>
        </w:rPr>
        <w:t xml:space="preserve">"</w:t>
      </w:r>
      <w:r>
        <w:rPr>
          <w:rStyle w:val="2fb"/>
          <w:rFonts w:hint="cs"/>
          <w:rtl/>
          <w:rPrChange w:id="10370" w:author="מנוע אמוראים" w:date="2026-10-05T16:40:54Z">
            <w:rPr>
              <w:rFonts w:hint="cs"/>
              <w:rtl/>
            </w:rPr>
          </w:rPrChange>
        </w:rPr>
        <w:t xml:space="preserve">ו</w:t>
      </w:r>
      <w:r>
        <w:rPr>
          <w:rFonts w:hint="cs"/>
          <w:rtl/>
        </w:rPr>
        <w:t xml:space="preserve"> פסולה-</w:t>
      </w:r>
      <w:r w:rsidRPr="00C63571">
        <w:rPr>
          <w:rtl/>
        </w:rPr>
        <w:t xml:space="preserve"> מחשבין מעבודה לעבודה, וילפינן חוץ מפנים;</w:t>
      </w:r>
    </w:p>
    <w:p w14:paraId="47420EE5" w14:textId="77777777" w:rsidR="0046556D" w:rsidRDefault="00BD6C4F" w:rsidP="00BD6C4F">
      <w:pPr>
        <w:rPr>
          <w:rtl/>
        </w:rPr>
      </w:pPr>
      <w:r>
        <w:rPr>
          <w:rStyle w:val="2fb"/>
          <w:rFonts w:hint="cs"/>
          <w:rtl/>
          <w:rPrChange w:id="10371" w:author="מנוע אמוראים" w:date="2026-10-05T16:40:54Z">
            <w:rPr>
              <w:rFonts w:hint="cs"/>
              <w:rtl/>
            </w:rPr>
          </w:rPrChange>
        </w:rPr>
        <w:t xml:space="preserve">לר</w:t>
      </w:r>
      <w:r>
        <w:rPr>
          <w:rStyle w:val="2fb"/>
          <w:rtl/>
          <w:rPrChange w:id="10372" w:author="מנוע אמוראים" w:date="2026-10-05T16:40:54Z">
            <w:rPr>
              <w:rtl/>
            </w:rPr>
          </w:rPrChange>
        </w:rPr>
        <w:t xml:space="preserve">"</w:t>
      </w:r>
      <w:r>
        <w:rPr>
          <w:rStyle w:val="2fb"/>
          <w:rFonts w:hint="cs"/>
          <w:rtl/>
          <w:rPrChange w:id="10373" w:author="מנוע אמוראים" w:date="2026-10-05T16:40:54Z">
            <w:rPr>
              <w:rFonts w:hint="cs"/>
              <w:rtl/>
            </w:rPr>
          </w:rPrChange>
        </w:rPr>
        <w:t xml:space="preserve">ל</w:t>
      </w:r>
      <w:r w:rsidRPr="00C63571">
        <w:rPr>
          <w:rtl/>
        </w:rPr>
        <w:t xml:space="preserve"> מותרת</w:t>
      </w:r>
      <w:r>
        <w:rPr>
          <w:rFonts w:hint="cs"/>
          <w:rtl/>
        </w:rPr>
        <w:t>-</w:t>
      </w:r>
      <w:r w:rsidRPr="00C63571">
        <w:rPr>
          <w:rtl/>
        </w:rPr>
        <w:t xml:space="preserve"> </w:t>
      </w:r>
      <w:r>
        <w:rPr>
          <w:rFonts w:hint="cs"/>
          <w:rtl/>
        </w:rPr>
        <w:t>ד</w:t>
      </w:r>
      <w:r w:rsidRPr="00C63571">
        <w:rPr>
          <w:rtl/>
        </w:rPr>
        <w:t>אין מחשבין מעבודה לעבודה, ולא גמרינן חוץ מפנים.</w:t>
      </w:r>
    </w:p>
    <w:p w14:paraId="4C424D78" w14:textId="77777777" w:rsidR="0046556D" w:rsidRDefault="00BD6C4F" w:rsidP="00BD6C4F">
      <w:pPr>
        <w:rPr>
          <w:rtl/>
        </w:rPr>
      </w:pPr>
      <w:r w:rsidRPr="00C63571">
        <w:rPr>
          <w:rtl/>
        </w:rPr>
        <w:t xml:space="preserve">ואזדו לטעמייהו, דאתמר: שחטה לשמה לזרוק דמה שלא לשמה </w:t>
      </w:r>
      <w:r>
        <w:rPr>
          <w:rtl/>
        </w:rPr>
        <w:t>–</w:t>
      </w:r>
      <w:r w:rsidRPr="00C63571">
        <w:rPr>
          <w:rtl/>
        </w:rPr>
        <w:t xml:space="preserve"> </w:t>
      </w:r>
    </w:p>
    <w:p w14:paraId="26A2CC1D" w14:textId="77777777" w:rsidR="0046556D" w:rsidRDefault="00BD6C4F" w:rsidP="00BD6C4F">
      <w:pPr>
        <w:rPr>
          <w:rtl/>
        </w:rPr>
      </w:pPr>
      <w:r>
        <w:rPr>
          <w:rStyle w:val="2fb"/>
          <w:rFonts w:hint="cs"/>
          <w:rtl/>
          <w:rPrChange w:id="10374" w:author="מנוע אמוראים" w:date="2026-10-05T16:40:54Z">
            <w:rPr>
              <w:rFonts w:hint="cs"/>
              <w:rtl/>
            </w:rPr>
          </w:rPrChange>
        </w:rPr>
        <w:t xml:space="preserve">לרי</w:t>
      </w:r>
      <w:r>
        <w:rPr>
          <w:rStyle w:val="2fb"/>
          <w:rtl/>
          <w:rPrChange w:id="10375" w:author="מנוע אמוראים" w:date="2026-10-05T16:40:54Z">
            <w:rPr>
              <w:rtl/>
            </w:rPr>
          </w:rPrChange>
        </w:rPr>
        <w:t xml:space="preserve">"</w:t>
      </w:r>
      <w:r>
        <w:rPr>
          <w:rStyle w:val="2fb"/>
          <w:rFonts w:hint="cs"/>
          <w:rtl/>
          <w:rPrChange w:id="10376" w:author="מנוע אמוראים" w:date="2026-10-05T16:40:54Z">
            <w:rPr>
              <w:rFonts w:hint="cs"/>
              <w:rtl/>
            </w:rPr>
          </w:rPrChange>
        </w:rPr>
        <w:t xml:space="preserve">ו</w:t>
      </w:r>
      <w:r w:rsidRPr="00C63571">
        <w:rPr>
          <w:rtl/>
        </w:rPr>
        <w:t xml:space="preserve">: פסולה, </w:t>
      </w:r>
      <w:r>
        <w:rPr>
          <w:rStyle w:val="2fb"/>
          <w:rFonts w:hint="cs"/>
          <w:rtl/>
          <w:rPrChange w:id="10377" w:author="מנוע אמוראים" w:date="2026-10-05T16:40:54Z">
            <w:rPr>
              <w:rFonts w:hint="cs"/>
              <w:rtl/>
            </w:rPr>
          </w:rPrChange>
        </w:rPr>
        <w:t xml:space="preserve">לרשב</w:t>
      </w:r>
      <w:r>
        <w:rPr>
          <w:rStyle w:val="2fb"/>
          <w:rtl/>
          <w:rPrChange w:id="10378" w:author="מנוע אמוראים" w:date="2026-10-05T16:40:54Z">
            <w:rPr>
              <w:rtl/>
            </w:rPr>
          </w:rPrChange>
        </w:rPr>
        <w:t xml:space="preserve">"</w:t>
      </w:r>
      <w:r>
        <w:rPr>
          <w:rStyle w:val="2fb"/>
          <w:rFonts w:hint="cs"/>
          <w:rtl/>
          <w:rPrChange w:id="10379" w:author="מנוע אמוראים" w:date="2026-10-05T16:40:54Z">
            <w:rPr>
              <w:rFonts w:hint="cs"/>
              <w:rtl/>
            </w:rPr>
          </w:rPrChange>
        </w:rPr>
        <w:t xml:space="preserve">ל</w:t>
      </w:r>
      <w:r w:rsidRPr="00C63571">
        <w:rPr>
          <w:rtl/>
        </w:rPr>
        <w:t>: כשרה.</w:t>
      </w:r>
    </w:p>
    <w:p w14:paraId="4E7D2E01" w14:textId="77777777" w:rsidR="0046556D" w:rsidRDefault="00BD6C4F" w:rsidP="00BD6C4F">
      <w:pPr>
        <w:rPr>
          <w:rtl/>
        </w:rPr>
      </w:pPr>
      <w:r>
        <w:rPr>
          <w:rStyle w:val="2fb"/>
          <w:rFonts w:hint="cs"/>
          <w:rtl/>
          <w:rPrChange w:id="10380" w:author="מנוע אמוראים" w:date="2026-10-05T16:40:54Z">
            <w:rPr>
              <w:rFonts w:hint="cs"/>
              <w:rtl/>
            </w:rPr>
          </w:rPrChange>
        </w:rPr>
        <w:t xml:space="preserve">לרי</w:t>
      </w:r>
      <w:r>
        <w:rPr>
          <w:rStyle w:val="2fb"/>
          <w:rtl/>
          <w:rPrChange w:id="10381" w:author="מנוע אמוראים" w:date="2026-10-05T16:40:54Z">
            <w:rPr>
              <w:rtl/>
            </w:rPr>
          </w:rPrChange>
        </w:rPr>
        <w:t xml:space="preserve">"</w:t>
      </w:r>
      <w:r>
        <w:rPr>
          <w:rStyle w:val="2fb"/>
          <w:rFonts w:hint="cs"/>
          <w:rtl/>
          <w:rPrChange w:id="10382" w:author="מנוע אמוראים" w:date="2026-10-05T16:40:54Z">
            <w:rPr>
              <w:rFonts w:hint="cs"/>
              <w:rtl/>
            </w:rPr>
          </w:rPrChange>
        </w:rPr>
        <w:t xml:space="preserve">ו</w:t>
      </w:r>
      <w:r>
        <w:rPr>
          <w:rFonts w:hint="cs"/>
          <w:rtl/>
        </w:rPr>
        <w:t xml:space="preserve"> </w:t>
      </w:r>
      <w:r w:rsidRPr="00C63571">
        <w:rPr>
          <w:rtl/>
        </w:rPr>
        <w:t xml:space="preserve">פסולה, </w:t>
      </w:r>
      <w:r>
        <w:rPr>
          <w:rFonts w:hint="cs"/>
          <w:rtl/>
        </w:rPr>
        <w:t>ד</w:t>
      </w:r>
      <w:r w:rsidRPr="00C63571">
        <w:rPr>
          <w:rtl/>
        </w:rPr>
        <w:t>מחשבין מעבודה לעבודה, וגמרינן ממחשבת פיגול;</w:t>
      </w:r>
    </w:p>
    <w:p w14:paraId="335AC26B" w14:textId="77777777" w:rsidR="0046556D" w:rsidRDefault="00BD6C4F" w:rsidP="00BD6C4F">
      <w:pPr>
        <w:rPr>
          <w:rtl/>
        </w:rPr>
      </w:pPr>
      <w:r>
        <w:rPr>
          <w:rStyle w:val="2fb"/>
          <w:rFonts w:hint="cs"/>
          <w:rtl/>
          <w:rPrChange w:id="10383" w:author="מנוע אמוראים" w:date="2026-10-05T16:40:54Z">
            <w:rPr>
              <w:rFonts w:hint="cs"/>
              <w:rtl/>
            </w:rPr>
          </w:rPrChange>
        </w:rPr>
        <w:t xml:space="preserve">לרשב</w:t>
      </w:r>
      <w:r>
        <w:rPr>
          <w:rStyle w:val="2fb"/>
          <w:rtl/>
          <w:rPrChange w:id="10384" w:author="מנוע אמוראים" w:date="2026-10-05T16:40:54Z">
            <w:rPr>
              <w:rtl/>
            </w:rPr>
          </w:rPrChange>
        </w:rPr>
        <w:t xml:space="preserve">"</w:t>
      </w:r>
      <w:r>
        <w:rPr>
          <w:rStyle w:val="2fb"/>
          <w:rFonts w:hint="cs"/>
          <w:rtl/>
          <w:rPrChange w:id="10385" w:author="מנוע אמוראים" w:date="2026-10-05T16:40:54Z">
            <w:rPr>
              <w:rFonts w:hint="cs"/>
              <w:rtl/>
            </w:rPr>
          </w:rPrChange>
        </w:rPr>
        <w:t xml:space="preserve">ל</w:t>
      </w:r>
      <w:r>
        <w:rPr>
          <w:rFonts w:hint="cs"/>
          <w:rtl/>
        </w:rPr>
        <w:t xml:space="preserve"> </w:t>
      </w:r>
      <w:r w:rsidRPr="00C63571">
        <w:rPr>
          <w:rtl/>
        </w:rPr>
        <w:t xml:space="preserve">כשרה, </w:t>
      </w:r>
      <w:r>
        <w:rPr>
          <w:rFonts w:hint="cs"/>
          <w:rtl/>
        </w:rPr>
        <w:t>ד</w:t>
      </w:r>
      <w:r w:rsidRPr="00C63571">
        <w:rPr>
          <w:rtl/>
        </w:rPr>
        <w:t>אין מחשבין מעבודה לעבודה, ולא גמרינן ממחשבת פיגול.</w:t>
      </w:r>
    </w:p>
    <w:p w14:paraId="3BE1457C" w14:textId="77777777" w:rsidR="0046556D" w:rsidRDefault="00BD6C4F" w:rsidP="00BD6C4F">
      <w:pPr>
        <w:rPr>
          <w:rtl/>
        </w:rPr>
      </w:pPr>
      <w:r w:rsidRPr="00C63571">
        <w:rPr>
          <w:rtl/>
        </w:rPr>
        <w:t>• וצריכא</w:t>
      </w:r>
      <w:r>
        <w:rPr>
          <w:rFonts w:hint="cs"/>
          <w:rtl/>
        </w:rPr>
        <w:t xml:space="preserve"> גם פניםמפנים דלא מודי </w:t>
      </w:r>
      <w:r>
        <w:rPr>
          <w:rStyle w:val="2fb"/>
          <w:rFonts w:hint="cs"/>
          <w:rtl/>
          <w:rPrChange w:id="10386" w:author="מנוע אמוראים" w:date="2026-10-05T16:40:54Z">
            <w:rPr>
              <w:rFonts w:hint="cs"/>
              <w:rtl/>
            </w:rPr>
          </w:rPrChange>
        </w:rPr>
        <w:t xml:space="preserve">ר</w:t>
      </w:r>
      <w:r>
        <w:rPr>
          <w:rStyle w:val="2fb"/>
          <w:rtl/>
          <w:rPrChange w:id="10387" w:author="מנוע אמוראים" w:date="2026-10-05T16:40:54Z">
            <w:rPr>
              <w:rtl/>
            </w:rPr>
          </w:rPrChange>
        </w:rPr>
        <w:t xml:space="preserve">"</w:t>
      </w:r>
      <w:r>
        <w:rPr>
          <w:rStyle w:val="2fb"/>
          <w:rFonts w:hint="cs"/>
          <w:rtl/>
          <w:rPrChange w:id="10388" w:author="מנוע אמוראים" w:date="2026-10-05T16:40:54Z">
            <w:rPr>
              <w:rFonts w:hint="cs"/>
              <w:rtl/>
            </w:rPr>
          </w:rPrChange>
        </w:rPr>
        <w:t xml:space="preserve">ל</w:t>
      </w:r>
      <w:r>
        <w:rPr>
          <w:rFonts w:hint="cs"/>
          <w:rtl/>
        </w:rPr>
        <w:t xml:space="preserve"> </w:t>
      </w:r>
      <w:r>
        <w:rPr>
          <w:rStyle w:val="2fb"/>
          <w:rFonts w:hint="cs"/>
          <w:rtl/>
          <w:rPrChange w:id="10389" w:author="מנוע אמוראים" w:date="2026-10-05T16:40:54Z">
            <w:rPr>
              <w:rFonts w:hint="cs"/>
              <w:rtl/>
            </w:rPr>
          </w:rPrChange>
        </w:rPr>
        <w:t xml:space="preserve">לרי</w:t>
      </w:r>
      <w:r>
        <w:rPr>
          <w:rStyle w:val="2fb"/>
          <w:rtl/>
          <w:rPrChange w:id="10390" w:author="מנוע אמוראים" w:date="2026-10-05T16:40:54Z">
            <w:rPr>
              <w:rtl/>
            </w:rPr>
          </w:rPrChange>
        </w:rPr>
        <w:t xml:space="preserve">"</w:t>
      </w:r>
      <w:r>
        <w:rPr>
          <w:rStyle w:val="2fb"/>
          <w:rFonts w:hint="cs"/>
          <w:rtl/>
          <w:rPrChange w:id="10391" w:author="מנוע אמוראים" w:date="2026-10-05T16:40:54Z">
            <w:rPr>
              <w:rFonts w:hint="cs"/>
              <w:rtl/>
            </w:rPr>
          </w:rPrChange>
        </w:rPr>
        <w:t xml:space="preserve">ו</w:t>
      </w:r>
      <w:r>
        <w:rPr>
          <w:rFonts w:hint="cs"/>
          <w:rtl/>
        </w:rPr>
        <w:t xml:space="preserve"> וחוץ מפנים דלא מודה </w:t>
      </w:r>
      <w:r>
        <w:rPr>
          <w:rStyle w:val="2fb"/>
          <w:rFonts w:hint="cs"/>
          <w:rtl/>
          <w:rPrChange w:id="10392" w:author="מנוע אמוראים" w:date="2026-10-05T16:40:54Z">
            <w:rPr>
              <w:rFonts w:hint="cs"/>
              <w:rtl/>
            </w:rPr>
          </w:rPrChange>
        </w:rPr>
        <w:t xml:space="preserve">רי</w:t>
      </w:r>
      <w:r>
        <w:rPr>
          <w:rStyle w:val="2fb"/>
          <w:rtl/>
          <w:rPrChange w:id="10393" w:author="מנוע אמוראים" w:date="2026-10-05T16:40:54Z">
            <w:rPr>
              <w:rtl/>
            </w:rPr>
          </w:rPrChange>
        </w:rPr>
        <w:t xml:space="preserve">"</w:t>
      </w:r>
      <w:r>
        <w:rPr>
          <w:rStyle w:val="2fb"/>
          <w:rFonts w:hint="cs"/>
          <w:rtl/>
          <w:rPrChange w:id="10394" w:author="מנוע אמוראים" w:date="2026-10-05T16:40:54Z">
            <w:rPr>
              <w:rFonts w:hint="cs"/>
              <w:rtl/>
            </w:rPr>
          </w:rPrChange>
        </w:rPr>
        <w:t xml:space="preserve">ו</w:t>
      </w:r>
      <w:r>
        <w:rPr>
          <w:rFonts w:hint="cs"/>
          <w:rtl/>
        </w:rPr>
        <w:t xml:space="preserve"> </w:t>
      </w:r>
      <w:r>
        <w:rPr>
          <w:rStyle w:val="2fb"/>
          <w:rFonts w:hint="cs"/>
          <w:rtl/>
          <w:rPrChange w:id="10395" w:author="מנוע אמוראים" w:date="2026-10-05T16:40:54Z">
            <w:rPr>
              <w:rFonts w:hint="cs"/>
              <w:rtl/>
            </w:rPr>
          </w:rPrChange>
        </w:rPr>
        <w:t xml:space="preserve">לר</w:t>
      </w:r>
      <w:r>
        <w:rPr>
          <w:rStyle w:val="2fb"/>
          <w:rtl/>
          <w:rPrChange w:id="10396" w:author="מנוע אמוראים" w:date="2026-10-05T16:40:54Z">
            <w:rPr>
              <w:rtl/>
            </w:rPr>
          </w:rPrChange>
        </w:rPr>
        <w:t xml:space="preserve">"</w:t>
      </w:r>
      <w:r>
        <w:rPr>
          <w:rStyle w:val="2fb"/>
          <w:rFonts w:hint="cs"/>
          <w:rtl/>
          <w:rPrChange w:id="10397" w:author="מנוע אמוראים" w:date="2026-10-05T16:40:54Z">
            <w:rPr>
              <w:rFonts w:hint="cs"/>
              <w:rtl/>
            </w:rPr>
          </w:rPrChange>
        </w:rPr>
        <w:t xml:space="preserve">ל</w:t>
      </w:r>
      <w:r>
        <w:rPr>
          <w:rFonts w:hint="cs"/>
          <w:rtl/>
        </w:rPr>
        <w:t xml:space="preserve"> </w:t>
      </w:r>
    </w:p>
    <w:p w14:paraId="4C336BE1" w14:textId="77777777" w:rsidR="0046556D" w:rsidRDefault="0046556D" w:rsidP="00BD6C4F">
      <w:pPr>
        <w:rPr>
          <w:rtl/>
        </w:rPr>
      </w:pPr>
    </w:p>
    <w:p w14:paraId="6BBE7BAA" w14:textId="77777777" w:rsidR="0046556D" w:rsidRDefault="00BD6C4F" w:rsidP="00BD6C4F">
      <w:pPr>
        <w:rPr>
          <w:rtl/>
        </w:rPr>
      </w:pPr>
      <w:r w:rsidRPr="00C63571">
        <w:rPr>
          <w:rtl/>
        </w:rPr>
        <w:t xml:space="preserve">• </w:t>
      </w:r>
      <w:r>
        <w:rPr>
          <w:rtl/>
        </w:rPr>
        <w:t xml:space="preserve">מתיב </w:t>
      </w:r>
      <w:r>
        <w:rPr>
          <w:rStyle w:val="2fb"/>
          <w:rFonts w:hint="cs"/>
          <w:rtl/>
          <w:rPrChange w:id="10398" w:author="מנוע אמוראים" w:date="2026-10-05T16:40:54Z">
            <w:rPr>
              <w:rFonts w:hint="cs"/>
              <w:rtl/>
            </w:rPr>
          </w:rPrChange>
        </w:rPr>
        <w:t xml:space="preserve">ר</w:t>
      </w:r>
      <w:r>
        <w:rPr>
          <w:rStyle w:val="2fb"/>
          <w:rtl/>
          <w:rPrChange w:id="10399" w:author="מנוע אמוראים" w:date="2026-10-05T16:40:54Z">
            <w:rPr>
              <w:rtl/>
            </w:rPr>
          </w:rPrChange>
        </w:rPr>
        <w:t xml:space="preserve">"</w:t>
      </w:r>
      <w:r>
        <w:rPr>
          <w:rStyle w:val="2fb"/>
          <w:rFonts w:hint="cs"/>
          <w:rtl/>
          <w:rPrChange w:id="10400" w:author="מנוע אמוראים" w:date="2026-10-05T16:40:54Z">
            <w:rPr>
              <w:rFonts w:hint="cs"/>
              <w:rtl/>
            </w:rPr>
          </w:rPrChange>
        </w:rPr>
        <w:t xml:space="preserve">ש</w:t>
      </w:r>
      <w:r>
        <w:rPr>
          <w:rFonts w:hint="cs"/>
          <w:rtl/>
        </w:rPr>
        <w:t xml:space="preserve"> </w:t>
      </w:r>
      <w:r>
        <w:rPr>
          <w:rtl/>
        </w:rPr>
        <w:t>א"ר יוסי</w:t>
      </w:r>
      <w:r>
        <w:rPr>
          <w:rFonts w:hint="cs"/>
          <w:rtl/>
        </w:rPr>
        <w:t xml:space="preserve"> ק</w:t>
      </w:r>
      <w:r>
        <w:rPr>
          <w:rtl/>
        </w:rPr>
        <w:t>"</w:t>
      </w:r>
      <w:r>
        <w:rPr>
          <w:rFonts w:hint="cs"/>
          <w:rtl/>
        </w:rPr>
        <w:t>ו</w:t>
      </w:r>
      <w:r w:rsidRPr="00C63571">
        <w:rPr>
          <w:rtl/>
        </w:rPr>
        <w:t xml:space="preserve"> </w:t>
      </w:r>
      <w:r>
        <w:rPr>
          <w:rFonts w:hint="cs"/>
          <w:rtl/>
        </w:rPr>
        <w:t xml:space="preserve"> </w:t>
      </w:r>
      <w:r w:rsidRPr="00C63571">
        <w:rPr>
          <w:rtl/>
        </w:rPr>
        <w:t>ממקום שמחש</w:t>
      </w:r>
      <w:r>
        <w:rPr>
          <w:rtl/>
        </w:rPr>
        <w:t>בה פוסלת במוקדשין מעבודה לעבודה</w:t>
      </w:r>
      <w:r w:rsidRPr="00C63571">
        <w:rPr>
          <w:rtl/>
        </w:rPr>
        <w:t xml:space="preserve"> הכל הולך </w:t>
      </w:r>
      <w:r>
        <w:rPr>
          <w:rtl/>
        </w:rPr>
        <w:t>אחר העובד</w:t>
      </w:r>
    </w:p>
    <w:p w14:paraId="059B1C4D" w14:textId="77777777" w:rsidR="0046556D" w:rsidRDefault="00BD6C4F" w:rsidP="00BD6C4F">
      <w:pPr>
        <w:rPr>
          <w:rtl/>
        </w:rPr>
      </w:pPr>
      <w:r>
        <w:rPr>
          <w:rFonts w:hint="cs"/>
          <w:rtl/>
        </w:rPr>
        <w:t>כ</w:t>
      </w:r>
      <w:r>
        <w:rPr>
          <w:rtl/>
        </w:rPr>
        <w:t>"</w:t>
      </w:r>
      <w:r>
        <w:rPr>
          <w:rFonts w:hint="cs"/>
          <w:rtl/>
        </w:rPr>
        <w:t xml:space="preserve">ש </w:t>
      </w:r>
      <w:r w:rsidRPr="00C63571">
        <w:rPr>
          <w:rtl/>
        </w:rPr>
        <w:t xml:space="preserve">מקום שאין מחשבה פוסלת, בחולין מעבודה לעבודה אלא באותה עבודה, </w:t>
      </w:r>
      <w:r>
        <w:rPr>
          <w:rFonts w:hint="cs"/>
          <w:rtl/>
        </w:rPr>
        <w:t>שיילך</w:t>
      </w:r>
      <w:r w:rsidRPr="00C63571">
        <w:rPr>
          <w:rtl/>
        </w:rPr>
        <w:t xml:space="preserve"> אחר השוחט;</w:t>
      </w:r>
    </w:p>
    <w:p w14:paraId="2A996D0C" w14:textId="77777777" w:rsidR="0046556D" w:rsidRDefault="00BD6C4F" w:rsidP="00BD6C4F">
      <w:pPr>
        <w:rPr>
          <w:rtl/>
        </w:rPr>
      </w:pPr>
      <w:r w:rsidRPr="000C5072">
        <w:rPr>
          <w:b/>
          <w:bCs/>
          <w:rtl/>
        </w:rPr>
        <w:t>פנים</w:t>
      </w:r>
      <w:r w:rsidRPr="00C63571">
        <w:rPr>
          <w:rtl/>
        </w:rPr>
        <w:t xml:space="preserve"> </w:t>
      </w:r>
      <w:r>
        <w:rPr>
          <w:rStyle w:val="2fb"/>
          <w:b/>
          <w:bCs/>
          <w:rtl/>
          <w:rPrChange w:id="10401" w:author="מנוע אמוראים" w:date="2026-10-05T16:40:54Z">
            <w:rPr>
              <w:b/>
              <w:bCs/>
              <w:rtl/>
            </w:rPr>
          </w:rPrChange>
        </w:rPr>
        <w:t xml:space="preserve">לר</w:t>
      </w:r>
      <w:r>
        <w:rPr>
          <w:rStyle w:val="2fb"/>
          <w:rFonts w:hint="cs"/>
          <w:b/>
          <w:bCs/>
          <w:rtl/>
          <w:rPrChange w:id="10402" w:author="מנוע אמוראים" w:date="2026-10-05T16:40:54Z">
            <w:rPr>
              <w:rFonts w:hint="cs"/>
              <w:b/>
              <w:bCs/>
              <w:rtl/>
            </w:rPr>
          </w:rPrChange>
        </w:rPr>
        <w:t xml:space="preserve">שב</w:t>
      </w:r>
      <w:r>
        <w:rPr>
          <w:rStyle w:val="2fb"/>
          <w:b/>
          <w:bCs/>
          <w:rtl/>
          <w:rPrChange w:id="10403" w:author="מנוע אמוראים" w:date="2026-10-05T16:40:54Z">
            <w:rPr>
              <w:b/>
              <w:bCs/>
              <w:rtl/>
            </w:rPr>
          </w:rPrChange>
        </w:rPr>
        <w:t xml:space="preserve">"</w:t>
      </w:r>
      <w:r>
        <w:rPr>
          <w:rStyle w:val="2fb"/>
          <w:rFonts w:hint="cs"/>
          <w:b/>
          <w:bCs/>
          <w:rtl/>
          <w:rPrChange w:id="10404" w:author="מנוע אמוראים" w:date="2026-10-05T16:40:54Z">
            <w:rPr>
              <w:rFonts w:hint="cs"/>
              <w:b/>
              <w:bCs/>
              <w:rtl/>
            </w:rPr>
          </w:rPrChange>
        </w:rPr>
        <w:t xml:space="preserve">ל</w:t>
      </w:r>
      <w:r>
        <w:rPr>
          <w:rFonts w:hint="cs"/>
          <w:rtl/>
        </w:rPr>
        <w:t xml:space="preserve"> </w:t>
      </w:r>
      <w:r>
        <w:rPr>
          <w:rtl/>
        </w:rPr>
        <w:t xml:space="preserve">לא קשיא: הא מקמי דשמעה </w:t>
      </w:r>
      <w:r>
        <w:rPr>
          <w:rStyle w:val="2fb"/>
          <w:rtl/>
          <w:rPrChange w:id="10405" w:author="מנוע אמוראים" w:date="2026-10-05T16:40:54Z">
            <w:rPr>
              <w:rtl/>
            </w:rPr>
          </w:rPrChange>
        </w:rPr>
        <w:t xml:space="preserve">מר</w:t>
      </w:r>
      <w:r>
        <w:rPr>
          <w:rStyle w:val="2fb"/>
          <w:rFonts w:hint="cs"/>
          <w:rtl/>
          <w:rPrChange w:id="10406" w:author="מנוע אמוראים" w:date="2026-10-05T16:40:54Z">
            <w:rPr>
              <w:rFonts w:hint="cs"/>
              <w:rtl/>
            </w:rPr>
          </w:rPrChange>
        </w:rPr>
        <w:t xml:space="preserve">י</w:t>
      </w:r>
      <w:r>
        <w:rPr>
          <w:rStyle w:val="2fb"/>
          <w:rtl/>
          <w:rPrChange w:id="10407" w:author="מנוע אמוראים" w:date="2026-10-05T16:40:54Z">
            <w:rPr>
              <w:rtl/>
            </w:rPr>
          </w:rPrChange>
        </w:rPr>
        <w:t xml:space="preserve">"</w:t>
      </w:r>
      <w:r>
        <w:rPr>
          <w:rStyle w:val="2fb"/>
          <w:rFonts w:hint="cs"/>
          <w:rtl/>
          <w:rPrChange w:id="10408" w:author="מנוע אמוראים" w:date="2026-10-05T16:40:54Z">
            <w:rPr>
              <w:rFonts w:hint="cs"/>
              <w:rtl/>
            </w:rPr>
          </w:rPrChange>
        </w:rPr>
        <w:t xml:space="preserve">ו</w:t>
      </w:r>
      <w:r>
        <w:rPr>
          <w:rtl/>
        </w:rPr>
        <w:t xml:space="preserve"> הא לבתר דשמעה </w:t>
      </w:r>
      <w:r>
        <w:rPr>
          <w:rStyle w:val="2fb"/>
          <w:rtl/>
          <w:rPrChange w:id="10409" w:author="מנוע אמוראים" w:date="2026-10-05T16:40:54Z">
            <w:rPr>
              <w:rtl/>
            </w:rPr>
          </w:rPrChange>
        </w:rPr>
        <w:t xml:space="preserve">מר</w:t>
      </w:r>
      <w:r>
        <w:rPr>
          <w:rStyle w:val="2fb"/>
          <w:rFonts w:hint="cs"/>
          <w:rtl/>
          <w:rPrChange w:id="10410" w:author="מנוע אמוראים" w:date="2026-10-05T16:40:54Z">
            <w:rPr>
              <w:rFonts w:hint="cs"/>
              <w:rtl/>
            </w:rPr>
          </w:rPrChange>
        </w:rPr>
        <w:t xml:space="preserve">י</w:t>
      </w:r>
      <w:r>
        <w:rPr>
          <w:rStyle w:val="2fb"/>
          <w:rtl/>
          <w:rPrChange w:id="10411" w:author="מנוע אמוראים" w:date="2026-10-05T16:40:54Z">
            <w:rPr>
              <w:rtl/>
            </w:rPr>
          </w:rPrChange>
        </w:rPr>
        <w:t xml:space="preserve">"</w:t>
      </w:r>
      <w:r>
        <w:rPr>
          <w:rStyle w:val="2fb"/>
          <w:rFonts w:hint="cs"/>
          <w:rtl/>
          <w:rPrChange w:id="10412" w:author="מנוע אמוראים" w:date="2026-10-05T16:40:54Z">
            <w:rPr>
              <w:rFonts w:hint="cs"/>
              <w:rtl/>
            </w:rPr>
          </w:rPrChange>
        </w:rPr>
        <w:t xml:space="preserve">ו</w:t>
      </w:r>
      <w:r w:rsidRPr="00C63571">
        <w:rPr>
          <w:rtl/>
        </w:rPr>
        <w:t xml:space="preserve">, </w:t>
      </w:r>
    </w:p>
    <w:p w14:paraId="5AF92C3D" w14:textId="77777777" w:rsidR="0046556D" w:rsidRDefault="00BD6C4F" w:rsidP="00BD6C4F">
      <w:pPr>
        <w:rPr>
          <w:rtl/>
        </w:rPr>
      </w:pPr>
      <w:r w:rsidRPr="000C5072">
        <w:rPr>
          <w:rFonts w:hint="cs"/>
          <w:b/>
          <w:bCs/>
          <w:rtl/>
        </w:rPr>
        <w:t>וחוץ</w:t>
      </w:r>
      <w:r>
        <w:rPr>
          <w:rFonts w:hint="cs"/>
          <w:rtl/>
        </w:rPr>
        <w:t xml:space="preserve"> </w:t>
      </w:r>
      <w:r>
        <w:rPr>
          <w:rStyle w:val="2fb"/>
          <w:rFonts w:hint="cs"/>
          <w:rtl/>
          <w:rPrChange w:id="10413" w:author="מנוע אמוראים" w:date="2026-10-05T16:40:54Z">
            <w:rPr>
              <w:rFonts w:hint="cs"/>
              <w:rtl/>
            </w:rPr>
          </w:rPrChange>
        </w:rPr>
        <w:t xml:space="preserve">לרי</w:t>
      </w:r>
      <w:r>
        <w:rPr>
          <w:rStyle w:val="2fb"/>
          <w:rtl/>
          <w:rPrChange w:id="10414" w:author="מנוע אמוראים" w:date="2026-10-05T16:40:54Z">
            <w:rPr>
              <w:rtl/>
            </w:rPr>
          </w:rPrChange>
        </w:rPr>
        <w:t xml:space="preserve">"</w:t>
      </w:r>
      <w:r>
        <w:rPr>
          <w:rStyle w:val="2fb"/>
          <w:rFonts w:hint="cs"/>
          <w:rtl/>
          <w:rPrChange w:id="10415" w:author="מנוע אמוראים" w:date="2026-10-05T16:40:54Z">
            <w:rPr>
              <w:rFonts w:hint="cs"/>
              <w:rtl/>
            </w:rPr>
          </w:rPrChange>
        </w:rPr>
        <w:t xml:space="preserve">ו</w:t>
      </w:r>
      <w:r>
        <w:rPr>
          <w:rFonts w:hint="cs"/>
          <w:rtl/>
        </w:rPr>
        <w:t xml:space="preserve"> ל</w:t>
      </w:r>
      <w:r>
        <w:rPr>
          <w:rtl/>
        </w:rPr>
        <w:t>"</w:t>
      </w:r>
      <w:r>
        <w:rPr>
          <w:rFonts w:hint="cs"/>
          <w:rtl/>
        </w:rPr>
        <w:t xml:space="preserve">ק- </w:t>
      </w:r>
      <w:r w:rsidRPr="00C63571">
        <w:rPr>
          <w:rtl/>
        </w:rPr>
        <w:t xml:space="preserve">הוא מותיב לה, והוא מפרק לה: בארבע עבודות, </w:t>
      </w:r>
    </w:p>
    <w:p w14:paraId="242319EC" w14:textId="77777777" w:rsidR="0046556D" w:rsidRDefault="00BD6C4F" w:rsidP="00BD6C4F">
      <w:pPr>
        <w:rPr>
          <w:rtl/>
        </w:rPr>
      </w:pPr>
      <w:r w:rsidRPr="00AB425A">
        <w:rPr>
          <w:b/>
          <w:bCs/>
          <w:rtl/>
        </w:rPr>
        <w:t>וה"ק</w:t>
      </w:r>
      <w:r w:rsidRPr="00C63571">
        <w:rPr>
          <w:rtl/>
        </w:rPr>
        <w:t xml:space="preserve">: ומה במקום שמחשבה פוסלת, במוקדשין בארבע עבודות, אין הכל הולך אלא אחר העובד, מקום שאין מחשבה פוסלת, בחולין אלא בשתי עבודות, </w:t>
      </w:r>
      <w:r>
        <w:rPr>
          <w:rFonts w:hint="cs"/>
          <w:rtl/>
        </w:rPr>
        <w:t>כ</w:t>
      </w:r>
      <w:r>
        <w:rPr>
          <w:rtl/>
        </w:rPr>
        <w:t>"</w:t>
      </w:r>
      <w:r>
        <w:rPr>
          <w:rFonts w:hint="cs"/>
          <w:rtl/>
        </w:rPr>
        <w:t>ש שהכל יילך</w:t>
      </w:r>
      <w:r w:rsidRPr="00C63571">
        <w:rPr>
          <w:rtl/>
        </w:rPr>
        <w:t xml:space="preserve"> אחר השוחט.</w:t>
      </w:r>
    </w:p>
    <w:p w14:paraId="71A62C94" w14:textId="77777777" w:rsidR="00BD6C4F" w:rsidRPr="003D23F5" w:rsidRDefault="00BD6C4F" w:rsidP="00F07436">
      <w:pPr>
        <w:pStyle w:val="afff3"/>
        <w:framePr w:wrap="around"/>
        <w:rPr>
          <w:rtl/>
        </w:rPr>
      </w:pPr>
      <w:r w:rsidRPr="003D23F5">
        <w:rPr>
          <w:rFonts w:hint="cs"/>
          <w:rtl/>
        </w:rPr>
        <w:t>לט:</w:t>
      </w:r>
    </w:p>
    <w:p w14:paraId="0F090C4D" w14:textId="77777777" w:rsidR="0046556D" w:rsidRDefault="00BD6C4F" w:rsidP="00BD6C4F">
      <w:pPr>
        <w:rPr>
          <w:rtl/>
        </w:rPr>
      </w:pPr>
      <w:r w:rsidRPr="00C63571">
        <w:rPr>
          <w:rtl/>
        </w:rPr>
        <w:t>• ת</w:t>
      </w:r>
      <w:r>
        <w:rPr>
          <w:rtl/>
        </w:rPr>
        <w:t>"</w:t>
      </w:r>
      <w:r>
        <w:rPr>
          <w:rFonts w:hint="cs"/>
          <w:rtl/>
        </w:rPr>
        <w:t xml:space="preserve">כ </w:t>
      </w:r>
      <w:r>
        <w:rPr>
          <w:rStyle w:val="2fb"/>
          <w:rFonts w:hint="cs"/>
          <w:rtl/>
          <w:rPrChange w:id="10416" w:author="מנוע אמוראים" w:date="2026-10-05T16:40:54Z">
            <w:rPr>
              <w:rFonts w:hint="cs"/>
              <w:rtl/>
            </w:rPr>
          </w:rPrChange>
        </w:rPr>
        <w:t xml:space="preserve">דרי</w:t>
      </w:r>
      <w:r>
        <w:rPr>
          <w:rStyle w:val="2fb"/>
          <w:rtl/>
          <w:rPrChange w:id="10417" w:author="מנוע אמוראים" w:date="2026-10-05T16:40:54Z">
            <w:rPr>
              <w:rtl/>
            </w:rPr>
          </w:rPrChange>
        </w:rPr>
        <w:t xml:space="preserve">"</w:t>
      </w:r>
      <w:r>
        <w:rPr>
          <w:rStyle w:val="2fb"/>
          <w:rFonts w:hint="cs"/>
          <w:rtl/>
          <w:rPrChange w:id="10418" w:author="מנוע אמוראים" w:date="2026-10-05T16:40:54Z">
            <w:rPr>
              <w:rFonts w:hint="cs"/>
              <w:rtl/>
            </w:rPr>
          </w:rPrChange>
        </w:rPr>
        <w:t xml:space="preserve">ו</w:t>
      </w:r>
      <w:r w:rsidRPr="00C63571">
        <w:rPr>
          <w:rtl/>
        </w:rPr>
        <w:t>: השוחט את הבהמה לזרוק דמה לע</w:t>
      </w:r>
      <w:r>
        <w:rPr>
          <w:rFonts w:hint="cs"/>
          <w:rtl/>
        </w:rPr>
        <w:t>כו</w:t>
      </w:r>
      <w:r>
        <w:rPr>
          <w:rtl/>
        </w:rPr>
        <w:t>"</w:t>
      </w:r>
      <w:r>
        <w:rPr>
          <w:rFonts w:hint="cs"/>
          <w:rtl/>
        </w:rPr>
        <w:t xml:space="preserve">ם </w:t>
      </w:r>
      <w:r w:rsidRPr="00C63571">
        <w:rPr>
          <w:rtl/>
        </w:rPr>
        <w:t>ולהקטיר חלבה לע</w:t>
      </w:r>
      <w:r>
        <w:rPr>
          <w:rFonts w:hint="cs"/>
          <w:rtl/>
        </w:rPr>
        <w:t>כו</w:t>
      </w:r>
      <w:r>
        <w:rPr>
          <w:rtl/>
        </w:rPr>
        <w:t>"</w:t>
      </w:r>
      <w:r>
        <w:rPr>
          <w:rFonts w:hint="cs"/>
          <w:rtl/>
        </w:rPr>
        <w:t xml:space="preserve">ם </w:t>
      </w:r>
      <w:r w:rsidRPr="00C63571">
        <w:rPr>
          <w:rtl/>
        </w:rPr>
        <w:t xml:space="preserve"> הרי אלו זבחי מתים;</w:t>
      </w:r>
    </w:p>
    <w:p w14:paraId="6929940D" w14:textId="77777777" w:rsidR="0046556D" w:rsidRDefault="00BD6C4F" w:rsidP="00BD6C4F">
      <w:pPr>
        <w:rPr>
          <w:rtl/>
        </w:rPr>
      </w:pPr>
      <w:r w:rsidRPr="00C63571">
        <w:rPr>
          <w:rtl/>
        </w:rPr>
        <w:lastRenderedPageBreak/>
        <w:t>שחטה ואח"כ חישב עליה, זה היה מעשה בקיסרי ולא אמרו בה לא איסור ולא היתר.</w:t>
      </w:r>
    </w:p>
    <w:p w14:paraId="7B21ABC2" w14:textId="77777777" w:rsidR="0046556D" w:rsidRDefault="0046556D" w:rsidP="00BD6C4F">
      <w:pPr>
        <w:rPr>
          <w:rtl/>
        </w:rPr>
      </w:pPr>
    </w:p>
    <w:p w14:paraId="55C7270A" w14:textId="77777777" w:rsidR="0046556D" w:rsidRDefault="00BD6C4F" w:rsidP="00BD6C4F">
      <w:pPr>
        <w:rPr>
          <w:rtl/>
        </w:rPr>
      </w:pPr>
      <w:r w:rsidRPr="00C63571">
        <w:rPr>
          <w:rtl/>
        </w:rPr>
        <w:t xml:space="preserve">• </w:t>
      </w:r>
      <w:r>
        <w:rPr>
          <w:rStyle w:val="2fb"/>
          <w:rFonts w:hint="cs"/>
          <w:rtl/>
          <w:rPrChange w:id="10419" w:author="מנוע אמוראים" w:date="2026-10-05T16:40:54Z">
            <w:rPr>
              <w:rFonts w:hint="cs"/>
              <w:rtl/>
            </w:rPr>
          </w:rPrChange>
        </w:rPr>
        <w:t xml:space="preserve">אר</w:t>
      </w:r>
      <w:r>
        <w:rPr>
          <w:rStyle w:val="2fb"/>
          <w:rtl/>
          <w:rPrChange w:id="10420" w:author="מנוע אמוראים" w:date="2026-10-05T16:40:54Z">
            <w:rPr>
              <w:rtl/>
            </w:rPr>
          </w:rPrChange>
        </w:rPr>
        <w:t xml:space="preserve">"</w:t>
      </w:r>
      <w:r>
        <w:rPr>
          <w:rStyle w:val="2fb"/>
          <w:rFonts w:hint="cs"/>
          <w:rtl/>
          <w:rPrChange w:id="10421" w:author="מנוע אמוראים" w:date="2026-10-05T16:40:54Z">
            <w:rPr>
              <w:rFonts w:hint="cs"/>
              <w:rtl/>
            </w:rPr>
          </w:rPrChange>
        </w:rPr>
        <w:t xml:space="preserve">ח</w:t>
      </w:r>
      <w:r w:rsidRPr="00C63571">
        <w:rPr>
          <w:rtl/>
        </w:rPr>
        <w:t xml:space="preserve">: לא אמרו בה איסור </w:t>
      </w:r>
      <w:r>
        <w:rPr>
          <w:rtl/>
        </w:rPr>
        <w:t>משום כבודן דרבנן, לא היתר</w:t>
      </w:r>
      <w:r>
        <w:rPr>
          <w:rtl/>
        </w:rPr>
        <w:t xml:space="preserve"> משום כבודו </w:t>
      </w:r>
      <w:r>
        <w:rPr>
          <w:rStyle w:val="2fb"/>
          <w:rtl/>
          <w:rPrChange w:id="10422" w:author="מנוע אמוראים" w:date="2026-10-05T16:40:54Z">
            <w:rPr>
              <w:rtl/>
            </w:rPr>
          </w:rPrChange>
        </w:rPr>
        <w:t xml:space="preserve">דר</w:t>
      </w:r>
      <w:r>
        <w:rPr>
          <w:rStyle w:val="2fb"/>
          <w:rtl/>
          <w:rPrChange w:id="10423" w:author="מנוע אמוראים" w:date="2026-10-05T16:40:54Z">
            <w:rPr>
              <w:rtl/>
            </w:rPr>
          </w:rPrChange>
        </w:rPr>
        <w:t xml:space="preserve">"</w:t>
      </w:r>
      <w:r>
        <w:rPr>
          <w:rStyle w:val="2fb"/>
          <w:rFonts w:hint="cs"/>
          <w:rtl/>
          <w:rPrChange w:id="10424" w:author="מנוע אמוראים" w:date="2026-10-05T16:40:54Z">
            <w:rPr>
              <w:rFonts w:hint="cs"/>
              <w:rtl/>
            </w:rPr>
          </w:rPrChange>
        </w:rPr>
        <w:t xml:space="preserve">א</w:t>
      </w:r>
      <w:r w:rsidRPr="00C63571">
        <w:rPr>
          <w:rtl/>
        </w:rPr>
        <w:t>.</w:t>
      </w:r>
    </w:p>
    <w:p w14:paraId="54318452" w14:textId="77777777" w:rsidR="0046556D" w:rsidRDefault="00BD6C4F" w:rsidP="00BD6C4F">
      <w:pPr>
        <w:rPr>
          <w:rtl/>
        </w:rPr>
      </w:pPr>
      <w:r w:rsidRPr="00C63571">
        <w:rPr>
          <w:rtl/>
        </w:rPr>
        <w:t xml:space="preserve">ממאי? דלמא </w:t>
      </w:r>
      <w:r>
        <w:rPr>
          <w:rFonts w:hint="cs"/>
          <w:rtl/>
        </w:rPr>
        <w:t>ע</w:t>
      </w:r>
      <w:r>
        <w:rPr>
          <w:rtl/>
        </w:rPr>
        <w:t>"</w:t>
      </w:r>
      <w:r>
        <w:rPr>
          <w:rFonts w:hint="cs"/>
          <w:rtl/>
        </w:rPr>
        <w:t>כ</w:t>
      </w:r>
      <w:r w:rsidRPr="00C63571">
        <w:rPr>
          <w:rtl/>
        </w:rPr>
        <w:t xml:space="preserve"> קאמרי רבנן דלא שמענא דחשיב, אבל הכא דשמענא דחשיב הוכיח סופו על תחלתו!</w:t>
      </w:r>
    </w:p>
    <w:p w14:paraId="0AAE27E4" w14:textId="77777777" w:rsidR="0046556D" w:rsidRDefault="00BD6C4F" w:rsidP="00BD6C4F">
      <w:pPr>
        <w:rPr>
          <w:rtl/>
        </w:rPr>
      </w:pPr>
      <w:r>
        <w:rPr>
          <w:rFonts w:hint="cs"/>
          <w:rtl/>
        </w:rPr>
        <w:t>א</w:t>
      </w:r>
      <w:r>
        <w:rPr>
          <w:rtl/>
        </w:rPr>
        <w:t>"</w:t>
      </w:r>
      <w:r>
        <w:rPr>
          <w:rFonts w:hint="cs"/>
          <w:rtl/>
        </w:rPr>
        <w:t xml:space="preserve">נ </w:t>
      </w:r>
      <w:r>
        <w:rPr>
          <w:rtl/>
        </w:rPr>
        <w:t xml:space="preserve">ע"כ לא קאמר </w:t>
      </w:r>
      <w:r>
        <w:rPr>
          <w:rStyle w:val="2fb"/>
          <w:rtl/>
          <w:rPrChange w:id="10425" w:author="מנוע אמוראים" w:date="2026-10-05T16:40:54Z">
            <w:rPr>
              <w:rtl/>
            </w:rPr>
          </w:rPrChange>
        </w:rPr>
        <w:t xml:space="preserve">ר"א</w:t>
      </w:r>
      <w:r>
        <w:rPr>
          <w:rtl/>
        </w:rPr>
        <w:t xml:space="preserve"> התם אלא גבי ע</w:t>
      </w:r>
      <w:r>
        <w:rPr>
          <w:rFonts w:hint="cs"/>
          <w:rtl/>
        </w:rPr>
        <w:t>כו'ם</w:t>
      </w:r>
      <w:r w:rsidRPr="00C63571">
        <w:rPr>
          <w:rtl/>
        </w:rPr>
        <w:t>, דסתם מחשבת ע</w:t>
      </w:r>
      <w:r>
        <w:rPr>
          <w:rFonts w:hint="cs"/>
          <w:rtl/>
        </w:rPr>
        <w:t>כו</w:t>
      </w:r>
      <w:r>
        <w:rPr>
          <w:rtl/>
        </w:rPr>
        <w:t>"</w:t>
      </w:r>
      <w:r>
        <w:rPr>
          <w:rFonts w:hint="cs"/>
          <w:rtl/>
        </w:rPr>
        <w:t>ם לעכו</w:t>
      </w:r>
      <w:r>
        <w:rPr>
          <w:rtl/>
        </w:rPr>
        <w:t>"</w:t>
      </w:r>
      <w:r>
        <w:rPr>
          <w:rFonts w:hint="cs"/>
          <w:rtl/>
        </w:rPr>
        <w:t>ם</w:t>
      </w:r>
      <w:r w:rsidRPr="00C63571">
        <w:rPr>
          <w:rtl/>
        </w:rPr>
        <w:t>, אבל ישראל הוכיח סופו על תחלתו לא אמרינן!</w:t>
      </w:r>
    </w:p>
    <w:p w14:paraId="563D1118" w14:textId="77777777" w:rsidR="0046556D" w:rsidRDefault="00BD6C4F" w:rsidP="00BD6C4F">
      <w:pPr>
        <w:rPr>
          <w:rtl/>
        </w:rPr>
      </w:pPr>
      <w:r w:rsidRPr="00C63571">
        <w:rPr>
          <w:rtl/>
        </w:rPr>
        <w:t xml:space="preserve">• אלא </w:t>
      </w:r>
      <w:r>
        <w:rPr>
          <w:rStyle w:val="2fb"/>
          <w:rtl/>
          <w:rPrChange w:id="10426" w:author="מנוע אמוראים" w:date="2026-10-05T16:40:54Z">
            <w:rPr>
              <w:rtl/>
            </w:rPr>
          </w:rPrChange>
        </w:rPr>
        <w:t xml:space="preserve">א</w:t>
      </w:r>
      <w:r>
        <w:rPr>
          <w:rStyle w:val="2fb"/>
          <w:rFonts w:hint="cs"/>
          <w:rtl/>
          <w:rPrChange w:id="10427" w:author="מנוע אמוראים" w:date="2026-10-05T16:40:54Z">
            <w:rPr>
              <w:rFonts w:hint="cs"/>
              <w:rtl/>
            </w:rPr>
          </w:rPrChange>
        </w:rPr>
        <w:t xml:space="preserve">ר</w:t>
      </w:r>
      <w:r>
        <w:rPr>
          <w:rStyle w:val="2fb"/>
          <w:rtl/>
          <w:rPrChange w:id="10428" w:author="מנוע אמוראים" w:date="2026-10-05T16:40:54Z">
            <w:rPr>
              <w:rtl/>
            </w:rPr>
          </w:rPrChange>
        </w:rPr>
        <w:t xml:space="preserve">"</w:t>
      </w:r>
      <w:r>
        <w:rPr>
          <w:rStyle w:val="2fb"/>
          <w:rFonts w:hint="cs"/>
          <w:rtl/>
          <w:rPrChange w:id="10429" w:author="מנוע אמוראים" w:date="2026-10-05T16:40:54Z">
            <w:rPr>
              <w:rFonts w:hint="cs"/>
              <w:rtl/>
            </w:rPr>
          </w:rPrChange>
        </w:rPr>
        <w:t xml:space="preserve">ש</w:t>
      </w:r>
      <w:r>
        <w:rPr>
          <w:rtl/>
        </w:rPr>
        <w:t xml:space="preserve">: לא אמרו בה היתר </w:t>
      </w:r>
      <w:r>
        <w:rPr>
          <w:rtl/>
        </w:rPr>
        <w:t xml:space="preserve">משום כבודו </w:t>
      </w:r>
      <w:r>
        <w:rPr>
          <w:rStyle w:val="2fb"/>
          <w:rtl/>
          <w:rPrChange w:id="10430" w:author="מנוע אמוראים" w:date="2026-10-05T16:40:54Z">
            <w:rPr>
              <w:rtl/>
            </w:rPr>
          </w:rPrChange>
        </w:rPr>
        <w:t xml:space="preserve">דרשב"ג</w:t>
      </w:r>
      <w:r>
        <w:rPr>
          <w:rtl/>
        </w:rPr>
        <w:t xml:space="preserve">.</w:t>
      </w:r>
    </w:p>
    <w:p w14:paraId="7FC5B98E" w14:textId="77777777" w:rsidR="0046556D" w:rsidRDefault="00BD6C4F" w:rsidP="00BD6C4F">
      <w:pPr>
        <w:rPr>
          <w:rtl/>
        </w:rPr>
      </w:pPr>
      <w:r>
        <w:rPr>
          <w:rFonts w:hint="cs"/>
          <w:rtl/>
        </w:rPr>
        <w:t xml:space="preserve">לאו </w:t>
      </w:r>
      <w:r>
        <w:rPr>
          <w:rStyle w:val="2fb"/>
          <w:rtl/>
          <w:rPrChange w:id="10431" w:author="מנוע אמוראים" w:date="2026-10-05T16:40:54Z">
            <w:rPr>
              <w:rtl/>
            </w:rPr>
          </w:rPrChange>
        </w:rPr>
        <w:t xml:space="preserve">רשב"ג</w:t>
      </w:r>
      <w:r>
        <w:rPr>
          <w:rtl/>
        </w:rPr>
        <w:t xml:space="preserve"> דגיטין, דתנן: ה</w:t>
      </w:r>
      <w:r>
        <w:rPr>
          <w:rtl/>
        </w:rPr>
        <w:t>בריא שאמר כתבו גט לאשתי</w:t>
      </w:r>
      <w:r w:rsidRPr="00C63571">
        <w:rPr>
          <w:rtl/>
        </w:rPr>
        <w:t xml:space="preserve"> רצה לשחק בה, ומעשה בבריא שאמר כתבו גט לאשתי ועלה לגג ונפל ומת </w:t>
      </w:r>
    </w:p>
    <w:p w14:paraId="5F6C75BE" w14:textId="77777777" w:rsidR="0046556D" w:rsidRDefault="000828F8" w:rsidP="00C62948">
      <w:pPr>
        <w:pStyle w:val="affffb"/>
        <w:rPr>
          <w:rtl/>
        </w:rPr>
      </w:pPr>
      <w:r>
        <w:rPr>
          <w:rtl/>
        </w:rPr>
        <w:t xml:space="preserve">- </w:t>
      </w:r>
      <w:r>
        <w:rPr>
          <w:rStyle w:val="2fb"/>
          <w:rtl/>
          <w:rPrChange w:id="10432" w:author="מנוע אמוראים" w:date="2026-10-05T16:40:54Z">
            <w:rPr>
              <w:rtl/>
            </w:rPr>
          </w:rPrChange>
        </w:rPr>
        <w:t xml:space="preserve">ארשב"ג</w:t>
      </w:r>
      <w:r>
        <w:rPr>
          <w:rtl/>
        </w:rPr>
        <w:t xml:space="preserve">: אם מעצמו נפל ה"ז גט, ואם הרוח דחתו</w:t>
      </w:r>
      <w:r w:rsidR="00BD6C4F" w:rsidRPr="00C63571">
        <w:rPr>
          <w:rtl/>
        </w:rPr>
        <w:t xml:space="preserve"> אינו גט;</w:t>
      </w:r>
    </w:p>
    <w:p w14:paraId="5EEDEF49" w14:textId="77777777" w:rsidR="0046556D" w:rsidRDefault="00BD6C4F" w:rsidP="00BD6C4F">
      <w:pPr>
        <w:rPr>
          <w:rtl/>
        </w:rPr>
      </w:pPr>
      <w:r w:rsidRPr="00C63571">
        <w:rPr>
          <w:rtl/>
        </w:rPr>
        <w:t xml:space="preserve">והוינן בה מעשה לסתור? </w:t>
      </w:r>
      <w:r w:rsidRPr="00AB425A">
        <w:rPr>
          <w:rFonts w:hint="cs"/>
          <w:b/>
          <w:bCs/>
          <w:rtl/>
        </w:rPr>
        <w:t>וה</w:t>
      </w:r>
      <w:r w:rsidRPr="00AB425A">
        <w:rPr>
          <w:b/>
          <w:bCs/>
          <w:rtl/>
        </w:rPr>
        <w:t>"</w:t>
      </w:r>
      <w:r w:rsidRPr="00AB425A">
        <w:rPr>
          <w:rFonts w:hint="cs"/>
          <w:b/>
          <w:bCs/>
          <w:rtl/>
        </w:rPr>
        <w:t>ק</w:t>
      </w:r>
      <w:r>
        <w:rPr>
          <w:rtl/>
        </w:rPr>
        <w:t xml:space="preserve">: אם הוכיח סופו על תחלתו </w:t>
      </w:r>
      <w:r w:rsidRPr="00C63571">
        <w:rPr>
          <w:rtl/>
        </w:rPr>
        <w:t xml:space="preserve">ה"ז גט, ומעשה נמי בבריא שאמר כתבו גט לאשתי ועלה לגג ונפל ומת, </w:t>
      </w:r>
    </w:p>
    <w:p w14:paraId="6901A79F" w14:textId="77777777" w:rsidR="0046556D" w:rsidRDefault="00BD6C4F" w:rsidP="00BD6C4F">
      <w:pPr>
        <w:rPr>
          <w:rtl/>
        </w:rPr>
      </w:pPr>
      <w:r>
        <w:rPr>
          <w:rtl/>
        </w:rPr>
        <w:t xml:space="preserve">•  •</w:t>
      </w:r>
      <w:r>
        <w:rPr>
          <w:rStyle w:val="2fb"/>
          <w:rtl/>
          <w:rPrChange w:id="10433" w:author="מנוע אמוראים" w:date="2026-10-05T16:40:54Z">
            <w:rPr>
              <w:rtl/>
            </w:rPr>
          </w:rPrChange>
        </w:rPr>
        <w:t xml:space="preserve">א</w:t>
      </w:r>
      <w:r>
        <w:rPr>
          <w:rStyle w:val="2fb"/>
          <w:rtl/>
          <w:rPrChange w:id="10434" w:author="מנוע אמוראים" w:date="2026-10-05T16:40:54Z">
            <w:rPr>
              <w:rtl/>
            </w:rPr>
          </w:rPrChange>
        </w:rPr>
        <w:t xml:space="preserve">רשב"ג</w:t>
      </w:r>
      <w:r>
        <w:rPr>
          <w:rtl/>
        </w:rPr>
        <w:t xml:space="preserve">: אם מעצמו נפל ה"ז גט, ואם הרוח דחתו אינו גט, ודלמא שאני התם, ד</w:t>
      </w:r>
      <w:r w:rsidRPr="00C63571">
        <w:rPr>
          <w:rtl/>
        </w:rPr>
        <w:t>אמר כתבו!</w:t>
      </w:r>
    </w:p>
    <w:p w14:paraId="7F88725F" w14:textId="77777777" w:rsidR="0046556D" w:rsidRDefault="000828F8" w:rsidP="00C62948">
      <w:pPr>
        <w:pStyle w:val="affffb"/>
        <w:rPr>
          <w:rtl/>
        </w:rPr>
      </w:pPr>
      <w:r>
        <w:rPr>
          <w:rtl/>
        </w:rPr>
        <w:t xml:space="preserve">- </w:t>
      </w:r>
      <w:r>
        <w:rPr>
          <w:rtl/>
        </w:rPr>
        <w:t xml:space="preserve">אלא אמר רבינא: משום כבודו </w:t>
      </w:r>
      <w:r>
        <w:rPr>
          <w:rStyle w:val="2fb"/>
          <w:rtl/>
          <w:rPrChange w:id="10435" w:author="מנוע אמוראים" w:date="2026-10-05T16:40:54Z">
            <w:rPr>
              <w:rtl/>
            </w:rPr>
          </w:rPrChange>
        </w:rPr>
        <w:t xml:space="preserve">דרשב"ג</w:t>
      </w:r>
      <w:r>
        <w:rPr>
          <w:rtl/>
        </w:rPr>
        <w:t xml:space="preserve"> דהכא, דתניא: הכותב נכסיו לאחרים והיו בהן עבדים, ואמר הלה אי אפשי בהן, אם היה רבו שני כהן - הרי אלו אוכלין בתרומה, </w:t>
      </w:r>
    </w:p>
    <w:p w14:paraId="3098B121" w14:textId="77777777" w:rsidR="0046556D" w:rsidRDefault="00BD6C4F" w:rsidP="00BD6C4F">
      <w:pPr>
        <w:rPr>
          <w:rtl/>
        </w:rPr>
      </w:pPr>
      <w:r>
        <w:rPr>
          <w:rtl/>
        </w:rPr>
        <w:t xml:space="preserve">• </w:t>
      </w:r>
      <w:r>
        <w:rPr>
          <w:rStyle w:val="2fb"/>
          <w:rFonts w:hint="cs"/>
          <w:rtl/>
          <w:rPrChange w:id="10436" w:author="מנוע אמוראים" w:date="2026-10-05T16:40:54Z">
            <w:rPr>
              <w:rFonts w:hint="cs"/>
              <w:rtl/>
            </w:rPr>
          </w:rPrChange>
        </w:rPr>
        <w:t xml:space="preserve">רשב</w:t>
      </w:r>
      <w:r>
        <w:rPr>
          <w:rStyle w:val="2fb"/>
          <w:rtl/>
          <w:rPrChange w:id="10437" w:author="מנוע אמוראים" w:date="2026-10-05T16:40:54Z">
            <w:rPr>
              <w:rtl/>
            </w:rPr>
          </w:rPrChange>
        </w:rPr>
        <w:t xml:space="preserve">"</w:t>
      </w:r>
      <w:r>
        <w:rPr>
          <w:rStyle w:val="2fb"/>
          <w:rFonts w:hint="cs"/>
          <w:rtl/>
          <w:rPrChange w:id="10438" w:author="מנוע אמוראים" w:date="2026-10-05T16:40:54Z">
            <w:rPr>
              <w:rFonts w:hint="cs"/>
              <w:rtl/>
            </w:rPr>
          </w:rPrChange>
        </w:rPr>
        <w:t xml:space="preserve">ג</w:t>
      </w:r>
      <w:r>
        <w:rPr>
          <w:rFonts w:hint="cs"/>
          <w:rtl/>
        </w:rPr>
        <w:t xml:space="preserve"> </w:t>
      </w:r>
      <w:r w:rsidRPr="00C63571">
        <w:rPr>
          <w:rtl/>
        </w:rPr>
        <w:t>אומר: כיון שאמר הלה אי אפשי בהן - כבר זכו בהן יורשין;</w:t>
      </w:r>
    </w:p>
    <w:p w14:paraId="6CD01A53" w14:textId="77777777" w:rsidR="0046556D" w:rsidRDefault="00BD6C4F" w:rsidP="00BD6C4F">
      <w:pPr>
        <w:rPr>
          <w:rtl/>
        </w:rPr>
      </w:pPr>
      <w:r w:rsidRPr="00C63571">
        <w:rPr>
          <w:rtl/>
        </w:rPr>
        <w:t xml:space="preserve">והוינן בה, לת"ק אפילו עומד וצווח? </w:t>
      </w:r>
    </w:p>
    <w:p w14:paraId="068ECC1B" w14:textId="77777777" w:rsidR="0046556D" w:rsidRDefault="00BD6C4F" w:rsidP="00BD6C4F">
      <w:pPr>
        <w:rPr>
          <w:rtl/>
        </w:rPr>
      </w:pPr>
      <w:r w:rsidRPr="00C63571">
        <w:rPr>
          <w:rtl/>
        </w:rPr>
        <w:t xml:space="preserve">• </w:t>
      </w:r>
      <w:r>
        <w:rPr>
          <w:rFonts w:hint="cs"/>
          <w:rtl/>
        </w:rPr>
        <w:t xml:space="preserve">רבה ואיתימא </w:t>
      </w:r>
      <w:r>
        <w:rPr>
          <w:rStyle w:val="2fb"/>
          <w:rFonts w:hint="cs"/>
          <w:rtl/>
          <w:rPrChange w:id="10439" w:author="מנוע אמוראים" w:date="2026-10-05T16:40:54Z">
            <w:rPr>
              <w:rFonts w:hint="cs"/>
              <w:rtl/>
            </w:rPr>
          </w:rPrChange>
        </w:rPr>
        <w:t xml:space="preserve">רי</w:t>
      </w:r>
      <w:r>
        <w:rPr>
          <w:rStyle w:val="2fb"/>
          <w:rtl/>
          <w:rPrChange w:id="10440" w:author="מנוע אמוראים" w:date="2026-10-05T16:40:54Z">
            <w:rPr>
              <w:rtl/>
            </w:rPr>
          </w:rPrChange>
        </w:rPr>
        <w:t xml:space="preserve">"</w:t>
      </w:r>
      <w:r>
        <w:rPr>
          <w:rStyle w:val="2fb"/>
          <w:rFonts w:hint="cs"/>
          <w:rtl/>
          <w:rPrChange w:id="10441" w:author="מנוע אמוראים" w:date="2026-10-05T16:40:54Z">
            <w:rPr>
              <w:rFonts w:hint="cs"/>
              <w:rtl/>
            </w:rPr>
          </w:rPrChange>
        </w:rPr>
        <w:t xml:space="preserve">ו</w:t>
      </w:r>
      <w:r>
        <w:rPr>
          <w:rtl/>
        </w:rPr>
        <w:t xml:space="preserve">: בצווח מעיקרא </w:t>
      </w:r>
      <w:r w:rsidRPr="00C63571">
        <w:rPr>
          <w:rtl/>
        </w:rPr>
        <w:t>דכ"ע לא פ</w:t>
      </w:r>
      <w:r>
        <w:rPr>
          <w:rtl/>
        </w:rPr>
        <w:t>ליגי דלא קנה, בשותק ובסוף צווח</w:t>
      </w:r>
      <w:r w:rsidRPr="00C63571">
        <w:rPr>
          <w:rtl/>
        </w:rPr>
        <w:t xml:space="preserve"> דכ"ע לא פליגי דקנה, </w:t>
      </w:r>
    </w:p>
    <w:p w14:paraId="2F38D54B" w14:textId="77777777" w:rsidR="0046556D" w:rsidRDefault="00BD6C4F" w:rsidP="00BD6C4F">
      <w:pPr>
        <w:rPr>
          <w:rtl/>
        </w:rPr>
      </w:pPr>
      <w:r w:rsidRPr="00AC163B">
        <w:rPr>
          <w:rFonts w:hint="cs"/>
          <w:b/>
          <w:bCs/>
          <w:rtl/>
        </w:rPr>
        <w:t>ו</w:t>
      </w:r>
      <w:r w:rsidRPr="00AC163B">
        <w:rPr>
          <w:b/>
          <w:bCs/>
          <w:rtl/>
        </w:rPr>
        <w:t>פליגי</w:t>
      </w:r>
      <w:r>
        <w:rPr>
          <w:rtl/>
        </w:rPr>
        <w:t xml:space="preserve"> </w:t>
      </w:r>
      <w:r w:rsidRPr="00C63571">
        <w:rPr>
          <w:rtl/>
        </w:rPr>
        <w:t xml:space="preserve">שזיכה לו ע"י אחר ושתק ולבסוף צווח, </w:t>
      </w:r>
      <w:r>
        <w:rPr>
          <w:rtl/>
        </w:rPr>
        <w:t>ת"ק סבר: מדשתיק קננהו, והאי ד</w:t>
      </w:r>
      <w:r w:rsidRPr="00C63571">
        <w:rPr>
          <w:rtl/>
        </w:rPr>
        <w:t>צווח, מיהדר ביה;</w:t>
      </w:r>
    </w:p>
    <w:p w14:paraId="325B5B8A" w14:textId="77777777" w:rsidR="0046556D" w:rsidRDefault="00BD6C4F" w:rsidP="00BD6C4F">
      <w:pPr>
        <w:rPr>
          <w:rtl/>
        </w:rPr>
      </w:pPr>
      <w:r>
        <w:rPr>
          <w:rtl/>
        </w:rPr>
        <w:t xml:space="preserve">• </w:t>
      </w:r>
      <w:r>
        <w:rPr>
          <w:rStyle w:val="2fb"/>
          <w:rtl/>
          <w:rPrChange w:id="10442" w:author="מנוע אמוראים" w:date="2026-10-05T16:40:54Z">
            <w:rPr>
              <w:rtl/>
            </w:rPr>
          </w:rPrChange>
        </w:rPr>
        <w:t xml:space="preserve">ורשב"ג</w:t>
      </w:r>
      <w:r>
        <w:rPr>
          <w:rtl/>
        </w:rPr>
        <w:t xml:space="preserve"> סבר: הוכיח סופו על תחילתו, ו</w:t>
      </w:r>
      <w:r>
        <w:rPr>
          <w:rFonts w:hint="cs"/>
          <w:rtl/>
        </w:rPr>
        <w:t>לא צווח דס</w:t>
      </w:r>
      <w:r>
        <w:rPr>
          <w:rtl/>
        </w:rPr>
        <w:t>"</w:t>
      </w:r>
      <w:r>
        <w:rPr>
          <w:rFonts w:hint="cs"/>
          <w:rtl/>
        </w:rPr>
        <w:t xml:space="preserve">ל כשלא בא לידו למה יצווח </w:t>
      </w:r>
    </w:p>
    <w:p w14:paraId="75D386EF" w14:textId="77777777" w:rsidR="0046556D" w:rsidRDefault="00BD6C4F" w:rsidP="00BD6C4F">
      <w:pPr>
        <w:rPr>
          <w:rtl/>
        </w:rPr>
      </w:pPr>
      <w:r>
        <w:rPr>
          <w:rStyle w:val="2fb"/>
          <w:rFonts w:hint="cs"/>
          <w:rtl/>
          <w:rPrChange w:id="10443" w:author="מנוע אמוראים" w:date="2026-10-05T16:40:54Z">
            <w:rPr>
              <w:rFonts w:hint="cs"/>
              <w:rtl/>
            </w:rPr>
          </w:rPrChange>
        </w:rPr>
        <w:t xml:space="preserve">אר</w:t>
      </w:r>
      <w:r>
        <w:rPr>
          <w:rStyle w:val="2fb"/>
          <w:rtl/>
          <w:rPrChange w:id="10444" w:author="מנוע אמוראים" w:date="2026-10-05T16:40:54Z">
            <w:rPr>
              <w:rtl/>
            </w:rPr>
          </w:rPrChange>
        </w:rPr>
        <w:t xml:space="preserve">"</w:t>
      </w:r>
      <w:r>
        <w:rPr>
          <w:rStyle w:val="2fb"/>
          <w:rFonts w:hint="cs"/>
          <w:rtl/>
          <w:rPrChange w:id="10445" w:author="מנוע אמוראים" w:date="2026-10-05T16:40:54Z">
            <w:rPr>
              <w:rFonts w:hint="cs"/>
              <w:rtl/>
            </w:rPr>
          </w:rPrChange>
        </w:rPr>
        <w:t xml:space="preserve">י</w:t>
      </w:r>
      <w:r>
        <w:rPr>
          <w:rFonts w:hint="cs"/>
          <w:rtl/>
        </w:rPr>
        <w:t xml:space="preserve"> מש</w:t>
      </w:r>
      <w:r w:rsidRPr="00C63571">
        <w:rPr>
          <w:rtl/>
        </w:rPr>
        <w:t>מואל: הלכה כרבי יוסי.</w:t>
      </w:r>
    </w:p>
    <w:p w14:paraId="4EEC7BCE" w14:textId="77777777" w:rsidR="0046556D" w:rsidRDefault="00BD6C4F" w:rsidP="00BD6C4F">
      <w:pPr>
        <w:rPr>
          <w:rtl/>
        </w:rPr>
      </w:pPr>
      <w:r w:rsidRPr="00C63571">
        <w:rPr>
          <w:rtl/>
        </w:rPr>
        <w:t xml:space="preserve">• </w:t>
      </w:r>
      <w:r>
        <w:rPr>
          <w:rFonts w:hint="cs"/>
          <w:rtl/>
        </w:rPr>
        <w:t>אותם</w:t>
      </w:r>
      <w:r w:rsidRPr="00C63571">
        <w:rPr>
          <w:rtl/>
        </w:rPr>
        <w:t xml:space="preserve"> </w:t>
      </w:r>
      <w:r>
        <w:rPr>
          <w:rFonts w:hint="cs"/>
          <w:rtl/>
        </w:rPr>
        <w:t xml:space="preserve">ערבים שבאו </w:t>
      </w:r>
      <w:r w:rsidRPr="00C63571">
        <w:rPr>
          <w:rtl/>
        </w:rPr>
        <w:t xml:space="preserve">לציקוניא </w:t>
      </w:r>
      <w:r>
        <w:rPr>
          <w:rFonts w:hint="cs"/>
          <w:rtl/>
        </w:rPr>
        <w:t xml:space="preserve">הביאו אילים לטבחי ישראל ואמרו להם דם וחלב לנו ועור ובשר לכם </w:t>
      </w:r>
    </w:p>
    <w:p w14:paraId="615666C6" w14:textId="77777777" w:rsidR="0046556D" w:rsidRDefault="00BD6C4F" w:rsidP="00BD6C4F">
      <w:pPr>
        <w:rPr>
          <w:rtl/>
        </w:rPr>
      </w:pPr>
      <w:r>
        <w:rPr>
          <w:rtl/>
        </w:rPr>
        <w:t xml:space="preserve">שלחה </w:t>
      </w:r>
      <w:r>
        <w:rPr>
          <w:rStyle w:val="2fb"/>
          <w:rtl/>
          <w:rPrChange w:id="10446" w:author="מנוע אמוראים" w:date="2026-10-05T16:40:54Z">
            <w:rPr>
              <w:rtl/>
            </w:rPr>
          </w:rPrChange>
        </w:rPr>
        <w:t xml:space="preserve">ר</w:t>
      </w:r>
      <w:r>
        <w:rPr>
          <w:rStyle w:val="2fb"/>
          <w:rFonts w:hint="cs"/>
          <w:rtl/>
          <w:rPrChange w:id="10447" w:author="מנוע אמוראים" w:date="2026-10-05T16:40:54Z">
            <w:rPr>
              <w:rFonts w:hint="cs"/>
              <w:rtl/>
            </w:rPr>
          </w:rPrChange>
        </w:rPr>
        <w:t xml:space="preserve">טבר</w:t>
      </w:r>
      <w:r>
        <w:rPr>
          <w:rStyle w:val="2fb"/>
          <w:rtl/>
          <w:rPrChange w:id="10448" w:author="מנוע אמוראים" w:date="2026-10-05T16:40:54Z">
            <w:rPr>
              <w:rtl/>
            </w:rPr>
          </w:rPrChange>
        </w:rPr>
        <w:t xml:space="preserve">"</w:t>
      </w:r>
      <w:r>
        <w:rPr>
          <w:rStyle w:val="2fb"/>
          <w:rFonts w:hint="cs"/>
          <w:rtl/>
          <w:rPrChange w:id="10449" w:author="מנוע אמוראים" w:date="2026-10-05T16:40:54Z">
            <w:rPr>
              <w:rFonts w:hint="cs"/>
              <w:rtl/>
            </w:rPr>
          </w:rPrChange>
        </w:rPr>
        <w:t xml:space="preserve">מ</w:t>
      </w:r>
      <w:r w:rsidRPr="00C63571">
        <w:rPr>
          <w:rtl/>
        </w:rPr>
        <w:t xml:space="preserve"> ל</w:t>
      </w:r>
      <w:r>
        <w:rPr>
          <w:rFonts w:hint="cs"/>
          <w:rtl/>
        </w:rPr>
        <w:t>פני רב יוסף</w:t>
      </w:r>
      <w:r w:rsidRPr="00C63571">
        <w:rPr>
          <w:rtl/>
        </w:rPr>
        <w:t>: כ</w:t>
      </w:r>
      <w:r>
        <w:rPr>
          <w:rFonts w:hint="cs"/>
          <w:rtl/>
        </w:rPr>
        <w:t>ה</w:t>
      </w:r>
      <w:r>
        <w:rPr>
          <w:rtl/>
        </w:rPr>
        <w:t>"</w:t>
      </w:r>
      <w:r>
        <w:rPr>
          <w:rFonts w:hint="cs"/>
          <w:rtl/>
        </w:rPr>
        <w:t>ג</w:t>
      </w:r>
      <w:r>
        <w:rPr>
          <w:rtl/>
        </w:rPr>
        <w:t xml:space="preserve"> מאי? שלח ליה, הכי </w:t>
      </w:r>
      <w:r>
        <w:rPr>
          <w:rStyle w:val="2fb"/>
          <w:rtl/>
          <w:rPrChange w:id="10450" w:author="מנוע אמוראים" w:date="2026-10-05T16:40:54Z">
            <w:rPr>
              <w:rtl/>
            </w:rPr>
          </w:rPrChange>
        </w:rPr>
        <w:t xml:space="preserve">א</w:t>
      </w:r>
      <w:r>
        <w:rPr>
          <w:rStyle w:val="2fb"/>
          <w:rFonts w:hint="cs"/>
          <w:rtl/>
          <w:rPrChange w:id="10451" w:author="מנוע אמוראים" w:date="2026-10-05T16:40:54Z">
            <w:rPr>
              <w:rFonts w:hint="cs"/>
              <w:rtl/>
            </w:rPr>
          </w:rPrChange>
        </w:rPr>
        <w:t xml:space="preserve">ר</w:t>
      </w:r>
      <w:r>
        <w:rPr>
          <w:rStyle w:val="2fb"/>
          <w:rtl/>
          <w:rPrChange w:id="10452" w:author="מנוע אמוראים" w:date="2026-10-05T16:40:54Z">
            <w:rPr>
              <w:rtl/>
            </w:rPr>
          </w:rPrChange>
        </w:rPr>
        <w:t xml:space="preserve">"</w:t>
      </w:r>
      <w:r>
        <w:rPr>
          <w:rStyle w:val="2fb"/>
          <w:rFonts w:hint="cs"/>
          <w:rtl/>
          <w:rPrChange w:id="10453" w:author="מנוע אמוראים" w:date="2026-10-05T16:40:54Z">
            <w:rPr>
              <w:rFonts w:hint="cs"/>
              <w:rtl/>
            </w:rPr>
          </w:rPrChange>
        </w:rPr>
        <w:t xml:space="preserve">י</w:t>
      </w:r>
      <w:r>
        <w:rPr>
          <w:rFonts w:hint="cs"/>
          <w:rtl/>
        </w:rPr>
        <w:t xml:space="preserve"> משמואל</w:t>
      </w:r>
      <w:r w:rsidRPr="00C63571">
        <w:rPr>
          <w:rtl/>
        </w:rPr>
        <w:t>: הלכה כרבי יוסי.</w:t>
      </w:r>
    </w:p>
    <w:p w14:paraId="4AB1AB12" w14:textId="77777777" w:rsidR="0046556D" w:rsidRDefault="00BD6C4F" w:rsidP="00BD6C4F">
      <w:pPr>
        <w:rPr>
          <w:rtl/>
        </w:rPr>
      </w:pPr>
      <w:r>
        <w:rPr>
          <w:rtl/>
        </w:rPr>
        <w:t xml:space="preserve">א"ל </w:t>
      </w:r>
      <w:r>
        <w:rPr>
          <w:rStyle w:val="2fb"/>
          <w:rtl/>
          <w:rPrChange w:id="10454" w:author="מנוע אמוראים" w:date="2026-10-05T16:40:54Z">
            <w:rPr>
              <w:rtl/>
            </w:rPr>
          </w:rPrChange>
        </w:rPr>
        <w:t xml:space="preserve">ר</w:t>
      </w:r>
      <w:r>
        <w:rPr>
          <w:rStyle w:val="2fb"/>
          <w:rFonts w:hint="cs"/>
          <w:rtl/>
          <w:rPrChange w:id="10455" w:author="מנוע אמוראים" w:date="2026-10-05T16:40:54Z">
            <w:rPr>
              <w:rFonts w:hint="cs"/>
              <w:rtl/>
            </w:rPr>
          </w:rPrChange>
        </w:rPr>
        <w:t xml:space="preserve">אבדר</w:t>
      </w:r>
      <w:r>
        <w:rPr>
          <w:rStyle w:val="2fb"/>
          <w:rtl/>
          <w:rPrChange w:id="10456" w:author="מנוע אמוראים" w:date="2026-10-05T16:40:54Z">
            <w:rPr>
              <w:rtl/>
            </w:rPr>
          </w:rPrChange>
        </w:rPr>
        <w:t xml:space="preserve">"</w:t>
      </w:r>
      <w:r>
        <w:rPr>
          <w:rStyle w:val="2fb"/>
          <w:rFonts w:hint="cs"/>
          <w:rtl/>
          <w:rPrChange w:id="10457" w:author="מנוע אמוראים" w:date="2026-10-05T16:40:54Z">
            <w:rPr>
              <w:rFonts w:hint="cs"/>
              <w:rtl/>
            </w:rPr>
          </w:rPrChange>
        </w:rPr>
        <w:t xml:space="preserve">א</w:t>
      </w:r>
      <w:r>
        <w:rPr>
          <w:rtl/>
        </w:rPr>
        <w:t xml:space="preserve"> לרב אשי: </w:t>
      </w:r>
      <w:r>
        <w:rPr>
          <w:rStyle w:val="2fb"/>
          <w:rtl/>
          <w:rPrChange w:id="10458" w:author="מנוע אמוראים" w:date="2026-10-05T16:40:54Z">
            <w:rPr>
              <w:rtl/>
            </w:rPr>
          </w:rPrChange>
        </w:rPr>
        <w:t xml:space="preserve">לר"א</w:t>
      </w:r>
      <w:r>
        <w:rPr>
          <w:rtl/>
        </w:rPr>
        <w:t xml:space="preserve">, יהיב</w:t>
      </w:r>
      <w:r w:rsidRPr="00C63571">
        <w:rPr>
          <w:rtl/>
        </w:rPr>
        <w:t xml:space="preserve"> זוזא לטבח ישראל, מאי? </w:t>
      </w:r>
    </w:p>
    <w:p w14:paraId="1CFCB605" w14:textId="77777777" w:rsidR="0046556D" w:rsidRDefault="00BD6C4F" w:rsidP="00BD6C4F">
      <w:pPr>
        <w:rPr>
          <w:rtl/>
        </w:rPr>
      </w:pPr>
      <w:r w:rsidRPr="00C63571">
        <w:rPr>
          <w:rtl/>
        </w:rPr>
        <w:t xml:space="preserve">א"ל: חזינן, אי איניש אלמא הוא דלא מצי מדחי ליה - אסור, ואי לא - א"ל: </w:t>
      </w:r>
      <w:r>
        <w:rPr>
          <w:rFonts w:hint="cs"/>
          <w:rtl/>
        </w:rPr>
        <w:t>הרי ראשך והרי הר. הכה זה על זה [וממילא השחיטה לאו אדעתא דעכו</w:t>
      </w:r>
      <w:r>
        <w:rPr>
          <w:rtl/>
        </w:rPr>
        <w:t>"</w:t>
      </w:r>
      <w:r>
        <w:rPr>
          <w:rFonts w:hint="cs"/>
          <w:rtl/>
        </w:rPr>
        <w:t xml:space="preserve">ם] </w:t>
      </w:r>
      <w:r w:rsidRPr="00C63571">
        <w:rPr>
          <w:rtl/>
        </w:rPr>
        <w:t xml:space="preserve"> </w:t>
      </w:r>
    </w:p>
    <w:p w14:paraId="25DFA78C" w14:textId="77777777" w:rsidR="0046556D" w:rsidRDefault="00BD6C4F" w:rsidP="00BD6C4F">
      <w:pPr>
        <w:jc w:val="center"/>
        <w:rPr>
          <w:rtl/>
        </w:rPr>
      </w:pPr>
      <w:r>
        <w:rPr>
          <w:rFonts w:ascii="BA חניכי הישיבות" w:hAnsi="BA חניכי הישיבות" w:cs="BA חניכי הישיבות"/>
          <w:rtl/>
        </w:rPr>
        <w:t>׻</w:t>
      </w:r>
    </w:p>
    <w:p w14:paraId="102B7583" w14:textId="77777777" w:rsidR="00BD6C4F" w:rsidRPr="003D23F5" w:rsidRDefault="00BD6C4F" w:rsidP="00F07436">
      <w:pPr>
        <w:pStyle w:val="afff3"/>
        <w:framePr w:wrap="around"/>
        <w:rPr>
          <w:rtl/>
        </w:rPr>
      </w:pPr>
      <w:r w:rsidRPr="003D23F5">
        <w:rPr>
          <w:rFonts w:hint="cs"/>
          <w:rtl/>
        </w:rPr>
        <w:t>מ.</w:t>
      </w:r>
    </w:p>
    <w:p>
      <w:pPr>
        <w:pStyle w:val="MishnaBatzad"/>
        <w:rPr>
          <w:ins w:id="20096" w:author="קלוד" w:date="2026-10-06T10:08:36Z"/>
        </w:rPr>
      </w:pPr>
      <w:ins w:id="20095" w:author="קלוד" w:date="2026-10-06T10:08:36Z">
        <w:r>
          <w:t xml:space="preserve">משנה ח</w:t>
        </w:r>
      </w:ins>
    </w:p>
    <w:p w14:paraId="6E47D949" w14:textId="77777777" w:rsidR="00BD6C4F" w:rsidRPr="003D23F5" w:rsidRDefault="00BD6C4F" w:rsidP="00BD6C4F">
      <w:pPr>
        <w:pStyle w:val="afff9"/>
        <w:rPr>
          <w:del w:id="20066" w:author="קלוד" w:date="2026-10-06T10:14:23Z"/>
          <w:rtl/>
        </w:rPr>
      </w:pPr>
      <w:ins w:id="9805" w:author="מספור קטעי משנה" w:date="2026-10-06T10:03:57Z">
        <w:del w:id="20064" w:author="קלוד" w:date="2026-10-06T10:14:23Z">
          <w:r>
            <w:rPr>
              <w:rStyle w:val="MisparKeta"/>
            </w:rPr>
            <w:delText xml:space="preserve">ב. </w:delText>
          </w:r>
        </w:del>
      </w:ins>
      <w:del w:id="20065" w:author="קלוד" w:date="2026-10-06T10:14:23Z">
        <w:r w:rsidRPr="003D23F5">
          <w:rPr>
            <w:rtl/>
          </w:rPr>
          <w:delText xml:space="preserve">מתני'.</w:delText>
        </w:r>
      </w:del>
    </w:p>
    <w:p w14:paraId="5567B649" w14:textId="77777777" w:rsidR="00BD6C4F" w:rsidRPr="003D23F5" w:rsidRDefault="00BD6C4F" w:rsidP="00BD6C4F">
      <w:pPr>
        <w:pStyle w:val="afff9"/>
        <w:spacing w:before="120"/>
        <w:rPr>
          <w:rtl/>
        </w:rPr>
        <w:pPrChange w:id="90027" w:author="קלוד" w:date="2026-10-08T12:08:16Z">
          <w:pPr>
            <w:pStyle w:val="afff9"/>
          </w:pPr>
        </w:pPrChange>
      </w:pPr>
      <w:r w:rsidRPr="003D23F5">
        <w:rPr>
          <w:rtl/>
        </w:rPr>
        <w:t>השוחט לשם הרים, לשם גבעות, לשם ימים, לשם נהרות, לשם מדברות - שחיטתו פסולה.</w:t>
      </w:r>
    </w:p>
    <w:p w14:paraId="06C8F699" w14:textId="77777777" w:rsidR="00BD6C4F" w:rsidRPr="003D23F5" w:rsidRDefault="00BD6C4F" w:rsidP="00BD6C4F">
      <w:pPr>
        <w:pStyle w:val="afff9"/>
        <w:rPr>
          <w:rtl/>
        </w:rPr>
      </w:pPr>
      <w:r w:rsidRPr="003D23F5">
        <w:rPr>
          <w:rtl/>
        </w:rPr>
        <w:t xml:space="preserve">שנים אוחזין בסכין ושוחטין, אחד לשם אחד מכל אלו ואחד לשם דבר כשר - שחיטתו פסולה: </w:t>
      </w:r>
    </w:p>
    <w:p w14:paraId="66A90A85" w14:textId="77777777" w:rsidR="0046556D" w:rsidRDefault="00BD6C4F" w:rsidP="00BD6C4F">
      <w:pPr>
        <w:jc w:val="center"/>
        <w:rPr>
          <w:rtl/>
        </w:rPr>
      </w:pPr>
      <w:r>
        <w:rPr>
          <w:rFonts w:ascii="BA חניכי הישיבות" w:hAnsi="BA חניכי הישיבות" w:cs="BA חניכי הישיבות"/>
          <w:rtl/>
        </w:rPr>
        <w:t>׻</w:t>
      </w:r>
    </w:p>
    <w:p w14:paraId="7E058055" w14:textId="77777777" w:rsidR="0046556D" w:rsidRDefault="00BD6C4F" w:rsidP="00BD6C4F">
      <w:pPr>
        <w:rPr>
          <w:rtl/>
        </w:rPr>
      </w:pPr>
      <w:r w:rsidRPr="00C63571">
        <w:rPr>
          <w:rtl/>
        </w:rPr>
        <w:t xml:space="preserve">פסולה אין, זבחי מתים לא, </w:t>
      </w:r>
    </w:p>
    <w:p w14:paraId="34192BEC" w14:textId="77777777" w:rsidR="0046556D" w:rsidRDefault="00BD6C4F" w:rsidP="00BD6C4F">
      <w:pPr>
        <w:rPr>
          <w:rtl/>
        </w:rPr>
      </w:pPr>
      <w:r w:rsidRPr="00C63571">
        <w:rPr>
          <w:rtl/>
        </w:rPr>
        <w:lastRenderedPageBreak/>
        <w:t>ורמינהי: השוחט לשום הרים, לשום גבעות, לשום נהרות, לשום מדברות, לשום חמה ולבנה, לשום כוכבים ומזלות, לשום מיכאל השר הגדול, לשום שילשול קטן - הרי אלו זבחי מתים!</w:t>
      </w:r>
    </w:p>
    <w:p w14:paraId="44B6DE11" w14:textId="77777777" w:rsidR="0046556D" w:rsidRDefault="000828F8" w:rsidP="00C62948">
      <w:pPr>
        <w:pStyle w:val="affffb"/>
        <w:rPr>
          <w:rtl/>
        </w:rPr>
      </w:pPr>
      <w:r>
        <w:rPr>
          <w:rtl/>
        </w:rPr>
        <w:t xml:space="preserve">- </w:t>
      </w:r>
      <w:r w:rsidR="00BD6C4F" w:rsidRPr="00C63571">
        <w:rPr>
          <w:rtl/>
        </w:rPr>
        <w:t xml:space="preserve">אמר אביי, </w:t>
      </w:r>
      <w:r w:rsidR="00BD6C4F">
        <w:rPr>
          <w:rFonts w:hint="cs"/>
          <w:rtl/>
        </w:rPr>
        <w:t>ל</w:t>
      </w:r>
      <w:r w:rsidR="00BD6C4F">
        <w:rPr>
          <w:rtl/>
        </w:rPr>
        <w:t>"</w:t>
      </w:r>
      <w:r w:rsidR="00BD6C4F">
        <w:rPr>
          <w:rFonts w:hint="cs"/>
          <w:rtl/>
        </w:rPr>
        <w:t>ק</w:t>
      </w:r>
      <w:r w:rsidR="00BD6C4F" w:rsidRPr="00C63571">
        <w:rPr>
          <w:rtl/>
        </w:rPr>
        <w:t>: הא דאמר להר</w:t>
      </w:r>
      <w:r w:rsidR="00BD6C4F">
        <w:rPr>
          <w:rFonts w:hint="cs"/>
          <w:rtl/>
        </w:rPr>
        <w:t>[דאין נעשה ע</w:t>
      </w:r>
      <w:r w:rsidR="00BD6C4F">
        <w:rPr>
          <w:rtl/>
        </w:rPr>
        <w:t>"</w:t>
      </w:r>
      <w:r w:rsidR="00BD6C4F">
        <w:rPr>
          <w:rFonts w:hint="cs"/>
          <w:rtl/>
        </w:rPr>
        <w:t>ז]</w:t>
      </w:r>
      <w:r w:rsidR="00BD6C4F" w:rsidRPr="00C63571">
        <w:rPr>
          <w:rtl/>
        </w:rPr>
        <w:t>, הא דאמר ל</w:t>
      </w:r>
      <w:r w:rsidR="00BD6C4F">
        <w:rPr>
          <w:rFonts w:hint="cs"/>
          <w:rtl/>
        </w:rPr>
        <w:t>מלאך הממונה על ההר</w:t>
      </w:r>
      <w:r w:rsidR="00BD6C4F" w:rsidRPr="00C63571">
        <w:rPr>
          <w:rtl/>
        </w:rPr>
        <w:t>.</w:t>
      </w:r>
    </w:p>
    <w:p w14:paraId="36720A24" w14:textId="3CB87655" w:rsidR="0046556D" w:rsidRDefault="00BD6C4F" w:rsidP="00BD6C4F">
      <w:pPr>
        <w:rPr>
          <w:rtl/>
        </w:rPr>
      </w:pPr>
      <w:r w:rsidRPr="00C63571">
        <w:rPr>
          <w:rtl/>
        </w:rPr>
        <w:t>דיקא נמי, דקתני דומיא דמיכאל שר הגדול, ש"מ.</w:t>
      </w:r>
    </w:p>
    <w:p w14:paraId="4FFBEA5C" w14:textId="77777777" w:rsidR="0046556D" w:rsidRDefault="00BD6C4F" w:rsidP="00BD6C4F">
      <w:pPr>
        <w:rPr>
          <w:rtl/>
        </w:rPr>
      </w:pPr>
      <w:r w:rsidRPr="00C63571">
        <w:rPr>
          <w:rtl/>
        </w:rPr>
        <w:t xml:space="preserve">• </w:t>
      </w:r>
      <w:r>
        <w:rPr>
          <w:rStyle w:val="2fb"/>
          <w:rFonts w:hint="cs"/>
          <w:rtl/>
          <w:rPrChange w:id="10459" w:author="מנוע אמוראים" w:date="2026-10-05T16:40:54Z">
            <w:rPr>
              <w:rFonts w:hint="cs"/>
              <w:rtl/>
            </w:rPr>
          </w:rPrChange>
        </w:rPr>
        <w:t xml:space="preserve">אר</w:t>
      </w:r>
      <w:r>
        <w:rPr>
          <w:rStyle w:val="2fb"/>
          <w:rtl/>
          <w:rPrChange w:id="10460" w:author="מנוע אמוראים" w:date="2026-10-05T16:40:54Z">
            <w:rPr>
              <w:rtl/>
            </w:rPr>
          </w:rPrChange>
        </w:rPr>
        <w:t xml:space="preserve">"</w:t>
      </w:r>
      <w:r>
        <w:rPr>
          <w:rStyle w:val="2fb"/>
          <w:rFonts w:hint="cs"/>
          <w:rtl/>
          <w:rPrChange w:id="10461" w:author="מנוע אמוראים" w:date="2026-10-05T16:40:54Z">
            <w:rPr>
              <w:rFonts w:hint="cs"/>
              <w:rtl/>
            </w:rPr>
          </w:rPrChange>
        </w:rPr>
        <w:t xml:space="preserve">ה</w:t>
      </w:r>
      <w:r w:rsidRPr="00C63571">
        <w:rPr>
          <w:rtl/>
        </w:rPr>
        <w:t>: היתה בהמת חבירו רבוצה לפני עבודת כוכבים, כיון ששחט בה סימן אחד - אסרה.</w:t>
      </w:r>
    </w:p>
    <w:p w14:paraId="0E5A98C0" w14:textId="77777777" w:rsidR="0046556D" w:rsidRDefault="00BD6C4F" w:rsidP="00BD6C4F">
      <w:pPr>
        <w:rPr>
          <w:rtl/>
        </w:rPr>
      </w:pPr>
      <w:r>
        <w:rPr>
          <w:rtl/>
        </w:rPr>
        <w:t>ס"ל</w:t>
      </w:r>
      <w:r>
        <w:rPr>
          <w:rtl/>
        </w:rPr>
        <w:t xml:space="preserve"> כי הא דאמר עולא </w:t>
      </w:r>
      <w:r>
        <w:rPr>
          <w:rStyle w:val="2fb"/>
          <w:rtl/>
          <w:rPrChange w:id="10462" w:author="מנוע אמוראים" w:date="2026-10-05T16:40:54Z">
            <w:rPr>
              <w:rtl/>
            </w:rPr>
          </w:rPrChange>
        </w:rPr>
        <w:t xml:space="preserve">א</w:t>
      </w:r>
      <w:r>
        <w:rPr>
          <w:rStyle w:val="2fb"/>
          <w:rFonts w:hint="cs"/>
          <w:rtl/>
          <w:rPrChange w:id="10463" w:author="מנוע אמוראים" w:date="2026-10-05T16:40:54Z">
            <w:rPr>
              <w:rFonts w:hint="cs"/>
              <w:rtl/>
            </w:rPr>
          </w:rPrChange>
        </w:rPr>
        <w:t xml:space="preserve">רי</w:t>
      </w:r>
      <w:r>
        <w:rPr>
          <w:rStyle w:val="2fb"/>
          <w:rtl/>
          <w:rPrChange w:id="10464" w:author="מנוע אמוראים" w:date="2026-10-05T16:40:54Z">
            <w:rPr>
              <w:rtl/>
            </w:rPr>
          </w:rPrChange>
        </w:rPr>
        <w:t xml:space="preserve">"</w:t>
      </w:r>
      <w:r>
        <w:rPr>
          <w:rStyle w:val="2fb"/>
          <w:rFonts w:hint="cs"/>
          <w:rtl/>
          <w:rPrChange w:id="10465" w:author="מנוע אמוראים" w:date="2026-10-05T16:40:54Z">
            <w:rPr>
              <w:rFonts w:hint="cs"/>
              <w:rtl/>
            </w:rPr>
          </w:rPrChange>
        </w:rPr>
        <w:t xml:space="preserve">ו</w:t>
      </w:r>
      <w:r w:rsidRPr="00C63571">
        <w:rPr>
          <w:rtl/>
        </w:rPr>
        <w:t>: אע</w:t>
      </w:r>
      <w:r>
        <w:rPr>
          <w:rtl/>
        </w:rPr>
        <w:t>"</w:t>
      </w:r>
      <w:r w:rsidRPr="00C63571">
        <w:rPr>
          <w:rtl/>
        </w:rPr>
        <w:t>פ שאמרו המשתחוה לבהמת חבירו לא אסרה, עשה בה מעשה אסרה.</w:t>
      </w:r>
    </w:p>
    <w:p w14:paraId="44A2C29C" w14:textId="77777777" w:rsidR="0046556D" w:rsidRDefault="00BD6C4F" w:rsidP="00BD6C4F">
      <w:pPr>
        <w:rPr>
          <w:rtl/>
        </w:rPr>
      </w:pPr>
      <w:r>
        <w:rPr>
          <w:rtl/>
        </w:rPr>
        <w:t xml:space="preserve">• איתיביה </w:t>
      </w:r>
      <w:r>
        <w:rPr>
          <w:rStyle w:val="2fb"/>
          <w:rtl/>
          <w:rPrChange w:id="10466" w:author="מנוע אמוראים" w:date="2026-10-05T16:40:54Z">
            <w:rPr>
              <w:rtl/>
            </w:rPr>
          </w:rPrChange>
        </w:rPr>
        <w:t xml:space="preserve">ר</w:t>
      </w:r>
      <w:r>
        <w:rPr>
          <w:rStyle w:val="2fb"/>
          <w:rtl/>
          <w:rPrChange w:id="10467" w:author="מנוע אמוראים" w:date="2026-10-05T16:40:54Z">
            <w:rPr>
              <w:rtl/>
            </w:rPr>
          </w:rPrChange>
        </w:rPr>
        <w:t xml:space="preserve">"</w:t>
      </w:r>
      <w:r>
        <w:rPr>
          <w:rStyle w:val="2fb"/>
          <w:rFonts w:hint="cs"/>
          <w:rtl/>
          <w:rPrChange w:id="10468" w:author="מנוע אמוראים" w:date="2026-10-05T16:40:54Z">
            <w:rPr>
              <w:rFonts w:hint="cs"/>
              <w:rtl/>
            </w:rPr>
          </w:rPrChange>
        </w:rPr>
        <w:t xml:space="preserve">נ</w:t>
      </w:r>
      <w:r>
        <w:rPr>
          <w:rFonts w:hint="cs"/>
          <w:rtl/>
        </w:rPr>
        <w:t xml:space="preserve"> </w:t>
      </w:r>
      <w:r>
        <w:rPr>
          <w:rStyle w:val="2fb"/>
          <w:rFonts w:hint="cs"/>
          <w:rtl/>
          <w:rPrChange w:id="10469" w:author="מנוע אמוראים" w:date="2026-10-05T16:40:54Z">
            <w:rPr>
              <w:rFonts w:hint="cs"/>
              <w:rtl/>
            </w:rPr>
          </w:rPrChange>
        </w:rPr>
        <w:t xml:space="preserve">לר</w:t>
      </w:r>
      <w:r>
        <w:rPr>
          <w:rStyle w:val="2fb"/>
          <w:rtl/>
          <w:rPrChange w:id="10470" w:author="מנוע אמוראים" w:date="2026-10-05T16:40:54Z">
            <w:rPr>
              <w:rtl/>
            </w:rPr>
          </w:rPrChange>
        </w:rPr>
        <w:t xml:space="preserve">"</w:t>
      </w:r>
      <w:r>
        <w:rPr>
          <w:rStyle w:val="2fb"/>
          <w:rFonts w:hint="cs"/>
          <w:rtl/>
          <w:rPrChange w:id="10471" w:author="מנוע אמוראים" w:date="2026-10-05T16:40:54Z">
            <w:rPr>
              <w:rFonts w:hint="cs"/>
              <w:rtl/>
            </w:rPr>
          </w:rPrChange>
        </w:rPr>
        <w:t xml:space="preserve">ה</w:t>
      </w:r>
      <w:r w:rsidRPr="00C63571">
        <w:rPr>
          <w:rtl/>
        </w:rPr>
        <w:t>: השוחט חטאת בשבת בחוץ לעבודת כוכבים - חייב שלש חטאות;</w:t>
      </w:r>
    </w:p>
    <w:p w14:paraId="3310B1BD" w14:textId="77777777" w:rsidR="00BD6C4F" w:rsidRPr="003D23F5" w:rsidRDefault="00BD6C4F" w:rsidP="00F07436">
      <w:pPr>
        <w:pStyle w:val="afff3"/>
        <w:framePr w:wrap="around"/>
        <w:rPr>
          <w:rtl/>
        </w:rPr>
      </w:pPr>
      <w:r w:rsidRPr="003D23F5">
        <w:rPr>
          <w:rFonts w:hint="cs"/>
          <w:rtl/>
        </w:rPr>
        <w:t>מ:</w:t>
      </w:r>
    </w:p>
    <w:p w14:paraId="227F7C0D" w14:textId="77777777" w:rsidR="0046556D" w:rsidRDefault="00BD6C4F" w:rsidP="00BD6C4F">
      <w:pPr>
        <w:ind w:left="567"/>
        <w:rPr>
          <w:rtl/>
        </w:rPr>
      </w:pPr>
      <w:r w:rsidRPr="00C63571">
        <w:rPr>
          <w:rtl/>
        </w:rPr>
        <w:t>ואי אמרת כיון ששחט בה סימן אחד אסרה, אשחוטי חוץ לא ליחייב, מחתך בעפר הוא!</w:t>
      </w:r>
    </w:p>
    <w:p w14:paraId="0FC6B0C7" w14:textId="77777777" w:rsidR="0046556D" w:rsidRDefault="000828F8" w:rsidP="00C62948">
      <w:pPr>
        <w:pStyle w:val="affffb"/>
        <w:rPr>
          <w:rtl/>
        </w:rPr>
      </w:pPr>
      <w:r>
        <w:rPr>
          <w:rtl/>
        </w:rPr>
        <w:t xml:space="preserve">- </w:t>
      </w:r>
      <w:r>
        <w:rPr>
          <w:rStyle w:val="2fb"/>
          <w:rtl/>
          <w:rPrChange w:id="10472" w:author="מנוע אמוראים" w:date="2026-10-05T16:40:54Z">
            <w:rPr>
              <w:rtl/>
            </w:rPr>
          </w:rPrChange>
        </w:rPr>
        <w:t xml:space="preserve">א</w:t>
      </w:r>
      <w:r>
        <w:rPr>
          <w:rStyle w:val="2fb"/>
          <w:rFonts w:hint="cs"/>
          <w:rtl/>
          <w:rPrChange w:id="10473" w:author="מנוע אמוראים" w:date="2026-10-05T16:40:54Z">
            <w:rPr>
              <w:rFonts w:hint="cs"/>
              <w:rtl/>
            </w:rPr>
          </w:rPrChange>
        </w:rPr>
        <w:t xml:space="preserve">ר</w:t>
      </w:r>
      <w:r>
        <w:rPr>
          <w:rStyle w:val="2fb"/>
          <w:rtl/>
          <w:rPrChange w:id="10474" w:author="מנוע אמוראים" w:date="2026-10-05T16:40:54Z">
            <w:rPr>
              <w:rtl/>
            </w:rPr>
          </w:rPrChange>
        </w:rPr>
        <w:t xml:space="preserve">"</w:t>
      </w:r>
      <w:r>
        <w:rPr>
          <w:rStyle w:val="2fb"/>
          <w:rFonts w:hint="cs"/>
          <w:rtl/>
          <w:rPrChange w:id="10475" w:author="מנוע אמוראים" w:date="2026-10-05T16:40:54Z">
            <w:rPr>
              <w:rFonts w:hint="cs"/>
              <w:rtl/>
            </w:rPr>
          </w:rPrChange>
        </w:rPr>
        <w:t xml:space="preserve">פ</w:t>
      </w:r>
      <w:r w:rsidR="00BD6C4F" w:rsidRPr="00C63571">
        <w:rPr>
          <w:rtl/>
        </w:rPr>
        <w:t>: הכא בחטאת העוף עסקינן, דכולהו בהד</w:t>
      </w:r>
      <w:r w:rsidR="00BD6C4F">
        <w:rPr>
          <w:rFonts w:hint="cs"/>
          <w:rtl/>
        </w:rPr>
        <w:t>ד</w:t>
      </w:r>
      <w:r w:rsidR="00BD6C4F" w:rsidRPr="00C63571">
        <w:rPr>
          <w:rtl/>
        </w:rPr>
        <w:t>י אתי.</w:t>
      </w:r>
    </w:p>
    <w:p w14:paraId="547882A8" w14:textId="77777777" w:rsidR="0046556D" w:rsidRDefault="00BD6C4F" w:rsidP="00BD6C4F">
      <w:pPr>
        <w:rPr>
          <w:rtl/>
        </w:rPr>
      </w:pPr>
      <w:r>
        <w:rPr>
          <w:rtl/>
        </w:rPr>
        <w:t xml:space="preserve">מכדי </w:t>
      </w:r>
      <w:r>
        <w:rPr>
          <w:rStyle w:val="2fb"/>
          <w:rtl/>
          <w:rPrChange w:id="10476" w:author="מנוע אמוראים" w:date="2026-10-05T16:40:54Z">
            <w:rPr>
              <w:rtl/>
            </w:rPr>
          </w:rPrChange>
        </w:rPr>
        <w:t xml:space="preserve">ר</w:t>
      </w:r>
      <w:r>
        <w:rPr>
          <w:rStyle w:val="2fb"/>
          <w:rtl/>
          <w:rPrChange w:id="10477" w:author="מנוע אמוראים" w:date="2026-10-05T16:40:54Z">
            <w:rPr>
              <w:rtl/>
            </w:rPr>
          </w:rPrChange>
        </w:rPr>
        <w:t xml:space="preserve">"</w:t>
      </w:r>
      <w:r>
        <w:rPr>
          <w:rStyle w:val="2fb"/>
          <w:rFonts w:hint="cs"/>
          <w:rtl/>
          <w:rPrChange w:id="10478" w:author="מנוע אמוראים" w:date="2026-10-05T16:40:54Z">
            <w:rPr>
              <w:rFonts w:hint="cs"/>
              <w:rtl/>
            </w:rPr>
          </w:rPrChange>
        </w:rPr>
        <w:t xml:space="preserve">ה</w:t>
      </w:r>
      <w:r w:rsidRPr="00C63571">
        <w:rPr>
          <w:rtl/>
        </w:rPr>
        <w:t xml:space="preserve"> כמאן אמרה לשמעתיה? כעולא, ועולא מעשה כל דהו אמר!</w:t>
      </w:r>
    </w:p>
    <w:p w14:paraId="2E3941FF" w14:textId="77777777" w:rsidR="0046556D" w:rsidRDefault="00BD6C4F" w:rsidP="00BD6C4F">
      <w:pPr>
        <w:rPr>
          <w:rtl/>
        </w:rPr>
      </w:pPr>
      <w:r>
        <w:rPr>
          <w:rFonts w:hint="cs"/>
          <w:rtl/>
        </w:rPr>
        <w:t>וא</w:t>
      </w:r>
      <w:r>
        <w:rPr>
          <w:rtl/>
        </w:rPr>
        <w:t>"</w:t>
      </w:r>
      <w:r>
        <w:rPr>
          <w:rFonts w:hint="cs"/>
          <w:rtl/>
        </w:rPr>
        <w:t xml:space="preserve">א דבאומר </w:t>
      </w:r>
      <w:r w:rsidRPr="00C63571">
        <w:rPr>
          <w:rtl/>
        </w:rPr>
        <w:t>בגמר זביחה הוא עובדה.</w:t>
      </w:r>
      <w:r>
        <w:rPr>
          <w:rFonts w:hint="cs"/>
          <w:rtl/>
        </w:rPr>
        <w:t xml:space="preserve"> דא</w:t>
      </w:r>
      <w:r>
        <w:rPr>
          <w:rtl/>
        </w:rPr>
        <w:t>"</w:t>
      </w:r>
      <w:r>
        <w:rPr>
          <w:rFonts w:hint="cs"/>
          <w:rtl/>
        </w:rPr>
        <w:t>כ למה לא להשמיע זבח</w:t>
      </w:r>
    </w:p>
    <w:p w14:paraId="65A59ABE" w14:textId="77777777" w:rsidR="0046556D" w:rsidRDefault="000828F8" w:rsidP="00C62948">
      <w:pPr>
        <w:pStyle w:val="affffb"/>
        <w:rPr>
          <w:rtl/>
        </w:rPr>
      </w:pPr>
      <w:r>
        <w:rPr>
          <w:rtl/>
        </w:rPr>
        <w:t xml:space="preserve">- </w:t>
      </w:r>
      <w:r w:rsidR="00BD6C4F" w:rsidRPr="00C63571">
        <w:rPr>
          <w:rtl/>
        </w:rPr>
        <w:t>אלא א</w:t>
      </w:r>
      <w:r w:rsidR="00BD6C4F">
        <w:rPr>
          <w:rFonts w:hint="cs"/>
          <w:rtl/>
        </w:rPr>
        <w:t>מ</w:t>
      </w:r>
      <w:r w:rsidR="00BD6C4F">
        <w:rPr>
          <w:rtl/>
        </w:rPr>
        <w:t>"</w:t>
      </w:r>
      <w:r>
        <w:rPr>
          <w:rFonts w:hint="cs"/>
          <w:rtl/>
        </w:rPr>
        <w:t xml:space="preserve">ז </w:t>
      </w:r>
      <w:r>
        <w:rPr>
          <w:rStyle w:val="2fb"/>
          <w:rFonts w:hint="cs"/>
          <w:rtl/>
          <w:rPrChange w:id="10479" w:author="מנוע אמוראים" w:date="2026-10-05T16:40:54Z">
            <w:rPr>
              <w:rFonts w:hint="cs"/>
              <w:rtl/>
            </w:rPr>
          </w:rPrChange>
        </w:rPr>
        <w:t xml:space="preserve">מדר</w:t>
      </w:r>
      <w:r>
        <w:rPr>
          <w:rStyle w:val="2fb"/>
          <w:rtl/>
          <w:rPrChange w:id="10480" w:author="מנוע אמוראים" w:date="2026-10-05T16:40:54Z">
            <w:rPr>
              <w:rtl/>
            </w:rPr>
          </w:rPrChange>
        </w:rPr>
        <w:t xml:space="preserve">"</w:t>
      </w:r>
      <w:r>
        <w:rPr>
          <w:rStyle w:val="2fb"/>
          <w:rFonts w:hint="cs"/>
          <w:rtl/>
          <w:rPrChange w:id="10481" w:author="מנוע אמוראים" w:date="2026-10-05T16:40:54Z">
            <w:rPr>
              <w:rFonts w:hint="cs"/>
              <w:rtl/>
            </w:rPr>
          </w:rPrChange>
        </w:rPr>
        <w:t xml:space="preserve">פ</w:t>
      </w:r>
      <w:r w:rsidR="00BD6C4F" w:rsidRPr="00C63571">
        <w:rPr>
          <w:rtl/>
        </w:rPr>
        <w:t>: ה</w:t>
      </w:r>
      <w:r w:rsidR="00BD6C4F">
        <w:rPr>
          <w:rFonts w:hint="cs"/>
          <w:rtl/>
        </w:rPr>
        <w:t>ב</w:t>
      </w:r>
      <w:r w:rsidR="00BD6C4F">
        <w:rPr>
          <w:rtl/>
        </w:rPr>
        <w:t>"</w:t>
      </w:r>
      <w:r w:rsidR="00BD6C4F">
        <w:rPr>
          <w:rFonts w:hint="cs"/>
          <w:rtl/>
        </w:rPr>
        <w:t xml:space="preserve">ע </w:t>
      </w:r>
      <w:r w:rsidR="00BD6C4F" w:rsidRPr="00C63571">
        <w:rPr>
          <w:rtl/>
        </w:rPr>
        <w:t xml:space="preserve">כגון שהיה חצי קנה פגום והוסיף עליו כל שהוא וגמרו, דכולהו בהדדי </w:t>
      </w:r>
      <w:r w:rsidR="00BD6C4F">
        <w:rPr>
          <w:rtl/>
        </w:rPr>
        <w:t>אתי</w:t>
      </w:r>
      <w:r w:rsidR="00BD6C4F" w:rsidRPr="00C63571">
        <w:rPr>
          <w:rtl/>
        </w:rPr>
        <w:t>.</w:t>
      </w:r>
    </w:p>
    <w:p w14:paraId="1D2E5353" w14:textId="77777777" w:rsidR="0046556D" w:rsidRDefault="00BD6C4F" w:rsidP="00BD6C4F">
      <w:pPr>
        <w:rPr>
          <w:rtl/>
        </w:rPr>
      </w:pPr>
      <w:r>
        <w:rPr>
          <w:rStyle w:val="2fb"/>
          <w:rFonts w:hint="cs"/>
          <w:rtl/>
          <w:rPrChange w:id="10482" w:author="מנוע אמוראים" w:date="2026-10-05T16:40:54Z">
            <w:rPr>
              <w:rFonts w:hint="cs"/>
              <w:rtl/>
            </w:rPr>
          </w:rPrChange>
        </w:rPr>
        <w:t xml:space="preserve">אר</w:t>
      </w:r>
      <w:r>
        <w:rPr>
          <w:rStyle w:val="2fb"/>
          <w:rtl/>
          <w:rPrChange w:id="10483" w:author="מנוע אמוראים" w:date="2026-10-05T16:40:54Z">
            <w:rPr>
              <w:rtl/>
            </w:rPr>
          </w:rPrChange>
        </w:rPr>
        <w:t xml:space="preserve">"</w:t>
      </w:r>
      <w:r>
        <w:rPr>
          <w:rStyle w:val="2fb"/>
          <w:rFonts w:hint="cs"/>
          <w:rtl/>
          <w:rPrChange w:id="10484" w:author="מנוע אמוראים" w:date="2026-10-05T16:40:54Z">
            <w:rPr>
              <w:rFonts w:hint="cs"/>
              <w:rtl/>
            </w:rPr>
          </w:rPrChange>
        </w:rPr>
        <w:t xml:space="preserve">פ</w:t>
      </w:r>
      <w:r>
        <w:rPr>
          <w:rtl/>
        </w:rPr>
        <w:t xml:space="preserve">: אי לאו דאמר </w:t>
      </w:r>
      <w:r>
        <w:rPr>
          <w:rStyle w:val="2fb"/>
          <w:rtl/>
          <w:rPrChange w:id="10485" w:author="מנוע אמוראים" w:date="2026-10-05T16:40:54Z">
            <w:rPr>
              <w:rtl/>
            </w:rPr>
          </w:rPrChange>
        </w:rPr>
        <w:t xml:space="preserve">ר</w:t>
      </w:r>
      <w:r>
        <w:rPr>
          <w:rStyle w:val="2fb"/>
          <w:rtl/>
          <w:rPrChange w:id="10486" w:author="מנוע אמוראים" w:date="2026-10-05T16:40:54Z">
            <w:rPr>
              <w:rtl/>
            </w:rPr>
          </w:rPrChange>
        </w:rPr>
        <w:t xml:space="preserve">"</w:t>
      </w:r>
      <w:r>
        <w:rPr>
          <w:rStyle w:val="2fb"/>
          <w:rFonts w:hint="cs"/>
          <w:rtl/>
          <w:rPrChange w:id="10487" w:author="מנוע אמוראים" w:date="2026-10-05T16:40:54Z">
            <w:rPr>
              <w:rFonts w:hint="cs"/>
              <w:rtl/>
            </w:rPr>
          </w:rPrChange>
        </w:rPr>
        <w:t xml:space="preserve">ה</w:t>
      </w:r>
      <w:r>
        <w:rPr>
          <w:rFonts w:hint="cs"/>
          <w:rtl/>
        </w:rPr>
        <w:t xml:space="preserve"> </w:t>
      </w:r>
      <w:r w:rsidRPr="00C63571">
        <w:rPr>
          <w:rtl/>
        </w:rPr>
        <w:t>סימן אחד, לא הויא חטאת תיובתיה, מאי מעשה? מעשה רבה.</w:t>
      </w:r>
    </w:p>
    <w:p w14:paraId="153F6B00" w14:textId="77777777" w:rsidR="0046556D" w:rsidRDefault="00BD6C4F" w:rsidP="00BD6C4F">
      <w:pPr>
        <w:rPr>
          <w:rtl/>
        </w:rPr>
      </w:pPr>
      <w:r>
        <w:rPr>
          <w:rStyle w:val="2fb"/>
          <w:rtl/>
          <w:rPrChange w:id="10488" w:author="מנוע אמוראים" w:date="2026-10-05T16:40:54Z">
            <w:rPr>
              <w:rtl/>
            </w:rPr>
          </w:rPrChange>
        </w:rPr>
        <w:t xml:space="preserve">וא</w:t>
      </w:r>
      <w:r>
        <w:rPr>
          <w:rStyle w:val="2fb"/>
          <w:rFonts w:hint="cs"/>
          <w:rtl/>
          <w:rPrChange w:id="10489" w:author="מנוע אמוראים" w:date="2026-10-05T16:40:54Z">
            <w:rPr>
              <w:rFonts w:hint="cs"/>
              <w:rtl/>
            </w:rPr>
          </w:rPrChange>
        </w:rPr>
        <w:t xml:space="preserve">ר</w:t>
      </w:r>
      <w:r>
        <w:rPr>
          <w:rStyle w:val="2fb"/>
          <w:rtl/>
          <w:rPrChange w:id="10490" w:author="מנוע אמוראים" w:date="2026-10-05T16:40:54Z">
            <w:rPr>
              <w:rtl/>
            </w:rPr>
          </w:rPrChange>
        </w:rPr>
        <w:t xml:space="preserve">"</w:t>
      </w:r>
      <w:r>
        <w:rPr>
          <w:rStyle w:val="2fb"/>
          <w:rFonts w:hint="cs"/>
          <w:rtl/>
          <w:rPrChange w:id="10491" w:author="מנוע אמוראים" w:date="2026-10-05T16:40:54Z">
            <w:rPr>
              <w:rFonts w:hint="cs"/>
              <w:rtl/>
            </w:rPr>
          </w:rPrChange>
        </w:rPr>
        <w:t xml:space="preserve">פ</w:t>
      </w:r>
      <w:r>
        <w:rPr>
          <w:rtl/>
        </w:rPr>
        <w:t xml:space="preserve">: אי לאו דאמר </w:t>
      </w:r>
      <w:r>
        <w:rPr>
          <w:rStyle w:val="2fb"/>
          <w:rtl/>
          <w:rPrChange w:id="10492" w:author="מנוע אמוראים" w:date="2026-10-05T16:40:54Z">
            <w:rPr>
              <w:rtl/>
            </w:rPr>
          </w:rPrChange>
        </w:rPr>
        <w:t xml:space="preserve">ר</w:t>
      </w:r>
      <w:r>
        <w:rPr>
          <w:rStyle w:val="2fb"/>
          <w:rtl/>
          <w:rPrChange w:id="10493" w:author="מנוע אמוראים" w:date="2026-10-05T16:40:54Z">
            <w:rPr>
              <w:rtl/>
            </w:rPr>
          </w:rPrChange>
        </w:rPr>
        <w:t xml:space="preserve">"</w:t>
      </w:r>
      <w:r>
        <w:rPr>
          <w:rStyle w:val="2fb"/>
          <w:rFonts w:hint="cs"/>
          <w:rtl/>
          <w:rPrChange w:id="10494" w:author="מנוע אמוראים" w:date="2026-10-05T16:40:54Z">
            <w:rPr>
              <w:rFonts w:hint="cs"/>
              <w:rtl/>
            </w:rPr>
          </w:rPrChange>
        </w:rPr>
        <w:t xml:space="preserve">ה</w:t>
      </w:r>
      <w:r w:rsidRPr="00C63571">
        <w:rPr>
          <w:rtl/>
        </w:rPr>
        <w:t xml:space="preserve"> בהמת חברו, לא הויא חטאת תיובתיה, </w:t>
      </w:r>
      <w:r>
        <w:rPr>
          <w:rFonts w:hint="cs"/>
          <w:rtl/>
        </w:rPr>
        <w:t xml:space="preserve">דאת שלו מצי אסר ולא את של חבירו </w:t>
      </w:r>
    </w:p>
    <w:p w14:paraId="3CF89C4B" w14:textId="77777777" w:rsidR="0046556D" w:rsidRDefault="00BD6C4F" w:rsidP="00BD6C4F">
      <w:pPr>
        <w:rPr>
          <w:rtl/>
        </w:rPr>
      </w:pPr>
      <w:r w:rsidRPr="00C63571">
        <w:rPr>
          <w:rtl/>
        </w:rPr>
        <w:t>פשיטא!</w:t>
      </w:r>
      <w:r>
        <w:rPr>
          <w:rFonts w:hint="cs"/>
          <w:rtl/>
        </w:rPr>
        <w:t xml:space="preserve">  </w:t>
      </w:r>
      <w:r w:rsidRPr="00C63571">
        <w:rPr>
          <w:rtl/>
        </w:rPr>
        <w:t xml:space="preserve">מהו דתימא: כיון דקני ליה לכפרה כדידיה דמיא, </w:t>
      </w:r>
      <w:r w:rsidRPr="000C5072">
        <w:rPr>
          <w:b/>
          <w:bCs/>
          <w:rtl/>
        </w:rPr>
        <w:t>קמ</w:t>
      </w:r>
      <w:r w:rsidRPr="00C63571">
        <w:rPr>
          <w:rtl/>
        </w:rPr>
        <w:t>"ל.</w:t>
      </w:r>
    </w:p>
    <w:p w14:paraId="2890B30D" w14:textId="77777777" w:rsidR="0046556D" w:rsidRDefault="0046556D" w:rsidP="00BD6C4F">
      <w:pPr>
        <w:rPr>
          <w:rtl/>
        </w:rPr>
      </w:pPr>
    </w:p>
    <w:p w14:paraId="5231D057" w14:textId="77777777" w:rsidR="0046556D" w:rsidRDefault="00BD6C4F" w:rsidP="00BD6C4F">
      <w:pPr>
        <w:rPr>
          <w:b/>
          <w:bCs/>
          <w:rtl/>
        </w:rPr>
      </w:pPr>
      <w:r w:rsidRPr="000C5072">
        <w:rPr>
          <w:b/>
          <w:bCs/>
          <w:rtl/>
        </w:rPr>
        <w:t xml:space="preserve">• </w:t>
      </w:r>
      <w:r>
        <w:rPr>
          <w:rStyle w:val="2fb"/>
          <w:rFonts w:hint="cs"/>
          <w:b/>
          <w:bCs/>
          <w:rtl/>
          <w:rPrChange w:id="10495" w:author="מנוע אמוראים" w:date="2026-10-05T16:40:54Z">
            <w:rPr>
              <w:rFonts w:hint="cs"/>
              <w:b/>
              <w:bCs/>
              <w:rtl/>
            </w:rPr>
          </w:rPrChange>
        </w:rPr>
        <w:t xml:space="preserve">ר</w:t>
      </w:r>
      <w:r>
        <w:rPr>
          <w:rStyle w:val="2fb"/>
          <w:b/>
          <w:bCs/>
          <w:rtl/>
          <w:rPrChange w:id="10496" w:author="מנוע אמוראים" w:date="2026-10-05T16:40:54Z">
            <w:rPr>
              <w:b/>
              <w:bCs/>
              <w:rtl/>
            </w:rPr>
          </w:rPrChange>
        </w:rPr>
        <w:t xml:space="preserve">"</w:t>
      </w:r>
      <w:r>
        <w:rPr>
          <w:rStyle w:val="2fb"/>
          <w:rFonts w:hint="cs"/>
          <w:b/>
          <w:bCs/>
          <w:rtl/>
          <w:rPrChange w:id="10497" w:author="מנוע אמוראים" w:date="2026-10-05T16:40:54Z">
            <w:rPr>
              <w:rFonts w:hint="cs"/>
              <w:b/>
              <w:bCs/>
              <w:rtl/>
            </w:rPr>
          </w:rPrChange>
        </w:rPr>
        <w:t xml:space="preserve">נ</w:t>
      </w:r>
      <w:r>
        <w:rPr>
          <w:rFonts w:hint="cs"/>
          <w:b/>
          <w:bCs/>
          <w:rtl/>
        </w:rPr>
        <w:t xml:space="preserve"> </w:t>
      </w:r>
      <w:r>
        <w:rPr>
          <w:rStyle w:val="2fb"/>
          <w:rFonts w:hint="cs"/>
          <w:b/>
          <w:bCs/>
          <w:rtl/>
          <w:rPrChange w:id="10498" w:author="מנוע אמוראים" w:date="2026-10-05T16:40:54Z">
            <w:rPr>
              <w:rFonts w:hint="cs"/>
              <w:b/>
              <w:bCs/>
              <w:rtl/>
            </w:rPr>
          </w:rPrChange>
        </w:rPr>
        <w:t xml:space="preserve">ור</w:t>
      </w:r>
      <w:r>
        <w:rPr>
          <w:rStyle w:val="2fb"/>
          <w:b/>
          <w:bCs/>
          <w:rtl/>
          <w:rPrChange w:id="10499" w:author="מנוע אמוראים" w:date="2026-10-05T16:40:54Z">
            <w:rPr>
              <w:b/>
              <w:bCs/>
              <w:rtl/>
            </w:rPr>
          </w:rPrChange>
        </w:rPr>
        <w:t xml:space="preserve">"</w:t>
      </w:r>
      <w:r>
        <w:rPr>
          <w:rStyle w:val="2fb"/>
          <w:rFonts w:hint="cs"/>
          <w:b/>
          <w:bCs/>
          <w:rtl/>
          <w:rPrChange w:id="10500" w:author="מנוע אמוראים" w:date="2026-10-05T16:40:54Z">
            <w:rPr>
              <w:rFonts w:hint="cs"/>
              <w:b/>
              <w:bCs/>
              <w:rtl/>
            </w:rPr>
          </w:rPrChange>
        </w:rPr>
        <w:t xml:space="preserve">ע</w:t>
      </w:r>
      <w:r>
        <w:rPr>
          <w:rFonts w:hint="cs"/>
          <w:b/>
          <w:bCs/>
          <w:rtl/>
        </w:rPr>
        <w:t xml:space="preserve"> </w:t>
      </w:r>
      <w:r>
        <w:rPr>
          <w:rStyle w:val="2fb"/>
          <w:rFonts w:hint="cs"/>
          <w:b/>
          <w:bCs/>
          <w:rtl/>
          <w:rPrChange w:id="10501" w:author="מנוע אמוראים" w:date="2026-10-05T16:40:54Z">
            <w:rPr>
              <w:rFonts w:hint="cs"/>
              <w:b/>
              <w:bCs/>
              <w:rtl/>
            </w:rPr>
          </w:rPrChange>
        </w:rPr>
        <w:t xml:space="preserve">ורי</w:t>
      </w:r>
      <w:r>
        <w:rPr>
          <w:rStyle w:val="2fb"/>
          <w:b/>
          <w:bCs/>
          <w:rtl/>
          <w:rPrChange w:id="10502" w:author="מנוע אמוראים" w:date="2026-10-05T16:40:54Z">
            <w:rPr>
              <w:b/>
              <w:bCs/>
              <w:rtl/>
            </w:rPr>
          </w:rPrChange>
        </w:rPr>
        <w:t xml:space="preserve">"</w:t>
      </w:r>
      <w:r>
        <w:rPr>
          <w:rStyle w:val="2fb"/>
          <w:rFonts w:hint="cs"/>
          <w:b/>
          <w:bCs/>
          <w:rtl/>
          <w:rPrChange w:id="10503" w:author="מנוע אמוראים" w:date="2026-10-05T16:40:54Z">
            <w:rPr>
              <w:rFonts w:hint="cs"/>
              <w:b/>
              <w:bCs/>
              <w:rtl/>
            </w:rPr>
          </w:rPrChange>
        </w:rPr>
        <w:t xml:space="preserve">צ</w:t>
      </w:r>
      <w:r>
        <w:rPr>
          <w:rFonts w:hint="cs"/>
          <w:b/>
          <w:bCs/>
          <w:rtl/>
        </w:rPr>
        <w:t xml:space="preserve"> </w:t>
      </w:r>
      <w:r w:rsidRPr="000C5072">
        <w:rPr>
          <w:b/>
          <w:bCs/>
          <w:rtl/>
        </w:rPr>
        <w:t>אמרי: אין אדם אוסר דבר שאין שלו.</w:t>
      </w:r>
    </w:p>
    <w:p w14:paraId="5C12728B" w14:textId="77777777" w:rsidR="0046556D" w:rsidRDefault="00BD6C4F" w:rsidP="00BD6C4F">
      <w:pPr>
        <w:rPr>
          <w:rtl/>
        </w:rPr>
      </w:pPr>
      <w:r>
        <w:rPr>
          <w:rFonts w:hint="cs"/>
          <w:rtl/>
        </w:rPr>
        <w:t>והך ד</w:t>
      </w:r>
      <w:r w:rsidRPr="00C63571">
        <w:rPr>
          <w:rtl/>
        </w:rPr>
        <w:t>הש</w:t>
      </w:r>
      <w:r>
        <w:rPr>
          <w:rtl/>
        </w:rPr>
        <w:t>וחט חטאת בשבת בחוץ לע</w:t>
      </w:r>
      <w:r>
        <w:rPr>
          <w:rFonts w:hint="cs"/>
          <w:rtl/>
        </w:rPr>
        <w:t>כו</w:t>
      </w:r>
      <w:r>
        <w:rPr>
          <w:rtl/>
        </w:rPr>
        <w:t>"</w:t>
      </w:r>
      <w:r>
        <w:rPr>
          <w:rFonts w:hint="cs"/>
          <w:rtl/>
        </w:rPr>
        <w:t>ם</w:t>
      </w:r>
      <w:r w:rsidRPr="00C63571">
        <w:rPr>
          <w:rtl/>
        </w:rPr>
        <w:t xml:space="preserve"> חייב </w:t>
      </w:r>
      <w:r>
        <w:rPr>
          <w:rFonts w:hint="cs"/>
          <w:rtl/>
        </w:rPr>
        <w:t xml:space="preserve">ג' </w:t>
      </w:r>
      <w:r w:rsidRPr="00C63571">
        <w:rPr>
          <w:rtl/>
        </w:rPr>
        <w:t xml:space="preserve">חטאות, ואוקמינן </w:t>
      </w:r>
      <w:r w:rsidRPr="000C5072">
        <w:rPr>
          <w:b/>
          <w:bCs/>
          <w:rtl/>
        </w:rPr>
        <w:t>בחטאת</w:t>
      </w:r>
      <w:r w:rsidRPr="00C63571">
        <w:rPr>
          <w:rtl/>
        </w:rPr>
        <w:t xml:space="preserve"> </w:t>
      </w:r>
      <w:r w:rsidRPr="000C5072">
        <w:rPr>
          <w:b/>
          <w:bCs/>
          <w:rtl/>
        </w:rPr>
        <w:t>העוף</w:t>
      </w:r>
      <w:r w:rsidRPr="00C63571">
        <w:rPr>
          <w:rtl/>
        </w:rPr>
        <w:t xml:space="preserve"> ובחצי קנה פגום, </w:t>
      </w:r>
    </w:p>
    <w:p w14:paraId="4AC12FA3" w14:textId="77777777" w:rsidR="0046556D" w:rsidRDefault="00BD6C4F" w:rsidP="00BD6C4F">
      <w:pPr>
        <w:rPr>
          <w:rtl/>
        </w:rPr>
      </w:pPr>
      <w:r>
        <w:rPr>
          <w:rtl/>
        </w:rPr>
        <w:t>טעמא דחטאת העוף</w:t>
      </w:r>
      <w:r w:rsidRPr="00C63571">
        <w:rPr>
          <w:rtl/>
        </w:rPr>
        <w:t xml:space="preserve">, דכולהו בהדדי </w:t>
      </w:r>
      <w:r>
        <w:rPr>
          <w:rtl/>
        </w:rPr>
        <w:t>אתיין,</w:t>
      </w:r>
      <w:r>
        <w:rPr>
          <w:rFonts w:hint="cs"/>
          <w:rtl/>
        </w:rPr>
        <w:t xml:space="preserve"> </w:t>
      </w:r>
      <w:r w:rsidRPr="00C63571">
        <w:rPr>
          <w:rtl/>
        </w:rPr>
        <w:t xml:space="preserve">אבל זבח לא, </w:t>
      </w:r>
      <w:r>
        <w:rPr>
          <w:rFonts w:hint="cs"/>
          <w:rtl/>
        </w:rPr>
        <w:t xml:space="preserve">ואי אאאדב שאינו שלו אפי' חטאת </w:t>
      </w:r>
      <w:r w:rsidRPr="000C5072">
        <w:rPr>
          <w:rFonts w:hint="cs"/>
          <w:spacing w:val="4"/>
          <w:rtl/>
        </w:rPr>
        <w:t>בהמה</w:t>
      </w:r>
      <w:r>
        <w:rPr>
          <w:rFonts w:hint="cs"/>
          <w:rtl/>
        </w:rPr>
        <w:t xml:space="preserve">! </w:t>
      </w:r>
    </w:p>
    <w:p w14:paraId="704D64B1" w14:textId="77777777" w:rsidR="00BD6C4F" w:rsidRPr="003D23F5" w:rsidRDefault="00BD6C4F" w:rsidP="00F07436">
      <w:pPr>
        <w:pStyle w:val="afff3"/>
        <w:framePr w:wrap="around"/>
        <w:rPr>
          <w:rtl/>
        </w:rPr>
      </w:pPr>
      <w:r w:rsidRPr="003D23F5">
        <w:rPr>
          <w:rFonts w:hint="cs"/>
          <w:rtl/>
        </w:rPr>
        <w:t>מא.</w:t>
      </w:r>
    </w:p>
    <w:p w14:paraId="641CCA64" w14:textId="77777777" w:rsidR="0046556D" w:rsidRDefault="000828F8" w:rsidP="00C62948">
      <w:pPr>
        <w:pStyle w:val="affffb"/>
        <w:rPr>
          <w:rtl/>
        </w:rPr>
      </w:pPr>
      <w:r>
        <w:rPr>
          <w:rtl/>
        </w:rPr>
        <w:t xml:space="preserve">- </w:t>
      </w:r>
      <w:r w:rsidR="00BD6C4F" w:rsidRPr="00C63571">
        <w:rPr>
          <w:rtl/>
        </w:rPr>
        <w:t>כיון דקניא לכפרה כדידיה דמיא.</w:t>
      </w:r>
    </w:p>
    <w:p w14:paraId="3F8D5457" w14:textId="77777777" w:rsidR="0046556D" w:rsidRDefault="00BD6C4F" w:rsidP="00BD6C4F">
      <w:pPr>
        <w:rPr>
          <w:rtl/>
        </w:rPr>
      </w:pPr>
      <w:r>
        <w:rPr>
          <w:rFonts w:hint="cs"/>
          <w:rtl/>
        </w:rPr>
        <w:t>והך ד</w:t>
      </w:r>
      <w:r w:rsidRPr="00C63571">
        <w:rPr>
          <w:rtl/>
        </w:rPr>
        <w:t>ב' אוחזין בסכין ושוחטין, אחד לשום אחד מכל אלו ואחד לשום דבר כשר - שחיטתו פסולה!</w:t>
      </w:r>
    </w:p>
    <w:p w14:paraId="2BE96AAB" w14:textId="77777777" w:rsidR="0046556D" w:rsidRDefault="000828F8" w:rsidP="00C62948">
      <w:pPr>
        <w:pStyle w:val="affffb"/>
        <w:rPr>
          <w:rtl/>
        </w:rPr>
      </w:pPr>
      <w:r>
        <w:rPr>
          <w:rtl/>
        </w:rPr>
        <w:t xml:space="preserve">- </w:t>
      </w:r>
      <w:r w:rsidR="00BD6C4F">
        <w:rPr>
          <w:rFonts w:hint="cs"/>
          <w:rtl/>
        </w:rPr>
        <w:t>מיירי דאית ליה ש</w:t>
      </w:r>
      <w:r w:rsidR="00BD6C4F" w:rsidRPr="00C63571">
        <w:rPr>
          <w:rtl/>
        </w:rPr>
        <w:t>ותפות בגוה.</w:t>
      </w:r>
    </w:p>
    <w:p w14:paraId="34ADEC87" w14:textId="77777777" w:rsidR="0046556D" w:rsidRDefault="00BD6C4F" w:rsidP="00BD6C4F">
      <w:pPr>
        <w:rPr>
          <w:rtl/>
        </w:rPr>
      </w:pPr>
      <w:r>
        <w:rPr>
          <w:rFonts w:hint="cs"/>
          <w:rtl/>
        </w:rPr>
        <w:t>והך ד</w:t>
      </w:r>
      <w:r w:rsidRPr="00C63571">
        <w:rPr>
          <w:rtl/>
        </w:rPr>
        <w:t>המטמא והמדמע והמנסך, בשוגג - פטור, במזיד - חייב!</w:t>
      </w:r>
    </w:p>
    <w:p w14:paraId="0F57B8AF" w14:textId="77777777" w:rsidR="0046556D" w:rsidRDefault="000828F8" w:rsidP="00C62948">
      <w:pPr>
        <w:pStyle w:val="affffb"/>
        <w:rPr>
          <w:rtl/>
        </w:rPr>
      </w:pPr>
      <w:r>
        <w:rPr>
          <w:rtl/>
        </w:rPr>
        <w:t xml:space="preserve">- </w:t>
      </w:r>
      <w:r w:rsidR="00BD6C4F">
        <w:rPr>
          <w:rFonts w:hint="cs"/>
          <w:rtl/>
        </w:rPr>
        <w:t>ה</w:t>
      </w:r>
      <w:r w:rsidR="00BD6C4F">
        <w:rPr>
          <w:rtl/>
        </w:rPr>
        <w:t>"</w:t>
      </w:r>
      <w:r w:rsidR="00BD6C4F">
        <w:rPr>
          <w:rFonts w:hint="cs"/>
          <w:rtl/>
        </w:rPr>
        <w:t xml:space="preserve">נ </w:t>
      </w:r>
      <w:r w:rsidR="00BD6C4F" w:rsidRPr="00C63571">
        <w:rPr>
          <w:rtl/>
        </w:rPr>
        <w:t>דאית ליה שותפות בגוה.</w:t>
      </w:r>
    </w:p>
    <w:p w14:paraId="3354C98C" w14:textId="77777777" w:rsidR="0046556D" w:rsidRDefault="00BD6C4F" w:rsidP="00BD6C4F">
      <w:pPr>
        <w:rPr>
          <w:rtl/>
        </w:rPr>
      </w:pPr>
      <w:r w:rsidRPr="000C5072">
        <w:rPr>
          <w:b/>
          <w:bCs/>
          <w:rtl/>
        </w:rPr>
        <w:t>כתנאי</w:t>
      </w:r>
      <w:r w:rsidRPr="00C63571">
        <w:rPr>
          <w:rtl/>
        </w:rPr>
        <w:t xml:space="preserve">: </w:t>
      </w:r>
      <w:r>
        <w:rPr>
          <w:rtl/>
        </w:rPr>
        <w:t>עכו"ם</w:t>
      </w:r>
      <w:r w:rsidRPr="00C63571">
        <w:rPr>
          <w:rtl/>
        </w:rPr>
        <w:t xml:space="preserve"> שניסך יינו של ישראל שלא בפני עבודת כוכבים - אסרו;</w:t>
      </w:r>
    </w:p>
    <w:p w14:paraId="56C4CDA2" w14:textId="77777777" w:rsidR="0046556D" w:rsidRDefault="00BD6C4F" w:rsidP="00BD6C4F">
      <w:pPr>
        <w:rPr>
          <w:rtl/>
        </w:rPr>
      </w:pPr>
      <w:r>
        <w:rPr>
          <w:rStyle w:val="2fb"/>
          <w:rFonts w:hint="cs"/>
          <w:rtl/>
          <w:rPrChange w:id="10504" w:author="מנוע אמוראים" w:date="2026-10-05T16:40:54Z">
            <w:rPr>
              <w:rFonts w:hint="cs"/>
              <w:rtl/>
            </w:rPr>
          </w:rPrChange>
        </w:rPr>
        <w:t xml:space="preserve">ריב</w:t>
      </w:r>
      <w:r>
        <w:rPr>
          <w:rStyle w:val="2fb"/>
          <w:rtl/>
          <w:rPrChange w:id="10505" w:author="מנוע אמוראים" w:date="2026-10-05T16:40:54Z">
            <w:rPr>
              <w:rtl/>
            </w:rPr>
          </w:rPrChange>
        </w:rPr>
        <w:t xml:space="preserve">"</w:t>
      </w:r>
      <w:r>
        <w:rPr>
          <w:rStyle w:val="2fb"/>
          <w:rFonts w:hint="cs"/>
          <w:rtl/>
          <w:rPrChange w:id="10506" w:author="מנוע אמוראים" w:date="2026-10-05T16:40:54Z">
            <w:rPr>
              <w:rFonts w:hint="cs"/>
              <w:rtl/>
            </w:rPr>
          </w:rPrChange>
        </w:rPr>
        <w:t xml:space="preserve">בת</w:t>
      </w:r>
      <w:r>
        <w:rPr>
          <w:rFonts w:hint="cs"/>
          <w:rtl/>
        </w:rPr>
        <w:t xml:space="preserve"> </w:t>
      </w:r>
      <w:r>
        <w:rPr>
          <w:rStyle w:val="2fb"/>
          <w:rFonts w:hint="cs"/>
          <w:rtl/>
          <w:rPrChange w:id="10507" w:author="מנוע אמוראים" w:date="2026-10-05T16:40:54Z">
            <w:rPr>
              <w:rFonts w:hint="cs"/>
              <w:rtl/>
            </w:rPr>
          </w:rPrChange>
        </w:rPr>
        <w:t xml:space="preserve">וריב</w:t>
      </w:r>
      <w:r>
        <w:rPr>
          <w:rStyle w:val="2fb"/>
          <w:rtl/>
          <w:rPrChange w:id="10508" w:author="מנוע אמוראים" w:date="2026-10-05T16:40:54Z">
            <w:rPr>
              <w:rtl/>
            </w:rPr>
          </w:rPrChange>
        </w:rPr>
        <w:t xml:space="preserve">"</w:t>
      </w:r>
      <w:r>
        <w:rPr>
          <w:rStyle w:val="2fb"/>
          <w:rFonts w:hint="cs"/>
          <w:rtl/>
          <w:rPrChange w:id="10509" w:author="מנוע אמוראים" w:date="2026-10-05T16:40:54Z">
            <w:rPr>
              <w:rFonts w:hint="cs"/>
              <w:rtl/>
            </w:rPr>
          </w:rPrChange>
        </w:rPr>
        <w:t xml:space="preserve">ב</w:t>
      </w:r>
      <w:r>
        <w:rPr>
          <w:rFonts w:hint="cs"/>
          <w:rtl/>
        </w:rPr>
        <w:t xml:space="preserve"> </w:t>
      </w:r>
      <w:r w:rsidRPr="00C63571">
        <w:rPr>
          <w:rtl/>
        </w:rPr>
        <w:t xml:space="preserve">מתירין אותו מפני שני דברים: אחד, שאין מנסכין יין אלא בפני עבודת כוכבים, </w:t>
      </w:r>
    </w:p>
    <w:p w14:paraId="5711AE85" w14:textId="0BA068CF" w:rsidR="0046556D" w:rsidRDefault="00BD6C4F" w:rsidP="00BD6C4F">
      <w:pPr>
        <w:rPr>
          <w:rtl/>
        </w:rPr>
      </w:pPr>
      <w:r>
        <w:rPr>
          <w:rFonts w:hint="cs"/>
          <w:rtl/>
        </w:rPr>
        <w:t xml:space="preserve">  </w:t>
      </w:r>
      <w:r w:rsidRPr="00C63571">
        <w:rPr>
          <w:rtl/>
        </w:rPr>
        <w:t>ואחד, שיכול לומר לו לא כל הימנך שתאסר ייני לאונסי.</w:t>
      </w:r>
    </w:p>
    <w:p w14:paraId="5C610905" w14:textId="77777777" w:rsidR="0046556D" w:rsidRDefault="00BD6C4F" w:rsidP="00BD6C4F">
      <w:pPr>
        <w:rPr>
          <w:rtl/>
        </w:rPr>
      </w:pPr>
      <w:r>
        <w:rPr>
          <w:rStyle w:val="2fb"/>
          <w:rtl/>
          <w:rPrChange w:id="10510" w:author="מנוע אמוראים" w:date="2026-10-05T16:40:54Z">
            <w:rPr>
              <w:rtl/>
            </w:rPr>
          </w:rPrChange>
        </w:rPr>
        <w:t xml:space="preserve">ור</w:t>
      </w:r>
      <w:r>
        <w:rPr>
          <w:rStyle w:val="2fb"/>
          <w:rtl/>
          <w:rPrChange w:id="10511" w:author="מנוע אמוראים" w:date="2026-10-05T16:40:54Z">
            <w:rPr>
              <w:rtl/>
            </w:rPr>
          </w:rPrChange>
        </w:rPr>
        <w:t xml:space="preserve">"</w:t>
      </w:r>
      <w:r>
        <w:rPr>
          <w:rStyle w:val="2fb"/>
          <w:rFonts w:hint="cs"/>
          <w:rtl/>
          <w:rPrChange w:id="10512" w:author="מנוע אמוראים" w:date="2026-10-05T16:40:54Z">
            <w:rPr>
              <w:rFonts w:hint="cs"/>
              <w:rtl/>
            </w:rPr>
          </w:rPrChange>
        </w:rPr>
        <w:t xml:space="preserve">נ</w:t>
      </w:r>
      <w:r>
        <w:rPr>
          <w:rFonts w:hint="cs"/>
          <w:rtl/>
        </w:rPr>
        <w:t xml:space="preserve"> </w:t>
      </w:r>
      <w:r>
        <w:rPr>
          <w:rStyle w:val="2fb"/>
          <w:rFonts w:hint="cs"/>
          <w:rtl/>
          <w:rPrChange w:id="10513" w:author="מנוע אמוראים" w:date="2026-10-05T16:40:54Z">
            <w:rPr>
              <w:rFonts w:hint="cs"/>
              <w:rtl/>
            </w:rPr>
          </w:rPrChange>
        </w:rPr>
        <w:t xml:space="preserve">ור</w:t>
      </w:r>
      <w:r>
        <w:rPr>
          <w:rStyle w:val="2fb"/>
          <w:rtl/>
          <w:rPrChange w:id="10514" w:author="מנוע אמוראים" w:date="2026-10-05T16:40:54Z">
            <w:rPr>
              <w:rtl/>
            </w:rPr>
          </w:rPrChange>
        </w:rPr>
        <w:t xml:space="preserve">"</w:t>
      </w:r>
      <w:r>
        <w:rPr>
          <w:rStyle w:val="2fb"/>
          <w:rFonts w:hint="cs"/>
          <w:rtl/>
          <w:rPrChange w:id="10515" w:author="מנוע אמוראים" w:date="2026-10-05T16:40:54Z">
            <w:rPr>
              <w:rFonts w:hint="cs"/>
              <w:rtl/>
            </w:rPr>
          </w:rPrChange>
        </w:rPr>
        <w:t xml:space="preserve">ע</w:t>
      </w:r>
      <w:r>
        <w:rPr>
          <w:rFonts w:hint="cs"/>
          <w:rtl/>
        </w:rPr>
        <w:t xml:space="preserve"> </w:t>
      </w:r>
      <w:r>
        <w:rPr>
          <w:rStyle w:val="2fb"/>
          <w:rFonts w:hint="cs"/>
          <w:rtl/>
          <w:rPrChange w:id="10516" w:author="מנוע אמוראים" w:date="2026-10-05T16:40:54Z">
            <w:rPr>
              <w:rFonts w:hint="cs"/>
              <w:rtl/>
            </w:rPr>
          </w:rPrChange>
        </w:rPr>
        <w:t xml:space="preserve">ורי</w:t>
      </w:r>
      <w:r>
        <w:rPr>
          <w:rStyle w:val="2fb"/>
          <w:rtl/>
          <w:rPrChange w:id="10517" w:author="מנוע אמוראים" w:date="2026-10-05T16:40:54Z">
            <w:rPr>
              <w:rtl/>
            </w:rPr>
          </w:rPrChange>
        </w:rPr>
        <w:t xml:space="preserve">"</w:t>
      </w:r>
      <w:r>
        <w:rPr>
          <w:rStyle w:val="2fb"/>
          <w:rFonts w:hint="cs"/>
          <w:rtl/>
          <w:rPrChange w:id="10518" w:author="מנוע אמוראים" w:date="2026-10-05T16:40:54Z">
            <w:rPr>
              <w:rFonts w:hint="cs"/>
              <w:rtl/>
            </w:rPr>
          </w:rPrChange>
        </w:rPr>
        <w:t xml:space="preserve">צ</w:t>
      </w:r>
      <w:r>
        <w:rPr>
          <w:rFonts w:hint="cs"/>
          <w:rtl/>
        </w:rPr>
        <w:t xml:space="preserve"> א</w:t>
      </w:r>
      <w:r w:rsidRPr="00C63571">
        <w:rPr>
          <w:rtl/>
        </w:rPr>
        <w:t>מרי: אפי</w:t>
      </w:r>
      <w:r>
        <w:rPr>
          <w:rtl/>
        </w:rPr>
        <w:t xml:space="preserve">' למ"ד אדם אוסר דבר שאינו שלו </w:t>
      </w:r>
      <w:r w:rsidRPr="00C63571">
        <w:rPr>
          <w:rtl/>
        </w:rPr>
        <w:t xml:space="preserve">ה"מ כותי, אבל ישראל </w:t>
      </w:r>
      <w:r>
        <w:rPr>
          <w:rFonts w:hint="cs"/>
          <w:rtl/>
        </w:rPr>
        <w:t xml:space="preserve">- </w:t>
      </w:r>
      <w:r w:rsidRPr="00C63571">
        <w:rPr>
          <w:rtl/>
        </w:rPr>
        <w:t>לצע</w:t>
      </w:r>
      <w:r>
        <w:rPr>
          <w:rFonts w:hint="cs"/>
          <w:rtl/>
        </w:rPr>
        <w:t xml:space="preserve">רו מכוון </w:t>
      </w:r>
    </w:p>
    <w:p w14:paraId="11A3E374" w14:textId="77777777" w:rsidR="0046556D" w:rsidRDefault="00BD6C4F" w:rsidP="00BD6C4F">
      <w:pPr>
        <w:rPr>
          <w:rtl/>
        </w:rPr>
      </w:pPr>
      <w:r w:rsidRPr="00C63571">
        <w:rPr>
          <w:rtl/>
        </w:rPr>
        <w:t xml:space="preserve">• </w:t>
      </w:r>
      <w:r>
        <w:rPr>
          <w:rFonts w:hint="cs"/>
          <w:rtl/>
        </w:rPr>
        <w:t>והך ד</w:t>
      </w:r>
      <w:r w:rsidRPr="00C63571">
        <w:rPr>
          <w:rtl/>
        </w:rPr>
        <w:t>ב' אוחזין בסכין ושוחטין, אחד לשום</w:t>
      </w:r>
      <w:r>
        <w:rPr>
          <w:rtl/>
        </w:rPr>
        <w:t xml:space="preserve"> אחד מכל אלו ואחד לשום דבר כשר</w:t>
      </w:r>
      <w:r w:rsidRPr="00C63571">
        <w:rPr>
          <w:rtl/>
        </w:rPr>
        <w:t xml:space="preserve"> שחיטתו פסולה!</w:t>
      </w:r>
    </w:p>
    <w:p w14:paraId="57599C6D" w14:textId="77777777" w:rsidR="0046556D" w:rsidRDefault="000828F8" w:rsidP="00C62948">
      <w:pPr>
        <w:pStyle w:val="affffb"/>
        <w:rPr>
          <w:rtl/>
        </w:rPr>
      </w:pPr>
      <w:r>
        <w:rPr>
          <w:rtl/>
        </w:rPr>
        <w:t xml:space="preserve">- </w:t>
      </w:r>
      <w:r w:rsidR="00BD6C4F">
        <w:rPr>
          <w:rFonts w:hint="cs"/>
          <w:rtl/>
        </w:rPr>
        <w:t xml:space="preserve">מיירי </w:t>
      </w:r>
      <w:r w:rsidR="00BD6C4F" w:rsidRPr="00C63571">
        <w:rPr>
          <w:rtl/>
        </w:rPr>
        <w:t>בישראל מומר.</w:t>
      </w:r>
    </w:p>
    <w:p w14:paraId="23D2DFC9" w14:textId="77777777" w:rsidR="0046556D" w:rsidRDefault="00BD6C4F" w:rsidP="00BD6C4F">
      <w:pPr>
        <w:rPr>
          <w:rtl/>
        </w:rPr>
      </w:pPr>
      <w:r w:rsidRPr="00C63571">
        <w:rPr>
          <w:rtl/>
        </w:rPr>
        <w:t xml:space="preserve">• </w:t>
      </w:r>
      <w:r>
        <w:rPr>
          <w:rFonts w:hint="cs"/>
          <w:rtl/>
        </w:rPr>
        <w:t>והך ד</w:t>
      </w:r>
      <w:r w:rsidRPr="00C63571">
        <w:rPr>
          <w:rtl/>
        </w:rPr>
        <w:t>המטמא והמד</w:t>
      </w:r>
      <w:r>
        <w:rPr>
          <w:rtl/>
        </w:rPr>
        <w:t>מע והמנסך, בשוגג פטור, במזיד</w:t>
      </w:r>
      <w:r w:rsidRPr="00C63571">
        <w:rPr>
          <w:rtl/>
        </w:rPr>
        <w:t xml:space="preserve"> חייב!</w:t>
      </w:r>
      <w:r>
        <w:rPr>
          <w:rFonts w:hint="cs"/>
          <w:rtl/>
        </w:rPr>
        <w:t xml:space="preserve"> </w:t>
      </w:r>
      <w:r>
        <w:rPr>
          <w:rtl/>
        </w:rPr>
        <w:t>–</w:t>
      </w:r>
      <w:r>
        <w:rPr>
          <w:rFonts w:hint="cs"/>
          <w:rtl/>
        </w:rPr>
        <w:t xml:space="preserve"> מיירי בישראל מומר. </w:t>
      </w:r>
    </w:p>
    <w:p w14:paraId="6BDFE1DB" w14:textId="77777777" w:rsidR="0046556D" w:rsidRDefault="0046556D" w:rsidP="00BD6C4F">
      <w:pPr>
        <w:rPr>
          <w:rtl/>
        </w:rPr>
      </w:pPr>
    </w:p>
    <w:p w14:paraId="06E88579" w14:textId="77777777" w:rsidR="0046556D" w:rsidRDefault="00BD6C4F" w:rsidP="00BD6C4F">
      <w:pPr>
        <w:rPr>
          <w:rtl/>
        </w:rPr>
      </w:pPr>
      <w:r>
        <w:rPr>
          <w:rtl/>
        </w:rPr>
        <w:t xml:space="preserve">• א"ל </w:t>
      </w:r>
      <w:r>
        <w:rPr>
          <w:rStyle w:val="2fb"/>
          <w:rtl/>
          <w:rPrChange w:id="10519" w:author="מנוע אמוראים" w:date="2026-10-05T16:40:54Z">
            <w:rPr>
              <w:rtl/>
            </w:rPr>
          </w:rPrChange>
        </w:rPr>
        <w:t xml:space="preserve">ר</w:t>
      </w:r>
      <w:r>
        <w:rPr>
          <w:rStyle w:val="2fb"/>
          <w:rFonts w:hint="cs"/>
          <w:rtl/>
          <w:rPrChange w:id="10520" w:author="מנוע אמוראים" w:date="2026-10-05T16:40:54Z">
            <w:rPr>
              <w:rFonts w:hint="cs"/>
              <w:rtl/>
            </w:rPr>
          </w:rPrChange>
        </w:rPr>
        <w:t xml:space="preserve">אבד</w:t>
      </w:r>
      <w:r>
        <w:rPr>
          <w:rStyle w:val="2fb"/>
          <w:rtl/>
          <w:rPrChange w:id="10521" w:author="מנוע אמוראים" w:date="2026-10-05T16:40:54Z">
            <w:rPr>
              <w:rtl/>
            </w:rPr>
          </w:rPrChange>
        </w:rPr>
        <w:t xml:space="preserve">"</w:t>
      </w:r>
      <w:r>
        <w:rPr>
          <w:rStyle w:val="2fb"/>
          <w:rFonts w:hint="cs"/>
          <w:rtl/>
          <w:rPrChange w:id="10522" w:author="מנוע אמוראים" w:date="2026-10-05T16:40:54Z">
            <w:rPr>
              <w:rFonts w:hint="cs"/>
              <w:rtl/>
            </w:rPr>
          </w:rPrChange>
        </w:rPr>
        <w:t xml:space="preserve">ר</w:t>
      </w:r>
      <w:r>
        <w:rPr>
          <w:rFonts w:hint="cs"/>
          <w:rtl/>
        </w:rPr>
        <w:t xml:space="preserve"> </w:t>
      </w:r>
      <w:r>
        <w:rPr>
          <w:rStyle w:val="2fb"/>
          <w:rFonts w:hint="cs"/>
          <w:rtl/>
          <w:rPrChange w:id="10523" w:author="מנוע אמוראים" w:date="2026-10-05T16:40:54Z">
            <w:rPr>
              <w:rFonts w:hint="cs"/>
              <w:rtl/>
            </w:rPr>
          </w:rPrChange>
        </w:rPr>
        <w:t xml:space="preserve">לר</w:t>
      </w:r>
      <w:r>
        <w:rPr>
          <w:rStyle w:val="2fb"/>
          <w:rtl/>
          <w:rPrChange w:id="10524" w:author="מנוע אמוראים" w:date="2026-10-05T16:40:54Z">
            <w:rPr>
              <w:rtl/>
            </w:rPr>
          </w:rPrChange>
        </w:rPr>
        <w:t xml:space="preserve">"</w:t>
      </w:r>
      <w:r>
        <w:rPr>
          <w:rStyle w:val="2fb"/>
          <w:rFonts w:hint="cs"/>
          <w:rtl/>
          <w:rPrChange w:id="10525" w:author="מנוע אמוראים" w:date="2026-10-05T16:40:54Z">
            <w:rPr>
              <w:rFonts w:hint="cs"/>
              <w:rtl/>
            </w:rPr>
          </w:rPrChange>
        </w:rPr>
        <w:t xml:space="preserve">א</w:t>
      </w:r>
      <w:r>
        <w:rPr>
          <w:rFonts w:hint="cs"/>
          <w:rtl/>
        </w:rPr>
        <w:t xml:space="preserve"> </w:t>
      </w:r>
      <w:r w:rsidRPr="00C63571">
        <w:rPr>
          <w:rtl/>
        </w:rPr>
        <w:t xml:space="preserve">התרו בו וקבל עליו התראה, מאי? א"ל: התיר עצמו למיתה </w:t>
      </w:r>
      <w:r>
        <w:rPr>
          <w:rFonts w:hint="cs"/>
          <w:rtl/>
        </w:rPr>
        <w:t xml:space="preserve">- </w:t>
      </w:r>
      <w:r>
        <w:rPr>
          <w:rtl/>
        </w:rPr>
        <w:t>אין לך מומר גדול מזה</w:t>
      </w:r>
      <w:r w:rsidRPr="00C63571">
        <w:rPr>
          <w:rtl/>
        </w:rPr>
        <w:t xml:space="preserve"> </w:t>
      </w:r>
    </w:p>
    <w:p w14:paraId="215530A0"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098" w:author="קלוד" w:date="2026-10-06T10:08:36Z"/>
        </w:rPr>
      </w:pPr>
      <w:ins w:id="20097" w:author="קלוד" w:date="2026-10-06T10:08:36Z">
        <w:r>
          <w:t xml:space="preserve">משנה ט</w:t>
        </w:r>
      </w:ins>
    </w:p>
    <w:p w14:paraId="5C373068" w14:textId="77777777" w:rsidR="00BD6C4F" w:rsidRPr="003D23F5" w:rsidRDefault="00BD6C4F" w:rsidP="00BD6C4F">
      <w:pPr>
        <w:pStyle w:val="afff9"/>
        <w:rPr>
          <w:del w:id="20069" w:author="קלוד" w:date="2026-10-06T10:14:23Z"/>
          <w:rtl/>
        </w:rPr>
      </w:pPr>
      <w:ins w:id="9829" w:author="מספור קטעי משנה" w:date="2026-10-06T06:45:19Z">
        <w:del w:id="20067" w:author="קלוד" w:date="2026-10-06T10:14:23Z">
          <w:r>
            <w:rPr>
              <w:rStyle w:val="MisparKeta"/>
            </w:rPr>
            <w:delText xml:space="preserve">א. </w:delText>
          </w:r>
        </w:del>
      </w:ins>
      <w:del w:id="20068" w:author="קלוד" w:date="2026-10-06T10:14:23Z">
        <w:r w:rsidRPr="003D23F5">
          <w:rPr>
            <w:rtl/>
          </w:rPr>
          <w:delText xml:space="preserve">מתני'.</w:delText>
        </w:r>
      </w:del>
    </w:p>
    <w:p w14:paraId="4C48EE28" w14:textId="77777777" w:rsidR="00BD6C4F" w:rsidRPr="003D23F5" w:rsidRDefault="00BD6C4F" w:rsidP="00BD6C4F">
      <w:pPr>
        <w:pStyle w:val="afff9"/>
        <w:spacing w:before="120"/>
        <w:rPr>
          <w:rtl/>
        </w:rPr>
        <w:pPrChange w:id="90028" w:author="קלוד" w:date="2026-10-08T12:08:16Z">
          <w:pPr>
            <w:pStyle w:val="afff9"/>
          </w:pPr>
        </w:pPrChange>
      </w:pPr>
      <w:r w:rsidRPr="003D23F5">
        <w:rPr>
          <w:rtl/>
        </w:rPr>
        <w:t>אין שוחטין לא לתוך ימים, ולא לתוך נהרות, ולא לתוך כלים;</w:t>
      </w:r>
    </w:p>
    <w:p w14:paraId="24E54F59" w14:textId="77777777" w:rsidR="00BD6C4F" w:rsidRPr="003D23F5" w:rsidRDefault="00BD6C4F" w:rsidP="00BD6C4F">
      <w:pPr>
        <w:pStyle w:val="afff9"/>
        <w:rPr>
          <w:rtl/>
        </w:rPr>
      </w:pPr>
      <w:r w:rsidRPr="003D23F5">
        <w:rPr>
          <w:rtl/>
        </w:rPr>
        <w:t>אבל שוחט הוא לתוך עוגה של מים, ובספינה על גבי כלים.</w:t>
      </w:r>
    </w:p>
    <w:p w14:paraId="0C21C281" w14:textId="77777777" w:rsidR="00BD6C4F" w:rsidRPr="003D23F5" w:rsidRDefault="00BD6C4F" w:rsidP="00BD6C4F">
      <w:pPr>
        <w:pStyle w:val="afff9"/>
        <w:rPr>
          <w:rtl/>
        </w:rPr>
      </w:pPr>
      <w:r w:rsidRPr="003D23F5">
        <w:rPr>
          <w:rtl/>
        </w:rPr>
        <w:t>אין שוחטין לגומא כל עיקר, אבל עושה גומא בתוך ביתו בשביל שיכנס הדם לתוכה;</w:t>
      </w:r>
    </w:p>
    <w:p w14:paraId="062F990C" w14:textId="77777777" w:rsidR="00BD6C4F" w:rsidRPr="003D23F5" w:rsidRDefault="00BD6C4F" w:rsidP="00BD6C4F">
      <w:pPr>
        <w:pStyle w:val="afff9"/>
        <w:rPr>
          <w:rtl/>
        </w:rPr>
      </w:pPr>
      <w:r w:rsidRPr="003D23F5">
        <w:rPr>
          <w:rtl/>
        </w:rPr>
        <w:t xml:space="preserve">ובשוק לא יעשה כן, שלא  יחקה את הצדוקים: </w:t>
      </w:r>
    </w:p>
    <w:p w14:paraId="6B0F0E17" w14:textId="77777777" w:rsidR="0046556D" w:rsidRDefault="00BD6C4F" w:rsidP="00BD6C4F">
      <w:pPr>
        <w:jc w:val="center"/>
        <w:rPr>
          <w:del w:id="90030" w:author="מנוע עיצוב" w:date="2026-10-08T11:01:28Z"/>
          <w:rtl/>
        </w:rPr>
      </w:pPr>
      <w:del w:id="90029" w:author="מנוע עיצוב" w:date="2026-10-08T11:01:28Z">
        <w:r>
          <w:rPr>
            <w:rFonts w:ascii="BA חניכי הישיבות" w:hAnsi="BA חניכי הישיבות" w:cs="BA חניכי הישיבות"/>
            <w:rtl/>
          </w:rPr>
          <w:delText xml:space="preserve">׻</w:delText>
        </w:r>
      </w:del>
    </w:p>
    <w:p w14:paraId="3B9C730E" w14:textId="77777777" w:rsidR="00BD6C4F" w:rsidRPr="003D23F5" w:rsidRDefault="00BD6C4F" w:rsidP="00F07436">
      <w:pPr>
        <w:pStyle w:val="afff3"/>
        <w:framePr w:wrap="around"/>
        <w:rPr>
          <w:rtl/>
        </w:rPr>
      </w:pPr>
      <w:r w:rsidRPr="003D23F5">
        <w:rPr>
          <w:rFonts w:hint="cs"/>
          <w:rtl/>
        </w:rPr>
        <w:t xml:space="preserve">מא. </w:t>
      </w:r>
    </w:p>
    <w:p w14:paraId="7BF6ACBC" w14:textId="77777777" w:rsidR="00BD6C4F" w:rsidRPr="003D23F5" w:rsidRDefault="00BD6C4F" w:rsidP="00BD6C4F">
      <w:pPr>
        <w:pStyle w:val="affff1"/>
        <w:rPr>
          <w:rtl/>
        </w:rPr>
      </w:pPr>
      <w:ins w:id="9830" w:author="מספור קטעי משנה" w:date="2026-10-06T06:45:19Z">
        <w:r>
          <w:rPr>
            <w:rStyle w:val="MisparKeta"/>
          </w:rPr>
          <w:t xml:space="preserve">א. </w:t>
        </w:r>
      </w:ins>
      <w:r w:rsidRPr="003D23F5">
        <w:rPr>
          <w:rtl/>
        </w:rPr>
        <w:t xml:space="preserve">אין שוחטין לא לתוך </w:t>
      </w:r>
      <w:r w:rsidR="00BF1CF6">
        <w:rPr>
          <w:rtl/>
        </w:rPr>
        <w:t>וכו#</w:t>
      </w:r>
      <w:r w:rsidRPr="003D23F5">
        <w:rPr>
          <w:rtl/>
        </w:rPr>
        <w:t>:</w:t>
      </w:r>
    </w:p>
    <w:p w14:paraId="414DA188" w14:textId="77777777" w:rsidR="0046556D" w:rsidRDefault="00BD6C4F" w:rsidP="00BD6C4F">
      <w:pPr>
        <w:rPr>
          <w:rtl/>
        </w:rPr>
      </w:pPr>
      <w:r>
        <w:rPr>
          <w:rFonts w:hint="cs"/>
          <w:rtl/>
        </w:rPr>
        <w:t>וקמ</w:t>
      </w:r>
      <w:r>
        <w:rPr>
          <w:rtl/>
        </w:rPr>
        <w:t>"</w:t>
      </w:r>
      <w:r>
        <w:rPr>
          <w:rFonts w:hint="cs"/>
          <w:rtl/>
        </w:rPr>
        <w:t>ל גם לתוך עוגה של מים ואפי' במים עכורים אמרי' דלשר שלהם שוחט</w:t>
      </w:r>
    </w:p>
    <w:p w14:paraId="5A3AB459" w14:textId="77777777" w:rsidR="0046556D" w:rsidRDefault="00BD6C4F" w:rsidP="00BD6C4F">
      <w:pPr>
        <w:jc w:val="center"/>
        <w:rPr>
          <w:del w:id="90032" w:author="מנוע עיצוב" w:date="2026-10-08T11:01:28Z"/>
          <w:rtl/>
        </w:rPr>
      </w:pPr>
      <w:del w:id="90031" w:author="מנוע עיצוב" w:date="2026-10-08T11:01:28Z">
        <w:r>
          <w:rPr>
            <w:rFonts w:ascii="BA חניכי הישיבות" w:hAnsi="BA חניכי הישיבות" w:cs="BA חניכי הישיבות"/>
            <w:rtl/>
          </w:rPr>
          <w:delText xml:space="preserve">׻</w:delText>
        </w:r>
      </w:del>
    </w:p>
    <w:p w14:paraId="1925A149" w14:textId="77777777" w:rsidR="00BD6C4F" w:rsidRPr="003D23F5" w:rsidRDefault="00BD6C4F" w:rsidP="00BD6C4F">
      <w:pPr>
        <w:pStyle w:val="affff1"/>
        <w:rPr>
          <w:rtl/>
        </w:rPr>
      </w:pPr>
      <w:ins w:id="9831" w:author="מספור קטעי משנה" w:date="2026-10-06T06:45:19Z">
        <w:r>
          <w:rPr>
            <w:rStyle w:val="MisparKeta"/>
          </w:rPr>
          <w:t xml:space="preserve">א. </w:t>
        </w:r>
      </w:ins>
      <w:r w:rsidRPr="003D23F5">
        <w:rPr>
          <w:rtl/>
        </w:rPr>
        <w:t xml:space="preserve">אין שוחטין לגומא </w:t>
      </w:r>
      <w:r w:rsidR="00BF1CF6">
        <w:rPr>
          <w:rtl/>
        </w:rPr>
        <w:t>וכו#</w:t>
      </w:r>
      <w:r w:rsidRPr="003D23F5">
        <w:rPr>
          <w:rtl/>
        </w:rPr>
        <w:t>:</w:t>
      </w:r>
    </w:p>
    <w:p w14:paraId="53A93706" w14:textId="77777777" w:rsidR="0046556D" w:rsidRDefault="00BD6C4F" w:rsidP="00BD6C4F">
      <w:pPr>
        <w:rPr>
          <w:rtl/>
        </w:rPr>
      </w:pPr>
      <w:r w:rsidRPr="00C63571">
        <w:rPr>
          <w:rtl/>
        </w:rPr>
        <w:t xml:space="preserve"> והא אמרת: אין שוחטין לגומא כלל!</w:t>
      </w:r>
    </w:p>
    <w:p w14:paraId="1DB0C24A" w14:textId="77777777" w:rsidR="0046556D" w:rsidRDefault="00BD6C4F" w:rsidP="00BD6C4F">
      <w:pPr>
        <w:rPr>
          <w:rtl/>
        </w:rPr>
      </w:pPr>
      <w:r w:rsidRPr="000C5072">
        <w:rPr>
          <w:b/>
          <w:bCs/>
          <w:rtl/>
        </w:rPr>
        <w:t>אביי</w:t>
      </w:r>
      <w:r w:rsidRPr="00C63571">
        <w:rPr>
          <w:rtl/>
        </w:rPr>
        <w:t>: רישא בגומא שבשוק.</w:t>
      </w:r>
    </w:p>
    <w:p w14:paraId="211A53F2" w14:textId="77777777" w:rsidR="0046556D" w:rsidRDefault="00BD6C4F" w:rsidP="00BD6C4F">
      <w:pPr>
        <w:rPr>
          <w:rtl/>
        </w:rPr>
      </w:pPr>
      <w:r w:rsidRPr="00E627E9">
        <w:rPr>
          <w:rFonts w:hint="cs"/>
          <w:rtl/>
        </w:rPr>
        <w:t>רבא  מסיפא משמע דרישא לאו בשוק אלא ה</w:t>
      </w:r>
      <w:r w:rsidRPr="00E627E9">
        <w:rPr>
          <w:rtl/>
        </w:rPr>
        <w:t>"</w:t>
      </w:r>
      <w:r w:rsidRPr="00E627E9">
        <w:rPr>
          <w:rFonts w:hint="cs"/>
          <w:rtl/>
        </w:rPr>
        <w:t xml:space="preserve">ק אין שוחטין לגומא כלל והרוצה לנקר חצירו עושה מקום חוץ </w:t>
      </w:r>
      <w:r w:rsidRPr="00E627E9">
        <w:rPr>
          <w:rtl/>
        </w:rPr>
        <w:t>לגומא ושוחט ודם שותת ויורד לגומא, ובשוק לא יעשה כן, שלא יחקה את הצדוקים.</w:t>
      </w:r>
    </w:p>
    <w:p w14:paraId="0A133433" w14:textId="77777777" w:rsidR="0046556D" w:rsidRDefault="00BD6C4F" w:rsidP="00BD6C4F">
      <w:pPr>
        <w:rPr>
          <w:rtl/>
        </w:rPr>
      </w:pPr>
      <w:r w:rsidRPr="000C5072">
        <w:rPr>
          <w:rFonts w:hint="cs"/>
          <w:b/>
          <w:bCs/>
          <w:rtl/>
        </w:rPr>
        <w:t>ת</w:t>
      </w:r>
      <w:r w:rsidRPr="000C5072">
        <w:rPr>
          <w:b/>
          <w:bCs/>
          <w:rtl/>
        </w:rPr>
        <w:t>"</w:t>
      </w:r>
      <w:r w:rsidRPr="000C5072">
        <w:rPr>
          <w:rFonts w:hint="cs"/>
          <w:b/>
          <w:bCs/>
          <w:rtl/>
        </w:rPr>
        <w:t>כ דרבא</w:t>
      </w:r>
      <w:r w:rsidRPr="000C5072">
        <w:rPr>
          <w:b/>
          <w:bCs/>
          <w:rtl/>
        </w:rPr>
        <w:t>:</w:t>
      </w:r>
      <w:r w:rsidRPr="00C63571">
        <w:rPr>
          <w:rtl/>
        </w:rPr>
        <w:t xml:space="preserve"> היה מהלך בספינה ואין לו מקום בספינה לשחוט, מוציא ידו חוץ לספינה ושוחט, ודם שותת ויורד על דופני הספינה;</w:t>
      </w:r>
    </w:p>
    <w:p w14:paraId="1DC62E5E" w14:textId="77777777" w:rsidR="0046556D" w:rsidRDefault="00BD6C4F" w:rsidP="00BD6C4F">
      <w:pPr>
        <w:rPr>
          <w:rtl/>
        </w:rPr>
      </w:pPr>
      <w:r w:rsidRPr="00C63571">
        <w:rPr>
          <w:rtl/>
        </w:rPr>
        <w:t>ואין שוחט לגומא כל עיקר, והרוצה לנקר חצרו עושה מקום חוץ לגומא ושוחט, ודם שותת ויורד לגומא;</w:t>
      </w:r>
    </w:p>
    <w:p w14:paraId="56ED9B92" w14:textId="77777777" w:rsidR="0046556D" w:rsidRDefault="00BD6C4F" w:rsidP="00BD6C4F">
      <w:pPr>
        <w:rPr>
          <w:rtl/>
        </w:rPr>
      </w:pPr>
      <w:r w:rsidRPr="00C63571">
        <w:rPr>
          <w:rtl/>
        </w:rPr>
        <w:t xml:space="preserve">ובשוק לא יעשה כן, </w:t>
      </w:r>
      <w:r w:rsidRPr="00664445">
        <w:rPr>
          <w:rStyle w:val="afffff0"/>
          <w:rFonts w:hint="cs"/>
          <w:rtl/>
        </w:rPr>
        <w:t>ד'</w:t>
      </w:r>
      <w:r w:rsidRPr="00664445">
        <w:rPr>
          <w:rStyle w:val="afffff0"/>
          <w:rtl/>
        </w:rPr>
        <w:t>ובחוקותיהם לא תלכו</w:t>
      </w:r>
      <w:r w:rsidRPr="00664445">
        <w:rPr>
          <w:rStyle w:val="afffff0"/>
          <w:rFonts w:hint="cs"/>
          <w:rtl/>
        </w:rPr>
        <w:t>'</w:t>
      </w:r>
      <w:r w:rsidRPr="00664445">
        <w:rPr>
          <w:rStyle w:val="afffff0"/>
          <w:rtl/>
        </w:rPr>
        <w:t>,</w:t>
      </w:r>
      <w:r w:rsidRPr="00C63571">
        <w:rPr>
          <w:rtl/>
        </w:rPr>
        <w:t xml:space="preserve"> ואם עשה כן - צריך בדיקה אחריו: </w:t>
      </w:r>
    </w:p>
    <w:p w14:paraId="74761E8E"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00" w:author="קלוד" w:date="2026-10-06T10:08:36Z"/>
        </w:rPr>
      </w:pPr>
      <w:ins w:id="20099" w:author="קלוד" w:date="2026-10-06T10:08:36Z">
        <w:r>
          <w:t xml:space="preserve">משנה י</w:t>
        </w:r>
      </w:ins>
    </w:p>
    <w:p w14:paraId="727F2AB7" w14:textId="77777777" w:rsidR="00BD6C4F" w:rsidRPr="003D23F5" w:rsidRDefault="00BD6C4F" w:rsidP="00BD6C4F">
      <w:pPr>
        <w:pStyle w:val="afff9"/>
        <w:rPr>
          <w:del w:id="20072" w:author="קלוד" w:date="2026-10-06T10:14:23Z"/>
          <w:rtl/>
        </w:rPr>
      </w:pPr>
      <w:ins w:id="9806" w:author="מספור קטעי משנה" w:date="2026-10-06T10:03:57Z">
        <w:del w:id="20070" w:author="קלוד" w:date="2026-10-06T10:14:23Z">
          <w:r>
            <w:rPr>
              <w:rStyle w:val="MisparKeta"/>
            </w:rPr>
            <w:delText xml:space="preserve">ג. </w:delText>
          </w:r>
        </w:del>
      </w:ins>
      <w:del w:id="20071" w:author="קלוד" w:date="2026-10-06T10:14:23Z">
        <w:r w:rsidRPr="003D23F5">
          <w:rPr>
            <w:rtl/>
          </w:rPr>
          <w:delText xml:space="preserve">מתני'.</w:delText>
        </w:r>
      </w:del>
    </w:p>
    <w:p w14:paraId="13969583" w14:textId="77777777" w:rsidR="00BD6C4F" w:rsidRPr="003D23F5" w:rsidRDefault="00BD6C4F" w:rsidP="00BD6C4F">
      <w:pPr>
        <w:pStyle w:val="afff9"/>
        <w:spacing w:before="120"/>
        <w:rPr>
          <w:rtl/>
        </w:rPr>
        <w:pPrChange w:id="90029" w:author="קלוד" w:date="2026-10-08T12:08:16Z">
          <w:pPr>
            <w:pStyle w:val="afff9"/>
          </w:pPr>
        </w:pPrChange>
      </w:pPr>
      <w:r w:rsidRPr="003D23F5">
        <w:rPr>
          <w:rtl/>
        </w:rPr>
        <w:t xml:space="preserve">השוחט לשם עולה, לשם זבחים, לשם אשם תלוי, לשם פסח, לשם תודה </w:t>
      </w:r>
    </w:p>
    <w:p w14:paraId="12F26CC7" w14:textId="23E17D15" w:rsidR="00BD6C4F" w:rsidRPr="003D23F5" w:rsidRDefault="00BD6C4F" w:rsidP="00BD6C4F">
      <w:pPr>
        <w:pStyle w:val="afff9"/>
        <w:rPr>
          <w:rtl/>
        </w:rPr>
      </w:pPr>
      <w:r>
        <w:rPr>
          <w:rtl/>
        </w:rPr>
        <w:t xml:space="preserve">- שחיטתו פסולה, ו</w:t>
      </w:r>
      <w:r>
        <w:rPr>
          <w:rStyle w:val="TanaimMishna"/>
          <w:rtl/>
          <w:rPrChange w:id="22389" w:author="Claude" w:date="2026-10-07T09:47:47Z">
            <w:rPr>
              <w:rtl/>
            </w:rPr>
          </w:rPrChange>
        </w:rPr>
        <w:t xml:space="preserve">ר"ש</w:t>
      </w:r>
      <w:r>
        <w:rPr>
          <w:rtl/>
        </w:rPr>
        <w:t xml:space="preserve"> מכשיר.</w:t>
      </w:r>
    </w:p>
    <w:p w14:paraId="7943CBE1" w14:textId="77777777" w:rsidR="00BD6C4F" w:rsidRPr="003D23F5" w:rsidRDefault="00BD6C4F" w:rsidP="00BD6C4F">
      <w:pPr>
        <w:pStyle w:val="afff9"/>
        <w:rPr>
          <w:rtl/>
        </w:rPr>
      </w:pPr>
      <w:r w:rsidRPr="003D23F5">
        <w:rPr>
          <w:rtl/>
        </w:rPr>
        <w:t>שנים אוחזין בסכין ושוחטין, אחד לשום אחד מכל אלו ואחד לשום דבר כשר</w:t>
      </w:r>
    </w:p>
    <w:p w14:paraId="38F182C8" w14:textId="1C8844BB" w:rsidR="00BD6C4F" w:rsidRPr="003D23F5" w:rsidRDefault="00BD6C4F" w:rsidP="00BD6C4F">
      <w:pPr>
        <w:pStyle w:val="afff9"/>
        <w:rPr>
          <w:rtl/>
        </w:rPr>
      </w:pPr>
      <w:r w:rsidRPr="003D23F5">
        <w:rPr>
          <w:rtl/>
        </w:rPr>
        <w:t xml:space="preserve"> - שחיטתו פסולה.</w:t>
      </w:r>
    </w:p>
    <w:p w14:paraId="2432F8DE" w14:textId="77777777" w:rsidR="00BD6C4F" w:rsidRPr="003D23F5" w:rsidRDefault="00BD6C4F" w:rsidP="00BD6C4F">
      <w:pPr>
        <w:pStyle w:val="afff9"/>
        <w:rPr>
          <w:rtl/>
        </w:rPr>
      </w:pPr>
      <w:r w:rsidRPr="003D23F5">
        <w:rPr>
          <w:rtl/>
        </w:rPr>
        <w:t xml:space="preserve">השוחט לשם חטאת, לשם אשם ודאי, לשם בכור, לשם מעשר, לשם תמורה </w:t>
      </w:r>
    </w:p>
    <w:p w14:paraId="528217B1" w14:textId="32C172F5" w:rsidR="00BD6C4F" w:rsidRPr="003D23F5" w:rsidRDefault="00BD6C4F" w:rsidP="00BD6C4F">
      <w:pPr>
        <w:pStyle w:val="afff9"/>
        <w:rPr>
          <w:rtl/>
        </w:rPr>
      </w:pPr>
      <w:r w:rsidRPr="003D23F5">
        <w:rPr>
          <w:rtl/>
        </w:rPr>
        <w:t>- שחיטתו כשרה.</w:t>
      </w:r>
    </w:p>
    <w:p w14:paraId="63D3C03C" w14:textId="77777777" w:rsidR="00BD6C4F" w:rsidRPr="003D23F5" w:rsidRDefault="00BD6C4F" w:rsidP="00BD6C4F">
      <w:pPr>
        <w:pStyle w:val="afff9"/>
        <w:rPr>
          <w:rtl/>
        </w:rPr>
      </w:pPr>
      <w:r w:rsidRPr="003D23F5">
        <w:rPr>
          <w:rtl/>
        </w:rPr>
        <w:t xml:space="preserve">זה הכלל: כל דבר שנידר ונידב - השוחט לשמו אסור, ושאינו נידר ונידב </w:t>
      </w:r>
    </w:p>
    <w:p w14:paraId="4D829CF5" w14:textId="4263DD3F" w:rsidR="00BD6C4F" w:rsidRPr="003D23F5" w:rsidRDefault="00BD6C4F" w:rsidP="00BD6C4F">
      <w:pPr>
        <w:pStyle w:val="afff9"/>
        <w:rPr>
          <w:rtl/>
        </w:rPr>
      </w:pPr>
      <w:r w:rsidRPr="003D23F5">
        <w:rPr>
          <w:rtl/>
        </w:rPr>
        <w:t xml:space="preserve">- השוחט לשמו כשר: </w:t>
      </w:r>
    </w:p>
    <w:p w14:paraId="26CC30B5" w14:textId="77777777" w:rsidR="0046556D" w:rsidRDefault="00BD6C4F" w:rsidP="00BD6C4F">
      <w:pPr>
        <w:jc w:val="center"/>
        <w:rPr>
          <w:rtl/>
        </w:rPr>
      </w:pPr>
      <w:r>
        <w:rPr>
          <w:rFonts w:ascii="BA חניכי הישיבות" w:hAnsi="BA חניכי הישיבות" w:cs="BA חניכי הישיבות"/>
          <w:rtl/>
        </w:rPr>
        <w:t>׻</w:t>
      </w:r>
    </w:p>
    <w:p w14:paraId="02755118" w14:textId="77777777" w:rsidR="0046556D" w:rsidRDefault="00BD6C4F" w:rsidP="00BD6C4F">
      <w:pPr>
        <w:rPr>
          <w:rtl/>
        </w:rPr>
      </w:pPr>
      <w:r w:rsidRPr="00C63571">
        <w:rPr>
          <w:rtl/>
        </w:rPr>
        <w:t>השוחט לשם עולה.</w:t>
      </w:r>
    </w:p>
    <w:p w14:paraId="69B4C82E" w14:textId="77777777" w:rsidR="0046556D" w:rsidRDefault="00BD6C4F" w:rsidP="00BD6C4F">
      <w:pPr>
        <w:rPr>
          <w:rtl/>
        </w:rPr>
      </w:pPr>
      <w:r w:rsidRPr="00C63571">
        <w:rPr>
          <w:rtl/>
        </w:rPr>
        <w:t>אשם תלוי</w:t>
      </w:r>
      <w:r>
        <w:rPr>
          <w:rFonts w:hint="cs"/>
          <w:rtl/>
        </w:rPr>
        <w:t xml:space="preserve">- </w:t>
      </w:r>
      <w:r w:rsidRPr="00C63571">
        <w:rPr>
          <w:rtl/>
        </w:rPr>
        <w:t xml:space="preserve"> </w:t>
      </w:r>
      <w:r>
        <w:rPr>
          <w:rStyle w:val="2fb"/>
          <w:rFonts w:hint="cs"/>
          <w:rtl/>
          <w:rPrChange w:id="10526" w:author="מנוע אמוראים" w:date="2026-10-05T16:40:54Z">
            <w:rPr>
              <w:rFonts w:hint="cs"/>
              <w:rtl/>
            </w:rPr>
          </w:rPrChange>
        </w:rPr>
        <w:t xml:space="preserve">ארי</w:t>
      </w:r>
      <w:r>
        <w:rPr>
          <w:rStyle w:val="2fb"/>
          <w:rtl/>
          <w:rPrChange w:id="10527" w:author="מנוע אמוראים" w:date="2026-10-05T16:40:54Z">
            <w:rPr>
              <w:rtl/>
            </w:rPr>
          </w:rPrChange>
        </w:rPr>
        <w:t xml:space="preserve">"</w:t>
      </w:r>
      <w:r>
        <w:rPr>
          <w:rStyle w:val="2fb"/>
          <w:rFonts w:hint="cs"/>
          <w:rtl/>
          <w:rPrChange w:id="10528" w:author="מנוע אמוראים" w:date="2026-10-05T16:40:54Z">
            <w:rPr>
              <w:rFonts w:hint="cs"/>
              <w:rtl/>
            </w:rPr>
          </w:rPrChange>
        </w:rPr>
        <w:t xml:space="preserve">ו</w:t>
      </w:r>
      <w:r>
        <w:rPr>
          <w:rFonts w:hint="cs"/>
          <w:rtl/>
        </w:rPr>
        <w:t xml:space="preserve"> </w:t>
      </w:r>
      <w:r>
        <w:rPr>
          <w:rStyle w:val="2fb"/>
          <w:rFonts w:hint="cs"/>
          <w:rtl/>
          <w:rPrChange w:id="10529" w:author="מנוע אמוראים" w:date="2026-10-05T16:40:54Z">
            <w:rPr>
              <w:rFonts w:hint="cs"/>
              <w:rtl/>
            </w:rPr>
          </w:rPrChange>
        </w:rPr>
        <w:t xml:space="preserve">כר</w:t>
      </w:r>
      <w:r>
        <w:rPr>
          <w:rStyle w:val="2fb"/>
          <w:rtl/>
          <w:rPrChange w:id="10530" w:author="מנוע אמוראים" w:date="2026-10-05T16:40:54Z">
            <w:rPr>
              <w:rtl/>
            </w:rPr>
          </w:rPrChange>
        </w:rPr>
        <w:t xml:space="preserve">"</w:t>
      </w:r>
      <w:r>
        <w:rPr>
          <w:rStyle w:val="2fb"/>
          <w:rFonts w:hint="cs"/>
          <w:rtl/>
          <w:rPrChange w:id="10531" w:author="מנוע אמוראים" w:date="2026-10-05T16:40:54Z">
            <w:rPr>
              <w:rFonts w:hint="cs"/>
              <w:rtl/>
            </w:rPr>
          </w:rPrChange>
        </w:rPr>
        <w:t xml:space="preserve">א</w:t>
      </w:r>
      <w:r w:rsidRPr="00C63571">
        <w:rPr>
          <w:rtl/>
        </w:rPr>
        <w:t xml:space="preserve"> דאמר: מתנדב אדם אשם תלוי בכל יום.</w:t>
      </w:r>
    </w:p>
    <w:p w14:paraId="57706AF9" w14:textId="77777777" w:rsidR="0046556D" w:rsidRDefault="00BD6C4F" w:rsidP="00BD6C4F">
      <w:pPr>
        <w:rPr>
          <w:rtl/>
        </w:rPr>
      </w:pPr>
      <w:r w:rsidRPr="00C63571">
        <w:rPr>
          <w:rtl/>
        </w:rPr>
        <w:t xml:space="preserve">פסח </w:t>
      </w:r>
      <w:r>
        <w:rPr>
          <w:rtl/>
        </w:rPr>
        <w:t>–</w:t>
      </w:r>
      <w:r>
        <w:rPr>
          <w:rFonts w:hint="cs"/>
          <w:rtl/>
        </w:rPr>
        <w:t xml:space="preserve"> </w:t>
      </w:r>
      <w:r>
        <w:rPr>
          <w:rStyle w:val="2fb"/>
          <w:rFonts w:hint="cs"/>
          <w:rtl/>
          <w:rPrChange w:id="10532" w:author="מנוע אמוראים" w:date="2026-10-05T16:40:54Z">
            <w:rPr>
              <w:rFonts w:hint="cs"/>
              <w:rtl/>
            </w:rPr>
          </w:rPrChange>
        </w:rPr>
        <w:t xml:space="preserve">ר</w:t>
      </w:r>
      <w:r>
        <w:rPr>
          <w:rStyle w:val="2fb"/>
          <w:rtl/>
          <w:rPrChange w:id="10533" w:author="מנוע אמוראים" w:date="2026-10-05T16:40:54Z">
            <w:rPr>
              <w:rtl/>
            </w:rPr>
          </w:rPrChange>
        </w:rPr>
        <w:t xml:space="preserve">"</w:t>
      </w:r>
      <w:r>
        <w:rPr>
          <w:rStyle w:val="2fb"/>
          <w:rFonts w:hint="cs"/>
          <w:rtl/>
          <w:rPrChange w:id="10534" w:author="מנוע אמוראים" w:date="2026-10-05T16:40:54Z">
            <w:rPr>
              <w:rFonts w:hint="cs"/>
              <w:rtl/>
            </w:rPr>
          </w:rPrChange>
        </w:rPr>
        <w:t xml:space="preserve">א</w:t>
      </w:r>
      <w:r>
        <w:rPr>
          <w:rFonts w:hint="cs"/>
          <w:rtl/>
        </w:rPr>
        <w:t xml:space="preserve"> אפי' שאינו נידב הואיל והפרשתו כל השנה </w:t>
      </w:r>
    </w:p>
    <w:p w14:paraId="0EC4B045" w14:textId="77777777" w:rsidR="0046556D" w:rsidRDefault="0046556D" w:rsidP="00BD6C4F">
      <w:pPr>
        <w:rPr>
          <w:rtl/>
        </w:rPr>
      </w:pPr>
    </w:p>
    <w:p w14:paraId="2AAB0A6E" w14:textId="77777777" w:rsidR="0046556D" w:rsidRDefault="00BD6C4F" w:rsidP="00BD6C4F">
      <w:pPr>
        <w:rPr>
          <w:rtl/>
        </w:rPr>
      </w:pPr>
      <w:r w:rsidRPr="00C63571">
        <w:rPr>
          <w:rtl/>
        </w:rPr>
        <w:t xml:space="preserve">• א"ר ינאי: </w:t>
      </w:r>
      <w:r>
        <w:rPr>
          <w:rFonts w:hint="cs"/>
          <w:rtl/>
        </w:rPr>
        <w:t>דווקא</w:t>
      </w:r>
      <w:r w:rsidRPr="00C63571">
        <w:rPr>
          <w:rtl/>
        </w:rPr>
        <w:t xml:space="preserve"> תמימים, אבל בעלי מומין ידיע;</w:t>
      </w:r>
    </w:p>
    <w:p w14:paraId="7EBBDCBF" w14:textId="77777777" w:rsidR="0046556D" w:rsidRDefault="00BD6C4F" w:rsidP="00BD6C4F">
      <w:pPr>
        <w:rPr>
          <w:rtl/>
        </w:rPr>
      </w:pPr>
      <w:r>
        <w:rPr>
          <w:rStyle w:val="2fb"/>
          <w:rtl/>
          <w:rPrChange w:id="10535" w:author="מנוע אמוראים" w:date="2026-10-05T16:40:54Z">
            <w:rPr>
              <w:rtl/>
            </w:rPr>
          </w:rPrChange>
        </w:rPr>
        <w:t xml:space="preserve">ור</w:t>
      </w:r>
      <w:r>
        <w:rPr>
          <w:rStyle w:val="2fb"/>
          <w:rFonts w:hint="cs"/>
          <w:rtl/>
          <w:rPrChange w:id="10536" w:author="מנוע אמוראים" w:date="2026-10-05T16:40:54Z">
            <w:rPr>
              <w:rFonts w:hint="cs"/>
              <w:rtl/>
            </w:rPr>
          </w:rPrChange>
        </w:rPr>
        <w:t xml:space="preserve">י</w:t>
      </w:r>
      <w:r>
        <w:rPr>
          <w:rStyle w:val="2fb"/>
          <w:rtl/>
          <w:rPrChange w:id="10537" w:author="מנוע אמוראים" w:date="2026-10-05T16:40:54Z">
            <w:rPr>
              <w:rtl/>
            </w:rPr>
          </w:rPrChange>
        </w:rPr>
        <w:t xml:space="preserve">"</w:t>
      </w:r>
      <w:r>
        <w:rPr>
          <w:rStyle w:val="2fb"/>
          <w:rFonts w:hint="cs"/>
          <w:rtl/>
          <w:rPrChange w:id="10538" w:author="מנוע אמוראים" w:date="2026-10-05T16:40:54Z">
            <w:rPr>
              <w:rFonts w:hint="cs"/>
              <w:rtl/>
            </w:rPr>
          </w:rPrChange>
        </w:rPr>
        <w:t xml:space="preserve">ו</w:t>
      </w:r>
      <w:r w:rsidRPr="00C63571">
        <w:rPr>
          <w:rtl/>
        </w:rPr>
        <w:t>: אפי' בעלי מומין זימנין דרמי ליה מידי אמומא ולא ידיע.</w:t>
      </w:r>
    </w:p>
    <w:p w14:paraId="081093D6" w14:textId="77777777" w:rsidR="0046556D" w:rsidRDefault="00BD6C4F" w:rsidP="00BD6C4F">
      <w:pPr>
        <w:jc w:val="center"/>
        <w:rPr>
          <w:rtl/>
        </w:rPr>
      </w:pPr>
      <w:r>
        <w:rPr>
          <w:rFonts w:ascii="BA חניכי הישיבות" w:hAnsi="BA חניכי הישיבות" w:cs="BA חניכי הישיבות"/>
          <w:rtl/>
        </w:rPr>
        <w:lastRenderedPageBreak/>
        <w:t>׻</w:t>
      </w:r>
    </w:p>
    <w:p w14:paraId="7F04235F" w14:textId="77777777" w:rsidR="0046556D" w:rsidRDefault="00BD6C4F" w:rsidP="00BD6C4F">
      <w:pPr>
        <w:rPr>
          <w:rtl/>
        </w:rPr>
      </w:pPr>
      <w:r w:rsidRPr="003D23F5">
        <w:rPr>
          <w:rStyle w:val="affff2"/>
          <w:rtl/>
        </w:rPr>
        <w:t>השוחט לשם חטאת</w:t>
      </w:r>
    </w:p>
    <w:p w14:paraId="5CCE0146" w14:textId="77777777" w:rsidR="0046556D" w:rsidRDefault="00BD6C4F" w:rsidP="00BD6C4F">
      <w:pPr>
        <w:rPr>
          <w:rtl/>
        </w:rPr>
      </w:pPr>
      <w:r>
        <w:rPr>
          <w:rStyle w:val="2fb"/>
          <w:rFonts w:hint="cs"/>
          <w:rtl/>
          <w:rPrChange w:id="10539" w:author="מנוע אמוראים" w:date="2026-10-05T16:40:54Z">
            <w:rPr>
              <w:rFonts w:hint="cs"/>
              <w:rtl/>
            </w:rPr>
          </w:rPrChange>
        </w:rPr>
        <w:t xml:space="preserve">ארי</w:t>
      </w:r>
      <w:r>
        <w:rPr>
          <w:rStyle w:val="2fb"/>
          <w:rtl/>
          <w:rPrChange w:id="10540" w:author="מנוע אמוראים" w:date="2026-10-05T16:40:54Z">
            <w:rPr>
              <w:rtl/>
            </w:rPr>
          </w:rPrChange>
        </w:rPr>
        <w:t xml:space="preserve">"</w:t>
      </w:r>
      <w:r>
        <w:rPr>
          <w:rStyle w:val="2fb"/>
          <w:rFonts w:hint="cs"/>
          <w:rtl/>
          <w:rPrChange w:id="10541" w:author="מנוע אמוראים" w:date="2026-10-05T16:40:54Z">
            <w:rPr>
              <w:rFonts w:hint="cs"/>
              <w:rtl/>
            </w:rPr>
          </w:rPrChange>
        </w:rPr>
        <w:t xml:space="preserve">ו</w:t>
      </w:r>
      <w:r w:rsidRPr="00C63571">
        <w:rPr>
          <w:rtl/>
        </w:rPr>
        <w:t xml:space="preserve">: </w:t>
      </w:r>
      <w:r>
        <w:rPr>
          <w:rFonts w:hint="cs"/>
          <w:rtl/>
        </w:rPr>
        <w:t xml:space="preserve">דווקא </w:t>
      </w:r>
      <w:r w:rsidRPr="00C63571">
        <w:rPr>
          <w:rtl/>
        </w:rPr>
        <w:t>שאינו מחוייב חטאת, אבל מחוייב חטאת, אימא לשום חטאתו הוא עושה.</w:t>
      </w:r>
    </w:p>
    <w:p w14:paraId="6613CDBE" w14:textId="0C2B953A" w:rsidR="0046556D" w:rsidRDefault="00BD6C4F" w:rsidP="00BD6C4F">
      <w:pPr>
        <w:rPr>
          <w:rtl/>
        </w:rPr>
      </w:pPr>
      <w:r>
        <w:rPr>
          <w:rStyle w:val="2fb"/>
          <w:rFonts w:hint="cs"/>
          <w:rtl/>
          <w:rPrChange w:id="10542" w:author="מנוע אמוראים" w:date="2026-10-05T16:40:54Z">
            <w:rPr>
              <w:rFonts w:hint="cs"/>
              <w:rtl/>
            </w:rPr>
          </w:rPrChange>
        </w:rPr>
        <w:t xml:space="preserve">אר</w:t>
      </w:r>
      <w:r>
        <w:rPr>
          <w:rStyle w:val="2fb"/>
          <w:rtl/>
          <w:rPrChange w:id="10543" w:author="מנוע אמוראים" w:date="2026-10-05T16:40:54Z">
            <w:rPr>
              <w:rtl/>
            </w:rPr>
          </w:rPrChange>
        </w:rPr>
        <w:t xml:space="preserve">"</w:t>
      </w:r>
      <w:r>
        <w:rPr>
          <w:rStyle w:val="2fb"/>
          <w:rFonts w:hint="cs"/>
          <w:rtl/>
          <w:rPrChange w:id="10544" w:author="מנוע אמוראים" w:date="2026-10-05T16:40:54Z">
            <w:rPr>
              <w:rFonts w:hint="cs"/>
              <w:rtl/>
            </w:rPr>
          </w:rPrChange>
        </w:rPr>
        <w:t xml:space="preserve">א</w:t>
      </w:r>
      <w:r>
        <w:rPr>
          <w:rFonts w:hint="cs"/>
          <w:rtl/>
        </w:rPr>
        <w:t xml:space="preserve">: ומיירי באומר </w:t>
      </w:r>
      <w:r w:rsidRPr="00C63571">
        <w:rPr>
          <w:rtl/>
        </w:rPr>
        <w:t>באומר לשם חטאתי.</w:t>
      </w:r>
    </w:p>
    <w:p w14:paraId="20C8E0C5" w14:textId="77777777" w:rsidR="0046556D" w:rsidRDefault="00BD6C4F" w:rsidP="00BD6C4F">
      <w:pPr>
        <w:jc w:val="center"/>
        <w:rPr>
          <w:del w:id="90034" w:author="מנוע עיצוב" w:date="2026-10-08T11:01:28Z"/>
          <w:rtl/>
        </w:rPr>
      </w:pPr>
      <w:del w:id="90033" w:author="מנוע עיצוב" w:date="2026-10-08T11:01:28Z">
        <w:r>
          <w:rPr>
            <w:rFonts w:ascii="BA חניכי הישיבות" w:hAnsi="BA חניכי הישיבות" w:cs="BA חניכי הישיבות"/>
            <w:rtl/>
          </w:rPr>
          <w:delText xml:space="preserve">׻</w:delText>
        </w:r>
      </w:del>
    </w:p>
    <w:p w14:paraId="5563AAE0" w14:textId="77777777" w:rsidR="00BD6C4F" w:rsidRPr="003D23F5" w:rsidRDefault="00BD6C4F" w:rsidP="00BD6C4F">
      <w:pPr>
        <w:pStyle w:val="affff1"/>
        <w:rPr>
          <w:rtl/>
        </w:rPr>
      </w:pPr>
      <w:ins w:id="9807" w:author="מספור קטעי משנה" w:date="2026-10-06T10:03:57Z">
        <w:r>
          <w:rPr>
            <w:rStyle w:val="MisparKeta"/>
          </w:rPr>
          <w:t xml:space="preserve">ד. </w:t>
        </w:r>
      </w:ins>
      <w:r w:rsidRPr="003D23F5">
        <w:rPr>
          <w:rtl/>
        </w:rPr>
        <w:t>לשם תמורה</w:t>
      </w:r>
    </w:p>
    <w:p w14:paraId="6B9F2DE3" w14:textId="77777777" w:rsidR="0046556D" w:rsidRDefault="00BD6C4F" w:rsidP="00BD6C4F">
      <w:pPr>
        <w:rPr>
          <w:rtl/>
        </w:rPr>
      </w:pPr>
      <w:r>
        <w:rPr>
          <w:rStyle w:val="2fb"/>
          <w:rFonts w:hint="cs"/>
          <w:rtl/>
          <w:rPrChange w:id="10545" w:author="מנוע אמוראים" w:date="2026-10-05T16:40:54Z">
            <w:rPr>
              <w:rFonts w:hint="cs"/>
              <w:rtl/>
            </w:rPr>
          </w:rPrChange>
        </w:rPr>
        <w:t xml:space="preserve">אר</w:t>
      </w:r>
      <w:r>
        <w:rPr>
          <w:rStyle w:val="2fb"/>
          <w:rtl/>
          <w:rPrChange w:id="10546" w:author="מנוע אמוראים" w:date="2026-10-05T16:40:54Z">
            <w:rPr>
              <w:rtl/>
            </w:rPr>
          </w:rPrChange>
        </w:rPr>
        <w:t xml:space="preserve">"</w:t>
      </w:r>
      <w:r>
        <w:rPr>
          <w:rStyle w:val="2fb"/>
          <w:rFonts w:hint="cs"/>
          <w:rtl/>
          <w:rPrChange w:id="10547" w:author="מנוע אמוראים" w:date="2026-10-05T16:40:54Z">
            <w:rPr>
              <w:rFonts w:hint="cs"/>
              <w:rtl/>
            </w:rPr>
          </w:rPrChange>
        </w:rPr>
        <w:t xml:space="preserve">א</w:t>
      </w:r>
      <w:r>
        <w:rPr>
          <w:rFonts w:hint="cs"/>
          <w:rtl/>
        </w:rPr>
        <w:t xml:space="preserve">: דווקא </w:t>
      </w:r>
      <w:r w:rsidRPr="00C63571">
        <w:rPr>
          <w:rtl/>
        </w:rPr>
        <w:t>שאין לו זבח בתוך ביתו, אבל יש לו זבח בתוך ביתו, אימא אמורי אמיר ביה.</w:t>
      </w:r>
    </w:p>
    <w:p w14:paraId="54B0477D" w14:textId="7F0895A7" w:rsidR="0046556D" w:rsidRDefault="00BD6C4F" w:rsidP="00BD6C4F">
      <w:pPr>
        <w:rPr>
          <w:rtl/>
        </w:rPr>
      </w:pPr>
      <w:r w:rsidRPr="00C63571">
        <w:rPr>
          <w:rtl/>
        </w:rPr>
        <w:t>א"ר אבהו: באומר לשם תמורת זבחי.</w:t>
      </w:r>
    </w:p>
    <w:p w14:paraId="09B36127" w14:textId="77777777" w:rsidR="0046556D" w:rsidRDefault="00BD6C4F" w:rsidP="00BD6C4F">
      <w:pPr>
        <w:jc w:val="center"/>
        <w:rPr>
          <w:rtl/>
        </w:rPr>
      </w:pPr>
      <w:r>
        <w:rPr>
          <w:rFonts w:ascii="BA חניכי הישיבות" w:hAnsi="BA חניכי הישיבות" w:cs="BA חניכי הישיבות"/>
          <w:rtl/>
        </w:rPr>
        <w:t>׻</w:t>
      </w:r>
    </w:p>
    <w:p w14:paraId="41A2C75F" w14:textId="77777777" w:rsidR="0046556D" w:rsidRDefault="00BD6C4F" w:rsidP="00BD6C4F">
      <w:pPr>
        <w:rPr>
          <w:rtl/>
        </w:rPr>
      </w:pPr>
      <w:r w:rsidRPr="003D23F5">
        <w:rPr>
          <w:rStyle w:val="affff2"/>
          <w:rtl/>
        </w:rPr>
        <w:t>זה הכלל</w:t>
      </w:r>
      <w:r w:rsidRPr="00C63571">
        <w:rPr>
          <w:rtl/>
        </w:rPr>
        <w:t xml:space="preserve"> לאתויי עולת נזיר, </w:t>
      </w:r>
      <w:r>
        <w:rPr>
          <w:rFonts w:hint="cs"/>
          <w:rtl/>
        </w:rPr>
        <w:t>ד</w:t>
      </w:r>
      <w:r w:rsidRPr="00C63571">
        <w:rPr>
          <w:rtl/>
        </w:rPr>
        <w:t>אימר נדר בצינעא.</w:t>
      </w:r>
    </w:p>
    <w:p w14:paraId="1CC755D0" w14:textId="77777777" w:rsidR="0046556D" w:rsidRDefault="00BD6C4F" w:rsidP="00BD6C4F">
      <w:pPr>
        <w:jc w:val="center"/>
        <w:rPr>
          <w:del w:id="90036" w:author="מנוע עיצוב" w:date="2026-10-08T11:01:28Z"/>
          <w:rtl/>
        </w:rPr>
      </w:pPr>
      <w:del w:id="90035" w:author="מנוע עיצוב" w:date="2026-10-08T11:01:28Z">
        <w:r>
          <w:rPr>
            <w:rFonts w:ascii="BA חניכי הישיבות" w:hAnsi="BA חניכי הישיבות" w:cs="BA חניכי הישיבות"/>
            <w:rtl/>
          </w:rPr>
          <w:delText xml:space="preserve">׻</w:delText>
        </w:r>
      </w:del>
    </w:p>
    <w:p w14:paraId="2633DF49" w14:textId="77777777" w:rsidR="00BD6C4F" w:rsidRPr="003D23F5" w:rsidRDefault="00BD6C4F" w:rsidP="00BD6C4F">
      <w:pPr>
        <w:pStyle w:val="affff1"/>
        <w:rPr>
          <w:rtl/>
        </w:rPr>
      </w:pPr>
      <w:ins w:id="9808" w:author="מספור קטעי משנה" w:date="2026-10-06T10:03:57Z">
        <w:r>
          <w:rPr>
            <w:rStyle w:val="MisparKeta"/>
          </w:rPr>
          <w:t xml:space="preserve">ג. </w:t>
        </w:r>
      </w:ins>
      <w:r w:rsidRPr="003D23F5">
        <w:rPr>
          <w:rtl/>
        </w:rPr>
        <w:t>ושאינו נידר ונידב.</w:t>
      </w:r>
    </w:p>
    <w:p w14:paraId="2F09BB61" w14:textId="77777777" w:rsidR="0046556D" w:rsidRDefault="00BD6C4F" w:rsidP="00BD6C4F">
      <w:pPr>
        <w:rPr>
          <w:rtl/>
        </w:rPr>
      </w:pPr>
      <w:r w:rsidRPr="00C63571">
        <w:rPr>
          <w:rtl/>
        </w:rPr>
        <w:t>לאתויי עולת יולדת.</w:t>
      </w:r>
    </w:p>
    <w:p w14:paraId="23663322" w14:textId="77777777" w:rsidR="00BD6C4F" w:rsidRPr="003D23F5" w:rsidRDefault="00BD6C4F" w:rsidP="00F07436">
      <w:pPr>
        <w:pStyle w:val="afff3"/>
        <w:framePr w:wrap="around"/>
        <w:rPr>
          <w:rtl/>
        </w:rPr>
      </w:pPr>
      <w:r w:rsidRPr="003D23F5">
        <w:rPr>
          <w:rFonts w:hint="cs"/>
          <w:rtl/>
        </w:rPr>
        <w:t>מב:</w:t>
      </w:r>
    </w:p>
    <w:p w14:paraId="22C4705A" w14:textId="77777777" w:rsidR="0046556D" w:rsidRDefault="00BD6C4F" w:rsidP="00BD6C4F">
      <w:pPr>
        <w:rPr>
          <w:rtl/>
        </w:rPr>
      </w:pPr>
      <w:r>
        <w:rPr>
          <w:rStyle w:val="2fb"/>
          <w:rFonts w:hint="cs"/>
          <w:rtl/>
          <w:rPrChange w:id="10548" w:author="מנוע אמוראים" w:date="2026-10-05T16:40:54Z">
            <w:rPr>
              <w:rFonts w:hint="cs"/>
              <w:rtl/>
            </w:rPr>
          </w:rPrChange>
        </w:rPr>
        <w:t xml:space="preserve">אר</w:t>
      </w:r>
      <w:r>
        <w:rPr>
          <w:rStyle w:val="2fb"/>
          <w:rtl/>
          <w:rPrChange w:id="10549" w:author="מנוע אמוראים" w:date="2026-10-05T16:40:54Z">
            <w:rPr>
              <w:rtl/>
            </w:rPr>
          </w:rPrChange>
        </w:rPr>
        <w:t xml:space="preserve">"</w:t>
      </w:r>
      <w:r>
        <w:rPr>
          <w:rStyle w:val="2fb"/>
          <w:rFonts w:hint="cs"/>
          <w:rtl/>
          <w:rPrChange w:id="10550" w:author="מנוע אמוראים" w:date="2026-10-05T16:40:54Z">
            <w:rPr>
              <w:rFonts w:hint="cs"/>
              <w:rtl/>
            </w:rPr>
          </w:rPrChange>
        </w:rPr>
        <w:t xml:space="preserve">א</w:t>
      </w:r>
      <w:r>
        <w:rPr>
          <w:rFonts w:hint="cs"/>
          <w:rtl/>
        </w:rPr>
        <w:t xml:space="preserve">:</w:t>
      </w:r>
      <w:r w:rsidRPr="00C63571">
        <w:rPr>
          <w:rtl/>
        </w:rPr>
        <w:t xml:space="preserve"> </w:t>
      </w:r>
      <w:r>
        <w:rPr>
          <w:rFonts w:hint="cs"/>
          <w:rtl/>
        </w:rPr>
        <w:t>דווקא ב</w:t>
      </w:r>
      <w:r w:rsidRPr="00C63571">
        <w:rPr>
          <w:rtl/>
        </w:rPr>
        <w:t>שאין לו אשה, אבל יש לו אשה, אימר לשמה הוא עושה.</w:t>
      </w:r>
    </w:p>
    <w:p w14:paraId="6516EDBB" w14:textId="076221BB" w:rsidR="0046556D" w:rsidRDefault="00BD6C4F" w:rsidP="00BD6C4F">
      <w:pPr>
        <w:rPr>
          <w:rtl/>
        </w:rPr>
      </w:pPr>
      <w:r w:rsidRPr="00C63571">
        <w:rPr>
          <w:rtl/>
        </w:rPr>
        <w:t xml:space="preserve">א"ר אבהו: באומר לשם עולת אשתי, </w:t>
      </w:r>
      <w:r>
        <w:rPr>
          <w:rFonts w:hint="cs"/>
          <w:rtl/>
        </w:rPr>
        <w:t>דהו</w:t>
      </w:r>
      <w:r>
        <w:rPr>
          <w:rtl/>
        </w:rPr>
        <w:t>"</w:t>
      </w:r>
      <w:r>
        <w:rPr>
          <w:rFonts w:hint="cs"/>
          <w:rtl/>
        </w:rPr>
        <w:t>א</w:t>
      </w:r>
      <w:r w:rsidRPr="00C63571">
        <w:rPr>
          <w:rtl/>
        </w:rPr>
        <w:t xml:space="preserve"> אם ילדה </w:t>
      </w:r>
      <w:r>
        <w:rPr>
          <w:rFonts w:hint="cs"/>
          <w:rtl/>
        </w:rPr>
        <w:t>יש קול קמ</w:t>
      </w:r>
      <w:r>
        <w:rPr>
          <w:rtl/>
        </w:rPr>
        <w:t>"</w:t>
      </w:r>
      <w:r>
        <w:rPr>
          <w:rFonts w:hint="cs"/>
          <w:rtl/>
        </w:rPr>
        <w:t xml:space="preserve">ל דאפשר שהפילה </w:t>
      </w:r>
    </w:p>
    <w:p w14:paraId="3BAB1240" w14:textId="77777777" w:rsidR="0046556D" w:rsidRDefault="00BD6C4F" w:rsidP="00BD6C4F">
      <w:pPr>
        <w:pStyle w:val="Hadran"/>
        <w:jc w:val="center"/>
        <w:rPr>
          <w:rtl/>
        </w:rPr>
        <w:pPrChange w:id="91134" w:author="Claude" w:date="2026-10-08T08:34:48Z">
          <w:pPr>
            <w:jc w:val="center"/>
            <w:rPr>
              <w:rtl/>
            </w:rPr>
          </w:pPr>
        </w:pPrChange>
      </w:pPr>
      <w:r w:rsidRPr="00A55767">
        <w:rPr>
          <w:rStyle w:val="affff0"/>
          <w:szCs w:val="18"/>
          <w:rtl/>
        </w:rPr>
        <w:t>הדרן עלך השוחט</w:t>
      </w:r>
      <w:r w:rsidRPr="00C63571">
        <w:rPr>
          <w:rtl/>
        </w:rPr>
        <w:t>.</w:t>
      </w:r>
    </w:p>
    <w:p w14:paraId="2CE7E9A2" w14:textId="77777777" w:rsidR="00BD6C4F" w:rsidRPr="00C63571" w:rsidRDefault="00BD6C4F" w:rsidP="00BD6C4F">
      <w:pPr>
        <w:sectPr w:rsidR="00BD6C4F" w:rsidRPr="00C63571" w:rsidSect="00550CEB">
          <w:footerReference w:type="even" r:id="rId15"/>
          <w:pgSz w:w="5103" w:h="13041" w:code="8"/>
          <w:pgMar w:top="567" w:right="1134" w:bottom="284" w:left="567" w:header="284" w:footer="284" w:gutter="0"/>
          <w:cols w:space="284"/>
          <w:bidi/>
          <w:rtlGutter/>
          <w:docGrid w:linePitch="360"/>
        </w:sectPr>
      </w:pPr>
    </w:p>
    <w:p w14:paraId="57FAB129" w14:textId="77777777" w:rsidR="0046556D" w:rsidRDefault="00BD6C4F" w:rsidP="00BD6C4F">
      <w:pPr>
        <w:pStyle w:val="afff6"/>
        <w:framePr w:wrap="around"/>
        <w:rPr>
          <w:del w:id="21330" w:author="Claude" w:date="2026-10-07T09:24:29Z"/>
          <w:rtl/>
        </w:rPr>
      </w:pPr>
      <w:del w:id="21329" w:author="Claude" w:date="2026-10-07T09:24:29Z">
        <w:r w:rsidRPr="00C63571">
          <w:rPr>
            <w:rFonts w:hint="cs"/>
            <w:rtl/>
          </w:rPr>
          <w:lastRenderedPageBreak/>
          <w:delText xml:space="preserve">פרק שלישי</w:delText>
        </w:r>
      </w:del>
    </w:p>
    <w:p w14:paraId="476B4C68" w14:textId="77777777" w:rsidR="0046556D" w:rsidRDefault="00BD6C4F" w:rsidP="00BD6C4F">
      <w:pPr>
        <w:pStyle w:val="afff8"/>
        <w:framePr w:wrap="around"/>
        <w:rPr>
          <w:rtl/>
        </w:rPr>
      </w:pPr>
      <w:r w:rsidRPr="00C63571">
        <w:rPr>
          <w:rFonts w:hint="cs"/>
          <w:rtl/>
        </w:rPr>
        <w:t>מב- סז</w:t>
      </w:r>
    </w:p>
    <w:p w14:paraId="7A5F1BCD" w14:textId="77777777" w:rsidR="0046556D" w:rsidRDefault="00F81631" w:rsidP="00F81631">
      <w:pPr>
        <w:pStyle w:val="afff7"/>
        <w:framePr w:wrap="around"/>
        <w:rPr>
          <w:del w:id="21332" w:author="Claude" w:date="2026-10-07T09:24:29Z"/>
          <w:rtl/>
        </w:rPr>
      </w:pPr>
      <w:del w:id="21331" w:author="Claude" w:date="2026-10-07T09:24:29Z">
        <w:r>
          <w:rPr>
            <w:rFonts w:hint="cs"/>
            <w:rtl/>
          </w:rPr>
          <w:delText xml:space="preserve">אלו טריפות </w:delText>
        </w:r>
      </w:del>
    </w:p>
    <w:p>
      <w:pPr>
        <w:pStyle w:val="PetichatPerek"/>
        <w:rPr>
          <w:ins w:id="21328" w:author="Claude" w:date="2026-10-07T09:24:29Z"/>
        </w:rPr>
      </w:pPr>
      <w:ins w:id="21327" w:author="Claude" w:date="2026-10-07T09:24:29Z">
        <w:r>
          <w:rPr>
            <w:rFonts w:hint="cs"/>
            <w:rtl/>
          </w:rPr>
          <w:t xml:space="preserve">פרק שלישי</w:t>
        </w:r>
        <w:r>
          <w:rPr>
            <w:rFonts w:hint="cs"/>
            <w:rtl/>
          </w:rPr>
          <w:t xml:space="preserve"> - </w:t>
        </w:r>
        <w:r>
          <w:rPr>
            <w:rFonts w:hint="cs"/>
            <w:rtl/>
          </w:rPr>
          <w:t xml:space="preserve">אלו טריפות</w:t>
        </w:r>
      </w:ins>
    </w:p>
    <w:p>
      <w:pPr>
        <w:pStyle w:val="MishnaBatzad"/>
        <w:rPr>
          <w:ins w:id="20102" w:author="קלוד" w:date="2026-10-06T10:08:36Z"/>
        </w:rPr>
      </w:pPr>
      <w:ins w:id="20101" w:author="קלוד" w:date="2026-10-06T10:08:36Z">
        <w:r>
          <w:t xml:space="preserve">משנה א</w:t>
        </w:r>
      </w:ins>
    </w:p>
    <w:p w14:paraId="2DBA8880" w14:textId="77777777" w:rsidR="00BD6C4F" w:rsidRPr="003D23F5" w:rsidRDefault="00BD6C4F" w:rsidP="00BD6C4F">
      <w:pPr>
        <w:pStyle w:val="afff9"/>
        <w:rPr>
          <w:del w:id="20075" w:author="קלוד" w:date="2026-10-06T10:14:23Z"/>
          <w:rtl/>
        </w:rPr>
      </w:pPr>
      <w:ins w:id="9809" w:author="מספור קטעי משנה" w:date="2026-10-06T10:03:57Z">
        <w:del w:id="20073" w:author="קלוד" w:date="2026-10-06T10:14:23Z">
          <w:r>
            <w:rPr>
              <w:rStyle w:val="MisparKeta"/>
            </w:rPr>
            <w:delText xml:space="preserve">א. </w:delText>
          </w:r>
        </w:del>
      </w:ins>
      <w:del w:id="20074" w:author="קלוד" w:date="2026-10-06T10:14:23Z">
        <w:r w:rsidRPr="003D23F5">
          <w:rPr>
            <w:rtl/>
          </w:rPr>
          <w:delText xml:space="preserve">מתני'.</w:delText>
        </w:r>
      </w:del>
    </w:p>
    <w:p w14:paraId="6813683F" w14:textId="77777777" w:rsidR="00BD6C4F" w:rsidRPr="003D23F5" w:rsidRDefault="00BD6C4F" w:rsidP="00BD6C4F">
      <w:pPr>
        <w:pStyle w:val="afff9"/>
        <w:spacing w:before="120"/>
        <w:rPr>
          <w:rtl/>
        </w:rPr>
        <w:pPrChange w:id="90030" w:author="קלוד" w:date="2026-10-08T12:08:16Z">
          <w:pPr>
            <w:pStyle w:val="afff9"/>
          </w:pPr>
        </w:pPrChange>
      </w:pPr>
      <w:r w:rsidRPr="003D23F5">
        <w:rPr>
          <w:rtl/>
        </w:rPr>
        <w:t>אלו טרפות בבהמה: נקובת הוושט;</w:t>
      </w:r>
    </w:p>
    <w:p w14:paraId="4B93193E" w14:textId="5AB4B25D" w:rsidR="00BD6C4F" w:rsidRPr="003D23F5" w:rsidRDefault="00BD6C4F" w:rsidP="00BD6C4F">
      <w:pPr>
        <w:pStyle w:val="afff9"/>
        <w:ind w:left="567" w:hanging="567"/>
        <w:rPr>
          <w:rtl/>
        </w:rPr>
      </w:pPr>
      <w:r w:rsidRPr="003D23F5">
        <w:rPr>
          <w:rtl/>
        </w:rPr>
        <w:t>ופסוקת הגרגרת;</w:t>
      </w:r>
    </w:p>
    <w:p w14:paraId="653C4FFD" w14:textId="612B72CC" w:rsidR="00BD6C4F" w:rsidRPr="003D23F5" w:rsidRDefault="00BD6C4F" w:rsidP="00BD6C4F">
      <w:pPr>
        <w:pStyle w:val="afff9"/>
        <w:ind w:left="567" w:hanging="567"/>
        <w:rPr>
          <w:rtl/>
        </w:rPr>
      </w:pPr>
      <w:r w:rsidRPr="003D23F5">
        <w:rPr>
          <w:rtl/>
        </w:rPr>
        <w:t>ניקב קרום של מוח;</w:t>
      </w:r>
    </w:p>
    <w:p w14:paraId="55D58F66" w14:textId="5ADFF438" w:rsidR="00BD6C4F" w:rsidRPr="003D23F5" w:rsidRDefault="00BD6C4F" w:rsidP="00BD6C4F">
      <w:pPr>
        <w:pStyle w:val="afff9"/>
        <w:ind w:left="567" w:hanging="567"/>
        <w:rPr>
          <w:rtl/>
        </w:rPr>
      </w:pPr>
      <w:r w:rsidRPr="003D23F5">
        <w:rPr>
          <w:rtl/>
        </w:rPr>
        <w:t>ניקב הלב לבית חללו;</w:t>
      </w:r>
    </w:p>
    <w:p w14:paraId="7CEB2ADF" w14:textId="5CA8E8B3" w:rsidR="00BD6C4F" w:rsidRPr="003D23F5" w:rsidRDefault="00BD6C4F" w:rsidP="00BD6C4F">
      <w:pPr>
        <w:pStyle w:val="afff9"/>
        <w:ind w:left="567" w:hanging="567"/>
        <w:rPr>
          <w:rtl/>
        </w:rPr>
      </w:pPr>
      <w:r w:rsidRPr="003D23F5">
        <w:rPr>
          <w:rtl/>
        </w:rPr>
        <w:t>נשברה השדרה ונפסק החוט שלה;</w:t>
      </w:r>
    </w:p>
    <w:p w14:paraId="64D89FA6" w14:textId="56F40B7E" w:rsidR="00BD6C4F" w:rsidRPr="003D23F5" w:rsidRDefault="00BD6C4F" w:rsidP="00BD6C4F">
      <w:pPr>
        <w:pStyle w:val="afff9"/>
        <w:ind w:left="567" w:hanging="567"/>
        <w:rPr>
          <w:rtl/>
        </w:rPr>
      </w:pPr>
      <w:r w:rsidRPr="003D23F5">
        <w:rPr>
          <w:rtl/>
        </w:rPr>
        <w:t xml:space="preserve">ניטל הכבד ולא נשתייר הימנו כלום, </w:t>
      </w:r>
    </w:p>
    <w:p w14:paraId="6571A035" w14:textId="6B69D343" w:rsidR="00BD6C4F" w:rsidRPr="003D23F5" w:rsidRDefault="00BD6C4F" w:rsidP="00BD6C4F">
      <w:pPr>
        <w:pStyle w:val="afff9"/>
        <w:ind w:left="567" w:hanging="567"/>
        <w:rPr>
          <w:rtl/>
        </w:rPr>
      </w:pPr>
      <w:r>
        <w:rPr>
          <w:rtl/>
        </w:rPr>
        <w:t xml:space="preserve">הריאה שניקבה או שחסרה, </w:t>
      </w:r>
      <w:r>
        <w:rPr>
          <w:rStyle w:val="TanaimMishna"/>
          <w:rtl/>
          <w:rPrChange w:id="22390" w:author="Claude" w:date="2026-10-07T09:47:47Z">
            <w:rPr>
              <w:rtl/>
            </w:rPr>
          </w:rPrChange>
        </w:rPr>
        <w:t xml:space="preserve">ר"ש</w:t>
      </w:r>
      <w:r>
        <w:rPr>
          <w:rtl/>
        </w:rPr>
        <w:t xml:space="preserve"> אומר</w:t>
      </w:r>
      <w:r>
        <w:rPr>
          <w:rStyle w:val="TanaimMishna"/>
          <w:rtl/>
          <w:rPrChange w:id="22391" w:author="Claude" w:date="2026-10-07T09:47:47Z">
            <w:rPr>
              <w:rtl/>
            </w:rPr>
          </w:rPrChange>
        </w:rPr>
        <w:t xml:space="preserve">:</w:t>
      </w:r>
      <w:r>
        <w:rPr>
          <w:rtl/>
        </w:rPr>
        <w:t xml:space="preserve"> עד שתינקב לבית הסמפונות;</w:t>
      </w:r>
    </w:p>
    <w:p w14:paraId="531C0997" w14:textId="55DAA028" w:rsidR="00BD6C4F" w:rsidRPr="003D23F5" w:rsidRDefault="00BD6C4F" w:rsidP="00BD6C4F">
      <w:pPr>
        <w:pStyle w:val="afff9"/>
        <w:ind w:left="567" w:hanging="567"/>
        <w:rPr>
          <w:rtl/>
        </w:rPr>
      </w:pPr>
      <w:r w:rsidRPr="003D23F5">
        <w:rPr>
          <w:rtl/>
        </w:rPr>
        <w:t>ניקבה הקבה;</w:t>
      </w:r>
    </w:p>
    <w:p w14:paraId="75A8B4C1" w14:textId="3F3F113F" w:rsidR="00BD6C4F" w:rsidRPr="003D23F5" w:rsidRDefault="00BD6C4F" w:rsidP="00BD6C4F">
      <w:pPr>
        <w:pStyle w:val="afff9"/>
        <w:ind w:left="567" w:hanging="567"/>
        <w:rPr>
          <w:rtl/>
        </w:rPr>
      </w:pPr>
      <w:r w:rsidRPr="003D23F5">
        <w:rPr>
          <w:rtl/>
        </w:rPr>
        <w:t>ניקבה המרה;</w:t>
      </w:r>
    </w:p>
    <w:p w14:paraId="642B3437" w14:textId="71857B3F" w:rsidR="00BD6C4F" w:rsidRPr="003D23F5" w:rsidRDefault="00BD6C4F" w:rsidP="00BD6C4F">
      <w:pPr>
        <w:pStyle w:val="afff9"/>
        <w:ind w:left="567" w:hanging="567"/>
        <w:rPr>
          <w:rtl/>
        </w:rPr>
      </w:pPr>
      <w:r w:rsidRPr="003D23F5">
        <w:rPr>
          <w:rtl/>
        </w:rPr>
        <w:t>ניקבו הדקין;</w:t>
      </w:r>
    </w:p>
    <w:p w14:paraId="687F1598" w14:textId="28D6062A" w:rsidR="00BD6C4F" w:rsidRPr="003D23F5" w:rsidRDefault="00BD6C4F" w:rsidP="00BD6C4F">
      <w:pPr>
        <w:pStyle w:val="afff9"/>
        <w:ind w:left="567" w:hanging="567"/>
        <w:rPr>
          <w:rtl/>
        </w:rPr>
      </w:pPr>
      <w:r w:rsidRPr="003D23F5">
        <w:rPr>
          <w:rtl/>
        </w:rPr>
        <w:t xml:space="preserve">הכרס הפנימית שניקבה או שנקרע רוב החיצונה, </w:t>
      </w:r>
    </w:p>
    <w:p w14:paraId="6E6C4C78" w14:textId="35B750DA" w:rsidR="00BD6C4F" w:rsidRPr="003D23F5" w:rsidRDefault="00BD6C4F" w:rsidP="00BD6C4F">
      <w:pPr>
        <w:pStyle w:val="afff9"/>
        <w:ind w:left="567" w:hanging="567"/>
        <w:rPr>
          <w:rtl/>
        </w:rPr>
      </w:pPr>
      <w:r>
        <w:rPr>
          <w:rStyle w:val="TanaimMishna"/>
          <w:rtl/>
          <w:rPrChange w:id="20005" w:author="קלוד" w:date="2026-10-06T10:08:36Z">
            <w:rPr>
              <w:rtl/>
            </w:rPr>
          </w:rPrChange>
        </w:rPr>
        <w:t xml:space="preserve">רבי יהודה</w:t>
      </w:r>
      <w:r>
        <w:rPr>
          <w:rtl/>
        </w:rPr>
        <w:t xml:space="preserve"> אומר</w:t>
      </w:r>
      <w:r>
        <w:rPr>
          <w:rStyle w:val="TanaimMishna"/>
          <w:rtl/>
          <w:rPrChange w:id="21290" w:author="Claude" w:date="2026-10-07T09:24:29Z">
            <w:rPr>
              <w:rtl/>
            </w:rPr>
          </w:rPrChange>
        </w:rPr>
        <w:t xml:space="preserve">:</w:t>
      </w:r>
      <w:r>
        <w:rPr>
          <w:rtl/>
        </w:rPr>
        <w:t xml:space="preserve"> הגדולה טפח והקטנה ברובה;</w:t>
      </w:r>
    </w:p>
    <w:p w14:paraId="4BBE9925" w14:textId="54A57BA2" w:rsidR="00BD6C4F" w:rsidRPr="003D23F5" w:rsidRDefault="00BD6C4F" w:rsidP="00BD6C4F">
      <w:pPr>
        <w:pStyle w:val="afff9"/>
        <w:ind w:left="567" w:hanging="567"/>
        <w:rPr>
          <w:rtl/>
        </w:rPr>
      </w:pPr>
      <w:r w:rsidRPr="003D23F5">
        <w:rPr>
          <w:rtl/>
        </w:rPr>
        <w:t>המסס ובית הכוסות שניקבו לחוץ;</w:t>
      </w:r>
    </w:p>
    <w:p w14:paraId="6A05FC87" w14:textId="6B84D7C8" w:rsidR="00BD6C4F" w:rsidRPr="003D23F5" w:rsidRDefault="00BD6C4F" w:rsidP="00BD6C4F">
      <w:pPr>
        <w:pStyle w:val="afff9"/>
        <w:ind w:left="567" w:hanging="567"/>
        <w:rPr>
          <w:rtl/>
        </w:rPr>
      </w:pPr>
      <w:r w:rsidRPr="003D23F5">
        <w:rPr>
          <w:rtl/>
        </w:rPr>
        <w:t>נפלה מן הגג;</w:t>
      </w:r>
    </w:p>
    <w:p w14:paraId="02B5A9F4" w14:textId="6256FD01" w:rsidR="00BD6C4F" w:rsidRPr="003D23F5" w:rsidRDefault="00BD6C4F" w:rsidP="00BD6C4F">
      <w:pPr>
        <w:pStyle w:val="afff9"/>
        <w:ind w:left="567" w:hanging="567"/>
        <w:rPr>
          <w:rtl/>
        </w:rPr>
      </w:pPr>
      <w:r w:rsidRPr="003D23F5">
        <w:rPr>
          <w:rtl/>
        </w:rPr>
        <w:t>נשתברו רוב צלעותיה;</w:t>
      </w:r>
    </w:p>
    <w:p w14:paraId="0E45A021" w14:textId="3E34F830" w:rsidR="00BD6C4F" w:rsidRPr="003D23F5" w:rsidRDefault="00BD6C4F" w:rsidP="00BD6C4F">
      <w:pPr>
        <w:pStyle w:val="afff9"/>
        <w:ind w:left="567" w:hanging="567"/>
        <w:rPr>
          <w:rtl/>
        </w:rPr>
      </w:pPr>
      <w:r w:rsidRPr="003D23F5">
        <w:rPr>
          <w:rtl/>
        </w:rPr>
        <w:t xml:space="preserve">ודרוסת הזאב, </w:t>
      </w:r>
    </w:p>
    <w:p w14:paraId="201CC518" w14:textId="112227B3" w:rsidR="00BD6C4F" w:rsidRPr="003D23F5" w:rsidRDefault="00BD6C4F" w:rsidP="00BD6C4F">
      <w:pPr>
        <w:pStyle w:val="afff9"/>
        <w:rPr>
          <w:rtl/>
        </w:rPr>
      </w:pPr>
      <w:r>
        <w:rPr>
          <w:rStyle w:val="TanaimMishna"/>
          <w:rtl/>
          <w:rPrChange w:id="20006" w:author="קלוד" w:date="2026-10-06T10:08:36Z">
            <w:rPr>
              <w:rtl/>
            </w:rPr>
          </w:rPrChange>
        </w:rPr>
        <w:t xml:space="preserve">רבי יהודה</w:t>
      </w:r>
      <w:r>
        <w:rPr>
          <w:rtl/>
        </w:rPr>
        <w:t xml:space="preserve"> אומר</w:t>
      </w:r>
      <w:r>
        <w:rPr>
          <w:rStyle w:val="TanaimMishna"/>
          <w:rtl/>
          <w:rPrChange w:id="21291" w:author="Claude" w:date="2026-10-07T09:24:29Z">
            <w:rPr>
              <w:rtl/>
            </w:rPr>
          </w:rPrChange>
        </w:rPr>
        <w:t xml:space="preserve">:</w:t>
      </w:r>
      <w:r>
        <w:rPr>
          <w:rtl/>
        </w:rPr>
        <w:t xml:space="preserve"> דרוסת הזאב בדקה, ודרוסת ארי בגסה, </w:t>
      </w:r>
    </w:p>
    <w:p w14:paraId="0AC1EF8E" w14:textId="6659C4D5" w:rsidR="00BD6C4F" w:rsidRPr="003D23F5" w:rsidRDefault="00BD6C4F" w:rsidP="00BD6C4F">
      <w:pPr>
        <w:pStyle w:val="afff9"/>
        <w:rPr>
          <w:rtl/>
        </w:rPr>
      </w:pPr>
      <w:r w:rsidRPr="003D23F5">
        <w:rPr>
          <w:rFonts w:hint="cs"/>
          <w:rtl/>
        </w:rPr>
        <w:t xml:space="preserve">     </w:t>
      </w:r>
      <w:r w:rsidRPr="003D23F5">
        <w:rPr>
          <w:rtl/>
        </w:rPr>
        <w:t>דרוסת הנץ בעוף הדק, ודרוסת הגס בעוף הגס.</w:t>
      </w:r>
    </w:p>
    <w:p w14:paraId="4D0FD927" w14:textId="77777777" w:rsidR="00BD6C4F" w:rsidRPr="003D23F5" w:rsidRDefault="00BD6C4F" w:rsidP="00BD6C4F">
      <w:pPr>
        <w:pStyle w:val="afff9"/>
        <w:rPr>
          <w:rtl/>
        </w:rPr>
      </w:pPr>
      <w:r w:rsidRPr="003D23F5">
        <w:rPr>
          <w:rtl/>
        </w:rPr>
        <w:t xml:space="preserve">זה הכלל: כל שאין כמוה חיה - טרפה: </w:t>
      </w:r>
    </w:p>
    <w:p w14:paraId="740A7A57" w14:textId="77777777" w:rsidR="0046556D" w:rsidRDefault="00BD6C4F" w:rsidP="00BD6C4F">
      <w:pPr>
        <w:jc w:val="center"/>
        <w:rPr>
          <w:rtl/>
        </w:rPr>
      </w:pPr>
      <w:r>
        <w:rPr>
          <w:rFonts w:ascii="BA חניכי הישיבות" w:hAnsi="BA חניכי הישיבות" w:cs="BA חניכי הישיבות"/>
          <w:rtl/>
        </w:rPr>
        <w:t>׻</w:t>
      </w:r>
    </w:p>
    <w:p w14:paraId="51045F41" w14:textId="77777777" w:rsidR="0046556D" w:rsidRDefault="00BD6C4F" w:rsidP="00BD6C4F">
      <w:pPr>
        <w:rPr>
          <w:rtl/>
        </w:rPr>
      </w:pPr>
      <w:r>
        <w:rPr>
          <w:rStyle w:val="2fb"/>
          <w:rtl/>
          <w:rPrChange w:id="10551" w:author="מנוע אמוראים" w:date="2026-10-05T16:40:54Z">
            <w:rPr>
              <w:rtl/>
            </w:rPr>
          </w:rPrChange>
        </w:rPr>
        <w:t xml:space="preserve">ארשב"ל</w:t>
      </w:r>
      <w:r>
        <w:rPr>
          <w:rtl/>
        </w:rPr>
        <w:t xml:space="preserve">: </w:t>
      </w:r>
      <w:r w:rsidRPr="00C63571">
        <w:rPr>
          <w:rtl/>
        </w:rPr>
        <w:t xml:space="preserve">טרפה מן התורה </w:t>
      </w:r>
      <w:r>
        <w:rPr>
          <w:rFonts w:hint="cs"/>
          <w:rtl/>
        </w:rPr>
        <w:t>'</w:t>
      </w:r>
      <w:r>
        <w:rPr>
          <w:rStyle w:val="afffff0"/>
          <w:rtl/>
          <w:rPrChange w:id="9019" w:author="מנוע פסוקים" w:date="2026-10-05T16:37:55Z">
            <w:rPr>
              <w:rtl/>
            </w:rPr>
          </w:rPrChange>
        </w:rPr>
        <w:t xml:space="preserve">ובשר בשדה טרפה לא תאכלו</w:t>
      </w:r>
      <w:r>
        <w:rPr>
          <w:rFonts w:hint="cs"/>
          <w:rtl/>
        </w:rPr>
        <w:t>'</w:t>
      </w:r>
    </w:p>
    <w:p w14:paraId="2FC72000" w14:textId="1CE1122C" w:rsidR="0046556D" w:rsidRDefault="00BD6C4F" w:rsidP="00BD6C4F">
      <w:pPr>
        <w:rPr>
          <w:rtl/>
        </w:rPr>
      </w:pPr>
      <w:r>
        <w:rPr>
          <w:rFonts w:hint="cs"/>
          <w:rtl/>
        </w:rPr>
        <w:t xml:space="preserve">  </w:t>
      </w:r>
      <w:r w:rsidRPr="000C5072">
        <w:rPr>
          <w:b/>
          <w:bCs/>
          <w:rtl/>
        </w:rPr>
        <w:t>רמז</w:t>
      </w:r>
      <w:r w:rsidRPr="00C63571">
        <w:rPr>
          <w:rtl/>
        </w:rPr>
        <w:t xml:space="preserve"> לטרפה שאינה חיה מן התורה </w:t>
      </w:r>
      <w:r>
        <w:rPr>
          <w:rFonts w:hint="cs"/>
          <w:rtl/>
        </w:rPr>
        <w:t>-מד</w:t>
      </w:r>
      <w:r w:rsidRPr="00C63571">
        <w:rPr>
          <w:rtl/>
        </w:rPr>
        <w:t xml:space="preserve">סיפא, זה הכלל: כל שאין כמוה חיה - טרפה, מכלל דטרפה אינה חיה, </w:t>
      </w:r>
      <w:r w:rsidRPr="003017EE">
        <w:rPr>
          <w:rStyle w:val="afffff0"/>
          <w:rtl/>
        </w:rPr>
        <w:t>מ</w:t>
      </w:r>
      <w:r w:rsidRPr="003017EE">
        <w:rPr>
          <w:rStyle w:val="afffff0"/>
          <w:rFonts w:hint="cs"/>
          <w:rtl/>
        </w:rPr>
        <w:t>'</w:t>
      </w:r>
      <w:r w:rsidRPr="003017EE">
        <w:rPr>
          <w:rStyle w:val="afffff0"/>
          <w:rtl/>
        </w:rPr>
        <w:t>וזאת החיה אשר תאכלו</w:t>
      </w:r>
      <w:r w:rsidRPr="003017EE">
        <w:rPr>
          <w:rStyle w:val="afffff0"/>
          <w:rFonts w:hint="cs"/>
          <w:rtl/>
        </w:rPr>
        <w:t>'</w:t>
      </w:r>
      <w:r w:rsidRPr="003017EE">
        <w:rPr>
          <w:rStyle w:val="afffff0"/>
          <w:rtl/>
        </w:rPr>
        <w:t>,</w:t>
      </w:r>
      <w:r w:rsidRPr="00C63571">
        <w:rPr>
          <w:rtl/>
        </w:rPr>
        <w:t xml:space="preserve"> חיה אכול, שאינה חיה לא תיכול, מכלל דטרפה לא חיה.</w:t>
      </w:r>
    </w:p>
    <w:p w14:paraId="05235C3F" w14:textId="77777777" w:rsidR="0046556D" w:rsidRDefault="00BD6C4F" w:rsidP="00BD6C4F">
      <w:pPr>
        <w:rPr>
          <w:rtl/>
        </w:rPr>
      </w:pPr>
      <w:r w:rsidRPr="00C63571">
        <w:rPr>
          <w:rtl/>
        </w:rPr>
        <w:t xml:space="preserve">ולמ"ד טרפה חיה </w:t>
      </w:r>
      <w:r>
        <w:rPr>
          <w:rFonts w:hint="cs"/>
          <w:rtl/>
        </w:rPr>
        <w:t xml:space="preserve">נפקא </w:t>
      </w:r>
      <w:r w:rsidRPr="003017EE">
        <w:rPr>
          <w:rStyle w:val="afffff0"/>
          <w:rtl/>
        </w:rPr>
        <w:t>מ</w:t>
      </w:r>
      <w:r w:rsidRPr="003017EE">
        <w:rPr>
          <w:rStyle w:val="afffff0"/>
          <w:rFonts w:hint="cs"/>
          <w:rtl/>
        </w:rPr>
        <w:t>'</w:t>
      </w:r>
      <w:r w:rsidRPr="003017EE">
        <w:rPr>
          <w:rStyle w:val="afffff0"/>
          <w:rtl/>
        </w:rPr>
        <w:t>זאת החיה אשר תאכלו</w:t>
      </w:r>
      <w:r w:rsidRPr="003017EE">
        <w:rPr>
          <w:rStyle w:val="afffff0"/>
          <w:rFonts w:hint="cs"/>
          <w:rtl/>
        </w:rPr>
        <w:t>'</w:t>
      </w:r>
      <w:r w:rsidRPr="003017EE">
        <w:rPr>
          <w:rStyle w:val="afffff0"/>
          <w:rtl/>
        </w:rPr>
        <w:t>,</w:t>
      </w:r>
      <w:r w:rsidRPr="00C63571">
        <w:rPr>
          <w:rtl/>
        </w:rPr>
        <w:t xml:space="preserve"> חיה אחרת לא תיכול </w:t>
      </w:r>
      <w:r>
        <w:rPr>
          <w:rFonts w:hint="cs"/>
          <w:rtl/>
        </w:rPr>
        <w:t>-</w:t>
      </w:r>
      <w:r w:rsidRPr="00C63571">
        <w:rPr>
          <w:rtl/>
        </w:rPr>
        <w:t>דטרפה חיה.</w:t>
      </w:r>
    </w:p>
    <w:p w14:paraId="389691DD" w14:textId="77777777" w:rsidR="0046556D" w:rsidRDefault="00BD6C4F" w:rsidP="00BD6C4F">
      <w:pPr>
        <w:rPr>
          <w:rtl/>
        </w:rPr>
      </w:pPr>
      <w:r w:rsidRPr="000C5072">
        <w:rPr>
          <w:b/>
          <w:bCs/>
          <w:rtl/>
        </w:rPr>
        <w:t>ואידך</w:t>
      </w:r>
      <w:r>
        <w:rPr>
          <w:rtl/>
        </w:rPr>
        <w:t xml:space="preserve"> האי זאת מיבעי </w:t>
      </w:r>
      <w:r>
        <w:rPr>
          <w:rStyle w:val="2fb"/>
          <w:rtl/>
          <w:rPrChange w:id="10552" w:author="מנוע אמוראים" w:date="2026-10-05T16:40:54Z">
            <w:rPr>
              <w:rtl/>
            </w:rPr>
          </w:rPrChange>
        </w:rPr>
        <w:t xml:space="preserve">לכד</w:t>
      </w:r>
      <w:r>
        <w:rPr>
          <w:rStyle w:val="2fb"/>
          <w:rtl/>
          <w:rPrChange w:id="10553" w:author="מנוע אמוראים" w:date="2026-10-05T16:40:54Z">
            <w:rPr>
              <w:rtl/>
            </w:rPr>
          </w:rPrChange>
        </w:rPr>
        <w:t xml:space="preserve">תדר"יש</w:t>
      </w:r>
      <w:r w:rsidRPr="00C63571">
        <w:rPr>
          <w:rtl/>
        </w:rPr>
        <w:t>,</w:t>
      </w:r>
      <w:r w:rsidRPr="00A71A5E">
        <w:rPr>
          <w:rStyle w:val="afffff0"/>
          <w:rtl/>
        </w:rPr>
        <w:t xml:space="preserve"> </w:t>
      </w:r>
      <w:r w:rsidRPr="00A71A5E">
        <w:rPr>
          <w:rStyle w:val="afffff0"/>
          <w:rFonts w:hint="cs"/>
          <w:rtl/>
        </w:rPr>
        <w:t>'</w:t>
      </w:r>
      <w:r w:rsidRPr="00A71A5E">
        <w:rPr>
          <w:rStyle w:val="afffff0"/>
          <w:rtl/>
        </w:rPr>
        <w:t>זאת החיה אשר תאכלו</w:t>
      </w:r>
      <w:r w:rsidRPr="00A71A5E">
        <w:rPr>
          <w:rStyle w:val="afffff0"/>
          <w:rFonts w:hint="cs"/>
          <w:rtl/>
        </w:rPr>
        <w:t>'</w:t>
      </w:r>
      <w:r w:rsidRPr="00A71A5E">
        <w:rPr>
          <w:rStyle w:val="afffff0"/>
          <w:rtl/>
        </w:rPr>
        <w:t xml:space="preserve"> </w:t>
      </w:r>
      <w:r w:rsidRPr="00C63571">
        <w:rPr>
          <w:rtl/>
        </w:rPr>
        <w:t xml:space="preserve">- מלמד, שתפס </w:t>
      </w:r>
      <w:r>
        <w:rPr>
          <w:rtl/>
        </w:rPr>
        <w:t xml:space="preserve">הקב"ה מכל מין ומין והראה </w:t>
      </w:r>
      <w:r w:rsidRPr="00C63571">
        <w:rPr>
          <w:rtl/>
        </w:rPr>
        <w:t>למשה ואמר לו: זאת אכול וזאת לא תיכול.</w:t>
      </w:r>
    </w:p>
    <w:p w14:paraId="03668EE0" w14:textId="77777777" w:rsidR="0046556D" w:rsidRDefault="00BD6C4F" w:rsidP="00BD6C4F">
      <w:pPr>
        <w:rPr>
          <w:rtl/>
        </w:rPr>
      </w:pPr>
      <w:r w:rsidRPr="000C5072">
        <w:rPr>
          <w:b/>
          <w:bCs/>
          <w:rtl/>
        </w:rPr>
        <w:t>ואידך</w:t>
      </w:r>
      <w:r>
        <w:rPr>
          <w:rtl/>
        </w:rPr>
        <w:t xml:space="preserve"> נמי מבעי </w:t>
      </w:r>
      <w:r>
        <w:rPr>
          <w:rStyle w:val="2fb"/>
          <w:rtl/>
          <w:rPrChange w:id="10554" w:author="מנוע אמוראים" w:date="2026-10-05T16:40:54Z">
            <w:rPr>
              <w:rtl/>
            </w:rPr>
          </w:rPrChange>
        </w:rPr>
        <w:t xml:space="preserve">לכד</w:t>
      </w:r>
      <w:r>
        <w:rPr>
          <w:rStyle w:val="2fb"/>
          <w:rtl/>
          <w:rPrChange w:id="10555" w:author="מנוע אמוראים" w:date="2026-10-05T16:40:54Z">
            <w:rPr>
              <w:rtl/>
            </w:rPr>
          </w:rPrChange>
        </w:rPr>
        <w:t xml:space="preserve">תדרי"ש</w:t>
      </w:r>
      <w:r w:rsidRPr="00C63571">
        <w:rPr>
          <w:rtl/>
        </w:rPr>
        <w:t>!</w:t>
      </w:r>
      <w:r>
        <w:rPr>
          <w:rFonts w:hint="cs"/>
          <w:rtl/>
        </w:rPr>
        <w:t xml:space="preserve"> </w:t>
      </w:r>
      <w:r w:rsidRPr="00C63571">
        <w:rPr>
          <w:rtl/>
        </w:rPr>
        <w:t>אין ה"נ.</w:t>
      </w:r>
    </w:p>
    <w:p w14:paraId="1083D4B6" w14:textId="77777777" w:rsidR="0046556D" w:rsidRDefault="00BD6C4F" w:rsidP="00BD6C4F">
      <w:pPr>
        <w:rPr>
          <w:rtl/>
        </w:rPr>
      </w:pPr>
      <w:r w:rsidRPr="00C63571">
        <w:rPr>
          <w:rtl/>
        </w:rPr>
        <w:t xml:space="preserve">טרפה חיה נפקא מאידך </w:t>
      </w:r>
      <w:r>
        <w:rPr>
          <w:rStyle w:val="2fb"/>
          <w:rFonts w:hint="cs"/>
          <w:rtl/>
          <w:rPrChange w:id="10556" w:author="מנוע אמוראים" w:date="2026-10-05T16:40:54Z">
            <w:rPr>
              <w:rFonts w:hint="cs"/>
              <w:rtl/>
            </w:rPr>
          </w:rPrChange>
        </w:rPr>
        <w:t xml:space="preserve">ד</w:t>
      </w:r>
      <w:r>
        <w:rPr>
          <w:rStyle w:val="2fb"/>
          <w:rtl/>
          <w:rPrChange w:id="10557" w:author="מנוע אמוראים" w:date="2026-10-05T16:40:54Z">
            <w:rPr>
              <w:rtl/>
            </w:rPr>
          </w:rPrChange>
        </w:rPr>
        <w:t xml:space="preserve">תדרי"ש</w:t>
      </w:r>
      <w:r>
        <w:rPr>
          <w:rFonts w:hint="cs"/>
          <w:rtl/>
        </w:rPr>
        <w:t xml:space="preserve">: </w:t>
      </w:r>
      <w:r>
        <w:rPr>
          <w:rStyle w:val="afffff0"/>
          <w:rtl/>
          <w:rPrChange w:id="9020" w:author="מנוע פסוקים" w:date="2026-10-05T16:37:55Z">
            <w:rPr>
              <w:rtl/>
            </w:rPr>
          </w:rPrChange>
        </w:rPr>
        <w:t xml:space="preserve">בין החיה הנאכלת ובין החיה אשר לא תאכל</w:t>
      </w:r>
      <w:r>
        <w:rPr>
          <w:rtl/>
        </w:rPr>
        <w:t xml:space="preserve"> אלו </w:t>
      </w:r>
      <w:r>
        <w:rPr>
          <w:rFonts w:hint="cs"/>
          <w:rtl/>
        </w:rPr>
        <w:t>י</w:t>
      </w:r>
      <w:r>
        <w:rPr>
          <w:rtl/>
        </w:rPr>
        <w:t>"</w:t>
      </w:r>
      <w:r>
        <w:rPr>
          <w:rFonts w:hint="cs"/>
          <w:rtl/>
        </w:rPr>
        <w:t xml:space="preserve">ח </w:t>
      </w:r>
      <w:r w:rsidRPr="00C63571">
        <w:rPr>
          <w:rtl/>
        </w:rPr>
        <w:t>טרפות שנאמרו למשה מסיני.</w:t>
      </w:r>
    </w:p>
    <w:p w14:paraId="2C83F979" w14:textId="77777777" w:rsidR="0046556D" w:rsidRDefault="00BD6C4F" w:rsidP="00BD6C4F">
      <w:pPr>
        <w:rPr>
          <w:rtl/>
        </w:rPr>
      </w:pPr>
      <w:r>
        <w:rPr>
          <w:rFonts w:hint="cs"/>
          <w:rtl/>
        </w:rPr>
        <w:t>והך דאיכא</w:t>
      </w:r>
      <w:r w:rsidRPr="00C63571">
        <w:rPr>
          <w:rtl/>
        </w:rPr>
        <w:t xml:space="preserve"> בסגר ושב שמעתתא!</w:t>
      </w:r>
      <w:r>
        <w:rPr>
          <w:rFonts w:hint="cs"/>
          <w:rtl/>
        </w:rPr>
        <w:t xml:space="preserve"> לתנא דידן תנא ושייר בזה הכלל </w:t>
      </w:r>
      <w:r>
        <w:rPr>
          <w:rStyle w:val="2fb"/>
          <w:rFonts w:hint="cs"/>
          <w:rtl/>
          <w:rPrChange w:id="10558" w:author="מנוע אמוראים" w:date="2026-10-05T16:40:54Z">
            <w:rPr>
              <w:rFonts w:hint="cs"/>
              <w:rtl/>
            </w:rPr>
          </w:rPrChange>
        </w:rPr>
        <w:t xml:space="preserve">לתדרי</w:t>
      </w:r>
      <w:r>
        <w:rPr>
          <w:rStyle w:val="2fb"/>
          <w:rtl/>
          <w:rPrChange w:id="10559" w:author="מנוע אמוראים" w:date="2026-10-05T16:40:54Z">
            <w:rPr>
              <w:rtl/>
            </w:rPr>
          </w:rPrChange>
        </w:rPr>
        <w:t xml:space="preserve">"</w:t>
      </w:r>
      <w:r>
        <w:rPr>
          <w:rStyle w:val="2fb"/>
          <w:rFonts w:hint="cs"/>
          <w:rtl/>
          <w:rPrChange w:id="10560" w:author="מנוע אמוראים" w:date="2026-10-05T16:40:54Z">
            <w:rPr>
              <w:rFonts w:hint="cs"/>
              <w:rtl/>
            </w:rPr>
          </w:rPrChange>
        </w:rPr>
        <w:t xml:space="preserve">ש</w:t>
      </w:r>
      <w:r>
        <w:rPr>
          <w:rFonts w:hint="cs"/>
          <w:rtl/>
        </w:rPr>
        <w:t xml:space="preserve"> די</w:t>
      </w:r>
      <w:r>
        <w:rPr>
          <w:rtl/>
        </w:rPr>
        <w:t>"</w:t>
      </w:r>
      <w:r>
        <w:rPr>
          <w:rFonts w:hint="cs"/>
          <w:rtl/>
        </w:rPr>
        <w:t xml:space="preserve">ח טריפות </w:t>
      </w:r>
    </w:p>
    <w:p w14:paraId="5E066901" w14:textId="77777777" w:rsidR="00BD6C4F" w:rsidRPr="003D23F5" w:rsidRDefault="00BD6C4F" w:rsidP="00F07436">
      <w:pPr>
        <w:pStyle w:val="afff3"/>
        <w:framePr w:wrap="around"/>
        <w:rPr>
          <w:rtl/>
        </w:rPr>
      </w:pPr>
      <w:r w:rsidRPr="003D23F5">
        <w:rPr>
          <w:rFonts w:hint="cs"/>
          <w:rtl/>
        </w:rPr>
        <w:t>מב:</w:t>
      </w:r>
    </w:p>
    <w:p w14:paraId="36F7213B" w14:textId="77777777" w:rsidR="0046556D" w:rsidRDefault="00BD6C4F" w:rsidP="00BD6C4F">
      <w:pPr>
        <w:rPr>
          <w:rtl/>
        </w:rPr>
      </w:pPr>
      <w:r>
        <w:rPr>
          <w:rFonts w:hint="cs"/>
          <w:rtl/>
        </w:rPr>
        <w:t xml:space="preserve">ואפי' דאיכא </w:t>
      </w:r>
      <w:r w:rsidRPr="00C63571">
        <w:rPr>
          <w:rtl/>
        </w:rPr>
        <w:t>בהמה שנחתכו רגליה מן הארכובה ולמעלה - טרפה!</w:t>
      </w:r>
    </w:p>
    <w:p w14:paraId="41C2B46B" w14:textId="77777777" w:rsidR="0046556D" w:rsidRDefault="000828F8" w:rsidP="00C62948">
      <w:pPr>
        <w:pStyle w:val="affffb"/>
        <w:rPr>
          <w:rtl/>
        </w:rPr>
      </w:pPr>
      <w:r>
        <w:rPr>
          <w:rtl/>
        </w:rPr>
        <w:t xml:space="preserve">- </w:t>
      </w:r>
      <w:r w:rsidR="00BD6C4F">
        <w:rPr>
          <w:rFonts w:hint="cs"/>
          <w:rtl/>
        </w:rPr>
        <w:t>ס"ל</w:t>
      </w:r>
      <w:r>
        <w:rPr>
          <w:rtl/>
        </w:rPr>
        <w:t xml:space="preserve"> </w:t>
      </w:r>
      <w:r>
        <w:rPr>
          <w:rStyle w:val="2fb"/>
          <w:rtl/>
          <w:rPrChange w:id="10561" w:author="מנוע אמוראים" w:date="2026-10-05T16:40:54Z">
            <w:rPr>
              <w:rtl/>
            </w:rPr>
          </w:rPrChange>
        </w:rPr>
        <w:t xml:space="preserve">כר</w:t>
      </w:r>
      <w:r>
        <w:rPr>
          <w:rStyle w:val="2fb"/>
          <w:rFonts w:hint="cs"/>
          <w:rtl/>
          <w:rPrChange w:id="10562" w:author="מנוע אמוראים" w:date="2026-10-05T16:40:54Z">
            <w:rPr>
              <w:rFonts w:hint="cs"/>
              <w:rtl/>
            </w:rPr>
          </w:rPrChange>
        </w:rPr>
        <w:t xml:space="preserve">שב</w:t>
      </w:r>
      <w:r>
        <w:rPr>
          <w:rStyle w:val="2fb"/>
          <w:rtl/>
          <w:rPrChange w:id="10563" w:author="מנוע אמוראים" w:date="2026-10-05T16:40:54Z">
            <w:rPr>
              <w:rtl/>
            </w:rPr>
          </w:rPrChange>
        </w:rPr>
        <w:t xml:space="preserve">"</w:t>
      </w:r>
      <w:r>
        <w:rPr>
          <w:rStyle w:val="2fb"/>
          <w:rFonts w:hint="cs"/>
          <w:rtl/>
          <w:rPrChange w:id="10564" w:author="מנוע אמוראים" w:date="2026-10-05T16:40:54Z">
            <w:rPr>
              <w:rFonts w:hint="cs"/>
              <w:rtl/>
            </w:rPr>
          </w:rPrChange>
        </w:rPr>
        <w:t xml:space="preserve">א</w:t>
      </w:r>
      <w:r w:rsidR="00BD6C4F" w:rsidRPr="00C63571">
        <w:rPr>
          <w:rtl/>
        </w:rPr>
        <w:t xml:space="preserve"> דאמר: יכולה היא ליכוות ולחיות.</w:t>
      </w:r>
    </w:p>
    <w:p w14:paraId="65903A7F" w14:textId="77777777" w:rsidR="0046556D" w:rsidRDefault="00BD6C4F" w:rsidP="00BD6C4F">
      <w:pPr>
        <w:rPr>
          <w:rtl/>
        </w:rPr>
      </w:pPr>
      <w:r w:rsidRPr="00C63571">
        <w:rPr>
          <w:rtl/>
        </w:rPr>
        <w:t>אע</w:t>
      </w:r>
      <w:r>
        <w:rPr>
          <w:rtl/>
        </w:rPr>
        <w:t>"</w:t>
      </w:r>
      <w:r w:rsidRPr="00C63571">
        <w:rPr>
          <w:rtl/>
        </w:rPr>
        <w:t>ג דיכולה ליכוות ולחיות,</w:t>
      </w:r>
      <w:r>
        <w:rPr>
          <w:rFonts w:hint="cs"/>
          <w:rtl/>
        </w:rPr>
        <w:t xml:space="preserve"> וס</w:t>
      </w:r>
      <w:r>
        <w:rPr>
          <w:rtl/>
        </w:rPr>
        <w:t>"</w:t>
      </w:r>
      <w:r>
        <w:rPr>
          <w:rFonts w:hint="cs"/>
          <w:rtl/>
        </w:rPr>
        <w:t xml:space="preserve">ל </w:t>
      </w:r>
      <w:r>
        <w:rPr>
          <w:rStyle w:val="2fb"/>
          <w:rtl/>
          <w:rPrChange w:id="10565" w:author="מנוע אמוראים" w:date="2026-10-05T16:40:54Z">
            <w:rPr>
              <w:rtl/>
            </w:rPr>
          </w:rPrChange>
        </w:rPr>
        <w:t xml:space="preserve">כרשב"א</w:t>
      </w:r>
      <w:r w:rsidRPr="00C63571">
        <w:rPr>
          <w:rtl/>
        </w:rPr>
        <w:t>, דאמר: כשרה היא.</w:t>
      </w:r>
    </w:p>
    <w:p w14:paraId="6920FADE" w14:textId="77777777" w:rsidR="0046556D" w:rsidRDefault="00BD6C4F" w:rsidP="00BD6C4F">
      <w:pPr>
        <w:rPr>
          <w:rtl/>
        </w:rPr>
      </w:pPr>
      <w:r w:rsidRPr="00C63571">
        <w:rPr>
          <w:rtl/>
        </w:rPr>
        <w:t xml:space="preserve">והאיכא: חסרון בשדרה, דתנן: כמה חסרון בשדרה? בש"א: שתי חוליות, וב"ה אומרים: חוליא אחת, ואמר </w:t>
      </w:r>
      <w:r>
        <w:rPr>
          <w:rStyle w:val="2fb"/>
          <w:rtl/>
          <w:rPrChange w:id="10566" w:author="מנוע אמוראים" w:date="2026-10-05T16:40:54Z">
            <w:rPr>
              <w:rtl/>
            </w:rPr>
          </w:rPrChange>
        </w:rPr>
        <w:t xml:space="preserve">ריא"ש</w:t>
      </w:r>
      <w:r w:rsidRPr="00C63571">
        <w:rPr>
          <w:rtl/>
        </w:rPr>
        <w:t>: וכן לטרפה!</w:t>
      </w:r>
    </w:p>
    <w:p w14:paraId="31450398" w14:textId="77777777" w:rsidR="0046556D" w:rsidRDefault="000828F8" w:rsidP="00C62948">
      <w:pPr>
        <w:pStyle w:val="affffb"/>
        <w:rPr>
          <w:rtl/>
        </w:rPr>
      </w:pPr>
      <w:r>
        <w:rPr>
          <w:rtl/>
        </w:rPr>
        <w:t xml:space="preserve">- </w:t>
      </w:r>
      <w:r w:rsidR="00BD6C4F" w:rsidRPr="00C63571">
        <w:rPr>
          <w:rtl/>
        </w:rPr>
        <w:t>המסס ובית הכוסות דחשבת להו בתרתי חשב</w:t>
      </w:r>
      <w:r w:rsidR="00BD6C4F">
        <w:rPr>
          <w:rFonts w:hint="cs"/>
          <w:rtl/>
        </w:rPr>
        <w:t xml:space="preserve">ם כאחד והוצא אחד והכנס אחד </w:t>
      </w:r>
    </w:p>
    <w:p w14:paraId="3FA7BC1B" w14:textId="77777777" w:rsidR="0046556D" w:rsidRDefault="00BD6C4F" w:rsidP="00BD6C4F">
      <w:pPr>
        <w:rPr>
          <w:rtl/>
        </w:rPr>
      </w:pPr>
      <w:r>
        <w:rPr>
          <w:rFonts w:hint="cs"/>
          <w:rtl/>
        </w:rPr>
        <w:t>ו</w:t>
      </w:r>
      <w:r w:rsidRPr="00C63571">
        <w:rPr>
          <w:rtl/>
        </w:rPr>
        <w:t>גלודה!</w:t>
      </w:r>
      <w:r>
        <w:rPr>
          <w:rFonts w:hint="cs"/>
          <w:rtl/>
        </w:rPr>
        <w:t xml:space="preserve"> - </w:t>
      </w:r>
      <w:r>
        <w:rPr>
          <w:rtl/>
        </w:rPr>
        <w:t>ס"ל</w:t>
      </w:r>
      <w:r>
        <w:rPr>
          <w:rtl/>
        </w:rPr>
        <w:t xml:space="preserve"> </w:t>
      </w:r>
      <w:r>
        <w:rPr>
          <w:rStyle w:val="2fb"/>
          <w:rtl/>
          <w:rPrChange w:id="10567" w:author="מנוע אמוראים" w:date="2026-10-05T16:40:54Z">
            <w:rPr>
              <w:rtl/>
            </w:rPr>
          </w:rPrChange>
        </w:rPr>
        <w:t xml:space="preserve">כר"מ</w:t>
      </w:r>
      <w:r>
        <w:rPr>
          <w:rtl/>
        </w:rPr>
        <w:t xml:space="preserve"> דמכשיר.</w:t>
      </w:r>
    </w:p>
    <w:p w14:paraId="20E82224" w14:textId="77777777" w:rsidR="0046556D" w:rsidRDefault="00BD6C4F" w:rsidP="00BD6C4F">
      <w:pPr>
        <w:rPr>
          <w:rtl/>
        </w:rPr>
      </w:pPr>
      <w:r>
        <w:rPr>
          <w:rFonts w:hint="cs"/>
          <w:rtl/>
        </w:rPr>
        <w:t xml:space="preserve">וחרותה </w:t>
      </w:r>
      <w:r>
        <w:rPr>
          <w:rtl/>
        </w:rPr>
        <w:t>–</w:t>
      </w:r>
      <w:r>
        <w:rPr>
          <w:rFonts w:hint="cs"/>
          <w:rtl/>
        </w:rPr>
        <w:t xml:space="preserve"> </w:t>
      </w:r>
      <w:r>
        <w:rPr>
          <w:rStyle w:val="2fb"/>
          <w:rFonts w:hint="cs"/>
          <w:rtl/>
          <w:rPrChange w:id="10568" w:author="מנוע אמוראים" w:date="2026-10-05T16:40:54Z">
            <w:rPr>
              <w:rFonts w:hint="cs"/>
              <w:rtl/>
            </w:rPr>
          </w:rPrChange>
        </w:rPr>
        <w:t xml:space="preserve">ריב</w:t>
      </w:r>
      <w:r>
        <w:rPr>
          <w:rStyle w:val="2fb"/>
          <w:rtl/>
          <w:rPrChange w:id="10569" w:author="מנוע אמוראים" w:date="2026-10-05T16:40:54Z">
            <w:rPr>
              <w:rtl/>
            </w:rPr>
          </w:rPrChange>
        </w:rPr>
        <w:t xml:space="preserve">"</w:t>
      </w:r>
      <w:r>
        <w:rPr>
          <w:rStyle w:val="2fb"/>
          <w:rFonts w:hint="cs"/>
          <w:rtl/>
          <w:rPrChange w:id="10570" w:author="מנוע אמוראים" w:date="2026-10-05T16:40:54Z">
            <w:rPr>
              <w:rFonts w:hint="cs"/>
              <w:rtl/>
            </w:rPr>
          </w:rPrChange>
        </w:rPr>
        <w:t xml:space="preserve">י</w:t>
      </w:r>
      <w:r>
        <w:rPr>
          <w:rFonts w:hint="cs"/>
          <w:rtl/>
        </w:rPr>
        <w:t xml:space="preserve"> היא ד</w:t>
      </w:r>
      <w:r w:rsidRPr="00C63571">
        <w:rPr>
          <w:rtl/>
        </w:rPr>
        <w:t>אפיק מרה ועייל חרותא.</w:t>
      </w:r>
    </w:p>
    <w:p w14:paraId="047279C0" w14:textId="77777777" w:rsidR="0046556D" w:rsidRDefault="0046556D" w:rsidP="00BD6C4F">
      <w:pPr>
        <w:rPr>
          <w:rtl/>
        </w:rPr>
      </w:pPr>
    </w:p>
    <w:p w14:paraId="36B576D8" w14:textId="77777777" w:rsidR="0046556D" w:rsidRDefault="00BD6C4F" w:rsidP="00BD6C4F">
      <w:pPr>
        <w:rPr>
          <w:rtl/>
        </w:rPr>
      </w:pPr>
      <w:r w:rsidRPr="00C63571">
        <w:rPr>
          <w:rtl/>
        </w:rPr>
        <w:t>שב שמעתתא</w:t>
      </w:r>
      <w:r>
        <w:rPr>
          <w:rFonts w:hint="cs"/>
          <w:rtl/>
        </w:rPr>
        <w:t xml:space="preserve"> </w:t>
      </w:r>
      <w:r>
        <w:rPr>
          <w:rStyle w:val="2fb"/>
          <w:rFonts w:hint="cs"/>
          <w:rtl/>
          <w:rPrChange w:id="10571" w:author="מנוע אמוראים" w:date="2026-10-05T16:40:54Z">
            <w:rPr>
              <w:rFonts w:hint="cs"/>
              <w:rtl/>
            </w:rPr>
          </w:rPrChange>
        </w:rPr>
        <w:t xml:space="preserve">דאר</w:t>
      </w:r>
      <w:r>
        <w:rPr>
          <w:rStyle w:val="2fb"/>
          <w:rtl/>
          <w:rPrChange w:id="10572" w:author="מנוע אמוראים" w:date="2026-10-05T16:40:54Z">
            <w:rPr>
              <w:rtl/>
            </w:rPr>
          </w:rPrChange>
        </w:rPr>
        <w:t xml:space="preserve">"</w:t>
      </w:r>
      <w:r>
        <w:rPr>
          <w:rStyle w:val="2fb"/>
          <w:rFonts w:hint="cs"/>
          <w:rtl/>
          <w:rPrChange w:id="10573" w:author="מנוע אמוראים" w:date="2026-10-05T16:40:54Z">
            <w:rPr>
              <w:rFonts w:hint="cs"/>
              <w:rtl/>
            </w:rPr>
          </w:rPrChange>
        </w:rPr>
        <w:t xml:space="preserve">מ</w:t>
      </w:r>
      <w:r>
        <w:rPr>
          <w:rFonts w:hint="cs"/>
          <w:rtl/>
        </w:rPr>
        <w:t xml:space="preserve">:</w:t>
      </w:r>
      <w:r w:rsidRPr="00C63571">
        <w:rPr>
          <w:rtl/>
        </w:rPr>
        <w:t xml:space="preserve"> האי בוקא דאטמא דשף מדוכתיה - טרפה;</w:t>
      </w:r>
    </w:p>
    <w:p w14:paraId="6A9D09DE" w14:textId="77777777" w:rsidR="0046556D" w:rsidRDefault="00BD6C4F" w:rsidP="00BD6C4F">
      <w:pPr>
        <w:rPr>
          <w:rtl/>
        </w:rPr>
      </w:pPr>
      <w:r>
        <w:rPr>
          <w:rStyle w:val="2fb"/>
          <w:rtl/>
          <w:rPrChange w:id="10574" w:author="מנוע אמוראים" w:date="2026-10-05T16:40:54Z">
            <w:rPr>
              <w:rtl/>
            </w:rPr>
          </w:rPrChange>
        </w:rPr>
        <w:t xml:space="preserve">ואר</w:t>
      </w:r>
      <w:r>
        <w:rPr>
          <w:rStyle w:val="2fb"/>
          <w:rFonts w:hint="cs"/>
          <w:rtl/>
          <w:rPrChange w:id="10575" w:author="מנוע אמוראים" w:date="2026-10-05T16:40:54Z">
            <w:rPr>
              <w:rFonts w:hint="cs"/>
              <w:rtl/>
            </w:rPr>
          </w:rPrChange>
        </w:rPr>
        <w:t xml:space="preserve">ב</w:t>
      </w:r>
      <w:r>
        <w:rPr>
          <w:rStyle w:val="2fb"/>
          <w:rtl/>
          <w:rPrChange w:id="10576" w:author="מנוע אמוראים" w:date="2026-10-05T16:40:54Z">
            <w:rPr>
              <w:rtl/>
            </w:rPr>
          </w:rPrChange>
        </w:rPr>
        <w:t xml:space="preserve">"</w:t>
      </w:r>
      <w:r>
        <w:rPr>
          <w:rStyle w:val="2fb"/>
          <w:rFonts w:hint="cs"/>
          <w:rtl/>
          <w:rPrChange w:id="10577" w:author="מנוע אמוראים" w:date="2026-10-05T16:40:54Z">
            <w:rPr>
              <w:rFonts w:hint="cs"/>
              <w:rtl/>
            </w:rPr>
          </w:rPrChange>
        </w:rPr>
        <w:t xml:space="preserve">פ</w:t>
      </w:r>
      <w:r>
        <w:rPr>
          <w:rFonts w:hint="cs"/>
          <w:rtl/>
        </w:rPr>
        <w:t xml:space="preserve"> מרב</w:t>
      </w:r>
      <w:r w:rsidRPr="00C63571">
        <w:rPr>
          <w:rtl/>
        </w:rPr>
        <w:t>: לקתה בכוליא אחת - טרפה;</w:t>
      </w:r>
    </w:p>
    <w:p w14:paraId="25907BD7" w14:textId="77777777" w:rsidR="0046556D" w:rsidRDefault="00BD6C4F" w:rsidP="00BD6C4F">
      <w:pPr>
        <w:rPr>
          <w:rtl/>
        </w:rPr>
      </w:pPr>
      <w:r w:rsidRPr="00C63571">
        <w:rPr>
          <w:rtl/>
        </w:rPr>
        <w:t xml:space="preserve">ותנן: ניטל הטחול - כשרה, </w:t>
      </w:r>
      <w:r>
        <w:rPr>
          <w:rStyle w:val="2fb"/>
          <w:rFonts w:hint="cs"/>
          <w:rtl/>
          <w:rPrChange w:id="10578" w:author="מנוע אמוראים" w:date="2026-10-05T16:40:54Z">
            <w:rPr>
              <w:rFonts w:hint="cs"/>
              <w:rtl/>
            </w:rPr>
          </w:rPrChange>
        </w:rPr>
        <w:t xml:space="preserve">ואר</w:t>
      </w:r>
      <w:r>
        <w:rPr>
          <w:rStyle w:val="2fb"/>
          <w:rtl/>
          <w:rPrChange w:id="10579" w:author="מנוע אמוראים" w:date="2026-10-05T16:40:54Z">
            <w:rPr>
              <w:rtl/>
            </w:rPr>
          </w:rPrChange>
        </w:rPr>
        <w:t xml:space="preserve">"</w:t>
      </w:r>
      <w:r>
        <w:rPr>
          <w:rStyle w:val="2fb"/>
          <w:rFonts w:hint="cs"/>
          <w:rtl/>
          <w:rPrChange w:id="10580" w:author="מנוע אמוראים" w:date="2026-10-05T16:40:54Z">
            <w:rPr>
              <w:rFonts w:hint="cs"/>
              <w:rtl/>
            </w:rPr>
          </w:rPrChange>
        </w:rPr>
        <w:t xml:space="preserve">ע</w:t>
      </w:r>
      <w:r>
        <w:rPr>
          <w:rFonts w:hint="cs"/>
          <w:rtl/>
        </w:rPr>
        <w:t xml:space="preserve"> מ</w:t>
      </w:r>
      <w:r w:rsidRPr="00C63571">
        <w:rPr>
          <w:rtl/>
        </w:rPr>
        <w:t xml:space="preserve">דרבא: לא שנו אלא ניטל, אבל </w:t>
      </w:r>
      <w:r w:rsidRPr="000C5072">
        <w:rPr>
          <w:b/>
          <w:bCs/>
          <w:rtl/>
        </w:rPr>
        <w:t>ניקב</w:t>
      </w:r>
      <w:r w:rsidRPr="00C63571">
        <w:rPr>
          <w:rtl/>
        </w:rPr>
        <w:t xml:space="preserve"> - טרפה;</w:t>
      </w:r>
    </w:p>
    <w:p w14:paraId="32EBBA0D" w14:textId="77777777" w:rsidR="0046556D" w:rsidRDefault="00BD6C4F" w:rsidP="00BD6C4F">
      <w:pPr>
        <w:rPr>
          <w:rtl/>
        </w:rPr>
      </w:pPr>
      <w:r>
        <w:rPr>
          <w:rStyle w:val="2fb"/>
          <w:rFonts w:hint="cs"/>
          <w:rtl/>
          <w:rPrChange w:id="10581" w:author="מנוע אמוראים" w:date="2026-10-05T16:40:54Z">
            <w:rPr>
              <w:rFonts w:hint="cs"/>
              <w:rtl/>
            </w:rPr>
          </w:rPrChange>
        </w:rPr>
        <w:t xml:space="preserve">וארבב</w:t>
      </w:r>
      <w:r>
        <w:rPr>
          <w:rStyle w:val="2fb"/>
          <w:rtl/>
          <w:rPrChange w:id="10582" w:author="מנוע אמוראים" w:date="2026-10-05T16:40:54Z">
            <w:rPr>
              <w:rtl/>
            </w:rPr>
          </w:rPrChange>
        </w:rPr>
        <w:t xml:space="preserve">"</w:t>
      </w:r>
      <w:r>
        <w:rPr>
          <w:rStyle w:val="2fb"/>
          <w:rFonts w:hint="cs"/>
          <w:rtl/>
          <w:rPrChange w:id="10583" w:author="מנוע אמוראים" w:date="2026-10-05T16:40:54Z">
            <w:rPr>
              <w:rFonts w:hint="cs"/>
              <w:rtl/>
            </w:rPr>
          </w:rPrChange>
        </w:rPr>
        <w:t xml:space="preserve">ח</w:t>
      </w:r>
      <w:r>
        <w:rPr>
          <w:rFonts w:hint="cs"/>
          <w:rtl/>
        </w:rPr>
        <w:t xml:space="preserve"> מ</w:t>
      </w:r>
      <w:r w:rsidRPr="00C63571">
        <w:rPr>
          <w:rtl/>
        </w:rPr>
        <w:t>שמואל: סימנים שנדלדלו ברובן - טרפה;</w:t>
      </w:r>
    </w:p>
    <w:p w14:paraId="184D617D" w14:textId="77777777" w:rsidR="0046556D" w:rsidRDefault="00BD6C4F" w:rsidP="00BD6C4F">
      <w:pPr>
        <w:rPr>
          <w:rtl/>
        </w:rPr>
      </w:pPr>
      <w:r>
        <w:rPr>
          <w:rStyle w:val="2fb"/>
          <w:rFonts w:hint="cs"/>
          <w:rtl/>
          <w:rPrChange w:id="10584" w:author="מנוע אמוראים" w:date="2026-10-05T16:40:54Z">
            <w:rPr>
              <w:rFonts w:hint="cs"/>
              <w:rtl/>
            </w:rPr>
          </w:rPrChange>
        </w:rPr>
        <w:t xml:space="preserve">רבר</w:t>
      </w:r>
      <w:r>
        <w:rPr>
          <w:rStyle w:val="2fb"/>
          <w:rtl/>
          <w:rPrChange w:id="10585" w:author="מנוע אמוראים" w:date="2026-10-05T16:40:54Z">
            <w:rPr>
              <w:rtl/>
            </w:rPr>
          </w:rPrChange>
        </w:rPr>
        <w:t xml:space="preserve">"</w:t>
      </w:r>
      <w:r>
        <w:rPr>
          <w:rStyle w:val="2fb"/>
          <w:rFonts w:hint="cs"/>
          <w:rtl/>
          <w:rPrChange w:id="10586" w:author="מנוע אמוראים" w:date="2026-10-05T16:40:54Z">
            <w:rPr>
              <w:rFonts w:hint="cs"/>
              <w:rtl/>
            </w:rPr>
          </w:rPrChange>
        </w:rPr>
        <w:t xml:space="preserve">ש</w:t>
      </w:r>
      <w:r>
        <w:rPr>
          <w:rFonts w:hint="cs"/>
          <w:rtl/>
        </w:rPr>
        <w:t xml:space="preserve"> </w:t>
      </w:r>
      <w:r>
        <w:rPr>
          <w:rStyle w:val="2fb"/>
          <w:rFonts w:hint="cs"/>
          <w:rtl/>
          <w:rPrChange w:id="10587" w:author="מנוע אמוראים" w:date="2026-10-05T16:40:54Z">
            <w:rPr>
              <w:rFonts w:hint="cs"/>
              <w:rtl/>
            </w:rPr>
          </w:rPrChange>
        </w:rPr>
        <w:t xml:space="preserve">מר</w:t>
      </w:r>
      <w:r>
        <w:rPr>
          <w:rStyle w:val="2fb"/>
          <w:rtl/>
          <w:rPrChange w:id="10588" w:author="מנוע אמוראים" w:date="2026-10-05T16:40:54Z">
            <w:rPr>
              <w:rtl/>
            </w:rPr>
          </w:rPrChange>
        </w:rPr>
        <w:t xml:space="preserve">"</w:t>
      </w:r>
      <w:r>
        <w:rPr>
          <w:rStyle w:val="2fb"/>
          <w:rFonts w:hint="cs"/>
          <w:rtl/>
          <w:rPrChange w:id="10589" w:author="מנוע אמוראים" w:date="2026-10-05T16:40:54Z">
            <w:rPr>
              <w:rFonts w:hint="cs"/>
              <w:rtl/>
            </w:rPr>
          </w:rPrChange>
        </w:rPr>
        <w:t xml:space="preserve">מ</w:t>
      </w:r>
      <w:r>
        <w:rPr>
          <w:rFonts w:hint="cs"/>
          <w:rtl/>
        </w:rPr>
        <w:t xml:space="preserve"> מ</w:t>
      </w:r>
      <w:r w:rsidRPr="00C63571">
        <w:rPr>
          <w:rtl/>
        </w:rPr>
        <w:t>שמואל: נעקרה צלע מעיקרה - טרפה;</w:t>
      </w:r>
    </w:p>
    <w:p w14:paraId="6BA1A6F0" w14:textId="77777777" w:rsidR="0046556D" w:rsidRDefault="00BD6C4F" w:rsidP="00BD6C4F">
      <w:pPr>
        <w:rPr>
          <w:rtl/>
        </w:rPr>
      </w:pPr>
      <w:r w:rsidRPr="00C63571">
        <w:rPr>
          <w:rtl/>
        </w:rPr>
        <w:t>וגולגולת שנחבסה ברובה, ובשר החופה את רוב הכרס ברובו - טרפה!</w:t>
      </w:r>
    </w:p>
    <w:p w14:paraId="338E3DAC" w14:textId="77777777" w:rsidR="0046556D" w:rsidRDefault="00BD6C4F" w:rsidP="00BD6C4F">
      <w:pPr>
        <w:rPr>
          <w:rtl/>
        </w:rPr>
      </w:pPr>
      <w:r>
        <w:rPr>
          <w:rFonts w:hint="cs"/>
          <w:rtl/>
        </w:rPr>
        <w:t>וא</w:t>
      </w:r>
      <w:r>
        <w:rPr>
          <w:rtl/>
        </w:rPr>
        <w:t>"</w:t>
      </w:r>
      <w:r>
        <w:rPr>
          <w:rFonts w:hint="cs"/>
          <w:rtl/>
        </w:rPr>
        <w:t>א לומר ד</w:t>
      </w:r>
      <w:r w:rsidRPr="00C63571">
        <w:rPr>
          <w:rtl/>
        </w:rPr>
        <w:t xml:space="preserve">נקובי תמניא </w:t>
      </w:r>
      <w:r>
        <w:rPr>
          <w:rFonts w:hint="cs"/>
          <w:rtl/>
        </w:rPr>
        <w:t xml:space="preserve">החשיבם כחד </w:t>
      </w:r>
      <w:r w:rsidRPr="00C63571">
        <w:rPr>
          <w:rtl/>
        </w:rPr>
        <w:t>אפיק שב ועייל שב.</w:t>
      </w:r>
    </w:p>
    <w:p w14:paraId="72E0CC51" w14:textId="77777777" w:rsidR="0046556D" w:rsidRDefault="00BD6C4F" w:rsidP="00BD6C4F">
      <w:pPr>
        <w:rPr>
          <w:rtl/>
        </w:rPr>
      </w:pPr>
      <w:r>
        <w:rPr>
          <w:rFonts w:hint="cs"/>
          <w:rtl/>
        </w:rPr>
        <w:t>דא</w:t>
      </w:r>
      <w:r>
        <w:rPr>
          <w:rtl/>
        </w:rPr>
        <w:t>"</w:t>
      </w:r>
      <w:r>
        <w:rPr>
          <w:rFonts w:hint="cs"/>
          <w:rtl/>
        </w:rPr>
        <w:t>ה</w:t>
      </w:r>
      <w:r w:rsidRPr="00C63571">
        <w:rPr>
          <w:rtl/>
        </w:rPr>
        <w:t xml:space="preserve">, פסוקי נמי תרי </w:t>
      </w:r>
      <w:r>
        <w:rPr>
          <w:rtl/>
        </w:rPr>
        <w:t xml:space="preserve">היו </w:t>
      </w:r>
      <w:r>
        <w:rPr>
          <w:rFonts w:hint="cs"/>
          <w:rtl/>
        </w:rPr>
        <w:t xml:space="preserve">וחשבם כחד אלא הורד אחד </w:t>
      </w:r>
    </w:p>
    <w:p w14:paraId="350B41A7" w14:textId="77777777" w:rsidR="0046556D" w:rsidRDefault="00BD6C4F" w:rsidP="00BD6C4F">
      <w:pPr>
        <w:rPr>
          <w:rtl/>
        </w:rPr>
      </w:pPr>
      <w:r w:rsidRPr="00C63571">
        <w:rPr>
          <w:rtl/>
        </w:rPr>
        <w:t>ועוד, דרב עוירא מדרבא נמי נקובה היא!</w:t>
      </w:r>
    </w:p>
    <w:p w14:paraId="0BE271D2" w14:textId="77777777" w:rsidR="00BD6C4F" w:rsidRPr="003D23F5" w:rsidRDefault="00BD6C4F" w:rsidP="00F07436">
      <w:pPr>
        <w:pStyle w:val="afff3"/>
        <w:framePr w:wrap="around"/>
        <w:rPr>
          <w:rtl/>
        </w:rPr>
      </w:pPr>
      <w:r w:rsidRPr="003D23F5">
        <w:rPr>
          <w:rFonts w:hint="cs"/>
          <w:rtl/>
        </w:rPr>
        <w:t>מג.</w:t>
      </w:r>
    </w:p>
    <w:p w14:paraId="09354A14" w14:textId="77777777" w:rsidR="0046556D" w:rsidRDefault="000828F8" w:rsidP="00C62948">
      <w:pPr>
        <w:pStyle w:val="affffb"/>
      </w:pPr>
      <w:r>
        <w:rPr>
          <w:rtl/>
        </w:rPr>
        <w:t xml:space="preserve">- </w:t>
      </w:r>
      <w:r w:rsidR="00BD6C4F" w:rsidRPr="00C63571">
        <w:rPr>
          <w:rtl/>
        </w:rPr>
        <w:t>אלא הנך תרתי דאפקת לא תיפוק.</w:t>
      </w:r>
    </w:p>
    <w:p w14:paraId="5C678B00" w14:textId="77777777" w:rsidR="00BD6C4F" w:rsidRDefault="0032286F" w:rsidP="0032286F">
      <w:pPr>
        <w:pStyle w:val="affffd"/>
        <w:rPr>
          <w:rtl/>
        </w:rPr>
      </w:pPr>
      <w:r>
        <w:rPr>
          <w:rtl/>
        </w:rPr>
        <w:t>׹</w:t>
      </w:r>
    </w:p>
    <w:p w14:paraId="0B4C5F83" w14:textId="77777777" w:rsidR="0046556D" w:rsidRDefault="00BD6C4F" w:rsidP="00BD6C4F">
      <w:pPr>
        <w:rPr>
          <w:b/>
          <w:bCs/>
          <w:rtl/>
        </w:rPr>
      </w:pPr>
      <w:r w:rsidRPr="000C5072">
        <w:rPr>
          <w:b/>
          <w:bCs/>
          <w:rtl/>
        </w:rPr>
        <w:t xml:space="preserve">עולא, ח' מיני טרפות נאמרו למשה בסיני: </w:t>
      </w:r>
    </w:p>
    <w:p w14:paraId="0BF8D645" w14:textId="77777777" w:rsidR="0046556D" w:rsidRDefault="00BD6C4F" w:rsidP="00BD6C4F">
      <w:pPr>
        <w:rPr>
          <w:rtl/>
        </w:rPr>
      </w:pPr>
      <w:r w:rsidRPr="00C63571">
        <w:rPr>
          <w:rtl/>
        </w:rPr>
        <w:t>נקובה ופסוקה, נטולה וחסורה, קרועה ודרוסה, נפולה ושבורה, לאפוקי לקותא דרכיש בר פפא.</w:t>
      </w:r>
    </w:p>
    <w:p w14:paraId="6440D8F3" w14:textId="77777777" w:rsidR="0046556D" w:rsidRDefault="00BD6C4F" w:rsidP="00BD6C4F">
      <w:pPr>
        <w:rPr>
          <w:rtl/>
        </w:rPr>
      </w:pPr>
      <w:r w:rsidRPr="00C63571">
        <w:rPr>
          <w:rtl/>
        </w:rPr>
        <w:t xml:space="preserve">חייא בר רבא: ח' טרפות יש בנקובה, </w:t>
      </w:r>
      <w:r>
        <w:rPr>
          <w:rFonts w:hint="cs"/>
          <w:rtl/>
        </w:rPr>
        <w:t>[ו</w:t>
      </w:r>
      <w:r>
        <w:rPr>
          <w:rtl/>
        </w:rPr>
        <w:t xml:space="preserve">מרה </w:t>
      </w:r>
      <w:r>
        <w:rPr>
          <w:rStyle w:val="2fb"/>
          <w:rtl/>
          <w:rPrChange w:id="10590" w:author="מנוע אמוראים" w:date="2026-10-05T16:40:54Z">
            <w:rPr>
              <w:rtl/>
            </w:rPr>
          </w:rPrChange>
        </w:rPr>
        <w:t xml:space="preserve">ר</w:t>
      </w:r>
      <w:r>
        <w:rPr>
          <w:rStyle w:val="2fb"/>
          <w:rFonts w:hint="cs"/>
          <w:rtl/>
          <w:rPrChange w:id="10591" w:author="מנוע אמוראים" w:date="2026-10-05T16:40:54Z">
            <w:rPr>
              <w:rFonts w:hint="cs"/>
              <w:rtl/>
            </w:rPr>
          </w:rPrChange>
        </w:rPr>
        <w:t xml:space="preserve">יב</w:t>
      </w:r>
      <w:r>
        <w:rPr>
          <w:rStyle w:val="2fb"/>
          <w:rtl/>
          <w:rPrChange w:id="10592" w:author="מנוע אמוראים" w:date="2026-10-05T16:40:54Z">
            <w:rPr>
              <w:rtl/>
            </w:rPr>
          </w:rPrChange>
        </w:rPr>
        <w:t xml:space="preserve">"</w:t>
      </w:r>
      <w:r>
        <w:rPr>
          <w:rStyle w:val="2fb"/>
          <w:rFonts w:hint="cs"/>
          <w:rtl/>
          <w:rPrChange w:id="10593" w:author="מנוע אמוראים" w:date="2026-10-05T16:40:54Z">
            <w:rPr>
              <w:rFonts w:hint="cs"/>
              <w:rtl/>
            </w:rPr>
          </w:rPrChange>
        </w:rPr>
        <w:t xml:space="preserve">י</w:t>
      </w:r>
      <w:r>
        <w:rPr>
          <w:rFonts w:hint="cs"/>
          <w:rtl/>
        </w:rPr>
        <w:t xml:space="preserve"> הוא דקתני לה]</w:t>
      </w:r>
    </w:p>
    <w:p w14:paraId="26CFD1D9" w14:textId="77777777" w:rsidR="0046556D" w:rsidRDefault="00BD6C4F" w:rsidP="00BD6C4F">
      <w:pPr>
        <w:rPr>
          <w:rtl/>
        </w:rPr>
      </w:pPr>
      <w:r w:rsidRPr="00C63571">
        <w:rPr>
          <w:rtl/>
        </w:rPr>
        <w:t xml:space="preserve">(הלכות חבר כזית מרה וקורקבן, סימן) </w:t>
      </w:r>
    </w:p>
    <w:p w14:paraId="0DB23712" w14:textId="77777777" w:rsidR="0046556D" w:rsidRDefault="00BD6C4F" w:rsidP="00BD6C4F">
      <w:pPr>
        <w:rPr>
          <w:rtl/>
        </w:rPr>
      </w:pPr>
      <w:r>
        <w:rPr>
          <w:rStyle w:val="2fb"/>
          <w:rFonts w:hint="cs"/>
          <w:rtl/>
          <w:rPrChange w:id="10594" w:author="מנוע אמוראים" w:date="2026-10-05T16:40:54Z">
            <w:rPr>
              <w:rFonts w:hint="cs"/>
              <w:rtl/>
            </w:rPr>
          </w:rPrChange>
        </w:rPr>
        <w:t xml:space="preserve">ריצב</w:t>
      </w:r>
      <w:r>
        <w:rPr>
          <w:rStyle w:val="2fb"/>
          <w:rtl/>
          <w:rPrChange w:id="10595" w:author="מנוע אמוראים" w:date="2026-10-05T16:40:54Z">
            <w:rPr>
              <w:rtl/>
            </w:rPr>
          </w:rPrChange>
        </w:rPr>
        <w:t xml:space="preserve">"</w:t>
      </w:r>
      <w:r>
        <w:rPr>
          <w:rStyle w:val="2fb"/>
          <w:rFonts w:hint="cs"/>
          <w:rtl/>
          <w:rPrChange w:id="10596" w:author="מנוע אמוראים" w:date="2026-10-05T16:40:54Z">
            <w:rPr>
              <w:rFonts w:hint="cs"/>
              <w:rtl/>
            </w:rPr>
          </w:rPrChange>
        </w:rPr>
        <w:t xml:space="preserve">י</w:t>
      </w:r>
      <w:r w:rsidRPr="00C63571">
        <w:rPr>
          <w:rtl/>
        </w:rPr>
        <w:t xml:space="preserve"> </w:t>
      </w:r>
      <w:r>
        <w:rPr>
          <w:rStyle w:val="2fb"/>
          <w:rFonts w:hint="cs"/>
          <w:rtl/>
          <w:rPrChange w:id="10597" w:author="מנוע אמוראים" w:date="2026-10-05T16:40:54Z">
            <w:rPr>
              <w:rFonts w:hint="cs"/>
              <w:rtl/>
            </w:rPr>
          </w:rPrChange>
        </w:rPr>
        <w:t xml:space="preserve">מ</w:t>
      </w:r>
      <w:r>
        <w:rPr>
          <w:rStyle w:val="2fb"/>
          <w:rtl/>
          <w:rPrChange w:id="10598" w:author="מנוע אמוראים" w:date="2026-10-05T16:40:54Z">
            <w:rPr>
              <w:rtl/>
            </w:rPr>
          </w:rPrChange>
        </w:rPr>
        <w:t xml:space="preserve">רי"ו</w:t>
      </w:r>
      <w:r>
        <w:rPr>
          <w:rtl/>
        </w:rPr>
        <w:t xml:space="preserve">: הלכה </w:t>
      </w:r>
      <w:r>
        <w:rPr>
          <w:rStyle w:val="2fb"/>
          <w:rtl/>
          <w:rPrChange w:id="10599" w:author="מנוע אמוראים" w:date="2026-10-05T16:40:54Z">
            <w:rPr>
              <w:rtl/>
            </w:rPr>
          </w:rPrChange>
        </w:rPr>
        <w:t xml:space="preserve">כר</w:t>
      </w:r>
      <w:r>
        <w:rPr>
          <w:rStyle w:val="2fb"/>
          <w:rFonts w:hint="cs"/>
          <w:rtl/>
          <w:rPrChange w:id="10600" w:author="מנוע אמוראים" w:date="2026-10-05T16:40:54Z">
            <w:rPr>
              <w:rFonts w:hint="cs"/>
              <w:rtl/>
            </w:rPr>
          </w:rPrChange>
        </w:rPr>
        <w:t xml:space="preserve">יב</w:t>
      </w:r>
      <w:r>
        <w:rPr>
          <w:rStyle w:val="2fb"/>
          <w:rtl/>
          <w:rPrChange w:id="10601" w:author="מנוע אמוראים" w:date="2026-10-05T16:40:54Z">
            <w:rPr>
              <w:rtl/>
            </w:rPr>
          </w:rPrChange>
        </w:rPr>
        <w:t xml:space="preserve">"</w:t>
      </w:r>
      <w:r>
        <w:rPr>
          <w:rStyle w:val="2fb"/>
          <w:rFonts w:hint="cs"/>
          <w:rtl/>
          <w:rPrChange w:id="10602" w:author="מנוע אמוראים" w:date="2026-10-05T16:40:54Z">
            <w:rPr>
              <w:rFonts w:hint="cs"/>
              <w:rtl/>
            </w:rPr>
          </w:rPrChange>
        </w:rPr>
        <w:t xml:space="preserve">י</w:t>
      </w:r>
      <w:r w:rsidRPr="00C63571">
        <w:rPr>
          <w:rtl/>
        </w:rPr>
        <w:t>.</w:t>
      </w:r>
    </w:p>
    <w:p w14:paraId="08F75AB9" w14:textId="77777777" w:rsidR="0046556D" w:rsidRDefault="00BD6C4F" w:rsidP="00BD6C4F">
      <w:pPr>
        <w:rPr>
          <w:rtl/>
        </w:rPr>
      </w:pPr>
      <w:r w:rsidRPr="00C63571">
        <w:rPr>
          <w:rtl/>
        </w:rPr>
        <w:t xml:space="preserve">• </w:t>
      </w:r>
      <w:r>
        <w:rPr>
          <w:rStyle w:val="2fb"/>
          <w:rFonts w:hint="cs"/>
          <w:rtl/>
          <w:rPrChange w:id="10603" w:author="מנוע אמוראים" w:date="2026-10-05T16:40:54Z">
            <w:rPr>
              <w:rFonts w:hint="cs"/>
              <w:rtl/>
            </w:rPr>
          </w:rPrChange>
        </w:rPr>
        <w:t xml:space="preserve">ואריצב</w:t>
      </w:r>
      <w:r>
        <w:rPr>
          <w:rStyle w:val="2fb"/>
          <w:rtl/>
          <w:rPrChange w:id="10604" w:author="מנוע אמוראים" w:date="2026-10-05T16:40:54Z">
            <w:rPr>
              <w:rtl/>
            </w:rPr>
          </w:rPrChange>
        </w:rPr>
        <w:t xml:space="preserve">"</w:t>
      </w:r>
      <w:r>
        <w:rPr>
          <w:rStyle w:val="2fb"/>
          <w:rFonts w:hint="cs"/>
          <w:rtl/>
          <w:rPrChange w:id="10605" w:author="מנוע אמוראים" w:date="2026-10-05T16:40:54Z">
            <w:rPr>
              <w:rFonts w:hint="cs"/>
              <w:rtl/>
            </w:rPr>
          </w:rPrChange>
        </w:rPr>
        <w:t xml:space="preserve">י</w:t>
      </w:r>
      <w:r>
        <w:rPr>
          <w:rFonts w:hint="cs"/>
          <w:rtl/>
        </w:rPr>
        <w:t xml:space="preserve"> </w:t>
      </w:r>
      <w:r>
        <w:rPr>
          <w:rStyle w:val="2fb"/>
          <w:rFonts w:hint="cs"/>
          <w:rtl/>
          <w:rPrChange w:id="10606" w:author="מנוע אמוראים" w:date="2026-10-05T16:40:54Z">
            <w:rPr>
              <w:rFonts w:hint="cs"/>
              <w:rtl/>
            </w:rPr>
          </w:rPrChange>
        </w:rPr>
        <w:t xml:space="preserve">מ</w:t>
      </w:r>
      <w:r>
        <w:rPr>
          <w:rStyle w:val="2fb"/>
          <w:rtl/>
          <w:rPrChange w:id="10607" w:author="מנוע אמוראים" w:date="2026-10-05T16:40:54Z">
            <w:rPr>
              <w:rtl/>
            </w:rPr>
          </w:rPrChange>
        </w:rPr>
        <w:t xml:space="preserve">רי"ו</w:t>
      </w:r>
      <w:r w:rsidRPr="00C63571">
        <w:rPr>
          <w:rtl/>
        </w:rPr>
        <w:t>: מ</w:t>
      </w:r>
      <w:r>
        <w:rPr>
          <w:rFonts w:hint="cs"/>
          <w:rtl/>
        </w:rPr>
        <w:t xml:space="preserve">ה החזירו חבריה </w:t>
      </w:r>
      <w:r>
        <w:rPr>
          <w:rStyle w:val="2fb"/>
          <w:rFonts w:hint="cs"/>
          <w:rtl/>
          <w:rPrChange w:id="10608" w:author="מנוע אמוראים" w:date="2026-10-05T16:40:54Z">
            <w:rPr>
              <w:rFonts w:hint="cs"/>
              <w:rtl/>
            </w:rPr>
          </w:rPrChange>
        </w:rPr>
        <w:t xml:space="preserve">לריב</w:t>
      </w:r>
      <w:r>
        <w:rPr>
          <w:rStyle w:val="2fb"/>
          <w:rtl/>
          <w:rPrChange w:id="10609" w:author="מנוע אמוראים" w:date="2026-10-05T16:40:54Z">
            <w:rPr>
              <w:rtl/>
            </w:rPr>
          </w:rPrChange>
        </w:rPr>
        <w:t xml:space="preserve">"</w:t>
      </w:r>
      <w:r>
        <w:rPr>
          <w:rStyle w:val="2fb"/>
          <w:rFonts w:hint="cs"/>
          <w:rtl/>
          <w:rPrChange w:id="10610" w:author="מנוע אמוראים" w:date="2026-10-05T16:40:54Z">
            <w:rPr>
              <w:rFonts w:hint="cs"/>
              <w:rtl/>
            </w:rPr>
          </w:rPrChange>
        </w:rPr>
        <w:t xml:space="preserve">י</w:t>
      </w:r>
      <w:r w:rsidRPr="00C63571">
        <w:rPr>
          <w:rtl/>
        </w:rPr>
        <w:t xml:space="preserve"> ישפוך לארץ מררתי ועדיין איוב קיים!</w:t>
      </w:r>
    </w:p>
    <w:p w14:paraId="146032FE" w14:textId="77777777" w:rsidR="0046556D" w:rsidRDefault="00BD6C4F" w:rsidP="00BD6C4F">
      <w:pPr>
        <w:rPr>
          <w:rtl/>
        </w:rPr>
      </w:pPr>
      <w:r>
        <w:rPr>
          <w:rFonts w:hint="cs"/>
          <w:rtl/>
        </w:rPr>
        <w:t xml:space="preserve">  </w:t>
      </w:r>
      <w:r w:rsidRPr="00C63571">
        <w:rPr>
          <w:rtl/>
        </w:rPr>
        <w:t>א</w:t>
      </w:r>
      <w:r>
        <w:rPr>
          <w:rtl/>
        </w:rPr>
        <w:t>"</w:t>
      </w:r>
      <w:r>
        <w:rPr>
          <w:rFonts w:hint="cs"/>
          <w:rtl/>
        </w:rPr>
        <w:t>ל</w:t>
      </w:r>
      <w:r w:rsidRPr="00C63571">
        <w:rPr>
          <w:rtl/>
        </w:rPr>
        <w:t>: אין מזכירין מעשה נסים;</w:t>
      </w:r>
    </w:p>
    <w:p w14:paraId="4990EE33" w14:textId="77777777" w:rsidR="0046556D" w:rsidRDefault="00BD6C4F" w:rsidP="00BD6C4F">
      <w:pPr>
        <w:rPr>
          <w:rtl/>
        </w:rPr>
      </w:pPr>
      <w:r>
        <w:rPr>
          <w:rFonts w:hint="cs"/>
          <w:rtl/>
        </w:rPr>
        <w:t xml:space="preserve">  </w:t>
      </w:r>
      <w:r w:rsidRPr="00C63571">
        <w:rPr>
          <w:rtl/>
        </w:rPr>
        <w:t>דא</w:t>
      </w:r>
      <w:r>
        <w:rPr>
          <w:rFonts w:hint="cs"/>
          <w:rtl/>
        </w:rPr>
        <w:t>לת</w:t>
      </w:r>
      <w:r>
        <w:rPr>
          <w:rtl/>
        </w:rPr>
        <w:t>"</w:t>
      </w:r>
      <w:r>
        <w:rPr>
          <w:rFonts w:hint="cs"/>
          <w:rtl/>
        </w:rPr>
        <w:t xml:space="preserve">ה </w:t>
      </w:r>
      <w:r w:rsidRPr="00C63571">
        <w:rPr>
          <w:rtl/>
        </w:rPr>
        <w:t xml:space="preserve">יפלח כליותי ולא יחמול מי חיי? אלא </w:t>
      </w:r>
      <w:r>
        <w:rPr>
          <w:rFonts w:hint="cs"/>
          <w:rtl/>
        </w:rPr>
        <w:t xml:space="preserve">שאני </w:t>
      </w:r>
      <w:r w:rsidRPr="00C63571">
        <w:rPr>
          <w:rtl/>
        </w:rPr>
        <w:t>ניסא</w:t>
      </w:r>
      <w:r>
        <w:rPr>
          <w:rFonts w:hint="cs"/>
          <w:rtl/>
        </w:rPr>
        <w:t xml:space="preserve"> </w:t>
      </w:r>
      <w:r w:rsidRPr="00664445">
        <w:rPr>
          <w:rStyle w:val="afffff0"/>
          <w:rFonts w:hint="cs"/>
          <w:rtl/>
        </w:rPr>
        <w:t>ד'</w:t>
      </w:r>
      <w:r w:rsidRPr="00664445">
        <w:rPr>
          <w:rStyle w:val="afffff0"/>
          <w:rtl/>
        </w:rPr>
        <w:t>רק את נפשו שמור</w:t>
      </w:r>
      <w:r w:rsidRPr="00664445">
        <w:rPr>
          <w:rStyle w:val="afffff0"/>
          <w:rFonts w:hint="cs"/>
          <w:rtl/>
        </w:rPr>
        <w:t>'</w:t>
      </w:r>
      <w:r w:rsidRPr="00664445">
        <w:rPr>
          <w:rStyle w:val="afffff0"/>
          <w:rtl/>
        </w:rPr>
        <w:t>,</w:t>
      </w:r>
      <w:r w:rsidRPr="00C63571">
        <w:rPr>
          <w:rtl/>
        </w:rPr>
        <w:t xml:space="preserve"> </w:t>
      </w:r>
      <w:r>
        <w:rPr>
          <w:rFonts w:hint="cs"/>
          <w:rtl/>
        </w:rPr>
        <w:t>ה</w:t>
      </w:r>
      <w:r>
        <w:rPr>
          <w:rtl/>
        </w:rPr>
        <w:t>"</w:t>
      </w:r>
      <w:r>
        <w:rPr>
          <w:rFonts w:hint="cs"/>
          <w:rtl/>
        </w:rPr>
        <w:t>נ</w:t>
      </w:r>
      <w:r w:rsidRPr="00C63571">
        <w:rPr>
          <w:rtl/>
        </w:rPr>
        <w:t xml:space="preserve"> שאני</w:t>
      </w:r>
      <w:r>
        <w:rPr>
          <w:rFonts w:hint="cs"/>
          <w:rtl/>
        </w:rPr>
        <w:t xml:space="preserve"> ניסא</w:t>
      </w:r>
      <w:r w:rsidRPr="00C63571">
        <w:rPr>
          <w:rtl/>
        </w:rPr>
        <w:t>.</w:t>
      </w:r>
    </w:p>
    <w:p w14:paraId="580EEFA5" w14:textId="77777777" w:rsidR="0046556D" w:rsidRDefault="00BD6C4F" w:rsidP="00BD6C4F">
      <w:pPr>
        <w:rPr>
          <w:rtl/>
        </w:rPr>
      </w:pPr>
      <w:r w:rsidRPr="00C63571">
        <w:rPr>
          <w:rtl/>
        </w:rPr>
        <w:t xml:space="preserve">• </w:t>
      </w:r>
      <w:r>
        <w:rPr>
          <w:rStyle w:val="2fb"/>
          <w:rFonts w:hint="cs"/>
          <w:rtl/>
          <w:rPrChange w:id="10611" w:author="מנוע אמוראים" w:date="2026-10-05T16:40:54Z">
            <w:rPr>
              <w:rFonts w:hint="cs"/>
              <w:rtl/>
            </w:rPr>
          </w:rPrChange>
        </w:rPr>
        <w:t xml:space="preserve">ריצב</w:t>
      </w:r>
      <w:r>
        <w:rPr>
          <w:rStyle w:val="2fb"/>
          <w:rtl/>
          <w:rPrChange w:id="10612" w:author="מנוע אמוראים" w:date="2026-10-05T16:40:54Z">
            <w:rPr>
              <w:rtl/>
            </w:rPr>
          </w:rPrChange>
        </w:rPr>
        <w:t xml:space="preserve">"</w:t>
      </w:r>
      <w:r>
        <w:rPr>
          <w:rStyle w:val="2fb"/>
          <w:rFonts w:hint="cs"/>
          <w:rtl/>
          <w:rPrChange w:id="10613" w:author="מנוע אמוראים" w:date="2026-10-05T16:40:54Z">
            <w:rPr>
              <w:rFonts w:hint="cs"/>
              <w:rtl/>
            </w:rPr>
          </w:rPrChange>
        </w:rPr>
        <w:t xml:space="preserve">יו</w:t>
      </w:r>
      <w:r w:rsidRPr="00C63571">
        <w:rPr>
          <w:rtl/>
        </w:rPr>
        <w:t xml:space="preserve"> </w:t>
      </w:r>
      <w:r>
        <w:rPr>
          <w:rStyle w:val="2fb"/>
          <w:rFonts w:hint="cs"/>
          <w:rtl/>
          <w:rPrChange w:id="10614" w:author="מנוע אמוראים" w:date="2026-10-05T16:40:54Z">
            <w:rPr>
              <w:rFonts w:hint="cs"/>
              <w:rtl/>
            </w:rPr>
          </w:rPrChange>
        </w:rPr>
        <w:t xml:space="preserve">מרי</w:t>
      </w:r>
      <w:r>
        <w:rPr>
          <w:rStyle w:val="2fb"/>
          <w:rtl/>
          <w:rPrChange w:id="10615" w:author="מנוע אמוראים" w:date="2026-10-05T16:40:54Z">
            <w:rPr>
              <w:rtl/>
            </w:rPr>
          </w:rPrChange>
        </w:rPr>
        <w:t xml:space="preserve">"</w:t>
      </w:r>
      <w:r>
        <w:rPr>
          <w:rStyle w:val="2fb"/>
          <w:rFonts w:hint="cs"/>
          <w:rtl/>
          <w:rPrChange w:id="10616" w:author="מנוע אמוראים" w:date="2026-10-05T16:40:54Z">
            <w:rPr>
              <w:rFonts w:hint="cs"/>
              <w:rtl/>
            </w:rPr>
          </w:rPrChange>
        </w:rPr>
        <w:t xml:space="preserve">ו</w:t>
      </w:r>
      <w:r>
        <w:rPr>
          <w:rFonts w:hint="cs"/>
          <w:rtl/>
        </w:rPr>
        <w:t xml:space="preserve">: הלכ</w:t>
      </w:r>
      <w:r w:rsidRPr="00C63571">
        <w:rPr>
          <w:rtl/>
        </w:rPr>
        <w:t>ה כדברי האומר כזית.</w:t>
      </w:r>
    </w:p>
    <w:p w14:paraId="500C73F8" w14:textId="77777777" w:rsidR="0046556D" w:rsidRDefault="00BD6C4F" w:rsidP="00BD6C4F">
      <w:pPr>
        <w:rPr>
          <w:rtl/>
        </w:rPr>
      </w:pPr>
      <w:r>
        <w:rPr>
          <w:rFonts w:hint="cs"/>
          <w:rtl/>
        </w:rPr>
        <w:t xml:space="preserve">והך </w:t>
      </w:r>
      <w:r>
        <w:rPr>
          <w:rStyle w:val="2fb"/>
          <w:rFonts w:hint="cs"/>
          <w:rtl/>
          <w:rPrChange w:id="10617" w:author="מנוע אמוראים" w:date="2026-10-05T16:40:54Z">
            <w:rPr>
              <w:rFonts w:hint="cs"/>
              <w:rtl/>
            </w:rPr>
          </w:rPrChange>
        </w:rPr>
        <w:t xml:space="preserve">דרי</w:t>
      </w:r>
      <w:r>
        <w:rPr>
          <w:rStyle w:val="2fb"/>
          <w:rtl/>
          <w:rPrChange w:id="10618" w:author="מנוע אמוראים" w:date="2026-10-05T16:40:54Z">
            <w:rPr>
              <w:rtl/>
            </w:rPr>
          </w:rPrChange>
        </w:rPr>
        <w:t xml:space="preserve">"</w:t>
      </w:r>
      <w:r>
        <w:rPr>
          <w:rStyle w:val="2fb"/>
          <w:rFonts w:hint="cs"/>
          <w:rtl/>
          <w:rPrChange w:id="10619" w:author="מנוע אמוראים" w:date="2026-10-05T16:40:54Z">
            <w:rPr>
              <w:rFonts w:hint="cs"/>
              <w:rtl/>
            </w:rPr>
          </w:rPrChange>
        </w:rPr>
        <w:t xml:space="preserve">ו</w:t>
      </w:r>
      <w:r w:rsidRPr="00C63571">
        <w:rPr>
          <w:rtl/>
        </w:rPr>
        <w:t>: הלכה כסתם משנה, ותנן: ניטלה הכבד ולא נשתייר הימנה כלום, הא נשתייר כשרה א</w:t>
      </w:r>
      <w:r>
        <w:rPr>
          <w:rFonts w:hint="cs"/>
          <w:rtl/>
        </w:rPr>
        <w:t>פי בלי כזית.</w:t>
      </w:r>
    </w:p>
    <w:p w14:paraId="08C9C192" w14:textId="0182DFF4" w:rsidR="0046556D" w:rsidRDefault="00BD6C4F" w:rsidP="00BD6C4F">
      <w:pPr>
        <w:rPr>
          <w:rtl/>
        </w:rPr>
      </w:pPr>
      <w:r w:rsidRPr="00C63571">
        <w:rPr>
          <w:rtl/>
        </w:rPr>
        <w:t>אמוראי נינהו ואליבא דר</w:t>
      </w:r>
      <w:r>
        <w:rPr>
          <w:rFonts w:hint="cs"/>
          <w:rtl/>
        </w:rPr>
        <w:t>י'ו אי</w:t>
      </w:r>
      <w:r w:rsidRPr="00C63571">
        <w:rPr>
          <w:rtl/>
        </w:rPr>
        <w:t xml:space="preserve"> מרה שניקבה וכבד סותמתה - כשרה.</w:t>
      </w:r>
    </w:p>
    <w:p w14:paraId="3F13B4AA" w14:textId="14D64F70" w:rsidR="0046556D" w:rsidRDefault="00BD6C4F" w:rsidP="00BD6C4F">
      <w:pPr>
        <w:rPr>
          <w:rtl/>
        </w:rPr>
      </w:pPr>
      <w:r>
        <w:rPr>
          <w:rFonts w:hint="cs"/>
          <w:rtl/>
        </w:rPr>
        <w:t>או ד</w:t>
      </w:r>
      <w:r w:rsidRPr="00C63571">
        <w:rPr>
          <w:rtl/>
        </w:rPr>
        <w:t>ניקב הקורקבן וכיס שלו קיים - כשר.</w:t>
      </w:r>
    </w:p>
    <w:p w14:paraId="7206A131" w14:textId="77777777" w:rsidR="0046556D" w:rsidRDefault="00BD6C4F" w:rsidP="00BD6C4F">
      <w:pPr>
        <w:rPr>
          <w:b/>
          <w:bCs/>
          <w:rtl/>
        </w:rPr>
      </w:pPr>
      <w:r w:rsidRPr="000C5072">
        <w:rPr>
          <w:b/>
          <w:bCs/>
          <w:rtl/>
        </w:rPr>
        <w:t xml:space="preserve">• איבעיא להו: ניקב הכיס וקורקבן קיים, מאי? </w:t>
      </w:r>
    </w:p>
    <w:p w14:paraId="0362C0ED" w14:textId="77777777" w:rsidR="0046556D" w:rsidRDefault="00BD6C4F" w:rsidP="00BD6C4F">
      <w:pPr>
        <w:rPr>
          <w:rtl/>
        </w:rPr>
      </w:pPr>
      <w:r>
        <w:rPr>
          <w:rtl/>
        </w:rPr>
        <w:t>ת"ש</w:t>
      </w:r>
      <w:r>
        <w:rPr>
          <w:rFonts w:hint="cs"/>
          <w:rtl/>
        </w:rPr>
        <w:t xml:space="preserve"> </w:t>
      </w:r>
      <w:r>
        <w:rPr>
          <w:rStyle w:val="2fb"/>
          <w:rFonts w:hint="cs"/>
          <w:rtl/>
          <w:rPrChange w:id="10620" w:author="מנוע אמוראים" w:date="2026-10-05T16:40:54Z">
            <w:rPr>
              <w:rFonts w:hint="cs"/>
              <w:rtl/>
            </w:rPr>
          </w:rPrChange>
        </w:rPr>
        <w:t xml:space="preserve">דאר</w:t>
      </w:r>
      <w:r>
        <w:rPr>
          <w:rStyle w:val="2fb"/>
          <w:rtl/>
          <w:rPrChange w:id="10621" w:author="מנוע אמוראים" w:date="2026-10-05T16:40:54Z">
            <w:rPr>
              <w:rtl/>
            </w:rPr>
          </w:rPrChange>
        </w:rPr>
        <w:t xml:space="preserve">"</w:t>
      </w:r>
      <w:r>
        <w:rPr>
          <w:rStyle w:val="2fb"/>
          <w:rFonts w:hint="cs"/>
          <w:rtl/>
          <w:rPrChange w:id="10622" w:author="מנוע אמוראים" w:date="2026-10-05T16:40:54Z">
            <w:rPr>
              <w:rFonts w:hint="cs"/>
              <w:rtl/>
            </w:rPr>
          </w:rPrChange>
        </w:rPr>
        <w:t xml:space="preserve">נ</w:t>
      </w:r>
      <w:r w:rsidRPr="00C63571">
        <w:rPr>
          <w:rtl/>
        </w:rPr>
        <w:t>: ניקב זה בלא זה - כשר.</w:t>
      </w:r>
    </w:p>
    <w:p w14:paraId="7E8FFBC4" w14:textId="77777777" w:rsidR="0046556D" w:rsidRDefault="00BD6C4F" w:rsidP="00BD6C4F">
      <w:pPr>
        <w:rPr>
          <w:rtl/>
        </w:rPr>
      </w:pPr>
      <w:r w:rsidRPr="00C63571">
        <w:rPr>
          <w:rtl/>
        </w:rPr>
        <w:t>רבא: שני עורות יש לו לוושט, חיצון אדום ופנימי לבן, ניקב זה בלא זה - כשר.</w:t>
      </w:r>
      <w:r>
        <w:rPr>
          <w:rFonts w:hint="cs"/>
          <w:rtl/>
        </w:rPr>
        <w:t xml:space="preserve"> וקמ</w:t>
      </w:r>
      <w:r>
        <w:rPr>
          <w:rtl/>
        </w:rPr>
        <w:t>"</w:t>
      </w:r>
      <w:r>
        <w:rPr>
          <w:rFonts w:hint="cs"/>
          <w:rtl/>
        </w:rPr>
        <w:t>ל דאי חליף טריפה</w:t>
      </w:r>
    </w:p>
    <w:p w14:paraId="74BA8CD4" w14:textId="77777777" w:rsidR="0046556D" w:rsidRDefault="0046556D" w:rsidP="00BD6C4F">
      <w:pPr>
        <w:rPr>
          <w:rtl/>
        </w:rPr>
      </w:pPr>
    </w:p>
    <w:p w14:paraId="33B9A052" w14:textId="77777777" w:rsidR="0046556D" w:rsidRDefault="00BD6C4F" w:rsidP="00BD6C4F">
      <w:pPr>
        <w:rPr>
          <w:b/>
          <w:bCs/>
          <w:rtl/>
        </w:rPr>
      </w:pPr>
      <w:r w:rsidRPr="000C5072">
        <w:rPr>
          <w:b/>
          <w:bCs/>
          <w:rtl/>
        </w:rPr>
        <w:t xml:space="preserve">• אבעיא להו: ניקבו שניהם זה שלא כנגד זה, מהו? </w:t>
      </w:r>
    </w:p>
    <w:p w14:paraId="734834A4" w14:textId="77777777" w:rsidR="0046556D" w:rsidRDefault="00BD6C4F" w:rsidP="00BD6C4F">
      <w:pPr>
        <w:rPr>
          <w:rtl/>
        </w:rPr>
      </w:pPr>
      <w:r>
        <w:rPr>
          <w:rFonts w:hint="cs"/>
          <w:rtl/>
        </w:rPr>
        <w:t>מ</w:t>
      </w:r>
      <w:r>
        <w:rPr>
          <w:rtl/>
        </w:rPr>
        <w:t>"</w:t>
      </w:r>
      <w:r>
        <w:rPr>
          <w:rFonts w:hint="cs"/>
          <w:rtl/>
        </w:rPr>
        <w:t xml:space="preserve">ז </w:t>
      </w:r>
      <w:r>
        <w:rPr>
          <w:rStyle w:val="2fb"/>
          <w:rFonts w:hint="cs"/>
          <w:rtl/>
          <w:rPrChange w:id="10623" w:author="מנוע אמוראים" w:date="2026-10-05T16:40:54Z">
            <w:rPr>
              <w:rFonts w:hint="cs"/>
              <w:rtl/>
            </w:rPr>
          </w:rPrChange>
        </w:rPr>
        <w:t xml:space="preserve">מדר</w:t>
      </w:r>
      <w:r>
        <w:rPr>
          <w:rStyle w:val="2fb"/>
          <w:rtl/>
          <w:rPrChange w:id="10624" w:author="מנוע אמוראים" w:date="2026-10-05T16:40:54Z">
            <w:rPr>
              <w:rtl/>
            </w:rPr>
          </w:rPrChange>
        </w:rPr>
        <w:t xml:space="preserve">"</w:t>
      </w:r>
      <w:r>
        <w:rPr>
          <w:rStyle w:val="2fb"/>
          <w:rFonts w:hint="cs"/>
          <w:rtl/>
          <w:rPrChange w:id="10625" w:author="מנוע אמוראים" w:date="2026-10-05T16:40:54Z">
            <w:rPr>
              <w:rFonts w:hint="cs"/>
              <w:rtl/>
            </w:rPr>
          </w:rPrChange>
        </w:rPr>
        <w:t xml:space="preserve">פ</w:t>
      </w:r>
      <w:r w:rsidRPr="00C63571">
        <w:rPr>
          <w:rtl/>
        </w:rPr>
        <w:t>: בוושט - כשר, בקורקבן - פסול.</w:t>
      </w:r>
    </w:p>
    <w:p w14:paraId="34186307" w14:textId="77777777" w:rsidR="0046556D" w:rsidRDefault="00BD6C4F" w:rsidP="00BD6C4F">
      <w:pPr>
        <w:rPr>
          <w:rtl/>
        </w:rPr>
      </w:pPr>
      <w:r w:rsidRPr="00C63571">
        <w:rPr>
          <w:rtl/>
        </w:rPr>
        <w:t>מתקיף רב אשי: אדרבה, וושט דא</w:t>
      </w:r>
      <w:r>
        <w:rPr>
          <w:rFonts w:hint="cs"/>
          <w:rtl/>
        </w:rPr>
        <w:t xml:space="preserve">וכלת ופועה בו רווח ומתכווץ ופעמים דמכוונים אהדדי </w:t>
      </w:r>
    </w:p>
    <w:p w14:paraId="269BC94E" w14:textId="7CB22D37" w:rsidR="0046556D" w:rsidRDefault="00BD6C4F" w:rsidP="00BD6C4F">
      <w:pPr>
        <w:rPr>
          <w:rtl/>
        </w:rPr>
      </w:pPr>
      <w:r>
        <w:rPr>
          <w:rFonts w:hint="cs"/>
          <w:rtl/>
        </w:rPr>
        <w:t xml:space="preserve">  אבל קורקבן נשאר במקומו </w:t>
      </w:r>
    </w:p>
    <w:p w14:paraId="41866CEF" w14:textId="77777777" w:rsidR="0046556D" w:rsidRDefault="00BD6C4F" w:rsidP="00BD6C4F">
      <w:pPr>
        <w:rPr>
          <w:rtl/>
        </w:rPr>
      </w:pPr>
      <w:r>
        <w:rPr>
          <w:rtl/>
        </w:rPr>
        <w:t xml:space="preserve">א"ל </w:t>
      </w:r>
      <w:r>
        <w:rPr>
          <w:rStyle w:val="2fb"/>
          <w:rtl/>
          <w:rPrChange w:id="10626" w:author="מנוע אמוראים" w:date="2026-10-05T16:40:54Z">
            <w:rPr>
              <w:rtl/>
            </w:rPr>
          </w:rPrChange>
        </w:rPr>
        <w:t xml:space="preserve">ר</w:t>
      </w:r>
      <w:r>
        <w:rPr>
          <w:rStyle w:val="2fb"/>
          <w:rFonts w:hint="cs"/>
          <w:rtl/>
          <w:rPrChange w:id="10627" w:author="מנוע אמוראים" w:date="2026-10-05T16:40:54Z">
            <w:rPr>
              <w:rFonts w:hint="cs"/>
              <w:rtl/>
            </w:rPr>
          </w:rPrChange>
        </w:rPr>
        <w:t xml:space="preserve">אבדר</w:t>
      </w:r>
      <w:r>
        <w:rPr>
          <w:rStyle w:val="2fb"/>
          <w:rtl/>
          <w:rPrChange w:id="10628" w:author="מנוע אמוראים" w:date="2026-10-05T16:40:54Z">
            <w:rPr>
              <w:rtl/>
            </w:rPr>
          </w:rPrChange>
        </w:rPr>
        <w:t xml:space="preserve">"</w:t>
      </w:r>
      <w:r>
        <w:rPr>
          <w:rStyle w:val="2fb"/>
          <w:rFonts w:hint="cs"/>
          <w:rtl/>
          <w:rPrChange w:id="10629" w:author="מנוע אמוראים" w:date="2026-10-05T16:40:54Z">
            <w:rPr>
              <w:rFonts w:hint="cs"/>
              <w:rtl/>
            </w:rPr>
          </w:rPrChange>
        </w:rPr>
        <w:t xml:space="preserve">י</w:t>
      </w:r>
      <w:r>
        <w:rPr>
          <w:rFonts w:hint="cs"/>
          <w:rtl/>
        </w:rPr>
        <w:t xml:space="preserve"> </w:t>
      </w:r>
      <w:r>
        <w:rPr>
          <w:rStyle w:val="2fb"/>
          <w:rFonts w:hint="cs"/>
          <w:rtl/>
          <w:rPrChange w:id="10630" w:author="מנוע אמוראים" w:date="2026-10-05T16:40:54Z">
            <w:rPr>
              <w:rFonts w:hint="cs"/>
              <w:rtl/>
            </w:rPr>
          </w:rPrChange>
        </w:rPr>
        <w:t xml:space="preserve">לר</w:t>
      </w:r>
      <w:r>
        <w:rPr>
          <w:rStyle w:val="2fb"/>
          <w:rtl/>
          <w:rPrChange w:id="10631" w:author="מנוע אמוראים" w:date="2026-10-05T16:40:54Z">
            <w:rPr>
              <w:rtl/>
            </w:rPr>
          </w:rPrChange>
        </w:rPr>
        <w:t xml:space="preserve">"</w:t>
      </w:r>
      <w:r>
        <w:rPr>
          <w:rStyle w:val="2fb"/>
          <w:rFonts w:hint="cs"/>
          <w:rtl/>
          <w:rPrChange w:id="10632" w:author="מנוע אמוראים" w:date="2026-10-05T16:40:54Z">
            <w:rPr>
              <w:rFonts w:hint="cs"/>
              <w:rtl/>
            </w:rPr>
          </w:rPrChange>
        </w:rPr>
        <w:t xml:space="preserve">א</w:t>
      </w:r>
      <w:r>
        <w:rPr>
          <w:rtl/>
        </w:rPr>
        <w:t xml:space="preserve">: אמרינן </w:t>
      </w:r>
      <w:r>
        <w:rPr>
          <w:rStyle w:val="2fb"/>
          <w:rtl/>
          <w:rPrChange w:id="10633" w:author="מנוע אמוראים" w:date="2026-10-05T16:40:54Z">
            <w:rPr>
              <w:rtl/>
            </w:rPr>
          </w:rPrChange>
        </w:rPr>
        <w:t xml:space="preserve">מ</w:t>
      </w:r>
      <w:r>
        <w:rPr>
          <w:rStyle w:val="2fb"/>
          <w:rFonts w:hint="cs"/>
          <w:rtl/>
          <w:rPrChange w:id="10634" w:author="מנוע אמוראים" w:date="2026-10-05T16:40:54Z">
            <w:rPr>
              <w:rFonts w:hint="cs"/>
              <w:rtl/>
            </w:rPr>
          </w:rPrChange>
        </w:rPr>
        <w:t xml:space="preserve">דר</w:t>
      </w:r>
      <w:r>
        <w:rPr>
          <w:rStyle w:val="2fb"/>
          <w:rtl/>
          <w:rPrChange w:id="10635" w:author="מנוע אמוראים" w:date="2026-10-05T16:40:54Z">
            <w:rPr>
              <w:rtl/>
            </w:rPr>
          </w:rPrChange>
        </w:rPr>
        <w:t xml:space="preserve">"</w:t>
      </w:r>
      <w:r>
        <w:rPr>
          <w:rStyle w:val="2fb"/>
          <w:rFonts w:hint="cs"/>
          <w:rtl/>
          <w:rPrChange w:id="10636" w:author="מנוע אמוראים" w:date="2026-10-05T16:40:54Z">
            <w:rPr>
              <w:rFonts w:hint="cs"/>
              <w:rtl/>
            </w:rPr>
          </w:rPrChange>
        </w:rPr>
        <w:t xml:space="preserve">פ</w:t>
      </w:r>
      <w:r>
        <w:rPr>
          <w:rFonts w:hint="cs"/>
          <w:rtl/>
        </w:rPr>
        <w:t xml:space="preserve"> כמותך</w:t>
      </w:r>
      <w:r w:rsidRPr="00C63571">
        <w:rPr>
          <w:rtl/>
        </w:rPr>
        <w:t>.</w:t>
      </w:r>
    </w:p>
    <w:p w14:paraId="5D0DDE1F" w14:textId="77777777" w:rsidR="0046556D" w:rsidRDefault="00BD6C4F" w:rsidP="00BD6C4F">
      <w:pPr>
        <w:rPr>
          <w:rtl/>
        </w:rPr>
      </w:pPr>
      <w:r w:rsidRPr="00C63571">
        <w:rPr>
          <w:rtl/>
        </w:rPr>
        <w:t>• רבה: קרום שעלה מחמת מכה בוושט - אינו קרום.</w:t>
      </w:r>
    </w:p>
    <w:p w14:paraId="780F282B" w14:textId="77777777" w:rsidR="0046556D" w:rsidRDefault="00BD6C4F" w:rsidP="00BD6C4F">
      <w:pPr>
        <w:rPr>
          <w:rtl/>
        </w:rPr>
      </w:pPr>
      <w:r w:rsidRPr="00C63571">
        <w:rPr>
          <w:rtl/>
        </w:rPr>
        <w:t>• רבה: וושט אין לו בדיקה מבחוץ אלא בפנים.</w:t>
      </w:r>
      <w:r>
        <w:rPr>
          <w:rFonts w:hint="cs"/>
          <w:rtl/>
        </w:rPr>
        <w:t xml:space="preserve">  </w:t>
      </w:r>
      <w:r>
        <w:rPr>
          <w:rtl/>
        </w:rPr>
        <w:t>–</w:t>
      </w:r>
      <w:r>
        <w:rPr>
          <w:rFonts w:hint="cs"/>
          <w:rtl/>
        </w:rPr>
        <w:t xml:space="preserve"> נפק</w:t>
      </w:r>
      <w:r>
        <w:rPr>
          <w:rtl/>
        </w:rPr>
        <w:t>"</w:t>
      </w:r>
      <w:r>
        <w:rPr>
          <w:rFonts w:hint="cs"/>
          <w:rtl/>
        </w:rPr>
        <w:t>מ לספק דרוסה</w:t>
      </w:r>
    </w:p>
    <w:p w14:paraId="788502D0" w14:textId="77777777" w:rsidR="00BD6C4F" w:rsidRPr="003D23F5" w:rsidRDefault="00BD6C4F" w:rsidP="00F07436">
      <w:pPr>
        <w:pStyle w:val="afff3"/>
        <w:framePr w:wrap="around"/>
        <w:rPr>
          <w:rtl/>
        </w:rPr>
      </w:pPr>
      <w:r w:rsidRPr="003D23F5">
        <w:rPr>
          <w:rFonts w:hint="cs"/>
          <w:rtl/>
        </w:rPr>
        <w:t>מג:</w:t>
      </w:r>
    </w:p>
    <w:p w14:paraId="21C9D5E2" w14:textId="77777777" w:rsidR="0046556D" w:rsidRDefault="0046556D" w:rsidP="00BD6C4F">
      <w:pPr>
        <w:rPr>
          <w:rtl/>
        </w:rPr>
      </w:pPr>
    </w:p>
    <w:p w14:paraId="571EFD5E" w14:textId="77777777" w:rsidR="0046556D" w:rsidRDefault="00BD6C4F" w:rsidP="00BD6C4F">
      <w:pPr>
        <w:rPr>
          <w:rtl/>
        </w:rPr>
      </w:pPr>
      <w:r w:rsidRPr="00C63571">
        <w:rPr>
          <w:rtl/>
        </w:rPr>
        <w:t xml:space="preserve">• ספק דרוסה </w:t>
      </w:r>
      <w:r>
        <w:rPr>
          <w:rFonts w:hint="cs"/>
          <w:rtl/>
        </w:rPr>
        <w:t>שבאה לפני</w:t>
      </w:r>
      <w:r w:rsidRPr="00C63571">
        <w:rPr>
          <w:rtl/>
        </w:rPr>
        <w:t xml:space="preserve"> רבה, </w:t>
      </w:r>
      <w:r>
        <w:rPr>
          <w:rFonts w:hint="cs"/>
          <w:rtl/>
        </w:rPr>
        <w:t xml:space="preserve">ובדק רבה לוושט מבחוץ </w:t>
      </w:r>
    </w:p>
    <w:p w14:paraId="5AEAD6D0" w14:textId="77777777" w:rsidR="0046556D" w:rsidRDefault="00BD6C4F" w:rsidP="00BD6C4F">
      <w:pPr>
        <w:rPr>
          <w:rtl/>
        </w:rPr>
      </w:pPr>
      <w:r w:rsidRPr="00C63571">
        <w:rPr>
          <w:rtl/>
        </w:rPr>
        <w:t>א"ל אביי, והא מר הוא דאמר: וושט אין לו בדיקה אלא מבפנים!</w:t>
      </w:r>
    </w:p>
    <w:p w14:paraId="7E3FD754" w14:textId="77777777" w:rsidR="0046556D" w:rsidRDefault="00BD6C4F" w:rsidP="00BD6C4F">
      <w:pPr>
        <w:rPr>
          <w:rtl/>
        </w:rPr>
      </w:pPr>
      <w:r>
        <w:rPr>
          <w:rFonts w:hint="cs"/>
          <w:rtl/>
        </w:rPr>
        <w:t xml:space="preserve">הפכו רבה ובדקו ומצא על זה ב' חוטי דם והטריפה ורק רצה לחדודי לאביי </w:t>
      </w:r>
    </w:p>
    <w:p w14:paraId="7234B5B0" w14:textId="77777777" w:rsidR="0046556D" w:rsidRDefault="0046556D" w:rsidP="00BD6C4F">
      <w:pPr>
        <w:rPr>
          <w:rtl/>
        </w:rPr>
      </w:pPr>
    </w:p>
    <w:p w14:paraId="6B2B0AA9" w14:textId="77777777" w:rsidR="0046556D" w:rsidRDefault="00BD6C4F" w:rsidP="00BD6C4F">
      <w:pPr>
        <w:rPr>
          <w:b/>
          <w:bCs/>
          <w:rtl/>
        </w:rPr>
      </w:pPr>
      <w:r w:rsidRPr="00C63571">
        <w:rPr>
          <w:rtl/>
        </w:rPr>
        <w:t xml:space="preserve">• </w:t>
      </w:r>
      <w:r w:rsidRPr="000C5072">
        <w:rPr>
          <w:b/>
          <w:bCs/>
          <w:rtl/>
        </w:rPr>
        <w:t>עולא: ישב לו קוץ בוושט - אין חוששין שמא הבריא.</w:t>
      </w:r>
    </w:p>
    <w:p w14:paraId="6D44DA9F" w14:textId="77777777" w:rsidR="0046556D" w:rsidRDefault="00BD6C4F" w:rsidP="00BD6C4F">
      <w:pPr>
        <w:rPr>
          <w:rtl/>
        </w:rPr>
      </w:pPr>
      <w:r>
        <w:rPr>
          <w:rFonts w:hint="cs"/>
          <w:rtl/>
        </w:rPr>
        <w:lastRenderedPageBreak/>
        <w:t>ושאני מספק דרוסה דל</w:t>
      </w:r>
      <w:r w:rsidRPr="00C63571">
        <w:rPr>
          <w:rtl/>
        </w:rPr>
        <w:t>עולא: אין חוששין לספק דרוסה.</w:t>
      </w:r>
    </w:p>
    <w:p w14:paraId="0583EEE4" w14:textId="77777777" w:rsidR="0046556D" w:rsidRDefault="00BD6C4F" w:rsidP="00BD6C4F">
      <w:pPr>
        <w:rPr>
          <w:rtl/>
        </w:rPr>
      </w:pPr>
      <w:r>
        <w:rPr>
          <w:rFonts w:hint="cs"/>
          <w:rtl/>
        </w:rPr>
        <w:t>ושאני חתיכות</w:t>
      </w:r>
      <w:r w:rsidRPr="00C63571">
        <w:rPr>
          <w:rtl/>
        </w:rPr>
        <w:t xml:space="preserve"> אחת של חלב ואחת של שומן </w:t>
      </w:r>
      <w:r>
        <w:rPr>
          <w:rFonts w:hint="cs"/>
          <w:rtl/>
        </w:rPr>
        <w:t>ד</w:t>
      </w:r>
      <w:r w:rsidRPr="00C63571">
        <w:rPr>
          <w:rtl/>
        </w:rPr>
        <w:t>איתחזק איסורא.</w:t>
      </w:r>
    </w:p>
    <w:p w14:paraId="31704E50" w14:textId="77777777" w:rsidR="0046556D" w:rsidRDefault="00BD6C4F" w:rsidP="00BD6C4F">
      <w:pPr>
        <w:rPr>
          <w:rtl/>
        </w:rPr>
      </w:pPr>
      <w:r w:rsidRPr="00C63571">
        <w:rPr>
          <w:rtl/>
        </w:rPr>
        <w:t>ו</w:t>
      </w:r>
      <w:r>
        <w:rPr>
          <w:rFonts w:hint="cs"/>
          <w:rtl/>
        </w:rPr>
        <w:t xml:space="preserve">שאני </w:t>
      </w:r>
      <w:r w:rsidRPr="00C63571">
        <w:rPr>
          <w:rtl/>
        </w:rPr>
        <w:t>מהשוחט בסכין ונמצא' פגומה</w:t>
      </w:r>
      <w:r>
        <w:rPr>
          <w:rFonts w:hint="cs"/>
          <w:rtl/>
        </w:rPr>
        <w:t xml:space="preserve"> ד</w:t>
      </w:r>
      <w:r w:rsidRPr="00C63571">
        <w:rPr>
          <w:rtl/>
        </w:rPr>
        <w:t>איתייליד ריעותא בסכין.</w:t>
      </w:r>
    </w:p>
    <w:p w14:paraId="3C79105B" w14:textId="77777777" w:rsidR="0046556D" w:rsidRDefault="00BD6C4F" w:rsidP="00BD6C4F">
      <w:pPr>
        <w:rPr>
          <w:rtl/>
        </w:rPr>
      </w:pPr>
      <w:r w:rsidRPr="00C63571">
        <w:rPr>
          <w:rtl/>
        </w:rPr>
        <w:t>ו</w:t>
      </w:r>
      <w:r>
        <w:rPr>
          <w:rFonts w:hint="cs"/>
          <w:rtl/>
        </w:rPr>
        <w:t xml:space="preserve">שאני </w:t>
      </w:r>
      <w:r w:rsidRPr="00C63571">
        <w:rPr>
          <w:rtl/>
        </w:rPr>
        <w:t>מספק טומאה בר</w:t>
      </w:r>
      <w:r>
        <w:rPr>
          <w:rFonts w:hint="cs"/>
          <w:rtl/>
        </w:rPr>
        <w:t>ה</w:t>
      </w:r>
      <w:r>
        <w:rPr>
          <w:rtl/>
        </w:rPr>
        <w:t>"</w:t>
      </w:r>
      <w:r>
        <w:rPr>
          <w:rFonts w:hint="cs"/>
          <w:rtl/>
        </w:rPr>
        <w:t>י</w:t>
      </w:r>
      <w:r w:rsidRPr="00C63571">
        <w:rPr>
          <w:rtl/>
        </w:rPr>
        <w:t xml:space="preserve"> דספקו טמא</w:t>
      </w:r>
      <w:r>
        <w:rPr>
          <w:rFonts w:hint="cs"/>
          <w:rtl/>
        </w:rPr>
        <w:t xml:space="preserve"> דהתם גמירי מסוטה ובלא זה נדמהו </w:t>
      </w:r>
      <w:r>
        <w:rPr>
          <w:rStyle w:val="2fb"/>
          <w:rFonts w:hint="cs"/>
          <w:rtl/>
          <w:rPrChange w:id="10637" w:author="מנוע אמוראים" w:date="2026-10-05T16:40:54Z">
            <w:rPr>
              <w:rFonts w:hint="cs"/>
              <w:rtl/>
            </w:rPr>
          </w:rPrChange>
        </w:rPr>
        <w:t xml:space="preserve">לרה</w:t>
      </w:r>
      <w:r>
        <w:rPr>
          <w:rStyle w:val="2fb"/>
          <w:rtl/>
          <w:rPrChange w:id="10638" w:author="מנוע אמוראים" w:date="2026-10-05T16:40:54Z">
            <w:rPr>
              <w:rtl/>
            </w:rPr>
          </w:rPrChange>
        </w:rPr>
        <w:t xml:space="preserve">"</w:t>
      </w:r>
      <w:r>
        <w:rPr>
          <w:rStyle w:val="2fb"/>
          <w:rFonts w:hint="cs"/>
          <w:rtl/>
          <w:rPrChange w:id="10639" w:author="מנוע אמוראים" w:date="2026-10-05T16:40:54Z">
            <w:rPr>
              <w:rFonts w:hint="cs"/>
              <w:rtl/>
            </w:rPr>
          </w:rPrChange>
        </w:rPr>
        <w:t xml:space="preserve">ר</w:t>
      </w:r>
      <w:r>
        <w:rPr>
          <w:rFonts w:hint="cs"/>
          <w:rtl/>
        </w:rPr>
        <w:t xml:space="preserve"> דספיקו טהור </w:t>
      </w:r>
    </w:p>
    <w:p w14:paraId="0B753CDE" w14:textId="77777777" w:rsidR="0046556D" w:rsidRDefault="00BD6C4F" w:rsidP="00BD6C4F">
      <w:pPr>
        <w:rPr>
          <w:rtl/>
        </w:rPr>
      </w:pPr>
      <w:r w:rsidRPr="00C63571">
        <w:rPr>
          <w:rtl/>
        </w:rPr>
        <w:t>• י</w:t>
      </w:r>
      <w:r>
        <w:rPr>
          <w:rFonts w:hint="cs"/>
          <w:rtl/>
        </w:rPr>
        <w:t xml:space="preserve">שב </w:t>
      </w:r>
      <w:r w:rsidRPr="00C63571">
        <w:rPr>
          <w:rtl/>
        </w:rPr>
        <w:t xml:space="preserve">ההוא מרבנן </w:t>
      </w:r>
      <w:r>
        <w:rPr>
          <w:rFonts w:hint="cs"/>
          <w:rtl/>
        </w:rPr>
        <w:t>לפני ר'כ ואמר</w:t>
      </w:r>
      <w:r w:rsidRPr="00C63571">
        <w:rPr>
          <w:rtl/>
        </w:rPr>
        <w:t>: נמצאת אתמר, אבל ישב - חיישינן;</w:t>
      </w:r>
    </w:p>
    <w:p w14:paraId="2BACC0E7" w14:textId="77777777" w:rsidR="0046556D" w:rsidRDefault="00BD6C4F" w:rsidP="00BD6C4F">
      <w:pPr>
        <w:rPr>
          <w:rtl/>
        </w:rPr>
      </w:pPr>
      <w:r>
        <w:rPr>
          <w:rFonts w:hint="cs"/>
          <w:rtl/>
        </w:rPr>
        <w:t>א</w:t>
      </w:r>
      <w:r>
        <w:rPr>
          <w:rtl/>
        </w:rPr>
        <w:t>"</w:t>
      </w:r>
      <w:r>
        <w:rPr>
          <w:rFonts w:hint="cs"/>
          <w:rtl/>
        </w:rPr>
        <w:t xml:space="preserve">ל </w:t>
      </w:r>
      <w:r>
        <w:rPr>
          <w:rStyle w:val="2fb"/>
          <w:rFonts w:hint="cs"/>
          <w:rtl/>
          <w:rPrChange w:id="10640" w:author="מנוע אמוראים" w:date="2026-10-05T16:40:54Z">
            <w:rPr>
              <w:rFonts w:hint="cs"/>
              <w:rtl/>
            </w:rPr>
          </w:rPrChange>
        </w:rPr>
        <w:t xml:space="preserve">ר</w:t>
      </w:r>
      <w:r>
        <w:rPr>
          <w:rStyle w:val="2fb"/>
          <w:rtl/>
          <w:rPrChange w:id="10641" w:author="מנוע אמוראים" w:date="2026-10-05T16:40:54Z">
            <w:rPr>
              <w:rtl/>
            </w:rPr>
          </w:rPrChange>
        </w:rPr>
        <w:t xml:space="preserve">"</w:t>
      </w:r>
      <w:r>
        <w:rPr>
          <w:rStyle w:val="2fb"/>
          <w:rFonts w:hint="cs"/>
          <w:rtl/>
          <w:rPrChange w:id="10642" w:author="מנוע אמוראים" w:date="2026-10-05T16:40:54Z">
            <w:rPr>
              <w:rFonts w:hint="cs"/>
              <w:rtl/>
            </w:rPr>
          </w:rPrChange>
        </w:rPr>
        <w:t xml:space="preserve">כ</w:t>
      </w:r>
      <w:r w:rsidRPr="00C63571">
        <w:rPr>
          <w:rtl/>
        </w:rPr>
        <w:t xml:space="preserve">: </w:t>
      </w:r>
      <w:r>
        <w:rPr>
          <w:rFonts w:hint="cs"/>
          <w:rtl/>
        </w:rPr>
        <w:t>אל תקשיבו לו ד</w:t>
      </w:r>
      <w:r w:rsidRPr="00C63571">
        <w:rPr>
          <w:rtl/>
        </w:rPr>
        <w:t xml:space="preserve">ישב </w:t>
      </w:r>
      <w:r>
        <w:rPr>
          <w:rtl/>
        </w:rPr>
        <w:t xml:space="preserve">איתמר, אבל נמצאת לא </w:t>
      </w:r>
      <w:r>
        <w:rPr>
          <w:rFonts w:hint="cs"/>
          <w:rtl/>
        </w:rPr>
        <w:t xml:space="preserve">צריך </w:t>
      </w:r>
      <w:r w:rsidRPr="00C63571">
        <w:rPr>
          <w:rtl/>
        </w:rPr>
        <w:t>לעולא, ד</w:t>
      </w:r>
      <w:r>
        <w:rPr>
          <w:rFonts w:hint="cs"/>
          <w:rtl/>
        </w:rPr>
        <w:t xml:space="preserve">כל בהמות בר אוכלות קוצים </w:t>
      </w:r>
    </w:p>
    <w:p w14:paraId="1D7136DC" w14:textId="77777777" w:rsidR="0046556D" w:rsidRDefault="0046556D" w:rsidP="00BD6C4F">
      <w:pPr>
        <w:rPr>
          <w:rtl/>
        </w:rPr>
      </w:pPr>
    </w:p>
    <w:p w14:paraId="1B5260B4" w14:textId="77777777" w:rsidR="0046556D" w:rsidRDefault="00BD6C4F" w:rsidP="00BD6C4F">
      <w:pPr>
        <w:rPr>
          <w:rtl/>
        </w:rPr>
      </w:pPr>
      <w:r w:rsidRPr="00C63571">
        <w:rPr>
          <w:rtl/>
        </w:rPr>
        <w:t xml:space="preserve">• </w:t>
      </w:r>
      <w:r w:rsidRPr="000C5072">
        <w:rPr>
          <w:b/>
          <w:bCs/>
          <w:rtl/>
        </w:rPr>
        <w:t>איתמר: תורבץ הוושט</w:t>
      </w:r>
      <w:r w:rsidRPr="00C63571">
        <w:rPr>
          <w:rtl/>
        </w:rPr>
        <w:t>;</w:t>
      </w:r>
    </w:p>
    <w:p w14:paraId="42549782" w14:textId="77777777" w:rsidR="0046556D" w:rsidRDefault="00BD6C4F" w:rsidP="00BD6C4F">
      <w:pPr>
        <w:rPr>
          <w:rtl/>
        </w:rPr>
      </w:pPr>
      <w:r w:rsidRPr="00C63571">
        <w:rPr>
          <w:rtl/>
        </w:rPr>
        <w:t>רב אמר במשהו, מקום שחיטה הוא.</w:t>
      </w:r>
    </w:p>
    <w:p w14:paraId="42451FF5" w14:textId="77777777" w:rsidR="0046556D" w:rsidRDefault="00BD6C4F" w:rsidP="00BD6C4F">
      <w:pPr>
        <w:rPr>
          <w:rtl/>
        </w:rPr>
      </w:pPr>
      <w:r w:rsidRPr="00C63571">
        <w:rPr>
          <w:rtl/>
        </w:rPr>
        <w:t>ושמואל אמר ברובו, לאו מקום שחיטה הוא.</w:t>
      </w:r>
    </w:p>
    <w:p w14:paraId="70E7C9A6" w14:textId="77777777" w:rsidR="0046556D" w:rsidRDefault="00BD6C4F" w:rsidP="00BD6C4F">
      <w:pPr>
        <w:rPr>
          <w:rtl/>
        </w:rPr>
      </w:pPr>
      <w:r w:rsidRPr="000C5072">
        <w:rPr>
          <w:b/>
          <w:bCs/>
          <w:rtl/>
        </w:rPr>
        <w:t>תורבץ הוושט</w:t>
      </w:r>
      <w:r w:rsidRPr="00C63571">
        <w:rPr>
          <w:rtl/>
        </w:rPr>
        <w:t xml:space="preserve">? </w:t>
      </w:r>
      <w:r>
        <w:rPr>
          <w:rFonts w:hint="cs"/>
          <w:rtl/>
        </w:rPr>
        <w:t>מב</w:t>
      </w:r>
      <w:r>
        <w:rPr>
          <w:rtl/>
        </w:rPr>
        <w:t>"</w:t>
      </w:r>
      <w:r>
        <w:rPr>
          <w:rFonts w:hint="cs"/>
          <w:rtl/>
        </w:rPr>
        <w:t>ע משמואל</w:t>
      </w:r>
      <w:r>
        <w:rPr>
          <w:rtl/>
        </w:rPr>
        <w:t>: כל שחותכו ומרחיב</w:t>
      </w:r>
      <w:r>
        <w:rPr>
          <w:rFonts w:hint="cs"/>
          <w:rtl/>
        </w:rPr>
        <w:t xml:space="preserve">.         </w:t>
      </w:r>
      <w:r w:rsidRPr="00C63571">
        <w:rPr>
          <w:rtl/>
        </w:rPr>
        <w:t>חותכו ועומד במקומו - זהו וושט עצמו.</w:t>
      </w:r>
    </w:p>
    <w:p w14:paraId="072FE8BC" w14:textId="5A7D7ECB" w:rsidR="0046556D" w:rsidRDefault="00BD6C4F" w:rsidP="00BD6C4F">
      <w:pPr>
        <w:rPr>
          <w:rtl/>
        </w:rPr>
      </w:pPr>
      <w:r>
        <w:rPr>
          <w:rStyle w:val="2fb"/>
          <w:rFonts w:hint="cs"/>
          <w:rtl/>
          <w:rPrChange w:id="10643" w:author="מנוע אמוראים" w:date="2026-10-05T16:40:54Z">
            <w:rPr>
              <w:rFonts w:hint="cs"/>
              <w:rtl/>
            </w:rPr>
          </w:rPrChange>
        </w:rPr>
        <w:t xml:space="preserve">דרבב</w:t>
      </w:r>
      <w:r>
        <w:rPr>
          <w:rStyle w:val="2fb"/>
          <w:rtl/>
          <w:rPrChange w:id="10644" w:author="מנוע אמוראים" w:date="2026-10-05T16:40:54Z">
            <w:rPr>
              <w:rtl/>
            </w:rPr>
          </w:rPrChange>
        </w:rPr>
        <w:t xml:space="preserve">"</w:t>
      </w:r>
      <w:r>
        <w:rPr>
          <w:rStyle w:val="2fb"/>
          <w:rFonts w:hint="cs"/>
          <w:rtl/>
          <w:rPrChange w:id="10645" w:author="מנוע אמוראים" w:date="2026-10-05T16:40:54Z">
            <w:rPr>
              <w:rFonts w:hint="cs"/>
              <w:rtl/>
            </w:rPr>
          </w:rPrChange>
        </w:rPr>
        <w:t xml:space="preserve">א</w:t>
      </w:r>
      <w:r>
        <w:rPr>
          <w:rFonts w:hint="cs"/>
          <w:rtl/>
        </w:rPr>
        <w:t xml:space="preserve">: </w:t>
      </w:r>
      <w:r>
        <w:rPr>
          <w:rtl/>
        </w:rPr>
        <w:t>כל שחותכו ועומד במקומו</w:t>
      </w:r>
      <w:r w:rsidRPr="00C63571">
        <w:rPr>
          <w:rtl/>
        </w:rPr>
        <w:t>.</w:t>
      </w:r>
      <w:r>
        <w:rPr>
          <w:rFonts w:hint="cs"/>
          <w:rtl/>
        </w:rPr>
        <w:t xml:space="preserve"> חותכו וכויץ זהו וושט עצמו</w:t>
      </w:r>
    </w:p>
    <w:p w14:paraId="5400187D" w14:textId="1B7611E2" w:rsidR="0046556D" w:rsidRDefault="00BD6C4F" w:rsidP="00BD6C4F">
      <w:pPr>
        <w:rPr>
          <w:rtl/>
        </w:rPr>
      </w:pPr>
      <w:r w:rsidRPr="00C63571">
        <w:rPr>
          <w:rtl/>
        </w:rPr>
        <w:t xml:space="preserve">יונה אמר זירא: </w:t>
      </w:r>
      <w:r>
        <w:rPr>
          <w:rFonts w:hint="cs"/>
          <w:rtl/>
        </w:rPr>
        <w:t xml:space="preserve">בית הבליאה  </w:t>
      </w:r>
      <w:r>
        <w:rPr>
          <w:rStyle w:val="2fb"/>
          <w:rFonts w:hint="cs"/>
          <w:rtl/>
          <w:rPrChange w:id="10646" w:author="מנוע אמוראים" w:date="2026-10-05T16:40:54Z">
            <w:rPr>
              <w:rFonts w:hint="cs"/>
              <w:rtl/>
            </w:rPr>
          </w:rPrChange>
        </w:rPr>
        <w:t xml:space="preserve">ור</w:t>
      </w:r>
      <w:r>
        <w:rPr>
          <w:rStyle w:val="2fb"/>
          <w:rtl/>
          <w:rPrChange w:id="10647" w:author="מנוע אמוראים" w:date="2026-10-05T16:40:54Z">
            <w:rPr>
              <w:rtl/>
            </w:rPr>
          </w:rPrChange>
        </w:rPr>
        <w:t xml:space="preserve">"</w:t>
      </w:r>
      <w:r>
        <w:rPr>
          <w:rStyle w:val="2fb"/>
          <w:rFonts w:hint="cs"/>
          <w:rtl/>
          <w:rPrChange w:id="10648" w:author="מנוע אמוראים" w:date="2026-10-05T16:40:54Z">
            <w:rPr>
              <w:rFonts w:hint="cs"/>
              <w:rtl/>
            </w:rPr>
          </w:rPrChange>
        </w:rPr>
        <w:t xml:space="preserve">א</w:t>
      </w:r>
      <w:r w:rsidRPr="00C63571">
        <w:rPr>
          <w:rtl/>
        </w:rPr>
        <w:t>: פחות מ</w:t>
      </w:r>
      <w:r>
        <w:rPr>
          <w:rFonts w:hint="cs"/>
          <w:rtl/>
        </w:rPr>
        <w:t xml:space="preserve">אורך </w:t>
      </w:r>
      <w:r w:rsidRPr="00C63571">
        <w:rPr>
          <w:rtl/>
        </w:rPr>
        <w:t>שע</w:t>
      </w:r>
      <w:r>
        <w:rPr>
          <w:rFonts w:hint="cs"/>
          <w:rtl/>
        </w:rPr>
        <w:t>ורה, וגדול מחיטה.</w:t>
      </w:r>
    </w:p>
    <w:p w14:paraId="22B842FC" w14:textId="77777777" w:rsidR="0046556D" w:rsidRDefault="00BD6C4F" w:rsidP="00BD6C4F">
      <w:pPr>
        <w:rPr>
          <w:rtl/>
        </w:rPr>
      </w:pPr>
      <w:r>
        <w:rPr>
          <w:rFonts w:hint="cs"/>
          <w:rtl/>
        </w:rPr>
        <w:t xml:space="preserve">אותו שור של בני </w:t>
      </w:r>
      <w:r>
        <w:rPr>
          <w:rStyle w:val="2fb"/>
          <w:rFonts w:hint="cs"/>
          <w:rtl/>
          <w:rPrChange w:id="10649" w:author="מנוע אמוראים" w:date="2026-10-05T16:40:54Z">
            <w:rPr>
              <w:rFonts w:hint="cs"/>
              <w:rtl/>
            </w:rPr>
          </w:rPrChange>
        </w:rPr>
        <w:t xml:space="preserve">ר</w:t>
      </w:r>
      <w:r>
        <w:rPr>
          <w:rStyle w:val="2fb"/>
          <w:rtl/>
          <w:rPrChange w:id="10650" w:author="מנוע אמוראים" w:date="2026-10-05T16:40:54Z">
            <w:rPr>
              <w:rtl/>
            </w:rPr>
          </w:rPrChange>
        </w:rPr>
        <w:t xml:space="preserve">"</w:t>
      </w:r>
      <w:r>
        <w:rPr>
          <w:rStyle w:val="2fb"/>
          <w:rFonts w:hint="cs"/>
          <w:rtl/>
          <w:rPrChange w:id="10651" w:author="מנוע אמוראים" w:date="2026-10-05T16:40:54Z">
            <w:rPr>
              <w:rFonts w:hint="cs"/>
              <w:rtl/>
            </w:rPr>
          </w:rPrChange>
        </w:rPr>
        <w:t xml:space="preserve">ע</w:t>
      </w:r>
      <w:r>
        <w:rPr>
          <w:rFonts w:hint="cs"/>
          <w:rtl/>
        </w:rPr>
        <w:t xml:space="preserve"> שהתחילו בשחיטה בתורבץ הושט וגמרו בוושט</w:t>
      </w:r>
    </w:p>
    <w:p w14:paraId="11EE93A5" w14:textId="77777777" w:rsidR="0046556D" w:rsidRDefault="00BD6C4F" w:rsidP="00BD6C4F">
      <w:pPr>
        <w:rPr>
          <w:rtl/>
        </w:rPr>
      </w:pPr>
      <w:r>
        <w:rPr>
          <w:rFonts w:hint="cs"/>
          <w:rtl/>
        </w:rPr>
        <w:t xml:space="preserve">דאמר רבא שמים עליהם חומרי דרב דבמשהו, וחומרי דשמואל [דלאו מקום שחיטה הוא] ומטריפים אותו </w:t>
      </w:r>
    </w:p>
    <w:p w14:paraId="08A2C91B" w14:textId="77777777" w:rsidR="0046556D" w:rsidRDefault="00BD6C4F" w:rsidP="00BD6C4F">
      <w:pPr>
        <w:rPr>
          <w:rtl/>
        </w:rPr>
      </w:pPr>
      <w:r>
        <w:rPr>
          <w:rFonts w:hint="cs"/>
          <w:rtl/>
        </w:rPr>
        <w:t>נתגלגל הדבר לפני ר' אבא</w:t>
      </w:r>
      <w:r w:rsidRPr="00C63571">
        <w:rPr>
          <w:rtl/>
        </w:rPr>
        <w:t xml:space="preserve">: </w:t>
      </w:r>
      <w:r>
        <w:rPr>
          <w:rFonts w:hint="cs"/>
          <w:rtl/>
        </w:rPr>
        <w:t>א</w:t>
      </w:r>
      <w:r>
        <w:rPr>
          <w:rtl/>
        </w:rPr>
        <w:t>"</w:t>
      </w:r>
      <w:r>
        <w:rPr>
          <w:rFonts w:hint="cs"/>
          <w:rtl/>
        </w:rPr>
        <w:t xml:space="preserve">ל שור בין לרב ובין לשמואל שרי, לכו ואמרו לבן </w:t>
      </w:r>
      <w:r>
        <w:rPr>
          <w:rStyle w:val="2fb"/>
          <w:rFonts w:hint="cs"/>
          <w:rtl/>
          <w:rPrChange w:id="10652" w:author="מנוע אמוראים" w:date="2026-10-05T16:40:54Z">
            <w:rPr>
              <w:rFonts w:hint="cs"/>
              <w:rtl/>
            </w:rPr>
          </w:rPrChange>
        </w:rPr>
        <w:t xml:space="preserve">ריב</w:t>
      </w:r>
      <w:r>
        <w:rPr>
          <w:rStyle w:val="2fb"/>
          <w:rtl/>
          <w:rPrChange w:id="10653" w:author="מנוע אמוראים" w:date="2026-10-05T16:40:54Z">
            <w:rPr>
              <w:rtl/>
            </w:rPr>
          </w:rPrChange>
        </w:rPr>
        <w:t xml:space="preserve">"</w:t>
      </w:r>
      <w:r>
        <w:rPr>
          <w:rStyle w:val="2fb"/>
          <w:rFonts w:hint="cs"/>
          <w:rtl/>
          <w:rPrChange w:id="10654" w:author="מנוע אמוראים" w:date="2026-10-05T16:40:54Z">
            <w:rPr>
              <w:rFonts w:hint="cs"/>
              <w:rtl/>
            </w:rPr>
          </w:rPrChange>
        </w:rPr>
        <w:t xml:space="preserve">ח</w:t>
      </w:r>
      <w:r>
        <w:rPr>
          <w:rFonts w:hint="cs"/>
          <w:rtl/>
        </w:rPr>
        <w:t xml:space="preserve"> שישלם דמי שור לבעליו </w:t>
      </w:r>
    </w:p>
    <w:p w14:paraId="6809D212" w14:textId="77777777" w:rsidR="0046556D" w:rsidRDefault="00BD6C4F" w:rsidP="00BD6C4F">
      <w:pPr>
        <w:rPr>
          <w:rtl/>
        </w:rPr>
      </w:pPr>
      <w:r>
        <w:rPr>
          <w:rFonts w:hint="cs"/>
          <w:rtl/>
        </w:rPr>
        <w:t xml:space="preserve">מר בן </w:t>
      </w:r>
      <w:r w:rsidRPr="00C63571">
        <w:rPr>
          <w:rtl/>
        </w:rPr>
        <w:t xml:space="preserve">רבינא, </w:t>
      </w:r>
      <w:r>
        <w:rPr>
          <w:rFonts w:hint="cs"/>
          <w:rtl/>
        </w:rPr>
        <w:t xml:space="preserve">הקשה </w:t>
      </w:r>
      <w:r w:rsidRPr="00C63571">
        <w:rPr>
          <w:rtl/>
        </w:rPr>
        <w:t xml:space="preserve">תיובתא כלפי סנאיה דרבא: לעולם הלכתא כב"ה, </w:t>
      </w:r>
    </w:p>
    <w:p w14:paraId="5BCCDE65" w14:textId="77777777" w:rsidR="0046556D" w:rsidRDefault="00BD6C4F" w:rsidP="00BD6C4F">
      <w:pPr>
        <w:rPr>
          <w:rtl/>
        </w:rPr>
      </w:pPr>
      <w:r w:rsidRPr="00C63571">
        <w:rPr>
          <w:rtl/>
        </w:rPr>
        <w:t>והרוצה לעשות כ</w:t>
      </w:r>
      <w:r>
        <w:rPr>
          <w:rFonts w:hint="cs"/>
          <w:rtl/>
        </w:rPr>
        <w:t>ב</w:t>
      </w:r>
      <w:r>
        <w:rPr>
          <w:rtl/>
        </w:rPr>
        <w:t>"</w:t>
      </w:r>
      <w:r>
        <w:rPr>
          <w:rFonts w:hint="cs"/>
          <w:rtl/>
        </w:rPr>
        <w:t>ש</w:t>
      </w:r>
      <w:r w:rsidRPr="00C63571">
        <w:rPr>
          <w:rtl/>
        </w:rPr>
        <w:t xml:space="preserve"> עושה, כ</w:t>
      </w:r>
      <w:r>
        <w:rPr>
          <w:rFonts w:hint="cs"/>
          <w:rtl/>
        </w:rPr>
        <w:t>ב</w:t>
      </w:r>
      <w:r>
        <w:rPr>
          <w:rtl/>
        </w:rPr>
        <w:t>"</w:t>
      </w:r>
      <w:r>
        <w:rPr>
          <w:rFonts w:hint="cs"/>
          <w:rtl/>
        </w:rPr>
        <w:t xml:space="preserve">ה </w:t>
      </w:r>
      <w:r w:rsidRPr="00C63571">
        <w:rPr>
          <w:rtl/>
        </w:rPr>
        <w:t xml:space="preserve">עושה, </w:t>
      </w:r>
    </w:p>
    <w:p w14:paraId="5D7CAB12" w14:textId="77777777" w:rsidR="0046556D" w:rsidRDefault="00BD6C4F" w:rsidP="00BD6C4F">
      <w:pPr>
        <w:rPr>
          <w:rtl/>
        </w:rPr>
      </w:pPr>
      <w:r w:rsidRPr="00C63571">
        <w:rPr>
          <w:rtl/>
        </w:rPr>
        <w:t xml:space="preserve">מקולי בית שמאי ומקולי ב"ה - רשע, </w:t>
      </w:r>
    </w:p>
    <w:p w14:paraId="12BBBE57" w14:textId="77777777" w:rsidR="00BD6C4F" w:rsidRPr="003D23F5" w:rsidRDefault="00BD6C4F" w:rsidP="00F07436">
      <w:pPr>
        <w:pStyle w:val="afff3"/>
        <w:framePr w:wrap="around"/>
        <w:rPr>
          <w:rtl/>
        </w:rPr>
      </w:pPr>
      <w:r w:rsidRPr="003D23F5">
        <w:rPr>
          <w:rFonts w:hint="cs"/>
          <w:rtl/>
        </w:rPr>
        <w:t>מד.</w:t>
      </w:r>
    </w:p>
    <w:p w14:paraId="4781B931" w14:textId="77777777" w:rsidR="0046556D" w:rsidRDefault="00BD6C4F" w:rsidP="00BD6C4F">
      <w:pPr>
        <w:rPr>
          <w:rtl/>
        </w:rPr>
      </w:pPr>
      <w:r w:rsidRPr="00C63571">
        <w:rPr>
          <w:rtl/>
        </w:rPr>
        <w:t>מחומרי בית שמאי ומחומרי בית הלל - עליו הכתוב אומר:</w:t>
      </w:r>
      <w:r w:rsidRPr="00A71A5E">
        <w:rPr>
          <w:rStyle w:val="afffff0"/>
          <w:rtl/>
        </w:rPr>
        <w:t xml:space="preserve"> </w:t>
      </w:r>
      <w:r w:rsidRPr="00A71A5E">
        <w:rPr>
          <w:rStyle w:val="afffff0"/>
          <w:rFonts w:hint="cs"/>
          <w:rtl/>
        </w:rPr>
        <w:t>'</w:t>
      </w:r>
      <w:r w:rsidRPr="00A71A5E">
        <w:rPr>
          <w:rStyle w:val="afffff0"/>
          <w:rtl/>
        </w:rPr>
        <w:t>הכסיל בחושך הולך</w:t>
      </w:r>
      <w:r w:rsidRPr="00A71A5E">
        <w:rPr>
          <w:rStyle w:val="afffff0"/>
          <w:rFonts w:hint="cs"/>
          <w:rtl/>
        </w:rPr>
        <w:t>'</w:t>
      </w:r>
      <w:r w:rsidRPr="00A71A5E">
        <w:rPr>
          <w:rStyle w:val="afffff0"/>
          <w:rtl/>
        </w:rPr>
        <w:t>,</w:t>
      </w:r>
      <w:r w:rsidRPr="00C63571">
        <w:rPr>
          <w:rtl/>
        </w:rPr>
        <w:t xml:space="preserve"> </w:t>
      </w:r>
    </w:p>
    <w:p w14:paraId="56AA5F5F" w14:textId="77777777" w:rsidR="0046556D" w:rsidRDefault="00BD6C4F" w:rsidP="00BD6C4F">
      <w:pPr>
        <w:rPr>
          <w:rtl/>
        </w:rPr>
      </w:pPr>
      <w:r w:rsidRPr="00C63571">
        <w:rPr>
          <w:rtl/>
        </w:rPr>
        <w:t>אי כב</w:t>
      </w:r>
      <w:r>
        <w:rPr>
          <w:rtl/>
        </w:rPr>
        <w:t>"</w:t>
      </w:r>
      <w:r>
        <w:rPr>
          <w:rFonts w:hint="cs"/>
          <w:rtl/>
        </w:rPr>
        <w:t>ש</w:t>
      </w:r>
      <w:r w:rsidRPr="00C63571">
        <w:rPr>
          <w:rtl/>
        </w:rPr>
        <w:t xml:space="preserve"> כקוליהן וכחומריהן, אי כב</w:t>
      </w:r>
      <w:r>
        <w:rPr>
          <w:rtl/>
        </w:rPr>
        <w:t>"</w:t>
      </w:r>
      <w:r>
        <w:rPr>
          <w:rFonts w:hint="cs"/>
          <w:rtl/>
        </w:rPr>
        <w:t xml:space="preserve">ה </w:t>
      </w:r>
      <w:r w:rsidRPr="00C63571">
        <w:rPr>
          <w:rtl/>
        </w:rPr>
        <w:t>כקוליהן וכחומריהן.</w:t>
      </w:r>
    </w:p>
    <w:p w14:paraId="61199FCB" w14:textId="77777777" w:rsidR="0046556D" w:rsidRDefault="00BD6C4F" w:rsidP="00BD6C4F">
      <w:pPr>
        <w:rPr>
          <w:rtl/>
        </w:rPr>
      </w:pPr>
      <w:r>
        <w:rPr>
          <w:rFonts w:hint="cs"/>
          <w:rtl/>
        </w:rPr>
        <w:t>ויקשה דאי הלכה כדברי ב</w:t>
      </w:r>
      <w:r>
        <w:rPr>
          <w:rtl/>
        </w:rPr>
        <w:t>"</w:t>
      </w:r>
      <w:r>
        <w:rPr>
          <w:rFonts w:hint="cs"/>
          <w:rtl/>
        </w:rPr>
        <w:t>ה אמאי הרוצה לעשות כדברי ב</w:t>
      </w:r>
      <w:r>
        <w:rPr>
          <w:rtl/>
        </w:rPr>
        <w:t>"</w:t>
      </w:r>
      <w:r>
        <w:rPr>
          <w:rFonts w:hint="cs"/>
          <w:rtl/>
        </w:rPr>
        <w:t xml:space="preserve">ש עושה </w:t>
      </w:r>
    </w:p>
    <w:p w14:paraId="2F14183F" w14:textId="77777777" w:rsidR="0046556D" w:rsidRDefault="000828F8" w:rsidP="00C62948">
      <w:pPr>
        <w:pStyle w:val="affffb"/>
        <w:rPr>
          <w:rtl/>
        </w:rPr>
      </w:pPr>
      <w:r>
        <w:rPr>
          <w:rtl/>
        </w:rPr>
        <w:t xml:space="preserve">- </w:t>
      </w:r>
      <w:r w:rsidR="00BD6C4F">
        <w:rPr>
          <w:rFonts w:hint="cs"/>
          <w:rtl/>
        </w:rPr>
        <w:t>ל</w:t>
      </w:r>
      <w:r w:rsidR="00BD6C4F">
        <w:rPr>
          <w:rtl/>
        </w:rPr>
        <w:t>"</w:t>
      </w:r>
      <w:r w:rsidR="00BD6C4F">
        <w:rPr>
          <w:rFonts w:hint="cs"/>
          <w:rtl/>
        </w:rPr>
        <w:t>ק</w:t>
      </w:r>
      <w:r w:rsidR="00BD6C4F" w:rsidRPr="00C63571">
        <w:rPr>
          <w:rtl/>
        </w:rPr>
        <w:t>: כאן קודם בת קול, כאן לאחר בת קול.</w:t>
      </w:r>
    </w:p>
    <w:p w14:paraId="30F2F923" w14:textId="77777777" w:rsidR="0046556D" w:rsidRDefault="000828F8" w:rsidP="00C62948">
      <w:pPr>
        <w:pStyle w:val="affffb"/>
        <w:rPr>
          <w:rtl/>
        </w:rPr>
      </w:pPr>
      <w:r>
        <w:rPr>
          <w:bCs/>
          <w:rtl/>
        </w:rPr>
        <w:t xml:space="preserve">- </w:t>
      </w:r>
      <w:r w:rsidR="00BD6C4F" w:rsidRPr="00625155">
        <w:rPr>
          <w:rFonts w:hint="cs"/>
          <w:bCs/>
          <w:rtl/>
        </w:rPr>
        <w:t>ואב</w:t>
      </w:r>
      <w:r w:rsidR="00BD6C4F">
        <w:rPr>
          <w:bCs/>
          <w:rtl/>
        </w:rPr>
        <w:t>"</w:t>
      </w:r>
      <w:r w:rsidR="00BD6C4F" w:rsidRPr="00625155">
        <w:rPr>
          <w:rFonts w:hint="cs"/>
          <w:bCs/>
          <w:rtl/>
        </w:rPr>
        <w:t>א</w:t>
      </w:r>
      <w:r w:rsidR="00BD6C4F" w:rsidRPr="00C63571">
        <w:rPr>
          <w:rtl/>
        </w:rPr>
        <w:t xml:space="preserve"> אף לאחר בת קול ורבי יהושע היא</w:t>
      </w:r>
      <w:r w:rsidR="00BD6C4F">
        <w:rPr>
          <w:rFonts w:hint="cs"/>
          <w:rtl/>
        </w:rPr>
        <w:t xml:space="preserve"> ד</w:t>
      </w:r>
      <w:r w:rsidR="00BD6C4F" w:rsidRPr="00C63571">
        <w:rPr>
          <w:rtl/>
        </w:rPr>
        <w:t>אין משגיחין בבת קול.</w:t>
      </w:r>
    </w:p>
    <w:p w14:paraId="744C7BCB" w14:textId="77777777" w:rsidR="0046556D" w:rsidRDefault="00BD6C4F" w:rsidP="00BD6C4F">
      <w:pPr>
        <w:rPr>
          <w:rtl/>
        </w:rPr>
      </w:pPr>
      <w:r w:rsidRPr="00C63571">
        <w:rPr>
          <w:rtl/>
        </w:rPr>
        <w:t>מכל מקום קשיא!</w:t>
      </w:r>
    </w:p>
    <w:p w14:paraId="353610E9" w14:textId="77777777" w:rsidR="0046556D" w:rsidRDefault="00BD6C4F" w:rsidP="00BD6C4F">
      <w:pPr>
        <w:rPr>
          <w:rtl/>
        </w:rPr>
      </w:pPr>
      <w:r>
        <w:rPr>
          <w:rStyle w:val="2fb"/>
          <w:rFonts w:hint="cs"/>
          <w:rtl/>
          <w:rPrChange w:id="10655" w:author="מנוע אמוראים" w:date="2026-10-05T16:40:54Z">
            <w:rPr>
              <w:rFonts w:hint="cs"/>
              <w:rtl/>
            </w:rPr>
          </w:rPrChange>
        </w:rPr>
        <w:t xml:space="preserve">אר</w:t>
      </w:r>
      <w:r>
        <w:rPr>
          <w:rStyle w:val="2fb"/>
          <w:rtl/>
          <w:rPrChange w:id="10656" w:author="מנוע אמוראים" w:date="2026-10-05T16:40:54Z">
            <w:rPr>
              <w:rtl/>
            </w:rPr>
          </w:rPrChange>
        </w:rPr>
        <w:t xml:space="preserve">"</w:t>
      </w:r>
      <w:r>
        <w:rPr>
          <w:rStyle w:val="2fb"/>
          <w:rFonts w:hint="cs"/>
          <w:rtl/>
          <w:rPrChange w:id="10657" w:author="מנוע אמוראים" w:date="2026-10-05T16:40:54Z">
            <w:rPr>
              <w:rFonts w:hint="cs"/>
              <w:rtl/>
            </w:rPr>
          </w:rPrChange>
        </w:rPr>
        <w:t xml:space="preserve">ט</w:t>
      </w:r>
      <w:r w:rsidRPr="00C63571">
        <w:rPr>
          <w:rtl/>
        </w:rPr>
        <w:t>: כולה כרב עבדא, ד</w:t>
      </w:r>
      <w:r>
        <w:rPr>
          <w:rFonts w:hint="cs"/>
          <w:rtl/>
        </w:rPr>
        <w:t xml:space="preserve">כשבא </w:t>
      </w:r>
      <w:r>
        <w:rPr>
          <w:rStyle w:val="2fb"/>
          <w:rFonts w:hint="cs"/>
          <w:rtl/>
          <w:rPrChange w:id="10658" w:author="מנוע אמוראים" w:date="2026-10-05T16:40:54Z">
            <w:rPr>
              <w:rFonts w:hint="cs"/>
              <w:rtl/>
            </w:rPr>
          </w:rPrChange>
        </w:rPr>
        <w:t xml:space="preserve">רב</w:t>
      </w:r>
      <w:r>
        <w:rPr>
          <w:rStyle w:val="2fb"/>
          <w:rtl/>
          <w:rPrChange w:id="10659" w:author="מנוע אמוראים" w:date="2026-10-05T16:40:54Z">
            <w:rPr>
              <w:rtl/>
            </w:rPr>
          </w:rPrChange>
        </w:rPr>
        <w:t xml:space="preserve">"</w:t>
      </w:r>
      <w:r>
        <w:rPr>
          <w:rStyle w:val="2fb"/>
          <w:rFonts w:hint="cs"/>
          <w:rtl/>
          <w:rPrChange w:id="10660" w:author="מנוע אמוראים" w:date="2026-10-05T16:40:54Z">
            <w:rPr>
              <w:rFonts w:hint="cs"/>
              <w:rtl/>
            </w:rPr>
          </w:rPrChange>
        </w:rPr>
        <w:t xml:space="preserve">י</w:t>
      </w:r>
      <w:r>
        <w:rPr>
          <w:rFonts w:hint="cs"/>
          <w:rtl/>
        </w:rPr>
        <w:t xml:space="preserve"> </w:t>
      </w:r>
      <w:r w:rsidRPr="00C63571">
        <w:rPr>
          <w:rtl/>
        </w:rPr>
        <w:t>אמר: לא תציתו להו</w:t>
      </w:r>
      <w:r>
        <w:rPr>
          <w:rtl/>
        </w:rPr>
        <w:t xml:space="preserve"> להני כללי דכייל יהודה אחי מ</w:t>
      </w:r>
      <w:r w:rsidRPr="00C63571">
        <w:rPr>
          <w:rtl/>
        </w:rPr>
        <w:t>דרב!</w:t>
      </w:r>
    </w:p>
    <w:p w14:paraId="76337F5A" w14:textId="77777777" w:rsidR="0046556D" w:rsidRDefault="00BD6C4F" w:rsidP="00BD6C4F">
      <w:pPr>
        <w:rPr>
          <w:rtl/>
        </w:rPr>
      </w:pPr>
      <w:r>
        <w:rPr>
          <w:rFonts w:hint="cs"/>
          <w:rtl/>
        </w:rPr>
        <w:t>ד</w:t>
      </w:r>
      <w:r w:rsidRPr="00C63571">
        <w:rPr>
          <w:rtl/>
        </w:rPr>
        <w:t>הכי אמר רב: וושט נתנו [בו] חכמים שיעור.</w:t>
      </w:r>
    </w:p>
    <w:p w14:paraId="30A98F31" w14:textId="77777777" w:rsidR="0046556D" w:rsidRDefault="00BD6C4F" w:rsidP="00BD6C4F">
      <w:pPr>
        <w:rPr>
          <w:rtl/>
        </w:rPr>
      </w:pPr>
      <w:r w:rsidRPr="00C63571">
        <w:rPr>
          <w:rtl/>
        </w:rPr>
        <w:t>מכלל דתורבץ הוושט לאו מקום שחיטה הוא, וקאמר במשהו.</w:t>
      </w:r>
    </w:p>
    <w:p w14:paraId="73E70910" w14:textId="77777777" w:rsidR="0046556D" w:rsidRDefault="0046556D" w:rsidP="00BD6C4F">
      <w:pPr>
        <w:rPr>
          <w:rtl/>
        </w:rPr>
      </w:pPr>
    </w:p>
    <w:p w14:paraId="0153A8D9" w14:textId="77777777" w:rsidR="0046556D" w:rsidRDefault="00BD6C4F" w:rsidP="00BD6C4F">
      <w:pPr>
        <w:rPr>
          <w:rtl/>
        </w:rPr>
      </w:pPr>
      <w:r w:rsidRPr="00C63571">
        <w:rPr>
          <w:rtl/>
        </w:rPr>
        <w:t xml:space="preserve">• למעלה </w:t>
      </w:r>
      <w:r>
        <w:rPr>
          <w:rStyle w:val="2fb"/>
          <w:rFonts w:hint="cs"/>
          <w:rtl/>
          <w:rPrChange w:id="10661" w:author="מנוע אמוראים" w:date="2026-10-05T16:40:54Z">
            <w:rPr>
              <w:rFonts w:hint="cs"/>
              <w:rtl/>
            </w:rPr>
          </w:rPrChange>
        </w:rPr>
        <w:t xml:space="preserve">אר</w:t>
      </w:r>
      <w:r>
        <w:rPr>
          <w:rStyle w:val="2fb"/>
          <w:rtl/>
          <w:rPrChange w:id="10662" w:author="מנוע אמוראים" w:date="2026-10-05T16:40:54Z">
            <w:rPr>
              <w:rtl/>
            </w:rPr>
          </w:rPrChange>
        </w:rPr>
        <w:t xml:space="preserve">"</w:t>
      </w:r>
      <w:r>
        <w:rPr>
          <w:rStyle w:val="2fb"/>
          <w:rFonts w:hint="cs"/>
          <w:rtl/>
          <w:rPrChange w:id="10663" w:author="מנוע אמוראים" w:date="2026-10-05T16:40:54Z">
            <w:rPr>
              <w:rFonts w:hint="cs"/>
              <w:rtl/>
            </w:rPr>
          </w:rPrChange>
        </w:rPr>
        <w:t xml:space="preserve">נ</w:t>
      </w:r>
      <w:r w:rsidRPr="00C63571">
        <w:rPr>
          <w:rtl/>
        </w:rPr>
        <w:t>: עד כדי תפיסת יד.</w:t>
      </w:r>
      <w:r>
        <w:rPr>
          <w:rFonts w:hint="cs"/>
          <w:rtl/>
        </w:rPr>
        <w:t xml:space="preserve">   </w:t>
      </w:r>
      <w:r w:rsidRPr="00C63571">
        <w:rPr>
          <w:rtl/>
        </w:rPr>
        <w:t>למטה: עד כדי שישעיר.</w:t>
      </w:r>
    </w:p>
    <w:p w14:paraId="01812E08" w14:textId="77777777" w:rsidR="0046556D" w:rsidRDefault="00BD6C4F" w:rsidP="00BD6C4F">
      <w:pPr>
        <w:rPr>
          <w:rtl/>
        </w:rPr>
      </w:pPr>
      <w:r>
        <w:rPr>
          <w:rFonts w:hint="cs"/>
          <w:rtl/>
        </w:rPr>
        <w:t>והך ד</w:t>
      </w:r>
      <w:r w:rsidRPr="00C63571">
        <w:rPr>
          <w:rtl/>
        </w:rPr>
        <w:t xml:space="preserve">רבינא </w:t>
      </w:r>
      <w:r>
        <w:rPr>
          <w:rFonts w:hint="cs"/>
          <w:rtl/>
        </w:rPr>
        <w:t>מ</w:t>
      </w:r>
      <w:r w:rsidRPr="00C63571">
        <w:rPr>
          <w:rtl/>
        </w:rPr>
        <w:t>גניבא מ</w:t>
      </w:r>
      <w:r>
        <w:rPr>
          <w:rFonts w:hint="cs"/>
          <w:rtl/>
        </w:rPr>
        <w:t>ד</w:t>
      </w:r>
      <w:r w:rsidRPr="00C63571">
        <w:rPr>
          <w:rtl/>
        </w:rPr>
        <w:t>רב: טפח בוושט סמוך לכרס - זהו כרס הפנימי</w:t>
      </w:r>
      <w:r>
        <w:rPr>
          <w:rFonts w:hint="cs"/>
          <w:rtl/>
        </w:rPr>
        <w:t xml:space="preserve"> ד</w:t>
      </w:r>
      <w:r w:rsidRPr="00C63571">
        <w:rPr>
          <w:rtl/>
        </w:rPr>
        <w:t xml:space="preserve">בכרס </w:t>
      </w:r>
      <w:r>
        <w:rPr>
          <w:rFonts w:hint="cs"/>
          <w:rtl/>
        </w:rPr>
        <w:t xml:space="preserve">הוא </w:t>
      </w:r>
      <w:r w:rsidRPr="00C63571">
        <w:rPr>
          <w:rtl/>
        </w:rPr>
        <w:t>ש</w:t>
      </w:r>
      <w:r>
        <w:rPr>
          <w:rFonts w:hint="cs"/>
          <w:rtl/>
        </w:rPr>
        <w:t>וחט</w:t>
      </w:r>
      <w:r w:rsidRPr="00C63571">
        <w:rPr>
          <w:rtl/>
        </w:rPr>
        <w:t>!</w:t>
      </w:r>
    </w:p>
    <w:p w14:paraId="53CF87ED" w14:textId="77777777" w:rsidR="0046556D" w:rsidRDefault="000828F8" w:rsidP="00C62948">
      <w:pPr>
        <w:pStyle w:val="affffb"/>
        <w:rPr>
          <w:rtl/>
        </w:rPr>
      </w:pPr>
      <w:r>
        <w:rPr>
          <w:bCs/>
          <w:rtl/>
        </w:rPr>
        <w:t xml:space="preserve">- </w:t>
      </w:r>
      <w:r w:rsidR="00BD6C4F" w:rsidRPr="00050A6C">
        <w:rPr>
          <w:bCs/>
          <w:rtl/>
        </w:rPr>
        <w:t>אימא</w:t>
      </w:r>
      <w:r w:rsidR="00BD6C4F" w:rsidRPr="00C63571">
        <w:rPr>
          <w:rtl/>
        </w:rPr>
        <w:t>: טפח בכרס סמוך לוושט זהו כרס הפנימי.</w:t>
      </w:r>
    </w:p>
    <w:p w14:paraId="5B9E7C14" w14:textId="77777777" w:rsidR="0046556D" w:rsidRDefault="000828F8" w:rsidP="00C62948">
      <w:pPr>
        <w:pStyle w:val="affffb"/>
        <w:rPr>
          <w:rtl/>
        </w:rPr>
      </w:pPr>
      <w:r>
        <w:rPr>
          <w:bCs/>
          <w:rtl/>
        </w:rPr>
        <w:t xml:space="preserve">- </w:t>
      </w:r>
      <w:r w:rsidR="00BD6C4F" w:rsidRPr="000C5072">
        <w:rPr>
          <w:bCs/>
          <w:rtl/>
        </w:rPr>
        <w:t>אב"א</w:t>
      </w:r>
      <w:r w:rsidR="00BD6C4F" w:rsidRPr="00C63571">
        <w:rPr>
          <w:rtl/>
        </w:rPr>
        <w:t>, כי קאמר רב - בתורא, דמשעיר טפי.</w:t>
      </w:r>
    </w:p>
    <w:p w14:paraId="6A0AE8D9" w14:textId="77777777" w:rsidR="0046556D" w:rsidRDefault="00BD6C4F" w:rsidP="00BD6C4F">
      <w:pPr>
        <w:rPr>
          <w:rtl/>
        </w:rPr>
      </w:pPr>
      <w:r>
        <w:rPr>
          <w:rFonts w:hint="cs"/>
          <w:rtl/>
        </w:rPr>
        <w:t>ר'נ מ</w:t>
      </w:r>
      <w:r w:rsidRPr="00C63571">
        <w:rPr>
          <w:rtl/>
        </w:rPr>
        <w:t>שמואל: תורבץ הוושט שניטל כולו מלחי - כשר, ותנא תונא: ניטל לחי התחתון - כשר.</w:t>
      </w:r>
    </w:p>
    <w:p w14:paraId="3F93C804" w14:textId="77777777" w:rsidR="0046556D" w:rsidRDefault="00BD6C4F" w:rsidP="00BD6C4F">
      <w:pPr>
        <w:rPr>
          <w:rtl/>
        </w:rPr>
      </w:pPr>
      <w:r>
        <w:rPr>
          <w:rtl/>
        </w:rPr>
        <w:t xml:space="preserve">מתקיף רב פפא: והאיכא עיקור סימנים </w:t>
      </w:r>
      <w:r>
        <w:rPr>
          <w:rStyle w:val="2fb"/>
          <w:rtl/>
          <w:rPrChange w:id="10664" w:author="מנוע אמוראים" w:date="2026-10-05T16:40:54Z">
            <w:rPr>
              <w:rtl/>
            </w:rPr>
          </w:rPrChange>
        </w:rPr>
        <w:t xml:space="preserve">ולר</w:t>
      </w:r>
      <w:r>
        <w:rPr>
          <w:rStyle w:val="2fb"/>
          <w:rtl/>
          <w:rPrChange w:id="10665" w:author="מנוע אמוראים" w:date="2026-10-05T16:40:54Z">
            <w:rPr>
              <w:rtl/>
            </w:rPr>
          </w:rPrChange>
        </w:rPr>
        <w:t xml:space="preserve">"</w:t>
      </w:r>
      <w:r>
        <w:rPr>
          <w:rStyle w:val="2fb"/>
          <w:rFonts w:hint="cs"/>
          <w:rtl/>
          <w:rPrChange w:id="10666" w:author="מנוע אמוראים" w:date="2026-10-05T16:40:54Z">
            <w:rPr>
              <w:rFonts w:hint="cs"/>
              <w:rtl/>
            </w:rPr>
          </w:rPrChange>
        </w:rPr>
        <w:t xml:space="preserve">פ</w:t>
      </w:r>
      <w:r>
        <w:rPr>
          <w:rFonts w:hint="cs"/>
          <w:rtl/>
        </w:rPr>
        <w:t xml:space="preserve"> </w:t>
      </w:r>
      <w:r w:rsidRPr="00C63571">
        <w:rPr>
          <w:rtl/>
        </w:rPr>
        <w:t xml:space="preserve">קשיא מתניתין ניטל לחי התחתון - כשר </w:t>
      </w:r>
    </w:p>
    <w:p w14:paraId="236D0C9C" w14:textId="77777777" w:rsidR="0046556D" w:rsidRDefault="00BD6C4F" w:rsidP="00BD6C4F">
      <w:pPr>
        <w:rPr>
          <w:rtl/>
        </w:rPr>
      </w:pPr>
      <w:r>
        <w:rPr>
          <w:rtl/>
        </w:rPr>
        <w:t xml:space="preserve">מתני </w:t>
      </w:r>
      <w:r>
        <w:rPr>
          <w:rStyle w:val="2fb"/>
          <w:rtl/>
          <w:rPrChange w:id="10667" w:author="מנוע אמוראים" w:date="2026-10-05T16:40:54Z">
            <w:rPr>
              <w:rtl/>
            </w:rPr>
          </w:rPrChange>
        </w:rPr>
        <w:t xml:space="preserve">לר</w:t>
      </w:r>
      <w:r>
        <w:rPr>
          <w:rStyle w:val="2fb"/>
          <w:rtl/>
          <w:rPrChange w:id="10668" w:author="מנוע אמוראים" w:date="2026-10-05T16:40:54Z">
            <w:rPr>
              <w:rtl/>
            </w:rPr>
          </w:rPrChange>
        </w:rPr>
        <w:t xml:space="preserve">"</w:t>
      </w:r>
      <w:r>
        <w:rPr>
          <w:rStyle w:val="2fb"/>
          <w:rFonts w:hint="cs"/>
          <w:rtl/>
          <w:rPrChange w:id="10669" w:author="מנוע אמוראים" w:date="2026-10-05T16:40:54Z">
            <w:rPr>
              <w:rFonts w:hint="cs"/>
              <w:rtl/>
            </w:rPr>
          </w:rPrChange>
        </w:rPr>
        <w:t xml:space="preserve">פ</w:t>
      </w:r>
      <w:r w:rsidRPr="00C63571">
        <w:rPr>
          <w:rtl/>
        </w:rPr>
        <w:t xml:space="preserve"> </w:t>
      </w:r>
      <w:r>
        <w:rPr>
          <w:rFonts w:hint="cs"/>
          <w:rtl/>
        </w:rPr>
        <w:t>ל</w:t>
      </w:r>
      <w:r w:rsidR="00BF1CF6">
        <w:rPr>
          <w:rtl/>
        </w:rPr>
        <w:t>"</w:t>
      </w:r>
      <w:r>
        <w:rPr>
          <w:rFonts w:hint="cs"/>
          <w:rtl/>
        </w:rPr>
        <w:t>ק</w:t>
      </w:r>
      <w:r w:rsidRPr="00C63571">
        <w:rPr>
          <w:rtl/>
        </w:rPr>
        <w:t xml:space="preserve"> הא דאיעקור איעקורי, הא דאיגום איגומי מעילוי סימנים </w:t>
      </w:r>
    </w:p>
    <w:p w14:paraId="29897744" w14:textId="77777777" w:rsidR="0046556D" w:rsidRDefault="00BD6C4F" w:rsidP="00BD6C4F">
      <w:pPr>
        <w:rPr>
          <w:rtl/>
        </w:rPr>
      </w:pPr>
      <w:r>
        <w:rPr>
          <w:rFonts w:hint="cs"/>
          <w:rtl/>
        </w:rPr>
        <w:t>ו</w:t>
      </w:r>
      <w:r>
        <w:rPr>
          <w:rtl/>
        </w:rPr>
        <w:t>לשמואל</w:t>
      </w:r>
      <w:r>
        <w:rPr>
          <w:rFonts w:hint="cs"/>
          <w:rtl/>
        </w:rPr>
        <w:t xml:space="preserve"> </w:t>
      </w:r>
      <w:r w:rsidRPr="00C63571">
        <w:rPr>
          <w:rtl/>
        </w:rPr>
        <w:t>לא תימא כולו, אלא אימא רובו.</w:t>
      </w:r>
    </w:p>
    <w:p w14:paraId="19B14731" w14:textId="77777777" w:rsidR="0046556D" w:rsidRDefault="00BD6C4F" w:rsidP="00BD6C4F">
      <w:pPr>
        <w:rPr>
          <w:rtl/>
        </w:rPr>
      </w:pPr>
      <w:r>
        <w:rPr>
          <w:rFonts w:hint="cs"/>
          <w:rtl/>
        </w:rPr>
        <w:t xml:space="preserve">והך </w:t>
      </w:r>
      <w:r>
        <w:rPr>
          <w:rStyle w:val="2fb"/>
          <w:rFonts w:hint="cs"/>
          <w:rtl/>
          <w:rPrChange w:id="10670" w:author="מנוע אמוראים" w:date="2026-10-05T16:40:54Z">
            <w:rPr>
              <w:rFonts w:hint="cs"/>
              <w:rtl/>
            </w:rPr>
          </w:rPrChange>
        </w:rPr>
        <w:t xml:space="preserve">דאמרבב</w:t>
      </w:r>
      <w:r>
        <w:rPr>
          <w:rStyle w:val="2fb"/>
          <w:rtl/>
          <w:rPrChange w:id="10671" w:author="מנוע אמוראים" w:date="2026-10-05T16:40:54Z">
            <w:rPr>
              <w:rtl/>
            </w:rPr>
          </w:rPrChange>
        </w:rPr>
        <w:t xml:space="preserve">"</w:t>
      </w:r>
      <w:r>
        <w:rPr>
          <w:rStyle w:val="2fb"/>
          <w:rFonts w:hint="cs"/>
          <w:rtl/>
          <w:rPrChange w:id="10672" w:author="מנוע אמוראים" w:date="2026-10-05T16:40:54Z">
            <w:rPr>
              <w:rFonts w:hint="cs"/>
              <w:rtl/>
            </w:rPr>
          </w:rPrChange>
        </w:rPr>
        <w:t xml:space="preserve">ח</w:t>
      </w:r>
      <w:r>
        <w:rPr>
          <w:rFonts w:hint="cs"/>
          <w:rtl/>
        </w:rPr>
        <w:t xml:space="preserve"> מ</w:t>
      </w:r>
      <w:r w:rsidRPr="00C63571">
        <w:rPr>
          <w:rtl/>
        </w:rPr>
        <w:t>שמואל: סימנים שנדלדלו ברובן - טרפה!</w:t>
      </w:r>
    </w:p>
    <w:p w14:paraId="4104F453" w14:textId="77777777" w:rsidR="0046556D" w:rsidRDefault="00BD6C4F" w:rsidP="00BD6C4F">
      <w:pPr>
        <w:rPr>
          <w:rtl/>
        </w:rPr>
      </w:pPr>
      <w:r>
        <w:rPr>
          <w:rStyle w:val="2fb"/>
          <w:rFonts w:hint="cs"/>
          <w:rtl/>
          <w:rPrChange w:id="10673" w:author="מנוע אמוראים" w:date="2026-10-05T16:40:54Z">
            <w:rPr>
              <w:rFonts w:hint="cs"/>
              <w:rtl/>
            </w:rPr>
          </w:rPrChange>
        </w:rPr>
        <w:t xml:space="preserve">ארשבדר</w:t>
      </w:r>
      <w:r>
        <w:rPr>
          <w:rStyle w:val="2fb"/>
          <w:rtl/>
          <w:rPrChange w:id="10674" w:author="מנוע אמוראים" w:date="2026-10-05T16:40:54Z">
            <w:rPr>
              <w:rtl/>
            </w:rPr>
          </w:rPrChange>
        </w:rPr>
        <w:t xml:space="preserve">"</w:t>
      </w:r>
      <w:r>
        <w:rPr>
          <w:rStyle w:val="2fb"/>
          <w:rFonts w:hint="cs"/>
          <w:rtl/>
          <w:rPrChange w:id="10675" w:author="מנוע אמוראים" w:date="2026-10-05T16:40:54Z">
            <w:rPr>
              <w:rFonts w:hint="cs"/>
              <w:rtl/>
            </w:rPr>
          </w:rPrChange>
        </w:rPr>
        <w:t xml:space="preserve">א</w:t>
      </w:r>
      <w:r>
        <w:rPr>
          <w:rtl/>
        </w:rPr>
        <w:t>: הא – ד</w:t>
      </w:r>
      <w:r>
        <w:rPr>
          <w:rFonts w:hint="cs"/>
          <w:rtl/>
        </w:rPr>
        <w:t>נקלף מהבשר</w:t>
      </w:r>
      <w:r w:rsidRPr="00C63571">
        <w:rPr>
          <w:rtl/>
        </w:rPr>
        <w:t xml:space="preserve">, </w:t>
      </w:r>
      <w:r>
        <w:rPr>
          <w:rFonts w:hint="cs"/>
          <w:rtl/>
        </w:rPr>
        <w:t>ו</w:t>
      </w:r>
      <w:r w:rsidRPr="00C63571">
        <w:rPr>
          <w:rtl/>
        </w:rPr>
        <w:t xml:space="preserve">התם </w:t>
      </w:r>
      <w:r>
        <w:rPr>
          <w:rtl/>
        </w:rPr>
        <w:t>–</w:t>
      </w:r>
      <w:r w:rsidRPr="00C63571">
        <w:rPr>
          <w:rtl/>
        </w:rPr>
        <w:t xml:space="preserve"> </w:t>
      </w:r>
      <w:r>
        <w:rPr>
          <w:rFonts w:hint="cs"/>
          <w:rtl/>
        </w:rPr>
        <w:t>שנעקר בכח [דהמיעוט המחובר אינו ביחד]</w:t>
      </w:r>
      <w:r w:rsidRPr="00C63571">
        <w:rPr>
          <w:rtl/>
        </w:rPr>
        <w:t xml:space="preserve"> </w:t>
      </w:r>
    </w:p>
    <w:p w14:paraId="761DDF9A" w14:textId="77777777" w:rsidR="0046556D" w:rsidRDefault="00BD6C4F" w:rsidP="00BD6C4F">
      <w:pPr>
        <w:pStyle w:val="afffff8"/>
        <w:jc w:val="center"/>
        <w:rPr>
          <w:rtl/>
        </w:rPr>
        <w:pPrChange w:id="90039" w:author="קלוד" w:date="2026-10-08T12:07:40Z">
          <w:pPr>
            <w:jc w:val="center"/>
          </w:pPr>
        </w:pPrChange>
      </w:pPr>
      <w:del w:id="90037" w:author="קלוד" w:date="2026-10-08T12:07:40Z">
        <w:r>
          <w:rPr>
            <w:rFonts w:ascii="BA חניכי הישיבות" w:hAnsi="BA חניכי הישיבות" w:cs="BA חניכי הישיבות"/>
            <w:rtl/>
          </w:rPr>
          <w:delText xml:space="preserve">׻</w:delText>
        </w:r>
      </w:del>
      <w:ins w:id="90038" w:author="קלוד" w:date="2026-10-08T12:07:40Z">
        <w:r>
          <w:rPr>
            <w:color w:val="7B3F00"/>
          </w:rPr>
          <w:t xml:space="preserve">ופסוקת הגרגרת</w:t>
        </w:r>
      </w:ins>
    </w:p>
    <w:p w14:paraId="731813C6" w14:textId="77777777" w:rsidR="0046556D" w:rsidRDefault="00BD6C4F" w:rsidP="00BD6C4F">
      <w:pPr>
        <w:rPr>
          <w:rtl/>
        </w:rPr>
      </w:pPr>
      <w:r w:rsidRPr="000C5072">
        <w:rPr>
          <w:b/>
          <w:bCs/>
          <w:rtl/>
        </w:rPr>
        <w:t xml:space="preserve">ופסוקת הגרגרת: </w:t>
      </w:r>
      <w:r w:rsidRPr="00C63571">
        <w:rPr>
          <w:rtl/>
        </w:rPr>
        <w:t>ברובה.</w:t>
      </w:r>
      <w:r>
        <w:rPr>
          <w:rFonts w:hint="cs"/>
          <w:rtl/>
        </w:rPr>
        <w:t xml:space="preserve"> והיינו רוב עוביה ואמרי לה רוב חללה </w:t>
      </w:r>
    </w:p>
    <w:p w14:paraId="7DBB8471" w14:textId="77777777" w:rsidR="00BD6C4F" w:rsidRPr="003D23F5" w:rsidRDefault="00BD6C4F" w:rsidP="00F07436">
      <w:pPr>
        <w:pStyle w:val="afff3"/>
        <w:framePr w:wrap="around"/>
        <w:rPr>
          <w:rtl/>
        </w:rPr>
      </w:pPr>
      <w:r w:rsidRPr="003D23F5">
        <w:rPr>
          <w:rFonts w:hint="cs"/>
          <w:rtl/>
        </w:rPr>
        <w:t>מד:</w:t>
      </w:r>
    </w:p>
    <w:p w14:paraId="1DD4EA73" w14:textId="77777777" w:rsidR="0046556D" w:rsidRDefault="00BD6C4F" w:rsidP="00BD6C4F">
      <w:pPr>
        <w:rPr>
          <w:rtl/>
        </w:rPr>
      </w:pPr>
      <w:r w:rsidRPr="00C63571">
        <w:rPr>
          <w:rtl/>
        </w:rPr>
        <w:t xml:space="preserve">• פסוקת הגרגרת </w:t>
      </w:r>
      <w:r>
        <w:rPr>
          <w:rFonts w:hint="cs"/>
          <w:rtl/>
        </w:rPr>
        <w:t xml:space="preserve">שבאה לפני רב וישב ובדק לה ברוב עוביה </w:t>
      </w:r>
    </w:p>
    <w:p w14:paraId="0C32F9F3" w14:textId="77777777" w:rsidR="0046556D" w:rsidRDefault="00BD6C4F" w:rsidP="00BD6C4F">
      <w:pPr>
        <w:rPr>
          <w:rtl/>
        </w:rPr>
      </w:pPr>
      <w:r>
        <w:rPr>
          <w:rFonts w:hint="cs"/>
          <w:rtl/>
        </w:rPr>
        <w:t xml:space="preserve">אמרו לו </w:t>
      </w:r>
      <w:r>
        <w:rPr>
          <w:rStyle w:val="2fb"/>
          <w:rFonts w:hint="cs"/>
          <w:rtl/>
          <w:rPrChange w:id="10676" w:author="מנוע אמוראים" w:date="2026-10-05T16:40:54Z">
            <w:rPr>
              <w:rFonts w:hint="cs"/>
              <w:rtl/>
            </w:rPr>
          </w:rPrChange>
        </w:rPr>
        <w:t xml:space="preserve">ר</w:t>
      </w:r>
      <w:r>
        <w:rPr>
          <w:rStyle w:val="2fb"/>
          <w:rtl/>
          <w:rPrChange w:id="10677" w:author="מנוע אמוראים" w:date="2026-10-05T16:40:54Z">
            <w:rPr>
              <w:rtl/>
            </w:rPr>
          </w:rPrChange>
        </w:rPr>
        <w:t xml:space="preserve">"</w:t>
      </w:r>
      <w:r>
        <w:rPr>
          <w:rStyle w:val="2fb"/>
          <w:rFonts w:hint="cs"/>
          <w:rtl/>
          <w:rPrChange w:id="10678" w:author="מנוע אמוראים" w:date="2026-10-05T16:40:54Z">
            <w:rPr>
              <w:rFonts w:hint="cs"/>
              <w:rtl/>
            </w:rPr>
          </w:rPrChange>
        </w:rPr>
        <w:t xml:space="preserve">כ</w:t>
      </w:r>
      <w:r>
        <w:rPr>
          <w:rFonts w:hint="cs"/>
          <w:rtl/>
        </w:rPr>
        <w:t xml:space="preserve"> </w:t>
      </w:r>
      <w:r>
        <w:rPr>
          <w:rStyle w:val="2fb"/>
          <w:rFonts w:hint="cs"/>
          <w:rtl/>
          <w:rPrChange w:id="10679" w:author="מנוע אמוראים" w:date="2026-10-05T16:40:54Z">
            <w:rPr>
              <w:rFonts w:hint="cs"/>
              <w:rtl/>
            </w:rPr>
          </w:rPrChange>
        </w:rPr>
        <w:t xml:space="preserve">ור</w:t>
      </w:r>
      <w:r>
        <w:rPr>
          <w:rStyle w:val="2fb"/>
          <w:rtl/>
          <w:rPrChange w:id="10680" w:author="מנוע אמוראים" w:date="2026-10-05T16:40:54Z">
            <w:rPr>
              <w:rtl/>
            </w:rPr>
          </w:rPrChange>
        </w:rPr>
        <w:t xml:space="preserve">"</w:t>
      </w:r>
      <w:r>
        <w:rPr>
          <w:rStyle w:val="2fb"/>
          <w:rFonts w:hint="cs"/>
          <w:rtl/>
          <w:rPrChange w:id="10681" w:author="מנוע אמוראים" w:date="2026-10-05T16:40:54Z">
            <w:rPr>
              <w:rFonts w:hint="cs"/>
              <w:rtl/>
            </w:rPr>
          </w:rPrChange>
        </w:rPr>
        <w:t xml:space="preserve">א</w:t>
      </w:r>
      <w:r>
        <w:rPr>
          <w:rFonts w:hint="cs"/>
          <w:rtl/>
        </w:rPr>
        <w:t xml:space="preserve"> לרב</w:t>
      </w:r>
      <w:r w:rsidRPr="00C63571">
        <w:rPr>
          <w:rtl/>
        </w:rPr>
        <w:t xml:space="preserve">: לימדתנו רבינו ברוב חללה, </w:t>
      </w:r>
    </w:p>
    <w:p w14:paraId="1AAB8D49" w14:textId="77777777" w:rsidR="0046556D" w:rsidRDefault="00BD6C4F" w:rsidP="00BD6C4F">
      <w:pPr>
        <w:rPr>
          <w:rtl/>
        </w:rPr>
      </w:pPr>
      <w:r>
        <w:rPr>
          <w:rFonts w:hint="cs"/>
          <w:rtl/>
        </w:rPr>
        <w:t xml:space="preserve">שלחה </w:t>
      </w:r>
      <w:r>
        <w:rPr>
          <w:rStyle w:val="2fb"/>
          <w:rFonts w:hint="cs"/>
          <w:rtl/>
          <w:rPrChange w:id="10682" w:author="מנוע אמוראים" w:date="2026-10-05T16:40:54Z">
            <w:rPr>
              <w:rFonts w:hint="cs"/>
              <w:rtl/>
            </w:rPr>
          </w:rPrChange>
        </w:rPr>
        <w:t xml:space="preserve">לרבב</w:t>
      </w:r>
      <w:r>
        <w:rPr>
          <w:rStyle w:val="2fb"/>
          <w:rtl/>
          <w:rPrChange w:id="10683" w:author="מנוע אמוראים" w:date="2026-10-05T16:40:54Z">
            <w:rPr>
              <w:rtl/>
            </w:rPr>
          </w:rPrChange>
        </w:rPr>
        <w:t xml:space="preserve">"</w:t>
      </w:r>
      <w:r>
        <w:rPr>
          <w:rStyle w:val="2fb"/>
          <w:rFonts w:hint="cs"/>
          <w:rtl/>
          <w:rPrChange w:id="10684" w:author="מנוע אמוראים" w:date="2026-10-05T16:40:54Z">
            <w:rPr>
              <w:rFonts w:hint="cs"/>
              <w:rtl/>
            </w:rPr>
          </w:rPrChange>
        </w:rPr>
        <w:t xml:space="preserve">ח</w:t>
      </w:r>
      <w:r>
        <w:rPr>
          <w:rFonts w:hint="cs"/>
          <w:rtl/>
        </w:rPr>
        <w:t xml:space="preserve"> בדקה ברוב חללה והכשירה, וקנה ממנו הבשר בי</w:t>
      </w:r>
      <w:r w:rsidR="00BF1CF6">
        <w:rPr>
          <w:rtl/>
        </w:rPr>
        <w:t>"</w:t>
      </w:r>
      <w:r>
        <w:rPr>
          <w:rFonts w:hint="cs"/>
          <w:rtl/>
        </w:rPr>
        <w:t>ג איסתרי פשוטים</w:t>
      </w:r>
      <w:r w:rsidRPr="00C63571">
        <w:rPr>
          <w:rtl/>
        </w:rPr>
        <w:t>.</w:t>
      </w:r>
    </w:p>
    <w:p w14:paraId="4257F13A" w14:textId="77777777" w:rsidR="0046556D" w:rsidRDefault="00BD6C4F" w:rsidP="00BD6C4F">
      <w:pPr>
        <w:rPr>
          <w:rtl/>
        </w:rPr>
      </w:pPr>
      <w:r w:rsidRPr="000C5072">
        <w:rPr>
          <w:rFonts w:hint="cs"/>
          <w:b/>
          <w:bCs/>
          <w:rtl/>
        </w:rPr>
        <w:t xml:space="preserve">והך </w:t>
      </w:r>
      <w:r>
        <w:rPr>
          <w:rFonts w:hint="cs"/>
          <w:rtl/>
        </w:rPr>
        <w:t>ד</w:t>
      </w:r>
      <w:r>
        <w:rPr>
          <w:rtl/>
        </w:rPr>
        <w:t xml:space="preserve">חכם שטימא אין חבירו רשאי לטהר, אסר </w:t>
      </w:r>
      <w:r w:rsidRPr="00C63571">
        <w:rPr>
          <w:rtl/>
        </w:rPr>
        <w:t>אין חבירו רשא</w:t>
      </w:r>
      <w:r>
        <w:rPr>
          <w:rtl/>
        </w:rPr>
        <w:t>י להתיר שאני הכא דרב לא אס</w:t>
      </w:r>
      <w:r>
        <w:rPr>
          <w:rFonts w:hint="cs"/>
          <w:rtl/>
        </w:rPr>
        <w:t>ר</w:t>
      </w:r>
      <w:r w:rsidRPr="00C63571">
        <w:rPr>
          <w:rtl/>
        </w:rPr>
        <w:t>.</w:t>
      </w:r>
    </w:p>
    <w:p w14:paraId="42CE1164" w14:textId="77777777" w:rsidR="00822210" w:rsidRDefault="00BD6C4F" w:rsidP="00BD6C4F">
      <w:pPr>
        <w:rPr>
          <w:rtl/>
        </w:rPr>
      </w:pPr>
      <w:r w:rsidRPr="000C5072">
        <w:rPr>
          <w:b/>
          <w:bCs/>
          <w:rtl/>
        </w:rPr>
        <w:t>ו</w:t>
      </w:r>
      <w:r w:rsidRPr="000C5072">
        <w:rPr>
          <w:rFonts w:hint="cs"/>
          <w:b/>
          <w:bCs/>
          <w:rtl/>
        </w:rPr>
        <w:t xml:space="preserve">הך </w:t>
      </w:r>
      <w:r>
        <w:rPr>
          <w:rFonts w:hint="cs"/>
          <w:rtl/>
        </w:rPr>
        <w:t xml:space="preserve">דאכל אפי' </w:t>
      </w:r>
      <w:r w:rsidRPr="00C63571">
        <w:rPr>
          <w:rtl/>
        </w:rPr>
        <w:t>ד</w:t>
      </w:r>
      <w:r>
        <w:rPr>
          <w:rFonts w:hint="cs"/>
          <w:rtl/>
        </w:rPr>
        <w:t>הורה בה חכם וכתיב 'ואמר אהה</w:t>
      </w:r>
      <w:r w:rsidR="004B0EAE">
        <w:rPr>
          <w:rFonts w:hint="cs"/>
          <w:rtl/>
        </w:rPr>
        <w:t xml:space="preserve"> ה# </w:t>
      </w:r>
      <w:r>
        <w:rPr>
          <w:rtl/>
        </w:rPr>
        <w:t xml:space="preserve">אלהים </w:t>
      </w:r>
      <w:r>
        <w:rPr>
          <w:rStyle w:val="afffff0"/>
          <w:rtl/>
          <w:rPrChange w:id="9021" w:author="מנוע פסוקים" w:date="2026-10-05T16:37:55Z">
            <w:rPr>
              <w:rtl/>
            </w:rPr>
          </w:rPrChange>
        </w:rPr>
        <w:t xml:space="preserve">הנה נפשי לא מטומאה ונבלה וטרפה לא אכלתי מנעורי ועד עתה ולא בא בפי בשר פגול</w:t>
      </w:r>
      <w:r>
        <w:rPr>
          <w:rFonts w:hint="cs"/>
          <w:rtl/>
        </w:rPr>
        <w:t>'</w:t>
      </w:r>
    </w:p>
    <w:p w14:paraId="767E0291" w14:textId="77777777" w:rsidR="00822210" w:rsidRDefault="00822210" w:rsidP="00BD6C4F">
      <w:pPr>
        <w:ind w:firstLine="113"/>
        <w:rPr>
          <w:rtl/>
        </w:rPr>
      </w:pPr>
      <w:r>
        <w:rPr>
          <w:rtl/>
        </w:rPr>
        <w:t xml:space="preserve"> '</w:t>
      </w:r>
      <w:r>
        <w:rPr>
          <w:rStyle w:val="afffff0"/>
          <w:rtl/>
          <w:rPrChange w:id="9022" w:author="מנוע פסוקים" w:date="2026-10-05T16:37:55Z">
            <w:rPr>
              <w:rtl/>
            </w:rPr>
          </w:rPrChange>
        </w:rPr>
        <w:t xml:space="preserve">הנה נפשי לא מטומאה</w:t>
      </w:r>
      <w:r w:rsidR="00BD6C4F">
        <w:rPr>
          <w:rFonts w:hint="cs"/>
          <w:rtl/>
        </w:rPr>
        <w:t>'</w:t>
      </w:r>
      <w:r w:rsidR="00BD6C4F" w:rsidRPr="00C63571">
        <w:rPr>
          <w:rtl/>
        </w:rPr>
        <w:t xml:space="preserve"> - שלא הרהרתי ביום לבא לידי טומאה בלילה.</w:t>
      </w:r>
    </w:p>
    <w:p w14:paraId="5B355B54" w14:textId="77777777" w:rsidR="00822210" w:rsidRDefault="00822210" w:rsidP="00BD6C4F">
      <w:pPr>
        <w:ind w:firstLine="113"/>
        <w:rPr>
          <w:rtl/>
        </w:rPr>
      </w:pPr>
      <w:r>
        <w:rPr>
          <w:rtl/>
        </w:rPr>
        <w:t xml:space="preserve"> '</w:t>
      </w:r>
      <w:r>
        <w:rPr>
          <w:rStyle w:val="afffff0"/>
          <w:rtl/>
          <w:rPrChange w:id="9023" w:author="מנוע פסוקים" w:date="2026-10-05T16:37:55Z">
            <w:rPr>
              <w:rtl/>
            </w:rPr>
          </w:rPrChange>
        </w:rPr>
        <w:t xml:space="preserve">ונבלה וטרפה לא אכלתי</w:t>
      </w:r>
      <w:r w:rsidR="00BD6C4F">
        <w:rPr>
          <w:rFonts w:hint="cs"/>
          <w:rtl/>
        </w:rPr>
        <w:t>'</w:t>
      </w:r>
      <w:r w:rsidR="00BD6C4F" w:rsidRPr="00C63571">
        <w:rPr>
          <w:rtl/>
        </w:rPr>
        <w:t xml:space="preserve"> - שלא אכלתי בשר כוס כוס מעולם.</w:t>
      </w:r>
    </w:p>
    <w:p w14:paraId="28FD79A9" w14:textId="1B98C04E" w:rsidR="0046556D" w:rsidRDefault="00822210" w:rsidP="00BD6C4F">
      <w:pPr>
        <w:ind w:firstLine="113"/>
        <w:rPr>
          <w:rtl/>
        </w:rPr>
      </w:pPr>
      <w:r>
        <w:rPr>
          <w:rtl/>
        </w:rPr>
        <w:t xml:space="preserve"> '</w:t>
      </w:r>
      <w:r>
        <w:rPr>
          <w:rStyle w:val="afffff0"/>
          <w:rtl/>
          <w:rPrChange w:id="9024" w:author="מנוע פסוקים" w:date="2026-10-05T16:37:55Z">
            <w:rPr>
              <w:rtl/>
            </w:rPr>
          </w:rPrChange>
        </w:rPr>
        <w:t xml:space="preserve">ולא בא בפי בשר פגול</w:t>
      </w:r>
      <w:r w:rsidR="00BD6C4F">
        <w:rPr>
          <w:rFonts w:hint="cs"/>
          <w:rtl/>
        </w:rPr>
        <w:t>'</w:t>
      </w:r>
      <w:r w:rsidR="00BD6C4F" w:rsidRPr="00C63571">
        <w:rPr>
          <w:rtl/>
        </w:rPr>
        <w:t xml:space="preserve"> - שלא אכלתי מבהמה שהורה בה חכם, </w:t>
      </w:r>
    </w:p>
    <w:p w14:paraId="1F312190" w14:textId="4E162276" w:rsidR="0046556D" w:rsidRDefault="00BD6C4F" w:rsidP="00BD6C4F">
      <w:pPr>
        <w:ind w:firstLine="113"/>
        <w:rPr>
          <w:rtl/>
        </w:rPr>
      </w:pPr>
      <w:r w:rsidRPr="00C63571">
        <w:rPr>
          <w:rtl/>
        </w:rPr>
        <w:t>משום ר' נתן אמרו: שלא אכלתי מבהמה שלא הורמו מתנותיה.</w:t>
      </w:r>
    </w:p>
    <w:p w14:paraId="3AE14AA2" w14:textId="77777777" w:rsidR="0046556D" w:rsidRDefault="000828F8" w:rsidP="00C62948">
      <w:pPr>
        <w:pStyle w:val="affffb"/>
        <w:rPr>
          <w:rtl/>
        </w:rPr>
      </w:pPr>
      <w:r>
        <w:rPr>
          <w:rtl/>
        </w:rPr>
        <w:t xml:space="preserve">- </w:t>
      </w:r>
      <w:r w:rsidR="00BD6C4F">
        <w:rPr>
          <w:rFonts w:hint="cs"/>
          <w:rtl/>
        </w:rPr>
        <w:t>ה</w:t>
      </w:r>
      <w:r w:rsidR="00BF1CF6">
        <w:rPr>
          <w:rtl/>
        </w:rPr>
        <w:t>"</w:t>
      </w:r>
      <w:r w:rsidR="00BD6C4F">
        <w:rPr>
          <w:rFonts w:hint="cs"/>
          <w:rtl/>
        </w:rPr>
        <w:t xml:space="preserve">מ </w:t>
      </w:r>
      <w:r>
        <w:rPr>
          <w:rtl/>
        </w:rPr>
        <w:t xml:space="preserve">מילתא דתליא בסברא, </w:t>
      </w:r>
      <w:r>
        <w:rPr>
          <w:rStyle w:val="2fb"/>
          <w:rtl/>
          <w:rPrChange w:id="10685" w:author="מנוע אמוראים" w:date="2026-10-05T16:40:54Z">
            <w:rPr>
              <w:rtl/>
            </w:rPr>
          </w:rPrChange>
        </w:rPr>
        <w:t xml:space="preserve">ר</w:t>
      </w:r>
      <w:r>
        <w:rPr>
          <w:rStyle w:val="2fb"/>
          <w:rFonts w:hint="cs"/>
          <w:rtl/>
          <w:rPrChange w:id="10686" w:author="מנוע אמוראים" w:date="2026-10-05T16:40:54Z">
            <w:rPr>
              <w:rFonts w:hint="cs"/>
              <w:rtl/>
            </w:rPr>
          </w:rPrChange>
        </w:rPr>
        <w:t xml:space="preserve">ב</w:t>
      </w:r>
      <w:r>
        <w:rPr>
          <w:rStyle w:val="2fb"/>
          <w:rtl/>
          <w:rPrChange w:id="10687" w:author="מנוע אמוראים" w:date="2026-10-05T16:40:54Z">
            <w:rPr>
              <w:rtl/>
            </w:rPr>
          </w:rPrChange>
        </w:rPr>
        <w:t xml:space="preserve">"</w:t>
      </w:r>
      <w:r>
        <w:rPr>
          <w:rStyle w:val="2fb"/>
          <w:rFonts w:hint="cs"/>
          <w:rtl/>
          <w:rPrChange w:id="10688" w:author="מנוע אמוראים" w:date="2026-10-05T16:40:54Z">
            <w:rPr>
              <w:rFonts w:hint="cs"/>
              <w:rtl/>
            </w:rPr>
          </w:rPrChange>
        </w:rPr>
        <w:t xml:space="preserve">ח</w:t>
      </w:r>
      <w:r>
        <w:rPr>
          <w:rFonts w:hint="cs"/>
          <w:rtl/>
        </w:rPr>
        <w:t xml:space="preserve"> על גמרא סמך דבריו. </w:t>
      </w:r>
    </w:p>
    <w:p w14:paraId="6FF900F7" w14:textId="77777777" w:rsidR="0046556D" w:rsidRDefault="0046556D" w:rsidP="00BD6C4F">
      <w:pPr>
        <w:rPr>
          <w:rtl/>
        </w:rPr>
      </w:pPr>
    </w:p>
    <w:p w14:paraId="3EA6F4F3" w14:textId="77777777" w:rsidR="0046556D" w:rsidRDefault="00BD6C4F" w:rsidP="00BD6C4F">
      <w:pPr>
        <w:rPr>
          <w:rtl/>
        </w:rPr>
      </w:pPr>
      <w:r w:rsidRPr="000C5072">
        <w:rPr>
          <w:rFonts w:hint="cs"/>
          <w:b/>
          <w:bCs/>
          <w:rtl/>
        </w:rPr>
        <w:t xml:space="preserve">והך </w:t>
      </w:r>
      <w:r>
        <w:rPr>
          <w:rFonts w:hint="cs"/>
          <w:rtl/>
        </w:rPr>
        <w:t xml:space="preserve">דלא חשש לחשדא </w:t>
      </w:r>
      <w:r w:rsidRPr="00C63571">
        <w:rPr>
          <w:rtl/>
        </w:rPr>
        <w:t>דתניא, דן את הדין;</w:t>
      </w:r>
      <w:r>
        <w:rPr>
          <w:rFonts w:hint="cs"/>
          <w:rtl/>
        </w:rPr>
        <w:t xml:space="preserve">  </w:t>
      </w:r>
      <w:r w:rsidRPr="00C63571">
        <w:rPr>
          <w:rtl/>
        </w:rPr>
        <w:t xml:space="preserve">זיכה וחייב, טימא וטיהר, אסר והתיר, </w:t>
      </w:r>
    </w:p>
    <w:p w14:paraId="260FD370" w14:textId="4234F690" w:rsidR="0046556D" w:rsidRDefault="00BD6C4F" w:rsidP="00BD6C4F">
      <w:pPr>
        <w:rPr>
          <w:rtl/>
        </w:rPr>
      </w:pPr>
      <w:r>
        <w:rPr>
          <w:rtl/>
        </w:rPr>
        <w:t>וכן העדים שהעידו</w:t>
      </w:r>
      <w:r w:rsidRPr="00C63571">
        <w:rPr>
          <w:rtl/>
        </w:rPr>
        <w:t xml:space="preserve"> כולן רשאין ליקח, אבל אמרו חכמים: הרחק מן הכיעור ומן הדומה לו.</w:t>
      </w:r>
    </w:p>
    <w:p w14:paraId="482F3C44" w14:textId="77777777" w:rsidR="0046556D" w:rsidRDefault="000828F8" w:rsidP="00C62948">
      <w:pPr>
        <w:pStyle w:val="affffb"/>
        <w:rPr>
          <w:rtl/>
        </w:rPr>
      </w:pPr>
      <w:r>
        <w:rPr>
          <w:rtl/>
        </w:rPr>
        <w:t xml:space="preserve">- </w:t>
      </w:r>
      <w:r w:rsidR="00BD6C4F" w:rsidRPr="00C63571">
        <w:rPr>
          <w:rtl/>
        </w:rPr>
        <w:t>ה"מ מידי דמזבין משומא, הכא מ</w:t>
      </w:r>
      <w:r w:rsidR="00BD6C4F">
        <w:rPr>
          <w:rFonts w:hint="cs"/>
          <w:rtl/>
        </w:rPr>
        <w:t xml:space="preserve">שקלה </w:t>
      </w:r>
      <w:r w:rsidR="00BD6C4F" w:rsidRPr="00C63571">
        <w:rPr>
          <w:rtl/>
        </w:rPr>
        <w:t>מוכח.</w:t>
      </w:r>
      <w:r w:rsidR="00BD6C4F">
        <w:rPr>
          <w:rFonts w:hint="cs"/>
          <w:rtl/>
        </w:rPr>
        <w:t xml:space="preserve"> [שהכל רואים שקונה הוא באותו המחיר]</w:t>
      </w:r>
    </w:p>
    <w:p w14:paraId="5727C89B" w14:textId="04E3C929" w:rsidR="0046556D" w:rsidRDefault="00BD6C4F" w:rsidP="00BD6C4F">
      <w:pPr>
        <w:rPr>
          <w:rtl/>
        </w:rPr>
      </w:pPr>
      <w:r w:rsidRPr="00C63571">
        <w:rPr>
          <w:rtl/>
        </w:rPr>
        <w:t>כ</w:t>
      </w:r>
      <w:r>
        <w:rPr>
          <w:rFonts w:hint="cs"/>
          <w:rtl/>
        </w:rPr>
        <w:t xml:space="preserve">הך דרבה התיר </w:t>
      </w:r>
      <w:r>
        <w:rPr>
          <w:rtl/>
        </w:rPr>
        <w:t>טרפ</w:t>
      </w:r>
      <w:r>
        <w:rPr>
          <w:rFonts w:hint="cs"/>
          <w:rtl/>
        </w:rPr>
        <w:t>ה</w:t>
      </w:r>
      <w:r w:rsidRPr="00C63571">
        <w:rPr>
          <w:rtl/>
        </w:rPr>
        <w:t xml:space="preserve"> וזבן מינה בישרא, א</w:t>
      </w:r>
      <w:r w:rsidR="00BF1CF6">
        <w:rPr>
          <w:rtl/>
        </w:rPr>
        <w:t>"</w:t>
      </w:r>
      <w:r>
        <w:rPr>
          <w:rFonts w:hint="cs"/>
          <w:rtl/>
        </w:rPr>
        <w:t xml:space="preserve">ל בת </w:t>
      </w:r>
      <w:r>
        <w:rPr>
          <w:rStyle w:val="2fb"/>
          <w:rFonts w:hint="cs"/>
          <w:rtl/>
          <w:rPrChange w:id="10689" w:author="מנוע אמוראים" w:date="2026-10-05T16:40:54Z">
            <w:rPr>
              <w:rFonts w:hint="cs"/>
              <w:rtl/>
            </w:rPr>
          </w:rPrChange>
        </w:rPr>
        <w:t xml:space="preserve">ר</w:t>
      </w:r>
      <w:r>
        <w:rPr>
          <w:rStyle w:val="2fb"/>
          <w:rtl/>
          <w:rPrChange w:id="10690" w:author="מנוע אמוראים" w:date="2026-10-05T16:40:54Z">
            <w:rPr>
              <w:rtl/>
            </w:rPr>
          </w:rPrChange>
        </w:rPr>
        <w:t xml:space="preserve">"</w:t>
      </w:r>
      <w:r>
        <w:rPr>
          <w:rStyle w:val="2fb"/>
          <w:rFonts w:hint="cs"/>
          <w:rtl/>
          <w:rPrChange w:id="10691" w:author="מנוע אמוראים" w:date="2026-10-05T16:40:54Z">
            <w:rPr>
              <w:rFonts w:hint="cs"/>
              <w:rtl/>
            </w:rPr>
          </w:rPrChange>
        </w:rPr>
        <w:t xml:space="preserve">ח</w:t>
      </w:r>
      <w:r>
        <w:rPr>
          <w:rFonts w:hint="cs"/>
          <w:rtl/>
        </w:rPr>
        <w:t xml:space="preserve"> הכהן</w:t>
      </w:r>
      <w:r w:rsidRPr="00C63571">
        <w:rPr>
          <w:rtl/>
        </w:rPr>
        <w:t xml:space="preserve">: אבא </w:t>
      </w:r>
      <w:r>
        <w:rPr>
          <w:rFonts w:hint="cs"/>
          <w:rtl/>
        </w:rPr>
        <w:t xml:space="preserve">התיר בכור ולא קנה הבשר </w:t>
      </w:r>
    </w:p>
    <w:p w14:paraId="2C47BC39" w14:textId="31A8CB04" w:rsidR="0046556D" w:rsidRDefault="00BD6C4F" w:rsidP="00BD6C4F">
      <w:pPr>
        <w:rPr>
          <w:rtl/>
        </w:rPr>
      </w:pPr>
      <w:r>
        <w:rPr>
          <w:rFonts w:hint="cs"/>
          <w:rtl/>
        </w:rPr>
        <w:t>א</w:t>
      </w:r>
      <w:r w:rsidR="00BF1CF6">
        <w:rPr>
          <w:rtl/>
        </w:rPr>
        <w:t>"</w:t>
      </w:r>
      <w:r>
        <w:rPr>
          <w:rFonts w:hint="cs"/>
          <w:rtl/>
        </w:rPr>
        <w:t>ל</w:t>
      </w:r>
      <w:r w:rsidRPr="00C63571">
        <w:rPr>
          <w:rtl/>
        </w:rPr>
        <w:t>: ה"מ ב</w:t>
      </w:r>
      <w:r>
        <w:rPr>
          <w:rFonts w:hint="cs"/>
          <w:rtl/>
        </w:rPr>
        <w:t>כור דנמכר בשומא</w:t>
      </w:r>
      <w:r w:rsidRPr="00C63571">
        <w:rPr>
          <w:rtl/>
        </w:rPr>
        <w:t>, הכא מ</w:t>
      </w:r>
      <w:r>
        <w:rPr>
          <w:rFonts w:hint="cs"/>
          <w:rtl/>
        </w:rPr>
        <w:t xml:space="preserve">שקלה מוכח דאי מצד חתיכה מעולה כל יום קונים עבורי כזה </w:t>
      </w:r>
    </w:p>
    <w:p w14:paraId="570CAF59" w14:textId="77777777" w:rsidR="0046556D" w:rsidRDefault="0046556D" w:rsidP="00BD6C4F">
      <w:pPr>
        <w:rPr>
          <w:rtl/>
        </w:rPr>
      </w:pPr>
    </w:p>
    <w:p w14:paraId="1CAFBE9A" w14:textId="77777777" w:rsidR="0046556D" w:rsidRDefault="00BD6C4F" w:rsidP="00BD6C4F">
      <w:pPr>
        <w:rPr>
          <w:rtl/>
        </w:rPr>
      </w:pPr>
      <w:r w:rsidRPr="00C63571">
        <w:rPr>
          <w:rtl/>
        </w:rPr>
        <w:t xml:space="preserve">• </w:t>
      </w:r>
      <w:r>
        <w:rPr>
          <w:rStyle w:val="2fb"/>
          <w:rFonts w:hint="cs"/>
          <w:rtl/>
          <w:rPrChange w:id="10692" w:author="מנוע אמוראים" w:date="2026-10-05T16:40:54Z">
            <w:rPr>
              <w:rFonts w:hint="cs"/>
              <w:rtl/>
            </w:rPr>
          </w:rPrChange>
        </w:rPr>
        <w:t xml:space="preserve">אר</w:t>
      </w:r>
      <w:r>
        <w:rPr>
          <w:rStyle w:val="2fb"/>
          <w:rtl/>
          <w:rPrChange w:id="10693" w:author="מנוע אמוראים" w:date="2026-10-05T16:40:54Z">
            <w:rPr>
              <w:rtl/>
            </w:rPr>
          </w:rPrChange>
        </w:rPr>
        <w:t xml:space="preserve">"</w:t>
      </w:r>
      <w:r>
        <w:rPr>
          <w:rStyle w:val="2fb"/>
          <w:rFonts w:hint="cs"/>
          <w:rtl/>
          <w:rPrChange w:id="10694" w:author="מנוע אמוראים" w:date="2026-10-05T16:40:54Z">
            <w:rPr>
              <w:rFonts w:hint="cs"/>
              <w:rtl/>
            </w:rPr>
          </w:rPrChange>
        </w:rPr>
        <w:t xml:space="preserve">ח</w:t>
      </w:r>
      <w:r w:rsidRPr="00C63571">
        <w:rPr>
          <w:rtl/>
        </w:rPr>
        <w:t>: איזהו תלמיד חכם - זה הרואה טרפה לעצמו.</w:t>
      </w:r>
    </w:p>
    <w:p w14:paraId="1D2FE88C" w14:textId="77777777" w:rsidR="0046556D" w:rsidRDefault="00BD6C4F" w:rsidP="00BD6C4F">
      <w:pPr>
        <w:rPr>
          <w:rtl/>
        </w:rPr>
      </w:pPr>
      <w:r>
        <w:rPr>
          <w:rStyle w:val="2fb"/>
          <w:rFonts w:hint="cs"/>
          <w:rtl/>
          <w:rPrChange w:id="10695" w:author="מנוע אמוראים" w:date="2026-10-05T16:40:54Z">
            <w:rPr>
              <w:rFonts w:hint="cs"/>
              <w:rtl/>
            </w:rPr>
          </w:rPrChange>
        </w:rPr>
        <w:t xml:space="preserve">ואר</w:t>
      </w:r>
      <w:r>
        <w:rPr>
          <w:rStyle w:val="2fb"/>
          <w:rtl/>
          <w:rPrChange w:id="10696" w:author="מנוע אמוראים" w:date="2026-10-05T16:40:54Z">
            <w:rPr>
              <w:rtl/>
            </w:rPr>
          </w:rPrChange>
        </w:rPr>
        <w:t xml:space="preserve">"</w:t>
      </w:r>
      <w:r>
        <w:rPr>
          <w:rStyle w:val="2fb"/>
          <w:rFonts w:hint="cs"/>
          <w:rtl/>
          <w:rPrChange w:id="10697" w:author="מנוע אמוראים" w:date="2026-10-05T16:40:54Z">
            <w:rPr>
              <w:rFonts w:hint="cs"/>
              <w:rtl/>
            </w:rPr>
          </w:rPrChange>
        </w:rPr>
        <w:t xml:space="preserve">ח</w:t>
      </w:r>
      <w:r w:rsidRPr="00C63571">
        <w:rPr>
          <w:rtl/>
        </w:rPr>
        <w:t>: איזהו שונא מתנות יחיה - זה הרואה טרפה לעצמו.</w:t>
      </w:r>
    </w:p>
    <w:p w14:paraId="51F90B17" w14:textId="77777777" w:rsidR="0046556D" w:rsidRDefault="00BD6C4F" w:rsidP="00BD6C4F">
      <w:pPr>
        <w:rPr>
          <w:rtl/>
        </w:rPr>
      </w:pPr>
      <w:r w:rsidRPr="00C63571">
        <w:rPr>
          <w:rtl/>
        </w:rPr>
        <w:t>דרש מ</w:t>
      </w:r>
      <w:r w:rsidR="00BF1CF6">
        <w:rPr>
          <w:rtl/>
        </w:rPr>
        <w:t>"</w:t>
      </w:r>
      <w:r>
        <w:rPr>
          <w:rFonts w:hint="cs"/>
          <w:rtl/>
        </w:rPr>
        <w:t xml:space="preserve">ז </w:t>
      </w:r>
      <w:r>
        <w:rPr>
          <w:rStyle w:val="2fb"/>
          <w:rFonts w:hint="cs"/>
          <w:rtl/>
          <w:rPrChange w:id="10698" w:author="מנוע אמוראים" w:date="2026-10-05T16:40:54Z">
            <w:rPr>
              <w:rFonts w:hint="cs"/>
              <w:rtl/>
            </w:rPr>
          </w:rPrChange>
        </w:rPr>
        <w:t xml:space="preserve">מדר</w:t>
      </w:r>
      <w:r>
        <w:rPr>
          <w:rStyle w:val="2fb"/>
          <w:rtl/>
          <w:rPrChange w:id="10699" w:author="מנוע אמוראים" w:date="2026-10-05T16:40:54Z">
            <w:rPr>
              <w:rtl/>
            </w:rPr>
          </w:rPrChange>
        </w:rPr>
        <w:t xml:space="preserve">"</w:t>
      </w:r>
      <w:r>
        <w:rPr>
          <w:rStyle w:val="2fb"/>
          <w:rFonts w:hint="cs"/>
          <w:rtl/>
          <w:rPrChange w:id="10700" w:author="מנוע אמוראים" w:date="2026-10-05T16:40:54Z">
            <w:rPr>
              <w:rFonts w:hint="cs"/>
              <w:rtl/>
            </w:rPr>
          </w:rPrChange>
        </w:rPr>
        <w:t xml:space="preserve">ח</w:t>
      </w:r>
      <w:r w:rsidRPr="00C63571">
        <w:rPr>
          <w:rtl/>
        </w:rPr>
        <w:t>: כל מי שקורא ושונה, ורואה טרפה לעצמו, ושימש ת</w:t>
      </w:r>
      <w:r w:rsidR="00BF1CF6">
        <w:rPr>
          <w:rtl/>
        </w:rPr>
        <w:t>"</w:t>
      </w:r>
      <w:r>
        <w:rPr>
          <w:rFonts w:hint="cs"/>
          <w:rtl/>
        </w:rPr>
        <w:t xml:space="preserve">ח </w:t>
      </w:r>
      <w:r w:rsidRPr="00C63571">
        <w:rPr>
          <w:rtl/>
        </w:rPr>
        <w:t>עליו הכתוב אומר</w:t>
      </w:r>
      <w:r w:rsidRPr="00A71A5E">
        <w:rPr>
          <w:rStyle w:val="afffff0"/>
          <w:rtl/>
        </w:rPr>
        <w:t xml:space="preserve"> </w:t>
      </w:r>
      <w:r w:rsidRPr="00A71A5E">
        <w:rPr>
          <w:rStyle w:val="afffff0"/>
          <w:rFonts w:hint="cs"/>
          <w:rtl/>
        </w:rPr>
        <w:t>'</w:t>
      </w:r>
      <w:r w:rsidRPr="00A71A5E">
        <w:rPr>
          <w:rStyle w:val="afffff0"/>
          <w:rtl/>
        </w:rPr>
        <w:t>יגיע כפיך כי תאכל אשריך וטוב לך</w:t>
      </w:r>
      <w:r w:rsidRPr="00A71A5E">
        <w:rPr>
          <w:rStyle w:val="afffff0"/>
          <w:rFonts w:hint="cs"/>
          <w:rtl/>
        </w:rPr>
        <w:t>'</w:t>
      </w:r>
      <w:r w:rsidRPr="00A71A5E">
        <w:rPr>
          <w:rStyle w:val="afffff0"/>
          <w:rtl/>
        </w:rPr>
        <w:t>.</w:t>
      </w:r>
    </w:p>
    <w:p w14:paraId="5A2B4F17" w14:textId="77777777" w:rsidR="0046556D" w:rsidRDefault="00BD6C4F" w:rsidP="00BD6C4F">
      <w:pPr>
        <w:rPr>
          <w:rtl/>
        </w:rPr>
      </w:pPr>
      <w:r>
        <w:rPr>
          <w:rStyle w:val="2fb"/>
          <w:rFonts w:hint="cs"/>
          <w:rtl/>
          <w:rPrChange w:id="10701" w:author="מנוע אמוראים" w:date="2026-10-05T16:40:54Z">
            <w:rPr>
              <w:rFonts w:hint="cs"/>
              <w:rtl/>
            </w:rPr>
          </w:rPrChange>
        </w:rPr>
        <w:t xml:space="preserve">ר</w:t>
      </w:r>
      <w:r>
        <w:rPr>
          <w:rStyle w:val="2fb"/>
          <w:rtl/>
          <w:rPrChange w:id="10702" w:author="מנוע אמוראים" w:date="2026-10-05T16:40:54Z">
            <w:rPr>
              <w:rtl/>
            </w:rPr>
          </w:rPrChange>
        </w:rPr>
        <w:t xml:space="preserve">"</w:t>
      </w:r>
      <w:r>
        <w:rPr>
          <w:rStyle w:val="2fb"/>
          <w:rFonts w:hint="cs"/>
          <w:rtl/>
          <w:rPrChange w:id="10703" w:author="מנוע אמוראים" w:date="2026-10-05T16:40:54Z">
            <w:rPr>
              <w:rFonts w:hint="cs"/>
              <w:rtl/>
            </w:rPr>
          </w:rPrChange>
        </w:rPr>
        <w:t xml:space="preserve">ז</w:t>
      </w:r>
      <w:r w:rsidRPr="00C63571">
        <w:rPr>
          <w:rtl/>
        </w:rPr>
        <w:t>: זוכה ונוחל שני עולמות העולם הזה והעולם הבא, אשריך - בעולם הזה, וטוב לך - לעולם הבא.</w:t>
      </w:r>
    </w:p>
    <w:p w14:paraId="4A86081C" w14:textId="77777777" w:rsidR="0046556D" w:rsidRDefault="00BD6C4F" w:rsidP="00BD6C4F">
      <w:pPr>
        <w:rPr>
          <w:rtl/>
        </w:rPr>
      </w:pPr>
      <w:r>
        <w:rPr>
          <w:rStyle w:val="2fb"/>
          <w:rtl/>
          <w:rPrChange w:id="10704" w:author="מנוע אמוראים" w:date="2026-10-05T16:40:54Z">
            <w:rPr>
              <w:rtl/>
            </w:rPr>
          </w:rPrChange>
        </w:rPr>
        <w:t xml:space="preserve">ר</w:t>
      </w:r>
      <w:r>
        <w:rPr>
          <w:rStyle w:val="2fb"/>
          <w:rtl/>
          <w:rPrChange w:id="10705" w:author="מנוע אמוראים" w:date="2026-10-05T16:40:54Z">
            <w:rPr>
              <w:rtl/>
            </w:rPr>
          </w:rPrChange>
        </w:rPr>
        <w:t xml:space="preserve">"</w:t>
      </w:r>
      <w:r>
        <w:rPr>
          <w:rStyle w:val="2fb"/>
          <w:rFonts w:hint="cs"/>
          <w:rtl/>
          <w:rPrChange w:id="10706" w:author="מנוע אמוראים" w:date="2026-10-05T16:40:54Z">
            <w:rPr>
              <w:rFonts w:hint="cs"/>
              <w:rtl/>
            </w:rPr>
          </w:rPrChange>
        </w:rPr>
        <w:t xml:space="preserve">א</w:t>
      </w:r>
      <w:r w:rsidRPr="00C63571">
        <w:rPr>
          <w:rtl/>
        </w:rPr>
        <w:t xml:space="preserve"> כ</w:t>
      </w:r>
      <w:r>
        <w:rPr>
          <w:rFonts w:hint="cs"/>
          <w:rtl/>
        </w:rPr>
        <w:t xml:space="preserve">ששלחו לי מבית הנשיא דבר לא לקחת וכשהזמינו לא הלך </w:t>
      </w:r>
    </w:p>
    <w:p w14:paraId="12F20373" w14:textId="77777777" w:rsidR="0046556D" w:rsidRDefault="00BD6C4F" w:rsidP="00BD6C4F">
      <w:pPr>
        <w:rPr>
          <w:rtl/>
        </w:rPr>
      </w:pPr>
      <w:r w:rsidRPr="00C63571">
        <w:rPr>
          <w:rtl/>
        </w:rPr>
        <w:t>אמר: לא</w:t>
      </w:r>
      <w:r w:rsidR="00767C59">
        <w:rPr>
          <w:rtl/>
        </w:rPr>
        <w:t xml:space="preserve"> </w:t>
      </w:r>
      <w:r w:rsidRPr="00C63571">
        <w:rPr>
          <w:rtl/>
        </w:rPr>
        <w:t xml:space="preserve">בעי מר דאיחי? </w:t>
      </w:r>
      <w:r w:rsidRPr="00664445">
        <w:rPr>
          <w:rStyle w:val="afffff0"/>
          <w:rtl/>
        </w:rPr>
        <w:t>ד</w:t>
      </w:r>
      <w:r w:rsidRPr="00664445">
        <w:rPr>
          <w:rStyle w:val="afffff0"/>
          <w:rFonts w:hint="cs"/>
          <w:rtl/>
        </w:rPr>
        <w:t>'</w:t>
      </w:r>
      <w:r w:rsidRPr="00664445">
        <w:rPr>
          <w:rStyle w:val="afffff0"/>
          <w:rtl/>
        </w:rPr>
        <w:t>ושונא מתנות יחיה</w:t>
      </w:r>
      <w:r w:rsidRPr="00664445">
        <w:rPr>
          <w:rStyle w:val="afffff0"/>
          <w:rFonts w:hint="cs"/>
          <w:rtl/>
        </w:rPr>
        <w:t>'</w:t>
      </w:r>
      <w:r w:rsidRPr="00664445">
        <w:rPr>
          <w:rStyle w:val="afffff0"/>
          <w:rtl/>
        </w:rPr>
        <w:t>.</w:t>
      </w:r>
    </w:p>
    <w:p w14:paraId="697B0E1E" w14:textId="77777777" w:rsidR="00BD6C4F" w:rsidRPr="003D23F5" w:rsidRDefault="00BD6C4F" w:rsidP="00F07436">
      <w:pPr>
        <w:pStyle w:val="afff3"/>
        <w:framePr w:wrap="around"/>
        <w:rPr>
          <w:rtl/>
        </w:rPr>
      </w:pPr>
      <w:r w:rsidRPr="003D23F5">
        <w:rPr>
          <w:rFonts w:hint="cs"/>
          <w:rtl/>
        </w:rPr>
        <w:t>מה.</w:t>
      </w:r>
    </w:p>
    <w:p w14:paraId="30D98FB5" w14:textId="77777777" w:rsidR="0046556D" w:rsidRDefault="00BD6C4F" w:rsidP="00BD6C4F">
      <w:pPr>
        <w:rPr>
          <w:rtl/>
        </w:rPr>
      </w:pPr>
      <w:r>
        <w:rPr>
          <w:rStyle w:val="2fb"/>
          <w:rFonts w:hint="cs"/>
          <w:rtl/>
          <w:rPrChange w:id="10707" w:author="מנוע אמוראים" w:date="2026-10-05T16:40:54Z">
            <w:rPr>
              <w:rFonts w:hint="cs"/>
              <w:rtl/>
            </w:rPr>
          </w:rPrChange>
        </w:rPr>
        <w:t xml:space="preserve">ר</w:t>
      </w:r>
      <w:r>
        <w:rPr>
          <w:rStyle w:val="2fb"/>
          <w:rtl/>
          <w:rPrChange w:id="10708" w:author="מנוע אמוראים" w:date="2026-10-05T16:40:54Z">
            <w:rPr>
              <w:rtl/>
            </w:rPr>
          </w:rPrChange>
        </w:rPr>
        <w:t xml:space="preserve">"</w:t>
      </w:r>
      <w:r>
        <w:rPr>
          <w:rStyle w:val="2fb"/>
          <w:rFonts w:hint="cs"/>
          <w:rtl/>
          <w:rPrChange w:id="10709" w:author="מנוע אמוראים" w:date="2026-10-05T16:40:54Z">
            <w:rPr>
              <w:rFonts w:hint="cs"/>
              <w:rtl/>
            </w:rPr>
          </w:rPrChange>
        </w:rPr>
        <w:t xml:space="preserve">ז</w:t>
      </w:r>
      <w:r w:rsidRPr="00C63571">
        <w:rPr>
          <w:rtl/>
        </w:rPr>
        <w:t xml:space="preserve"> כ</w:t>
      </w:r>
      <w:r>
        <w:rPr>
          <w:rFonts w:hint="cs"/>
          <w:rtl/>
        </w:rPr>
        <w:t>ששלחו לו לא לקח</w:t>
      </w:r>
      <w:r w:rsidRPr="00C63571">
        <w:rPr>
          <w:rtl/>
        </w:rPr>
        <w:t xml:space="preserve">, </w:t>
      </w:r>
      <w:r>
        <w:rPr>
          <w:rFonts w:hint="cs"/>
          <w:rtl/>
        </w:rPr>
        <w:t>ו</w:t>
      </w:r>
      <w:r w:rsidRPr="00C63571">
        <w:rPr>
          <w:rtl/>
        </w:rPr>
        <w:t>כ</w:t>
      </w:r>
      <w:r>
        <w:rPr>
          <w:rFonts w:hint="cs"/>
          <w:rtl/>
        </w:rPr>
        <w:t>שזימנהו אזיל</w:t>
      </w:r>
      <w:r w:rsidRPr="00C63571">
        <w:rPr>
          <w:rtl/>
        </w:rPr>
        <w:t xml:space="preserve">: </w:t>
      </w:r>
      <w:r>
        <w:rPr>
          <w:rFonts w:hint="cs"/>
          <w:rtl/>
        </w:rPr>
        <w:t>אמר שהם מתכבדים בי</w:t>
      </w:r>
      <w:r w:rsidRPr="00C63571">
        <w:rPr>
          <w:rtl/>
        </w:rPr>
        <w:t>.</w:t>
      </w:r>
    </w:p>
    <w:p w14:paraId="256AE16E" w14:textId="77777777" w:rsidR="0046556D" w:rsidRDefault="00BD6C4F" w:rsidP="00BD6C4F">
      <w:pPr>
        <w:rPr>
          <w:rtl/>
        </w:rPr>
      </w:pPr>
      <w:r>
        <w:rPr>
          <w:rtl/>
        </w:rPr>
        <w:t xml:space="preserve">• </w:t>
      </w:r>
      <w:r>
        <w:rPr>
          <w:rStyle w:val="2fb"/>
          <w:rtl/>
          <w:rPrChange w:id="10710" w:author="מנוע אמוראים" w:date="2026-10-05T16:40:54Z">
            <w:rPr>
              <w:rtl/>
            </w:rPr>
          </w:rPrChange>
        </w:rPr>
        <w:t xml:space="preserve">א</w:t>
      </w:r>
      <w:r>
        <w:rPr>
          <w:rStyle w:val="2fb"/>
          <w:rFonts w:hint="cs"/>
          <w:rtl/>
          <w:rPrChange w:id="10711" w:author="מנוע אמוראים" w:date="2026-10-05T16:40:54Z">
            <w:rPr>
              <w:rFonts w:hint="cs"/>
              <w:rtl/>
            </w:rPr>
          </w:rPrChange>
        </w:rPr>
        <w:t xml:space="preserve">ר</w:t>
      </w:r>
      <w:r>
        <w:rPr>
          <w:rStyle w:val="2fb"/>
          <w:rtl/>
          <w:rPrChange w:id="10712" w:author="מנוע אמוראים" w:date="2026-10-05T16:40:54Z">
            <w:rPr>
              <w:rtl/>
            </w:rPr>
          </w:rPrChange>
        </w:rPr>
        <w:t xml:space="preserve">"</w:t>
      </w:r>
      <w:r>
        <w:rPr>
          <w:rStyle w:val="2fb"/>
          <w:rFonts w:hint="cs"/>
          <w:rtl/>
          <w:rPrChange w:id="10713" w:author="מנוע אמוראים" w:date="2026-10-05T16:40:54Z">
            <w:rPr>
              <w:rFonts w:hint="cs"/>
              <w:rtl/>
            </w:rPr>
          </w:rPrChange>
        </w:rPr>
        <w:t xml:space="preserve">י</w:t>
      </w:r>
      <w:r>
        <w:rPr>
          <w:rFonts w:hint="cs"/>
          <w:rtl/>
        </w:rPr>
        <w:t xml:space="preserve"> מרבה</w:t>
      </w:r>
      <w:r w:rsidRPr="00C63571">
        <w:rPr>
          <w:rtl/>
        </w:rPr>
        <w:t>: ניקבה כנפה - מצטרפים לרובא.</w:t>
      </w:r>
    </w:p>
    <w:p w14:paraId="1057082A" w14:textId="77777777" w:rsidR="0046556D" w:rsidRDefault="00BD6C4F" w:rsidP="00BD6C4F">
      <w:pPr>
        <w:rPr>
          <w:rtl/>
        </w:rPr>
      </w:pPr>
      <w:r w:rsidRPr="00C63571">
        <w:rPr>
          <w:rtl/>
        </w:rPr>
        <w:t>• מתיב רב ירמיה: ובגולגולת שיש בה נקב אח</w:t>
      </w:r>
      <w:r>
        <w:rPr>
          <w:rtl/>
        </w:rPr>
        <w:t>ד ארוך, אפילו יש בה נקבים הרבה</w:t>
      </w:r>
      <w:r w:rsidRPr="00C63571">
        <w:rPr>
          <w:rtl/>
        </w:rPr>
        <w:t xml:space="preserve"> מצטרפים למלא מקדח.</w:t>
      </w:r>
    </w:p>
    <w:p w14:paraId="75E0E681" w14:textId="77777777" w:rsidR="0046556D" w:rsidRDefault="00BD6C4F" w:rsidP="00BD6C4F">
      <w:pPr>
        <w:rPr>
          <w:rtl/>
        </w:rPr>
      </w:pPr>
      <w:r w:rsidRPr="00C63571">
        <w:rPr>
          <w:rtl/>
        </w:rPr>
        <w:t>אלמא</w:t>
      </w:r>
      <w:r>
        <w:rPr>
          <w:rtl/>
        </w:rPr>
        <w:t xml:space="preserve"> כיון דשיעורה מלא מקדח</w:t>
      </w:r>
      <w:r>
        <w:rPr>
          <w:rFonts w:hint="cs"/>
          <w:rtl/>
        </w:rPr>
        <w:t xml:space="preserve">, </w:t>
      </w:r>
      <w:r w:rsidRPr="00C63571">
        <w:rPr>
          <w:rtl/>
        </w:rPr>
        <w:t>מצטרפין</w:t>
      </w:r>
      <w:r>
        <w:rPr>
          <w:rFonts w:hint="cs"/>
          <w:rtl/>
        </w:rPr>
        <w:t xml:space="preserve"> למלא מקדח </w:t>
      </w:r>
      <w:r w:rsidRPr="00C63571">
        <w:rPr>
          <w:rtl/>
        </w:rPr>
        <w:t>ה"נ כיון דשיעוריה כאיסר לכאיסר מצטרפין!</w:t>
      </w:r>
    </w:p>
    <w:p w14:paraId="4FF7EC5B" w14:textId="77777777" w:rsidR="0046556D" w:rsidRDefault="00BD6C4F" w:rsidP="00BD6C4F">
      <w:pPr>
        <w:rPr>
          <w:rtl/>
        </w:rPr>
      </w:pPr>
      <w:r w:rsidRPr="00C63571">
        <w:rPr>
          <w:rtl/>
        </w:rPr>
        <w:t>אישתמיטתיה הא ד</w:t>
      </w:r>
      <w:r>
        <w:rPr>
          <w:rFonts w:hint="cs"/>
          <w:rtl/>
        </w:rPr>
        <w:t>רב</w:t>
      </w:r>
      <w:r w:rsidRPr="00C63571">
        <w:rPr>
          <w:rtl/>
        </w:rPr>
        <w:t>: נקבים שיש ב</w:t>
      </w:r>
      <w:r>
        <w:rPr>
          <w:rtl/>
        </w:rPr>
        <w:t>הן חסרון</w:t>
      </w:r>
      <w:r>
        <w:rPr>
          <w:rFonts w:hint="cs"/>
          <w:rtl/>
        </w:rPr>
        <w:t xml:space="preserve"> </w:t>
      </w:r>
      <w:r w:rsidRPr="00C63571">
        <w:rPr>
          <w:rtl/>
        </w:rPr>
        <w:t>מצטרפין לכאיסר,</w:t>
      </w:r>
      <w:r>
        <w:rPr>
          <w:rtl/>
        </w:rPr>
        <w:t xml:space="preserve"> ושאין בהן חסרון מצטרפין לרוב</w:t>
      </w:r>
      <w:r w:rsidRPr="00C63571">
        <w:rPr>
          <w:rtl/>
        </w:rPr>
        <w:t>.</w:t>
      </w:r>
    </w:p>
    <w:p w14:paraId="753344E2" w14:textId="77777777" w:rsidR="0046556D" w:rsidRDefault="0046556D" w:rsidP="00BD6C4F">
      <w:pPr>
        <w:rPr>
          <w:rtl/>
        </w:rPr>
      </w:pPr>
    </w:p>
    <w:p w14:paraId="4AE68C89" w14:textId="77777777" w:rsidR="0046556D" w:rsidRDefault="00BD6C4F" w:rsidP="00BD6C4F">
      <w:pPr>
        <w:rPr>
          <w:rtl/>
        </w:rPr>
      </w:pPr>
      <w:r w:rsidRPr="00C63571">
        <w:rPr>
          <w:rtl/>
        </w:rPr>
        <w:t xml:space="preserve">• </w:t>
      </w:r>
      <w:r>
        <w:rPr>
          <w:rStyle w:val="2fb"/>
          <w:rFonts w:hint="cs"/>
          <w:rtl/>
          <w:rPrChange w:id="10714" w:author="מנוע אמוראים" w:date="2026-10-05T16:40:54Z">
            <w:rPr>
              <w:rFonts w:hint="cs"/>
              <w:rtl/>
            </w:rPr>
          </w:rPrChange>
        </w:rPr>
        <w:t xml:space="preserve">רבב</w:t>
      </w:r>
      <w:r>
        <w:rPr>
          <w:rStyle w:val="2fb"/>
          <w:rtl/>
          <w:rPrChange w:id="10715" w:author="מנוע אמוראים" w:date="2026-10-05T16:40:54Z">
            <w:rPr>
              <w:rtl/>
            </w:rPr>
          </w:rPrChange>
        </w:rPr>
        <w:t xml:space="preserve">"</w:t>
      </w:r>
      <w:r>
        <w:rPr>
          <w:rStyle w:val="2fb"/>
          <w:rFonts w:hint="cs"/>
          <w:rtl/>
          <w:rPrChange w:id="10716" w:author="מנוע אמוראים" w:date="2026-10-05T16:40:54Z">
            <w:rPr>
              <w:rFonts w:hint="cs"/>
              <w:rtl/>
            </w:rPr>
          </w:rPrChange>
        </w:rPr>
        <w:t xml:space="preserve">ח</w:t>
      </w:r>
      <w:r>
        <w:rPr>
          <w:rFonts w:hint="cs"/>
          <w:rtl/>
        </w:rPr>
        <w:t xml:space="preserve"> </w:t>
      </w:r>
      <w:r>
        <w:rPr>
          <w:rStyle w:val="2fb"/>
          <w:rFonts w:hint="cs"/>
          <w:rtl/>
          <w:rPrChange w:id="10717" w:author="מנוע אמוראים" w:date="2026-10-05T16:40:54Z">
            <w:rPr>
              <w:rFonts w:hint="cs"/>
              <w:rtl/>
            </w:rPr>
          </w:rPrChange>
        </w:rPr>
        <w:t xml:space="preserve">מריב</w:t>
      </w:r>
      <w:r>
        <w:rPr>
          <w:rStyle w:val="2fb"/>
          <w:rtl/>
          <w:rPrChange w:id="10718" w:author="מנוע אמוראים" w:date="2026-10-05T16:40:54Z">
            <w:rPr>
              <w:rtl/>
            </w:rPr>
          </w:rPrChange>
        </w:rPr>
        <w:t xml:space="preserve">"</w:t>
      </w:r>
      <w:r>
        <w:rPr>
          <w:rStyle w:val="2fb"/>
          <w:rFonts w:hint="cs"/>
          <w:rtl/>
          <w:rPrChange w:id="10719" w:author="מנוע אמוראים" w:date="2026-10-05T16:40:54Z">
            <w:rPr>
              <w:rFonts w:hint="cs"/>
              <w:rtl/>
            </w:rPr>
          </w:rPrChange>
        </w:rPr>
        <w:t xml:space="preserve">ל</w:t>
      </w:r>
      <w:r w:rsidRPr="00C63571">
        <w:rPr>
          <w:rtl/>
        </w:rPr>
        <w:t>: ניטלה הימנה רצועה - מצטרפת לכאיסר.</w:t>
      </w:r>
    </w:p>
    <w:p w14:paraId="09AA361F" w14:textId="77777777" w:rsidR="0046556D" w:rsidRDefault="00BD6C4F" w:rsidP="00BD6C4F">
      <w:pPr>
        <w:rPr>
          <w:rtl/>
        </w:rPr>
      </w:pPr>
      <w:r w:rsidRPr="00AB425A">
        <w:rPr>
          <w:b/>
          <w:bCs/>
          <w:rtl/>
        </w:rPr>
        <w:t xml:space="preserve">• בעא </w:t>
      </w:r>
      <w:r>
        <w:rPr>
          <w:rStyle w:val="2fb"/>
          <w:rFonts w:hint="cs"/>
          <w:b/>
          <w:bCs/>
          <w:rtl/>
          <w:rPrChange w:id="10720" w:author="מנוע אמוראים" w:date="2026-10-05T16:40:54Z">
            <w:rPr>
              <w:rFonts w:hint="cs"/>
              <w:b/>
              <w:bCs/>
              <w:rtl/>
            </w:rPr>
          </w:rPrChange>
        </w:rPr>
        <w:t xml:space="preserve">ריב</w:t>
      </w:r>
      <w:r>
        <w:rPr>
          <w:rStyle w:val="2fb"/>
          <w:b/>
          <w:bCs/>
          <w:rtl/>
          <w:rPrChange w:id="10721" w:author="מנוע אמוראים" w:date="2026-10-05T16:40:54Z">
            <w:rPr>
              <w:b/>
              <w:bCs/>
              <w:rtl/>
            </w:rPr>
          </w:rPrChange>
        </w:rPr>
        <w:t xml:space="preserve">"</w:t>
      </w:r>
      <w:r>
        <w:rPr>
          <w:rStyle w:val="2fb"/>
          <w:rFonts w:hint="cs"/>
          <w:b/>
          <w:bCs/>
          <w:rtl/>
          <w:rPrChange w:id="10722" w:author="מנוע אמוראים" w:date="2026-10-05T16:40:54Z">
            <w:rPr>
              <w:rFonts w:hint="cs"/>
              <w:b/>
              <w:bCs/>
              <w:rtl/>
            </w:rPr>
          </w:rPrChange>
        </w:rPr>
        <w:t xml:space="preserve">נ</w:t>
      </w:r>
      <w:r>
        <w:rPr>
          <w:rFonts w:hint="cs"/>
          <w:b/>
          <w:bCs/>
          <w:rtl/>
        </w:rPr>
        <w:t xml:space="preserve"> </w:t>
      </w:r>
      <w:r>
        <w:rPr>
          <w:rStyle w:val="2fb"/>
          <w:rFonts w:hint="cs"/>
          <w:b/>
          <w:bCs/>
          <w:rtl/>
          <w:rPrChange w:id="10723" w:author="מנוע אמוראים" w:date="2026-10-05T16:40:54Z">
            <w:rPr>
              <w:rFonts w:hint="cs"/>
              <w:b/>
              <w:bCs/>
              <w:rtl/>
            </w:rPr>
          </w:rPrChange>
        </w:rPr>
        <w:t xml:space="preserve">מריב</w:t>
      </w:r>
      <w:r>
        <w:rPr>
          <w:rStyle w:val="2fb"/>
          <w:b/>
          <w:bCs/>
          <w:rtl/>
          <w:rPrChange w:id="10724" w:author="מנוע אמוראים" w:date="2026-10-05T16:40:54Z">
            <w:rPr>
              <w:b/>
              <w:bCs/>
              <w:rtl/>
            </w:rPr>
          </w:rPrChange>
        </w:rPr>
        <w:t xml:space="preserve">"</w:t>
      </w:r>
      <w:r>
        <w:rPr>
          <w:rStyle w:val="2fb"/>
          <w:rFonts w:hint="cs"/>
          <w:b/>
          <w:bCs/>
          <w:rtl/>
          <w:rPrChange w:id="10725" w:author="מנוע אמוראים" w:date="2026-10-05T16:40:54Z">
            <w:rPr>
              <w:rFonts w:hint="cs"/>
              <w:b/>
              <w:bCs/>
              <w:rtl/>
            </w:rPr>
          </w:rPrChange>
        </w:rPr>
        <w:t xml:space="preserve">ל</w:t>
      </w:r>
      <w:del w:id="21292" w:author="Claude" w:date="2026-10-07T09:24:29Z">
        <w:r>
          <w:rPr>
            <w:rFonts w:hint="cs"/>
            <w:b/>
            <w:bCs/>
            <w:rtl/>
          </w:rPr>
          <w:delText xml:space="preserve"> </w:delText>
        </w:r>
      </w:del>
      <w:r w:rsidRPr="00C63571">
        <w:rPr>
          <w:rtl/>
        </w:rPr>
        <w:t xml:space="preserve">: ניקבה כנפה מהו? </w:t>
      </w:r>
    </w:p>
    <w:p w14:paraId="61EAE846" w14:textId="338116DF" w:rsidR="0046556D" w:rsidRDefault="00BD6C4F" w:rsidP="00BD6C4F">
      <w:pPr>
        <w:rPr>
          <w:rtl/>
        </w:rPr>
      </w:pPr>
      <w:r w:rsidRPr="00C63571">
        <w:rPr>
          <w:rtl/>
        </w:rPr>
        <w:t xml:space="preserve">א"ל, </w:t>
      </w:r>
      <w:r>
        <w:rPr>
          <w:rtl/>
        </w:rPr>
        <w:t xml:space="preserve">הרי אמרו: נקבים שיש בהן חסרון </w:t>
      </w:r>
      <w:r w:rsidRPr="00C63571">
        <w:rPr>
          <w:rtl/>
        </w:rPr>
        <w:t>מצטרפין לכאיסר, ושאין בהן</w:t>
      </w:r>
      <w:r>
        <w:rPr>
          <w:rtl/>
        </w:rPr>
        <w:t xml:space="preserve"> חסרון - מצטרפין לרוב</w:t>
      </w:r>
      <w:r w:rsidRPr="00C63571">
        <w:rPr>
          <w:rtl/>
        </w:rPr>
        <w:t>.</w:t>
      </w:r>
    </w:p>
    <w:p w14:paraId="0BDDBB4C" w14:textId="77777777" w:rsidR="0046556D" w:rsidRDefault="00BD6C4F" w:rsidP="00BD6C4F">
      <w:pPr>
        <w:rPr>
          <w:rtl/>
        </w:rPr>
      </w:pPr>
      <w:r w:rsidRPr="000C5072">
        <w:rPr>
          <w:b/>
          <w:bCs/>
          <w:spacing w:val="4"/>
          <w:rtl/>
        </w:rPr>
        <w:t>בע</w:t>
      </w:r>
      <w:r w:rsidRPr="000C5072">
        <w:rPr>
          <w:rFonts w:hint="cs"/>
          <w:b/>
          <w:bCs/>
          <w:spacing w:val="4"/>
          <w:rtl/>
        </w:rPr>
        <w:t>וף</w:t>
      </w:r>
      <w:r w:rsidRPr="000C5072">
        <w:rPr>
          <w:b/>
          <w:bCs/>
          <w:spacing w:val="4"/>
          <w:rtl/>
        </w:rPr>
        <w:t xml:space="preserve"> מאי</w:t>
      </w:r>
      <w:r>
        <w:rPr>
          <w:rtl/>
        </w:rPr>
        <w:t xml:space="preserve">? </w:t>
      </w:r>
      <w:r>
        <w:rPr>
          <w:rStyle w:val="2fb"/>
          <w:rtl/>
          <w:rPrChange w:id="10726" w:author="מנוע אמוראים" w:date="2026-10-05T16:40:54Z">
            <w:rPr>
              <w:rtl/>
            </w:rPr>
          </w:rPrChange>
        </w:rPr>
        <w:t xml:space="preserve">א</w:t>
      </w:r>
      <w:r>
        <w:rPr>
          <w:rStyle w:val="2fb"/>
          <w:rFonts w:hint="cs"/>
          <w:rtl/>
          <w:rPrChange w:id="10727" w:author="מנוע אמוראים" w:date="2026-10-05T16:40:54Z">
            <w:rPr>
              <w:rFonts w:hint="cs"/>
              <w:rtl/>
            </w:rPr>
          </w:rPrChange>
        </w:rPr>
        <w:t xml:space="preserve">ריב</w:t>
      </w:r>
      <w:r>
        <w:rPr>
          <w:rStyle w:val="2fb"/>
          <w:rtl/>
          <w:rPrChange w:id="10728" w:author="מנוע אמוראים" w:date="2026-10-05T16:40:54Z">
            <w:rPr>
              <w:rtl/>
            </w:rPr>
          </w:rPrChange>
        </w:rPr>
        <w:t xml:space="preserve">"</w:t>
      </w:r>
      <w:r>
        <w:rPr>
          <w:rStyle w:val="2fb"/>
          <w:rFonts w:hint="cs"/>
          <w:rtl/>
          <w:rPrChange w:id="10729" w:author="מנוע אמוראים" w:date="2026-10-05T16:40:54Z">
            <w:rPr>
              <w:rFonts w:hint="cs"/>
              <w:rtl/>
            </w:rPr>
          </w:rPrChange>
        </w:rPr>
        <w:t xml:space="preserve">נ</w:t>
      </w:r>
      <w:r w:rsidRPr="00C63571">
        <w:rPr>
          <w:rtl/>
        </w:rPr>
        <w:t xml:space="preserve">: מפרשא </w:t>
      </w:r>
      <w:r>
        <w:rPr>
          <w:rStyle w:val="2fb"/>
          <w:rFonts w:hint="cs"/>
          <w:rtl/>
          <w:rPrChange w:id="10730" w:author="מנוע אמוראים" w:date="2026-10-05T16:40:54Z">
            <w:rPr>
              <w:rFonts w:hint="cs"/>
              <w:rtl/>
            </w:rPr>
          </w:rPrChange>
        </w:rPr>
        <w:t xml:space="preserve">מר</w:t>
      </w:r>
      <w:r>
        <w:rPr>
          <w:rStyle w:val="2fb"/>
          <w:rtl/>
          <w:rPrChange w:id="10731" w:author="מנוע אמוראים" w:date="2026-10-05T16:40:54Z">
            <w:rPr>
              <w:rtl/>
            </w:rPr>
          </w:rPrChange>
        </w:rPr>
        <w:t xml:space="preserve">"</w:t>
      </w:r>
      <w:r>
        <w:rPr>
          <w:rStyle w:val="2fb"/>
          <w:rFonts w:hint="cs"/>
          <w:rtl/>
          <w:rPrChange w:id="10732" w:author="מנוע אמוראים" w:date="2026-10-05T16:40:54Z">
            <w:rPr>
              <w:rFonts w:hint="cs"/>
              <w:rtl/>
            </w:rPr>
          </w:rPrChange>
        </w:rPr>
        <w:t xml:space="preserve">א</w:t>
      </w:r>
      <w:r w:rsidRPr="00C63571">
        <w:rPr>
          <w:rtl/>
        </w:rPr>
        <w:t xml:space="preserve">, מקפלו ומניחו </w:t>
      </w:r>
      <w:r>
        <w:rPr>
          <w:rFonts w:hint="cs"/>
          <w:rtl/>
        </w:rPr>
        <w:t>ע</w:t>
      </w:r>
      <w:r w:rsidR="00BF1CF6">
        <w:rPr>
          <w:rtl/>
        </w:rPr>
        <w:t>"</w:t>
      </w:r>
      <w:r>
        <w:rPr>
          <w:rFonts w:hint="cs"/>
          <w:rtl/>
        </w:rPr>
        <w:t>פ</w:t>
      </w:r>
      <w:r>
        <w:rPr>
          <w:rtl/>
        </w:rPr>
        <w:t xml:space="preserve"> הקנה, אם חופה את רוב הקנה טרפה, ואם לאו</w:t>
      </w:r>
      <w:r w:rsidRPr="00C63571">
        <w:rPr>
          <w:rtl/>
        </w:rPr>
        <w:t xml:space="preserve"> כשרה.</w:t>
      </w:r>
    </w:p>
    <w:p w14:paraId="5466FB5F" w14:textId="77777777" w:rsidR="0046556D" w:rsidRDefault="00BD6C4F" w:rsidP="00BD6C4F">
      <w:pPr>
        <w:rPr>
          <w:rtl/>
        </w:rPr>
      </w:pPr>
      <w:r>
        <w:rPr>
          <w:rStyle w:val="2fb"/>
          <w:rFonts w:hint="cs"/>
          <w:rtl/>
          <w:rPrChange w:id="10733" w:author="מנוע אמוראים" w:date="2026-10-05T16:40:54Z">
            <w:rPr>
              <w:rFonts w:hint="cs"/>
              <w:rtl/>
            </w:rPr>
          </w:rPrChange>
        </w:rPr>
        <w:t xml:space="preserve">אר</w:t>
      </w:r>
      <w:r>
        <w:rPr>
          <w:rStyle w:val="2fb"/>
          <w:rtl/>
          <w:rPrChange w:id="10734" w:author="מנוע אמוראים" w:date="2026-10-05T16:40:54Z">
            <w:rPr>
              <w:rtl/>
            </w:rPr>
          </w:rPrChange>
        </w:rPr>
        <w:t xml:space="preserve">"</w:t>
      </w:r>
      <w:r>
        <w:rPr>
          <w:rStyle w:val="2fb"/>
          <w:rFonts w:hint="cs"/>
          <w:rtl/>
          <w:rPrChange w:id="10735" w:author="מנוע אמוראים" w:date="2026-10-05T16:40:54Z">
            <w:rPr>
              <w:rFonts w:hint="cs"/>
              <w:rtl/>
            </w:rPr>
          </w:rPrChange>
        </w:rPr>
        <w:t xml:space="preserve">פ</w:t>
      </w:r>
      <w:r w:rsidRPr="00C63571">
        <w:rPr>
          <w:rtl/>
        </w:rPr>
        <w:t>: וסימניך נפיא.</w:t>
      </w:r>
      <w:r>
        <w:rPr>
          <w:rFonts w:hint="cs"/>
          <w:rtl/>
        </w:rPr>
        <w:t xml:space="preserve"> </w:t>
      </w:r>
      <w:r w:rsidRPr="00C63571">
        <w:rPr>
          <w:rtl/>
        </w:rPr>
        <w:t>נפחתה כדלת;</w:t>
      </w:r>
      <w:r>
        <w:rPr>
          <w:rFonts w:hint="cs"/>
          <w:rtl/>
        </w:rPr>
        <w:t xml:space="preserve">     </w:t>
      </w:r>
      <w:r>
        <w:rPr>
          <w:rStyle w:val="2fb"/>
          <w:rtl/>
          <w:rPrChange w:id="10736" w:author="מנוע אמוראים" w:date="2026-10-05T16:40:54Z">
            <w:rPr>
              <w:rtl/>
            </w:rPr>
          </w:rPrChange>
        </w:rPr>
        <w:t xml:space="preserve">א</w:t>
      </w:r>
      <w:r>
        <w:rPr>
          <w:rStyle w:val="2fb"/>
          <w:rFonts w:hint="cs"/>
          <w:rtl/>
          <w:rPrChange w:id="10737" w:author="מנוע אמוראים" w:date="2026-10-05T16:40:54Z">
            <w:rPr>
              <w:rFonts w:hint="cs"/>
              <w:rtl/>
            </w:rPr>
          </w:rPrChange>
        </w:rPr>
        <w:t xml:space="preserve">ר</w:t>
      </w:r>
      <w:r>
        <w:rPr>
          <w:rStyle w:val="2fb"/>
          <w:rtl/>
          <w:rPrChange w:id="10738" w:author="מנוע אמוראים" w:date="2026-10-05T16:40:54Z">
            <w:rPr>
              <w:rtl/>
            </w:rPr>
          </w:rPrChange>
        </w:rPr>
        <w:t xml:space="preserve">"</w:t>
      </w:r>
      <w:r>
        <w:rPr>
          <w:rStyle w:val="2fb"/>
          <w:rFonts w:hint="cs"/>
          <w:rtl/>
          <w:rPrChange w:id="10739" w:author="מנוע אמוראים" w:date="2026-10-05T16:40:54Z">
            <w:rPr>
              <w:rFonts w:hint="cs"/>
              <w:rtl/>
            </w:rPr>
          </w:rPrChange>
        </w:rPr>
        <w:t xml:space="preserve">נ</w:t>
      </w:r>
      <w:del w:id="21293" w:author="Claude" w:date="2026-10-07T09:24:29Z">
        <w:r>
          <w:rPr>
            <w:rFonts w:hint="cs"/>
            <w:rtl/>
          </w:rPr>
          <w:delText xml:space="preserve"> </w:delText>
        </w:r>
      </w:del>
      <w:r w:rsidRPr="00C63571">
        <w:rPr>
          <w:rtl/>
        </w:rPr>
        <w:t>: כדי שיכנס איסר לרחבו.</w:t>
      </w:r>
    </w:p>
    <w:p w14:paraId="0DC63E29" w14:textId="77777777" w:rsidR="0046556D" w:rsidRDefault="00BD6C4F" w:rsidP="00BD6C4F">
      <w:pPr>
        <w:rPr>
          <w:rtl/>
        </w:rPr>
      </w:pPr>
      <w:r w:rsidRPr="00C63571">
        <w:rPr>
          <w:rtl/>
        </w:rPr>
        <w:t xml:space="preserve">• </w:t>
      </w:r>
      <w:r w:rsidRPr="000C5072">
        <w:rPr>
          <w:b/>
          <w:bCs/>
          <w:rtl/>
        </w:rPr>
        <w:t>נסדקה</w:t>
      </w:r>
      <w:r>
        <w:rPr>
          <w:rFonts w:hint="cs"/>
          <w:rtl/>
        </w:rPr>
        <w:t xml:space="preserve">- רב</w:t>
      </w:r>
      <w:del w:id="21294" w:author="Claude" w:date="2026-10-07T09:24:29Z">
        <w:r>
          <w:rPr>
            <w:rFonts w:hint="cs"/>
            <w:rtl/>
          </w:rPr>
          <w:delText xml:space="preserve"> </w:delText>
        </w:r>
      </w:del>
      <w:r w:rsidRPr="00C63571">
        <w:rPr>
          <w:rtl/>
        </w:rPr>
        <w:t>: אפילו לא נשתייר בה אלא חוליא אחת למעלה, וחוליא אחת למטה - כשרה.</w:t>
      </w:r>
    </w:p>
    <w:p w14:paraId="094B6BC9" w14:textId="77777777" w:rsidR="0046556D" w:rsidRDefault="00BD6C4F" w:rsidP="00BD6C4F">
      <w:pPr>
        <w:rPr>
          <w:rtl/>
        </w:rPr>
      </w:pPr>
      <w:r>
        <w:rPr>
          <w:rtl/>
        </w:rPr>
        <w:t>אמרוה</w:t>
      </w:r>
      <w:r>
        <w:rPr>
          <w:rFonts w:hint="cs"/>
          <w:rtl/>
        </w:rPr>
        <w:t xml:space="preserve"> לפני </w:t>
      </w:r>
      <w:r>
        <w:rPr>
          <w:rStyle w:val="2fb"/>
          <w:rtl/>
          <w:rPrChange w:id="10740" w:author="מנוע אמוראים" w:date="2026-10-05T16:40:54Z">
            <w:rPr>
              <w:rtl/>
            </w:rPr>
          </w:rPrChange>
        </w:rPr>
        <w:t xml:space="preserve">רי"ו</w:t>
      </w:r>
      <w:r w:rsidRPr="00C63571">
        <w:rPr>
          <w:rtl/>
        </w:rPr>
        <w:t xml:space="preserve">, אמר: מה חוליא ומה חוליא דרב? </w:t>
      </w:r>
    </w:p>
    <w:p w14:paraId="2D72BD09" w14:textId="77777777" w:rsidR="0046556D" w:rsidRDefault="00BD6C4F" w:rsidP="00BD6C4F">
      <w:pPr>
        <w:rPr>
          <w:rtl/>
        </w:rPr>
      </w:pPr>
      <w:r w:rsidRPr="00C63571">
        <w:rPr>
          <w:rtl/>
        </w:rPr>
        <w:t>אלא אימא: אפילו לא נשתייר בה אלא משהו למעלה ומשהו למטה - כשרה.</w:t>
      </w:r>
    </w:p>
    <w:p w14:paraId="25CAD2E5" w14:textId="77777777" w:rsidR="0046556D" w:rsidRDefault="00BD6C4F" w:rsidP="00BD6C4F">
      <w:pPr>
        <w:rPr>
          <w:rtl/>
        </w:rPr>
      </w:pPr>
      <w:r w:rsidRPr="00C63571">
        <w:rPr>
          <w:rtl/>
        </w:rPr>
        <w:t xml:space="preserve">אמרוה </w:t>
      </w:r>
      <w:r>
        <w:rPr>
          <w:rFonts w:hint="cs"/>
          <w:rtl/>
        </w:rPr>
        <w:t xml:space="preserve">לפני </w:t>
      </w:r>
      <w:r>
        <w:rPr>
          <w:rStyle w:val="2fb"/>
          <w:rFonts w:hint="cs"/>
          <w:rtl/>
          <w:rPrChange w:id="10741" w:author="מנוע אמוראים" w:date="2026-10-05T16:40:54Z">
            <w:rPr>
              <w:rFonts w:hint="cs"/>
              <w:rtl/>
            </w:rPr>
          </w:rPrChange>
        </w:rPr>
        <w:t xml:space="preserve">רי</w:t>
      </w:r>
      <w:r>
        <w:rPr>
          <w:rStyle w:val="2fb"/>
          <w:rtl/>
          <w:rPrChange w:id="10742" w:author="מנוע אמוראים" w:date="2026-10-05T16:40:54Z">
            <w:rPr>
              <w:rtl/>
            </w:rPr>
          </w:rPrChange>
        </w:rPr>
        <w:t xml:space="preserve">"</w:t>
      </w:r>
      <w:r>
        <w:rPr>
          <w:rStyle w:val="2fb"/>
          <w:rFonts w:hint="cs"/>
          <w:rtl/>
          <w:rPrChange w:id="10743" w:author="מנוע אמוראים" w:date="2026-10-05T16:40:54Z">
            <w:rPr>
              <w:rFonts w:hint="cs"/>
              <w:rtl/>
            </w:rPr>
          </w:rPrChange>
        </w:rPr>
        <w:t xml:space="preserve">ו</w:t>
      </w:r>
      <w:r>
        <w:rPr>
          <w:rFonts w:hint="cs"/>
          <w:rtl/>
        </w:rPr>
        <w:t xml:space="preserve"> מדרבי יונתן הכי אמר להו</w:t>
      </w:r>
      <w:r w:rsidRPr="00C63571">
        <w:rPr>
          <w:rtl/>
        </w:rPr>
        <w:t xml:space="preserve">: ידעין חברין בבלאי לפרושי כי האי טעמא? </w:t>
      </w:r>
    </w:p>
    <w:p w14:paraId="71095FC0" w14:textId="77777777" w:rsidR="0046556D" w:rsidRDefault="00BD6C4F" w:rsidP="00BD6C4F">
      <w:pPr>
        <w:rPr>
          <w:rtl/>
        </w:rPr>
      </w:pPr>
      <w:r>
        <w:rPr>
          <w:rtl/>
        </w:rPr>
        <w:t xml:space="preserve">תנא </w:t>
      </w:r>
      <w:r>
        <w:rPr>
          <w:rStyle w:val="2fb"/>
          <w:rtl/>
          <w:rPrChange w:id="10744" w:author="מנוע אמוראים" w:date="2026-10-05T16:40:54Z">
            <w:rPr>
              <w:rtl/>
            </w:rPr>
          </w:rPrChange>
        </w:rPr>
        <w:t xml:space="preserve">ר</w:t>
      </w:r>
      <w:r>
        <w:rPr>
          <w:rStyle w:val="2fb"/>
          <w:rFonts w:hint="cs"/>
          <w:rtl/>
          <w:rPrChange w:id="10745" w:author="מנוע אמוראים" w:date="2026-10-05T16:40:54Z">
            <w:rPr>
              <w:rFonts w:hint="cs"/>
              <w:rtl/>
            </w:rPr>
          </w:rPrChange>
        </w:rPr>
        <w:t xml:space="preserve">חב</w:t>
      </w:r>
      <w:r>
        <w:rPr>
          <w:rStyle w:val="2fb"/>
          <w:rtl/>
          <w:rPrChange w:id="10746" w:author="מנוע אמוראים" w:date="2026-10-05T16:40:54Z">
            <w:rPr>
              <w:rtl/>
            </w:rPr>
          </w:rPrChange>
        </w:rPr>
        <w:t xml:space="preserve">"</w:t>
      </w:r>
      <w:r>
        <w:rPr>
          <w:rStyle w:val="2fb"/>
          <w:rFonts w:hint="cs"/>
          <w:rtl/>
          <w:rPrChange w:id="10747" w:author="מנוע אמוראים" w:date="2026-10-05T16:40:54Z">
            <w:rPr>
              <w:rFonts w:hint="cs"/>
              <w:rtl/>
            </w:rPr>
          </w:rPrChange>
        </w:rPr>
        <w:t xml:space="preserve">י</w:t>
      </w:r>
      <w:r>
        <w:rPr>
          <w:rFonts w:hint="cs"/>
          <w:rtl/>
        </w:rPr>
        <w:t xml:space="preserve"> לפני </w:t>
      </w:r>
      <w:r>
        <w:rPr>
          <w:rStyle w:val="2fb"/>
          <w:rFonts w:hint="cs"/>
          <w:rtl/>
          <w:rPrChange w:id="10748" w:author="מנוע אמוראים" w:date="2026-10-05T16:40:54Z">
            <w:rPr>
              <w:rFonts w:hint="cs"/>
              <w:rtl/>
            </w:rPr>
          </w:rPrChange>
        </w:rPr>
        <w:t xml:space="preserve">רי</w:t>
      </w:r>
      <w:r>
        <w:rPr>
          <w:rStyle w:val="2fb"/>
          <w:rtl/>
          <w:rPrChange w:id="10749" w:author="מנוע אמוראים" w:date="2026-10-05T16:40:54Z">
            <w:rPr>
              <w:rtl/>
            </w:rPr>
          </w:rPrChange>
        </w:rPr>
        <w:t xml:space="preserve">"</w:t>
      </w:r>
      <w:r>
        <w:rPr>
          <w:rStyle w:val="2fb"/>
          <w:rFonts w:hint="cs"/>
          <w:rtl/>
          <w:rPrChange w:id="10750" w:author="מנוע אמוראים" w:date="2026-10-05T16:40:54Z">
            <w:rPr>
              <w:rFonts w:hint="cs"/>
              <w:rtl/>
            </w:rPr>
          </w:rPrChange>
        </w:rPr>
        <w:t xml:space="preserve">ו</w:t>
      </w:r>
      <w:r w:rsidRPr="00C63571">
        <w:rPr>
          <w:rtl/>
        </w:rPr>
        <w:t>: כל הצואר כולו כשר לשחיטה</w:t>
      </w:r>
      <w:r>
        <w:rPr>
          <w:rFonts w:hint="cs"/>
          <w:rtl/>
        </w:rPr>
        <w:t xml:space="preserve"> </w:t>
      </w:r>
      <w:r w:rsidRPr="00C63571">
        <w:rPr>
          <w:rtl/>
        </w:rPr>
        <w:t>מטבעת הגדולה עד כנפי ריאה התחתונה.</w:t>
      </w:r>
    </w:p>
    <w:p w14:paraId="0FAB2A4F" w14:textId="77777777" w:rsidR="0046556D" w:rsidRDefault="0046556D" w:rsidP="00BD6C4F">
      <w:pPr>
        <w:rPr>
          <w:rtl/>
        </w:rPr>
      </w:pPr>
    </w:p>
    <w:p w14:paraId="3482DF5C" w14:textId="77777777" w:rsidR="0046556D" w:rsidRDefault="00BD6C4F" w:rsidP="00BD6C4F">
      <w:pPr>
        <w:rPr>
          <w:rtl/>
        </w:rPr>
      </w:pPr>
      <w:r w:rsidRPr="00C63571">
        <w:rPr>
          <w:rtl/>
        </w:rPr>
        <w:t>• רבא: תחתונה שהיא עליונה, שאני אומר, כל שפושטת צוארה ורועה ובלבד שלא תאנס.</w:t>
      </w:r>
    </w:p>
    <w:p w14:paraId="1BBF8AEA" w14:textId="77777777" w:rsidR="0046556D" w:rsidRDefault="00BD6C4F" w:rsidP="00BD6C4F">
      <w:pPr>
        <w:rPr>
          <w:rtl/>
        </w:rPr>
      </w:pPr>
      <w:r w:rsidRPr="00AB425A">
        <w:rPr>
          <w:b/>
          <w:bCs/>
          <w:rtl/>
        </w:rPr>
        <w:t>• בעי רב חנינא</w:t>
      </w:r>
      <w:r>
        <w:rPr>
          <w:rFonts w:hint="cs"/>
          <w:rtl/>
        </w:rPr>
        <w:t>[או רב חנניה]</w:t>
      </w:r>
      <w:r w:rsidRPr="00C63571">
        <w:rPr>
          <w:rtl/>
        </w:rPr>
        <w:t xml:space="preserve">: אנסה עצמה, מהו? </w:t>
      </w:r>
      <w:r w:rsidRPr="000C5072">
        <w:rPr>
          <w:b/>
          <w:bCs/>
          <w:rtl/>
        </w:rPr>
        <w:t>תיקו</w:t>
      </w:r>
      <w:r w:rsidRPr="00C63571">
        <w:rPr>
          <w:rtl/>
        </w:rPr>
        <w:t>.</w:t>
      </w:r>
    </w:p>
    <w:p w14:paraId="1E40F938" w14:textId="77777777" w:rsidR="0046556D" w:rsidRDefault="00BD6C4F" w:rsidP="00BD6C4F">
      <w:pPr>
        <w:rPr>
          <w:rtl/>
        </w:rPr>
      </w:pPr>
      <w:r w:rsidRPr="00C63571">
        <w:rPr>
          <w:rtl/>
        </w:rPr>
        <w:t xml:space="preserve">יתיב </w:t>
      </w:r>
      <w:r>
        <w:rPr>
          <w:rStyle w:val="2fb"/>
          <w:rtl/>
          <w:rPrChange w:id="10751" w:author="מנוע אמוראים" w:date="2026-10-05T16:40:54Z">
            <w:rPr>
              <w:rtl/>
            </w:rPr>
          </w:rPrChange>
        </w:rPr>
        <w:t xml:space="preserve">רי"ו</w:t>
      </w:r>
      <w:r>
        <w:rPr>
          <w:rtl/>
        </w:rPr>
        <w:t xml:space="preserve"> </w:t>
      </w:r>
      <w:r>
        <w:rPr>
          <w:rStyle w:val="2fb"/>
          <w:rtl/>
          <w:rPrChange w:id="10752" w:author="מנוע אמוראים" w:date="2026-10-05T16:40:54Z">
            <w:rPr>
              <w:rtl/>
            </w:rPr>
          </w:rPrChange>
        </w:rPr>
        <w:t xml:space="preserve">ורשב"ל</w:t>
      </w:r>
      <w:r>
        <w:rPr>
          <w:rtl/>
        </w:rPr>
        <w:t xml:space="preserve">, נפק מילתא מבינייהו: אנס בסימנים ושחט </w:t>
      </w:r>
      <w:r>
        <w:rPr>
          <w:rtl/>
        </w:rPr>
        <w:t>פסולה, ניקב הקנה למטה מן החזה</w:t>
      </w:r>
      <w:r>
        <w:rPr>
          <w:rFonts w:hint="cs"/>
          <w:rtl/>
        </w:rPr>
        <w:t xml:space="preserve"> </w:t>
      </w:r>
      <w:r w:rsidRPr="00C63571">
        <w:rPr>
          <w:rtl/>
        </w:rPr>
        <w:t>נידון כריאה.</w:t>
      </w:r>
    </w:p>
    <w:p w14:paraId="3DA59463" w14:textId="77777777" w:rsidR="0046556D" w:rsidRDefault="00BD6C4F" w:rsidP="00BD6C4F">
      <w:pPr>
        <w:rPr>
          <w:rtl/>
        </w:rPr>
      </w:pPr>
      <w:r w:rsidRPr="00C63571">
        <w:rPr>
          <w:rtl/>
        </w:rPr>
        <w:t xml:space="preserve">• </w:t>
      </w:r>
      <w:r w:rsidRPr="000C5072">
        <w:rPr>
          <w:b/>
          <w:bCs/>
          <w:rtl/>
        </w:rPr>
        <w:t>ת</w:t>
      </w:r>
      <w:r w:rsidR="00BF1CF6">
        <w:rPr>
          <w:b/>
          <w:bCs/>
          <w:rtl/>
        </w:rPr>
        <w:t>"</w:t>
      </w:r>
      <w:r w:rsidRPr="000C5072">
        <w:rPr>
          <w:rFonts w:hint="cs"/>
          <w:b/>
          <w:bCs/>
          <w:rtl/>
        </w:rPr>
        <w:t>ר</w:t>
      </w:r>
      <w:r w:rsidRPr="00C63571">
        <w:rPr>
          <w:rtl/>
        </w:rPr>
        <w:t xml:space="preserve"> איזהו חזה - זה הרואה את הקרקע;</w:t>
      </w:r>
      <w:r>
        <w:rPr>
          <w:rFonts w:hint="cs"/>
          <w:rtl/>
        </w:rPr>
        <w:t xml:space="preserve"> </w:t>
      </w:r>
      <w:r w:rsidRPr="00C63571">
        <w:rPr>
          <w:rtl/>
        </w:rPr>
        <w:t>למטה עד הצואר, למעלה עד הכרס.</w:t>
      </w:r>
    </w:p>
    <w:p w14:paraId="143A78E7" w14:textId="7A57283F" w:rsidR="0046556D" w:rsidRDefault="00BD6C4F" w:rsidP="00BD6C4F">
      <w:pPr>
        <w:rPr>
          <w:rtl/>
        </w:rPr>
      </w:pPr>
      <w:r>
        <w:rPr>
          <w:rFonts w:hint="cs"/>
          <w:rtl/>
        </w:rPr>
        <w:t xml:space="preserve">  </w:t>
      </w:r>
      <w:r w:rsidRPr="00C63571">
        <w:rPr>
          <w:rtl/>
        </w:rPr>
        <w:t>חותך שתי צלעות משתי דפנות אילך ואילך, וזהו חזה הניתן לכהנים.</w:t>
      </w:r>
    </w:p>
    <w:p w14:paraId="223CEEB7" w14:textId="77777777" w:rsidR="0046556D" w:rsidRDefault="00BD6C4F" w:rsidP="00BD6C4F">
      <w:pPr>
        <w:pStyle w:val="afffff8"/>
        <w:jc w:val="center"/>
        <w:rPr>
          <w:rtl/>
        </w:rPr>
        <w:pPrChange w:id="90036" w:author="קלוד" w:date="2026-10-08T12:07:40Z">
          <w:pPr>
            <w:jc w:val="center"/>
          </w:pPr>
        </w:pPrChange>
      </w:pPr>
      <w:del w:id="90034" w:author="קלוד" w:date="2026-10-08T12:07:40Z">
        <w:r>
          <w:rPr>
            <w:rFonts w:ascii="BA חניכי הישיבות" w:hAnsi="BA חניכי הישיבות" w:cs="BA חניכי הישיבות"/>
            <w:rtl/>
          </w:rPr>
          <w:delText xml:space="preserve">׻</w:delText>
        </w:r>
      </w:del>
      <w:ins w:id="90035" w:author="קלוד" w:date="2026-10-08T12:07:40Z">
        <w:r>
          <w:rPr>
            <w:color w:val="7B3F00"/>
          </w:rPr>
          <w:t xml:space="preserve">ניקב קרום של מוח</w:t>
        </w:r>
      </w:ins>
    </w:p>
    <w:p w14:paraId="169EB02F" w14:textId="77777777" w:rsidR="0046556D" w:rsidRDefault="00BD6C4F" w:rsidP="00BD6C4F">
      <w:pPr>
        <w:rPr>
          <w:b/>
          <w:bCs/>
          <w:rtl/>
        </w:rPr>
      </w:pPr>
      <w:r w:rsidRPr="000C5072">
        <w:rPr>
          <w:b/>
          <w:bCs/>
          <w:rtl/>
        </w:rPr>
        <w:t xml:space="preserve">ניקב קרום של מוח: </w:t>
      </w:r>
    </w:p>
    <w:p w14:paraId="60D9BC69" w14:textId="77777777" w:rsidR="0046556D" w:rsidRDefault="00BD6C4F" w:rsidP="00BD6C4F">
      <w:pPr>
        <w:rPr>
          <w:rtl/>
        </w:rPr>
      </w:pPr>
      <w:r w:rsidRPr="00C63571">
        <w:rPr>
          <w:rtl/>
        </w:rPr>
        <w:t>רב ושמואל דאמרי ת</w:t>
      </w:r>
      <w:r>
        <w:rPr>
          <w:rtl/>
        </w:rPr>
        <w:t xml:space="preserve">רוייהו: </w:t>
      </w:r>
      <w:r>
        <w:rPr>
          <w:rFonts w:hint="cs"/>
          <w:rtl/>
        </w:rPr>
        <w:t>הקרום</w:t>
      </w:r>
      <w:r>
        <w:rPr>
          <w:rtl/>
        </w:rPr>
        <w:t xml:space="preserve"> </w:t>
      </w:r>
      <w:r>
        <w:rPr>
          <w:rFonts w:hint="cs"/>
          <w:rtl/>
        </w:rPr>
        <w:t>ה</w:t>
      </w:r>
      <w:r>
        <w:rPr>
          <w:rtl/>
        </w:rPr>
        <w:t>ע</w:t>
      </w:r>
      <w:r>
        <w:rPr>
          <w:rFonts w:hint="cs"/>
          <w:rtl/>
        </w:rPr>
        <w:t>ליון המחובר לגולגלת מפנים</w:t>
      </w:r>
      <w:r w:rsidRPr="00C63571">
        <w:rPr>
          <w:rtl/>
        </w:rPr>
        <w:t>, אע</w:t>
      </w:r>
      <w:r>
        <w:rPr>
          <w:rtl/>
        </w:rPr>
        <w:t>"</w:t>
      </w:r>
      <w:r w:rsidRPr="00C63571">
        <w:rPr>
          <w:rtl/>
        </w:rPr>
        <w:t xml:space="preserve">ג דלא </w:t>
      </w:r>
      <w:r>
        <w:rPr>
          <w:rFonts w:hint="cs"/>
          <w:rtl/>
        </w:rPr>
        <w:t xml:space="preserve">ניקב הקרום הרך שהמח בתוכו [ואמרי ליה עד </w:t>
      </w:r>
      <w:r w:rsidRPr="000C5072">
        <w:rPr>
          <w:rFonts w:hint="cs"/>
          <w:b/>
          <w:bCs/>
          <w:rtl/>
        </w:rPr>
        <w:t>דאינקיב</w:t>
      </w:r>
      <w:r>
        <w:rPr>
          <w:rFonts w:hint="cs"/>
          <w:rtl/>
        </w:rPr>
        <w:t xml:space="preserve"> תתאה]</w:t>
      </w:r>
    </w:p>
    <w:p w14:paraId="1C1DF0F9" w14:textId="77777777" w:rsidR="0046556D" w:rsidRDefault="00BD6C4F" w:rsidP="00BD6C4F">
      <w:pPr>
        <w:rPr>
          <w:rtl/>
        </w:rPr>
      </w:pPr>
      <w:r>
        <w:rPr>
          <w:rStyle w:val="2fb"/>
          <w:rFonts w:hint="cs"/>
          <w:rtl/>
          <w:rPrChange w:id="10753" w:author="מנוע אמוראים" w:date="2026-10-05T16:40:54Z">
            <w:rPr>
              <w:rFonts w:hint="cs"/>
              <w:rtl/>
            </w:rPr>
          </w:rPrChange>
        </w:rPr>
        <w:t xml:space="preserve">רשב</w:t>
      </w:r>
      <w:r>
        <w:rPr>
          <w:rStyle w:val="2fb"/>
          <w:rtl/>
          <w:rPrChange w:id="10754" w:author="מנוע אמוראים" w:date="2026-10-05T16:40:54Z">
            <w:rPr>
              <w:rtl/>
            </w:rPr>
          </w:rPrChange>
        </w:rPr>
        <w:t xml:space="preserve">"</w:t>
      </w:r>
      <w:r>
        <w:rPr>
          <w:rStyle w:val="2fb"/>
          <w:rFonts w:hint="cs"/>
          <w:rtl/>
          <w:rPrChange w:id="10755" w:author="מנוע אמוראים" w:date="2026-10-05T16:40:54Z">
            <w:rPr>
              <w:rFonts w:hint="cs"/>
              <w:rtl/>
            </w:rPr>
          </w:rPrChange>
        </w:rPr>
        <w:t xml:space="preserve">נ</w:t>
      </w:r>
      <w:r>
        <w:rPr>
          <w:rFonts w:hint="cs"/>
          <w:rtl/>
        </w:rPr>
        <w:t xml:space="preserve"> </w:t>
      </w:r>
      <w:r w:rsidRPr="00C63571">
        <w:rPr>
          <w:rtl/>
        </w:rPr>
        <w:t>וסימניך: חייתא דמ</w:t>
      </w:r>
      <w:r>
        <w:rPr>
          <w:rFonts w:hint="cs"/>
          <w:rtl/>
        </w:rPr>
        <w:t xml:space="preserve">ונח בה המח </w:t>
      </w:r>
    </w:p>
    <w:p w14:paraId="43B2385B" w14:textId="77777777" w:rsidR="0046556D" w:rsidRDefault="00BD6C4F" w:rsidP="00BD6C4F">
      <w:pPr>
        <w:rPr>
          <w:rtl/>
        </w:rPr>
      </w:pPr>
      <w:r>
        <w:rPr>
          <w:rStyle w:val="2fb"/>
          <w:rFonts w:hint="cs"/>
          <w:rtl/>
          <w:rPrChange w:id="10756" w:author="מנוע אמוראים" w:date="2026-10-05T16:40:54Z">
            <w:rPr>
              <w:rFonts w:hint="cs"/>
              <w:rtl/>
            </w:rPr>
          </w:rPrChange>
        </w:rPr>
        <w:t xml:space="preserve">רבב</w:t>
      </w:r>
      <w:r>
        <w:rPr>
          <w:rStyle w:val="2fb"/>
          <w:rtl/>
          <w:rPrChange w:id="10757" w:author="מנוע אמוראים" w:date="2026-10-05T16:40:54Z">
            <w:rPr>
              <w:rtl/>
            </w:rPr>
          </w:rPrChange>
        </w:rPr>
        <w:t xml:space="preserve">"</w:t>
      </w:r>
      <w:r>
        <w:rPr>
          <w:rStyle w:val="2fb"/>
          <w:rFonts w:hint="cs"/>
          <w:rtl/>
          <w:rPrChange w:id="10758" w:author="מנוע אמוראים" w:date="2026-10-05T16:40:54Z">
            <w:rPr>
              <w:rFonts w:hint="cs"/>
              <w:rtl/>
            </w:rPr>
          </w:rPrChange>
        </w:rPr>
        <w:t xml:space="preserve">ח</w:t>
      </w:r>
      <w:r>
        <w:rPr>
          <w:rFonts w:hint="cs"/>
          <w:rtl/>
        </w:rPr>
        <w:t xml:space="preserve"> </w:t>
      </w:r>
      <w:r>
        <w:rPr>
          <w:rStyle w:val="2fb"/>
          <w:rFonts w:hint="cs"/>
          <w:rtl/>
          <w:rPrChange w:id="10759" w:author="מנוע אמוראים" w:date="2026-10-05T16:40:54Z">
            <w:rPr>
              <w:rFonts w:hint="cs"/>
              <w:rtl/>
            </w:rPr>
          </w:rPrChange>
        </w:rPr>
        <w:t xml:space="preserve">מריב</w:t>
      </w:r>
      <w:r>
        <w:rPr>
          <w:rStyle w:val="2fb"/>
          <w:rtl/>
          <w:rPrChange w:id="10760" w:author="מנוע אמוראים" w:date="2026-10-05T16:40:54Z">
            <w:rPr>
              <w:rtl/>
            </w:rPr>
          </w:rPrChange>
        </w:rPr>
        <w:t xml:space="preserve">"</w:t>
      </w:r>
      <w:r>
        <w:rPr>
          <w:rStyle w:val="2fb"/>
          <w:rFonts w:hint="cs"/>
          <w:rtl/>
          <w:rPrChange w:id="10761" w:author="מנוע אמוראים" w:date="2026-10-05T16:40:54Z">
            <w:rPr>
              <w:rFonts w:hint="cs"/>
              <w:rtl/>
            </w:rPr>
          </w:rPrChange>
        </w:rPr>
        <w:t xml:space="preserve">ל</w:t>
      </w:r>
      <w:r>
        <w:rPr>
          <w:rFonts w:hint="cs"/>
          <w:rtl/>
        </w:rPr>
        <w:t xml:space="preserve">:</w:t>
      </w:r>
      <w:r w:rsidRPr="00C63571">
        <w:rPr>
          <w:rtl/>
        </w:rPr>
        <w:t xml:space="preserve"> כנגדו בביצים ניכר</w:t>
      </w:r>
      <w:r>
        <w:rPr>
          <w:rFonts w:hint="cs"/>
          <w:rtl/>
        </w:rPr>
        <w:t xml:space="preserve"> [שיש בו שני קרומים</w:t>
      </w:r>
      <w:r w:rsidRPr="00C63571">
        <w:rPr>
          <w:rtl/>
        </w:rPr>
        <w:t>.</w:t>
      </w:r>
      <w:r>
        <w:rPr>
          <w:rFonts w:hint="cs"/>
          <w:rtl/>
        </w:rPr>
        <w:t>]</w:t>
      </w:r>
    </w:p>
    <w:p w14:paraId="2728C1DE" w14:textId="77777777" w:rsidR="0046556D" w:rsidRDefault="00BD6C4F" w:rsidP="00BD6C4F">
      <w:pPr>
        <w:rPr>
          <w:rtl/>
        </w:rPr>
      </w:pPr>
      <w:r>
        <w:rPr>
          <w:rStyle w:val="2fb"/>
          <w:rFonts w:hint="cs"/>
          <w:rtl/>
          <w:rPrChange w:id="10762" w:author="מנוע אמוראים" w:date="2026-10-05T16:40:54Z">
            <w:rPr>
              <w:rFonts w:hint="cs"/>
              <w:rtl/>
            </w:rPr>
          </w:rPrChange>
        </w:rPr>
        <w:t xml:space="preserve">רשב</w:t>
      </w:r>
      <w:r>
        <w:rPr>
          <w:rStyle w:val="2fb"/>
          <w:rtl/>
          <w:rPrChange w:id="10763" w:author="מנוע אמוראים" w:date="2026-10-05T16:40:54Z">
            <w:rPr>
              <w:rtl/>
            </w:rPr>
          </w:rPrChange>
        </w:rPr>
        <w:t xml:space="preserve">"</w:t>
      </w:r>
      <w:r>
        <w:rPr>
          <w:rStyle w:val="2fb"/>
          <w:rFonts w:hint="cs"/>
          <w:rtl/>
          <w:rPrChange w:id="10764" w:author="מנוע אמוראים" w:date="2026-10-05T16:40:54Z">
            <w:rPr>
              <w:rFonts w:hint="cs"/>
              <w:rtl/>
            </w:rPr>
          </w:rPrChange>
        </w:rPr>
        <w:t xml:space="preserve">פ</w:t>
      </w:r>
      <w:r>
        <w:rPr>
          <w:rFonts w:hint="cs"/>
          <w:rtl/>
        </w:rPr>
        <w:t xml:space="preserve"> </w:t>
      </w:r>
      <w:r>
        <w:rPr>
          <w:rStyle w:val="2fb"/>
          <w:rFonts w:hint="cs"/>
          <w:rtl/>
          <w:rPrChange w:id="10765" w:author="מנוע אמוראים" w:date="2026-10-05T16:40:54Z">
            <w:rPr>
              <w:rFonts w:hint="cs"/>
              <w:rtl/>
            </w:rPr>
          </w:rPrChange>
        </w:rPr>
        <w:t xml:space="preserve">מ</w:t>
      </w:r>
      <w:r>
        <w:rPr>
          <w:rStyle w:val="2fb"/>
          <w:rtl/>
          <w:rPrChange w:id="10766" w:author="מנוע אמוראים" w:date="2026-10-05T16:40:54Z">
            <w:rPr>
              <w:rtl/>
            </w:rPr>
          </w:rPrChange>
        </w:rPr>
        <w:t xml:space="preserve">ריב"ל</w:t>
      </w:r>
      <w:r>
        <w:rPr>
          <w:rtl/>
        </w:rPr>
        <w:t xml:space="preserve">: מוח - כל מה שבקדירה נדון כמוח, התחיל למשוך - נדון כחוט השדרה.</w:t>
      </w:r>
    </w:p>
    <w:p w14:paraId="61A22E13" w14:textId="77777777" w:rsidR="0046556D" w:rsidRDefault="00BD6C4F" w:rsidP="00BD6C4F">
      <w:pPr>
        <w:rPr>
          <w:rtl/>
        </w:rPr>
      </w:pPr>
      <w:r>
        <w:rPr>
          <w:rFonts w:hint="cs"/>
          <w:rtl/>
        </w:rPr>
        <w:t>ו</w:t>
      </w:r>
      <w:r w:rsidRPr="00C63571">
        <w:rPr>
          <w:rtl/>
        </w:rPr>
        <w:t xml:space="preserve">כמין שני </w:t>
      </w:r>
      <w:r>
        <w:rPr>
          <w:rFonts w:hint="cs"/>
          <w:rtl/>
        </w:rPr>
        <w:t>פולין יש מונחין ע</w:t>
      </w:r>
      <w:r w:rsidR="00BF1CF6">
        <w:rPr>
          <w:rtl/>
        </w:rPr>
        <w:t>"</w:t>
      </w:r>
      <w:r>
        <w:rPr>
          <w:rFonts w:hint="cs"/>
          <w:rtl/>
        </w:rPr>
        <w:t xml:space="preserve">פ הקדרה </w:t>
      </w:r>
      <w:r w:rsidRPr="00C63571">
        <w:rPr>
          <w:rtl/>
        </w:rPr>
        <w:t>מן הפולין ולפנים - כלפנים, מן הפולין ולחוץ - כלחוץ</w:t>
      </w:r>
    </w:p>
    <w:p w14:paraId="25CE733C" w14:textId="77777777" w:rsidR="00BD6C4F" w:rsidRPr="003D23F5" w:rsidRDefault="00BD6C4F" w:rsidP="00F07436">
      <w:pPr>
        <w:pStyle w:val="afff3"/>
        <w:framePr w:wrap="around"/>
        <w:rPr>
          <w:rtl/>
        </w:rPr>
      </w:pPr>
      <w:r w:rsidRPr="003D23F5">
        <w:rPr>
          <w:rFonts w:hint="cs"/>
          <w:rtl/>
        </w:rPr>
        <w:t>מה:</w:t>
      </w:r>
    </w:p>
    <w:p w14:paraId="7C278096" w14:textId="77777777" w:rsidR="0046556D" w:rsidRDefault="00BD6C4F" w:rsidP="00BD6C4F">
      <w:pPr>
        <w:rPr>
          <w:rtl/>
        </w:rPr>
      </w:pPr>
      <w:r w:rsidRPr="00C63571">
        <w:rPr>
          <w:rtl/>
        </w:rPr>
        <w:t>ופולין עצמן איני יודע, ומסתברא כלפנים.</w:t>
      </w:r>
    </w:p>
    <w:p w14:paraId="127CF8C0" w14:textId="77777777" w:rsidR="0046556D" w:rsidRDefault="00BD6C4F" w:rsidP="00BD6C4F">
      <w:pPr>
        <w:rPr>
          <w:rtl/>
        </w:rPr>
      </w:pPr>
      <w:r>
        <w:rPr>
          <w:rStyle w:val="2fb"/>
          <w:rtl/>
          <w:rPrChange w:id="10767" w:author="מנוע אמוראים" w:date="2026-10-05T16:40:54Z">
            <w:rPr>
              <w:rtl/>
            </w:rPr>
          </w:rPrChange>
        </w:rPr>
        <w:t xml:space="preserve">רי"ר</w:t>
      </w:r>
      <w:r w:rsidRPr="00C63571">
        <w:rPr>
          <w:rtl/>
        </w:rPr>
        <w:t xml:space="preserve"> בדק בעופא ואשכח כמין שני פולין מונחין על פי הקדרה.</w:t>
      </w:r>
    </w:p>
    <w:p w14:paraId="5F5F93C6" w14:textId="77777777" w:rsidR="0046556D" w:rsidRDefault="00BD6C4F" w:rsidP="00BD6C4F">
      <w:pPr>
        <w:jc w:val="center"/>
        <w:rPr>
          <w:rtl/>
        </w:rPr>
      </w:pPr>
      <w:r>
        <w:rPr>
          <w:rFonts w:ascii="BA חניכי הישיבות" w:hAnsi="BA חניכי הישיבות" w:cs="BA חניכי הישיבות"/>
          <w:rtl/>
        </w:rPr>
        <w:t>׻</w:t>
      </w:r>
    </w:p>
    <w:p w14:paraId="70B4EB58" w14:textId="77777777" w:rsidR="0046556D" w:rsidRDefault="00BD6C4F" w:rsidP="00BD6C4F">
      <w:pPr>
        <w:rPr>
          <w:rtl/>
        </w:rPr>
      </w:pPr>
      <w:r w:rsidRPr="000C5072">
        <w:rPr>
          <w:b/>
          <w:bCs/>
          <w:rtl/>
        </w:rPr>
        <w:t>ניקב הלב לבית חללו</w:t>
      </w:r>
      <w:r w:rsidRPr="00C63571">
        <w:rPr>
          <w:rtl/>
        </w:rPr>
        <w:t xml:space="preserve">: </w:t>
      </w:r>
    </w:p>
    <w:p w14:paraId="67B575B1" w14:textId="77777777" w:rsidR="0046556D" w:rsidRDefault="00BD6C4F" w:rsidP="00BD6C4F">
      <w:pPr>
        <w:rPr>
          <w:rtl/>
        </w:rPr>
      </w:pPr>
      <w:r>
        <w:rPr>
          <w:b/>
          <w:bCs/>
          <w:rtl/>
        </w:rPr>
        <w:t xml:space="preserve">בעי </w:t>
      </w:r>
      <w:r>
        <w:rPr>
          <w:rStyle w:val="2fb"/>
          <w:b/>
          <w:bCs/>
          <w:rtl/>
          <w:rPrChange w:id="10768" w:author="מנוע אמוראים" w:date="2026-10-05T16:40:54Z">
            <w:rPr>
              <w:b/>
              <w:bCs/>
              <w:rtl/>
            </w:rPr>
          </w:rPrChange>
        </w:rPr>
        <w:t xml:space="preserve">ר</w:t>
      </w:r>
      <w:r>
        <w:rPr>
          <w:rStyle w:val="2fb"/>
          <w:b/>
          <w:bCs/>
          <w:rtl/>
          <w:rPrChange w:id="10769" w:author="מנוע אמוראים" w:date="2026-10-05T16:40:54Z">
            <w:rPr>
              <w:b/>
              <w:bCs/>
              <w:rtl/>
            </w:rPr>
          </w:rPrChange>
        </w:rPr>
        <w:t xml:space="preserve">"</w:t>
      </w:r>
      <w:r>
        <w:rPr>
          <w:rStyle w:val="2fb"/>
          <w:rFonts w:hint="cs"/>
          <w:b/>
          <w:bCs/>
          <w:rtl/>
          <w:rPrChange w:id="10770" w:author="מנוע אמוראים" w:date="2026-10-05T16:40:54Z">
            <w:rPr>
              <w:rFonts w:hint="cs"/>
              <w:b/>
              <w:bCs/>
              <w:rtl/>
            </w:rPr>
          </w:rPrChange>
        </w:rPr>
        <w:t xml:space="preserve">ז</w:t>
      </w:r>
      <w:r w:rsidRPr="00C63571">
        <w:rPr>
          <w:rtl/>
        </w:rPr>
        <w:t xml:space="preserve">: לבית חלל קטן או לבית חלל גדול? </w:t>
      </w:r>
    </w:p>
    <w:p w14:paraId="377108B4" w14:textId="77777777" w:rsidR="0046556D" w:rsidRDefault="00BD6C4F" w:rsidP="00BD6C4F">
      <w:pPr>
        <w:rPr>
          <w:rtl/>
        </w:rPr>
      </w:pPr>
      <w:r w:rsidRPr="00C63571">
        <w:rPr>
          <w:rtl/>
        </w:rPr>
        <w:lastRenderedPageBreak/>
        <w:t xml:space="preserve">א"ל אביי: </w:t>
      </w:r>
      <w:r>
        <w:rPr>
          <w:rtl/>
        </w:rPr>
        <w:t xml:space="preserve">מאי תיבעי </w:t>
      </w:r>
      <w:r>
        <w:rPr>
          <w:rFonts w:hint="cs"/>
          <w:rtl/>
        </w:rPr>
        <w:t xml:space="preserve">הא </w:t>
      </w:r>
      <w:r>
        <w:rPr>
          <w:rtl/>
        </w:rPr>
        <w:t xml:space="preserve">תנן </w:t>
      </w:r>
      <w:r>
        <w:rPr>
          <w:rStyle w:val="2fb"/>
          <w:rFonts w:hint="cs"/>
          <w:rtl/>
          <w:rPrChange w:id="10771" w:author="מנוע אמוראים" w:date="2026-10-05T16:40:54Z">
            <w:rPr>
              <w:rFonts w:hint="cs"/>
              <w:rtl/>
            </w:rPr>
          </w:rPrChange>
        </w:rPr>
        <w:t xml:space="preserve">מ</w:t>
      </w:r>
      <w:r>
        <w:rPr>
          <w:rStyle w:val="2fb"/>
          <w:rtl/>
          <w:rPrChange w:id="10772" w:author="מנוע אמוראים" w:date="2026-10-05T16:40:54Z">
            <w:rPr>
              <w:rtl/>
            </w:rPr>
          </w:rPrChange>
        </w:rPr>
        <w:t xml:space="preserve">ר"ש</w:t>
      </w:r>
      <w:r w:rsidRPr="00C63571">
        <w:rPr>
          <w:rtl/>
        </w:rPr>
        <w:t>: עד שתנקב לבית הסמפונות,</w:t>
      </w:r>
      <w:r>
        <w:rPr>
          <w:rFonts w:hint="cs"/>
          <w:rtl/>
        </w:rPr>
        <w:t xml:space="preserve"> ומ</w:t>
      </w:r>
      <w:r w:rsidRPr="00C63571">
        <w:rPr>
          <w:rtl/>
        </w:rPr>
        <w:t>רב: עד שתנקב לסמפון גדול.</w:t>
      </w:r>
      <w:r>
        <w:rPr>
          <w:rFonts w:hint="cs"/>
          <w:rtl/>
        </w:rPr>
        <w:t xml:space="preserve"> </w:t>
      </w:r>
    </w:p>
    <w:p w14:paraId="0667AF78" w14:textId="77777777" w:rsidR="0046556D" w:rsidRDefault="00BD6C4F" w:rsidP="00BD6C4F">
      <w:pPr>
        <w:rPr>
          <w:rtl/>
        </w:rPr>
      </w:pPr>
      <w:r>
        <w:rPr>
          <w:rFonts w:hint="cs"/>
          <w:rtl/>
        </w:rPr>
        <w:t>ו</w:t>
      </w:r>
      <w:r w:rsidRPr="00C63571">
        <w:rPr>
          <w:rtl/>
        </w:rPr>
        <w:t xml:space="preserve">התם לבית הסמפונות </w:t>
      </w:r>
      <w:r>
        <w:rPr>
          <w:rFonts w:hint="cs"/>
          <w:rtl/>
        </w:rPr>
        <w:t xml:space="preserve">היינו </w:t>
      </w:r>
      <w:r w:rsidRPr="00C63571">
        <w:rPr>
          <w:rtl/>
        </w:rPr>
        <w:t xml:space="preserve">להיכא דשפכי </w:t>
      </w:r>
      <w:r>
        <w:rPr>
          <w:rFonts w:hint="cs"/>
          <w:rtl/>
        </w:rPr>
        <w:t>כל ה</w:t>
      </w:r>
      <w:r w:rsidRPr="00C63571">
        <w:rPr>
          <w:rtl/>
        </w:rPr>
        <w:t xml:space="preserve">סמפונות והכא לבית חללו קתני, </w:t>
      </w:r>
      <w:r>
        <w:rPr>
          <w:rtl/>
        </w:rPr>
        <w:t>מ"ל</w:t>
      </w:r>
      <w:r w:rsidRPr="00C63571">
        <w:rPr>
          <w:rtl/>
        </w:rPr>
        <w:t xml:space="preserve"> חלל גדול </w:t>
      </w:r>
      <w:r>
        <w:rPr>
          <w:rFonts w:hint="cs"/>
          <w:rtl/>
        </w:rPr>
        <w:t>או</w:t>
      </w:r>
      <w:r w:rsidRPr="00C63571">
        <w:rPr>
          <w:rtl/>
        </w:rPr>
        <w:t xml:space="preserve"> קטן!</w:t>
      </w:r>
    </w:p>
    <w:p w14:paraId="52C34C69" w14:textId="77777777" w:rsidR="0046556D" w:rsidRDefault="0046556D" w:rsidP="00BD6C4F">
      <w:pPr>
        <w:rPr>
          <w:b/>
          <w:bCs/>
          <w:rtl/>
        </w:rPr>
      </w:pPr>
    </w:p>
    <w:p w14:paraId="29572C5E" w14:textId="77777777" w:rsidR="0046556D" w:rsidRDefault="00BD6C4F" w:rsidP="00BD6C4F">
      <w:pPr>
        <w:rPr>
          <w:b/>
          <w:bCs/>
          <w:rtl/>
        </w:rPr>
      </w:pPr>
      <w:r w:rsidRPr="000C5072">
        <w:rPr>
          <w:b/>
          <w:bCs/>
          <w:rtl/>
        </w:rPr>
        <w:t xml:space="preserve">קנה הלב: </w:t>
      </w:r>
    </w:p>
    <w:p w14:paraId="104DCBEC" w14:textId="77777777" w:rsidR="0046556D" w:rsidRDefault="00BD6C4F" w:rsidP="00BD6C4F">
      <w:pPr>
        <w:rPr>
          <w:rtl/>
        </w:rPr>
      </w:pPr>
      <w:r w:rsidRPr="00C63571">
        <w:rPr>
          <w:rtl/>
        </w:rPr>
        <w:t>רב אמר: במשהו, ושמואל אמר: ברובו.</w:t>
      </w:r>
    </w:p>
    <w:p w14:paraId="1394D1F0" w14:textId="77777777" w:rsidR="0046556D" w:rsidRDefault="00BD6C4F" w:rsidP="00BD6C4F">
      <w:pPr>
        <w:rPr>
          <w:rtl/>
        </w:rPr>
      </w:pPr>
      <w:r w:rsidRPr="00C63571">
        <w:rPr>
          <w:rtl/>
        </w:rPr>
        <w:t xml:space="preserve">קנה הלב? </w:t>
      </w:r>
      <w:r>
        <w:rPr>
          <w:rStyle w:val="2fb"/>
          <w:rFonts w:hint="cs"/>
          <w:rtl/>
          <w:rPrChange w:id="10773" w:author="מנוע אמוראים" w:date="2026-10-05T16:40:54Z">
            <w:rPr>
              <w:rFonts w:hint="cs"/>
              <w:rtl/>
            </w:rPr>
          </w:rPrChange>
        </w:rPr>
        <w:t xml:space="preserve">רב</w:t>
      </w:r>
      <w:r>
        <w:rPr>
          <w:rStyle w:val="2fb"/>
          <w:rtl/>
          <w:rPrChange w:id="10774" w:author="מנוע אמוראים" w:date="2026-10-05T16:40:54Z">
            <w:rPr>
              <w:rtl/>
            </w:rPr>
          </w:rPrChange>
        </w:rPr>
        <w:t xml:space="preserve">"</w:t>
      </w:r>
      <w:r>
        <w:rPr>
          <w:rStyle w:val="2fb"/>
          <w:rFonts w:hint="cs"/>
          <w:rtl/>
          <w:rPrChange w:id="10775" w:author="מנוע אמוראים" w:date="2026-10-05T16:40:54Z">
            <w:rPr>
              <w:rFonts w:hint="cs"/>
              <w:rtl/>
            </w:rPr>
          </w:rPrChange>
        </w:rPr>
        <w:t xml:space="preserve">י</w:t>
      </w:r>
      <w:r>
        <w:rPr>
          <w:rFonts w:hint="cs"/>
          <w:rtl/>
        </w:rPr>
        <w:t xml:space="preserve"> מ</w:t>
      </w:r>
      <w:r w:rsidRPr="00C63571">
        <w:rPr>
          <w:rtl/>
        </w:rPr>
        <w:t>רב: חלב שעל גבי דופני ריאה.</w:t>
      </w:r>
    </w:p>
    <w:p w14:paraId="4F469650" w14:textId="77777777" w:rsidR="0046556D" w:rsidRDefault="00BD6C4F" w:rsidP="00BD6C4F">
      <w:pPr>
        <w:rPr>
          <w:rtl/>
        </w:rPr>
      </w:pPr>
      <w:r>
        <w:rPr>
          <w:rFonts w:hint="cs"/>
          <w:rtl/>
        </w:rPr>
        <w:t xml:space="preserve">אמימר </w:t>
      </w:r>
      <w:r>
        <w:rPr>
          <w:rStyle w:val="2fb"/>
          <w:rFonts w:hint="cs"/>
          <w:rtl/>
          <w:rPrChange w:id="10776" w:author="מנוע אמוראים" w:date="2026-10-05T16:40:54Z">
            <w:rPr>
              <w:rFonts w:hint="cs"/>
              <w:rtl/>
            </w:rPr>
          </w:rPrChange>
        </w:rPr>
        <w:t xml:space="preserve">מדר</w:t>
      </w:r>
      <w:r>
        <w:rPr>
          <w:rStyle w:val="2fb"/>
          <w:rtl/>
          <w:rPrChange w:id="10777" w:author="מנוע אמוראים" w:date="2026-10-05T16:40:54Z">
            <w:rPr>
              <w:rtl/>
            </w:rPr>
          </w:rPrChange>
        </w:rPr>
        <w:t xml:space="preserve">"</w:t>
      </w:r>
      <w:r>
        <w:rPr>
          <w:rStyle w:val="2fb"/>
          <w:rFonts w:hint="cs"/>
          <w:rtl/>
          <w:rPrChange w:id="10778" w:author="מנוע אמוראים" w:date="2026-10-05T16:40:54Z">
            <w:rPr>
              <w:rFonts w:hint="cs"/>
              <w:rtl/>
            </w:rPr>
          </w:rPrChange>
        </w:rPr>
        <w:t xml:space="preserve">נ</w:t>
      </w:r>
      <w:r w:rsidRPr="00C63571">
        <w:rPr>
          <w:rtl/>
        </w:rPr>
        <w:t xml:space="preserve">: תלתא קני </w:t>
      </w:r>
      <w:r>
        <w:rPr>
          <w:rtl/>
        </w:rPr>
        <w:t xml:space="preserve">היו </w:t>
      </w:r>
      <w:r>
        <w:rPr>
          <w:rFonts w:hint="cs"/>
          <w:rtl/>
        </w:rPr>
        <w:t xml:space="preserve">חד יוצא ללב וחד לריאה וחד לכבד </w:t>
      </w:r>
    </w:p>
    <w:p w14:paraId="620168C1" w14:textId="77777777" w:rsidR="0046556D" w:rsidRDefault="00BD6C4F" w:rsidP="00BD6C4F">
      <w:pPr>
        <w:rPr>
          <w:rtl/>
        </w:rPr>
      </w:pPr>
      <w:r w:rsidRPr="00C63571">
        <w:rPr>
          <w:rtl/>
        </w:rPr>
        <w:t>דריאה - כריאה, דכבדא - ככבדא, דליבא - פליגי.</w:t>
      </w:r>
    </w:p>
    <w:p w14:paraId="6B1CB151" w14:textId="77777777" w:rsidR="0046556D" w:rsidRDefault="00BD6C4F" w:rsidP="00BD6C4F">
      <w:pPr>
        <w:rPr>
          <w:rtl/>
        </w:rPr>
      </w:pPr>
      <w:r>
        <w:rPr>
          <w:rFonts w:hint="cs"/>
          <w:rtl/>
        </w:rPr>
        <w:t>מב</w:t>
      </w:r>
      <w:r w:rsidR="00BF1CF6">
        <w:rPr>
          <w:rtl/>
        </w:rPr>
        <w:t>"</w:t>
      </w:r>
      <w:r w:rsidRPr="00C63571">
        <w:rPr>
          <w:rtl/>
        </w:rPr>
        <w:t xml:space="preserve"> מתני איפכא: דריאה - ככבדא, דכבדא - כריאה, דליבא - פליגי.</w:t>
      </w:r>
    </w:p>
    <w:p w14:paraId="46CB5E45" w14:textId="77777777" w:rsidR="0046556D" w:rsidRDefault="00BD6C4F" w:rsidP="00BD6C4F">
      <w:pPr>
        <w:rPr>
          <w:rtl/>
        </w:rPr>
      </w:pPr>
      <w:r>
        <w:rPr>
          <w:rtl/>
        </w:rPr>
        <w:t xml:space="preserve">• אזל </w:t>
      </w:r>
      <w:r>
        <w:rPr>
          <w:rStyle w:val="2fb"/>
          <w:rtl/>
          <w:rPrChange w:id="10779" w:author="מנוע אמוראים" w:date="2026-10-05T16:40:54Z">
            <w:rPr>
              <w:rtl/>
            </w:rPr>
          </w:rPrChange>
        </w:rPr>
        <w:t xml:space="preserve">ר</w:t>
      </w:r>
      <w:r>
        <w:rPr>
          <w:rStyle w:val="2fb"/>
          <w:rFonts w:hint="cs"/>
          <w:rtl/>
          <w:rPrChange w:id="10780" w:author="מנוע אמוראים" w:date="2026-10-05T16:40:54Z">
            <w:rPr>
              <w:rFonts w:hint="cs"/>
              <w:rtl/>
            </w:rPr>
          </w:rPrChange>
        </w:rPr>
        <w:t xml:space="preserve">חב</w:t>
      </w:r>
      <w:r>
        <w:rPr>
          <w:rStyle w:val="2fb"/>
          <w:rtl/>
          <w:rPrChange w:id="10781" w:author="מנוע אמוראים" w:date="2026-10-05T16:40:54Z">
            <w:rPr>
              <w:rtl/>
            </w:rPr>
          </w:rPrChange>
        </w:rPr>
        <w:t xml:space="preserve">"</w:t>
      </w:r>
      <w:r>
        <w:rPr>
          <w:rStyle w:val="2fb"/>
          <w:rFonts w:hint="cs"/>
          <w:rtl/>
          <w:rPrChange w:id="10782" w:author="מנוע אמוראים" w:date="2026-10-05T16:40:54Z">
            <w:rPr>
              <w:rFonts w:hint="cs"/>
              <w:rtl/>
            </w:rPr>
          </w:rPrChange>
        </w:rPr>
        <w:t xml:space="preserve">י</w:t>
      </w:r>
      <w:r>
        <w:rPr>
          <w:rFonts w:hint="cs"/>
          <w:rtl/>
        </w:rPr>
        <w:t xml:space="preserve"> ואמר להך שמעתא דרב לפני שמואל </w:t>
      </w:r>
      <w:r w:rsidRPr="00C63571">
        <w:rPr>
          <w:rtl/>
        </w:rPr>
        <w:t>א"ל: אי הכי אמר אבא, לא ידע בטרפות ולא כלום.</w:t>
      </w:r>
    </w:p>
    <w:p w14:paraId="02EC6200" w14:textId="77777777" w:rsidR="0046556D" w:rsidRDefault="00BD6C4F" w:rsidP="00BD6C4F">
      <w:pPr>
        <w:pStyle w:val="afffff8"/>
        <w:jc w:val="center"/>
        <w:rPr>
          <w:rtl/>
        </w:rPr>
        <w:pPrChange w:id="90033" w:author="קלוד" w:date="2026-10-08T12:07:40Z">
          <w:pPr>
            <w:jc w:val="center"/>
          </w:pPr>
        </w:pPrChange>
      </w:pPr>
      <w:del w:id="90031" w:author="קלוד" w:date="2026-10-08T12:07:40Z">
        <w:r>
          <w:rPr>
            <w:rFonts w:ascii="BA חניכי הישיבות" w:hAnsi="BA חניכי הישיבות" w:cs="BA חניכי הישיבות"/>
            <w:rtl/>
          </w:rPr>
          <w:delText xml:space="preserve">׻</w:delText>
        </w:r>
      </w:del>
      <w:ins w:id="90032" w:author="קלוד" w:date="2026-10-08T12:07:40Z">
        <w:r>
          <w:rPr>
            <w:color w:val="7B3F00"/>
          </w:rPr>
          <w:t xml:space="preserve">נשבר השדרה</w:t>
        </w:r>
      </w:ins>
    </w:p>
    <w:p w14:paraId="417840D0" w14:textId="77777777" w:rsidR="0046556D" w:rsidRDefault="00BD6C4F" w:rsidP="00BD6C4F">
      <w:pPr>
        <w:rPr>
          <w:b/>
          <w:bCs/>
          <w:rtl/>
          <w14:textOutline w14:w="3175" w14:cap="rnd" w14:cmpd="sng" w14:algn="ctr">
            <w14:solidFill>
              <w14:schemeClr w14:val="tx1"/>
            </w14:solidFill>
            <w14:prstDash w14:val="solid"/>
            <w14:bevel/>
          </w14:textOutline>
        </w:rPr>
      </w:pPr>
      <w:r w:rsidRPr="000C5072">
        <w:rPr>
          <w:b/>
          <w:bCs/>
          <w:rtl/>
          <w14:textOutline w14:w="3175" w14:cap="rnd" w14:cmpd="sng" w14:algn="ctr">
            <w14:solidFill>
              <w14:schemeClr w14:val="tx1"/>
            </w14:solidFill>
            <w14:prstDash w14:val="solid"/>
            <w14:bevel/>
          </w14:textOutline>
        </w:rPr>
        <w:t xml:space="preserve">נשבר השדרה: </w:t>
      </w:r>
    </w:p>
    <w:p w14:paraId="3D5B48DA" w14:textId="7CB004C6" w:rsidR="0046556D" w:rsidRDefault="00BD6C4F" w:rsidP="00BD6C4F">
      <w:pPr>
        <w:rPr>
          <w:b/>
          <w:bCs/>
          <w:rtl/>
        </w:rPr>
      </w:pPr>
      <w:r w:rsidRPr="00767C59">
        <w:rPr>
          <w:b/>
          <w:bCs/>
          <w:rtl/>
        </w:rPr>
        <w:t>ת"ר</w:t>
      </w:r>
      <w:r w:rsidRPr="00C63571">
        <w:rPr>
          <w:rtl/>
        </w:rPr>
        <w:t>: חוט השדרה</w:t>
      </w:r>
      <w:r>
        <w:rPr>
          <w:rFonts w:hint="cs"/>
          <w:rtl/>
        </w:rPr>
        <w:t xml:space="preserve">- </w:t>
      </w:r>
      <w:r w:rsidRPr="00C63571">
        <w:rPr>
          <w:rtl/>
        </w:rPr>
        <w:t xml:space="preserve"> </w:t>
      </w:r>
      <w:r w:rsidRPr="000C5072">
        <w:rPr>
          <w:rFonts w:hint="cs"/>
          <w:b/>
          <w:bCs/>
          <w:rtl/>
        </w:rPr>
        <w:t>לרבי</w:t>
      </w:r>
      <w:r>
        <w:rPr>
          <w:rFonts w:hint="cs"/>
          <w:rtl/>
        </w:rPr>
        <w:t xml:space="preserve">: </w:t>
      </w:r>
      <w:r w:rsidRPr="00C63571">
        <w:rPr>
          <w:rtl/>
        </w:rPr>
        <w:t>שנפסק - ברובו,</w:t>
      </w:r>
      <w:r>
        <w:rPr>
          <w:rFonts w:hint="cs"/>
          <w:rtl/>
        </w:rPr>
        <w:t xml:space="preserve"> </w:t>
      </w:r>
      <w:r w:rsidRPr="000C5072">
        <w:rPr>
          <w:rFonts w:hint="cs"/>
          <w:b/>
          <w:bCs/>
          <w:rtl/>
        </w:rPr>
        <w:t>ול</w:t>
      </w:r>
      <w:r w:rsidRPr="000C5072">
        <w:rPr>
          <w:b/>
          <w:bCs/>
          <w:rtl/>
        </w:rPr>
        <w:t>רבי יעקב:</w:t>
      </w:r>
      <w:r w:rsidRPr="00C63571">
        <w:rPr>
          <w:rtl/>
        </w:rPr>
        <w:t xml:space="preserve"> אפילו ניקב, </w:t>
      </w:r>
    </w:p>
    <w:p w14:paraId="7206A324" w14:textId="24F981D3" w:rsidR="0046556D" w:rsidRDefault="00BD6C4F" w:rsidP="00BD6C4F">
      <w:pPr>
        <w:rPr>
          <w:rtl/>
        </w:rPr>
      </w:pPr>
      <w:r w:rsidRPr="000C5072">
        <w:rPr>
          <w:b/>
          <w:bCs/>
          <w:rtl/>
        </w:rPr>
        <w:t>הורה רבי כרבי יעקב.</w:t>
      </w:r>
      <w:r>
        <w:rPr>
          <w:rStyle w:val="2fb"/>
          <w:rFonts w:hint="cs"/>
          <w:b/>
          <w:bCs/>
          <w:rtl/>
          <w:rPrChange w:id="10783" w:author="מנוע אמוראים" w:date="2026-10-05T16:40:54Z">
            <w:rPr>
              <w:rFonts w:hint="cs"/>
              <w:b/>
              <w:bCs/>
              <w:rtl/>
            </w:rPr>
          </w:rPrChange>
        </w:rPr>
        <w:t xml:space="preserve">אר</w:t>
      </w:r>
      <w:r>
        <w:rPr>
          <w:rStyle w:val="2fb"/>
          <w:b/>
          <w:bCs/>
          <w:rtl/>
          <w:rPrChange w:id="10784" w:author="מנוע אמוראים" w:date="2026-10-05T16:40:54Z">
            <w:rPr>
              <w:b/>
              <w:bCs/>
              <w:rtl/>
            </w:rPr>
          </w:rPrChange>
        </w:rPr>
        <w:t xml:space="preserve">"</w:t>
      </w:r>
      <w:r>
        <w:rPr>
          <w:rStyle w:val="2fb"/>
          <w:rFonts w:hint="cs"/>
          <w:b/>
          <w:bCs/>
          <w:rtl/>
          <w:rPrChange w:id="10785" w:author="מנוע אמוראים" w:date="2026-10-05T16:40:54Z">
            <w:rPr>
              <w:rFonts w:hint="cs"/>
              <w:b/>
              <w:bCs/>
              <w:rtl/>
            </w:rPr>
          </w:rPrChange>
        </w:rPr>
        <w:t xml:space="preserve">ה</w:t>
      </w:r>
      <w:r w:rsidRPr="000C5072">
        <w:rPr>
          <w:b/>
          <w:bCs/>
          <w:rtl/>
        </w:rPr>
        <w:t>: אין הלכה כרבי יעקב</w:t>
      </w:r>
      <w:r w:rsidRPr="00C63571">
        <w:rPr>
          <w:rtl/>
        </w:rPr>
        <w:t>.</w:t>
      </w:r>
    </w:p>
    <w:p w14:paraId="03AD9504" w14:textId="12F63A72" w:rsidR="0046556D" w:rsidRDefault="00BD6C4F" w:rsidP="00BD6C4F">
      <w:pPr>
        <w:rPr>
          <w:rtl/>
        </w:rPr>
      </w:pPr>
      <w:r w:rsidRPr="002B7161">
        <w:rPr>
          <w:b/>
          <w:bCs/>
          <w:rtl/>
          <w14:textOutline w14:w="3175" w14:cap="rnd" w14:cmpd="sng" w14:algn="ctr">
            <w14:solidFill>
              <w14:schemeClr w14:val="tx1"/>
            </w14:solidFill>
            <w14:prstDash w14:val="solid"/>
            <w14:bevel/>
          </w14:textOutline>
        </w:rPr>
        <w:t>וכמה רובו</w:t>
      </w:r>
      <w:r w:rsidRPr="00C63571">
        <w:rPr>
          <w:rtl/>
        </w:rPr>
        <w:t xml:space="preserve">? </w:t>
      </w:r>
      <w:r w:rsidRPr="002B7161">
        <w:rPr>
          <w:rFonts w:hint="cs"/>
          <w:b/>
          <w:bCs/>
          <w:rtl/>
          <w14:textOutline w14:w="3175" w14:cap="rnd" w14:cmpd="sng" w14:algn="ctr">
            <w14:solidFill>
              <w14:schemeClr w14:val="tx1"/>
            </w14:solidFill>
            <w14:prstDash w14:val="solid"/>
            <w14:bevel/>
          </w14:textOutline>
        </w:rPr>
        <w:t>ל</w:t>
      </w:r>
      <w:r w:rsidRPr="002B7161">
        <w:rPr>
          <w:b/>
          <w:bCs/>
          <w:rtl/>
          <w14:textOutline w14:w="3175" w14:cap="rnd" w14:cmpd="sng" w14:algn="ctr">
            <w14:solidFill>
              <w14:schemeClr w14:val="tx1"/>
            </w14:solidFill>
            <w14:prstDash w14:val="solid"/>
            <w14:bevel/>
          </w14:textOutline>
        </w:rPr>
        <w:t>רב</w:t>
      </w:r>
      <w:r w:rsidRPr="00C63571">
        <w:rPr>
          <w:rtl/>
        </w:rPr>
        <w:t>: רוב עורו, ואמרי לה: רוב מוחו.</w:t>
      </w:r>
    </w:p>
    <w:p w14:paraId="353A7486" w14:textId="77777777" w:rsidR="0046556D" w:rsidRDefault="00BD6C4F" w:rsidP="00BD6C4F">
      <w:pPr>
        <w:rPr>
          <w:rtl/>
        </w:rPr>
      </w:pPr>
      <w:r w:rsidRPr="002B7161">
        <w:rPr>
          <w:b/>
          <w:bCs/>
          <w:rtl/>
        </w:rPr>
        <w:t xml:space="preserve">מ"ד רוב מוחו </w:t>
      </w:r>
      <w:r w:rsidRPr="00C63571">
        <w:rPr>
          <w:rtl/>
        </w:rPr>
        <w:t xml:space="preserve">- כ"ש רוב עורו, </w:t>
      </w:r>
    </w:p>
    <w:p w14:paraId="1E9509C1" w14:textId="77777777" w:rsidR="0046556D" w:rsidRDefault="00BD6C4F" w:rsidP="00BD6C4F">
      <w:pPr>
        <w:rPr>
          <w:rtl/>
        </w:rPr>
      </w:pPr>
      <w:r w:rsidRPr="002B7161">
        <w:rPr>
          <w:b/>
          <w:bCs/>
          <w:rtl/>
          <w14:textOutline w14:w="3175" w14:cap="rnd" w14:cmpd="sng" w14:algn="ctr">
            <w14:solidFill>
              <w14:schemeClr w14:val="tx1"/>
            </w14:solidFill>
            <w14:prstDash w14:val="solid"/>
            <w14:bevel/>
          </w14:textOutline>
        </w:rPr>
        <w:t>למ"ד רוב עורו</w:t>
      </w:r>
      <w:r w:rsidRPr="00C63571">
        <w:rPr>
          <w:rtl/>
        </w:rPr>
        <w:t xml:space="preserve">, </w:t>
      </w:r>
      <w:r>
        <w:rPr>
          <w:rFonts w:hint="cs"/>
          <w:rtl/>
        </w:rPr>
        <w:t xml:space="preserve"> </w:t>
      </w:r>
      <w:r w:rsidRPr="00C63571">
        <w:rPr>
          <w:rtl/>
        </w:rPr>
        <w:t>רוב מוחו</w:t>
      </w:r>
      <w:r>
        <w:rPr>
          <w:rFonts w:hint="cs"/>
          <w:rtl/>
        </w:rPr>
        <w:t>-</w:t>
      </w:r>
      <w:r w:rsidRPr="00C63571">
        <w:rPr>
          <w:rtl/>
        </w:rPr>
        <w:t xml:space="preserve"> </w:t>
      </w:r>
      <w:r>
        <w:rPr>
          <w:rFonts w:hint="cs"/>
          <w:rtl/>
        </w:rPr>
        <w:t xml:space="preserve">  </w:t>
      </w:r>
      <w:r>
        <w:rPr>
          <w:rStyle w:val="2fb"/>
          <w:rFonts w:hint="cs"/>
          <w:rtl/>
          <w:rPrChange w:id="10786" w:author="מנוע אמוראים" w:date="2026-10-05T16:40:54Z">
            <w:rPr>
              <w:rFonts w:hint="cs"/>
              <w:rtl/>
            </w:rPr>
          </w:rPrChange>
        </w:rPr>
        <w:t xml:space="preserve">ר</w:t>
      </w:r>
      <w:r>
        <w:rPr>
          <w:rStyle w:val="2fb"/>
          <w:rtl/>
          <w:rPrChange w:id="10787" w:author="מנוע אמוראים" w:date="2026-10-05T16:40:54Z">
            <w:rPr>
              <w:rtl/>
            </w:rPr>
          </w:rPrChange>
        </w:rPr>
        <w:t xml:space="preserve">"</w:t>
      </w:r>
      <w:r>
        <w:rPr>
          <w:rStyle w:val="2fb"/>
          <w:rFonts w:hint="cs"/>
          <w:rtl/>
          <w:rPrChange w:id="10788" w:author="מנוע אמוראים" w:date="2026-10-05T16:40:54Z">
            <w:rPr>
              <w:rFonts w:hint="cs"/>
              <w:rtl/>
            </w:rPr>
          </w:rPrChange>
        </w:rPr>
        <w:t xml:space="preserve">ה</w:t>
      </w:r>
      <w:r>
        <w:rPr>
          <w:rFonts w:hint="cs"/>
          <w:rtl/>
        </w:rPr>
        <w:t xml:space="preserve">: ל</w:t>
      </w:r>
      <w:r w:rsidRPr="00C63571">
        <w:rPr>
          <w:rtl/>
        </w:rPr>
        <w:t>א מעלה ולא מוריד.</w:t>
      </w:r>
    </w:p>
    <w:p w14:paraId="56A3F91E" w14:textId="77777777" w:rsidR="0046556D" w:rsidRDefault="00BD6C4F" w:rsidP="00BD6C4F">
      <w:pPr>
        <w:rPr>
          <w:rtl/>
        </w:rPr>
      </w:pPr>
      <w:r>
        <w:rPr>
          <w:rStyle w:val="2fb"/>
          <w:rFonts w:hint="cs"/>
          <w:rtl/>
          <w:rPrChange w:id="10789" w:author="מנוע אמוראים" w:date="2026-10-05T16:40:54Z">
            <w:rPr>
              <w:rFonts w:hint="cs"/>
              <w:rtl/>
            </w:rPr>
          </w:rPrChange>
        </w:rPr>
        <w:t xml:space="preserve">רנב</w:t>
      </w:r>
      <w:r>
        <w:rPr>
          <w:rStyle w:val="2fb"/>
          <w:rtl/>
          <w:rPrChange w:id="10790" w:author="מנוע אמוראים" w:date="2026-10-05T16:40:54Z">
            <w:rPr>
              <w:rtl/>
            </w:rPr>
          </w:rPrChange>
        </w:rPr>
        <w:t xml:space="preserve">"</w:t>
      </w:r>
      <w:r>
        <w:rPr>
          <w:rStyle w:val="2fb"/>
          <w:rFonts w:hint="cs"/>
          <w:rtl/>
          <w:rPrChange w:id="10791" w:author="מנוע אמוראים" w:date="2026-10-05T16:40:54Z">
            <w:rPr>
              <w:rFonts w:hint="cs"/>
              <w:rtl/>
            </w:rPr>
          </w:rPrChange>
        </w:rPr>
        <w:t xml:space="preserve">א</w:t>
      </w:r>
      <w:r>
        <w:rPr>
          <w:rFonts w:hint="cs"/>
          <w:rtl/>
        </w:rPr>
        <w:t xml:space="preserve"> ישב לפני </w:t>
      </w:r>
      <w:r w:rsidRPr="00C63571">
        <w:rPr>
          <w:rtl/>
        </w:rPr>
        <w:t>רב</w:t>
      </w:r>
      <w:r>
        <w:rPr>
          <w:rFonts w:hint="cs"/>
          <w:rtl/>
        </w:rPr>
        <w:t xml:space="preserve"> </w:t>
      </w:r>
      <w:r w:rsidRPr="00C63571">
        <w:rPr>
          <w:rtl/>
        </w:rPr>
        <w:t>בדק ברוב עורו, ובדק ברוב מוחו, א"ל: אם רוב עורו קיים, מוח זה אינו מעלה ואינו מוריד.</w:t>
      </w:r>
    </w:p>
    <w:p w14:paraId="6B98E317" w14:textId="0B2CE323" w:rsidR="0046556D" w:rsidRDefault="00BD6C4F" w:rsidP="00BD6C4F">
      <w:pPr>
        <w:rPr>
          <w:rtl/>
        </w:rPr>
      </w:pPr>
      <w:r>
        <w:rPr>
          <w:rStyle w:val="2fb"/>
          <w:rFonts w:hint="cs"/>
          <w:rtl/>
          <w:rPrChange w:id="10792" w:author="מנוע אמוראים" w:date="2026-10-05T16:40:54Z">
            <w:rPr>
              <w:rFonts w:hint="cs"/>
              <w:rtl/>
            </w:rPr>
          </w:rPrChange>
        </w:rPr>
        <w:t xml:space="preserve">רבב</w:t>
      </w:r>
      <w:r>
        <w:rPr>
          <w:rStyle w:val="2fb"/>
          <w:rtl/>
          <w:rPrChange w:id="10793" w:author="מנוע אמוראים" w:date="2026-10-05T16:40:54Z">
            <w:rPr>
              <w:rtl/>
            </w:rPr>
          </w:rPrChange>
        </w:rPr>
        <w:t xml:space="preserve">"</w:t>
      </w:r>
      <w:r>
        <w:rPr>
          <w:rStyle w:val="2fb"/>
          <w:rFonts w:hint="cs"/>
          <w:rtl/>
          <w:rPrChange w:id="10794" w:author="מנוע אמוראים" w:date="2026-10-05T16:40:54Z">
            <w:rPr>
              <w:rFonts w:hint="cs"/>
              <w:rtl/>
            </w:rPr>
          </w:rPrChange>
        </w:rPr>
        <w:t xml:space="preserve">ח</w:t>
      </w:r>
      <w:r>
        <w:rPr>
          <w:rFonts w:hint="cs"/>
          <w:rtl/>
        </w:rPr>
        <w:t xml:space="preserve"> </w:t>
      </w:r>
      <w:r>
        <w:rPr>
          <w:rStyle w:val="2fb"/>
          <w:rFonts w:hint="cs"/>
          <w:rtl/>
          <w:rPrChange w:id="10795" w:author="מנוע אמוראים" w:date="2026-10-05T16:40:54Z">
            <w:rPr>
              <w:rFonts w:hint="cs"/>
              <w:rtl/>
            </w:rPr>
          </w:rPrChange>
        </w:rPr>
        <w:t xml:space="preserve">מריב</w:t>
      </w:r>
      <w:r>
        <w:rPr>
          <w:rStyle w:val="2fb"/>
          <w:rtl/>
          <w:rPrChange w:id="10796" w:author="מנוע אמוראים" w:date="2026-10-05T16:40:54Z">
            <w:rPr>
              <w:rtl/>
            </w:rPr>
          </w:rPrChange>
        </w:rPr>
        <w:t xml:space="preserve">"</w:t>
      </w:r>
      <w:r>
        <w:rPr>
          <w:rStyle w:val="2fb"/>
          <w:rFonts w:hint="cs"/>
          <w:rtl/>
          <w:rPrChange w:id="10797" w:author="מנוע אמוראים" w:date="2026-10-05T16:40:54Z">
            <w:rPr>
              <w:rFonts w:hint="cs"/>
              <w:rtl/>
            </w:rPr>
          </w:rPrChange>
        </w:rPr>
        <w:t xml:space="preserve">ל</w:t>
      </w:r>
      <w:r>
        <w:rPr>
          <w:rFonts w:hint="cs"/>
          <w:rtl/>
        </w:rPr>
        <w:t xml:space="preserve">:</w:t>
      </w:r>
      <w:r w:rsidRPr="00C63571">
        <w:rPr>
          <w:rtl/>
        </w:rPr>
        <w:t xml:space="preserve"> נתמרך - פסול, נתמסמס - פסול.</w:t>
      </w:r>
    </w:p>
    <w:p w14:paraId="634CD879" w14:textId="54126046" w:rsidR="0046556D" w:rsidRDefault="00BD6C4F" w:rsidP="00BD6C4F">
      <w:pPr>
        <w:rPr>
          <w:rtl/>
        </w:rPr>
      </w:pPr>
      <w:r w:rsidRPr="002B7161">
        <w:rPr>
          <w:b/>
          <w:bCs/>
          <w:rtl/>
          <w14:textOutline w14:w="3175" w14:cap="rnd" w14:cmpd="sng" w14:algn="ctr">
            <w14:solidFill>
              <w14:schemeClr w14:val="tx1"/>
            </w14:solidFill>
            <w14:prstDash w14:val="solid"/>
            <w14:bevel/>
          </w14:textOutline>
        </w:rPr>
        <w:t>המרכה</w:t>
      </w:r>
      <w:r w:rsidRPr="00C63571">
        <w:rPr>
          <w:rtl/>
        </w:rPr>
        <w:t xml:space="preserve"> - כל שנשפך כקיתון, </w:t>
      </w:r>
      <w:r w:rsidRPr="002513D6">
        <w:rPr>
          <w:b/>
          <w:bCs/>
          <w:rtl/>
        </w:rPr>
        <w:t>מסמסה</w:t>
      </w:r>
      <w:r w:rsidRPr="00C63571">
        <w:rPr>
          <w:rtl/>
        </w:rPr>
        <w:t xml:space="preserve"> - כל שאינו יכול לעמוד.</w:t>
      </w:r>
    </w:p>
    <w:p w14:paraId="1619822F" w14:textId="77777777" w:rsidR="0046556D" w:rsidRDefault="0046556D" w:rsidP="00BD6C4F">
      <w:pPr>
        <w:rPr>
          <w:b/>
          <w:bCs/>
          <w:rtl/>
        </w:rPr>
      </w:pPr>
    </w:p>
    <w:p w14:paraId="6BA411F3" w14:textId="77777777" w:rsidR="0046556D" w:rsidRDefault="00BD6C4F" w:rsidP="00BD6C4F">
      <w:pPr>
        <w:tabs>
          <w:tab w:val="left" w:pos="4819"/>
        </w:tabs>
        <w:rPr>
          <w:rtl/>
        </w:rPr>
      </w:pPr>
      <w:r w:rsidRPr="00C63571">
        <w:rPr>
          <w:rtl/>
        </w:rPr>
        <w:t xml:space="preserve">• </w:t>
      </w:r>
      <w:r w:rsidRPr="002B7161">
        <w:rPr>
          <w:b/>
          <w:bCs/>
          <w:rtl/>
          <w14:textOutline w14:w="9525" w14:cap="rnd" w14:cmpd="sng" w14:algn="ctr">
            <w14:solidFill>
              <w14:schemeClr w14:val="tx1"/>
            </w14:solidFill>
            <w14:prstDash w14:val="solid"/>
            <w14:bevel/>
          </w14:textOutline>
        </w:rPr>
        <w:t>ב</w:t>
      </w:r>
      <w:r>
        <w:rPr>
          <w:b/>
          <w:bCs/>
          <w:rtl/>
          <w14:textOutline w14:w="3175" w14:cap="rnd" w14:cmpd="sng" w14:algn="ctr">
            <w14:solidFill>
              <w14:schemeClr w14:val="tx1"/>
            </w14:solidFill>
            <w14:prstDash w14:val="solid"/>
            <w14:bevel/>
          </w14:textOutline>
        </w:rPr>
        <w:t xml:space="preserve">עי </w:t>
      </w:r>
      <w:r>
        <w:rPr>
          <w:rStyle w:val="2fb"/>
          <w:b/>
          <w:bCs/>
          <w:rtl/>
          <w14:textOutline w14:w="3175" w14:cap="rnd" w14:cmpd="sng" w14:algn="ctr">
            <w14:solidFill>
              <w14:schemeClr w14:val="tx1"/>
            </w14:solidFill>
            <w14:prstDash w14:val="solid"/>
            <w14:bevel/>
          </w14:textOutline>
          <w:rPrChange w:id="10798" w:author="מנוע אמוראים" w:date="2026-10-05T16:40:54Z">
            <w:rPr>
              <w:b/>
              <w:bCs/>
              <w:rtl/>
              <w14:textOutline w14:w="3175" w14:cap="rnd" w14:cmpd="sng" w14:algn="ctr">
                <w14:solidFill>
                  <w14:schemeClr w14:val="tx1"/>
                </w14:solidFill>
                <w14:prstDash w14:val="solid"/>
                <w14:bevel/>
              </w14:textOutline>
            </w:rPr>
          </w:rPrChange>
        </w:rPr>
        <w:t xml:space="preserve">רי"ר</w:t>
      </w:r>
      <w:r w:rsidRPr="00C63571">
        <w:rPr>
          <w:rtl/>
        </w:rPr>
        <w:t xml:space="preserve">: אינו יכול לעמוד מפני כבדו, מאי? </w:t>
      </w:r>
      <w:r w:rsidRPr="00AB425A">
        <w:rPr>
          <w:b/>
          <w:bCs/>
          <w:rtl/>
        </w:rPr>
        <w:t>תיקו</w:t>
      </w:r>
      <w:r w:rsidRPr="00C63571">
        <w:rPr>
          <w:rtl/>
        </w:rPr>
        <w:t>.</w:t>
      </w:r>
    </w:p>
    <w:p w14:paraId="10517F0E" w14:textId="77777777" w:rsidR="0046556D" w:rsidRDefault="00BD6C4F" w:rsidP="00BD6C4F">
      <w:pPr>
        <w:rPr>
          <w:rtl/>
        </w:rPr>
      </w:pPr>
      <w:r w:rsidRPr="00C63571">
        <w:rPr>
          <w:rtl/>
        </w:rPr>
        <w:t>• בי רב אמרי: נתמסמס - פסול, נתמזמז - כשר.</w:t>
      </w:r>
      <w:r>
        <w:rPr>
          <w:rFonts w:hint="cs"/>
          <w:rtl/>
        </w:rPr>
        <w:t xml:space="preserve"> והך דבהמה שנתמזבז טריפה תני נתמסמס</w:t>
      </w:r>
    </w:p>
    <w:p w14:paraId="21840598" w14:textId="77777777" w:rsidR="0046556D" w:rsidRDefault="00BD6C4F" w:rsidP="00BD6C4F">
      <w:pPr>
        <w:rPr>
          <w:rtl/>
        </w:rPr>
      </w:pPr>
      <w:r>
        <w:rPr>
          <w:rFonts w:hint="cs"/>
          <w:rtl/>
        </w:rPr>
        <w:t xml:space="preserve">והך דיש לוי בבית המרחקץ וראה לאחד </w:t>
      </w:r>
      <w:r w:rsidRPr="00C63571">
        <w:rPr>
          <w:rtl/>
        </w:rPr>
        <w:t xml:space="preserve">גברא דטרייה לרישיה, אמר: נתמזמז מוחיה דדין, </w:t>
      </w:r>
      <w:r>
        <w:rPr>
          <w:rFonts w:hint="cs"/>
          <w:rtl/>
        </w:rPr>
        <w:t xml:space="preserve">אי כוונתו שלא יחייה אלא שלא מוליד </w:t>
      </w:r>
    </w:p>
    <w:p w14:paraId="60D752F6" w14:textId="77777777" w:rsidR="0046556D" w:rsidRDefault="0046556D" w:rsidP="00BD6C4F">
      <w:pPr>
        <w:rPr>
          <w:rtl/>
        </w:rPr>
      </w:pPr>
    </w:p>
    <w:p w14:paraId="3F9690CB" w14:textId="77777777" w:rsidR="0046556D" w:rsidRDefault="00BD6C4F" w:rsidP="00BD6C4F">
      <w:pPr>
        <w:rPr>
          <w:rtl/>
        </w:rPr>
      </w:pPr>
      <w:r w:rsidRPr="002513D6">
        <w:rPr>
          <w:b/>
          <w:bCs/>
          <w:rtl/>
        </w:rPr>
        <w:t>עד היכן חוט השדרה?</w:t>
      </w:r>
      <w:r>
        <w:rPr>
          <w:rtl/>
        </w:rPr>
        <w:t xml:space="preserve"> </w:t>
      </w:r>
      <w:r>
        <w:rPr>
          <w:rStyle w:val="2fb"/>
          <w:rtl/>
          <w:rPrChange w:id="10799" w:author="מנוע אמוראים" w:date="2026-10-05T16:40:54Z">
            <w:rPr>
              <w:rtl/>
            </w:rPr>
          </w:rPrChange>
        </w:rPr>
        <w:t xml:space="preserve">א</w:t>
      </w:r>
      <w:r>
        <w:rPr>
          <w:rStyle w:val="2fb"/>
          <w:rtl/>
          <w:rPrChange w:id="10800" w:author="מנוע אמוראים" w:date="2026-10-05T16:40:54Z">
            <w:rPr>
              <w:rtl/>
            </w:rPr>
          </w:rPrChange>
        </w:rPr>
        <w:t xml:space="preserve">ריא"ש</w:t>
      </w:r>
      <w:r w:rsidRPr="00C63571">
        <w:rPr>
          <w:rtl/>
        </w:rPr>
        <w:t>: עד בין הפרשות.</w:t>
      </w:r>
    </w:p>
    <w:p w14:paraId="0E3D8508" w14:textId="77777777" w:rsidR="0046556D" w:rsidRDefault="00BD6C4F" w:rsidP="00BD6C4F">
      <w:pPr>
        <w:rPr>
          <w:rtl/>
        </w:rPr>
      </w:pPr>
      <w:r>
        <w:rPr>
          <w:rStyle w:val="2fb"/>
          <w:rtl/>
          <w:rPrChange w:id="10801" w:author="מנוע אמוראים" w:date="2026-10-05T16:40:54Z">
            <w:rPr>
              <w:rtl/>
            </w:rPr>
          </w:rPrChange>
        </w:rPr>
        <w:t xml:space="preserve">ר</w:t>
      </w:r>
      <w:r>
        <w:rPr>
          <w:rStyle w:val="2fb"/>
          <w:rFonts w:hint="cs"/>
          <w:rtl/>
          <w:rPrChange w:id="10802" w:author="מנוע אמוראים" w:date="2026-10-05T16:40:54Z">
            <w:rPr>
              <w:rFonts w:hint="cs"/>
              <w:rtl/>
            </w:rPr>
          </w:rPrChange>
        </w:rPr>
        <w:t xml:space="preserve">דב</w:t>
      </w:r>
      <w:r>
        <w:rPr>
          <w:rStyle w:val="2fb"/>
          <w:rtl/>
          <w:rPrChange w:id="10803" w:author="מנוע אמוראים" w:date="2026-10-05T16:40:54Z">
            <w:rPr>
              <w:rtl/>
            </w:rPr>
          </w:rPrChange>
        </w:rPr>
        <w:t xml:space="preserve">"</w:t>
      </w:r>
      <w:r>
        <w:rPr>
          <w:rStyle w:val="2fb"/>
          <w:rFonts w:hint="cs"/>
          <w:rtl/>
          <w:rPrChange w:id="10804" w:author="מנוע אמוראים" w:date="2026-10-05T16:40:54Z">
            <w:rPr>
              <w:rFonts w:hint="cs"/>
              <w:rtl/>
            </w:rPr>
          </w:rPrChange>
        </w:rPr>
        <w:t xml:space="preserve">י</w:t>
      </w:r>
      <w:r>
        <w:rPr>
          <w:rFonts w:hint="cs"/>
          <w:rtl/>
        </w:rPr>
        <w:t xml:space="preserve"> רצה לילך </w:t>
      </w:r>
      <w:r w:rsidRPr="00C63571">
        <w:rPr>
          <w:rtl/>
        </w:rPr>
        <w:t xml:space="preserve">לבי חוזאי, </w:t>
      </w:r>
      <w:r>
        <w:rPr>
          <w:rFonts w:hint="cs"/>
          <w:rtl/>
        </w:rPr>
        <w:t xml:space="preserve">בא לפני </w:t>
      </w:r>
      <w:r>
        <w:rPr>
          <w:rStyle w:val="2fb"/>
          <w:rFonts w:hint="cs"/>
          <w:rtl/>
          <w:rPrChange w:id="10805" w:author="מנוע אמוראים" w:date="2026-10-05T16:40:54Z">
            <w:rPr>
              <w:rFonts w:hint="cs"/>
              <w:rtl/>
            </w:rPr>
          </w:rPrChange>
        </w:rPr>
        <w:t xml:space="preserve">ר</w:t>
      </w:r>
      <w:r>
        <w:rPr>
          <w:rStyle w:val="2fb"/>
          <w:rtl/>
          <w:rPrChange w:id="10806" w:author="מנוע אמוראים" w:date="2026-10-05T16:40:54Z">
            <w:rPr>
              <w:rtl/>
            </w:rPr>
          </w:rPrChange>
        </w:rPr>
        <w:t xml:space="preserve">"</w:t>
      </w:r>
      <w:r>
        <w:rPr>
          <w:rStyle w:val="2fb"/>
          <w:rFonts w:hint="cs"/>
          <w:rtl/>
          <w:rPrChange w:id="10807" w:author="מנוע אמוראים" w:date="2026-10-05T16:40:54Z">
            <w:rPr>
              <w:rFonts w:hint="cs"/>
              <w:rtl/>
            </w:rPr>
          </w:rPrChange>
        </w:rPr>
        <w:t xml:space="preserve">י</w:t>
      </w:r>
      <w:r>
        <w:rPr>
          <w:rFonts w:hint="cs"/>
          <w:rtl/>
        </w:rPr>
        <w:t xml:space="preserve"> א</w:t>
      </w:r>
      <w:r w:rsidR="00BF1CF6">
        <w:rPr>
          <w:rtl/>
        </w:rPr>
        <w:t>"</w:t>
      </w:r>
      <w:r>
        <w:rPr>
          <w:rFonts w:hint="cs"/>
          <w:rtl/>
        </w:rPr>
        <w:t xml:space="preserve">ל הראה </w:t>
      </w:r>
      <w:r w:rsidRPr="00C63571">
        <w:rPr>
          <w:rtl/>
        </w:rPr>
        <w:t xml:space="preserve">לי מר בין הפרשות היכא? </w:t>
      </w:r>
    </w:p>
    <w:p w14:paraId="692529BE" w14:textId="77777777" w:rsidR="0046556D" w:rsidRDefault="00BD6C4F" w:rsidP="00BD6C4F">
      <w:pPr>
        <w:rPr>
          <w:rtl/>
        </w:rPr>
      </w:pPr>
      <w:r>
        <w:rPr>
          <w:rtl/>
        </w:rPr>
        <w:t xml:space="preserve">א"ל: זיל </w:t>
      </w:r>
      <w:r>
        <w:rPr>
          <w:rFonts w:hint="cs"/>
          <w:rtl/>
        </w:rPr>
        <w:t xml:space="preserve">הבא לי גדי ואראה לך הביא לו גדי שמן </w:t>
      </w:r>
      <w:r w:rsidRPr="00C63571">
        <w:rPr>
          <w:rtl/>
        </w:rPr>
        <w:t>א"ל: בליעה טפי ולא ידיע</w:t>
      </w:r>
      <w:r>
        <w:rPr>
          <w:rFonts w:hint="cs"/>
          <w:rtl/>
        </w:rPr>
        <w:t xml:space="preserve">[מבפנים] </w:t>
      </w:r>
      <w:r w:rsidRPr="00C63571">
        <w:rPr>
          <w:rtl/>
        </w:rPr>
        <w:t>.</w:t>
      </w:r>
    </w:p>
    <w:p w14:paraId="51BF53CF" w14:textId="77777777" w:rsidR="0046556D" w:rsidRDefault="00BD6C4F" w:rsidP="00BD6C4F">
      <w:pPr>
        <w:rPr>
          <w:rtl/>
        </w:rPr>
      </w:pPr>
      <w:r w:rsidRPr="00C63571">
        <w:rPr>
          <w:rtl/>
        </w:rPr>
        <w:t>אייתי ליה כחוש, א"ל: בליטן טפי ולא ידיע</w:t>
      </w:r>
      <w:r>
        <w:rPr>
          <w:rFonts w:hint="cs"/>
          <w:rtl/>
        </w:rPr>
        <w:t>[שהעצם דחק בו]</w:t>
      </w:r>
      <w:r w:rsidRPr="00C63571">
        <w:rPr>
          <w:rtl/>
        </w:rPr>
        <w:t>.</w:t>
      </w:r>
    </w:p>
    <w:p w14:paraId="33FF1AB8" w14:textId="77777777" w:rsidR="0046556D" w:rsidRDefault="00BD6C4F" w:rsidP="00BD6C4F">
      <w:pPr>
        <w:rPr>
          <w:rtl/>
        </w:rPr>
      </w:pPr>
      <w:r w:rsidRPr="00C63571">
        <w:rPr>
          <w:rtl/>
        </w:rPr>
        <w:t xml:space="preserve">א"ל: </w:t>
      </w:r>
      <w:r>
        <w:rPr>
          <w:rFonts w:hint="cs"/>
          <w:rtl/>
        </w:rPr>
        <w:t xml:space="preserve">בא ואראך גמרא </w:t>
      </w:r>
      <w:r w:rsidRPr="00C63571">
        <w:rPr>
          <w:rtl/>
        </w:rPr>
        <w:t xml:space="preserve"> הכי אמר שמואל: עד אחת - טרפה, שלישית - כשרה, שניה - איני יודע.</w:t>
      </w:r>
    </w:p>
    <w:p w14:paraId="5CB0DB9C" w14:textId="77777777" w:rsidR="00BD6C4F" w:rsidRPr="003D23F5" w:rsidRDefault="00BD6C4F" w:rsidP="00F07436">
      <w:pPr>
        <w:pStyle w:val="afff3"/>
        <w:framePr w:wrap="around"/>
        <w:rPr>
          <w:rtl/>
        </w:rPr>
      </w:pPr>
      <w:r w:rsidRPr="003D23F5">
        <w:rPr>
          <w:rFonts w:hint="cs"/>
          <w:rtl/>
        </w:rPr>
        <w:t>מו.</w:t>
      </w:r>
    </w:p>
    <w:p w14:paraId="07E5D68D" w14:textId="77777777" w:rsidR="0046556D" w:rsidRDefault="00BD6C4F" w:rsidP="00BD6C4F">
      <w:pPr>
        <w:rPr>
          <w:rtl/>
        </w:rPr>
      </w:pPr>
      <w:r w:rsidRPr="00C63571">
        <w:rPr>
          <w:rtl/>
        </w:rPr>
        <w:t xml:space="preserve">• </w:t>
      </w:r>
      <w:r w:rsidRPr="00CB6A8B">
        <w:rPr>
          <w:b/>
          <w:bCs/>
          <w:rtl/>
        </w:rPr>
        <w:t>בעי ר</w:t>
      </w:r>
      <w:r w:rsidRPr="00CB6A8B">
        <w:rPr>
          <w:rFonts w:hint="cs"/>
          <w:b/>
          <w:bCs/>
          <w:rtl/>
        </w:rPr>
        <w:t>הבדר'י</w:t>
      </w:r>
      <w:r w:rsidRPr="00C63571">
        <w:rPr>
          <w:rtl/>
        </w:rPr>
        <w:t xml:space="preserve">: עד ועד בכלל, </w:t>
      </w:r>
      <w:r w:rsidRPr="005303E6">
        <w:rPr>
          <w:b/>
          <w:bCs/>
          <w:rtl/>
        </w:rPr>
        <w:t>או"ד</w:t>
      </w:r>
      <w:r w:rsidRPr="00C63571">
        <w:rPr>
          <w:rtl/>
        </w:rPr>
        <w:t xml:space="preserve"> - עד, ולא עד בכלל? </w:t>
      </w:r>
    </w:p>
    <w:p w14:paraId="1764A1C3" w14:textId="77777777" w:rsidR="0046556D" w:rsidRDefault="00BD6C4F" w:rsidP="00BD6C4F">
      <w:pPr>
        <w:rPr>
          <w:rtl/>
        </w:rPr>
      </w:pPr>
      <w:r w:rsidRPr="00C63571">
        <w:rPr>
          <w:rtl/>
        </w:rPr>
        <w:t xml:space="preserve">• </w:t>
      </w:r>
      <w:r w:rsidRPr="00CB6A8B">
        <w:rPr>
          <w:b/>
          <w:bCs/>
          <w:rtl/>
        </w:rPr>
        <w:t>בעי רב פפא</w:t>
      </w:r>
      <w:r w:rsidRPr="00C63571">
        <w:rPr>
          <w:rtl/>
        </w:rPr>
        <w:t xml:space="preserve">: את"ל עד ולא עד בכלל, פי פרשה, מהו? </w:t>
      </w:r>
    </w:p>
    <w:p w14:paraId="0A9E74B5" w14:textId="77777777" w:rsidR="0046556D" w:rsidRDefault="00BD6C4F" w:rsidP="00BD6C4F">
      <w:pPr>
        <w:rPr>
          <w:rtl/>
        </w:rPr>
      </w:pPr>
      <w:r w:rsidRPr="00C63571">
        <w:rPr>
          <w:rtl/>
        </w:rPr>
        <w:t xml:space="preserve">• </w:t>
      </w:r>
      <w:r w:rsidRPr="00CB6A8B">
        <w:rPr>
          <w:rtl/>
        </w:rPr>
        <w:t>ב</w:t>
      </w:r>
      <w:r>
        <w:rPr>
          <w:rtl/>
        </w:rPr>
        <w:t xml:space="preserve">עי </w:t>
      </w:r>
      <w:r>
        <w:rPr>
          <w:rStyle w:val="2fb"/>
          <w:rtl/>
          <w:rPrChange w:id="10808" w:author="מנוע אמוראים" w:date="2026-10-05T16:40:54Z">
            <w:rPr>
              <w:rtl/>
            </w:rPr>
          </w:rPrChange>
        </w:rPr>
        <w:t xml:space="preserve">רי"ר</w:t>
      </w:r>
      <w:r w:rsidRPr="00CB6A8B">
        <w:rPr>
          <w:rtl/>
        </w:rPr>
        <w:t>:</w:t>
      </w:r>
      <w:r w:rsidRPr="00C63571">
        <w:rPr>
          <w:rtl/>
        </w:rPr>
        <w:t xml:space="preserve"> את"ל עד ועד בכלל, פרשה עצמה מהו? </w:t>
      </w:r>
      <w:r>
        <w:rPr>
          <w:rFonts w:hint="cs"/>
          <w:rtl/>
        </w:rPr>
        <w:t>והך ד'</w:t>
      </w:r>
      <w:r w:rsidRPr="00C63571">
        <w:rPr>
          <w:rtl/>
        </w:rPr>
        <w:t>הפרשה תידון כבשר</w:t>
      </w:r>
      <w:r>
        <w:rPr>
          <w:rFonts w:hint="cs"/>
          <w:rtl/>
        </w:rPr>
        <w:t xml:space="preserve"> אפשר דמיירי בשלישית</w:t>
      </w:r>
    </w:p>
    <w:p w14:paraId="7BF00670" w14:textId="77777777" w:rsidR="0046556D" w:rsidRDefault="00BD6C4F" w:rsidP="00BD6C4F">
      <w:pPr>
        <w:rPr>
          <w:rtl/>
        </w:rPr>
      </w:pPr>
      <w:r w:rsidRPr="00C63571">
        <w:rPr>
          <w:rtl/>
        </w:rPr>
        <w:t xml:space="preserve">• </w:t>
      </w:r>
      <w:r w:rsidRPr="00CB6A8B">
        <w:rPr>
          <w:b/>
          <w:bCs/>
          <w:rtl/>
        </w:rPr>
        <w:t>בעופא</w:t>
      </w:r>
      <w:r>
        <w:rPr>
          <w:rFonts w:hint="cs"/>
          <w:rtl/>
        </w:rPr>
        <w:t xml:space="preserve"> </w:t>
      </w:r>
      <w:r>
        <w:rPr>
          <w:rtl/>
        </w:rPr>
        <w:t xml:space="preserve">ר' ינאי אומר: למטה מן האגפים, </w:t>
      </w:r>
      <w:r>
        <w:rPr>
          <w:rStyle w:val="2fb"/>
          <w:rtl/>
          <w:rPrChange w:id="10809" w:author="מנוע אמוראים" w:date="2026-10-05T16:40:54Z">
            <w:rPr>
              <w:rtl/>
            </w:rPr>
          </w:rPrChange>
        </w:rPr>
        <w:t xml:space="preserve">ור"ל</w:t>
      </w:r>
      <w:r>
        <w:rPr>
          <w:rtl/>
        </w:rPr>
        <w:t xml:space="preserve"> אמר: עד בין אגפים.</w:t>
      </w:r>
    </w:p>
    <w:p w14:paraId="4233E9DA" w14:textId="77777777" w:rsidR="0046556D" w:rsidRDefault="00BD6C4F" w:rsidP="00BD6C4F">
      <w:pPr>
        <w:rPr>
          <w:rtl/>
        </w:rPr>
      </w:pPr>
      <w:r>
        <w:rPr>
          <w:rFonts w:hint="cs"/>
          <w:rtl/>
        </w:rPr>
        <w:t xml:space="preserve"> </w:t>
      </w:r>
      <w:r w:rsidRPr="00C63571">
        <w:rPr>
          <w:rtl/>
        </w:rPr>
        <w:t xml:space="preserve"> עולא: </w:t>
      </w:r>
      <w:r>
        <w:rPr>
          <w:rFonts w:hint="cs"/>
          <w:rtl/>
        </w:rPr>
        <w:t xml:space="preserve">הייתי לפני בן פזי והביאו לפניו עוף ובדק עד </w:t>
      </w:r>
      <w:r w:rsidRPr="00C63571">
        <w:rPr>
          <w:rtl/>
        </w:rPr>
        <w:t xml:space="preserve">בין אגפים, ושלח </w:t>
      </w:r>
      <w:r>
        <w:rPr>
          <w:rFonts w:hint="cs"/>
          <w:rtl/>
        </w:rPr>
        <w:t>לבית הנשיא והלך וא</w:t>
      </w:r>
      <w:r w:rsidR="00BF1CF6">
        <w:rPr>
          <w:rtl/>
        </w:rPr>
        <w:t>"</w:t>
      </w:r>
      <w:r>
        <w:rPr>
          <w:rFonts w:hint="cs"/>
          <w:rtl/>
        </w:rPr>
        <w:t>י אם מצד דא</w:t>
      </w:r>
      <w:r w:rsidR="00BF1CF6">
        <w:rPr>
          <w:rtl/>
        </w:rPr>
        <w:t>"</w:t>
      </w:r>
      <w:r>
        <w:rPr>
          <w:rFonts w:hint="cs"/>
          <w:rtl/>
        </w:rPr>
        <w:t>צ</w:t>
      </w:r>
      <w:r>
        <w:rPr>
          <w:rtl/>
        </w:rPr>
        <w:t xml:space="preserve"> ל</w:t>
      </w:r>
      <w:r>
        <w:rPr>
          <w:rFonts w:hint="cs"/>
          <w:rtl/>
        </w:rPr>
        <w:t>בדוק יותר או משום כבוד הנשיא</w:t>
      </w:r>
      <w:r w:rsidRPr="00C63571">
        <w:rPr>
          <w:rtl/>
        </w:rPr>
        <w:t>.</w:t>
      </w:r>
    </w:p>
    <w:p w14:paraId="5C9F3114" w14:textId="77777777" w:rsidR="0046556D" w:rsidRDefault="00BD6C4F" w:rsidP="00BD6C4F">
      <w:pPr>
        <w:pStyle w:val="afffff8"/>
        <w:jc w:val="center"/>
        <w:rPr>
          <w:rtl/>
        </w:rPr>
        <w:pPrChange w:id="90030" w:author="קלוד" w:date="2026-10-08T12:07:40Z">
          <w:pPr>
            <w:jc w:val="center"/>
          </w:pPr>
        </w:pPrChange>
      </w:pPr>
      <w:del w:id="90028" w:author="קלוד" w:date="2026-10-08T12:07:40Z">
        <w:r>
          <w:rPr>
            <w:rFonts w:ascii="BA חניכי הישיבות" w:hAnsi="BA חניכי הישיבות" w:cs="BA חניכי הישיבות"/>
            <w:rtl/>
          </w:rPr>
          <w:lastRenderedPageBreak/>
          <w:delText xml:space="preserve">׻</w:delText>
        </w:r>
      </w:del>
      <w:ins w:id="90029" w:author="קלוד" w:date="2026-10-08T12:07:40Z">
        <w:r>
          <w:rPr>
            <w:color w:val="7B3F00"/>
          </w:rPr>
          <w:t xml:space="preserve">ניטלה הכבד וכו#</w:t>
        </w:r>
      </w:ins>
    </w:p>
    <w:p w14:paraId="622AA0C8" w14:textId="77777777" w:rsidR="0046556D" w:rsidRDefault="00BD6C4F" w:rsidP="00BD6C4F">
      <w:pPr>
        <w:rPr>
          <w:rtl/>
        </w:rPr>
      </w:pPr>
      <w:r w:rsidRPr="00CB6A8B">
        <w:rPr>
          <w:b/>
          <w:bCs/>
          <w:rtl/>
        </w:rPr>
        <w:t xml:space="preserve">ניטלה הכבד </w:t>
      </w:r>
      <w:r w:rsidR="00BF1CF6">
        <w:rPr>
          <w:b/>
          <w:bCs/>
          <w:rtl/>
        </w:rPr>
        <w:t>וכו#</w:t>
      </w:r>
      <w:r w:rsidRPr="00CB6A8B">
        <w:rPr>
          <w:b/>
          <w:bCs/>
          <w:rtl/>
        </w:rPr>
        <w:t xml:space="preserve">: </w:t>
      </w:r>
    </w:p>
    <w:p w14:paraId="186714AA" w14:textId="77777777" w:rsidR="0046556D" w:rsidRDefault="00BD6C4F" w:rsidP="00BD6C4F">
      <w:pPr>
        <w:rPr>
          <w:rtl/>
        </w:rPr>
      </w:pPr>
      <w:r w:rsidRPr="00C63571">
        <w:rPr>
          <w:rtl/>
        </w:rPr>
        <w:t>הא נשתייר הימנה כלום כשרה, אע</w:t>
      </w:r>
      <w:r>
        <w:rPr>
          <w:rtl/>
        </w:rPr>
        <w:t>"</w:t>
      </w:r>
      <w:r w:rsidRPr="00C63571">
        <w:rPr>
          <w:rtl/>
        </w:rPr>
        <w:t>ג דלא הוי כזית, והתנן: ניטל הכבד ונשתייר הימנה כזית כשרה!</w:t>
      </w:r>
    </w:p>
    <w:p w14:paraId="459088D6" w14:textId="77777777" w:rsidR="0046556D" w:rsidRDefault="000828F8" w:rsidP="00C62948">
      <w:pPr>
        <w:pStyle w:val="affffb"/>
        <w:rPr>
          <w:rtl/>
        </w:rPr>
      </w:pPr>
      <w:r>
        <w:rPr>
          <w:rtl/>
        </w:rPr>
        <w:t xml:space="preserve">- </w:t>
      </w:r>
      <w:r w:rsidR="00BD6C4F" w:rsidRPr="00C63571">
        <w:rPr>
          <w:rtl/>
        </w:rPr>
        <w:t xml:space="preserve">רב יוסף: </w:t>
      </w:r>
      <w:r>
        <w:rPr>
          <w:rFonts w:hint="cs"/>
          <w:rtl/>
        </w:rPr>
        <w:t xml:space="preserve">הך </w:t>
      </w:r>
      <w:r>
        <w:rPr>
          <w:rStyle w:val="2fb"/>
          <w:rFonts w:hint="cs"/>
          <w:rtl/>
          <w:rPrChange w:id="10810" w:author="מנוע אמוראים" w:date="2026-10-05T16:40:54Z">
            <w:rPr>
              <w:rFonts w:hint="cs"/>
              <w:rtl/>
            </w:rPr>
          </w:rPrChange>
        </w:rPr>
        <w:t xml:space="preserve">דר</w:t>
      </w:r>
      <w:r>
        <w:rPr>
          <w:rStyle w:val="2fb"/>
          <w:rtl/>
          <w:rPrChange w:id="10811" w:author="מנוע אמוראים" w:date="2026-10-05T16:40:54Z">
            <w:rPr>
              <w:rtl/>
            </w:rPr>
          </w:rPrChange>
        </w:rPr>
        <w:t xml:space="preserve">"</w:t>
      </w:r>
      <w:r>
        <w:rPr>
          <w:rStyle w:val="2fb"/>
          <w:rFonts w:hint="cs"/>
          <w:rtl/>
          <w:rPrChange w:id="10812" w:author="מנוע אמוראים" w:date="2026-10-05T16:40:54Z">
            <w:rPr>
              <w:rFonts w:hint="cs"/>
              <w:rtl/>
            </w:rPr>
          </w:rPrChange>
        </w:rPr>
        <w:t xml:space="preserve">ח</w:t>
      </w:r>
      <w:r w:rsidR="00BD6C4F" w:rsidRPr="00C63571">
        <w:rPr>
          <w:rtl/>
        </w:rPr>
        <w:t xml:space="preserve"> - </w:t>
      </w:r>
      <w:r w:rsidR="00BD6C4F">
        <w:rPr>
          <w:rFonts w:hint="cs"/>
          <w:rtl/>
        </w:rPr>
        <w:t>ד</w:t>
      </w:r>
      <w:r w:rsidR="00BD6C4F" w:rsidRPr="00C63571">
        <w:rPr>
          <w:rtl/>
        </w:rPr>
        <w:t>זריק לה, ו</w:t>
      </w:r>
      <w:r>
        <w:rPr>
          <w:rFonts w:hint="cs"/>
          <w:rtl/>
        </w:rPr>
        <w:t xml:space="preserve">הך </w:t>
      </w:r>
      <w:r>
        <w:rPr>
          <w:rStyle w:val="2fb"/>
          <w:rFonts w:hint="cs"/>
          <w:rtl/>
          <w:rPrChange w:id="10813" w:author="מנוע אמוראים" w:date="2026-10-05T16:40:54Z">
            <w:rPr>
              <w:rFonts w:hint="cs"/>
              <w:rtl/>
            </w:rPr>
          </w:rPrChange>
        </w:rPr>
        <w:t xml:space="preserve">ד</w:t>
      </w:r>
      <w:r>
        <w:rPr>
          <w:rStyle w:val="2fb"/>
          <w:rtl/>
          <w:rPrChange w:id="10814" w:author="מנוע אמוראים" w:date="2026-10-05T16:40:54Z">
            <w:rPr>
              <w:rtl/>
            </w:rPr>
          </w:rPrChange>
        </w:rPr>
        <w:t xml:space="preserve">ר"ש</w:t>
      </w:r>
      <w:r>
        <w:rPr>
          <w:rtl/>
        </w:rPr>
        <w:t xml:space="preserve"> בר רבי - מטביל לה.</w:t>
      </w:r>
    </w:p>
    <w:p w14:paraId="54DE53BB" w14:textId="77777777" w:rsidR="0046556D" w:rsidRDefault="00BD6C4F" w:rsidP="00BD6C4F">
      <w:pPr>
        <w:rPr>
          <w:rtl/>
        </w:rPr>
      </w:pPr>
      <w:r w:rsidRPr="00C63571">
        <w:rPr>
          <w:rtl/>
        </w:rPr>
        <w:t>וסימניך: עשירין מקמצין.</w:t>
      </w:r>
    </w:p>
    <w:p w14:paraId="703F0C8A" w14:textId="77777777" w:rsidR="0046556D" w:rsidRDefault="0046556D" w:rsidP="00BD6C4F">
      <w:pPr>
        <w:rPr>
          <w:rtl/>
        </w:rPr>
      </w:pPr>
    </w:p>
    <w:p w14:paraId="3DD101A5" w14:textId="77777777" w:rsidR="0046556D" w:rsidRDefault="00BD6C4F" w:rsidP="00BD6C4F">
      <w:pPr>
        <w:rPr>
          <w:rtl/>
        </w:rPr>
      </w:pPr>
      <w:r w:rsidRPr="00C63571">
        <w:rPr>
          <w:rtl/>
        </w:rPr>
        <w:t>• ההוא פולמוס דאתא לפומבדיתא, ערקו רבה ורב יוסף;</w:t>
      </w:r>
    </w:p>
    <w:p w14:paraId="1638E5FE" w14:textId="77777777" w:rsidR="0046556D" w:rsidRDefault="00BD6C4F" w:rsidP="00BD6C4F">
      <w:pPr>
        <w:rPr>
          <w:rtl/>
        </w:rPr>
      </w:pPr>
      <w:r w:rsidRPr="00C63571">
        <w:rPr>
          <w:rtl/>
        </w:rPr>
        <w:t>פגע בהו ר' זירא, אמר להו: ערוקאי, כזית שאמרו - במקום מרה.</w:t>
      </w:r>
    </w:p>
    <w:p w14:paraId="1FDC0CF4" w14:textId="77777777" w:rsidR="0046556D" w:rsidRDefault="00BD6C4F" w:rsidP="00BD6C4F">
      <w:pPr>
        <w:rPr>
          <w:rtl/>
        </w:rPr>
      </w:pPr>
      <w:r>
        <w:rPr>
          <w:rStyle w:val="2fb"/>
          <w:rtl/>
          <w:rPrChange w:id="10815" w:author="מנוע אמוראים" w:date="2026-10-05T16:40:54Z">
            <w:rPr>
              <w:rtl/>
            </w:rPr>
          </w:rPrChange>
        </w:rPr>
        <w:t xml:space="preserve">ר</w:t>
      </w:r>
      <w:r>
        <w:rPr>
          <w:rStyle w:val="2fb"/>
          <w:rFonts w:hint="cs"/>
          <w:rtl/>
          <w:rPrChange w:id="10816" w:author="מנוע אמוראים" w:date="2026-10-05T16:40:54Z">
            <w:rPr>
              <w:rFonts w:hint="cs"/>
              <w:rtl/>
            </w:rPr>
          </w:rPrChange>
        </w:rPr>
        <w:t xml:space="preserve">אב</w:t>
      </w:r>
      <w:r>
        <w:rPr>
          <w:rStyle w:val="2fb"/>
          <w:rtl/>
          <w:rPrChange w:id="10817" w:author="מנוע אמוראים" w:date="2026-10-05T16:40:54Z">
            <w:rPr>
              <w:rtl/>
            </w:rPr>
          </w:rPrChange>
        </w:rPr>
        <w:t xml:space="preserve">"</w:t>
      </w:r>
      <w:r>
        <w:rPr>
          <w:rStyle w:val="2fb"/>
          <w:rFonts w:hint="cs"/>
          <w:rtl/>
          <w:rPrChange w:id="10818" w:author="מנוע אמוראים" w:date="2026-10-05T16:40:54Z">
            <w:rPr>
              <w:rFonts w:hint="cs"/>
              <w:rtl/>
            </w:rPr>
          </w:rPrChange>
        </w:rPr>
        <w:t xml:space="preserve">א</w:t>
      </w:r>
      <w:r>
        <w:rPr>
          <w:rFonts w:hint="cs"/>
          <w:rtl/>
        </w:rPr>
        <w:t xml:space="preserve"> </w:t>
      </w:r>
      <w:r w:rsidRPr="00C63571">
        <w:rPr>
          <w:rtl/>
        </w:rPr>
        <w:t>אמר: במקום שהיא חיה.</w:t>
      </w:r>
    </w:p>
    <w:p w14:paraId="57E9B1A6" w14:textId="77777777" w:rsidR="0046556D" w:rsidRDefault="00BD6C4F" w:rsidP="00BD6C4F">
      <w:pPr>
        <w:rPr>
          <w:rtl/>
        </w:rPr>
      </w:pPr>
      <w:r>
        <w:rPr>
          <w:rStyle w:val="2fb"/>
          <w:rFonts w:hint="cs"/>
          <w:rtl/>
          <w:rPrChange w:id="10819" w:author="מנוע אמוראים" w:date="2026-10-05T16:40:54Z">
            <w:rPr>
              <w:rFonts w:hint="cs"/>
              <w:rtl/>
            </w:rPr>
          </w:rPrChange>
        </w:rPr>
        <w:t xml:space="preserve">אר</w:t>
      </w:r>
      <w:r>
        <w:rPr>
          <w:rStyle w:val="2fb"/>
          <w:rtl/>
          <w:rPrChange w:id="10820" w:author="מנוע אמוראים" w:date="2026-10-05T16:40:54Z">
            <w:rPr>
              <w:rtl/>
            </w:rPr>
          </w:rPrChange>
        </w:rPr>
        <w:t xml:space="preserve">"</w:t>
      </w:r>
      <w:r>
        <w:rPr>
          <w:rStyle w:val="2fb"/>
          <w:rFonts w:hint="cs"/>
          <w:rtl/>
          <w:rPrChange w:id="10821" w:author="מנוע אמוראים" w:date="2026-10-05T16:40:54Z">
            <w:rPr>
              <w:rFonts w:hint="cs"/>
              <w:rtl/>
            </w:rPr>
          </w:rPrChange>
        </w:rPr>
        <w:t xml:space="preserve">פ</w:t>
      </w:r>
      <w:r w:rsidRPr="00C63571">
        <w:rPr>
          <w:rtl/>
        </w:rPr>
        <w:t>: הלכך, בעינן כזית במקום מרה, ובעינן כזית במקום שהיא חיה.</w:t>
      </w:r>
    </w:p>
    <w:p w14:paraId="3B51124F" w14:textId="77777777" w:rsidR="0046556D" w:rsidRDefault="00BD6C4F" w:rsidP="00AB425A">
      <w:pPr>
        <w:rPr>
          <w:rtl/>
        </w:rPr>
      </w:pPr>
      <w:r w:rsidRPr="00AB425A">
        <w:rPr>
          <w:b/>
          <w:bCs/>
          <w:rtl/>
        </w:rPr>
        <w:t>• בעי ר' ירמיה</w:t>
      </w:r>
      <w:r w:rsidRPr="00C63571">
        <w:rPr>
          <w:rtl/>
        </w:rPr>
        <w:t xml:space="preserve">: מתלקט, מהו? כרצועה, מהו? בעי רב אשי כזית מרודד, מהו? </w:t>
      </w:r>
      <w:r w:rsidRPr="002513D6">
        <w:rPr>
          <w:b/>
          <w:bCs/>
          <w:rtl/>
        </w:rPr>
        <w:t>תיקו</w:t>
      </w:r>
      <w:r w:rsidRPr="00C63571">
        <w:rPr>
          <w:rtl/>
        </w:rPr>
        <w:t>.</w:t>
      </w:r>
    </w:p>
    <w:p w14:paraId="303834D8" w14:textId="77777777" w:rsidR="0046556D" w:rsidRDefault="00BD6C4F" w:rsidP="00BD6C4F">
      <w:pPr>
        <w:rPr>
          <w:rtl/>
        </w:rPr>
      </w:pPr>
      <w:r w:rsidRPr="00AB425A">
        <w:rPr>
          <w:b/>
          <w:bCs/>
          <w:rtl/>
        </w:rPr>
        <w:t xml:space="preserve">• בעא </w:t>
      </w:r>
      <w:r w:rsidRPr="00AB425A">
        <w:rPr>
          <w:rFonts w:hint="cs"/>
          <w:b/>
          <w:bCs/>
          <w:rtl/>
        </w:rPr>
        <w:t>ר'ז</w:t>
      </w:r>
      <w:r w:rsidRPr="00AB425A">
        <w:rPr>
          <w:b/>
          <w:bCs/>
          <w:rtl/>
        </w:rPr>
        <w:t xml:space="preserve"> מר'</w:t>
      </w:r>
      <w:r w:rsidRPr="00C63571">
        <w:rPr>
          <w:rtl/>
        </w:rPr>
        <w:t xml:space="preserve"> אמי: נדלדלה כבד ומעורה בטרפשיה, מהו? א"ל: דלדול זה איני יודע מהו;</w:t>
      </w:r>
    </w:p>
    <w:p w14:paraId="77501BA1" w14:textId="77777777" w:rsidR="0046556D" w:rsidRDefault="00BD6C4F" w:rsidP="00BD6C4F">
      <w:pPr>
        <w:rPr>
          <w:rtl/>
        </w:rPr>
      </w:pPr>
      <w:r w:rsidRPr="00C63571">
        <w:rPr>
          <w:rtl/>
        </w:rPr>
        <w:t>אי למ"ד במקום מרה - הא איכא!</w:t>
      </w:r>
    </w:p>
    <w:p w14:paraId="5740F589" w14:textId="77777777" w:rsidR="0046556D" w:rsidRDefault="00BD6C4F" w:rsidP="00BD6C4F">
      <w:pPr>
        <w:rPr>
          <w:rtl/>
        </w:rPr>
      </w:pPr>
      <w:r w:rsidRPr="00C63571">
        <w:rPr>
          <w:rtl/>
        </w:rPr>
        <w:t>אי למ"ד במקום שהיא חיה - הא איכא.</w:t>
      </w:r>
    </w:p>
    <w:p w14:paraId="721860F5" w14:textId="77777777" w:rsidR="0046556D" w:rsidRDefault="00BD6C4F" w:rsidP="00BD6C4F">
      <w:pPr>
        <w:pStyle w:val="afffff8"/>
        <w:jc w:val="center"/>
        <w:rPr>
          <w:rtl/>
        </w:rPr>
        <w:pPrChange w:id="90027" w:author="קלוד" w:date="2026-10-08T12:07:40Z">
          <w:pPr>
            <w:jc w:val="center"/>
          </w:pPr>
        </w:pPrChange>
      </w:pPr>
      <w:del w:id="90025" w:author="קלוד" w:date="2026-10-08T12:07:40Z">
        <w:r>
          <w:rPr>
            <w:rFonts w:ascii="BA חניכי הישיבות" w:hAnsi="BA חניכי הישיבות" w:cs="BA חניכי הישיבות"/>
            <w:rtl/>
          </w:rPr>
          <w:delText xml:space="preserve">׻</w:delText>
        </w:r>
      </w:del>
      <w:ins w:id="90026" w:author="קלוד" w:date="2026-10-08T12:07:40Z">
        <w:r>
          <w:rPr>
            <w:color w:val="7B3F00"/>
          </w:rPr>
          <w:t xml:space="preserve">הריאה שניקבה</w:t>
        </w:r>
      </w:ins>
    </w:p>
    <w:p w14:paraId="2C4C8F31" w14:textId="77777777" w:rsidR="0046556D" w:rsidRDefault="00BD6C4F" w:rsidP="00BD6C4F">
      <w:pPr>
        <w:rPr>
          <w:rtl/>
        </w:rPr>
      </w:pPr>
      <w:r w:rsidRPr="002A311F">
        <w:rPr>
          <w:b/>
          <w:bCs/>
          <w:rtl/>
        </w:rPr>
        <w:t>הריאה שניקבה</w:t>
      </w:r>
      <w:r w:rsidRPr="00C63571">
        <w:rPr>
          <w:rtl/>
        </w:rPr>
        <w:t>:</w:t>
      </w:r>
    </w:p>
    <w:p w14:paraId="101E0BC4" w14:textId="77777777" w:rsidR="0046556D" w:rsidRDefault="00BD6C4F" w:rsidP="00BD6C4F">
      <w:pPr>
        <w:rPr>
          <w:rtl/>
        </w:rPr>
      </w:pPr>
      <w:r>
        <w:rPr>
          <w:rtl/>
        </w:rPr>
        <w:t>רב ושמואל ורב אסי דאמרי: קר</w:t>
      </w:r>
      <w:r>
        <w:rPr>
          <w:rFonts w:hint="cs"/>
          <w:rtl/>
        </w:rPr>
        <w:t xml:space="preserve">ום עליון [ואמרי לה קרום תחתון] </w:t>
      </w:r>
    </w:p>
    <w:p w14:paraId="6BB6242F" w14:textId="77777777" w:rsidR="0046556D" w:rsidRDefault="00BD6C4F" w:rsidP="00BD6C4F">
      <w:pPr>
        <w:rPr>
          <w:rtl/>
        </w:rPr>
      </w:pPr>
      <w:r>
        <w:rPr>
          <w:rStyle w:val="2fb"/>
          <w:rFonts w:hint="cs"/>
          <w:rtl/>
          <w:rPrChange w:id="10822" w:author="מנוע אמוראים" w:date="2026-10-05T16:40:54Z">
            <w:rPr>
              <w:rFonts w:hint="cs"/>
              <w:rtl/>
            </w:rPr>
          </w:rPrChange>
        </w:rPr>
        <w:t xml:space="preserve">ריב</w:t>
      </w:r>
      <w:r>
        <w:rPr>
          <w:rStyle w:val="2fb"/>
          <w:rtl/>
          <w:rPrChange w:id="10823" w:author="מנוע אמוראים" w:date="2026-10-05T16:40:54Z">
            <w:rPr>
              <w:rtl/>
            </w:rPr>
          </w:rPrChange>
        </w:rPr>
        <w:t xml:space="preserve">"</w:t>
      </w:r>
      <w:r>
        <w:rPr>
          <w:rStyle w:val="2fb"/>
          <w:rFonts w:hint="cs"/>
          <w:rtl/>
          <w:rPrChange w:id="10824" w:author="מנוע אמוראים" w:date="2026-10-05T16:40:54Z">
            <w:rPr>
              <w:rFonts w:hint="cs"/>
              <w:rtl/>
            </w:rPr>
          </w:rPrChange>
        </w:rPr>
        <w:t xml:space="preserve">מ</w:t>
      </w:r>
      <w:r w:rsidRPr="00C63571">
        <w:rPr>
          <w:rtl/>
        </w:rPr>
        <w:t xml:space="preserve"> </w:t>
      </w:r>
      <w:r>
        <w:rPr>
          <w:rStyle w:val="2fb"/>
          <w:rFonts w:hint="cs"/>
          <w:rtl/>
          <w:rPrChange w:id="10825" w:author="מנוע אמוראים" w:date="2026-10-05T16:40:54Z">
            <w:rPr>
              <w:rFonts w:hint="cs"/>
              <w:rtl/>
            </w:rPr>
          </w:rPrChange>
        </w:rPr>
        <w:t xml:space="preserve">מר</w:t>
      </w:r>
      <w:r>
        <w:rPr>
          <w:rStyle w:val="2fb"/>
          <w:rtl/>
          <w:rPrChange w:id="10826" w:author="מנוע אמוראים" w:date="2026-10-05T16:40:54Z">
            <w:rPr>
              <w:rtl/>
            </w:rPr>
          </w:rPrChange>
        </w:rPr>
        <w:t xml:space="preserve">"</w:t>
      </w:r>
      <w:r>
        <w:rPr>
          <w:rStyle w:val="2fb"/>
          <w:rFonts w:hint="cs"/>
          <w:rtl/>
          <w:rPrChange w:id="10827" w:author="מנוע אמוראים" w:date="2026-10-05T16:40:54Z">
            <w:rPr>
              <w:rFonts w:hint="cs"/>
              <w:rtl/>
            </w:rPr>
          </w:rPrChange>
        </w:rPr>
        <w:t xml:space="preserve">נ</w:t>
      </w:r>
      <w:r>
        <w:rPr>
          <w:rFonts w:hint="cs"/>
          <w:rtl/>
        </w:rPr>
        <w:t xml:space="preserve"> </w:t>
      </w:r>
      <w:r w:rsidRPr="00C63571">
        <w:rPr>
          <w:rtl/>
        </w:rPr>
        <w:t>וסימניך כיתונא דורדא דמנחא ביה ריאה.</w:t>
      </w:r>
    </w:p>
    <w:p w14:paraId="459711F0" w14:textId="77777777" w:rsidR="0046556D" w:rsidRDefault="00BD6C4F" w:rsidP="00BD6C4F">
      <w:pPr>
        <w:rPr>
          <w:rtl/>
        </w:rPr>
      </w:pPr>
      <w:r w:rsidRPr="00C63571">
        <w:rPr>
          <w:rtl/>
        </w:rPr>
        <w:t xml:space="preserve">פשיטא: אי אינקיב עילאה ולא אינקיב תתאה - תתאה מגין, </w:t>
      </w:r>
    </w:p>
    <w:p w14:paraId="4F980F8F" w14:textId="77777777" w:rsidR="0046556D" w:rsidRDefault="0046556D" w:rsidP="00BD6C4F">
      <w:pPr>
        <w:rPr>
          <w:rtl/>
        </w:rPr>
      </w:pPr>
    </w:p>
    <w:p w14:paraId="1799C5F5" w14:textId="77777777" w:rsidR="0046556D" w:rsidRDefault="00BD6C4F" w:rsidP="00BD6C4F">
      <w:pPr>
        <w:rPr>
          <w:rtl/>
        </w:rPr>
      </w:pPr>
      <w:r w:rsidRPr="00C63571">
        <w:rPr>
          <w:rtl/>
        </w:rPr>
        <w:t xml:space="preserve">• </w:t>
      </w:r>
      <w:r w:rsidRPr="002A311F">
        <w:rPr>
          <w:b/>
          <w:bCs/>
          <w:rtl/>
        </w:rPr>
        <w:t>כדרבה</w:t>
      </w:r>
      <w:r w:rsidRPr="00C63571">
        <w:rPr>
          <w:rtl/>
        </w:rPr>
        <w:t xml:space="preserve">: </w:t>
      </w:r>
      <w:r w:rsidRPr="00D927DF">
        <w:rPr>
          <w:b/>
          <w:bCs/>
          <w:rtl/>
        </w:rPr>
        <w:t>האי ריאה דאגליד</w:t>
      </w:r>
      <w:r>
        <w:rPr>
          <w:rFonts w:hint="cs"/>
          <w:rtl/>
        </w:rPr>
        <w:t xml:space="preserve">- </w:t>
      </w:r>
      <w:r w:rsidRPr="00C63571">
        <w:rPr>
          <w:rtl/>
        </w:rPr>
        <w:t xml:space="preserve">כאהינא סומקא - כשרה, </w:t>
      </w:r>
    </w:p>
    <w:p w14:paraId="014BF5CA" w14:textId="77777777" w:rsidR="0046556D" w:rsidRDefault="00BD6C4F" w:rsidP="00BD6C4F">
      <w:pPr>
        <w:rPr>
          <w:rtl/>
        </w:rPr>
      </w:pPr>
      <w:r w:rsidRPr="00D927DF">
        <w:rPr>
          <w:rFonts w:hint="cs"/>
          <w:b/>
          <w:bCs/>
          <w:rtl/>
        </w:rPr>
        <w:t>ניקב למיטה ולא למעלה</w:t>
      </w:r>
      <w:r>
        <w:rPr>
          <w:rFonts w:hint="cs"/>
          <w:rtl/>
        </w:rPr>
        <w:t xml:space="preserve">-  פליגי </w:t>
      </w:r>
      <w:r>
        <w:rPr>
          <w:rStyle w:val="2fb"/>
          <w:rFonts w:hint="cs"/>
          <w:rtl/>
          <w:rPrChange w:id="10828" w:author="מנוע אמוראים" w:date="2026-10-05T16:40:54Z">
            <w:rPr>
              <w:rFonts w:hint="cs"/>
              <w:rtl/>
            </w:rPr>
          </w:rPrChange>
        </w:rPr>
        <w:t xml:space="preserve">ר</w:t>
      </w:r>
      <w:r>
        <w:rPr>
          <w:rStyle w:val="2fb"/>
          <w:rtl/>
          <w:rPrChange w:id="10829" w:author="מנוע אמוראים" w:date="2026-10-05T16:40:54Z">
            <w:rPr>
              <w:rtl/>
            </w:rPr>
          </w:rPrChange>
        </w:rPr>
        <w:t xml:space="preserve">"</w:t>
      </w:r>
      <w:r>
        <w:rPr>
          <w:rStyle w:val="2fb"/>
          <w:rFonts w:hint="cs"/>
          <w:rtl/>
          <w:rPrChange w:id="10830" w:author="מנוע אמוראים" w:date="2026-10-05T16:40:54Z">
            <w:rPr>
              <w:rFonts w:hint="cs"/>
              <w:rtl/>
            </w:rPr>
          </w:rPrChange>
        </w:rPr>
        <w:t xml:space="preserve">א</w:t>
      </w:r>
      <w:r>
        <w:rPr>
          <w:rFonts w:hint="cs"/>
          <w:rtl/>
        </w:rPr>
        <w:t xml:space="preserve"> ורבינא אי מגין או לא מגין </w:t>
      </w:r>
      <w:r w:rsidRPr="00D927DF">
        <w:rPr>
          <w:rFonts w:hint="cs"/>
          <w:b/>
          <w:bCs/>
          <w:rtl/>
        </w:rPr>
        <w:t>והלכתא מגין כדרב יוסף</w:t>
      </w:r>
      <w:r>
        <w:rPr>
          <w:rFonts w:hint="cs"/>
          <w:rtl/>
        </w:rPr>
        <w:t xml:space="preserve"> </w:t>
      </w:r>
    </w:p>
    <w:p w14:paraId="5A20F92F" w14:textId="77777777" w:rsidR="0046556D" w:rsidRDefault="00BD6C4F" w:rsidP="00BD6C4F">
      <w:pPr>
        <w:rPr>
          <w:rtl/>
        </w:rPr>
      </w:pPr>
      <w:r w:rsidRPr="00C63571">
        <w:rPr>
          <w:rtl/>
        </w:rPr>
        <w:t xml:space="preserve">דאמר רב יוסף: </w:t>
      </w:r>
      <w:r>
        <w:rPr>
          <w:rFonts w:hint="cs"/>
          <w:rtl/>
        </w:rPr>
        <w:t xml:space="preserve">ריאה המרעישה מניחים עלה כנף או רוק או קש </w:t>
      </w:r>
      <w:r w:rsidRPr="00C63571">
        <w:rPr>
          <w:rtl/>
        </w:rPr>
        <w:t>מבצבצא טרפה, ואי לא - כשרה;</w:t>
      </w:r>
    </w:p>
    <w:p w14:paraId="3E045FC2" w14:textId="77777777" w:rsidR="0046556D" w:rsidRDefault="00BD6C4F" w:rsidP="00BD6C4F">
      <w:pPr>
        <w:rPr>
          <w:rtl/>
        </w:rPr>
      </w:pPr>
      <w:r w:rsidRPr="00C63571">
        <w:rPr>
          <w:rtl/>
        </w:rPr>
        <w:t xml:space="preserve">ואי לא ידעינן היכא </w:t>
      </w:r>
      <w:r>
        <w:rPr>
          <w:rFonts w:hint="cs"/>
          <w:rtl/>
        </w:rPr>
        <w:t xml:space="preserve">מרעשת מביאים ספל מים פושרים ומותבינן ונפחינן לה </w:t>
      </w:r>
    </w:p>
    <w:p w14:paraId="48DA790E" w14:textId="77777777" w:rsidR="0046556D" w:rsidRDefault="00BD6C4F" w:rsidP="00BD6C4F">
      <w:pPr>
        <w:rPr>
          <w:rtl/>
        </w:rPr>
      </w:pPr>
      <w:r>
        <w:rPr>
          <w:rFonts w:hint="cs"/>
          <w:rtl/>
        </w:rPr>
        <w:t>[ולא בחמים דכווצי ולא בקרים דמתקשה]</w:t>
      </w:r>
    </w:p>
    <w:p w14:paraId="0062F74A" w14:textId="77777777" w:rsidR="0046556D" w:rsidRDefault="00BD6C4F" w:rsidP="00BD6C4F">
      <w:pPr>
        <w:rPr>
          <w:rtl/>
        </w:rPr>
      </w:pPr>
      <w:r w:rsidRPr="00C63571">
        <w:rPr>
          <w:rtl/>
        </w:rPr>
        <w:t>אי מבצבצא - טרפה, ואי לא כשרה, ת</w:t>
      </w:r>
      <w:r>
        <w:rPr>
          <w:rFonts w:hint="cs"/>
          <w:rtl/>
        </w:rPr>
        <w:t>חתון ניקב ועליון לא אינקב</w:t>
      </w:r>
      <w:r>
        <w:rPr>
          <w:rtl/>
        </w:rPr>
        <w:t>, וה</w:t>
      </w:r>
      <w:r>
        <w:rPr>
          <w:rFonts w:hint="cs"/>
          <w:rtl/>
        </w:rPr>
        <w:t xml:space="preserve">ך דמרעשת רוח שבינם הוא </w:t>
      </w:r>
    </w:p>
    <w:p w14:paraId="6FB58641" w14:textId="77777777" w:rsidR="0046556D" w:rsidRDefault="0046556D" w:rsidP="00BD6C4F">
      <w:pPr>
        <w:rPr>
          <w:rtl/>
        </w:rPr>
      </w:pPr>
    </w:p>
    <w:p w14:paraId="21EC6A8C" w14:textId="77777777" w:rsidR="0046556D" w:rsidRDefault="00BD6C4F" w:rsidP="00BD6C4F">
      <w:pPr>
        <w:rPr>
          <w:rtl/>
        </w:rPr>
      </w:pPr>
      <w:r w:rsidRPr="00C63571">
        <w:rPr>
          <w:rtl/>
        </w:rPr>
        <w:t xml:space="preserve">• </w:t>
      </w:r>
      <w:r w:rsidRPr="00164BA9">
        <w:rPr>
          <w:b/>
          <w:bCs/>
          <w:rtl/>
        </w:rPr>
        <w:t>גופא</w:t>
      </w:r>
      <w:r>
        <w:rPr>
          <w:rFonts w:hint="cs"/>
          <w:rtl/>
        </w:rPr>
        <w:t xml:space="preserve"> מ</w:t>
      </w:r>
      <w:r w:rsidRPr="00C63571">
        <w:rPr>
          <w:rtl/>
        </w:rPr>
        <w:t xml:space="preserve">רבא: האי ריאה </w:t>
      </w:r>
      <w:r>
        <w:rPr>
          <w:rFonts w:hint="cs"/>
          <w:rtl/>
        </w:rPr>
        <w:t xml:space="preserve">שנקלפה כתמר אדומה </w:t>
      </w:r>
      <w:r w:rsidRPr="00C63571">
        <w:rPr>
          <w:rtl/>
        </w:rPr>
        <w:t xml:space="preserve">- כשרה, </w:t>
      </w:r>
    </w:p>
    <w:p w14:paraId="05C03330" w14:textId="60043DDC" w:rsidR="0046556D" w:rsidRDefault="00BD6C4F" w:rsidP="00BD6C4F">
      <w:pPr>
        <w:rPr>
          <w:rtl/>
        </w:rPr>
      </w:pPr>
      <w:r w:rsidRPr="00C63571">
        <w:rPr>
          <w:rtl/>
        </w:rPr>
        <w:t>רבא: ריאה שהאדימה</w:t>
      </w:r>
      <w:r>
        <w:rPr>
          <w:rFonts w:hint="cs"/>
          <w:rtl/>
        </w:rPr>
        <w:t xml:space="preserve"> </w:t>
      </w:r>
      <w:r w:rsidRPr="00C63571">
        <w:rPr>
          <w:rtl/>
        </w:rPr>
        <w:t>מקצתה כשרה, כולה טרפה.</w:t>
      </w:r>
    </w:p>
    <w:p w14:paraId="39786000" w14:textId="77777777" w:rsidR="0046556D" w:rsidRDefault="00BD6C4F" w:rsidP="00BD6C4F">
      <w:pPr>
        <w:rPr>
          <w:rtl/>
        </w:rPr>
      </w:pPr>
      <w:r w:rsidRPr="00C63571">
        <w:rPr>
          <w:rtl/>
        </w:rPr>
        <w:t xml:space="preserve">• א"ל רבינא לרבא: מקצתה </w:t>
      </w:r>
      <w:r>
        <w:rPr>
          <w:rFonts w:hint="cs"/>
          <w:rtl/>
        </w:rPr>
        <w:t>דחוזרת ומבראה א</w:t>
      </w:r>
      <w:r w:rsidR="00BF1CF6">
        <w:rPr>
          <w:rtl/>
        </w:rPr>
        <w:t>"</w:t>
      </w:r>
      <w:r>
        <w:rPr>
          <w:rFonts w:hint="cs"/>
          <w:rtl/>
        </w:rPr>
        <w:t xml:space="preserve">כ גם כולה חוזרת ומבריאה </w:t>
      </w:r>
    </w:p>
    <w:p w14:paraId="5A07B63E" w14:textId="53A1496D" w:rsidR="0046556D" w:rsidRDefault="00BD6C4F" w:rsidP="00BD6C4F">
      <w:pPr>
        <w:rPr>
          <w:rtl/>
        </w:rPr>
      </w:pPr>
      <w:r>
        <w:rPr>
          <w:rFonts w:hint="cs"/>
          <w:rtl/>
        </w:rPr>
        <w:t xml:space="preserve">  </w:t>
      </w:r>
      <w:r w:rsidRPr="00C63571">
        <w:rPr>
          <w:rtl/>
        </w:rPr>
        <w:t>מי לא תניא, ושאר שקצים ורמשים - עד שיצא מהם דם!</w:t>
      </w:r>
    </w:p>
    <w:p w14:paraId="74E744FB" w14:textId="77777777" w:rsidR="0046556D" w:rsidRDefault="00BD6C4F" w:rsidP="00BD6C4F">
      <w:pPr>
        <w:rPr>
          <w:rtl/>
        </w:rPr>
      </w:pPr>
      <w:r>
        <w:rPr>
          <w:rFonts w:hint="cs"/>
          <w:rtl/>
        </w:rPr>
        <w:t>וא</w:t>
      </w:r>
      <w:r w:rsidR="00BF1CF6">
        <w:rPr>
          <w:rtl/>
        </w:rPr>
        <w:t>"</w:t>
      </w:r>
      <w:r>
        <w:rPr>
          <w:rFonts w:hint="cs"/>
          <w:rtl/>
        </w:rPr>
        <w:t>ל דמדמים לשמונה שרצים ד</w:t>
      </w:r>
      <w:r w:rsidRPr="00C63571">
        <w:rPr>
          <w:rtl/>
        </w:rPr>
        <w:t>נצרר הדם אע</w:t>
      </w:r>
      <w:r>
        <w:rPr>
          <w:rtl/>
        </w:rPr>
        <w:t>"</w:t>
      </w:r>
      <w:r w:rsidRPr="00C63571">
        <w:rPr>
          <w:rtl/>
        </w:rPr>
        <w:t xml:space="preserve">פ שלא יצא, </w:t>
      </w:r>
      <w:r>
        <w:rPr>
          <w:rFonts w:hint="cs"/>
          <w:rtl/>
        </w:rPr>
        <w:t>ד</w:t>
      </w:r>
      <w:r w:rsidRPr="00C63571">
        <w:rPr>
          <w:rtl/>
        </w:rPr>
        <w:t>אי הכי, אפילו מקצתה נמי!</w:t>
      </w:r>
      <w:r>
        <w:rPr>
          <w:rFonts w:hint="cs"/>
          <w:rtl/>
        </w:rPr>
        <w:t xml:space="preserve"> </w:t>
      </w:r>
      <w:r w:rsidRPr="00D77AAE">
        <w:rPr>
          <w:rFonts w:hint="cs"/>
          <w:b/>
          <w:bCs/>
          <w:rtl/>
        </w:rPr>
        <w:t>אלא ל</w:t>
      </w:r>
      <w:r w:rsidR="00BF1CF6">
        <w:rPr>
          <w:b/>
          <w:bCs/>
          <w:rtl/>
        </w:rPr>
        <w:t>"</w:t>
      </w:r>
      <w:r w:rsidRPr="00D77AAE">
        <w:rPr>
          <w:rFonts w:hint="cs"/>
          <w:b/>
          <w:bCs/>
          <w:rtl/>
        </w:rPr>
        <w:t>ש</w:t>
      </w:r>
    </w:p>
    <w:p w14:paraId="674E56EE" w14:textId="77777777" w:rsidR="0046556D" w:rsidRDefault="0046556D" w:rsidP="00BD6C4F">
      <w:pPr>
        <w:rPr>
          <w:rtl/>
        </w:rPr>
      </w:pPr>
    </w:p>
    <w:p w14:paraId="4369CB24" w14:textId="77777777" w:rsidR="0046556D" w:rsidRDefault="00BD6C4F" w:rsidP="00BD6C4F">
      <w:pPr>
        <w:rPr>
          <w:rtl/>
        </w:rPr>
      </w:pPr>
      <w:r w:rsidRPr="00C63571">
        <w:rPr>
          <w:rtl/>
        </w:rPr>
        <w:t>• רבא: ריאה שיבשה מקצתה - טרפה.</w:t>
      </w:r>
      <w:r>
        <w:rPr>
          <w:rFonts w:hint="cs"/>
          <w:rtl/>
        </w:rPr>
        <w:t xml:space="preserve"> </w:t>
      </w:r>
      <w:r>
        <w:rPr>
          <w:rStyle w:val="2fb"/>
          <w:rFonts w:hint="cs"/>
          <w:rtl/>
          <w:rPrChange w:id="10831" w:author="מנוע אמוראים" w:date="2026-10-05T16:40:54Z">
            <w:rPr>
              <w:rFonts w:hint="cs"/>
              <w:rtl/>
            </w:rPr>
          </w:rPrChange>
        </w:rPr>
        <w:t xml:space="preserve">ואר</w:t>
      </w:r>
      <w:r>
        <w:rPr>
          <w:rStyle w:val="2fb"/>
          <w:rtl/>
          <w:rPrChange w:id="10832" w:author="מנוע אמוראים" w:date="2026-10-05T16:40:54Z">
            <w:rPr>
              <w:rtl/>
            </w:rPr>
          </w:rPrChange>
        </w:rPr>
        <w:t xml:space="preserve">"</w:t>
      </w:r>
      <w:r>
        <w:rPr>
          <w:rStyle w:val="2fb"/>
          <w:rFonts w:hint="cs"/>
          <w:rtl/>
          <w:rPrChange w:id="10833" w:author="מנוע אמוראים" w:date="2026-10-05T16:40:54Z">
            <w:rPr>
              <w:rFonts w:hint="cs"/>
              <w:rtl/>
            </w:rPr>
          </w:rPrChange>
        </w:rPr>
        <w:t xml:space="preserve">פ</w:t>
      </w:r>
      <w:r>
        <w:rPr>
          <w:rFonts w:hint="cs"/>
          <w:rtl/>
        </w:rPr>
        <w:t xml:space="preserve"> מ</w:t>
      </w:r>
      <w:r w:rsidRPr="00C63571">
        <w:rPr>
          <w:rtl/>
        </w:rPr>
        <w:t>דרבא: כדי שתפרך בצפורן.</w:t>
      </w:r>
    </w:p>
    <w:p w14:paraId="4CA30662" w14:textId="6D8AC9CA" w:rsidR="0046556D" w:rsidRDefault="00BD6C4F" w:rsidP="00BD6C4F">
      <w:pPr>
        <w:rPr>
          <w:rtl/>
        </w:rPr>
      </w:pPr>
      <w:r>
        <w:rPr>
          <w:rStyle w:val="2fb"/>
          <w:rFonts w:hint="cs"/>
          <w:rtl/>
          <w:rPrChange w:id="10834" w:author="מנוע אמוראים" w:date="2026-10-05T16:40:54Z">
            <w:rPr>
              <w:rFonts w:hint="cs"/>
              <w:rtl/>
            </w:rPr>
          </w:rPrChange>
        </w:rPr>
        <w:t xml:space="preserve">ו</w:t>
      </w:r>
      <w:r>
        <w:rPr>
          <w:rStyle w:val="2fb"/>
          <w:rtl/>
          <w:rPrChange w:id="10835" w:author="מנוע אמוראים" w:date="2026-10-05T16:40:54Z">
            <w:rPr>
              <w:rtl/>
            </w:rPr>
          </w:rPrChange>
        </w:rPr>
        <w:t xml:space="preserve">כ</w:t>
      </w:r>
      <w:r>
        <w:rPr>
          <w:rStyle w:val="2fb"/>
          <w:rFonts w:hint="cs"/>
          <w:rtl/>
          <w:rPrChange w:id="10836" w:author="מנוע אמוראים" w:date="2026-10-05T16:40:54Z">
            <w:rPr>
              <w:rFonts w:hint="cs"/>
              <w:rtl/>
            </w:rPr>
          </w:rPrChange>
        </w:rPr>
        <w:t xml:space="preserve">ריב</w:t>
      </w:r>
      <w:r>
        <w:rPr>
          <w:rStyle w:val="2fb"/>
          <w:rtl/>
          <w:rPrChange w:id="10837" w:author="מנוע אמוראים" w:date="2026-10-05T16:40:54Z">
            <w:rPr>
              <w:rtl/>
            </w:rPr>
          </w:rPrChange>
        </w:rPr>
        <w:t xml:space="preserve">"</w:t>
      </w:r>
      <w:r>
        <w:rPr>
          <w:rStyle w:val="2fb"/>
          <w:rFonts w:hint="cs"/>
          <w:rtl/>
          <w:rPrChange w:id="10838" w:author="מנוע אמוראים" w:date="2026-10-05T16:40:54Z">
            <w:rPr>
              <w:rFonts w:hint="cs"/>
              <w:rtl/>
            </w:rPr>
          </w:rPrChange>
        </w:rPr>
        <w:t xml:space="preserve">המ</w:t>
      </w:r>
      <w:r>
        <w:rPr>
          <w:rFonts w:hint="cs"/>
          <w:rtl/>
        </w:rPr>
        <w:t xml:space="preserve"> ד</w:t>
      </w:r>
      <w:r w:rsidRPr="00C63571">
        <w:rPr>
          <w:rtl/>
        </w:rPr>
        <w:t xml:space="preserve">איזו היא יבשה </w:t>
      </w:r>
      <w:r>
        <w:rPr>
          <w:rtl/>
        </w:rPr>
        <w:t>–</w:t>
      </w:r>
      <w:r w:rsidRPr="00C63571">
        <w:rPr>
          <w:rtl/>
        </w:rPr>
        <w:t xml:space="preserve"> </w:t>
      </w:r>
      <w:r>
        <w:rPr>
          <w:rFonts w:hint="cs"/>
          <w:rtl/>
        </w:rPr>
        <w:t xml:space="preserve">רבנן: </w:t>
      </w:r>
      <w:r w:rsidRPr="00C63571">
        <w:rPr>
          <w:rtl/>
        </w:rPr>
        <w:t xml:space="preserve">שאם תינקב ואינה מוציאה טיפת דם, </w:t>
      </w:r>
    </w:p>
    <w:p w14:paraId="2538C36E" w14:textId="006C3981" w:rsidR="0046556D" w:rsidRDefault="00BD6C4F" w:rsidP="00BD6C4F">
      <w:pPr>
        <w:rPr>
          <w:rtl/>
        </w:rPr>
      </w:pPr>
      <w:r>
        <w:rPr>
          <w:rStyle w:val="2fb"/>
          <w:rFonts w:hint="cs"/>
          <w:rtl/>
          <w:rPrChange w:id="10839" w:author="מנוע אמוראים" w:date="2026-10-05T16:40:54Z">
            <w:rPr>
              <w:rFonts w:hint="cs"/>
              <w:rtl/>
            </w:rPr>
          </w:rPrChange>
        </w:rPr>
        <w:t xml:space="preserve">ריבה</w:t>
      </w:r>
      <w:r>
        <w:rPr>
          <w:rStyle w:val="2fb"/>
          <w:rtl/>
          <w:rPrChange w:id="10840" w:author="מנוע אמוראים" w:date="2026-10-05T16:40:54Z">
            <w:rPr>
              <w:rtl/>
            </w:rPr>
          </w:rPrChange>
        </w:rPr>
        <w:t xml:space="preserve">"</w:t>
      </w:r>
      <w:r>
        <w:rPr>
          <w:rStyle w:val="2fb"/>
          <w:rFonts w:hint="cs"/>
          <w:rtl/>
          <w:rPrChange w:id="10841" w:author="מנוע אמוראים" w:date="2026-10-05T16:40:54Z">
            <w:rPr>
              <w:rFonts w:hint="cs"/>
              <w:rtl/>
            </w:rPr>
          </w:rPrChange>
        </w:rPr>
        <w:t xml:space="preserve">מ</w:t>
      </w:r>
      <w:r w:rsidRPr="00C63571">
        <w:rPr>
          <w:rtl/>
        </w:rPr>
        <w:t>: יבשה כדי שתהא נפרכת בצפורן.</w:t>
      </w:r>
    </w:p>
    <w:p w14:paraId="0DAE2709" w14:textId="77777777" w:rsidR="0046556D" w:rsidRDefault="00BD6C4F" w:rsidP="00BD6C4F">
      <w:pPr>
        <w:rPr>
          <w:rtl/>
        </w:rPr>
      </w:pPr>
      <w:r w:rsidRPr="00C63571">
        <w:rPr>
          <w:rtl/>
        </w:rPr>
        <w:lastRenderedPageBreak/>
        <w:t>אפילו תימא רבנן</w:t>
      </w:r>
      <w:r>
        <w:rPr>
          <w:rFonts w:hint="cs"/>
          <w:rtl/>
        </w:rPr>
        <w:t xml:space="preserve"> דווקא באוזן בכור ששולטתהרוח לא מבריא משא</w:t>
      </w:r>
      <w:r w:rsidR="00BF1CF6">
        <w:rPr>
          <w:rtl/>
        </w:rPr>
        <w:t>"</w:t>
      </w:r>
      <w:r>
        <w:rPr>
          <w:rFonts w:hint="cs"/>
          <w:rtl/>
        </w:rPr>
        <w:t xml:space="preserve">כ בריאה </w:t>
      </w:r>
    </w:p>
    <w:p w14:paraId="6D1C301A" w14:textId="77777777" w:rsidR="0046556D" w:rsidRDefault="00BD6C4F" w:rsidP="00BD6C4F">
      <w:pPr>
        <w:rPr>
          <w:rtl/>
        </w:rPr>
      </w:pPr>
      <w:r w:rsidRPr="00C63571">
        <w:rPr>
          <w:rtl/>
        </w:rPr>
        <w:t xml:space="preserve">• </w:t>
      </w:r>
      <w:r>
        <w:rPr>
          <w:rtl/>
        </w:rPr>
        <w:t>רבא: האי ריאה דקיימא</w:t>
      </w:r>
      <w:r>
        <w:rPr>
          <w:rFonts w:hint="cs"/>
          <w:rtl/>
        </w:rPr>
        <w:t xml:space="preserve"> קליפות קליפות, גוונים גוונים,</w:t>
      </w:r>
      <w:r w:rsidRPr="00C63571">
        <w:rPr>
          <w:rtl/>
        </w:rPr>
        <w:t xml:space="preserve"> חזותא חזותא - כשרה.</w:t>
      </w:r>
    </w:p>
    <w:p w14:paraId="6D6E393F" w14:textId="77777777" w:rsidR="0046556D" w:rsidRDefault="00BD6C4F" w:rsidP="00BD6C4F">
      <w:pPr>
        <w:rPr>
          <w:rtl/>
        </w:rPr>
      </w:pPr>
      <w:r w:rsidRPr="00C63571">
        <w:rPr>
          <w:rtl/>
        </w:rPr>
        <w:t>אמימר משמיה דרבא: אין מקיפין בבועי.</w:t>
      </w:r>
    </w:p>
    <w:p w14:paraId="389723FE" w14:textId="77777777" w:rsidR="0046556D" w:rsidRDefault="00BD6C4F" w:rsidP="00BD6C4F">
      <w:pPr>
        <w:rPr>
          <w:rtl/>
        </w:rPr>
      </w:pPr>
      <w:r w:rsidRPr="00C63571">
        <w:rPr>
          <w:rtl/>
        </w:rPr>
        <w:t>ואמר רבא: הני תרתי אוני דסריכן להדדי - לית להו בדיקה.</w:t>
      </w:r>
      <w:r>
        <w:rPr>
          <w:rFonts w:hint="cs"/>
          <w:rtl/>
        </w:rPr>
        <w:t xml:space="preserve"> אבל בכסדרן מגינות זו על זו </w:t>
      </w:r>
    </w:p>
    <w:p w14:paraId="194C95BA" w14:textId="77777777" w:rsidR="0046556D" w:rsidRDefault="0046556D" w:rsidP="00BD6C4F">
      <w:pPr>
        <w:rPr>
          <w:rtl/>
        </w:rPr>
      </w:pPr>
    </w:p>
    <w:p w14:paraId="2A18BADE" w14:textId="77777777" w:rsidR="00BD6C4F" w:rsidRPr="003D23F5" w:rsidRDefault="00BD6C4F" w:rsidP="00F07436">
      <w:pPr>
        <w:pStyle w:val="afff3"/>
        <w:framePr w:wrap="around"/>
        <w:rPr>
          <w:rtl/>
        </w:rPr>
      </w:pPr>
      <w:r w:rsidRPr="003D23F5">
        <w:rPr>
          <w:rFonts w:hint="cs"/>
          <w:rtl/>
        </w:rPr>
        <w:t>מז.</w:t>
      </w:r>
    </w:p>
    <w:p w14:paraId="11C59644" w14:textId="77777777" w:rsidR="0046556D" w:rsidRDefault="00BD6C4F" w:rsidP="00BD6C4F">
      <w:pPr>
        <w:rPr>
          <w:rtl/>
        </w:rPr>
      </w:pPr>
      <w:r w:rsidRPr="00C63571">
        <w:rPr>
          <w:rtl/>
        </w:rPr>
        <w:t xml:space="preserve">• רבא: </w:t>
      </w:r>
      <w:r>
        <w:rPr>
          <w:rFonts w:hint="cs"/>
          <w:rtl/>
        </w:rPr>
        <w:t>ב'</w:t>
      </w:r>
      <w:r w:rsidRPr="00C63571">
        <w:rPr>
          <w:rtl/>
        </w:rPr>
        <w:t xml:space="preserve"> בועי </w:t>
      </w:r>
      <w:r>
        <w:rPr>
          <w:rFonts w:hint="cs"/>
          <w:rtl/>
        </w:rPr>
        <w:t xml:space="preserve">הסמוכין להדדי </w:t>
      </w:r>
      <w:r w:rsidRPr="00C63571">
        <w:rPr>
          <w:rtl/>
        </w:rPr>
        <w:t>לית להו בדיקותא, חדא ומתחזיא כתרתי מייתינן סילוא ובזעינן לה;</w:t>
      </w:r>
    </w:p>
    <w:p w14:paraId="64226A58" w14:textId="77777777" w:rsidR="0046556D" w:rsidRDefault="00BD6C4F" w:rsidP="00BD6C4F">
      <w:pPr>
        <w:rPr>
          <w:rtl/>
        </w:rPr>
      </w:pPr>
      <w:r w:rsidRPr="00C63571">
        <w:rPr>
          <w:rtl/>
        </w:rPr>
        <w:t>אי שפכן להדדי - חדא היא, וכשרה, ואי לא - תרתי נינהו, וטרפה.</w:t>
      </w:r>
    </w:p>
    <w:p w14:paraId="1756A24A" w14:textId="77777777" w:rsidR="0046556D" w:rsidRDefault="00BD6C4F" w:rsidP="00BD6C4F">
      <w:pPr>
        <w:rPr>
          <w:rtl/>
        </w:rPr>
      </w:pPr>
      <w:r w:rsidRPr="00C63571">
        <w:rPr>
          <w:rtl/>
        </w:rPr>
        <w:t>• ואמר רבא:</w:t>
      </w:r>
      <w:r w:rsidR="004B0EAE">
        <w:rPr>
          <w:rtl/>
        </w:rPr>
        <w:t xml:space="preserve"> ה# </w:t>
      </w:r>
      <w:r w:rsidRPr="00C63571">
        <w:rPr>
          <w:rtl/>
        </w:rPr>
        <w:t>אוני אית לה לריאה, אפה כלפי גברא - תלתא מימינא ותרתי משמאלא;</w:t>
      </w:r>
    </w:p>
    <w:p w14:paraId="719CAF12" w14:textId="77777777" w:rsidR="0046556D" w:rsidRDefault="00BD6C4F" w:rsidP="00BD6C4F">
      <w:pPr>
        <w:rPr>
          <w:rtl/>
        </w:rPr>
      </w:pPr>
      <w:r w:rsidRPr="00C63571">
        <w:rPr>
          <w:rtl/>
        </w:rPr>
        <w:t>חסיר, או יתיר, או חליף - טרפה.</w:t>
      </w:r>
    </w:p>
    <w:p w14:paraId="22F53C9A" w14:textId="77777777" w:rsidR="0046556D" w:rsidRDefault="00BD6C4F" w:rsidP="00BD6C4F">
      <w:pPr>
        <w:rPr>
          <w:rtl/>
        </w:rPr>
      </w:pPr>
      <w:r w:rsidRPr="00C63571">
        <w:rPr>
          <w:rtl/>
        </w:rPr>
        <w:t xml:space="preserve">• ההוא יתירתא </w:t>
      </w:r>
      <w:r>
        <w:rPr>
          <w:rFonts w:hint="cs"/>
          <w:rtl/>
        </w:rPr>
        <w:t xml:space="preserve">שבא לפני מרימר ישב </w:t>
      </w:r>
      <w:r w:rsidRPr="00C63571">
        <w:rPr>
          <w:rtl/>
        </w:rPr>
        <w:t>רב אחא אבבא, א"ל: מאי אמר לך? א"ל: אכשרה ניהלה, א"ל: הדר עיילה קמיה!</w:t>
      </w:r>
    </w:p>
    <w:p w14:paraId="3522AB8D" w14:textId="77777777" w:rsidR="0046556D" w:rsidRDefault="00BD6C4F" w:rsidP="00BD6C4F">
      <w:pPr>
        <w:rPr>
          <w:rtl/>
        </w:rPr>
      </w:pPr>
      <w:r w:rsidRPr="00C63571">
        <w:rPr>
          <w:rtl/>
        </w:rPr>
        <w:t>א"ל, זיל אימא ליה למאן דיתיב אבבא: לית הלכתא כוותיה דרבא ביתרת;</w:t>
      </w:r>
    </w:p>
    <w:p w14:paraId="0E1BFE44" w14:textId="77777777" w:rsidR="0046556D" w:rsidRDefault="00BD6C4F" w:rsidP="00BD6C4F">
      <w:pPr>
        <w:rPr>
          <w:rtl/>
        </w:rPr>
      </w:pPr>
      <w:r>
        <w:rPr>
          <w:rFonts w:hint="cs"/>
          <w:rtl/>
        </w:rPr>
        <w:t>וה</w:t>
      </w:r>
      <w:r w:rsidR="00BF1CF6">
        <w:rPr>
          <w:rtl/>
        </w:rPr>
        <w:t>"</w:t>
      </w:r>
      <w:r>
        <w:rPr>
          <w:rFonts w:hint="cs"/>
          <w:rtl/>
        </w:rPr>
        <w:t>מ</w:t>
      </w:r>
      <w:r w:rsidRPr="00C63571">
        <w:rPr>
          <w:rtl/>
        </w:rPr>
        <w:t xml:space="preserve"> - דקיימא בדרא דאוני, אבל ביני ביני - טרפה.</w:t>
      </w:r>
    </w:p>
    <w:p w14:paraId="62F63976" w14:textId="77777777" w:rsidR="0046556D" w:rsidRDefault="00BD6C4F" w:rsidP="00BD6C4F">
      <w:pPr>
        <w:rPr>
          <w:rtl/>
        </w:rPr>
      </w:pPr>
      <w:r w:rsidRPr="00C63571">
        <w:rPr>
          <w:rtl/>
        </w:rPr>
        <w:t>• ההוא ביני ביני דאתא לקמיה דרב אשי, סבר רב אשי למיטרפה;</w:t>
      </w:r>
    </w:p>
    <w:p w14:paraId="1B075E01" w14:textId="77777777" w:rsidR="0046556D" w:rsidRDefault="00BD6C4F" w:rsidP="00BD6C4F">
      <w:pPr>
        <w:rPr>
          <w:rtl/>
        </w:rPr>
      </w:pPr>
      <w:r>
        <w:rPr>
          <w:rtl/>
        </w:rPr>
        <w:t xml:space="preserve">• א"ל </w:t>
      </w:r>
      <w:r>
        <w:rPr>
          <w:rStyle w:val="2fb"/>
          <w:rtl/>
          <w:rPrChange w:id="10842" w:author="מנוע אמוראים" w:date="2026-10-05T16:40:54Z">
            <w:rPr>
              <w:rtl/>
            </w:rPr>
          </w:rPrChange>
        </w:rPr>
        <w:t xml:space="preserve">ר</w:t>
      </w:r>
      <w:r>
        <w:rPr>
          <w:rStyle w:val="2fb"/>
          <w:rtl/>
          <w:rPrChange w:id="10843" w:author="מנוע אמוראים" w:date="2026-10-05T16:40:54Z">
            <w:rPr>
              <w:rtl/>
            </w:rPr>
          </w:rPrChange>
        </w:rPr>
        <w:t xml:space="preserve">"</w:t>
      </w:r>
      <w:r>
        <w:rPr>
          <w:rStyle w:val="2fb"/>
          <w:rFonts w:hint="cs"/>
          <w:rtl/>
          <w:rPrChange w:id="10844" w:author="מנוע אמוראים" w:date="2026-10-05T16:40:54Z">
            <w:rPr>
              <w:rFonts w:hint="cs"/>
              <w:rtl/>
            </w:rPr>
          </w:rPrChange>
        </w:rPr>
        <w:t xml:space="preserve">ה</w:t>
      </w:r>
      <w:r>
        <w:rPr>
          <w:rFonts w:hint="cs"/>
          <w:rtl/>
        </w:rPr>
        <w:t xml:space="preserve"> מב</w:t>
      </w:r>
      <w:r w:rsidR="00BF1CF6">
        <w:rPr>
          <w:rtl/>
        </w:rPr>
        <w:t>"</w:t>
      </w:r>
      <w:r>
        <w:rPr>
          <w:rFonts w:hint="cs"/>
          <w:rtl/>
        </w:rPr>
        <w:t>א</w:t>
      </w:r>
      <w:r w:rsidRPr="00C63571">
        <w:rPr>
          <w:rtl/>
        </w:rPr>
        <w:t xml:space="preserve">: כל </w:t>
      </w:r>
      <w:r>
        <w:rPr>
          <w:rFonts w:hint="cs"/>
          <w:rtl/>
        </w:rPr>
        <w:t>חיות הבר כך יש להם  והטבחים קוראים אותה אונה דוורדא</w:t>
      </w:r>
    </w:p>
    <w:p w14:paraId="04AE02B1" w14:textId="77777777" w:rsidR="0046556D" w:rsidRDefault="00BD6C4F" w:rsidP="00BD6C4F">
      <w:pPr>
        <w:rPr>
          <w:rtl/>
        </w:rPr>
      </w:pPr>
      <w:r>
        <w:rPr>
          <w:rFonts w:hint="cs"/>
          <w:rtl/>
        </w:rPr>
        <w:t>וה</w:t>
      </w:r>
      <w:r w:rsidR="00BF1CF6">
        <w:rPr>
          <w:rtl/>
        </w:rPr>
        <w:t>"</w:t>
      </w:r>
      <w:r>
        <w:rPr>
          <w:rFonts w:hint="cs"/>
          <w:rtl/>
        </w:rPr>
        <w:t xml:space="preserve">מ מגוואי אבל מבחוץ אפי' כעלה הדס טרפה </w:t>
      </w:r>
    </w:p>
    <w:p w14:paraId="22A9E7DD" w14:textId="77777777" w:rsidR="00BD6C4F" w:rsidRPr="003D23F5" w:rsidRDefault="00BD6C4F" w:rsidP="00F07436">
      <w:pPr>
        <w:pStyle w:val="afff3"/>
        <w:framePr w:wrap="around"/>
        <w:rPr>
          <w:rtl/>
        </w:rPr>
      </w:pPr>
      <w:r w:rsidRPr="003D23F5">
        <w:rPr>
          <w:rFonts w:hint="cs"/>
          <w:rtl/>
        </w:rPr>
        <w:t>מז:</w:t>
      </w:r>
    </w:p>
    <w:p w14:paraId="6B30DF86" w14:textId="77777777" w:rsidR="0046556D" w:rsidRDefault="0046556D" w:rsidP="00BD6C4F">
      <w:pPr>
        <w:rPr>
          <w:rtl/>
        </w:rPr>
      </w:pPr>
    </w:p>
    <w:p w14:paraId="4CFC1A81" w14:textId="77777777" w:rsidR="0046556D" w:rsidRDefault="00BD6C4F" w:rsidP="00BD6C4F">
      <w:pPr>
        <w:rPr>
          <w:rtl/>
        </w:rPr>
      </w:pPr>
      <w:r w:rsidRPr="00C63571">
        <w:rPr>
          <w:rtl/>
        </w:rPr>
        <w:t xml:space="preserve">• רפרם: האי ריאה דדמיא </w:t>
      </w:r>
      <w:r>
        <w:rPr>
          <w:rFonts w:hint="cs"/>
          <w:rtl/>
        </w:rPr>
        <w:t xml:space="preserve">לבקעת </w:t>
      </w:r>
      <w:r w:rsidRPr="00C63571">
        <w:rPr>
          <w:rtl/>
        </w:rPr>
        <w:t>- טרפה.</w:t>
      </w:r>
    </w:p>
    <w:p w14:paraId="7E91A665" w14:textId="77777777" w:rsidR="0046556D" w:rsidRDefault="00BD6C4F" w:rsidP="00BD6C4F">
      <w:pPr>
        <w:rPr>
          <w:rtl/>
        </w:rPr>
      </w:pPr>
      <w:r>
        <w:rPr>
          <w:rFonts w:hint="cs"/>
          <w:rtl/>
        </w:rPr>
        <w:t>א</w:t>
      </w:r>
      <w:r w:rsidR="00BF1CF6">
        <w:rPr>
          <w:rtl/>
        </w:rPr>
        <w:t>"</w:t>
      </w:r>
      <w:r>
        <w:rPr>
          <w:rFonts w:hint="cs"/>
          <w:rtl/>
        </w:rPr>
        <w:t>ד</w:t>
      </w:r>
      <w:r w:rsidRPr="00C63571">
        <w:rPr>
          <w:rtl/>
        </w:rPr>
        <w:t>: בחזותא, ו</w:t>
      </w:r>
      <w:r w:rsidRPr="00DE6214">
        <w:rPr>
          <w:b/>
          <w:bCs/>
          <w:rtl/>
        </w:rPr>
        <w:t>א</w:t>
      </w:r>
      <w:r w:rsidR="00BF1CF6">
        <w:rPr>
          <w:b/>
          <w:bCs/>
          <w:rtl/>
        </w:rPr>
        <w:t>"</w:t>
      </w:r>
      <w:r w:rsidRPr="00DE6214">
        <w:rPr>
          <w:b/>
          <w:bCs/>
          <w:rtl/>
        </w:rPr>
        <w:t>ד</w:t>
      </w:r>
      <w:r w:rsidRPr="00C63571">
        <w:rPr>
          <w:rtl/>
        </w:rPr>
        <w:t xml:space="preserve">: בגישתא, </w:t>
      </w:r>
      <w:r w:rsidRPr="00DE6214">
        <w:rPr>
          <w:b/>
          <w:bCs/>
          <w:rtl/>
        </w:rPr>
        <w:t>א</w:t>
      </w:r>
      <w:r w:rsidR="00BF1CF6">
        <w:rPr>
          <w:b/>
          <w:bCs/>
          <w:rtl/>
        </w:rPr>
        <w:t>"</w:t>
      </w:r>
      <w:r w:rsidRPr="00DE6214">
        <w:rPr>
          <w:b/>
          <w:bCs/>
          <w:rtl/>
        </w:rPr>
        <w:t>ד</w:t>
      </w:r>
      <w:r w:rsidRPr="00C63571">
        <w:rPr>
          <w:rtl/>
        </w:rPr>
        <w:t>: דנפיחה, ו</w:t>
      </w:r>
      <w:r w:rsidRPr="00DE6214">
        <w:rPr>
          <w:b/>
          <w:bCs/>
          <w:rtl/>
        </w:rPr>
        <w:t>א</w:t>
      </w:r>
      <w:r w:rsidR="00BF1CF6">
        <w:rPr>
          <w:b/>
          <w:bCs/>
          <w:rtl/>
        </w:rPr>
        <w:t>"</w:t>
      </w:r>
      <w:r w:rsidRPr="00DE6214">
        <w:rPr>
          <w:b/>
          <w:bCs/>
          <w:rtl/>
        </w:rPr>
        <w:t>ד</w:t>
      </w:r>
      <w:r w:rsidRPr="00C63571">
        <w:rPr>
          <w:rtl/>
        </w:rPr>
        <w:t>: דפחיזא, ו</w:t>
      </w:r>
      <w:r w:rsidRPr="00DE6214">
        <w:rPr>
          <w:b/>
          <w:bCs/>
          <w:rtl/>
        </w:rPr>
        <w:t>א</w:t>
      </w:r>
      <w:r w:rsidR="00BF1CF6">
        <w:rPr>
          <w:b/>
          <w:bCs/>
          <w:rtl/>
        </w:rPr>
        <w:t>"</w:t>
      </w:r>
      <w:r w:rsidRPr="00DE6214">
        <w:rPr>
          <w:b/>
          <w:bCs/>
          <w:rtl/>
        </w:rPr>
        <w:t>ד</w:t>
      </w:r>
      <w:r w:rsidRPr="00C63571">
        <w:rPr>
          <w:rtl/>
        </w:rPr>
        <w:t>: דשיעא, דלית לה חיתוכא דאוני.</w:t>
      </w:r>
    </w:p>
    <w:p w14:paraId="34A9613C" w14:textId="77777777" w:rsidR="0046556D" w:rsidRDefault="00BD6C4F" w:rsidP="00BD6C4F">
      <w:pPr>
        <w:rPr>
          <w:rtl/>
        </w:rPr>
      </w:pPr>
      <w:r w:rsidRPr="00C63571">
        <w:rPr>
          <w:rtl/>
        </w:rPr>
        <w:t xml:space="preserve">• רבא ככוחלא - כשרה, כדיותא - טרפה </w:t>
      </w:r>
      <w:r>
        <w:rPr>
          <w:rStyle w:val="2fb"/>
          <w:rFonts w:hint="cs"/>
          <w:rtl/>
          <w:rPrChange w:id="10845" w:author="מנוע אמוראים" w:date="2026-10-05T16:40:54Z">
            <w:rPr>
              <w:rFonts w:hint="cs"/>
              <w:rtl/>
            </w:rPr>
          </w:rPrChange>
        </w:rPr>
        <w:t xml:space="preserve">דאר</w:t>
      </w:r>
      <w:r>
        <w:rPr>
          <w:rStyle w:val="2fb"/>
          <w:rtl/>
          <w:rPrChange w:id="10846" w:author="מנוע אמוראים" w:date="2026-10-05T16:40:54Z">
            <w:rPr>
              <w:rtl/>
            </w:rPr>
          </w:rPrChange>
        </w:rPr>
        <w:t xml:space="preserve">"</w:t>
      </w:r>
      <w:r>
        <w:rPr>
          <w:rStyle w:val="2fb"/>
          <w:rFonts w:hint="cs"/>
          <w:rtl/>
          <w:rPrChange w:id="10847" w:author="מנוע אמוראים" w:date="2026-10-05T16:40:54Z">
            <w:rPr>
              <w:rFonts w:hint="cs"/>
              <w:rtl/>
            </w:rPr>
          </w:rPrChange>
        </w:rPr>
        <w:t xml:space="preserve">ח</w:t>
      </w:r>
      <w:r w:rsidRPr="00C63571">
        <w:rPr>
          <w:rtl/>
        </w:rPr>
        <w:t xml:space="preserve"> שחור - אדום הוא, אלא שלקה;</w:t>
      </w:r>
    </w:p>
    <w:p w14:paraId="61040E0A" w14:textId="52E6CBB9" w:rsidR="0046556D" w:rsidRDefault="00BD6C4F" w:rsidP="00BD6C4F">
      <w:pPr>
        <w:rPr>
          <w:rtl/>
        </w:rPr>
      </w:pPr>
      <w:r w:rsidRPr="00C63571">
        <w:rPr>
          <w:rtl/>
        </w:rPr>
        <w:t>ירוקה - כשרה, מדרבי נתן.</w:t>
      </w:r>
      <w:r>
        <w:rPr>
          <w:rFonts w:hint="cs"/>
          <w:rtl/>
        </w:rPr>
        <w:t xml:space="preserve">   </w:t>
      </w:r>
      <w:r w:rsidRPr="00C63571">
        <w:rPr>
          <w:rtl/>
        </w:rPr>
        <w:t>אדומה - כשרה, מדרבי נתן.</w:t>
      </w:r>
    </w:p>
    <w:p w14:paraId="739B8E44" w14:textId="77777777" w:rsidR="0046556D" w:rsidRDefault="00BD6C4F" w:rsidP="00BD6C4F">
      <w:pPr>
        <w:rPr>
          <w:rtl/>
        </w:rPr>
      </w:pPr>
      <w:r w:rsidRPr="00C63571">
        <w:rPr>
          <w:rtl/>
        </w:rPr>
        <w:t xml:space="preserve">דתניא, רבי נתן אומר: פעם אחת הלכתי לכרכי הים, באתה אשה אחת לפני, </w:t>
      </w:r>
    </w:p>
    <w:p w14:paraId="31ADB17A" w14:textId="77777777" w:rsidR="0046556D" w:rsidRDefault="00BD6C4F" w:rsidP="00BD6C4F">
      <w:pPr>
        <w:ind w:firstLine="821"/>
        <w:rPr>
          <w:rtl/>
        </w:rPr>
      </w:pPr>
      <w:r w:rsidRPr="00C63571">
        <w:rPr>
          <w:rtl/>
        </w:rPr>
        <w:t>שמלה בנה ראשון - ומת, שני - ומת, שלישי - הביאתו לפני.</w:t>
      </w:r>
    </w:p>
    <w:p w14:paraId="6F7E6903" w14:textId="77777777" w:rsidR="0046556D" w:rsidRDefault="00BD6C4F" w:rsidP="00BD6C4F">
      <w:pPr>
        <w:ind w:firstLine="821"/>
        <w:rPr>
          <w:rtl/>
        </w:rPr>
      </w:pPr>
      <w:r w:rsidRPr="00C63571">
        <w:rPr>
          <w:rtl/>
        </w:rPr>
        <w:t>ראיתיו שהיה אדום, אמרתי לה: בתי, המתיני לו עד שיבלע בו דמו.</w:t>
      </w:r>
    </w:p>
    <w:p w14:paraId="5F8F942B" w14:textId="77777777" w:rsidR="0046556D" w:rsidRDefault="00BD6C4F" w:rsidP="00BD6C4F">
      <w:pPr>
        <w:ind w:firstLine="821"/>
        <w:rPr>
          <w:rtl/>
        </w:rPr>
      </w:pPr>
      <w:r w:rsidRPr="00C63571">
        <w:rPr>
          <w:rtl/>
        </w:rPr>
        <w:t>המתינה לו ומלה אותו - וחיה, והיו קורין אותו נתן הבבלי על שמי.</w:t>
      </w:r>
    </w:p>
    <w:p w14:paraId="22342E08" w14:textId="77777777" w:rsidR="0046556D" w:rsidRDefault="00BD6C4F" w:rsidP="00BD6C4F">
      <w:pPr>
        <w:rPr>
          <w:rtl/>
        </w:rPr>
      </w:pPr>
      <w:r w:rsidRPr="00C63571">
        <w:rPr>
          <w:rtl/>
        </w:rPr>
        <w:t xml:space="preserve">• ושוב פעם אחת הלכתי למדינת קפוטקיא, באתה אשה לפני, שמלה בנה ראשון - ומת, שני ומת, </w:t>
      </w:r>
    </w:p>
    <w:p w14:paraId="46D6BEC6" w14:textId="77777777" w:rsidR="0046556D" w:rsidRDefault="00BD6C4F" w:rsidP="00BD6C4F">
      <w:pPr>
        <w:ind w:firstLine="821"/>
        <w:rPr>
          <w:rtl/>
        </w:rPr>
      </w:pPr>
      <w:r w:rsidRPr="00C63571">
        <w:rPr>
          <w:rtl/>
        </w:rPr>
        <w:t>שלישי - הביאתו לפני, ראיתיו שהיה ירוק, הצצתי בו ולא היה בו דם ברית;</w:t>
      </w:r>
    </w:p>
    <w:p w14:paraId="376191EA" w14:textId="77777777" w:rsidR="0046556D" w:rsidRDefault="00BD6C4F" w:rsidP="00BD6C4F">
      <w:pPr>
        <w:ind w:firstLine="821"/>
        <w:rPr>
          <w:rtl/>
        </w:rPr>
      </w:pPr>
      <w:r w:rsidRPr="00C63571">
        <w:rPr>
          <w:rtl/>
        </w:rPr>
        <w:t>אמרתי לה: בתי, המתיני לו עד שיפול בו דמו!</w:t>
      </w:r>
    </w:p>
    <w:p w14:paraId="35278BA2" w14:textId="77777777" w:rsidR="0046556D" w:rsidRDefault="00BD6C4F" w:rsidP="00BD6C4F">
      <w:pPr>
        <w:ind w:firstLine="821"/>
        <w:rPr>
          <w:rtl/>
        </w:rPr>
      </w:pPr>
      <w:r w:rsidRPr="00C63571">
        <w:rPr>
          <w:rtl/>
        </w:rPr>
        <w:t>המתינה לו, ומלה אותו - וחיה, והיו קורין אותו נתן הבבלי על שמי.</w:t>
      </w:r>
    </w:p>
    <w:p w14:paraId="4924A695" w14:textId="77777777" w:rsidR="0046556D" w:rsidRDefault="00BD6C4F" w:rsidP="00BD6C4F">
      <w:pPr>
        <w:rPr>
          <w:rtl/>
        </w:rPr>
      </w:pPr>
      <w:r>
        <w:rPr>
          <w:rtl/>
        </w:rPr>
        <w:t xml:space="preserve">• </w:t>
      </w:r>
      <w:r>
        <w:rPr>
          <w:rStyle w:val="2fb"/>
          <w:rtl/>
          <w:rPrChange w:id="10848" w:author="מנוע אמוראים" w:date="2026-10-05T16:40:54Z">
            <w:rPr>
              <w:rtl/>
            </w:rPr>
          </w:rPrChange>
        </w:rPr>
        <w:t xml:space="preserve">א</w:t>
      </w:r>
      <w:r>
        <w:rPr>
          <w:rStyle w:val="2fb"/>
          <w:rFonts w:hint="cs"/>
          <w:rtl/>
          <w:rPrChange w:id="10849" w:author="מנוע אמוראים" w:date="2026-10-05T16:40:54Z">
            <w:rPr>
              <w:rFonts w:hint="cs"/>
              <w:rtl/>
            </w:rPr>
          </w:rPrChange>
        </w:rPr>
        <w:t xml:space="preserve">ר</w:t>
      </w:r>
      <w:r>
        <w:rPr>
          <w:rStyle w:val="2fb"/>
          <w:rtl/>
          <w:rPrChange w:id="10850" w:author="מנוע אמוראים" w:date="2026-10-05T16:40:54Z">
            <w:rPr>
              <w:rtl/>
            </w:rPr>
          </w:rPrChange>
        </w:rPr>
        <w:t xml:space="preserve">"</w:t>
      </w:r>
      <w:r>
        <w:rPr>
          <w:rStyle w:val="2fb"/>
          <w:rFonts w:hint="cs"/>
          <w:rtl/>
          <w:rPrChange w:id="10851" w:author="מנוע אמוראים" w:date="2026-10-05T16:40:54Z">
            <w:rPr>
              <w:rFonts w:hint="cs"/>
              <w:rtl/>
            </w:rPr>
          </w:rPrChange>
        </w:rPr>
        <w:t xml:space="preserve">כ</w:t>
      </w:r>
      <w:r w:rsidRPr="00C63571">
        <w:rPr>
          <w:rtl/>
        </w:rPr>
        <w:t xml:space="preserve">: ככבד </w:t>
      </w:r>
      <w:r>
        <w:rPr>
          <w:rtl/>
        </w:rPr>
        <w:t>–</w:t>
      </w:r>
      <w:r w:rsidRPr="00C63571">
        <w:rPr>
          <w:rtl/>
        </w:rPr>
        <w:t xml:space="preserve"> כשרה</w:t>
      </w:r>
      <w:r>
        <w:rPr>
          <w:rFonts w:hint="cs"/>
          <w:rtl/>
        </w:rPr>
        <w:t>,</w:t>
      </w:r>
      <w:r w:rsidRPr="00C63571">
        <w:rPr>
          <w:rtl/>
        </w:rPr>
        <w:t xml:space="preserve"> </w:t>
      </w:r>
      <w:r>
        <w:rPr>
          <w:rFonts w:hint="cs"/>
          <w:rtl/>
        </w:rPr>
        <w:t xml:space="preserve"> </w:t>
      </w:r>
      <w:r>
        <w:rPr>
          <w:rtl/>
        </w:rPr>
        <w:t>כבשר</w:t>
      </w:r>
      <w:r w:rsidRPr="00C63571">
        <w:rPr>
          <w:rtl/>
        </w:rPr>
        <w:t xml:space="preserve"> - טרפה.</w:t>
      </w:r>
      <w:r>
        <w:rPr>
          <w:rFonts w:hint="cs"/>
          <w:rtl/>
        </w:rPr>
        <w:t xml:space="preserve"> [</w:t>
      </w:r>
      <w:r w:rsidRPr="00C63571">
        <w:rPr>
          <w:rtl/>
        </w:rPr>
        <w:t>וסימניך: ובשר בשדה טרפה.</w:t>
      </w:r>
      <w:r>
        <w:rPr>
          <w:rFonts w:hint="cs"/>
          <w:rtl/>
        </w:rPr>
        <w:t>]</w:t>
      </w:r>
    </w:p>
    <w:p w14:paraId="1E178F14" w14:textId="77777777" w:rsidR="0046556D" w:rsidRDefault="00BD6C4F" w:rsidP="00BD6C4F">
      <w:pPr>
        <w:rPr>
          <w:rtl/>
        </w:rPr>
      </w:pPr>
      <w:r>
        <w:rPr>
          <w:rStyle w:val="2fb"/>
          <w:rFonts w:hint="cs"/>
          <w:rtl/>
          <w:rPrChange w:id="10852" w:author="מנוע אמוראים" w:date="2026-10-05T16:40:54Z">
            <w:rPr>
              <w:rFonts w:hint="cs"/>
              <w:rtl/>
            </w:rPr>
          </w:rPrChange>
        </w:rPr>
        <w:t xml:space="preserve">ר</w:t>
      </w:r>
      <w:r>
        <w:rPr>
          <w:rStyle w:val="2fb"/>
          <w:rtl/>
          <w:rPrChange w:id="10853" w:author="מנוע אמוראים" w:date="2026-10-05T16:40:54Z">
            <w:rPr>
              <w:rtl/>
            </w:rPr>
          </w:rPrChange>
        </w:rPr>
        <w:t xml:space="preserve">"</w:t>
      </w:r>
      <w:r>
        <w:rPr>
          <w:rStyle w:val="2fb"/>
          <w:rFonts w:hint="cs"/>
          <w:rtl/>
          <w:rPrChange w:id="10854" w:author="מנוע אמוראים" w:date="2026-10-05T16:40:54Z">
            <w:rPr>
              <w:rFonts w:hint="cs"/>
              <w:rtl/>
            </w:rPr>
          </w:rPrChange>
        </w:rPr>
        <w:t xml:space="preserve">ס</w:t>
      </w:r>
      <w:r>
        <w:rPr>
          <w:rFonts w:hint="cs"/>
          <w:rtl/>
        </w:rPr>
        <w:t xml:space="preserve"> בדריה דרבא</w:t>
      </w:r>
      <w:r>
        <w:rPr>
          <w:rtl/>
        </w:rPr>
        <w:t xml:space="preserve">: </w:t>
      </w:r>
      <w:r w:rsidRPr="00C63571">
        <w:rPr>
          <w:rtl/>
        </w:rPr>
        <w:t xml:space="preserve">ריאה </w:t>
      </w:r>
      <w:r>
        <w:rPr>
          <w:rFonts w:hint="cs"/>
          <w:rtl/>
        </w:rPr>
        <w:t>הדומה ל</w:t>
      </w:r>
      <w:r w:rsidRPr="00C63571">
        <w:rPr>
          <w:rtl/>
        </w:rPr>
        <w:t>כשות</w:t>
      </w:r>
      <w:r>
        <w:rPr>
          <w:rFonts w:hint="cs"/>
          <w:rtl/>
        </w:rPr>
        <w:t xml:space="preserve">, כרכום, וביצה </w:t>
      </w:r>
      <w:r w:rsidRPr="00C63571">
        <w:rPr>
          <w:rtl/>
        </w:rPr>
        <w:t>- טרפה.</w:t>
      </w:r>
    </w:p>
    <w:p w14:paraId="08D8A9CB" w14:textId="77777777" w:rsidR="0046556D" w:rsidRDefault="00BD6C4F" w:rsidP="00BD6C4F">
      <w:pPr>
        <w:rPr>
          <w:rtl/>
        </w:rPr>
      </w:pPr>
      <w:r w:rsidRPr="00C63571">
        <w:rPr>
          <w:rtl/>
        </w:rPr>
        <w:t xml:space="preserve">ירוקה דכשרה </w:t>
      </w:r>
      <w:r>
        <w:rPr>
          <w:rFonts w:hint="cs"/>
          <w:rtl/>
        </w:rPr>
        <w:t>היינו</w:t>
      </w:r>
      <w:r w:rsidRPr="00C63571">
        <w:rPr>
          <w:rtl/>
        </w:rPr>
        <w:t xml:space="preserve"> ככרתי.</w:t>
      </w:r>
    </w:p>
    <w:p w14:paraId="7AF674B5" w14:textId="77777777" w:rsidR="0046556D" w:rsidRDefault="00BD6C4F" w:rsidP="00BD6C4F">
      <w:pPr>
        <w:rPr>
          <w:rtl/>
        </w:rPr>
      </w:pPr>
      <w:r w:rsidRPr="00C63571">
        <w:rPr>
          <w:rtl/>
        </w:rPr>
        <w:lastRenderedPageBreak/>
        <w:t>• רבינא: אטום בריאה;</w:t>
      </w:r>
      <w:r>
        <w:rPr>
          <w:rFonts w:hint="cs"/>
          <w:rtl/>
        </w:rPr>
        <w:t xml:space="preserve"> </w:t>
      </w:r>
      <w:r w:rsidRPr="00C63571">
        <w:rPr>
          <w:rtl/>
        </w:rPr>
        <w:t>מייתינן סכינא וקרעינן לה, אי אית בה מוגלא - ודאי מחמת מוגלא הוא, וכשרה;</w:t>
      </w:r>
    </w:p>
    <w:p w14:paraId="5BE84B26" w14:textId="77777777" w:rsidR="0046556D" w:rsidRDefault="00BD6C4F" w:rsidP="00BD6C4F">
      <w:pPr>
        <w:rPr>
          <w:rtl/>
        </w:rPr>
      </w:pPr>
      <w:r w:rsidRPr="00C63571">
        <w:rPr>
          <w:rtl/>
        </w:rPr>
        <w:t>ואי לא - מותבינן עלה גדפא או רוקא, אי מבצבצא - כשרה, ואי לא - טרפה.</w:t>
      </w:r>
    </w:p>
    <w:p w14:paraId="7997D355" w14:textId="77777777" w:rsidR="0046556D" w:rsidRDefault="0046556D" w:rsidP="00BD6C4F">
      <w:pPr>
        <w:rPr>
          <w:rtl/>
        </w:rPr>
      </w:pPr>
    </w:p>
    <w:p w14:paraId="50935E9C" w14:textId="77777777" w:rsidR="0046556D" w:rsidRDefault="00BD6C4F" w:rsidP="00BD6C4F">
      <w:pPr>
        <w:rPr>
          <w:rtl/>
        </w:rPr>
      </w:pPr>
      <w:r w:rsidRPr="00C63571">
        <w:rPr>
          <w:rtl/>
        </w:rPr>
        <w:t>• רב יוסף: קרום שעלה מחמת מכה בריאה - אינו קרום.</w:t>
      </w:r>
    </w:p>
    <w:p w14:paraId="40A174E4" w14:textId="77777777" w:rsidR="0046556D" w:rsidRDefault="00BD6C4F" w:rsidP="00BD6C4F">
      <w:pPr>
        <w:rPr>
          <w:rtl/>
        </w:rPr>
      </w:pPr>
      <w:r w:rsidRPr="00C63571">
        <w:rPr>
          <w:rtl/>
        </w:rPr>
        <w:t xml:space="preserve">• רב יוסף: ריאה </w:t>
      </w:r>
      <w:r>
        <w:rPr>
          <w:rFonts w:hint="cs"/>
          <w:rtl/>
        </w:rPr>
        <w:t xml:space="preserve">המרעשת מניחים כנץ קש אורוק אי </w:t>
      </w:r>
      <w:r w:rsidRPr="00C63571">
        <w:rPr>
          <w:rtl/>
        </w:rPr>
        <w:t>מבצבצא - טרפה, ואי לא - כשרה;</w:t>
      </w:r>
    </w:p>
    <w:p w14:paraId="0D0E3017" w14:textId="77777777" w:rsidR="0046556D" w:rsidRDefault="00BD6C4F" w:rsidP="00BD6C4F">
      <w:r w:rsidRPr="00C63571">
        <w:rPr>
          <w:rtl/>
        </w:rPr>
        <w:t>ו</w:t>
      </w:r>
      <w:r>
        <w:rPr>
          <w:rtl/>
        </w:rPr>
        <w:t>אי לא ידעינן</w:t>
      </w:r>
      <w:r>
        <w:rPr>
          <w:rFonts w:hint="cs"/>
          <w:rtl/>
        </w:rPr>
        <w:t xml:space="preserve"> מהיכן מרעשת מביאים ספל מים פושרים ולא חמים דכווצי ולא קרים דמקשים </w:t>
      </w:r>
    </w:p>
    <w:p w14:paraId="74578CFD" w14:textId="77777777" w:rsidR="0046556D" w:rsidRDefault="00BD6C4F" w:rsidP="00BD6C4F">
      <w:pPr>
        <w:rPr>
          <w:rtl/>
        </w:rPr>
      </w:pPr>
      <w:r w:rsidRPr="00C63571">
        <w:rPr>
          <w:rtl/>
        </w:rPr>
        <w:t>אי מבצבצא - טרפה, ואי לא - כשרה.</w:t>
      </w:r>
      <w:r>
        <w:rPr>
          <w:rFonts w:hint="cs"/>
          <w:rtl/>
        </w:rPr>
        <w:t xml:space="preserve"> למטה ניקב ולא למעלה ומה שמרעשת מרוח שביניהם </w:t>
      </w:r>
    </w:p>
    <w:p w14:paraId="5DC8AD4F" w14:textId="77777777" w:rsidR="0046556D" w:rsidRDefault="0046556D" w:rsidP="00BD6C4F">
      <w:pPr>
        <w:rPr>
          <w:rtl/>
        </w:rPr>
      </w:pPr>
    </w:p>
    <w:p w14:paraId="76ADA303" w14:textId="77777777" w:rsidR="0046556D" w:rsidRDefault="00BD6C4F" w:rsidP="00BD6C4F">
      <w:pPr>
        <w:rPr>
          <w:rtl/>
        </w:rPr>
      </w:pPr>
      <w:r w:rsidRPr="00C63571">
        <w:rPr>
          <w:rtl/>
        </w:rPr>
        <w:t xml:space="preserve">• עולא </w:t>
      </w:r>
      <w:r>
        <w:rPr>
          <w:rStyle w:val="2fb"/>
          <w:rFonts w:hint="cs"/>
          <w:rtl/>
          <w:rPrChange w:id="10855" w:author="מנוע אמוראים" w:date="2026-10-05T16:40:54Z">
            <w:rPr>
              <w:rFonts w:hint="cs"/>
              <w:rtl/>
            </w:rPr>
          </w:rPrChange>
        </w:rPr>
        <w:t xml:space="preserve">מרי</w:t>
      </w:r>
      <w:r>
        <w:rPr>
          <w:rStyle w:val="2fb"/>
          <w:rtl/>
          <w:rPrChange w:id="10856" w:author="מנוע אמוראים" w:date="2026-10-05T16:40:54Z">
            <w:rPr>
              <w:rtl/>
            </w:rPr>
          </w:rPrChange>
        </w:rPr>
        <w:t xml:space="preserve">"</w:t>
      </w:r>
      <w:r>
        <w:rPr>
          <w:rStyle w:val="2fb"/>
          <w:rFonts w:hint="cs"/>
          <w:rtl/>
          <w:rPrChange w:id="10857" w:author="מנוע אמוראים" w:date="2026-10-05T16:40:54Z">
            <w:rPr>
              <w:rFonts w:hint="cs"/>
              <w:rtl/>
            </w:rPr>
          </w:rPrChange>
        </w:rPr>
        <w:t xml:space="preserve">ו</w:t>
      </w:r>
      <w:r w:rsidRPr="00C63571">
        <w:rPr>
          <w:rtl/>
        </w:rPr>
        <w:t xml:space="preserve">: ריאה שנשפכה כקיתון </w:t>
      </w:r>
      <w:r>
        <w:rPr>
          <w:rtl/>
        </w:rPr>
        <w:t>–</w:t>
      </w:r>
      <w:r w:rsidRPr="00C63571">
        <w:rPr>
          <w:rtl/>
        </w:rPr>
        <w:t xml:space="preserve"> כשרה.</w:t>
      </w:r>
      <w:r>
        <w:rPr>
          <w:rFonts w:hint="cs"/>
          <w:rtl/>
        </w:rPr>
        <w:t xml:space="preserve"> ומשמע דס</w:t>
      </w:r>
      <w:r w:rsidR="00BF1CF6">
        <w:rPr>
          <w:rtl/>
        </w:rPr>
        <w:t>"</w:t>
      </w:r>
      <w:r>
        <w:rPr>
          <w:rFonts w:hint="cs"/>
          <w:rtl/>
        </w:rPr>
        <w:t>ל ד</w:t>
      </w:r>
      <w:r w:rsidRPr="00C63571">
        <w:rPr>
          <w:rtl/>
        </w:rPr>
        <w:t>חסרון מבפנים - לא שמיה חסרון.</w:t>
      </w:r>
    </w:p>
    <w:p w14:paraId="7E5398D5" w14:textId="77777777" w:rsidR="0046556D" w:rsidRDefault="00BD6C4F" w:rsidP="00BD6C4F">
      <w:pPr>
        <w:rPr>
          <w:rtl/>
        </w:rPr>
      </w:pPr>
      <w:r>
        <w:rPr>
          <w:rFonts w:hint="cs"/>
          <w:rtl/>
        </w:rPr>
        <w:t>אין להקשות מהך ד</w:t>
      </w:r>
      <w:r w:rsidRPr="00C63571">
        <w:rPr>
          <w:rtl/>
        </w:rPr>
        <w:t xml:space="preserve">הריאה שניקבה או שחסרה, </w:t>
      </w:r>
      <w:r>
        <w:rPr>
          <w:rFonts w:hint="cs"/>
          <w:rtl/>
        </w:rPr>
        <w:t>אי מבחוץ היינו ניקבה אלא מבפנים וש</w:t>
      </w:r>
      <w:r w:rsidR="00BF1CF6">
        <w:rPr>
          <w:rtl/>
        </w:rPr>
        <w:t>"</w:t>
      </w:r>
      <w:r>
        <w:rPr>
          <w:rFonts w:hint="cs"/>
          <w:rtl/>
        </w:rPr>
        <w:t xml:space="preserve">מ חסרון </w:t>
      </w:r>
    </w:p>
    <w:p w14:paraId="681B0F33" w14:textId="77777777" w:rsidR="0046556D" w:rsidRDefault="00BD6C4F" w:rsidP="00BD6C4F">
      <w:pPr>
        <w:rPr>
          <w:rtl/>
        </w:rPr>
      </w:pPr>
      <w:r>
        <w:rPr>
          <w:rFonts w:hint="cs"/>
          <w:rtl/>
        </w:rPr>
        <w:t>ד</w:t>
      </w:r>
      <w:r w:rsidRPr="00C63571">
        <w:rPr>
          <w:rtl/>
        </w:rPr>
        <w:t xml:space="preserve">לעולם </w:t>
      </w:r>
      <w:r>
        <w:rPr>
          <w:rFonts w:hint="cs"/>
          <w:rtl/>
        </w:rPr>
        <w:t>מ</w:t>
      </w:r>
      <w:r w:rsidRPr="00C63571">
        <w:rPr>
          <w:rtl/>
        </w:rPr>
        <w:t xml:space="preserve">בחוץ, וניקבה </w:t>
      </w:r>
      <w:r>
        <w:rPr>
          <w:rStyle w:val="2fb"/>
          <w:rFonts w:hint="cs"/>
          <w:rtl/>
          <w:rPrChange w:id="10858" w:author="מנוע אמוראים" w:date="2026-10-05T16:40:54Z">
            <w:rPr>
              <w:rFonts w:hint="cs"/>
              <w:rtl/>
            </w:rPr>
          </w:rPrChange>
        </w:rPr>
        <w:t xml:space="preserve">לר</w:t>
      </w:r>
      <w:r>
        <w:rPr>
          <w:rStyle w:val="2fb"/>
          <w:rtl/>
          <w:rPrChange w:id="10859" w:author="מנוע אמוראים" w:date="2026-10-05T16:40:54Z">
            <w:rPr>
              <w:rtl/>
            </w:rPr>
          </w:rPrChange>
        </w:rPr>
        <w:t xml:space="preserve">"</w:t>
      </w:r>
      <w:r>
        <w:rPr>
          <w:rStyle w:val="2fb"/>
          <w:rFonts w:hint="cs"/>
          <w:rtl/>
          <w:rPrChange w:id="10860" w:author="מנוע אמוראים" w:date="2026-10-05T16:40:54Z">
            <w:rPr>
              <w:rFonts w:hint="cs"/>
              <w:rtl/>
            </w:rPr>
          </w:rPrChange>
        </w:rPr>
        <w:t xml:space="preserve">ש</w:t>
      </w:r>
      <w:r>
        <w:rPr>
          <w:rFonts w:hint="cs"/>
          <w:rtl/>
        </w:rPr>
        <w:t xml:space="preserve"> ד</w:t>
      </w:r>
      <w:r w:rsidRPr="00C63571">
        <w:rPr>
          <w:rtl/>
        </w:rPr>
        <w:t xml:space="preserve">עד שתנקב לבית הסמפונות ה"מ נקב </w:t>
      </w:r>
      <w:r>
        <w:rPr>
          <w:rFonts w:hint="cs"/>
          <w:rtl/>
        </w:rPr>
        <w:t>בלי</w:t>
      </w:r>
      <w:r w:rsidRPr="00C63571">
        <w:rPr>
          <w:rtl/>
        </w:rPr>
        <w:t xml:space="preserve"> חסרון, אבל נקב </w:t>
      </w:r>
      <w:r>
        <w:rPr>
          <w:rFonts w:hint="cs"/>
          <w:rtl/>
        </w:rPr>
        <w:t>שיש לו</w:t>
      </w:r>
      <w:r w:rsidRPr="00C63571">
        <w:rPr>
          <w:rtl/>
        </w:rPr>
        <w:t xml:space="preserve"> חסרון - אפילו רבי שמעון מודה.</w:t>
      </w:r>
    </w:p>
    <w:p w14:paraId="7123000D" w14:textId="77777777" w:rsidR="0046556D" w:rsidRDefault="0046556D" w:rsidP="00BD6C4F">
      <w:pPr>
        <w:rPr>
          <w:rtl/>
        </w:rPr>
      </w:pPr>
    </w:p>
    <w:p w14:paraId="66C5DB78" w14:textId="77777777" w:rsidR="0046556D" w:rsidRDefault="00BD6C4F" w:rsidP="00BD6C4F">
      <w:pPr>
        <w:rPr>
          <w:rtl/>
        </w:rPr>
      </w:pPr>
      <w:r w:rsidRPr="00C63571">
        <w:rPr>
          <w:rtl/>
        </w:rPr>
        <w:t>• רבי חנניה חלש, על לגביה רבי נתן וכל גדולי הדור, אייתו קמיה ריאה שנשפכה כקיתון, ואכשרה.</w:t>
      </w:r>
    </w:p>
    <w:p w14:paraId="4F818866" w14:textId="77777777" w:rsidR="0046556D" w:rsidRDefault="00BD6C4F" w:rsidP="00BD6C4F">
      <w:pPr>
        <w:rPr>
          <w:rtl/>
        </w:rPr>
      </w:pPr>
      <w:r w:rsidRPr="00C63571">
        <w:rPr>
          <w:rtl/>
        </w:rPr>
        <w:t>אמר רבא: והוא דקיימי סמפונות.</w:t>
      </w:r>
    </w:p>
    <w:p w14:paraId="375A89EC" w14:textId="77777777" w:rsidR="0046556D" w:rsidRDefault="00BD6C4F" w:rsidP="00BD6C4F">
      <w:pPr>
        <w:rPr>
          <w:rtl/>
        </w:rPr>
      </w:pPr>
      <w:r>
        <w:rPr>
          <w:rtl/>
        </w:rPr>
        <w:t xml:space="preserve">א"ל </w:t>
      </w:r>
      <w:r>
        <w:rPr>
          <w:rStyle w:val="2fb"/>
          <w:rtl/>
          <w:rPrChange w:id="10861" w:author="מנוע אמוראים" w:date="2026-10-05T16:40:54Z">
            <w:rPr>
              <w:rtl/>
            </w:rPr>
          </w:rPrChange>
        </w:rPr>
        <w:t xml:space="preserve">ר</w:t>
      </w:r>
      <w:r>
        <w:rPr>
          <w:rStyle w:val="2fb"/>
          <w:rFonts w:hint="cs"/>
          <w:rtl/>
          <w:rPrChange w:id="10862" w:author="מנוע אמוראים" w:date="2026-10-05T16:40:54Z">
            <w:rPr>
              <w:rFonts w:hint="cs"/>
              <w:rtl/>
            </w:rPr>
          </w:rPrChange>
        </w:rPr>
        <w:t xml:space="preserve">אב</w:t>
      </w:r>
      <w:r>
        <w:rPr>
          <w:rStyle w:val="2fb"/>
          <w:rtl/>
          <w:rPrChange w:id="10863" w:author="מנוע אמוראים" w:date="2026-10-05T16:40:54Z">
            <w:rPr>
              <w:rtl/>
            </w:rPr>
          </w:rPrChange>
        </w:rPr>
        <w:t xml:space="preserve">"</w:t>
      </w:r>
      <w:r>
        <w:rPr>
          <w:rStyle w:val="2fb"/>
          <w:rFonts w:hint="cs"/>
          <w:rtl/>
          <w:rPrChange w:id="10864" w:author="מנוע אמוראים" w:date="2026-10-05T16:40:54Z">
            <w:rPr>
              <w:rFonts w:hint="cs"/>
              <w:rtl/>
            </w:rPr>
          </w:rPrChange>
        </w:rPr>
        <w:t xml:space="preserve">ר</w:t>
      </w:r>
      <w:r>
        <w:rPr>
          <w:rFonts w:hint="cs"/>
          <w:rtl/>
        </w:rPr>
        <w:t xml:space="preserve"> </w:t>
      </w:r>
      <w:r>
        <w:rPr>
          <w:rStyle w:val="2fb"/>
          <w:rFonts w:hint="cs"/>
          <w:rtl/>
          <w:rPrChange w:id="10865" w:author="מנוע אמוראים" w:date="2026-10-05T16:40:54Z">
            <w:rPr>
              <w:rFonts w:hint="cs"/>
              <w:rtl/>
            </w:rPr>
          </w:rPrChange>
        </w:rPr>
        <w:t xml:space="preserve">לר</w:t>
      </w:r>
      <w:r>
        <w:rPr>
          <w:rStyle w:val="2fb"/>
          <w:rtl/>
          <w:rPrChange w:id="10866" w:author="מנוע אמוראים" w:date="2026-10-05T16:40:54Z">
            <w:rPr>
              <w:rtl/>
            </w:rPr>
          </w:rPrChange>
        </w:rPr>
        <w:t xml:space="preserve">"</w:t>
      </w:r>
      <w:r>
        <w:rPr>
          <w:rStyle w:val="2fb"/>
          <w:rFonts w:hint="cs"/>
          <w:rtl/>
          <w:rPrChange w:id="10867" w:author="מנוע אמוראים" w:date="2026-10-05T16:40:54Z">
            <w:rPr>
              <w:rFonts w:hint="cs"/>
              <w:rtl/>
            </w:rPr>
          </w:rPrChange>
        </w:rPr>
        <w:t xml:space="preserve">א</w:t>
      </w:r>
      <w:r w:rsidRPr="00C63571">
        <w:rPr>
          <w:rtl/>
        </w:rPr>
        <w:t>: מנא ידעינן? א"ל: מייתינן צעא דקוניא, ושפכינן לה בגויה;</w:t>
      </w:r>
    </w:p>
    <w:p w14:paraId="2769E68C" w14:textId="77777777" w:rsidR="0046556D" w:rsidRDefault="00BD6C4F" w:rsidP="00BD6C4F">
      <w:pPr>
        <w:rPr>
          <w:rtl/>
        </w:rPr>
      </w:pPr>
      <w:r w:rsidRPr="00C63571">
        <w:rPr>
          <w:rtl/>
        </w:rPr>
        <w:t>אי אית בה שורייקי חיורי - טרפה, ואי לא - כשרה.</w:t>
      </w:r>
    </w:p>
    <w:p w14:paraId="24BE4B19" w14:textId="77777777" w:rsidR="0046556D" w:rsidRDefault="00BD6C4F" w:rsidP="00BD6C4F">
      <w:pPr>
        <w:rPr>
          <w:rtl/>
        </w:rPr>
      </w:pPr>
      <w:r>
        <w:rPr>
          <w:rStyle w:val="2fb"/>
          <w:rFonts w:hint="cs"/>
          <w:rtl/>
          <w:rPrChange w:id="10868" w:author="מנוע אמוראים" w:date="2026-10-05T16:40:54Z">
            <w:rPr>
              <w:rFonts w:hint="cs"/>
              <w:rtl/>
            </w:rPr>
          </w:rPrChange>
        </w:rPr>
        <w:t xml:space="preserve">אר</w:t>
      </w:r>
      <w:r>
        <w:rPr>
          <w:rStyle w:val="2fb"/>
          <w:rtl/>
          <w:rPrChange w:id="10869" w:author="מנוע אמוראים" w:date="2026-10-05T16:40:54Z">
            <w:rPr>
              <w:rtl/>
            </w:rPr>
          </w:rPrChange>
        </w:rPr>
        <w:t xml:space="preserve">"</w:t>
      </w:r>
      <w:r>
        <w:rPr>
          <w:rStyle w:val="2fb"/>
          <w:rFonts w:hint="cs"/>
          <w:rtl/>
          <w:rPrChange w:id="10870" w:author="מנוע אמוראים" w:date="2026-10-05T16:40:54Z">
            <w:rPr>
              <w:rFonts w:hint="cs"/>
              <w:rtl/>
            </w:rPr>
          </w:rPrChange>
        </w:rPr>
        <w:t xml:space="preserve">נ</w:t>
      </w:r>
      <w:r w:rsidRPr="00C63571">
        <w:rPr>
          <w:rtl/>
        </w:rPr>
        <w:t>: ריאה שנימוקה, וקרום שלה קיים - כשרה.</w:t>
      </w:r>
    </w:p>
    <w:p w14:paraId="3353C770" w14:textId="77777777" w:rsidR="0046556D" w:rsidRDefault="00BD6C4F" w:rsidP="00BD6C4F">
      <w:pPr>
        <w:rPr>
          <w:rtl/>
        </w:rPr>
      </w:pPr>
      <w:r>
        <w:rPr>
          <w:rFonts w:hint="cs"/>
          <w:rtl/>
        </w:rPr>
        <w:t>תנ</w:t>
      </w:r>
      <w:r w:rsidR="00BF1CF6">
        <w:rPr>
          <w:rtl/>
        </w:rPr>
        <w:t>"</w:t>
      </w:r>
      <w:r>
        <w:rPr>
          <w:rFonts w:hint="cs"/>
          <w:rtl/>
        </w:rPr>
        <w:t>ה</w:t>
      </w:r>
      <w:r w:rsidRPr="00C63571">
        <w:rPr>
          <w:rtl/>
        </w:rPr>
        <w:t>: ריאה שנימוקה, וקרום שלה קיים, אפילו מחזקת רביעית - כשרה;</w:t>
      </w:r>
    </w:p>
    <w:p w14:paraId="3016E6DC" w14:textId="77777777" w:rsidR="0046556D" w:rsidRDefault="0046556D" w:rsidP="00BD6C4F">
      <w:pPr>
        <w:rPr>
          <w:rtl/>
        </w:rPr>
      </w:pPr>
    </w:p>
    <w:p w14:paraId="79A35139" w14:textId="77777777" w:rsidR="00BD6C4F" w:rsidRPr="003D23F5" w:rsidRDefault="00BD6C4F" w:rsidP="00F07436">
      <w:pPr>
        <w:pStyle w:val="afff3"/>
        <w:framePr w:wrap="around"/>
        <w:rPr>
          <w:rtl/>
        </w:rPr>
      </w:pPr>
      <w:r w:rsidRPr="003D23F5">
        <w:rPr>
          <w:rFonts w:hint="cs"/>
          <w:rtl/>
        </w:rPr>
        <w:t xml:space="preserve">מח. </w:t>
      </w:r>
    </w:p>
    <w:p w14:paraId="096FE69B" w14:textId="77777777" w:rsidR="0046556D" w:rsidRDefault="00BD6C4F" w:rsidP="00BD6C4F">
      <w:pPr>
        <w:rPr>
          <w:rtl/>
        </w:rPr>
      </w:pPr>
      <w:r>
        <w:rPr>
          <w:rtl/>
        </w:rPr>
        <w:t>ניטלה</w:t>
      </w:r>
      <w:r w:rsidRPr="00C63571">
        <w:rPr>
          <w:rtl/>
        </w:rPr>
        <w:t xml:space="preserve"> שלפוחית שלה - כשרה, התליע כבד שלה - זה היה מעשה, ועלו עליה בני עסיא ג' רגלים ליבנה, לרגל שלישי - התירוה להם.</w:t>
      </w:r>
    </w:p>
    <w:p w14:paraId="24EE7531" w14:textId="77777777" w:rsidR="0046556D" w:rsidRDefault="00BD6C4F" w:rsidP="00BD6C4F">
      <w:pPr>
        <w:rPr>
          <w:rtl/>
        </w:rPr>
      </w:pPr>
      <w:r>
        <w:rPr>
          <w:rStyle w:val="2fb"/>
          <w:rFonts w:hint="cs"/>
          <w:rtl/>
          <w:rPrChange w:id="10871" w:author="מנוע אמוראים" w:date="2026-10-05T16:40:54Z">
            <w:rPr>
              <w:rFonts w:hint="cs"/>
              <w:rtl/>
            </w:rPr>
          </w:rPrChange>
        </w:rPr>
        <w:t xml:space="preserve">ריב</w:t>
      </w:r>
      <w:r>
        <w:rPr>
          <w:rStyle w:val="2fb"/>
          <w:rtl/>
          <w:rPrChange w:id="10872" w:author="מנוע אמוראים" w:date="2026-10-05T16:40:54Z">
            <w:rPr>
              <w:rtl/>
            </w:rPr>
          </w:rPrChange>
        </w:rPr>
        <w:t xml:space="preserve">"</w:t>
      </w:r>
      <w:r>
        <w:rPr>
          <w:rStyle w:val="2fb"/>
          <w:rFonts w:hint="cs"/>
          <w:rtl/>
          <w:rPrChange w:id="10873" w:author="מנוע אמוראים" w:date="2026-10-05T16:40:54Z">
            <w:rPr>
              <w:rFonts w:hint="cs"/>
              <w:rtl/>
            </w:rPr>
          </w:rPrChange>
        </w:rPr>
        <w:t xml:space="preserve">מ</w:t>
      </w:r>
      <w:r>
        <w:rPr>
          <w:rFonts w:hint="cs"/>
          <w:rtl/>
        </w:rPr>
        <w:t xml:space="preserve"> </w:t>
      </w:r>
      <w:r>
        <w:rPr>
          <w:rStyle w:val="2fb"/>
          <w:rFonts w:hint="cs"/>
          <w:rtl/>
          <w:rPrChange w:id="10874" w:author="מנוע אמוראים" w:date="2026-10-05T16:40:54Z">
            <w:rPr>
              <w:rFonts w:hint="cs"/>
              <w:rtl/>
            </w:rPr>
          </w:rPrChange>
        </w:rPr>
        <w:t xml:space="preserve">מר</w:t>
      </w:r>
      <w:r>
        <w:rPr>
          <w:rStyle w:val="2fb"/>
          <w:rtl/>
          <w:rPrChange w:id="10875" w:author="מנוע אמוראים" w:date="2026-10-05T16:40:54Z">
            <w:rPr>
              <w:rtl/>
            </w:rPr>
          </w:rPrChange>
        </w:rPr>
        <w:t xml:space="preserve">"</w:t>
      </w:r>
      <w:r>
        <w:rPr>
          <w:rStyle w:val="2fb"/>
          <w:rFonts w:hint="cs"/>
          <w:rtl/>
          <w:rPrChange w:id="10876" w:author="מנוע אמוראים" w:date="2026-10-05T16:40:54Z">
            <w:rPr>
              <w:rFonts w:hint="cs"/>
              <w:rtl/>
            </w:rPr>
          </w:rPrChange>
        </w:rPr>
        <w:t xml:space="preserve">נ</w:t>
      </w:r>
      <w:r w:rsidRPr="00C63571">
        <w:rPr>
          <w:rtl/>
        </w:rPr>
        <w:t>: ריאה הסמוכה לדופן - אין חוששין לה, העלתה צמחים - חוששין לה.</w:t>
      </w:r>
    </w:p>
    <w:p w14:paraId="6B12AB12" w14:textId="77777777" w:rsidR="0046556D" w:rsidRDefault="00BD6C4F" w:rsidP="00BD6C4F">
      <w:pPr>
        <w:rPr>
          <w:rtl/>
        </w:rPr>
      </w:pPr>
      <w:r w:rsidRPr="00C63571">
        <w:rPr>
          <w:rtl/>
        </w:rPr>
        <w:t>מר יהודה משמיה דאבימי אמר: אחד זה ואחד זה - חוששין לה.</w:t>
      </w:r>
    </w:p>
    <w:p w14:paraId="4639BC50" w14:textId="77777777" w:rsidR="0046556D" w:rsidRDefault="00BD6C4F" w:rsidP="00BD6C4F">
      <w:pPr>
        <w:rPr>
          <w:rtl/>
        </w:rPr>
      </w:pPr>
      <w:r w:rsidRPr="00C63571">
        <w:rPr>
          <w:rtl/>
        </w:rPr>
        <w:t>רבא, רבין בר שבא אסברה לי: מייתינן סכינא דחליש פומיה ומפרקינן לה;</w:t>
      </w:r>
    </w:p>
    <w:p w14:paraId="2FFA1CC2" w14:textId="77777777" w:rsidR="0046556D" w:rsidRDefault="00BD6C4F" w:rsidP="00BD6C4F">
      <w:pPr>
        <w:rPr>
          <w:rtl/>
        </w:rPr>
      </w:pPr>
      <w:r w:rsidRPr="00C63571">
        <w:rPr>
          <w:rtl/>
        </w:rPr>
        <w:t>אי איכא ריעותא בדופן תלינן בתר דופן, ואי לא מחמת ריאה היא, וטרפה, ואע</w:t>
      </w:r>
      <w:r>
        <w:rPr>
          <w:rtl/>
        </w:rPr>
        <w:t>"</w:t>
      </w:r>
      <w:r w:rsidRPr="00C63571">
        <w:rPr>
          <w:rtl/>
        </w:rPr>
        <w:t>ג דלא</w:t>
      </w:r>
      <w:r w:rsidR="00767C59">
        <w:rPr>
          <w:rtl/>
        </w:rPr>
        <w:t xml:space="preserve"> </w:t>
      </w:r>
      <w:r w:rsidRPr="00C63571">
        <w:rPr>
          <w:rtl/>
        </w:rPr>
        <w:t>מפקא זיקא.</w:t>
      </w:r>
    </w:p>
    <w:p w14:paraId="292E1432" w14:textId="77777777" w:rsidR="0046556D" w:rsidRDefault="00BD6C4F" w:rsidP="00BD6C4F">
      <w:pPr>
        <w:rPr>
          <w:rtl/>
        </w:rPr>
      </w:pPr>
      <w:r>
        <w:rPr>
          <w:rStyle w:val="2fb"/>
          <w:rFonts w:hint="cs"/>
          <w:rtl/>
          <w:rPrChange w:id="10877" w:author="מנוע אמוראים" w:date="2026-10-05T16:40:54Z">
            <w:rPr>
              <w:rFonts w:hint="cs"/>
              <w:rtl/>
            </w:rPr>
          </w:rPrChange>
        </w:rPr>
        <w:t xml:space="preserve">רנבדר</w:t>
      </w:r>
      <w:r>
        <w:rPr>
          <w:rStyle w:val="2fb"/>
          <w:rtl/>
          <w:rPrChange w:id="10878" w:author="מנוע אמוראים" w:date="2026-10-05T16:40:54Z">
            <w:rPr>
              <w:rtl/>
            </w:rPr>
          </w:rPrChange>
        </w:rPr>
        <w:t xml:space="preserve">"</w:t>
      </w:r>
      <w:r>
        <w:rPr>
          <w:rStyle w:val="2fb"/>
          <w:rFonts w:hint="cs"/>
          <w:rtl/>
          <w:rPrChange w:id="10879" w:author="מנוע אמוראים" w:date="2026-10-05T16:40:54Z">
            <w:rPr>
              <w:rFonts w:hint="cs"/>
              <w:rtl/>
            </w:rPr>
          </w:rPrChange>
        </w:rPr>
        <w:t xml:space="preserve">י</w:t>
      </w:r>
      <w:r>
        <w:rPr>
          <w:rFonts w:hint="cs"/>
          <w:rtl/>
        </w:rPr>
        <w:t xml:space="preserve"> בדק בפושרים א</w:t>
      </w:r>
      <w:r w:rsidR="00BF1CF6">
        <w:rPr>
          <w:rtl/>
        </w:rPr>
        <w:t>"</w:t>
      </w:r>
      <w:r>
        <w:rPr>
          <w:rFonts w:hint="cs"/>
          <w:rtl/>
        </w:rPr>
        <w:t>ל מ</w:t>
      </w:r>
      <w:r w:rsidR="00BF1CF6">
        <w:rPr>
          <w:rtl/>
        </w:rPr>
        <w:t>"</w:t>
      </w:r>
      <w:r>
        <w:rPr>
          <w:rFonts w:hint="cs"/>
          <w:rtl/>
        </w:rPr>
        <w:t xml:space="preserve">ז </w:t>
      </w:r>
      <w:r>
        <w:rPr>
          <w:rtl/>
        </w:rPr>
        <w:t xml:space="preserve">לרבינא: הא </w:t>
      </w:r>
      <w:r>
        <w:rPr>
          <w:rStyle w:val="2fb"/>
          <w:rtl/>
          <w:rPrChange w:id="10880" w:author="מנוע אמוראים" w:date="2026-10-05T16:40:54Z">
            <w:rPr>
              <w:rtl/>
            </w:rPr>
          </w:rPrChange>
        </w:rPr>
        <w:t xml:space="preserve">דר</w:t>
      </w:r>
      <w:r>
        <w:rPr>
          <w:rStyle w:val="2fb"/>
          <w:rtl/>
          <w:rPrChange w:id="10881" w:author="מנוע אמוראים" w:date="2026-10-05T16:40:54Z">
            <w:rPr>
              <w:rtl/>
            </w:rPr>
          </w:rPrChange>
        </w:rPr>
        <w:t xml:space="preserve">"</w:t>
      </w:r>
      <w:r>
        <w:rPr>
          <w:rStyle w:val="2fb"/>
          <w:rFonts w:hint="cs"/>
          <w:rtl/>
          <w:rPrChange w:id="10882" w:author="מנוע אמוראים" w:date="2026-10-05T16:40:54Z">
            <w:rPr>
              <w:rFonts w:hint="cs"/>
              <w:rtl/>
            </w:rPr>
          </w:rPrChange>
        </w:rPr>
        <w:t xml:space="preserve">נ</w:t>
      </w:r>
      <w:r>
        <w:rPr>
          <w:rFonts w:hint="cs"/>
          <w:rtl/>
        </w:rPr>
        <w:t xml:space="preserve"> אתם ע</w:t>
      </w:r>
      <w:r w:rsidR="00BF1CF6">
        <w:rPr>
          <w:rtl/>
        </w:rPr>
        <w:t>"</w:t>
      </w:r>
      <w:r>
        <w:rPr>
          <w:rFonts w:hint="cs"/>
          <w:rtl/>
        </w:rPr>
        <w:t xml:space="preserve">ז מתנים ואנו אדרבא מתנינן לה </w:t>
      </w:r>
    </w:p>
    <w:p w14:paraId="67C99435" w14:textId="77777777" w:rsidR="0046556D" w:rsidRDefault="00BD6C4F" w:rsidP="00BD6C4F">
      <w:pPr>
        <w:rPr>
          <w:rtl/>
        </w:rPr>
      </w:pPr>
      <w:r>
        <w:rPr>
          <w:rFonts w:hint="cs"/>
          <w:rtl/>
        </w:rPr>
        <w:t>דאמר</w:t>
      </w:r>
      <w:r w:rsidRPr="00C63571">
        <w:rPr>
          <w:rtl/>
        </w:rPr>
        <w:t xml:space="preserve"> רבא, הני תרתי אוני דריאה דסריכן להדדי </w:t>
      </w:r>
      <w:r>
        <w:rPr>
          <w:rFonts w:hint="cs"/>
          <w:rtl/>
        </w:rPr>
        <w:t xml:space="preserve">אין בדיקה להכשירן, </w:t>
      </w:r>
      <w:r>
        <w:rPr>
          <w:rStyle w:val="2fb"/>
          <w:rFonts w:hint="cs"/>
          <w:rtl/>
          <w:rPrChange w:id="10883" w:author="מנוע אמוראים" w:date="2026-10-05T16:40:54Z">
            <w:rPr>
              <w:rFonts w:hint="cs"/>
              <w:rtl/>
            </w:rPr>
          </w:rPrChange>
        </w:rPr>
        <w:t xml:space="preserve">ורנב</w:t>
      </w:r>
      <w:r>
        <w:rPr>
          <w:rStyle w:val="2fb"/>
          <w:rtl/>
          <w:rPrChange w:id="10884" w:author="מנוע אמוראים" w:date="2026-10-05T16:40:54Z">
            <w:rPr>
              <w:rtl/>
            </w:rPr>
          </w:rPrChange>
        </w:rPr>
        <w:t xml:space="preserve">"</w:t>
      </w:r>
      <w:r>
        <w:rPr>
          <w:rStyle w:val="2fb"/>
          <w:rFonts w:hint="cs"/>
          <w:rtl/>
          <w:rPrChange w:id="10885" w:author="מנוע אמוראים" w:date="2026-10-05T16:40:54Z">
            <w:rPr>
              <w:rFonts w:hint="cs"/>
              <w:rtl/>
            </w:rPr>
          </w:rPrChange>
        </w:rPr>
        <w:t xml:space="preserve">י</w:t>
      </w:r>
      <w:r>
        <w:rPr>
          <w:rFonts w:hint="cs"/>
          <w:rtl/>
        </w:rPr>
        <w:t xml:space="preserve"> </w:t>
      </w:r>
      <w:r>
        <w:rPr>
          <w:rtl/>
        </w:rPr>
        <w:t xml:space="preserve">בדיק </w:t>
      </w:r>
      <w:r w:rsidRPr="00C63571">
        <w:rPr>
          <w:rtl/>
        </w:rPr>
        <w:t xml:space="preserve"> בפשורי.</w:t>
      </w:r>
    </w:p>
    <w:p w14:paraId="3B47B17C" w14:textId="77777777" w:rsidR="0046556D" w:rsidRDefault="0046556D" w:rsidP="00BD6C4F">
      <w:pPr>
        <w:rPr>
          <w:rtl/>
        </w:rPr>
      </w:pPr>
    </w:p>
    <w:p w14:paraId="4870C208" w14:textId="77777777" w:rsidR="0046556D" w:rsidRDefault="00BD6C4F" w:rsidP="00BD6C4F">
      <w:pPr>
        <w:rPr>
          <w:rtl/>
        </w:rPr>
      </w:pPr>
      <w:r>
        <w:rPr>
          <w:rtl/>
        </w:rPr>
        <w:t>מתקיף</w:t>
      </w:r>
      <w:r w:rsidRPr="00C63571">
        <w:rPr>
          <w:rtl/>
        </w:rPr>
        <w:t xml:space="preserve"> רב אשי: בשלמא הכא - תלינן בדופן, וכשרה;</w:t>
      </w:r>
      <w:r>
        <w:rPr>
          <w:rFonts w:hint="cs"/>
          <w:rtl/>
        </w:rPr>
        <w:t xml:space="preserve"> </w:t>
      </w:r>
      <w:r w:rsidRPr="00C63571">
        <w:rPr>
          <w:rtl/>
        </w:rPr>
        <w:t>אבל התם</w:t>
      </w:r>
      <w:r>
        <w:rPr>
          <w:rFonts w:hint="cs"/>
          <w:rtl/>
        </w:rPr>
        <w:t xml:space="preserve"> ממ</w:t>
      </w:r>
      <w:r w:rsidR="00BF1CF6">
        <w:rPr>
          <w:rtl/>
        </w:rPr>
        <w:t>"</w:t>
      </w:r>
      <w:r>
        <w:rPr>
          <w:rFonts w:hint="cs"/>
          <w:rtl/>
        </w:rPr>
        <w:t xml:space="preserve">נ מה שניקב טריפה </w:t>
      </w:r>
    </w:p>
    <w:p w14:paraId="28D07A89" w14:textId="77777777" w:rsidR="0046556D" w:rsidRDefault="00BD6C4F" w:rsidP="00BD6C4F">
      <w:pPr>
        <w:rPr>
          <w:rtl/>
        </w:rPr>
      </w:pPr>
      <w:r>
        <w:rPr>
          <w:rFonts w:hint="cs"/>
          <w:rtl/>
        </w:rPr>
        <w:t xml:space="preserve">ומי </w:t>
      </w:r>
      <w:r>
        <w:rPr>
          <w:rStyle w:val="2fb"/>
          <w:rFonts w:hint="cs"/>
          <w:rtl/>
          <w:rPrChange w:id="10886" w:author="מנוע אמוראים" w:date="2026-10-05T16:40:54Z">
            <w:rPr>
              <w:rFonts w:hint="cs"/>
              <w:rtl/>
            </w:rPr>
          </w:rPrChange>
        </w:rPr>
        <w:t xml:space="preserve">אר</w:t>
      </w:r>
      <w:r>
        <w:rPr>
          <w:rStyle w:val="2fb"/>
          <w:rtl/>
          <w:rPrChange w:id="10887" w:author="מנוע אמוראים" w:date="2026-10-05T16:40:54Z">
            <w:rPr>
              <w:rtl/>
            </w:rPr>
          </w:rPrChange>
        </w:rPr>
        <w:t xml:space="preserve">"</w:t>
      </w:r>
      <w:r>
        <w:rPr>
          <w:rStyle w:val="2fb"/>
          <w:rFonts w:hint="cs"/>
          <w:rtl/>
          <w:rPrChange w:id="10888" w:author="מנוע אמוראים" w:date="2026-10-05T16:40:54Z">
            <w:rPr>
              <w:rFonts w:hint="cs"/>
              <w:rtl/>
            </w:rPr>
          </w:rPrChange>
        </w:rPr>
        <w:t xml:space="preserve">נ</w:t>
      </w:r>
      <w:r>
        <w:rPr>
          <w:rFonts w:hint="cs"/>
          <w:rtl/>
        </w:rPr>
        <w:t xml:space="preserve"> הכי והאמר רב יוסף ב'מ </w:t>
      </w:r>
      <w:r>
        <w:rPr>
          <w:rStyle w:val="2fb"/>
          <w:rFonts w:hint="cs"/>
          <w:rtl/>
          <w:rPrChange w:id="10889" w:author="מנוע אמוראים" w:date="2026-10-05T16:40:54Z">
            <w:rPr>
              <w:rFonts w:hint="cs"/>
              <w:rtl/>
            </w:rPr>
          </w:rPrChange>
        </w:rPr>
        <w:t xml:space="preserve">מר</w:t>
      </w:r>
      <w:r>
        <w:rPr>
          <w:rStyle w:val="2fb"/>
          <w:rtl/>
          <w:rPrChange w:id="10890" w:author="מנוע אמוראים" w:date="2026-10-05T16:40:54Z">
            <w:rPr>
              <w:rtl/>
            </w:rPr>
          </w:rPrChange>
        </w:rPr>
        <w:t xml:space="preserve">"</w:t>
      </w:r>
      <w:r>
        <w:rPr>
          <w:rStyle w:val="2fb"/>
          <w:rFonts w:hint="cs"/>
          <w:rtl/>
          <w:rPrChange w:id="10891" w:author="מנוע אמוראים" w:date="2026-10-05T16:40:54Z">
            <w:rPr>
              <w:rFonts w:hint="cs"/>
              <w:rtl/>
            </w:rPr>
          </w:rPrChange>
        </w:rPr>
        <w:t xml:space="preserve">נ</w:t>
      </w:r>
      <w:r w:rsidRPr="00C63571">
        <w:rPr>
          <w:rtl/>
        </w:rPr>
        <w:t>: ריאה שנקבה ודופן סותמתה - כשרה!</w:t>
      </w:r>
    </w:p>
    <w:p w14:paraId="60F99423" w14:textId="77777777" w:rsidR="0046556D" w:rsidRDefault="00BD6C4F" w:rsidP="00BD6C4F">
      <w:pPr>
        <w:rPr>
          <w:rtl/>
        </w:rPr>
      </w:pPr>
      <w:r>
        <w:rPr>
          <w:rFonts w:hint="cs"/>
          <w:rtl/>
        </w:rPr>
        <w:lastRenderedPageBreak/>
        <w:t>ל</w:t>
      </w:r>
      <w:r w:rsidR="00BF1CF6">
        <w:rPr>
          <w:rtl/>
        </w:rPr>
        <w:t>"</w:t>
      </w:r>
      <w:r>
        <w:rPr>
          <w:rFonts w:hint="cs"/>
          <w:rtl/>
        </w:rPr>
        <w:t xml:space="preserve">ק </w:t>
      </w:r>
      <w:r w:rsidRPr="00C63571">
        <w:rPr>
          <w:rtl/>
        </w:rPr>
        <w:t>התם במקום רביתא, הכא שלא במקום רביתא.</w:t>
      </w:r>
      <w:r>
        <w:rPr>
          <w:rFonts w:hint="cs"/>
          <w:rtl/>
        </w:rPr>
        <w:t xml:space="preserve"> והיינו במקום חיתוכי אונות הריאה </w:t>
      </w:r>
    </w:p>
    <w:p w14:paraId="61B4EFA9" w14:textId="77777777" w:rsidR="0046556D" w:rsidRDefault="0046556D" w:rsidP="00BD6C4F">
      <w:pPr>
        <w:rPr>
          <w:rtl/>
        </w:rPr>
      </w:pPr>
    </w:p>
    <w:p w14:paraId="755B0447" w14:textId="77777777" w:rsidR="0046556D" w:rsidRDefault="00BD6C4F" w:rsidP="00BD6C4F">
      <w:pPr>
        <w:rPr>
          <w:rtl/>
        </w:rPr>
      </w:pPr>
      <w:r w:rsidRPr="007B4344">
        <w:rPr>
          <w:b/>
          <w:bCs/>
          <w:rtl/>
        </w:rPr>
        <w:t>גופא</w:t>
      </w:r>
      <w:r>
        <w:rPr>
          <w:rFonts w:hint="cs"/>
          <w:b/>
          <w:bCs/>
          <w:rtl/>
        </w:rPr>
        <w:t xml:space="preserve"> </w:t>
      </w:r>
      <w:r>
        <w:rPr>
          <w:rStyle w:val="2fb"/>
          <w:rFonts w:hint="cs"/>
          <w:rtl/>
          <w:rPrChange w:id="10892" w:author="מנוע אמוראים" w:date="2026-10-05T16:40:54Z">
            <w:rPr>
              <w:rFonts w:hint="cs"/>
              <w:rtl/>
            </w:rPr>
          </w:rPrChange>
        </w:rPr>
        <w:t xml:space="preserve">אריב</w:t>
      </w:r>
      <w:r>
        <w:rPr>
          <w:rStyle w:val="2fb"/>
          <w:rtl/>
          <w:rPrChange w:id="10893" w:author="מנוע אמוראים" w:date="2026-10-05T16:40:54Z">
            <w:rPr>
              <w:rtl/>
            </w:rPr>
          </w:rPrChange>
        </w:rPr>
        <w:t xml:space="preserve">"</w:t>
      </w:r>
      <w:r>
        <w:rPr>
          <w:rStyle w:val="2fb"/>
          <w:rFonts w:hint="cs"/>
          <w:rtl/>
          <w:rPrChange w:id="10894" w:author="מנוע אמוראים" w:date="2026-10-05T16:40:54Z">
            <w:rPr>
              <w:rFonts w:hint="cs"/>
              <w:rtl/>
            </w:rPr>
          </w:rPrChange>
        </w:rPr>
        <w:t xml:space="preserve">מ</w:t>
      </w:r>
      <w:r>
        <w:rPr>
          <w:rFonts w:hint="cs"/>
          <w:rtl/>
        </w:rPr>
        <w:t xml:space="preserve"> </w:t>
      </w:r>
      <w:r>
        <w:rPr>
          <w:rStyle w:val="2fb"/>
          <w:rFonts w:hint="cs"/>
          <w:rtl/>
          <w:rPrChange w:id="10895" w:author="מנוע אמוראים" w:date="2026-10-05T16:40:54Z">
            <w:rPr>
              <w:rFonts w:hint="cs"/>
              <w:rtl/>
            </w:rPr>
          </w:rPrChange>
        </w:rPr>
        <w:t xml:space="preserve">מר</w:t>
      </w:r>
      <w:r>
        <w:rPr>
          <w:rStyle w:val="2fb"/>
          <w:rtl/>
          <w:rPrChange w:id="10896" w:author="מנוע אמוראים" w:date="2026-10-05T16:40:54Z">
            <w:rPr>
              <w:rtl/>
            </w:rPr>
          </w:rPrChange>
        </w:rPr>
        <w:t xml:space="preserve">"</w:t>
      </w:r>
      <w:r>
        <w:rPr>
          <w:rStyle w:val="2fb"/>
          <w:rFonts w:hint="cs"/>
          <w:rtl/>
          <w:rPrChange w:id="10897" w:author="מנוע אמוראים" w:date="2026-10-05T16:40:54Z">
            <w:rPr>
              <w:rFonts w:hint="cs"/>
              <w:rtl/>
            </w:rPr>
          </w:rPrChange>
        </w:rPr>
        <w:t xml:space="preserve">נ</w:t>
      </w:r>
      <w:r w:rsidRPr="00C63571">
        <w:rPr>
          <w:rtl/>
        </w:rPr>
        <w:t>: ריאה שנקבה ודופן סותמתה - כשרה.</w:t>
      </w:r>
      <w:r>
        <w:rPr>
          <w:rFonts w:hint="cs"/>
          <w:rtl/>
        </w:rPr>
        <w:t xml:space="preserve"> </w:t>
      </w:r>
      <w:r w:rsidRPr="00C63571">
        <w:rPr>
          <w:rtl/>
        </w:rPr>
        <w:t>רבינא: והוא דסביך בבשרא.</w:t>
      </w:r>
    </w:p>
    <w:p w14:paraId="3FC0087C" w14:textId="77777777" w:rsidR="0046556D" w:rsidRDefault="00BD6C4F" w:rsidP="00BD6C4F">
      <w:pPr>
        <w:rPr>
          <w:rtl/>
        </w:rPr>
      </w:pPr>
      <w:r w:rsidRPr="00C63571">
        <w:rPr>
          <w:rtl/>
        </w:rPr>
        <w:t xml:space="preserve">א"ל רב יוסף לרבינא: ואי לא סביך מאי </w:t>
      </w:r>
      <w:r>
        <w:rPr>
          <w:rFonts w:hint="cs"/>
          <w:rtl/>
        </w:rPr>
        <w:t>ט</w:t>
      </w:r>
      <w:r w:rsidRPr="00C63571">
        <w:rPr>
          <w:rtl/>
        </w:rPr>
        <w:t>רפה, אלמא, אמרינן נקובה היא, אי הכי, כי סביך נמי!</w:t>
      </w:r>
    </w:p>
    <w:p w14:paraId="45125E14" w14:textId="77777777" w:rsidR="0046556D" w:rsidRDefault="00BD6C4F" w:rsidP="00BD6C4F">
      <w:pPr>
        <w:rPr>
          <w:rtl/>
        </w:rPr>
      </w:pPr>
      <w:r w:rsidRPr="00C63571">
        <w:rPr>
          <w:rtl/>
        </w:rPr>
        <w:t xml:space="preserve">דהא תניא ניקב </w:t>
      </w:r>
      <w:r>
        <w:rPr>
          <w:rtl/>
        </w:rPr>
        <w:t xml:space="preserve">פסול, מפני שהוא שותת, נסתם </w:t>
      </w:r>
      <w:r w:rsidRPr="00C63571">
        <w:rPr>
          <w:rtl/>
        </w:rPr>
        <w:t>כשר, מפני שהוא מוליד, וזהו פסול שחוזר להכשירו.</w:t>
      </w:r>
    </w:p>
    <w:p w14:paraId="6CB007B8" w14:textId="7B226B72" w:rsidR="0046556D" w:rsidRDefault="00BD6C4F" w:rsidP="00BD6C4F">
      <w:pPr>
        <w:rPr>
          <w:rtl/>
        </w:rPr>
      </w:pPr>
      <w:r w:rsidRPr="00814AAF">
        <w:rPr>
          <w:rFonts w:hint="cs"/>
          <w:b/>
          <w:bCs/>
          <w:rtl/>
        </w:rPr>
        <w:t>וזהו</w:t>
      </w:r>
      <w:r>
        <w:rPr>
          <w:rFonts w:hint="cs"/>
          <w:rtl/>
        </w:rPr>
        <w:t xml:space="preserve"> - </w:t>
      </w:r>
      <w:r w:rsidRPr="00C63571">
        <w:rPr>
          <w:rtl/>
        </w:rPr>
        <w:t>למעוטי קרום שעלה מחמת מכה בריאה - דאינו קרום.</w:t>
      </w:r>
    </w:p>
    <w:p w14:paraId="3825119C" w14:textId="77777777" w:rsidR="0046556D" w:rsidRDefault="0046556D" w:rsidP="00BD6C4F">
      <w:pPr>
        <w:rPr>
          <w:rtl/>
        </w:rPr>
      </w:pPr>
    </w:p>
    <w:p w14:paraId="01215994" w14:textId="77777777" w:rsidR="0046556D" w:rsidRDefault="00BD6C4F" w:rsidP="00BD6C4F">
      <w:pPr>
        <w:rPr>
          <w:rtl/>
        </w:rPr>
      </w:pPr>
      <w:r w:rsidRPr="00C63571">
        <w:rPr>
          <w:rtl/>
        </w:rPr>
        <w:t xml:space="preserve">• מתקיף </w:t>
      </w:r>
      <w:r>
        <w:rPr>
          <w:rStyle w:val="2fb"/>
          <w:rFonts w:hint="cs"/>
          <w:rtl/>
          <w:rPrChange w:id="10898" w:author="מנוע אמוראים" w:date="2026-10-05T16:40:54Z">
            <w:rPr>
              <w:rFonts w:hint="cs"/>
              <w:rtl/>
            </w:rPr>
          </w:rPrChange>
        </w:rPr>
        <w:t xml:space="preserve">רעב</w:t>
      </w:r>
      <w:r>
        <w:rPr>
          <w:rStyle w:val="2fb"/>
          <w:rtl/>
          <w:rPrChange w:id="10899" w:author="מנוע אמוראים" w:date="2026-10-05T16:40:54Z">
            <w:rPr>
              <w:rtl/>
            </w:rPr>
          </w:rPrChange>
        </w:rPr>
        <w:t xml:space="preserve">"</w:t>
      </w:r>
      <w:r>
        <w:rPr>
          <w:rStyle w:val="2fb"/>
          <w:rFonts w:hint="cs"/>
          <w:rtl/>
          <w:rPrChange w:id="10900" w:author="מנוע אמוראים" w:date="2026-10-05T16:40:54Z">
            <w:rPr>
              <w:rFonts w:hint="cs"/>
              <w:rtl/>
            </w:rPr>
          </w:rPrChange>
        </w:rPr>
        <w:t xml:space="preserve">ח</w:t>
      </w:r>
      <w:r w:rsidRPr="00C63571">
        <w:rPr>
          <w:rtl/>
        </w:rPr>
        <w:t>: אילו אינקיב בדופן להדה מאי - טרפה, ליתני נקובת הדופן!</w:t>
      </w:r>
    </w:p>
    <w:p w14:paraId="77763650" w14:textId="77777777" w:rsidR="0046556D" w:rsidRDefault="00BD6C4F" w:rsidP="00BD6C4F">
      <w:pPr>
        <w:rPr>
          <w:rtl/>
        </w:rPr>
      </w:pPr>
      <w:r w:rsidRPr="00C63571">
        <w:rPr>
          <w:rtl/>
        </w:rPr>
        <w:t>וליטעמיך</w:t>
      </w:r>
      <w:r>
        <w:rPr>
          <w:rFonts w:hint="cs"/>
          <w:rtl/>
        </w:rPr>
        <w:t xml:space="preserve"> הא </w:t>
      </w:r>
      <w:r>
        <w:rPr>
          <w:rStyle w:val="2fb"/>
          <w:rFonts w:hint="cs"/>
          <w:rtl/>
          <w:rPrChange w:id="10901" w:author="מנוע אמוראים" w:date="2026-10-05T16:40:54Z">
            <w:rPr>
              <w:rFonts w:hint="cs"/>
              <w:rtl/>
            </w:rPr>
          </w:rPrChange>
        </w:rPr>
        <w:t xml:space="preserve">דאריב</w:t>
      </w:r>
      <w:r>
        <w:rPr>
          <w:rStyle w:val="2fb"/>
          <w:rtl/>
          <w:rPrChange w:id="10902" w:author="מנוע אמוראים" w:date="2026-10-05T16:40:54Z">
            <w:rPr>
              <w:rtl/>
            </w:rPr>
          </w:rPrChange>
        </w:rPr>
        <w:t xml:space="preserve">"</w:t>
      </w:r>
      <w:r>
        <w:rPr>
          <w:rStyle w:val="2fb"/>
          <w:rFonts w:hint="cs"/>
          <w:rtl/>
          <w:rPrChange w:id="10903" w:author="מנוע אמוראים" w:date="2026-10-05T16:40:54Z">
            <w:rPr>
              <w:rFonts w:hint="cs"/>
              <w:rtl/>
            </w:rPr>
          </w:rPrChange>
        </w:rPr>
        <w:t xml:space="preserve">י</w:t>
      </w:r>
      <w:r>
        <w:rPr>
          <w:rFonts w:hint="cs"/>
          <w:rtl/>
        </w:rPr>
        <w:t xml:space="preserve"> </w:t>
      </w:r>
      <w:r>
        <w:rPr>
          <w:rStyle w:val="2fb"/>
          <w:rFonts w:hint="cs"/>
          <w:rtl/>
          <w:rPrChange w:id="10904" w:author="מנוע אמוראים" w:date="2026-10-05T16:40:54Z">
            <w:rPr>
              <w:rFonts w:hint="cs"/>
              <w:rtl/>
            </w:rPr>
          </w:rPrChange>
        </w:rPr>
        <w:t xml:space="preserve">א</w:t>
      </w:r>
      <w:r>
        <w:rPr>
          <w:rStyle w:val="2fb"/>
          <w:rtl/>
          <w:rPrChange w:id="10905" w:author="מנוע אמוראים" w:date="2026-10-05T16:40:54Z">
            <w:rPr>
              <w:rtl/>
            </w:rPr>
          </w:rPrChange>
        </w:rPr>
        <w:t xml:space="preserve">רי"ו</w:t>
      </w:r>
      <w:r w:rsidRPr="00C63571">
        <w:rPr>
          <w:rtl/>
        </w:rPr>
        <w:t>: מרה שניקבה וכבד סותמתה כשרה, אילו אינקיב כבד להדה, מאי טרפה, ליתני נקובת הכבד!</w:t>
      </w:r>
    </w:p>
    <w:p w14:paraId="0D0E9A12" w14:textId="77777777" w:rsidR="0046556D" w:rsidRDefault="000828F8" w:rsidP="00C62948">
      <w:pPr>
        <w:pStyle w:val="affffb"/>
        <w:rPr>
          <w:rtl/>
        </w:rPr>
      </w:pPr>
      <w:r>
        <w:rPr>
          <w:rtl/>
        </w:rPr>
        <w:t xml:space="preserve">- </w:t>
      </w:r>
      <w:r w:rsidR="00BD6C4F" w:rsidRPr="00C63571">
        <w:rPr>
          <w:rtl/>
        </w:rPr>
        <w:t>אלא כי ניקבה דלאו מיניה מיטרפא - לא קתני, ה"נ: כיון דלאו מיניה מיטרפא - לא קתני.</w:t>
      </w:r>
    </w:p>
    <w:p w14:paraId="04395F10" w14:textId="77777777" w:rsidR="0046556D" w:rsidRDefault="0046556D" w:rsidP="00BD6C4F">
      <w:pPr>
        <w:rPr>
          <w:rtl/>
        </w:rPr>
      </w:pPr>
    </w:p>
    <w:p w14:paraId="280096F8" w14:textId="77777777" w:rsidR="0046556D" w:rsidRDefault="00BD6C4F" w:rsidP="00AB425A">
      <w:pPr>
        <w:rPr>
          <w:rtl/>
        </w:rPr>
      </w:pPr>
      <w:r w:rsidRPr="00AB425A">
        <w:rPr>
          <w:b/>
          <w:bCs/>
          <w:rtl/>
        </w:rPr>
        <w:t xml:space="preserve">• בעא </w:t>
      </w:r>
      <w:r>
        <w:rPr>
          <w:rStyle w:val="2fb"/>
          <w:rFonts w:hint="cs"/>
          <w:b/>
          <w:bCs/>
          <w:rtl/>
          <w:rPrChange w:id="10906" w:author="מנוע אמוראים" w:date="2026-10-05T16:40:54Z">
            <w:rPr>
              <w:rFonts w:hint="cs"/>
              <w:b/>
              <w:bCs/>
              <w:rtl/>
            </w:rPr>
          </w:rPrChange>
        </w:rPr>
        <w:t xml:space="preserve">רבב</w:t>
      </w:r>
      <w:r>
        <w:rPr>
          <w:rStyle w:val="2fb"/>
          <w:b/>
          <w:bCs/>
          <w:rtl/>
          <w:rPrChange w:id="10907" w:author="מנוע אמוראים" w:date="2026-10-05T16:40:54Z">
            <w:rPr>
              <w:b/>
              <w:bCs/>
              <w:rtl/>
            </w:rPr>
          </w:rPrChange>
        </w:rPr>
        <w:t xml:space="preserve">"</w:t>
      </w:r>
      <w:r>
        <w:rPr>
          <w:rStyle w:val="2fb"/>
          <w:rFonts w:hint="cs"/>
          <w:b/>
          <w:bCs/>
          <w:rtl/>
          <w:rPrChange w:id="10908" w:author="מנוע אמוראים" w:date="2026-10-05T16:40:54Z">
            <w:rPr>
              <w:rFonts w:hint="cs"/>
              <w:b/>
              <w:bCs/>
              <w:rtl/>
            </w:rPr>
          </w:rPrChange>
        </w:rPr>
        <w:t xml:space="preserve">ח</w:t>
      </w:r>
      <w:r>
        <w:rPr>
          <w:rFonts w:hint="cs"/>
          <w:b/>
          <w:bCs/>
          <w:rtl/>
        </w:rPr>
        <w:t xml:space="preserve"> משמואל</w:t>
      </w:r>
      <w:r w:rsidRPr="00C63571">
        <w:rPr>
          <w:rtl/>
        </w:rPr>
        <w:t xml:space="preserve">: העלתה צמחין מהו </w:t>
      </w:r>
    </w:p>
    <w:p w14:paraId="39AC7DBD" w14:textId="77777777" w:rsidR="0046556D" w:rsidRDefault="00BD6C4F" w:rsidP="00BD6C4F">
      <w:pPr>
        <w:rPr>
          <w:rtl/>
        </w:rPr>
      </w:pPr>
      <w:r w:rsidRPr="00C63571">
        <w:rPr>
          <w:rtl/>
        </w:rPr>
        <w:t xml:space="preserve">א"ל: כשרה, א"ל: אף אני אומר כן, אלא שהתלמידים </w:t>
      </w:r>
      <w:r>
        <w:rPr>
          <w:rFonts w:hint="cs"/>
          <w:rtl/>
        </w:rPr>
        <w:t>מגמגמין בדבר</w:t>
      </w:r>
      <w:r w:rsidRPr="00C63571">
        <w:rPr>
          <w:rtl/>
        </w:rPr>
        <w:t>;</w:t>
      </w:r>
    </w:p>
    <w:p w14:paraId="296086BD" w14:textId="77777777" w:rsidR="0046556D" w:rsidRDefault="00BD6C4F" w:rsidP="00BD6C4F">
      <w:pPr>
        <w:rPr>
          <w:rtl/>
        </w:rPr>
      </w:pPr>
      <w:r>
        <w:rPr>
          <w:rStyle w:val="2fb"/>
          <w:rFonts w:hint="cs"/>
          <w:rtl/>
          <w:rPrChange w:id="10909" w:author="מנוע אמוראים" w:date="2026-10-05T16:40:54Z">
            <w:rPr>
              <w:rFonts w:hint="cs"/>
              <w:rtl/>
            </w:rPr>
          </w:rPrChange>
        </w:rPr>
        <w:t xml:space="preserve">דאר</w:t>
      </w:r>
      <w:r>
        <w:rPr>
          <w:rStyle w:val="2fb"/>
          <w:rtl/>
          <w:rPrChange w:id="10910" w:author="מנוע אמוראים" w:date="2026-10-05T16:40:54Z">
            <w:rPr>
              <w:rtl/>
            </w:rPr>
          </w:rPrChange>
        </w:rPr>
        <w:t xml:space="preserve">"</w:t>
      </w:r>
      <w:r>
        <w:rPr>
          <w:rStyle w:val="2fb"/>
          <w:rFonts w:hint="cs"/>
          <w:rtl/>
          <w:rPrChange w:id="10911" w:author="מנוע אמוראים" w:date="2026-10-05T16:40:54Z">
            <w:rPr>
              <w:rFonts w:hint="cs"/>
              <w:rtl/>
            </w:rPr>
          </w:rPrChange>
        </w:rPr>
        <w:t xml:space="preserve">מ</w:t>
      </w:r>
      <w:r>
        <w:rPr>
          <w:rFonts w:hint="cs"/>
          <w:rtl/>
        </w:rPr>
        <w:t xml:space="preserve">:</w:t>
      </w:r>
      <w:r>
        <w:rPr>
          <w:rtl/>
        </w:rPr>
        <w:t xml:space="preserve"> מליא מוגלא</w:t>
      </w:r>
      <w:r w:rsidRPr="00C63571">
        <w:rPr>
          <w:rtl/>
        </w:rPr>
        <w:t xml:space="preserve"> טרפה, מים זכים - כשרה.</w:t>
      </w:r>
    </w:p>
    <w:p w14:paraId="771DDAA5" w14:textId="77777777" w:rsidR="0046556D" w:rsidRDefault="00BD6C4F" w:rsidP="00BD6C4F">
      <w:pPr>
        <w:rPr>
          <w:rtl/>
        </w:rPr>
      </w:pPr>
      <w:r w:rsidRPr="00C63571">
        <w:rPr>
          <w:rtl/>
        </w:rPr>
        <w:t>א"ל: ההיא בכוליא אתמר.</w:t>
      </w:r>
    </w:p>
    <w:p w14:paraId="4F59F1EA" w14:textId="77777777" w:rsidR="0046556D" w:rsidRDefault="00BD6C4F" w:rsidP="00BD6C4F">
      <w:pPr>
        <w:rPr>
          <w:rtl/>
        </w:rPr>
      </w:pPr>
      <w:r>
        <w:rPr>
          <w:rtl/>
        </w:rPr>
        <w:t xml:space="preserve">• </w:t>
      </w:r>
      <w:r>
        <w:rPr>
          <w:rStyle w:val="2fb"/>
          <w:rtl/>
          <w:rPrChange w:id="10912" w:author="מנוע אמוראים" w:date="2026-10-05T16:40:54Z">
            <w:rPr>
              <w:rtl/>
            </w:rPr>
          </w:rPrChange>
        </w:rPr>
        <w:t xml:space="preserve">ר</w:t>
      </w:r>
      <w:r>
        <w:rPr>
          <w:rStyle w:val="2fb"/>
          <w:rFonts w:hint="cs"/>
          <w:rtl/>
          <w:rPrChange w:id="10913" w:author="מנוע אמוראים" w:date="2026-10-05T16:40:54Z">
            <w:rPr>
              <w:rFonts w:hint="cs"/>
              <w:rtl/>
            </w:rPr>
          </w:rPrChange>
        </w:rPr>
        <w:t xml:space="preserve">יצב</w:t>
      </w:r>
      <w:r>
        <w:rPr>
          <w:rStyle w:val="2fb"/>
          <w:rtl/>
          <w:rPrChange w:id="10914" w:author="מנוע אמוראים" w:date="2026-10-05T16:40:54Z">
            <w:rPr>
              <w:rtl/>
            </w:rPr>
          </w:rPrChange>
        </w:rPr>
        <w:t xml:space="preserve">"</w:t>
      </w:r>
      <w:r>
        <w:rPr>
          <w:rStyle w:val="2fb"/>
          <w:rFonts w:hint="cs"/>
          <w:rtl/>
          <w:rPrChange w:id="10915" w:author="מנוע אמוראים" w:date="2026-10-05T16:40:54Z">
            <w:rPr>
              <w:rFonts w:hint="cs"/>
              <w:rtl/>
            </w:rPr>
          </w:rPrChange>
        </w:rPr>
        <w:t xml:space="preserve">י</w:t>
      </w:r>
      <w:r>
        <w:rPr>
          <w:rFonts w:hint="cs"/>
          <w:rtl/>
        </w:rPr>
        <w:t xml:space="preserve"> הלך אחרי </w:t>
      </w:r>
      <w:r>
        <w:rPr>
          <w:rStyle w:val="2fb"/>
          <w:rFonts w:hint="cs"/>
          <w:rtl/>
          <w:rPrChange w:id="10916" w:author="מנוע אמוראים" w:date="2026-10-05T16:40:54Z">
            <w:rPr>
              <w:rFonts w:hint="cs"/>
              <w:rtl/>
            </w:rPr>
          </w:rPrChange>
        </w:rPr>
        <w:t xml:space="preserve">רי</w:t>
      </w:r>
      <w:r>
        <w:rPr>
          <w:rStyle w:val="2fb"/>
          <w:rtl/>
          <w:rPrChange w:id="10917" w:author="מנוע אמוראים" w:date="2026-10-05T16:40:54Z">
            <w:rPr>
              <w:rtl/>
            </w:rPr>
          </w:rPrChange>
        </w:rPr>
        <w:t xml:space="preserve">"</w:t>
      </w:r>
      <w:r>
        <w:rPr>
          <w:rStyle w:val="2fb"/>
          <w:rFonts w:hint="cs"/>
          <w:rtl/>
          <w:rPrChange w:id="10918" w:author="מנוע אמוראים" w:date="2026-10-05T16:40:54Z">
            <w:rPr>
              <w:rFonts w:hint="cs"/>
              <w:rtl/>
            </w:rPr>
          </w:rPrChange>
        </w:rPr>
        <w:t xml:space="preserve">ר</w:t>
      </w:r>
      <w:r>
        <w:rPr>
          <w:rFonts w:hint="cs"/>
          <w:rtl/>
        </w:rPr>
        <w:t xml:space="preserve"> בשוקא </w:t>
      </w:r>
      <w:r w:rsidRPr="00C63571">
        <w:rPr>
          <w:rtl/>
        </w:rPr>
        <w:t xml:space="preserve">דטבחי, </w:t>
      </w:r>
      <w:r>
        <w:rPr>
          <w:rFonts w:hint="cs"/>
          <w:rtl/>
        </w:rPr>
        <w:t xml:space="preserve">ראה לאותם צמחים בריאות כמוגלא. </w:t>
      </w:r>
    </w:p>
    <w:p w14:paraId="48A26F28" w14:textId="77777777" w:rsidR="0046556D" w:rsidRDefault="00BD6C4F" w:rsidP="00BD6C4F">
      <w:pPr>
        <w:rPr>
          <w:rtl/>
        </w:rPr>
      </w:pPr>
      <w:r w:rsidRPr="00C63571">
        <w:rPr>
          <w:rtl/>
        </w:rPr>
        <w:t>א"ל: לא בעי מר אומצא</w:t>
      </w:r>
      <w:r>
        <w:rPr>
          <w:rFonts w:hint="cs"/>
          <w:rtl/>
        </w:rPr>
        <w:t xml:space="preserve">[בשר חי לידע אם להכשירו] </w:t>
      </w:r>
      <w:r w:rsidRPr="00C63571">
        <w:rPr>
          <w:rtl/>
        </w:rPr>
        <w:t>? א"ל</w:t>
      </w:r>
      <w:r>
        <w:rPr>
          <w:rtl/>
        </w:rPr>
        <w:t>: לית לי פר</w:t>
      </w:r>
      <w:r>
        <w:rPr>
          <w:rFonts w:hint="cs"/>
          <w:rtl/>
        </w:rPr>
        <w:t>וטות א</w:t>
      </w:r>
      <w:r w:rsidR="00BF1CF6">
        <w:rPr>
          <w:rtl/>
        </w:rPr>
        <w:t>"</w:t>
      </w:r>
      <w:r>
        <w:rPr>
          <w:rFonts w:hint="cs"/>
          <w:rtl/>
        </w:rPr>
        <w:t xml:space="preserve">ל אתן לך בהקפה </w:t>
      </w:r>
    </w:p>
    <w:p w14:paraId="1A8F2082" w14:textId="77777777" w:rsidR="0046556D" w:rsidRDefault="00BD6C4F" w:rsidP="00BD6C4F">
      <w:pPr>
        <w:rPr>
          <w:rtl/>
        </w:rPr>
      </w:pPr>
      <w:r>
        <w:rPr>
          <w:rFonts w:hint="cs"/>
          <w:rtl/>
        </w:rPr>
        <w:t xml:space="preserve">דכשבאו לפני </w:t>
      </w:r>
      <w:r>
        <w:rPr>
          <w:rStyle w:val="2fb"/>
          <w:rtl/>
          <w:rPrChange w:id="10919" w:author="מנוע אמוראים" w:date="2026-10-05T16:40:54Z">
            <w:rPr>
              <w:rtl/>
            </w:rPr>
          </w:rPrChange>
        </w:rPr>
        <w:t xml:space="preserve">רי"ו</w:t>
      </w:r>
      <w:r w:rsidRPr="00C63571">
        <w:rPr>
          <w:rtl/>
        </w:rPr>
        <w:t xml:space="preserve">, </w:t>
      </w:r>
      <w:r>
        <w:rPr>
          <w:rFonts w:hint="cs"/>
          <w:rtl/>
        </w:rPr>
        <w:t xml:space="preserve">שלחם לפני </w:t>
      </w:r>
      <w:r>
        <w:rPr>
          <w:rStyle w:val="2fb"/>
          <w:rFonts w:hint="cs"/>
          <w:rtl/>
          <w:rPrChange w:id="10920" w:author="מנוע אמוראים" w:date="2026-10-05T16:40:54Z">
            <w:rPr>
              <w:rFonts w:hint="cs"/>
              <w:rtl/>
            </w:rPr>
          </w:rPrChange>
        </w:rPr>
        <w:t xml:space="preserve">ריב</w:t>
      </w:r>
      <w:r>
        <w:rPr>
          <w:rStyle w:val="2fb"/>
          <w:rtl/>
          <w:rPrChange w:id="10921" w:author="מנוע אמוראים" w:date="2026-10-05T16:40:54Z">
            <w:rPr>
              <w:rtl/>
            </w:rPr>
          </w:rPrChange>
        </w:rPr>
        <w:t xml:space="preserve">"</w:t>
      </w:r>
      <w:r>
        <w:rPr>
          <w:rStyle w:val="2fb"/>
          <w:rFonts w:hint="cs"/>
          <w:rtl/>
          <w:rPrChange w:id="10922" w:author="מנוע אמוראים" w:date="2026-10-05T16:40:54Z">
            <w:rPr>
              <w:rFonts w:hint="cs"/>
              <w:rtl/>
            </w:rPr>
          </w:rPrChange>
        </w:rPr>
        <w:t xml:space="preserve">ש</w:t>
      </w:r>
      <w:r>
        <w:rPr>
          <w:rFonts w:hint="cs"/>
          <w:rtl/>
        </w:rPr>
        <w:t xml:space="preserve"> שהורה </w:t>
      </w:r>
      <w:r>
        <w:rPr>
          <w:rStyle w:val="2fb"/>
          <w:rFonts w:hint="cs"/>
          <w:rtl/>
          <w:rPrChange w:id="10923" w:author="מנוע אמוראים" w:date="2026-10-05T16:40:54Z">
            <w:rPr>
              <w:rFonts w:hint="cs"/>
              <w:rtl/>
            </w:rPr>
          </w:rPrChange>
        </w:rPr>
        <w:t xml:space="preserve">מראבר</w:t>
      </w:r>
      <w:r>
        <w:rPr>
          <w:rStyle w:val="2fb"/>
          <w:rtl/>
          <w:rPrChange w:id="10924" w:author="מנוע אמוראים" w:date="2026-10-05T16:40:54Z">
            <w:rPr>
              <w:rtl/>
            </w:rPr>
          </w:rPrChange>
        </w:rPr>
        <w:t xml:space="preserve">"</w:t>
      </w:r>
      <w:r>
        <w:rPr>
          <w:rStyle w:val="2fb"/>
          <w:rFonts w:hint="cs"/>
          <w:rtl/>
          <w:rPrChange w:id="10925" w:author="מנוע אמוראים" w:date="2026-10-05T16:40:54Z">
            <w:rPr>
              <w:rFonts w:hint="cs"/>
              <w:rtl/>
            </w:rPr>
          </w:rPrChange>
        </w:rPr>
        <w:t xml:space="preserve">ש</w:t>
      </w:r>
      <w:r>
        <w:rPr>
          <w:rFonts w:hint="cs"/>
          <w:rtl/>
        </w:rPr>
        <w:t xml:space="preserve"> </w:t>
      </w:r>
      <w:r w:rsidRPr="00C63571">
        <w:rPr>
          <w:rtl/>
        </w:rPr>
        <w:t>להיתרא, וליה לא סבירא ליה.</w:t>
      </w:r>
    </w:p>
    <w:p w14:paraId="7FDEDFEF" w14:textId="77777777" w:rsidR="00BD6C4F" w:rsidRPr="003D23F5" w:rsidRDefault="00BD6C4F" w:rsidP="00F07436">
      <w:pPr>
        <w:pStyle w:val="afff3"/>
        <w:framePr w:wrap="around"/>
        <w:rPr>
          <w:rtl/>
        </w:rPr>
      </w:pPr>
      <w:r w:rsidRPr="003D23F5">
        <w:rPr>
          <w:rFonts w:hint="cs"/>
          <w:rtl/>
        </w:rPr>
        <w:t>מח:</w:t>
      </w:r>
    </w:p>
    <w:p w14:paraId="2441C352" w14:textId="77777777" w:rsidR="0046556D" w:rsidRDefault="0046556D" w:rsidP="00BD6C4F">
      <w:pPr>
        <w:rPr>
          <w:rtl/>
        </w:rPr>
      </w:pPr>
    </w:p>
    <w:p w14:paraId="09EEDF0F" w14:textId="77777777" w:rsidR="0046556D" w:rsidRDefault="00BD6C4F" w:rsidP="00BD6C4F">
      <w:pPr>
        <w:rPr>
          <w:rtl/>
        </w:rPr>
      </w:pPr>
      <w:r w:rsidRPr="00C63571">
        <w:rPr>
          <w:rtl/>
        </w:rPr>
        <w:t>• רבא: כ</w:t>
      </w:r>
      <w:r>
        <w:rPr>
          <w:rFonts w:hint="cs"/>
          <w:rtl/>
        </w:rPr>
        <w:t xml:space="preserve">שהיה פוסע אחר </w:t>
      </w:r>
      <w:r>
        <w:rPr>
          <w:rStyle w:val="2fb"/>
          <w:rFonts w:hint="cs"/>
          <w:rtl/>
          <w:rPrChange w:id="10926" w:author="מנוע אמוראים" w:date="2026-10-05T16:40:54Z">
            <w:rPr>
              <w:rFonts w:hint="cs"/>
              <w:rtl/>
            </w:rPr>
          </w:rPrChange>
        </w:rPr>
        <w:t xml:space="preserve">ר</w:t>
      </w:r>
      <w:r>
        <w:rPr>
          <w:rStyle w:val="2fb"/>
          <w:rtl/>
          <w:rPrChange w:id="10927" w:author="מנוע אמוראים" w:date="2026-10-05T16:40:54Z">
            <w:rPr>
              <w:rtl/>
            </w:rPr>
          </w:rPrChange>
        </w:rPr>
        <w:t xml:space="preserve">"</w:t>
      </w:r>
      <w:r>
        <w:rPr>
          <w:rStyle w:val="2fb"/>
          <w:rFonts w:hint="cs"/>
          <w:rtl/>
          <w:rPrChange w:id="10928" w:author="מנוע אמוראים" w:date="2026-10-05T16:40:54Z">
            <w:rPr>
              <w:rFonts w:hint="cs"/>
              <w:rtl/>
            </w:rPr>
          </w:rPrChange>
        </w:rPr>
        <w:t xml:space="preserve">נ</w:t>
      </w:r>
      <w:r>
        <w:rPr>
          <w:rFonts w:hint="cs"/>
          <w:rtl/>
        </w:rPr>
        <w:t xml:space="preserve"> בשוק הרצענין[או שוקא דרבנן] ראה צמחים גדולים כבדים בריאה </w:t>
      </w:r>
      <w:r w:rsidRPr="00C63571">
        <w:rPr>
          <w:rtl/>
        </w:rPr>
        <w:t>ו</w:t>
      </w:r>
      <w:r>
        <w:rPr>
          <w:rtl/>
        </w:rPr>
        <w:t>לא אמר ל</w:t>
      </w:r>
      <w:r>
        <w:rPr>
          <w:rFonts w:hint="cs"/>
          <w:rtl/>
        </w:rPr>
        <w:t>הם כלום</w:t>
      </w:r>
    </w:p>
    <w:p w14:paraId="2BEFF3C1" w14:textId="77777777" w:rsidR="0046556D" w:rsidRDefault="00BD6C4F" w:rsidP="00BD6C4F">
      <w:pPr>
        <w:rPr>
          <w:rtl/>
        </w:rPr>
      </w:pPr>
      <w:r>
        <w:rPr>
          <w:rStyle w:val="2fb"/>
          <w:rtl/>
          <w:rPrChange w:id="10929" w:author="מנוע אמוראים" w:date="2026-10-05T16:40:54Z">
            <w:rPr>
              <w:rtl/>
            </w:rPr>
          </w:rPrChange>
        </w:rPr>
        <w:t xml:space="preserve">ר</w:t>
      </w:r>
      <w:r>
        <w:rPr>
          <w:rStyle w:val="2fb"/>
          <w:rtl/>
          <w:rPrChange w:id="10930" w:author="מנוע אמוראים" w:date="2026-10-05T16:40:54Z">
            <w:rPr>
              <w:rtl/>
            </w:rPr>
          </w:rPrChange>
        </w:rPr>
        <w:t xml:space="preserve">"</w:t>
      </w:r>
      <w:r>
        <w:rPr>
          <w:rStyle w:val="2fb"/>
          <w:rFonts w:hint="cs"/>
          <w:rtl/>
          <w:rPrChange w:id="10931" w:author="מנוע אמוראים" w:date="2026-10-05T16:40:54Z">
            <w:rPr>
              <w:rFonts w:hint="cs"/>
              <w:rtl/>
            </w:rPr>
          </w:rPrChange>
        </w:rPr>
        <w:t xml:space="preserve">א</w:t>
      </w:r>
      <w:r>
        <w:rPr>
          <w:rFonts w:hint="cs"/>
          <w:rtl/>
        </w:rPr>
        <w:t xml:space="preserve"> ורב אסי כשעברו בשוק</w:t>
      </w:r>
      <w:r w:rsidRPr="00C63571">
        <w:rPr>
          <w:rtl/>
        </w:rPr>
        <w:t>א דטברי</w:t>
      </w:r>
      <w:r>
        <w:rPr>
          <w:rtl/>
        </w:rPr>
        <w:t xml:space="preserve">א, </w:t>
      </w:r>
      <w:r>
        <w:rPr>
          <w:rFonts w:hint="cs"/>
          <w:rtl/>
        </w:rPr>
        <w:t xml:space="preserve">ראה מראה כמוגלה קשים כסלע] ולא אמר להם כלום </w:t>
      </w:r>
    </w:p>
    <w:p w14:paraId="2F66FA85" w14:textId="77777777" w:rsidR="0046556D" w:rsidRDefault="0046556D" w:rsidP="00BD6C4F">
      <w:pPr>
        <w:rPr>
          <w:rtl/>
        </w:rPr>
      </w:pPr>
    </w:p>
    <w:p w14:paraId="1CA59E21" w14:textId="77777777" w:rsidR="0046556D" w:rsidRDefault="00BD6C4F" w:rsidP="00BD6C4F">
      <w:pPr>
        <w:rPr>
          <w:rtl/>
        </w:rPr>
      </w:pPr>
      <w:r w:rsidRPr="00C63571">
        <w:rPr>
          <w:rtl/>
        </w:rPr>
        <w:t>• אתמר, מחט שנמצאת בריאה;</w:t>
      </w:r>
    </w:p>
    <w:p w14:paraId="18B01B5A" w14:textId="77777777" w:rsidR="0046556D" w:rsidRDefault="00BD6C4F" w:rsidP="00BD6C4F">
      <w:pPr>
        <w:rPr>
          <w:rtl/>
        </w:rPr>
      </w:pPr>
      <w:r>
        <w:rPr>
          <w:rStyle w:val="2fb"/>
          <w:rtl/>
          <w:rPrChange w:id="10932" w:author="מנוע אמוראים" w:date="2026-10-05T16:40:54Z">
            <w:rPr>
              <w:rtl/>
            </w:rPr>
          </w:rPrChange>
        </w:rPr>
        <w:t xml:space="preserve">רי"ו</w:t>
      </w:r>
      <w:r>
        <w:rPr>
          <w:rFonts w:hint="cs"/>
          <w:rtl/>
        </w:rPr>
        <w:t xml:space="preserve"> </w:t>
      </w:r>
      <w:r>
        <w:rPr>
          <w:rStyle w:val="2fb"/>
          <w:rFonts w:hint="cs"/>
          <w:rtl/>
          <w:rPrChange w:id="10933" w:author="מנוע אמוראים" w:date="2026-10-05T16:40:54Z">
            <w:rPr>
              <w:rFonts w:hint="cs"/>
              <w:rtl/>
            </w:rPr>
          </w:rPrChange>
        </w:rPr>
        <w:t xml:space="preserve">ור</w:t>
      </w:r>
      <w:r>
        <w:rPr>
          <w:rStyle w:val="2fb"/>
          <w:rtl/>
          <w:rPrChange w:id="10934" w:author="מנוע אמוראים" w:date="2026-10-05T16:40:54Z">
            <w:rPr>
              <w:rtl/>
            </w:rPr>
          </w:rPrChange>
        </w:rPr>
        <w:t xml:space="preserve">"</w:t>
      </w:r>
      <w:r>
        <w:rPr>
          <w:rStyle w:val="2fb"/>
          <w:rFonts w:hint="cs"/>
          <w:rtl/>
          <w:rPrChange w:id="10935" w:author="מנוע אמוראים" w:date="2026-10-05T16:40:54Z">
            <w:rPr>
              <w:rFonts w:hint="cs"/>
              <w:rtl/>
            </w:rPr>
          </w:rPrChange>
        </w:rPr>
        <w:t xml:space="preserve">א</w:t>
      </w:r>
      <w:r>
        <w:rPr>
          <w:rtl/>
        </w:rPr>
        <w:t xml:space="preserve">, </w:t>
      </w:r>
      <w:r>
        <w:rPr>
          <w:rStyle w:val="2fb"/>
          <w:rtl/>
          <w:rPrChange w:id="10936" w:author="מנוע אמוראים" w:date="2026-10-05T16:40:54Z">
            <w:rPr>
              <w:rtl/>
            </w:rPr>
          </w:rPrChange>
        </w:rPr>
        <w:t xml:space="preserve">ור</w:t>
      </w:r>
      <w:r>
        <w:rPr>
          <w:rStyle w:val="2fb"/>
          <w:rtl/>
          <w:rPrChange w:id="10937" w:author="מנוע אמוראים" w:date="2026-10-05T16:40:54Z">
            <w:rPr>
              <w:rtl/>
            </w:rPr>
          </w:rPrChange>
        </w:rPr>
        <w:t xml:space="preserve">"</w:t>
      </w:r>
      <w:r>
        <w:rPr>
          <w:rStyle w:val="2fb"/>
          <w:rFonts w:hint="cs"/>
          <w:rtl/>
          <w:rPrChange w:id="10938" w:author="מנוע אמוראים" w:date="2026-10-05T16:40:54Z">
            <w:rPr>
              <w:rFonts w:hint="cs"/>
              <w:rtl/>
            </w:rPr>
          </w:rPrChange>
        </w:rPr>
        <w:t xml:space="preserve">ח</w:t>
      </w:r>
      <w:r>
        <w:rPr>
          <w:rFonts w:hint="cs"/>
          <w:rtl/>
        </w:rPr>
        <w:t xml:space="preserve"> </w:t>
      </w:r>
      <w:r>
        <w:rPr>
          <w:rtl/>
        </w:rPr>
        <w:t xml:space="preserve">- מכשרי, </w:t>
      </w:r>
      <w:r>
        <w:rPr>
          <w:rStyle w:val="2fb"/>
          <w:rtl/>
          <w:rPrChange w:id="10939" w:author="מנוע אמוראים" w:date="2026-10-05T16:40:54Z">
            <w:rPr>
              <w:rtl/>
            </w:rPr>
          </w:rPrChange>
        </w:rPr>
        <w:t xml:space="preserve">ר</w:t>
      </w:r>
      <w:r>
        <w:rPr>
          <w:rStyle w:val="2fb"/>
          <w:rFonts w:hint="cs"/>
          <w:rtl/>
          <w:rPrChange w:id="10940" w:author="מנוע אמוראים" w:date="2026-10-05T16:40:54Z">
            <w:rPr>
              <w:rFonts w:hint="cs"/>
              <w:rtl/>
            </w:rPr>
          </w:rPrChange>
        </w:rPr>
        <w:t xml:space="preserve">שב</w:t>
      </w:r>
      <w:r>
        <w:rPr>
          <w:rStyle w:val="2fb"/>
          <w:rtl/>
          <w:rPrChange w:id="10941" w:author="מנוע אמוראים" w:date="2026-10-05T16:40:54Z">
            <w:rPr>
              <w:rtl/>
            </w:rPr>
          </w:rPrChange>
        </w:rPr>
        <w:t xml:space="preserve">"</w:t>
      </w:r>
      <w:r>
        <w:rPr>
          <w:rStyle w:val="2fb"/>
          <w:rFonts w:hint="cs"/>
          <w:rtl/>
          <w:rPrChange w:id="10942" w:author="מנוע אמוראים" w:date="2026-10-05T16:40:54Z">
            <w:rPr>
              <w:rFonts w:hint="cs"/>
              <w:rtl/>
            </w:rPr>
          </w:rPrChange>
        </w:rPr>
        <w:t xml:space="preserve">ל</w:t>
      </w:r>
      <w:r>
        <w:rPr>
          <w:rtl/>
        </w:rPr>
        <w:t xml:space="preserve"> </w:t>
      </w:r>
      <w:r>
        <w:rPr>
          <w:rStyle w:val="2fb"/>
          <w:rtl/>
          <w:rPrChange w:id="10943" w:author="מנוע אמוראים" w:date="2026-10-05T16:40:54Z">
            <w:rPr>
              <w:rtl/>
            </w:rPr>
          </w:rPrChange>
        </w:rPr>
        <w:t xml:space="preserve">ור</w:t>
      </w:r>
      <w:r>
        <w:rPr>
          <w:rStyle w:val="2fb"/>
          <w:rFonts w:hint="cs"/>
          <w:rtl/>
          <w:rPrChange w:id="10944" w:author="מנוע אמוראים" w:date="2026-10-05T16:40:54Z">
            <w:rPr>
              <w:rFonts w:hint="cs"/>
              <w:rtl/>
            </w:rPr>
          </w:rPrChange>
        </w:rPr>
        <w:t xml:space="preserve">מב</w:t>
      </w:r>
      <w:r>
        <w:rPr>
          <w:rStyle w:val="2fb"/>
          <w:rtl/>
          <w:rPrChange w:id="10945" w:author="מנוע אמוראים" w:date="2026-10-05T16:40:54Z">
            <w:rPr>
              <w:rtl/>
            </w:rPr>
          </w:rPrChange>
        </w:rPr>
        <w:t xml:space="preserve">"</w:t>
      </w:r>
      <w:r>
        <w:rPr>
          <w:rStyle w:val="2fb"/>
          <w:rFonts w:hint="cs"/>
          <w:rtl/>
          <w:rPrChange w:id="10946" w:author="מנוע אמוראים" w:date="2026-10-05T16:40:54Z">
            <w:rPr>
              <w:rFonts w:hint="cs"/>
              <w:rtl/>
            </w:rPr>
          </w:rPrChange>
        </w:rPr>
        <w:t xml:space="preserve">פ</w:t>
      </w:r>
      <w:r>
        <w:rPr>
          <w:rFonts w:hint="cs"/>
          <w:rtl/>
        </w:rPr>
        <w:t xml:space="preserve"> </w:t>
      </w:r>
      <w:r>
        <w:rPr>
          <w:rStyle w:val="2fb"/>
          <w:rFonts w:hint="cs"/>
          <w:rtl/>
          <w:rPrChange w:id="10947" w:author="מנוע אמוראים" w:date="2026-10-05T16:40:54Z">
            <w:rPr>
              <w:rFonts w:hint="cs"/>
              <w:rtl/>
            </w:rPr>
          </w:rPrChange>
        </w:rPr>
        <w:t xml:space="preserve">ורשב</w:t>
      </w:r>
      <w:r>
        <w:rPr>
          <w:rStyle w:val="2fb"/>
          <w:rtl/>
          <w:rPrChange w:id="10948" w:author="מנוע אמוראים" w:date="2026-10-05T16:40:54Z">
            <w:rPr>
              <w:rtl/>
            </w:rPr>
          </w:rPrChange>
        </w:rPr>
        <w:t xml:space="preserve">"</w:t>
      </w:r>
      <w:r>
        <w:rPr>
          <w:rStyle w:val="2fb"/>
          <w:rFonts w:hint="cs"/>
          <w:rtl/>
          <w:rPrChange w:id="10949" w:author="מנוע אמוראים" w:date="2026-10-05T16:40:54Z">
            <w:rPr>
              <w:rFonts w:hint="cs"/>
              <w:rtl/>
            </w:rPr>
          </w:rPrChange>
        </w:rPr>
        <w:t xml:space="preserve">א</w:t>
      </w:r>
      <w:r>
        <w:rPr>
          <w:rFonts w:hint="cs"/>
          <w:rtl/>
        </w:rPr>
        <w:t xml:space="preserve"> </w:t>
      </w:r>
      <w:r w:rsidRPr="00C63571">
        <w:rPr>
          <w:rtl/>
        </w:rPr>
        <w:t>- טרפי.</w:t>
      </w:r>
    </w:p>
    <w:p w14:paraId="37160A7C" w14:textId="77777777" w:rsidR="0046556D" w:rsidRDefault="00BD6C4F" w:rsidP="00BD6C4F">
      <w:pPr>
        <w:rPr>
          <w:rtl/>
        </w:rPr>
      </w:pPr>
      <w:r w:rsidRPr="00C63571">
        <w:rPr>
          <w:rtl/>
        </w:rPr>
        <w:t>לימא בהא קמיפלגי, דמר סבר: חסרון מבפנים - שמיה חסרון, ומר סבר: לא שמיה חסרון!</w:t>
      </w:r>
    </w:p>
    <w:p w14:paraId="639D1920" w14:textId="77777777" w:rsidR="0046556D" w:rsidRDefault="00BD6C4F" w:rsidP="00BD6C4F">
      <w:pPr>
        <w:rPr>
          <w:rtl/>
        </w:rPr>
      </w:pPr>
      <w:r>
        <w:rPr>
          <w:rFonts w:hint="cs"/>
          <w:rtl/>
        </w:rPr>
        <w:t>כו</w:t>
      </w:r>
      <w:r w:rsidR="00BF1CF6">
        <w:rPr>
          <w:rtl/>
        </w:rPr>
        <w:t>"</w:t>
      </w:r>
      <w:r>
        <w:rPr>
          <w:rFonts w:hint="cs"/>
          <w:rtl/>
        </w:rPr>
        <w:t>ע</w:t>
      </w:r>
      <w:r>
        <w:rPr>
          <w:rtl/>
        </w:rPr>
        <w:t>: חסרון מבפנים</w:t>
      </w:r>
      <w:r w:rsidRPr="00C63571">
        <w:rPr>
          <w:rtl/>
        </w:rPr>
        <w:t xml:space="preserve"> לא שמיה חסרון, והכא</w:t>
      </w:r>
      <w:r>
        <w:rPr>
          <w:rFonts w:hint="cs"/>
          <w:rtl/>
        </w:rPr>
        <w:t xml:space="preserve"> פליגי אי</w:t>
      </w:r>
      <w:r w:rsidRPr="00C63571">
        <w:rPr>
          <w:rtl/>
        </w:rPr>
        <w:t xml:space="preserve"> סמפונא נקט ואתאי, </w:t>
      </w:r>
      <w:r>
        <w:rPr>
          <w:rFonts w:hint="cs"/>
          <w:rtl/>
        </w:rPr>
        <w:t xml:space="preserve">או </w:t>
      </w:r>
      <w:r w:rsidRPr="00C63571">
        <w:rPr>
          <w:rtl/>
        </w:rPr>
        <w:t>נקובי ואתאי.</w:t>
      </w:r>
    </w:p>
    <w:p w14:paraId="1CD9D7EA" w14:textId="77777777" w:rsidR="0046556D" w:rsidRDefault="00BD6C4F" w:rsidP="00BD6C4F">
      <w:pPr>
        <w:rPr>
          <w:rtl/>
        </w:rPr>
      </w:pPr>
      <w:r>
        <w:rPr>
          <w:rFonts w:hint="cs"/>
          <w:rtl/>
        </w:rPr>
        <w:t>אותה מחט שנמצאהבחתוך דריאה הביאוה לפני רב אמי סבר לאכשורה.</w:t>
      </w:r>
    </w:p>
    <w:p w14:paraId="6C3CE613" w14:textId="77777777" w:rsidR="0046556D" w:rsidRDefault="0046556D" w:rsidP="00BD6C4F">
      <w:pPr>
        <w:rPr>
          <w:rtl/>
        </w:rPr>
      </w:pPr>
    </w:p>
    <w:p w14:paraId="77535E56" w14:textId="77777777" w:rsidR="0046556D" w:rsidRDefault="00BD6C4F" w:rsidP="00BD6C4F">
      <w:pPr>
        <w:rPr>
          <w:rtl/>
        </w:rPr>
      </w:pPr>
      <w:r w:rsidRPr="00C63571">
        <w:rPr>
          <w:rtl/>
        </w:rPr>
        <w:t xml:space="preserve">• איתיביה </w:t>
      </w:r>
      <w:r>
        <w:rPr>
          <w:rStyle w:val="2fb"/>
          <w:rtl/>
          <w:rPrChange w:id="10950" w:author="מנוע אמוראים" w:date="2026-10-05T16:40:54Z">
            <w:rPr>
              <w:rtl/>
            </w:rPr>
          </w:rPrChange>
        </w:rPr>
        <w:t xml:space="preserve">רי"ר</w:t>
      </w:r>
      <w:r>
        <w:rPr>
          <w:rFonts w:hint="cs"/>
          <w:rtl/>
        </w:rPr>
        <w:t xml:space="preserve">[</w:t>
      </w:r>
      <w:r>
        <w:rPr>
          <w:rStyle w:val="2fb"/>
          <w:rFonts w:hint="cs"/>
          <w:rtl/>
          <w:rPrChange w:id="10951" w:author="מנוע אמוראים" w:date="2026-10-05T16:40:54Z">
            <w:rPr>
              <w:rFonts w:hint="cs"/>
              <w:rtl/>
            </w:rPr>
          </w:rPrChange>
        </w:rPr>
        <w:t xml:space="preserve">ר</w:t>
      </w:r>
      <w:r>
        <w:rPr>
          <w:rStyle w:val="2fb"/>
          <w:rtl/>
          <w:rPrChange w:id="10952" w:author="מנוע אמוראים" w:date="2026-10-05T16:40:54Z">
            <w:rPr>
              <w:rtl/>
            </w:rPr>
          </w:rPrChange>
        </w:rPr>
        <w:t xml:space="preserve">"</w:t>
      </w:r>
      <w:r>
        <w:rPr>
          <w:rStyle w:val="2fb"/>
          <w:rFonts w:hint="cs"/>
          <w:rtl/>
          <w:rPrChange w:id="10953" w:author="מנוע אמוראים" w:date="2026-10-05T16:40:54Z">
            <w:rPr>
              <w:rFonts w:hint="cs"/>
              <w:rtl/>
            </w:rPr>
          </w:rPrChange>
        </w:rPr>
        <w:t xml:space="preserve">ז</w:t>
      </w:r>
      <w:r>
        <w:rPr>
          <w:rFonts w:hint="cs"/>
          <w:rtl/>
        </w:rPr>
        <w:t xml:space="preserve">]</w:t>
      </w:r>
      <w:r w:rsidRPr="00C63571">
        <w:rPr>
          <w:rtl/>
        </w:rPr>
        <w:t xml:space="preserve">: הריאה שניקבה או שחסרה, </w:t>
      </w:r>
      <w:r>
        <w:rPr>
          <w:rtl/>
        </w:rPr>
        <w:t>אי</w:t>
      </w:r>
      <w:r w:rsidRPr="00C63571">
        <w:rPr>
          <w:rtl/>
        </w:rPr>
        <w:t xml:space="preserve"> מבחוץ - היינו ניקבה!</w:t>
      </w:r>
    </w:p>
    <w:p w14:paraId="5456F7C3" w14:textId="77777777" w:rsidR="0046556D" w:rsidRDefault="00BD6C4F" w:rsidP="00BD6C4F">
      <w:pPr>
        <w:rPr>
          <w:rtl/>
        </w:rPr>
      </w:pPr>
      <w:r w:rsidRPr="00C63571">
        <w:rPr>
          <w:rtl/>
        </w:rPr>
        <w:t>אלא מבפנים, וש"מ חסרון מבפנים - שמיה חסרון.</w:t>
      </w:r>
    </w:p>
    <w:p w14:paraId="276BCAAF" w14:textId="77777777" w:rsidR="0046556D" w:rsidRDefault="00BD6C4F" w:rsidP="00BD6C4F">
      <w:pPr>
        <w:rPr>
          <w:rtl/>
        </w:rPr>
      </w:pPr>
      <w:r>
        <w:rPr>
          <w:rFonts w:hint="cs"/>
          <w:rtl/>
        </w:rPr>
        <w:t>אח</w:t>
      </w:r>
      <w:r w:rsidR="00BF1CF6">
        <w:rPr>
          <w:rtl/>
        </w:rPr>
        <w:t>"</w:t>
      </w:r>
      <w:r>
        <w:rPr>
          <w:rFonts w:hint="cs"/>
          <w:rtl/>
        </w:rPr>
        <w:t xml:space="preserve">כ שלחו לפני </w:t>
      </w:r>
      <w:r>
        <w:rPr>
          <w:rStyle w:val="2fb"/>
          <w:rFonts w:hint="cs"/>
          <w:rtl/>
          <w:rPrChange w:id="10954" w:author="מנוע אמוראים" w:date="2026-10-05T16:40:54Z">
            <w:rPr>
              <w:rFonts w:hint="cs"/>
              <w:rtl/>
            </w:rPr>
          </w:rPrChange>
        </w:rPr>
        <w:t xml:space="preserve">רי</w:t>
      </w:r>
      <w:r>
        <w:rPr>
          <w:rStyle w:val="2fb"/>
          <w:rtl/>
          <w:rPrChange w:id="10955" w:author="מנוע אמוראים" w:date="2026-10-05T16:40:54Z">
            <w:rPr>
              <w:rtl/>
            </w:rPr>
          </w:rPrChange>
        </w:rPr>
        <w:t xml:space="preserve">"</w:t>
      </w:r>
      <w:r>
        <w:rPr>
          <w:rStyle w:val="2fb"/>
          <w:rFonts w:hint="cs"/>
          <w:rtl/>
          <w:rPrChange w:id="10956" w:author="מנוע אמוראים" w:date="2026-10-05T16:40:54Z">
            <w:rPr>
              <w:rFonts w:hint="cs"/>
              <w:rtl/>
            </w:rPr>
          </w:rPrChange>
        </w:rPr>
        <w:t xml:space="preserve">נ</w:t>
      </w:r>
      <w:r>
        <w:rPr>
          <w:rFonts w:hint="cs"/>
          <w:rtl/>
        </w:rPr>
        <w:t xml:space="preserve"> סבר להכשירה</w:t>
      </w:r>
    </w:p>
    <w:p w14:paraId="6D4B630E" w14:textId="77777777" w:rsidR="0046556D" w:rsidRDefault="0046556D" w:rsidP="00BD6C4F">
      <w:pPr>
        <w:rPr>
          <w:rtl/>
        </w:rPr>
      </w:pPr>
    </w:p>
    <w:p w14:paraId="0023F4DE" w14:textId="77777777" w:rsidR="0046556D" w:rsidRDefault="00BD6C4F" w:rsidP="00BD6C4F">
      <w:pPr>
        <w:rPr>
          <w:rtl/>
        </w:rPr>
      </w:pPr>
      <w:r w:rsidRPr="00C63571">
        <w:rPr>
          <w:rtl/>
        </w:rPr>
        <w:t xml:space="preserve">• איתיביה </w:t>
      </w:r>
      <w:r>
        <w:rPr>
          <w:rStyle w:val="2fb"/>
          <w:rtl/>
          <w:rPrChange w:id="10957" w:author="מנוע אמוראים" w:date="2026-10-05T16:40:54Z">
            <w:rPr>
              <w:rtl/>
            </w:rPr>
          </w:rPrChange>
        </w:rPr>
        <w:t xml:space="preserve">רי"ר</w:t>
      </w:r>
      <w:r>
        <w:rPr>
          <w:rFonts w:hint="cs"/>
          <w:rtl/>
        </w:rPr>
        <w:t xml:space="preserve">[</w:t>
      </w:r>
      <w:r>
        <w:rPr>
          <w:rStyle w:val="2fb"/>
          <w:rFonts w:hint="cs"/>
          <w:rtl/>
          <w:rPrChange w:id="10958" w:author="מנוע אמוראים" w:date="2026-10-05T16:40:54Z">
            <w:rPr>
              <w:rFonts w:hint="cs"/>
              <w:rtl/>
            </w:rPr>
          </w:rPrChange>
        </w:rPr>
        <w:t xml:space="preserve">ר</w:t>
      </w:r>
      <w:r>
        <w:rPr>
          <w:rStyle w:val="2fb"/>
          <w:rtl/>
          <w:rPrChange w:id="10959" w:author="מנוע אמוראים" w:date="2026-10-05T16:40:54Z">
            <w:rPr>
              <w:rtl/>
            </w:rPr>
          </w:rPrChange>
        </w:rPr>
        <w:t xml:space="preserve">"</w:t>
      </w:r>
      <w:r>
        <w:rPr>
          <w:rStyle w:val="2fb"/>
          <w:rFonts w:hint="cs"/>
          <w:rtl/>
          <w:rPrChange w:id="10960" w:author="מנוע אמוראים" w:date="2026-10-05T16:40:54Z">
            <w:rPr>
              <w:rFonts w:hint="cs"/>
              <w:rtl/>
            </w:rPr>
          </w:rPrChange>
        </w:rPr>
        <w:t xml:space="preserve">ז</w:t>
      </w:r>
      <w:r>
        <w:rPr>
          <w:rFonts w:hint="cs"/>
          <w:rtl/>
        </w:rPr>
        <w:t xml:space="preserve">] </w:t>
      </w:r>
      <w:r w:rsidRPr="00C63571">
        <w:rPr>
          <w:rtl/>
        </w:rPr>
        <w:t>הריאה שניקבה או שחסרה, מאי חסרה אילימא מבחוץ - היינו ניקבה!</w:t>
      </w:r>
    </w:p>
    <w:p w14:paraId="7E75A7F6" w14:textId="77777777" w:rsidR="0046556D" w:rsidRDefault="00BD6C4F" w:rsidP="00BD6C4F">
      <w:pPr>
        <w:rPr>
          <w:rtl/>
        </w:rPr>
      </w:pPr>
      <w:r>
        <w:rPr>
          <w:rtl/>
        </w:rPr>
        <w:lastRenderedPageBreak/>
        <w:t>אלא</w:t>
      </w:r>
      <w:r w:rsidRPr="00C63571">
        <w:rPr>
          <w:rtl/>
        </w:rPr>
        <w:t>- מבפנים, וש"מ חסרון מבפנים - שמיה חסרון.</w:t>
      </w:r>
    </w:p>
    <w:p w14:paraId="02B974DE" w14:textId="77777777" w:rsidR="0046556D" w:rsidRDefault="00BD6C4F" w:rsidP="00BD6C4F">
      <w:pPr>
        <w:rPr>
          <w:rtl/>
        </w:rPr>
      </w:pPr>
      <w:r w:rsidRPr="00C63571">
        <w:rPr>
          <w:rtl/>
        </w:rPr>
        <w:t xml:space="preserve">• </w:t>
      </w:r>
      <w:r>
        <w:rPr>
          <w:rFonts w:hint="cs"/>
          <w:rtl/>
        </w:rPr>
        <w:t>אח</w:t>
      </w:r>
      <w:r w:rsidR="00BF1CF6">
        <w:rPr>
          <w:rtl/>
        </w:rPr>
        <w:t>"</w:t>
      </w:r>
      <w:r>
        <w:rPr>
          <w:rFonts w:hint="cs"/>
          <w:rtl/>
        </w:rPr>
        <w:t xml:space="preserve">כ שלחוה לפני ר' אמי </w:t>
      </w:r>
      <w:r w:rsidRPr="00C63571">
        <w:rPr>
          <w:rtl/>
        </w:rPr>
        <w:t>- וטרפה, אמרי ליה: והא רבנן מכשרי!</w:t>
      </w:r>
    </w:p>
    <w:p w14:paraId="1FC52B1D" w14:textId="77777777" w:rsidR="0046556D" w:rsidRDefault="00BD6C4F" w:rsidP="00BD6C4F">
      <w:pPr>
        <w:rPr>
          <w:rtl/>
        </w:rPr>
      </w:pPr>
      <w:r>
        <w:rPr>
          <w:rtl/>
        </w:rPr>
        <w:t>א</w:t>
      </w:r>
      <w:r>
        <w:rPr>
          <w:rFonts w:hint="cs"/>
          <w:rtl/>
        </w:rPr>
        <w:t>"ל</w:t>
      </w:r>
      <w:r>
        <w:rPr>
          <w:rtl/>
        </w:rPr>
        <w:t xml:space="preserve">: הן הכשירו </w:t>
      </w:r>
      <w:r w:rsidRPr="00C63571">
        <w:rPr>
          <w:rtl/>
        </w:rPr>
        <w:t xml:space="preserve">שיודעים מאיזה טעם הכשירו, אנן מאיזה טעם נכשיר? </w:t>
      </w:r>
      <w:r>
        <w:rPr>
          <w:rFonts w:hint="cs"/>
          <w:rtl/>
        </w:rPr>
        <w:t xml:space="preserve">שמא אי היתה ראה לפנינו מינקבה ומשמע הא </w:t>
      </w:r>
      <w:r w:rsidRPr="00C63571">
        <w:rPr>
          <w:rtl/>
        </w:rPr>
        <w:t>א</w:t>
      </w:r>
      <w:r>
        <w:rPr>
          <w:rtl/>
        </w:rPr>
        <w:t>יתא ולא מינקבה</w:t>
      </w:r>
      <w:r w:rsidRPr="00C63571">
        <w:rPr>
          <w:rtl/>
        </w:rPr>
        <w:t xml:space="preserve"> כשרה!</w:t>
      </w:r>
      <w:r>
        <w:rPr>
          <w:rFonts w:hint="cs"/>
          <w:rtl/>
        </w:rPr>
        <w:t xml:space="preserve"> </w:t>
      </w:r>
      <w:r>
        <w:rPr>
          <w:rStyle w:val="2fb"/>
          <w:rtl/>
          <w:rPrChange w:id="10961" w:author="מנוע אמוראים" w:date="2026-10-05T16:40:54Z">
            <w:rPr>
              <w:rtl/>
            </w:rPr>
          </w:rPrChange>
        </w:rPr>
        <w:t xml:space="preserve">והא</w:t>
      </w:r>
      <w:r>
        <w:rPr>
          <w:rStyle w:val="2fb"/>
          <w:rFonts w:hint="cs"/>
          <w:rtl/>
          <w:rPrChange w:id="10962" w:author="מנוע אמוראים" w:date="2026-10-05T16:40:54Z">
            <w:rPr>
              <w:rFonts w:hint="cs"/>
              <w:rtl/>
            </w:rPr>
          </w:rPrChange>
        </w:rPr>
        <w:t xml:space="preserve">ר</w:t>
      </w:r>
      <w:r>
        <w:rPr>
          <w:rStyle w:val="2fb"/>
          <w:rtl/>
          <w:rPrChange w:id="10963" w:author="מנוע אמוראים" w:date="2026-10-05T16:40:54Z">
            <w:rPr>
              <w:rtl/>
            </w:rPr>
          </w:rPrChange>
        </w:rPr>
        <w:t xml:space="preserve">"</w:t>
      </w:r>
      <w:r>
        <w:rPr>
          <w:rStyle w:val="2fb"/>
          <w:rFonts w:hint="cs"/>
          <w:rtl/>
          <w:rPrChange w:id="10964" w:author="מנוע אמוראים" w:date="2026-10-05T16:40:54Z">
            <w:rPr>
              <w:rFonts w:hint="cs"/>
              <w:rtl/>
            </w:rPr>
          </w:rPrChange>
        </w:rPr>
        <w:t xml:space="preserve">נ</w:t>
      </w:r>
      <w:r w:rsidRPr="00C63571">
        <w:rPr>
          <w:rtl/>
        </w:rPr>
        <w:t>: האי סמ</w:t>
      </w:r>
      <w:r>
        <w:rPr>
          <w:rtl/>
        </w:rPr>
        <w:t xml:space="preserve">פונא דריאה דאינקיב </w:t>
      </w:r>
      <w:r w:rsidRPr="00C63571">
        <w:rPr>
          <w:rtl/>
        </w:rPr>
        <w:t>טרפה!</w:t>
      </w:r>
    </w:p>
    <w:p w14:paraId="6A13AF6F" w14:textId="77777777" w:rsidR="0046556D" w:rsidRDefault="000828F8" w:rsidP="00C62948">
      <w:pPr>
        <w:pStyle w:val="affffb"/>
        <w:rPr>
          <w:rtl/>
        </w:rPr>
      </w:pPr>
      <w:r>
        <w:rPr>
          <w:rtl/>
        </w:rPr>
        <w:t xml:space="preserve">- </w:t>
      </w:r>
      <w:r w:rsidR="00BD6C4F" w:rsidRPr="00C63571">
        <w:rPr>
          <w:rtl/>
        </w:rPr>
        <w:t xml:space="preserve">ההוא - לחבירו אתמר, </w:t>
      </w:r>
    </w:p>
    <w:p w14:paraId="103E1323" w14:textId="77777777" w:rsidR="0046556D" w:rsidRDefault="00BD6C4F" w:rsidP="00BD6C4F">
      <w:pPr>
        <w:rPr>
          <w:rtl/>
        </w:rPr>
      </w:pPr>
      <w:r>
        <w:rPr>
          <w:rFonts w:hint="cs"/>
          <w:rtl/>
        </w:rPr>
        <w:t xml:space="preserve">והך </w:t>
      </w:r>
      <w:r>
        <w:rPr>
          <w:rStyle w:val="2fb"/>
          <w:rFonts w:hint="cs"/>
          <w:rtl/>
          <w:rPrChange w:id="10965" w:author="מנוע אמוראים" w:date="2026-10-05T16:40:54Z">
            <w:rPr>
              <w:rFonts w:hint="cs"/>
              <w:rtl/>
            </w:rPr>
          </w:rPrChange>
        </w:rPr>
        <w:t xml:space="preserve">דר</w:t>
      </w:r>
      <w:r>
        <w:rPr>
          <w:rStyle w:val="2fb"/>
          <w:rtl/>
          <w:rPrChange w:id="10966" w:author="מנוע אמוראים" w:date="2026-10-05T16:40:54Z">
            <w:rPr>
              <w:rtl/>
            </w:rPr>
          </w:rPrChange>
        </w:rPr>
        <w:t xml:space="preserve">"</w:t>
      </w:r>
      <w:r>
        <w:rPr>
          <w:rStyle w:val="2fb"/>
          <w:rFonts w:hint="cs"/>
          <w:rtl/>
          <w:rPrChange w:id="10967" w:author="מנוע אמוראים" w:date="2026-10-05T16:40:54Z">
            <w:rPr>
              <w:rFonts w:hint="cs"/>
              <w:rtl/>
            </w:rPr>
          </w:rPrChange>
        </w:rPr>
        <w:t xml:space="preserve">נ</w:t>
      </w:r>
      <w:r w:rsidRPr="00C63571">
        <w:rPr>
          <w:rtl/>
        </w:rPr>
        <w:t xml:space="preserve">: </w:t>
      </w:r>
      <w:r>
        <w:rPr>
          <w:rFonts w:hint="cs"/>
          <w:rtl/>
        </w:rPr>
        <w:t xml:space="preserve">דקין הסובבין החלב שניקב בצד שבינו לחבירו שלא ניקב חיצון שבכולן </w:t>
      </w:r>
    </w:p>
    <w:p w14:paraId="3870E913" w14:textId="77777777" w:rsidR="0046556D" w:rsidRDefault="00BD6C4F" w:rsidP="00BD6C4F">
      <w:pPr>
        <w:rPr>
          <w:rtl/>
        </w:rPr>
      </w:pPr>
      <w:r>
        <w:rPr>
          <w:rStyle w:val="2fb"/>
          <w:rFonts w:hint="cs"/>
          <w:rtl/>
          <w:rPrChange w:id="10968" w:author="מנוע אמוראים" w:date="2026-10-05T16:40:54Z">
            <w:rPr>
              <w:rFonts w:hint="cs"/>
              <w:rtl/>
            </w:rPr>
          </w:rPrChange>
        </w:rPr>
        <w:t xml:space="preserve">אר</w:t>
      </w:r>
      <w:r>
        <w:rPr>
          <w:rStyle w:val="2fb"/>
          <w:rtl/>
          <w:rPrChange w:id="10969" w:author="מנוע אמוראים" w:date="2026-10-05T16:40:54Z">
            <w:rPr>
              <w:rtl/>
            </w:rPr>
          </w:rPrChange>
        </w:rPr>
        <w:t xml:space="preserve">"</w:t>
      </w:r>
      <w:r>
        <w:rPr>
          <w:rStyle w:val="2fb"/>
          <w:rFonts w:hint="cs"/>
          <w:rtl/>
          <w:rPrChange w:id="10970" w:author="מנוע אמוראים" w:date="2026-10-05T16:40:54Z">
            <w:rPr>
              <w:rFonts w:hint="cs"/>
              <w:rtl/>
            </w:rPr>
          </w:rPrChange>
        </w:rPr>
        <w:t xml:space="preserve">א</w:t>
      </w:r>
      <w:r w:rsidRPr="00C63571">
        <w:rPr>
          <w:rtl/>
        </w:rPr>
        <w:t>: טרפות מדמי להדדי? אין אומרין בטרפות זו דומה לזו</w:t>
      </w:r>
      <w:r>
        <w:rPr>
          <w:rFonts w:hint="cs"/>
          <w:rtl/>
        </w:rPr>
        <w:t xml:space="preserve"> </w:t>
      </w:r>
      <w:r>
        <w:rPr>
          <w:rtl/>
        </w:rPr>
        <w:t>שהרי חותכה מכאן ומתה, חותכה מכאן</w:t>
      </w:r>
      <w:r w:rsidRPr="00C63571">
        <w:rPr>
          <w:rtl/>
        </w:rPr>
        <w:t xml:space="preserve"> וחיה!</w:t>
      </w:r>
    </w:p>
    <w:p w14:paraId="5EAA630E" w14:textId="77777777" w:rsidR="0046556D" w:rsidRDefault="00BD6C4F" w:rsidP="00BD6C4F">
      <w:pPr>
        <w:rPr>
          <w:rtl/>
        </w:rPr>
      </w:pPr>
      <w:r w:rsidRPr="00C63571">
        <w:rPr>
          <w:rtl/>
        </w:rPr>
        <w:t xml:space="preserve">• </w:t>
      </w:r>
      <w:r>
        <w:rPr>
          <w:rFonts w:hint="cs"/>
          <w:rtl/>
        </w:rPr>
        <w:t>מחט</w:t>
      </w:r>
      <w:r w:rsidRPr="00C63571">
        <w:rPr>
          <w:rtl/>
        </w:rPr>
        <w:t xml:space="preserve"> </w:t>
      </w:r>
      <w:r>
        <w:rPr>
          <w:rFonts w:hint="cs"/>
          <w:rtl/>
        </w:rPr>
        <w:t xml:space="preserve">שנמצאה בסמפון </w:t>
      </w:r>
      <w:r w:rsidRPr="00C63571">
        <w:rPr>
          <w:rtl/>
        </w:rPr>
        <w:t xml:space="preserve">דריאה, </w:t>
      </w:r>
      <w:r>
        <w:rPr>
          <w:rFonts w:hint="cs"/>
          <w:rtl/>
        </w:rPr>
        <w:t>הביאו לפני רבנן והטריפה</w:t>
      </w:r>
      <w:r w:rsidRPr="00C63571">
        <w:rPr>
          <w:rtl/>
        </w:rPr>
        <w:t>, לא אמרו בה לא איסור ולא היתר;</w:t>
      </w:r>
    </w:p>
    <w:p w14:paraId="49A6F22B" w14:textId="7280E7A7" w:rsidR="0046556D" w:rsidRDefault="00BD6C4F" w:rsidP="00BD6C4F">
      <w:pPr>
        <w:rPr>
          <w:rtl/>
        </w:rPr>
      </w:pPr>
      <w:r w:rsidRPr="00C63571">
        <w:rPr>
          <w:rtl/>
        </w:rPr>
        <w:t xml:space="preserve">היתר לא אמרי בה - כשמעתייהו, </w:t>
      </w:r>
    </w:p>
    <w:p w14:paraId="24A52C8C" w14:textId="5643D998" w:rsidR="0046556D" w:rsidRDefault="00BD6C4F" w:rsidP="00BD6C4F">
      <w:pPr>
        <w:rPr>
          <w:rtl/>
        </w:rPr>
      </w:pPr>
      <w:r w:rsidRPr="00C63571">
        <w:rPr>
          <w:rtl/>
        </w:rPr>
        <w:t>איס</w:t>
      </w:r>
      <w:r>
        <w:rPr>
          <w:rtl/>
        </w:rPr>
        <w:t>ור נמי לא אמרי בה - כיון דבסמפו</w:t>
      </w:r>
      <w:r>
        <w:rPr>
          <w:rFonts w:hint="cs"/>
          <w:rtl/>
        </w:rPr>
        <w:t>ן הגדול נמצאה תולים ד</w:t>
      </w:r>
      <w:r w:rsidRPr="00C63571">
        <w:rPr>
          <w:rtl/>
        </w:rPr>
        <w:t>סמפונא נקט ואתאי.</w:t>
      </w:r>
    </w:p>
    <w:p w14:paraId="6FAAB0ED" w14:textId="77777777" w:rsidR="0046556D" w:rsidRDefault="00BD6C4F" w:rsidP="00BD6C4F">
      <w:pPr>
        <w:rPr>
          <w:rtl/>
        </w:rPr>
      </w:pPr>
      <w:r w:rsidRPr="00C63571">
        <w:rPr>
          <w:rtl/>
        </w:rPr>
        <w:t xml:space="preserve">• </w:t>
      </w:r>
      <w:r>
        <w:rPr>
          <w:rtl/>
        </w:rPr>
        <w:t>מחט</w:t>
      </w:r>
      <w:r w:rsidRPr="00C63571">
        <w:rPr>
          <w:rtl/>
        </w:rPr>
        <w:t xml:space="preserve"> </w:t>
      </w:r>
      <w:r>
        <w:rPr>
          <w:rFonts w:hint="cs"/>
          <w:rtl/>
        </w:rPr>
        <w:t xml:space="preserve">שנמצאה בחתיכת כבד </w:t>
      </w:r>
      <w:r w:rsidRPr="00C63571">
        <w:rPr>
          <w:rtl/>
        </w:rPr>
        <w:t>סבר מ</w:t>
      </w:r>
      <w:r>
        <w:rPr>
          <w:rFonts w:hint="cs"/>
          <w:rtl/>
        </w:rPr>
        <w:t>בדר</w:t>
      </w:r>
      <w:r w:rsidR="00BF1CF6">
        <w:rPr>
          <w:rtl/>
        </w:rPr>
        <w:t>"</w:t>
      </w:r>
      <w:r>
        <w:rPr>
          <w:rFonts w:hint="cs"/>
          <w:rtl/>
        </w:rPr>
        <w:t xml:space="preserve">'י להטריפה, </w:t>
      </w:r>
      <w:r>
        <w:rPr>
          <w:rtl/>
        </w:rPr>
        <w:t xml:space="preserve">א"ל </w:t>
      </w:r>
      <w:r>
        <w:rPr>
          <w:rStyle w:val="2fb"/>
          <w:rtl/>
          <w:rPrChange w:id="10971" w:author="מנוע אמוראים" w:date="2026-10-05T16:40:54Z">
            <w:rPr>
              <w:rtl/>
            </w:rPr>
          </w:rPrChange>
        </w:rPr>
        <w:t xml:space="preserve">ר</w:t>
      </w:r>
      <w:r>
        <w:rPr>
          <w:rStyle w:val="2fb"/>
          <w:rtl/>
          <w:rPrChange w:id="10972" w:author="מנוע אמוראים" w:date="2026-10-05T16:40:54Z">
            <w:rPr>
              <w:rtl/>
            </w:rPr>
          </w:rPrChange>
        </w:rPr>
        <w:t xml:space="preserve">"</w:t>
      </w:r>
      <w:r>
        <w:rPr>
          <w:rStyle w:val="2fb"/>
          <w:rFonts w:hint="cs"/>
          <w:rtl/>
          <w:rPrChange w:id="10973" w:author="מנוע אמוראים" w:date="2026-10-05T16:40:54Z">
            <w:rPr>
              <w:rFonts w:hint="cs"/>
              <w:rtl/>
            </w:rPr>
          </w:rPrChange>
        </w:rPr>
        <w:t xml:space="preserve">א</w:t>
      </w:r>
      <w:r w:rsidRPr="00C63571">
        <w:rPr>
          <w:rtl/>
        </w:rPr>
        <w:t xml:space="preserve">: אילו </w:t>
      </w:r>
      <w:r>
        <w:rPr>
          <w:rFonts w:hint="cs"/>
          <w:rtl/>
        </w:rPr>
        <w:t>נמצא ב</w:t>
      </w:r>
      <w:r w:rsidRPr="00C63571">
        <w:rPr>
          <w:rtl/>
        </w:rPr>
        <w:t>בש</w:t>
      </w:r>
      <w:r>
        <w:rPr>
          <w:rFonts w:hint="cs"/>
          <w:rtl/>
        </w:rPr>
        <w:t>ר</w:t>
      </w:r>
      <w:r w:rsidRPr="00C63571">
        <w:rPr>
          <w:rtl/>
        </w:rPr>
        <w:t xml:space="preserve"> כה"ג, </w:t>
      </w:r>
      <w:r>
        <w:rPr>
          <w:rFonts w:hint="cs"/>
          <w:rtl/>
        </w:rPr>
        <w:t>היית מטריף?</w:t>
      </w:r>
    </w:p>
    <w:p w14:paraId="02526B8A" w14:textId="77777777" w:rsidR="0046556D" w:rsidRDefault="00BD6C4F" w:rsidP="00BD6C4F">
      <w:pPr>
        <w:rPr>
          <w:rtl/>
        </w:rPr>
      </w:pPr>
      <w:r>
        <w:rPr>
          <w:rtl/>
        </w:rPr>
        <w:t xml:space="preserve">אלא </w:t>
      </w:r>
      <w:r>
        <w:rPr>
          <w:rStyle w:val="2fb"/>
          <w:rtl/>
          <w:rPrChange w:id="10974" w:author="מנוע אמוראים" w:date="2026-10-05T16:40:54Z">
            <w:rPr>
              <w:rtl/>
            </w:rPr>
          </w:rPrChange>
        </w:rPr>
        <w:t xml:space="preserve">א</w:t>
      </w:r>
      <w:r>
        <w:rPr>
          <w:rStyle w:val="2fb"/>
          <w:rFonts w:hint="cs"/>
          <w:rtl/>
          <w:rPrChange w:id="10975" w:author="מנוע אמוראים" w:date="2026-10-05T16:40:54Z">
            <w:rPr>
              <w:rFonts w:hint="cs"/>
              <w:rtl/>
            </w:rPr>
          </w:rPrChange>
        </w:rPr>
        <w:t xml:space="preserve">ר</w:t>
      </w:r>
      <w:r>
        <w:rPr>
          <w:rStyle w:val="2fb"/>
          <w:rtl/>
          <w:rPrChange w:id="10976" w:author="מנוע אמוראים" w:date="2026-10-05T16:40:54Z">
            <w:rPr>
              <w:rtl/>
            </w:rPr>
          </w:rPrChange>
        </w:rPr>
        <w:t xml:space="preserve">"</w:t>
      </w:r>
      <w:r>
        <w:rPr>
          <w:rStyle w:val="2fb"/>
          <w:rFonts w:hint="cs"/>
          <w:rtl/>
          <w:rPrChange w:id="10977" w:author="מנוע אמוראים" w:date="2026-10-05T16:40:54Z">
            <w:rPr>
              <w:rFonts w:hint="cs"/>
              <w:rtl/>
            </w:rPr>
          </w:rPrChange>
        </w:rPr>
        <w:t xml:space="preserve">א</w:t>
      </w:r>
      <w:r w:rsidRPr="00C63571">
        <w:rPr>
          <w:rtl/>
        </w:rPr>
        <w:t xml:space="preserve">: חזינא, אי </w:t>
      </w:r>
      <w:r>
        <w:rPr>
          <w:rFonts w:hint="cs"/>
          <w:rtl/>
        </w:rPr>
        <w:t xml:space="preserve">ראשה לחוץ ניקבה ובאה, ואי ראשה העבה לפנים </w:t>
      </w:r>
      <w:r w:rsidRPr="00C63571">
        <w:rPr>
          <w:rtl/>
        </w:rPr>
        <w:t>סמפונא נקט ואתאי;</w:t>
      </w:r>
    </w:p>
    <w:p w14:paraId="2EF42EED" w14:textId="77777777" w:rsidR="0046556D" w:rsidRDefault="00BD6C4F" w:rsidP="00BD6C4F">
      <w:pPr>
        <w:rPr>
          <w:rtl/>
        </w:rPr>
      </w:pPr>
      <w:r w:rsidRPr="00C63571">
        <w:rPr>
          <w:rtl/>
        </w:rPr>
        <w:t xml:space="preserve">וה"מ </w:t>
      </w:r>
      <w:r>
        <w:rPr>
          <w:rtl/>
        </w:rPr>
        <w:t>–</w:t>
      </w:r>
      <w:r w:rsidRPr="00C63571">
        <w:rPr>
          <w:rtl/>
        </w:rPr>
        <w:t xml:space="preserve"> </w:t>
      </w:r>
      <w:r>
        <w:rPr>
          <w:rFonts w:hint="cs"/>
          <w:rtl/>
        </w:rPr>
        <w:t>בעבה אבל בקטן ל</w:t>
      </w:r>
      <w:r w:rsidR="00BF1CF6">
        <w:rPr>
          <w:rtl/>
        </w:rPr>
        <w:t>"</w:t>
      </w:r>
      <w:r>
        <w:rPr>
          <w:rFonts w:hint="cs"/>
          <w:rtl/>
        </w:rPr>
        <w:t xml:space="preserve">א לגב או לבר אמרי' </w:t>
      </w:r>
      <w:r w:rsidRPr="00C63571">
        <w:rPr>
          <w:rtl/>
        </w:rPr>
        <w:t>נקובי נקיב ואתאי.</w:t>
      </w:r>
    </w:p>
    <w:p w14:paraId="68B910DD" w14:textId="77777777" w:rsidR="00BD6C4F" w:rsidRPr="003D23F5" w:rsidRDefault="00BD6C4F" w:rsidP="00F07436">
      <w:pPr>
        <w:pStyle w:val="afff3"/>
        <w:framePr w:wrap="around"/>
        <w:rPr>
          <w:rtl/>
        </w:rPr>
      </w:pPr>
      <w:r w:rsidRPr="003D23F5">
        <w:rPr>
          <w:rFonts w:hint="cs"/>
          <w:rtl/>
        </w:rPr>
        <w:t>מט.</w:t>
      </w:r>
    </w:p>
    <w:p w14:paraId="1EC8EC2B" w14:textId="77777777" w:rsidR="0046556D" w:rsidRDefault="00BD6C4F" w:rsidP="00BD6C4F">
      <w:pPr>
        <w:rPr>
          <w:rtl/>
        </w:rPr>
      </w:pPr>
      <w:r>
        <w:rPr>
          <w:rFonts w:hint="cs"/>
          <w:rtl/>
        </w:rPr>
        <w:t>ושאני ממחט הנמצאת</w:t>
      </w:r>
      <w:r w:rsidRPr="00C63571">
        <w:rPr>
          <w:rtl/>
        </w:rPr>
        <w:t xml:space="preserve"> בעובי בית הכוסות, מצד אחד - כשרה, משני צדדין - טרפה, </w:t>
      </w:r>
      <w:r>
        <w:rPr>
          <w:rFonts w:hint="cs"/>
          <w:rtl/>
        </w:rPr>
        <w:t xml:space="preserve">דשם דיש </w:t>
      </w:r>
      <w:r w:rsidRPr="00C63571">
        <w:rPr>
          <w:rtl/>
        </w:rPr>
        <w:t xml:space="preserve">אוכלים ומשקים </w:t>
      </w:r>
      <w:r>
        <w:rPr>
          <w:rFonts w:hint="cs"/>
          <w:rtl/>
        </w:rPr>
        <w:t>אמרי' דהן דחקוה</w:t>
      </w:r>
      <w:r w:rsidRPr="00C63571">
        <w:rPr>
          <w:rtl/>
        </w:rPr>
        <w:t>.</w:t>
      </w:r>
    </w:p>
    <w:p w14:paraId="1D18E718" w14:textId="77777777" w:rsidR="0046556D" w:rsidRDefault="0046556D" w:rsidP="00BD6C4F">
      <w:pPr>
        <w:rPr>
          <w:rtl/>
        </w:rPr>
      </w:pPr>
    </w:p>
    <w:p w14:paraId="5F664368" w14:textId="77777777" w:rsidR="0046556D" w:rsidRDefault="00BD6C4F" w:rsidP="00BD6C4F">
      <w:pPr>
        <w:rPr>
          <w:rtl/>
        </w:rPr>
      </w:pPr>
      <w:r w:rsidRPr="00C63571">
        <w:rPr>
          <w:rtl/>
        </w:rPr>
        <w:t xml:space="preserve">• מחט </w:t>
      </w:r>
      <w:r>
        <w:rPr>
          <w:rFonts w:hint="cs"/>
          <w:rtl/>
        </w:rPr>
        <w:t xml:space="preserve">שנמצאה בסימפון הגדול שכבד </w:t>
      </w:r>
      <w:r>
        <w:rPr>
          <w:rStyle w:val="2fb"/>
          <w:rFonts w:hint="cs"/>
          <w:rtl/>
          <w:rPrChange w:id="10978" w:author="מנוע אמוראים" w:date="2026-10-05T16:40:54Z">
            <w:rPr>
              <w:rFonts w:hint="cs"/>
              <w:rtl/>
            </w:rPr>
          </w:rPrChange>
        </w:rPr>
        <w:t xml:space="preserve">ר</w:t>
      </w:r>
      <w:r>
        <w:rPr>
          <w:rStyle w:val="2fb"/>
          <w:rtl/>
          <w:rPrChange w:id="10979" w:author="מנוע אמוראים" w:date="2026-10-05T16:40:54Z">
            <w:rPr>
              <w:rtl/>
            </w:rPr>
          </w:rPrChange>
        </w:rPr>
        <w:t xml:space="preserve">"</w:t>
      </w:r>
      <w:r>
        <w:rPr>
          <w:rStyle w:val="2fb"/>
          <w:rFonts w:hint="cs"/>
          <w:rtl/>
          <w:rPrChange w:id="10980" w:author="מנוע אמוראים" w:date="2026-10-05T16:40:54Z">
            <w:rPr>
              <w:rFonts w:hint="cs"/>
              <w:rtl/>
            </w:rPr>
          </w:rPrChange>
        </w:rPr>
        <w:t xml:space="preserve">ה</w:t>
      </w:r>
      <w:r>
        <w:rPr>
          <w:rFonts w:hint="cs"/>
          <w:rtl/>
        </w:rPr>
        <w:t xml:space="preserve"> בדמ</w:t>
      </w:r>
      <w:r w:rsidR="00BF1CF6">
        <w:rPr>
          <w:rtl/>
        </w:rPr>
        <w:t>"</w:t>
      </w:r>
      <w:r>
        <w:rPr>
          <w:rFonts w:hint="cs"/>
          <w:rtl/>
        </w:rPr>
        <w:t>א:</w:t>
      </w:r>
      <w:r>
        <w:rPr>
          <w:rtl/>
        </w:rPr>
        <w:t xml:space="preserve"> טריף, </w:t>
      </w:r>
      <w:r>
        <w:rPr>
          <w:rStyle w:val="2fb"/>
          <w:rtl/>
          <w:rPrChange w:id="10981" w:author="מנוע אמוראים" w:date="2026-10-05T16:40:54Z">
            <w:rPr>
              <w:rtl/>
            </w:rPr>
          </w:rPrChange>
        </w:rPr>
        <w:t xml:space="preserve">ר</w:t>
      </w:r>
      <w:r>
        <w:rPr>
          <w:rStyle w:val="2fb"/>
          <w:rFonts w:hint="cs"/>
          <w:rtl/>
          <w:rPrChange w:id="10982" w:author="מנוע אמוראים" w:date="2026-10-05T16:40:54Z">
            <w:rPr>
              <w:rFonts w:hint="cs"/>
              <w:rtl/>
            </w:rPr>
          </w:rPrChange>
        </w:rPr>
        <w:t xml:space="preserve">אב</w:t>
      </w:r>
      <w:r>
        <w:rPr>
          <w:rStyle w:val="2fb"/>
          <w:rtl/>
          <w:rPrChange w:id="10983" w:author="מנוע אמוראים" w:date="2026-10-05T16:40:54Z">
            <w:rPr>
              <w:rtl/>
            </w:rPr>
          </w:rPrChange>
        </w:rPr>
        <w:t xml:space="preserve">"</w:t>
      </w:r>
      <w:r>
        <w:rPr>
          <w:rStyle w:val="2fb"/>
          <w:rFonts w:hint="cs"/>
          <w:rtl/>
          <w:rPrChange w:id="10984" w:author="מנוע אמוראים" w:date="2026-10-05T16:40:54Z">
            <w:rPr>
              <w:rFonts w:hint="cs"/>
              <w:rtl/>
            </w:rPr>
          </w:rPrChange>
        </w:rPr>
        <w:t xml:space="preserve">מ</w:t>
      </w:r>
      <w:r>
        <w:rPr>
          <w:rFonts w:hint="cs"/>
          <w:rtl/>
        </w:rPr>
        <w:t xml:space="preserve">:</w:t>
      </w:r>
      <w:r w:rsidRPr="00C63571">
        <w:rPr>
          <w:rtl/>
        </w:rPr>
        <w:t xml:space="preserve"> מכשר</w:t>
      </w:r>
    </w:p>
    <w:p w14:paraId="7134D5C1" w14:textId="77777777" w:rsidR="0046556D" w:rsidRDefault="00BD6C4F" w:rsidP="00BD6C4F">
      <w:pPr>
        <w:rPr>
          <w:rtl/>
        </w:rPr>
      </w:pPr>
      <w:r>
        <w:rPr>
          <w:rFonts w:hint="cs"/>
          <w:rtl/>
        </w:rPr>
        <w:t>שאלו לרבינא: א</w:t>
      </w:r>
      <w:r w:rsidR="00BF1CF6">
        <w:rPr>
          <w:rtl/>
        </w:rPr>
        <w:t>"</w:t>
      </w:r>
      <w:r>
        <w:rPr>
          <w:rFonts w:hint="cs"/>
          <w:rtl/>
        </w:rPr>
        <w:t>ל</w:t>
      </w:r>
      <w:r w:rsidRPr="00C63571">
        <w:rPr>
          <w:rtl/>
        </w:rPr>
        <w:t xml:space="preserve"> </w:t>
      </w:r>
      <w:r>
        <w:rPr>
          <w:rFonts w:hint="cs"/>
          <w:rtl/>
        </w:rPr>
        <w:t>שיאכילוה לכלבים</w:t>
      </w:r>
    </w:p>
    <w:p w14:paraId="12F93950" w14:textId="77777777" w:rsidR="0046556D" w:rsidRDefault="00BD6C4F" w:rsidP="00BD6C4F">
      <w:pPr>
        <w:rPr>
          <w:rtl/>
        </w:rPr>
      </w:pPr>
      <w:r>
        <w:rPr>
          <w:rFonts w:hint="cs"/>
          <w:rtl/>
        </w:rPr>
        <w:t xml:space="preserve">גרעין תמר שנמצא במרה </w:t>
      </w:r>
      <w:r>
        <w:rPr>
          <w:rtl/>
        </w:rPr>
        <w:t>–</w:t>
      </w:r>
      <w:r>
        <w:rPr>
          <w:rFonts w:hint="cs"/>
          <w:rtl/>
        </w:rPr>
        <w:t xml:space="preserve"> </w:t>
      </w:r>
      <w:r>
        <w:rPr>
          <w:rStyle w:val="2fb"/>
          <w:rFonts w:hint="cs"/>
          <w:rtl/>
          <w:rPrChange w:id="10985" w:author="מנוע אמוראים" w:date="2026-10-05T16:40:54Z">
            <w:rPr>
              <w:rFonts w:hint="cs"/>
              <w:rtl/>
            </w:rPr>
          </w:rPrChange>
        </w:rPr>
        <w:t xml:space="preserve">ר</w:t>
      </w:r>
      <w:r>
        <w:rPr>
          <w:rStyle w:val="2fb"/>
          <w:rtl/>
          <w:rPrChange w:id="10986" w:author="מנוע אמוראים" w:date="2026-10-05T16:40:54Z">
            <w:rPr>
              <w:rtl/>
            </w:rPr>
          </w:rPrChange>
        </w:rPr>
        <w:t xml:space="preserve">"</w:t>
      </w:r>
      <w:r>
        <w:rPr>
          <w:rStyle w:val="2fb"/>
          <w:rFonts w:hint="cs"/>
          <w:rtl/>
          <w:rPrChange w:id="10987" w:author="מנוע אמוראים" w:date="2026-10-05T16:40:54Z">
            <w:rPr>
              <w:rFonts w:hint="cs"/>
              <w:rtl/>
            </w:rPr>
          </w:rPrChange>
        </w:rPr>
        <w:t xml:space="preserve">א</w:t>
      </w:r>
      <w:r>
        <w:rPr>
          <w:rFonts w:hint="cs"/>
          <w:rtl/>
        </w:rPr>
        <w:t xml:space="preserve"> כשהייתיאצל </w:t>
      </w:r>
      <w:r>
        <w:rPr>
          <w:rStyle w:val="2fb"/>
          <w:rFonts w:hint="cs"/>
          <w:rtl/>
          <w:rPrChange w:id="10988" w:author="מנוע אמוראים" w:date="2026-10-05T16:40:54Z">
            <w:rPr>
              <w:rFonts w:hint="cs"/>
              <w:rtl/>
            </w:rPr>
          </w:rPrChange>
        </w:rPr>
        <w:t xml:space="preserve">ר</w:t>
      </w:r>
      <w:r>
        <w:rPr>
          <w:rStyle w:val="2fb"/>
          <w:rtl/>
          <w:rPrChange w:id="10989" w:author="מנוע אמוראים" w:date="2026-10-05T16:40:54Z">
            <w:rPr>
              <w:rtl/>
            </w:rPr>
          </w:rPrChange>
        </w:rPr>
        <w:t xml:space="preserve">"</w:t>
      </w:r>
      <w:r>
        <w:rPr>
          <w:rStyle w:val="2fb"/>
          <w:rFonts w:hint="cs"/>
          <w:rtl/>
          <w:rPrChange w:id="10990" w:author="מנוע אמוראים" w:date="2026-10-05T16:40:54Z">
            <w:rPr>
              <w:rFonts w:hint="cs"/>
              <w:rtl/>
            </w:rPr>
          </w:rPrChange>
        </w:rPr>
        <w:t xml:space="preserve">כ</w:t>
      </w:r>
      <w:r>
        <w:rPr>
          <w:rFonts w:hint="cs"/>
          <w:rtl/>
        </w:rPr>
        <w:t xml:space="preserve"> אמר </w:t>
      </w:r>
      <w:r w:rsidRPr="00C63571">
        <w:rPr>
          <w:rtl/>
        </w:rPr>
        <w:t>הא - ודאי סימפונא נקט ואתאי אע</w:t>
      </w:r>
      <w:r>
        <w:rPr>
          <w:rtl/>
        </w:rPr>
        <w:t>"</w:t>
      </w:r>
      <w:r w:rsidRPr="00C63571">
        <w:rPr>
          <w:rtl/>
        </w:rPr>
        <w:t>ג דלא</w:t>
      </w:r>
      <w:r>
        <w:rPr>
          <w:rFonts w:hint="cs"/>
          <w:rtl/>
        </w:rPr>
        <w:t xml:space="preserve"> יצא נדחק מתוך נענועה, וה</w:t>
      </w:r>
      <w:r w:rsidR="00BF1CF6">
        <w:rPr>
          <w:rtl/>
        </w:rPr>
        <w:t>"</w:t>
      </w:r>
      <w:r>
        <w:rPr>
          <w:rFonts w:hint="cs"/>
          <w:rtl/>
        </w:rPr>
        <w:t xml:space="preserve">מ דדיקלא אבל דזית פוצע ולא גרע ממחט דטריפה </w:t>
      </w:r>
    </w:p>
    <w:p w14:paraId="7E1870A0" w14:textId="77777777" w:rsidR="0046556D" w:rsidRDefault="00BD6C4F" w:rsidP="00BD6C4F">
      <w:pPr>
        <w:rPr>
          <w:rtl/>
        </w:rPr>
      </w:pPr>
      <w:r w:rsidRPr="00C63571">
        <w:rPr>
          <w:rtl/>
        </w:rPr>
        <w:t>• א"ר יוחנן: למה נקרא שמה ריאה - שמאירה את העינים.</w:t>
      </w:r>
    </w:p>
    <w:p w14:paraId="0AA59DAB" w14:textId="77777777" w:rsidR="0046556D" w:rsidRDefault="00BD6C4F" w:rsidP="00BD6C4F">
      <w:pPr>
        <w:rPr>
          <w:rtl/>
        </w:rPr>
      </w:pPr>
      <w:r w:rsidRPr="00C63571">
        <w:rPr>
          <w:rtl/>
        </w:rPr>
        <w:t xml:space="preserve">• </w:t>
      </w:r>
      <w:r w:rsidRPr="005303E6">
        <w:rPr>
          <w:b/>
          <w:bCs/>
          <w:rtl/>
        </w:rPr>
        <w:t>איבעיא להו</w:t>
      </w:r>
      <w:r w:rsidRPr="00C63571">
        <w:rPr>
          <w:rtl/>
        </w:rPr>
        <w:t xml:space="preserve">: לאכילה, או ע"י סמנין? </w:t>
      </w:r>
    </w:p>
    <w:p w14:paraId="0E9E6032" w14:textId="77777777" w:rsidR="0046556D" w:rsidRDefault="00BD6C4F" w:rsidP="00BD6C4F">
      <w:pPr>
        <w:rPr>
          <w:rtl/>
        </w:rPr>
      </w:pPr>
      <w:r>
        <w:rPr>
          <w:rFonts w:hint="cs"/>
          <w:rtl/>
        </w:rPr>
        <w:t xml:space="preserve">ומהך </w:t>
      </w:r>
      <w:r>
        <w:rPr>
          <w:rStyle w:val="2fb"/>
          <w:rFonts w:hint="cs"/>
          <w:rtl/>
          <w:rPrChange w:id="10991" w:author="מנוע אמוראים" w:date="2026-10-05T16:40:54Z">
            <w:rPr>
              <w:rFonts w:hint="cs"/>
              <w:rtl/>
            </w:rPr>
          </w:rPrChange>
        </w:rPr>
        <w:t xml:space="preserve">דארהב</w:t>
      </w:r>
      <w:r>
        <w:rPr>
          <w:rStyle w:val="2fb"/>
          <w:rtl/>
          <w:rPrChange w:id="10992" w:author="מנוע אמוראים" w:date="2026-10-05T16:40:54Z">
            <w:rPr>
              <w:rtl/>
            </w:rPr>
          </w:rPrChange>
        </w:rPr>
        <w:t xml:space="preserve">"</w:t>
      </w:r>
      <w:r>
        <w:rPr>
          <w:rStyle w:val="2fb"/>
          <w:rFonts w:hint="cs"/>
          <w:rtl/>
          <w:rPrChange w:id="10993" w:author="מנוע אמוראים" w:date="2026-10-05T16:40:54Z">
            <w:rPr>
              <w:rFonts w:hint="cs"/>
              <w:rtl/>
            </w:rPr>
          </w:rPrChange>
        </w:rPr>
        <w:t xml:space="preserve">י</w:t>
      </w:r>
      <w:r w:rsidRPr="00C63571">
        <w:rPr>
          <w:rtl/>
        </w:rPr>
        <w:t>: אווזא</w:t>
      </w:r>
      <w:r>
        <w:rPr>
          <w:rtl/>
        </w:rPr>
        <w:t xml:space="preserve"> בזוז</w:t>
      </w:r>
      <w:r w:rsidRPr="00C63571">
        <w:rPr>
          <w:rtl/>
        </w:rPr>
        <w:t>, וריא</w:t>
      </w:r>
      <w:r>
        <w:rPr>
          <w:rFonts w:hint="cs"/>
          <w:rtl/>
        </w:rPr>
        <w:t xml:space="preserve">תה </w:t>
      </w:r>
      <w:r w:rsidRPr="00C63571">
        <w:rPr>
          <w:rtl/>
        </w:rPr>
        <w:t>ב</w:t>
      </w:r>
      <w:r>
        <w:rPr>
          <w:rFonts w:hint="cs"/>
          <w:rtl/>
        </w:rPr>
        <w:t xml:space="preserve">ד'- </w:t>
      </w:r>
      <w:r>
        <w:rPr>
          <w:rtl/>
        </w:rPr>
        <w:t xml:space="preserve">ואי ס"ד לאכילה, </w:t>
      </w:r>
      <w:r>
        <w:rPr>
          <w:rFonts w:hint="cs"/>
          <w:rtl/>
        </w:rPr>
        <w:t xml:space="preserve">יקח בזוז ויאכל </w:t>
      </w:r>
      <w:r>
        <w:rPr>
          <w:rtl/>
        </w:rPr>
        <w:t>–</w:t>
      </w:r>
      <w:r>
        <w:rPr>
          <w:rFonts w:hint="cs"/>
          <w:rtl/>
        </w:rPr>
        <w:t xml:space="preserve"> אלא</w:t>
      </w:r>
      <w:r w:rsidRPr="00C63571">
        <w:rPr>
          <w:rtl/>
        </w:rPr>
        <w:t xml:space="preserve"> ע"י סמנין.</w:t>
      </w:r>
    </w:p>
    <w:p w14:paraId="6CDD250B" w14:textId="77777777" w:rsidR="0046556D" w:rsidRDefault="00BD6C4F" w:rsidP="00BD6C4F">
      <w:pPr>
        <w:rPr>
          <w:rtl/>
        </w:rPr>
      </w:pPr>
      <w:r w:rsidRPr="00C63571">
        <w:rPr>
          <w:rtl/>
        </w:rPr>
        <w:t xml:space="preserve">• </w:t>
      </w:r>
      <w:r>
        <w:rPr>
          <w:rFonts w:hint="cs"/>
          <w:rtl/>
        </w:rPr>
        <w:t xml:space="preserve">נקבה </w:t>
      </w:r>
      <w:r w:rsidRPr="00C63571">
        <w:rPr>
          <w:rtl/>
        </w:rPr>
        <w:t>ריאה היכ</w:t>
      </w:r>
      <w:r>
        <w:rPr>
          <w:rFonts w:hint="cs"/>
          <w:rtl/>
        </w:rPr>
        <w:t xml:space="preserve">ן שממשמשת יד הטבח, </w:t>
      </w:r>
      <w:r w:rsidRPr="00C63571">
        <w:rPr>
          <w:rtl/>
        </w:rPr>
        <w:t xml:space="preserve">תלינן או לא תלינן? </w:t>
      </w:r>
    </w:p>
    <w:p w14:paraId="7AE310C0" w14:textId="2AF51527" w:rsidR="0046556D" w:rsidRDefault="00BD6C4F" w:rsidP="00BD6C4F">
      <w:pPr>
        <w:rPr>
          <w:rtl/>
        </w:rPr>
      </w:pPr>
      <w:r>
        <w:rPr>
          <w:rStyle w:val="2fb"/>
          <w:rFonts w:hint="cs"/>
          <w:b/>
          <w:bCs/>
          <w:rtl/>
          <w:rPrChange w:id="10994" w:author="מנוע אמוראים" w:date="2026-10-05T16:40:54Z">
            <w:rPr>
              <w:rFonts w:hint="cs"/>
              <w:b/>
              <w:bCs/>
              <w:rtl/>
            </w:rPr>
          </w:rPrChange>
        </w:rPr>
        <w:t xml:space="preserve">ראב</w:t>
      </w:r>
      <w:r>
        <w:rPr>
          <w:rStyle w:val="2fb"/>
          <w:b/>
          <w:bCs/>
          <w:rtl/>
          <w:rPrChange w:id="10995" w:author="מנוע אמוראים" w:date="2026-10-05T16:40:54Z">
            <w:rPr>
              <w:b/>
              <w:bCs/>
              <w:rtl/>
            </w:rPr>
          </w:rPrChange>
        </w:rPr>
        <w:t xml:space="preserve">"</w:t>
      </w:r>
      <w:r>
        <w:rPr>
          <w:rStyle w:val="2fb"/>
          <w:rFonts w:hint="cs"/>
          <w:b/>
          <w:bCs/>
          <w:rtl/>
          <w:rPrChange w:id="10996" w:author="מנוע אמוראים" w:date="2026-10-05T16:40:54Z">
            <w:rPr>
              <w:rFonts w:hint="cs"/>
              <w:b/>
              <w:bCs/>
              <w:rtl/>
            </w:rPr>
          </w:rPrChange>
        </w:rPr>
        <w:t xml:space="preserve">נ</w:t>
      </w:r>
      <w:r w:rsidRPr="00C63571">
        <w:rPr>
          <w:rtl/>
        </w:rPr>
        <w:t xml:space="preserve">: תלינן, </w:t>
      </w:r>
      <w:r w:rsidRPr="003E51DE">
        <w:rPr>
          <w:b/>
          <w:bCs/>
          <w:rtl/>
        </w:rPr>
        <w:t>מ</w:t>
      </w:r>
      <w:r w:rsidR="00BF1CF6">
        <w:rPr>
          <w:b/>
          <w:bCs/>
          <w:rtl/>
        </w:rPr>
        <w:t>"</w:t>
      </w:r>
      <w:r w:rsidRPr="003E51DE">
        <w:rPr>
          <w:rFonts w:hint="cs"/>
          <w:b/>
          <w:bCs/>
          <w:rtl/>
        </w:rPr>
        <w:t>זבדר</w:t>
      </w:r>
      <w:r w:rsidR="00BF1CF6">
        <w:rPr>
          <w:b/>
          <w:bCs/>
          <w:rtl/>
        </w:rPr>
        <w:t>"</w:t>
      </w:r>
      <w:r w:rsidRPr="003E51DE">
        <w:rPr>
          <w:rFonts w:hint="cs"/>
          <w:b/>
          <w:bCs/>
          <w:rtl/>
        </w:rPr>
        <w:t>א</w:t>
      </w:r>
      <w:r w:rsidRPr="00C63571">
        <w:rPr>
          <w:rtl/>
        </w:rPr>
        <w:t xml:space="preserve">: לא תלינן, </w:t>
      </w:r>
      <w:r w:rsidRPr="00392C08">
        <w:rPr>
          <w:b/>
          <w:bCs/>
          <w:rtl/>
        </w:rPr>
        <w:t>והלכתא</w:t>
      </w:r>
      <w:r w:rsidRPr="00C63571">
        <w:rPr>
          <w:rtl/>
        </w:rPr>
        <w:t>: תלינן.</w:t>
      </w:r>
    </w:p>
    <w:p w14:paraId="74069C65" w14:textId="77777777" w:rsidR="0046556D" w:rsidRDefault="00BD6C4F" w:rsidP="00BD6C4F">
      <w:pPr>
        <w:rPr>
          <w:rtl/>
        </w:rPr>
      </w:pPr>
      <w:r w:rsidRPr="00C63571">
        <w:rPr>
          <w:rtl/>
        </w:rPr>
        <w:t>• א</w:t>
      </w:r>
      <w:r>
        <w:rPr>
          <w:rFonts w:hint="cs"/>
          <w:rtl/>
        </w:rPr>
        <w:t>רשב</w:t>
      </w:r>
      <w:r w:rsidR="00BF1CF6">
        <w:rPr>
          <w:rtl/>
        </w:rPr>
        <w:t>"</w:t>
      </w:r>
      <w:r>
        <w:rPr>
          <w:rFonts w:hint="cs"/>
          <w:rtl/>
        </w:rPr>
        <w:t>דר</w:t>
      </w:r>
      <w:r w:rsidR="00BF1CF6">
        <w:rPr>
          <w:rtl/>
        </w:rPr>
        <w:t>"</w:t>
      </w:r>
      <w:r>
        <w:rPr>
          <w:rFonts w:hint="cs"/>
          <w:rtl/>
        </w:rPr>
        <w:t>א</w:t>
      </w:r>
      <w:r w:rsidRPr="00C63571">
        <w:rPr>
          <w:rtl/>
        </w:rPr>
        <w:t xml:space="preserve">: אבא </w:t>
      </w:r>
      <w:r>
        <w:rPr>
          <w:rFonts w:hint="cs"/>
          <w:rtl/>
        </w:rPr>
        <w:t>היה</w:t>
      </w:r>
      <w:r w:rsidRPr="00A71A5E">
        <w:rPr>
          <w:rStyle w:val="afffff0"/>
          <w:rFonts w:hint="cs"/>
          <w:rtl/>
        </w:rPr>
        <w:t xml:space="preserve"> '</w:t>
      </w:r>
      <w:r w:rsidRPr="00A71A5E">
        <w:rPr>
          <w:rStyle w:val="afffff0"/>
          <w:rtl/>
        </w:rPr>
        <w:t>מר</w:t>
      </w:r>
      <w:r w:rsidRPr="00A71A5E">
        <w:rPr>
          <w:rStyle w:val="afffff0"/>
          <w:rFonts w:hint="cs"/>
          <w:rtl/>
        </w:rPr>
        <w:t>א</w:t>
      </w:r>
      <w:r w:rsidRPr="00A71A5E">
        <w:rPr>
          <w:rStyle w:val="afffff0"/>
          <w:rtl/>
        </w:rPr>
        <w:t>שי כל</w:t>
      </w:r>
      <w:r w:rsidRPr="00A71A5E">
        <w:rPr>
          <w:rStyle w:val="afffff0"/>
          <w:rFonts w:hint="cs"/>
          <w:rtl/>
        </w:rPr>
        <w:t>ה'</w:t>
      </w:r>
      <w:r w:rsidRPr="00A71A5E">
        <w:rPr>
          <w:rStyle w:val="afffff0"/>
          <w:rtl/>
        </w:rPr>
        <w:t xml:space="preserve"> </w:t>
      </w:r>
      <w:r>
        <w:rPr>
          <w:rtl/>
        </w:rPr>
        <w:t>דרפרם ואמר: תלינן, אמר</w:t>
      </w:r>
      <w:r>
        <w:rPr>
          <w:rFonts w:hint="cs"/>
          <w:rtl/>
        </w:rPr>
        <w:t xml:space="preserve"> להא דמ</w:t>
      </w:r>
      <w:r w:rsidR="00BF1CF6">
        <w:rPr>
          <w:rtl/>
        </w:rPr>
        <w:t>"</w:t>
      </w:r>
      <w:r>
        <w:rPr>
          <w:rFonts w:hint="cs"/>
          <w:rtl/>
        </w:rPr>
        <w:t xml:space="preserve">ז </w:t>
      </w:r>
      <w:r>
        <w:rPr>
          <w:rStyle w:val="2fb"/>
          <w:rFonts w:hint="cs"/>
          <w:rtl/>
          <w:rPrChange w:id="10997" w:author="מנוע אמוראים" w:date="2026-10-05T16:40:54Z">
            <w:rPr>
              <w:rFonts w:hint="cs"/>
              <w:rtl/>
            </w:rPr>
          </w:rPrChange>
        </w:rPr>
        <w:t xml:space="preserve">בדר</w:t>
      </w:r>
      <w:r>
        <w:rPr>
          <w:rStyle w:val="2fb"/>
          <w:rtl/>
          <w:rPrChange w:id="10998" w:author="מנוע אמוראים" w:date="2026-10-05T16:40:54Z">
            <w:rPr>
              <w:rtl/>
            </w:rPr>
          </w:rPrChange>
        </w:rPr>
        <w:t xml:space="preserve">"</w:t>
      </w:r>
      <w:r>
        <w:rPr>
          <w:rStyle w:val="2fb"/>
          <w:rFonts w:hint="cs"/>
          <w:rtl/>
          <w:rPrChange w:id="10999" w:author="מנוע אמוראים" w:date="2026-10-05T16:40:54Z">
            <w:rPr>
              <w:rFonts w:hint="cs"/>
              <w:rtl/>
            </w:rPr>
          </w:rPrChange>
        </w:rPr>
        <w:t xml:space="preserve">מ</w:t>
      </w:r>
      <w:r>
        <w:rPr>
          <w:rFonts w:hint="cs"/>
          <w:rtl/>
        </w:rPr>
        <w:t xml:space="preserve"> ולא קבלה </w:t>
      </w:r>
    </w:p>
    <w:p w14:paraId="3CAAB844" w14:textId="77777777" w:rsidR="0046556D" w:rsidRDefault="00BD6C4F" w:rsidP="00BD6C4F">
      <w:pPr>
        <w:rPr>
          <w:rtl/>
        </w:rPr>
      </w:pPr>
      <w:r>
        <w:rPr>
          <w:rStyle w:val="2fb"/>
          <w:rFonts w:hint="cs"/>
          <w:rtl/>
          <w:rPrChange w:id="11000" w:author="מנוע אמוראים" w:date="2026-10-05T16:40:54Z">
            <w:rPr>
              <w:rFonts w:hint="cs"/>
              <w:rtl/>
            </w:rPr>
          </w:rPrChange>
        </w:rPr>
        <w:t xml:space="preserve">אר</w:t>
      </w:r>
      <w:r>
        <w:rPr>
          <w:rStyle w:val="2fb"/>
          <w:rtl/>
          <w:rPrChange w:id="11001" w:author="מנוע אמוראים" w:date="2026-10-05T16:40:54Z">
            <w:rPr>
              <w:rtl/>
            </w:rPr>
          </w:rPrChange>
        </w:rPr>
        <w:t xml:space="preserve">"</w:t>
      </w:r>
      <w:r>
        <w:rPr>
          <w:rStyle w:val="2fb"/>
          <w:rFonts w:hint="cs"/>
          <w:rtl/>
          <w:rPrChange w:id="11002" w:author="מנוע אמוראים" w:date="2026-10-05T16:40:54Z">
            <w:rPr>
              <w:rFonts w:hint="cs"/>
              <w:rtl/>
            </w:rPr>
          </w:rPrChange>
        </w:rPr>
        <w:t xml:space="preserve">מ</w:t>
      </w:r>
      <w:r w:rsidRPr="00C63571">
        <w:rPr>
          <w:rtl/>
        </w:rPr>
        <w:t>: כוותיה דאבוה דאבא מסתברא, דהא תלינן בזאב.</w:t>
      </w:r>
    </w:p>
    <w:p w14:paraId="7C6BDFFE" w14:textId="77777777" w:rsidR="0046556D" w:rsidRDefault="0046556D" w:rsidP="00BD6C4F">
      <w:pPr>
        <w:rPr>
          <w:b/>
          <w:bCs/>
          <w:rtl/>
        </w:rPr>
      </w:pPr>
    </w:p>
    <w:p w14:paraId="517D0490" w14:textId="77777777" w:rsidR="0046556D" w:rsidRDefault="00BD6C4F" w:rsidP="00BD6C4F">
      <w:pPr>
        <w:rPr>
          <w:rtl/>
        </w:rPr>
      </w:pPr>
      <w:r w:rsidRPr="00C63571">
        <w:rPr>
          <w:rtl/>
        </w:rPr>
        <w:t xml:space="preserve">• </w:t>
      </w:r>
      <w:r>
        <w:rPr>
          <w:rFonts w:hint="cs"/>
          <w:b/>
          <w:bCs/>
          <w:rtl/>
        </w:rPr>
        <w:t>תולעת</w:t>
      </w:r>
    </w:p>
    <w:p w14:paraId="4424FABA" w14:textId="77777777" w:rsidR="0046556D" w:rsidRDefault="00BD6C4F" w:rsidP="00BD6C4F">
      <w:pPr>
        <w:rPr>
          <w:rtl/>
        </w:rPr>
      </w:pPr>
      <w:r w:rsidRPr="00C63571">
        <w:rPr>
          <w:rtl/>
        </w:rPr>
        <w:t>פליגי בה רב יוסף בר דוסאי ורבנן, חד אמר: קודם שחיטה פריש, וחד אמר: לאחר שחיטה פריש.</w:t>
      </w:r>
    </w:p>
    <w:p w14:paraId="59B3996B" w14:textId="77777777" w:rsidR="0046556D" w:rsidRDefault="00BD6C4F" w:rsidP="00BD6C4F">
      <w:pPr>
        <w:rPr>
          <w:rtl/>
        </w:rPr>
      </w:pPr>
      <w:r w:rsidRPr="00392C08">
        <w:rPr>
          <w:b/>
          <w:bCs/>
          <w:rtl/>
        </w:rPr>
        <w:t>והלכתא</w:t>
      </w:r>
      <w:r w:rsidRPr="00C63571">
        <w:rPr>
          <w:rtl/>
        </w:rPr>
        <w:t>: לאחר שחיטה פריש.</w:t>
      </w:r>
    </w:p>
    <w:p w14:paraId="5A1194A2" w14:textId="77777777" w:rsidR="0046556D" w:rsidRDefault="00BD6C4F" w:rsidP="00BD6C4F">
      <w:pPr>
        <w:jc w:val="center"/>
        <w:rPr>
          <w:rtl/>
        </w:rPr>
      </w:pPr>
      <w:r>
        <w:rPr>
          <w:rFonts w:ascii="BA חניכי הישיבות" w:hAnsi="BA חניכי הישיבות" w:cs="BA חניכי הישיבות"/>
          <w:rtl/>
        </w:rPr>
        <w:t>׻</w:t>
      </w:r>
    </w:p>
    <w:p w14:paraId="6F7FE0DE" w14:textId="77777777" w:rsidR="0046556D" w:rsidRDefault="00BD6C4F" w:rsidP="00BD6C4F">
      <w:pPr>
        <w:rPr>
          <w:b/>
          <w:bCs/>
          <w:rtl/>
        </w:rPr>
      </w:pPr>
      <w:r>
        <w:rPr>
          <w:rStyle w:val="2fb"/>
          <w:b/>
          <w:bCs/>
          <w:rtl/>
          <w:rPrChange w:id="11003" w:author="מנוע אמוראים" w:date="2026-10-05T16:40:54Z">
            <w:rPr>
              <w:b/>
              <w:bCs/>
              <w:rtl/>
            </w:rPr>
          </w:rPrChange>
        </w:rPr>
        <w:t xml:space="preserve">ר"ש</w:t>
      </w:r>
      <w:r>
        <w:rPr>
          <w:b/>
          <w:bCs/>
          <w:rtl/>
        </w:rPr>
        <w:t xml:space="preserve"> אומר עד שתינקב.</w:t>
      </w:r>
    </w:p>
    <w:p w14:paraId="17E29292" w14:textId="77777777" w:rsidR="0046556D" w:rsidRDefault="00BD6C4F" w:rsidP="00BD6C4F">
      <w:pPr>
        <w:rPr>
          <w:rtl/>
        </w:rPr>
      </w:pPr>
      <w:r>
        <w:rPr>
          <w:rStyle w:val="2fb"/>
          <w:rFonts w:hint="cs"/>
          <w:rtl/>
          <w:rPrChange w:id="11004" w:author="מנוע אמוראים" w:date="2026-10-05T16:40:54Z">
            <w:rPr>
              <w:rFonts w:hint="cs"/>
              <w:rtl/>
            </w:rPr>
          </w:rPrChange>
        </w:rPr>
        <w:t xml:space="preserve">רב</w:t>
      </w:r>
      <w:r>
        <w:rPr>
          <w:rStyle w:val="2fb"/>
          <w:rtl/>
          <w:rPrChange w:id="11005" w:author="מנוע אמוראים" w:date="2026-10-05T16:40:54Z">
            <w:rPr>
              <w:rtl/>
            </w:rPr>
          </w:rPrChange>
        </w:rPr>
        <w:t xml:space="preserve">"</w:t>
      </w:r>
      <w:r>
        <w:rPr>
          <w:rStyle w:val="2fb"/>
          <w:rFonts w:hint="cs"/>
          <w:rtl/>
          <w:rPrChange w:id="11006" w:author="מנוע אמוראים" w:date="2026-10-05T16:40:54Z">
            <w:rPr>
              <w:rFonts w:hint="cs"/>
              <w:rtl/>
            </w:rPr>
          </w:rPrChange>
        </w:rPr>
        <w:t xml:space="preserve">ת</w:t>
      </w:r>
      <w:r>
        <w:rPr>
          <w:rFonts w:hint="cs"/>
          <w:rtl/>
        </w:rPr>
        <w:t xml:space="preserve"> </w:t>
      </w:r>
      <w:r>
        <w:rPr>
          <w:rStyle w:val="2fb"/>
          <w:rFonts w:hint="cs"/>
          <w:rtl/>
          <w:rPrChange w:id="11007" w:author="מנוע אמוראים" w:date="2026-10-05T16:40:54Z">
            <w:rPr>
              <w:rFonts w:hint="cs"/>
              <w:rtl/>
            </w:rPr>
          </w:rPrChange>
        </w:rPr>
        <w:t xml:space="preserve">ארי</w:t>
      </w:r>
      <w:r>
        <w:rPr>
          <w:rStyle w:val="2fb"/>
          <w:rtl/>
          <w:rPrChange w:id="11008" w:author="מנוע אמוראים" w:date="2026-10-05T16:40:54Z">
            <w:rPr>
              <w:rtl/>
            </w:rPr>
          </w:rPrChange>
        </w:rPr>
        <w:t xml:space="preserve">"</w:t>
      </w:r>
      <w:r>
        <w:rPr>
          <w:rStyle w:val="2fb"/>
          <w:rFonts w:hint="cs"/>
          <w:rtl/>
          <w:rPrChange w:id="11009" w:author="מנוע אמוראים" w:date="2026-10-05T16:40:54Z">
            <w:rPr>
              <w:rFonts w:hint="cs"/>
              <w:rtl/>
            </w:rPr>
          </w:rPrChange>
        </w:rPr>
        <w:t xml:space="preserve">ר</w:t>
      </w:r>
      <w:r>
        <w:rPr>
          <w:rFonts w:hint="cs"/>
          <w:rtl/>
        </w:rPr>
        <w:t xml:space="preserve"> </w:t>
      </w:r>
      <w:r>
        <w:rPr>
          <w:rStyle w:val="2fb"/>
          <w:rFonts w:hint="cs"/>
          <w:rtl/>
          <w:rPrChange w:id="11010" w:author="מנוע אמוראים" w:date="2026-10-05T16:40:54Z">
            <w:rPr>
              <w:rFonts w:hint="cs"/>
              <w:rtl/>
            </w:rPr>
          </w:rPrChange>
        </w:rPr>
        <w:t xml:space="preserve">מר</w:t>
      </w:r>
      <w:r>
        <w:rPr>
          <w:rStyle w:val="2fb"/>
          <w:rtl/>
          <w:rPrChange w:id="11011" w:author="מנוע אמוראים" w:date="2026-10-05T16:40:54Z">
            <w:rPr>
              <w:rtl/>
            </w:rPr>
          </w:rPrChange>
        </w:rPr>
        <w:t xml:space="preserve">"</w:t>
      </w:r>
      <w:r>
        <w:rPr>
          <w:rStyle w:val="2fb"/>
          <w:rFonts w:hint="cs"/>
          <w:rtl/>
          <w:rPrChange w:id="11012" w:author="מנוע אמוראים" w:date="2026-10-05T16:40:54Z">
            <w:rPr>
              <w:rFonts w:hint="cs"/>
              <w:rtl/>
            </w:rPr>
          </w:rPrChange>
        </w:rPr>
        <w:t xml:space="preserve">ז</w:t>
      </w:r>
      <w:r w:rsidRPr="00C63571">
        <w:rPr>
          <w:rtl/>
        </w:rPr>
        <w:t>: עד שתינקב לסמפון גדול.</w:t>
      </w:r>
    </w:p>
    <w:p w14:paraId="6A1DB07F" w14:textId="77777777" w:rsidR="0046556D" w:rsidRDefault="00BD6C4F" w:rsidP="00BD6C4F">
      <w:pPr>
        <w:rPr>
          <w:rtl/>
        </w:rPr>
      </w:pPr>
      <w:r>
        <w:rPr>
          <w:rFonts w:hint="cs"/>
          <w:rtl/>
        </w:rPr>
        <w:t>ישב</w:t>
      </w:r>
      <w:r w:rsidRPr="00C63571">
        <w:rPr>
          <w:rtl/>
        </w:rPr>
        <w:t xml:space="preserve"> </w:t>
      </w:r>
      <w:r>
        <w:rPr>
          <w:rStyle w:val="2fb"/>
          <w:rFonts w:hint="cs"/>
          <w:rtl/>
          <w:rPrChange w:id="11013" w:author="מנוע אמוראים" w:date="2026-10-05T16:40:54Z">
            <w:rPr>
              <w:rFonts w:hint="cs"/>
              <w:rtl/>
            </w:rPr>
          </w:rPrChange>
        </w:rPr>
        <w:t xml:space="preserve">ראב</w:t>
      </w:r>
      <w:r>
        <w:rPr>
          <w:rStyle w:val="2fb"/>
          <w:rtl/>
          <w:rPrChange w:id="11014" w:author="מנוע אמוראים" w:date="2026-10-05T16:40:54Z">
            <w:rPr>
              <w:rtl/>
            </w:rPr>
          </w:rPrChange>
        </w:rPr>
        <w:t xml:space="preserve">"</w:t>
      </w:r>
      <w:r>
        <w:rPr>
          <w:rStyle w:val="2fb"/>
          <w:rFonts w:hint="cs"/>
          <w:rtl/>
          <w:rPrChange w:id="11015" w:author="מנוע אמוראים" w:date="2026-10-05T16:40:54Z">
            <w:rPr>
              <w:rFonts w:hint="cs"/>
              <w:rtl/>
            </w:rPr>
          </w:rPrChange>
        </w:rPr>
        <w:t xml:space="preserve">א</w:t>
      </w:r>
      <w:r>
        <w:rPr>
          <w:rFonts w:hint="cs"/>
          <w:rtl/>
        </w:rPr>
        <w:t xml:space="preserve"> קמיה </w:t>
      </w:r>
      <w:r>
        <w:rPr>
          <w:rStyle w:val="2fb"/>
          <w:rFonts w:hint="cs"/>
          <w:rtl/>
          <w:rPrChange w:id="11016" w:author="מנוע אמוראים" w:date="2026-10-05T16:40:54Z">
            <w:rPr>
              <w:rFonts w:hint="cs"/>
              <w:rtl/>
            </w:rPr>
          </w:rPrChange>
        </w:rPr>
        <w:t xml:space="preserve">דר</w:t>
      </w:r>
      <w:r>
        <w:rPr>
          <w:rStyle w:val="2fb"/>
          <w:rtl/>
          <w:rPrChange w:id="11017" w:author="מנוע אמוראים" w:date="2026-10-05T16:40:54Z">
            <w:rPr>
              <w:rtl/>
            </w:rPr>
          </w:rPrChange>
        </w:rPr>
        <w:t xml:space="preserve">"</w:t>
      </w:r>
      <w:r>
        <w:rPr>
          <w:rStyle w:val="2fb"/>
          <w:rFonts w:hint="cs"/>
          <w:rtl/>
          <w:rPrChange w:id="11018" w:author="מנוע אמוראים" w:date="2026-10-05T16:40:54Z">
            <w:rPr>
              <w:rFonts w:hint="cs"/>
              <w:rtl/>
            </w:rPr>
          </w:rPrChange>
        </w:rPr>
        <w:t xml:space="preserve">ה</w:t>
      </w:r>
      <w:r>
        <w:rPr>
          <w:rtl/>
        </w:rPr>
        <w:t xml:space="preserve">, ואמר, </w:t>
      </w:r>
      <w:r>
        <w:rPr>
          <w:rStyle w:val="2fb"/>
          <w:rtl/>
          <w:rPrChange w:id="11019" w:author="מנוע אמוראים" w:date="2026-10-05T16:40:54Z">
            <w:rPr>
              <w:rtl/>
            </w:rPr>
          </w:rPrChange>
        </w:rPr>
        <w:t xml:space="preserve">א</w:t>
      </w:r>
      <w:r>
        <w:rPr>
          <w:rStyle w:val="2fb"/>
          <w:rFonts w:hint="cs"/>
          <w:rtl/>
          <w:rPrChange w:id="11020" w:author="מנוע אמוראים" w:date="2026-10-05T16:40:54Z">
            <w:rPr>
              <w:rFonts w:hint="cs"/>
              <w:rtl/>
            </w:rPr>
          </w:rPrChange>
        </w:rPr>
        <w:t xml:space="preserve">ר</w:t>
      </w:r>
      <w:r>
        <w:rPr>
          <w:rStyle w:val="2fb"/>
          <w:rtl/>
          <w:rPrChange w:id="11021" w:author="מנוע אמוראים" w:date="2026-10-05T16:40:54Z">
            <w:rPr>
              <w:rtl/>
            </w:rPr>
          </w:rPrChange>
        </w:rPr>
        <w:t xml:space="preserve">"</w:t>
      </w:r>
      <w:r>
        <w:rPr>
          <w:rStyle w:val="2fb"/>
          <w:rFonts w:hint="cs"/>
          <w:rtl/>
          <w:rPrChange w:id="11022" w:author="מנוע אמוראים" w:date="2026-10-05T16:40:54Z">
            <w:rPr>
              <w:rFonts w:hint="cs"/>
              <w:rtl/>
            </w:rPr>
          </w:rPrChange>
        </w:rPr>
        <w:t xml:space="preserve">מ</w:t>
      </w:r>
      <w:r>
        <w:rPr>
          <w:rFonts w:hint="cs"/>
          <w:rtl/>
        </w:rPr>
        <w:t xml:space="preserve"> </w:t>
      </w:r>
      <w:r>
        <w:rPr>
          <w:rStyle w:val="2fb"/>
          <w:rFonts w:hint="cs"/>
          <w:rtl/>
          <w:rPrChange w:id="11023" w:author="מנוע אמוראים" w:date="2026-10-05T16:40:54Z">
            <w:rPr>
              <w:rFonts w:hint="cs"/>
              <w:rtl/>
            </w:rPr>
          </w:rPrChange>
        </w:rPr>
        <w:t xml:space="preserve">מריב</w:t>
      </w:r>
      <w:r>
        <w:rPr>
          <w:rStyle w:val="2fb"/>
          <w:rtl/>
          <w:rPrChange w:id="11024" w:author="מנוע אמוראים" w:date="2026-10-05T16:40:54Z">
            <w:rPr>
              <w:rtl/>
            </w:rPr>
          </w:rPrChange>
        </w:rPr>
        <w:t xml:space="preserve">"</w:t>
      </w:r>
      <w:r>
        <w:rPr>
          <w:rStyle w:val="2fb"/>
          <w:rFonts w:hint="cs"/>
          <w:rtl/>
          <w:rPrChange w:id="11025" w:author="מנוע אמוראים" w:date="2026-10-05T16:40:54Z">
            <w:rPr>
              <w:rFonts w:hint="cs"/>
              <w:rtl/>
            </w:rPr>
          </w:rPrChange>
        </w:rPr>
        <w:t xml:space="preserve">ל</w:t>
      </w:r>
      <w:r>
        <w:rPr>
          <w:rtl/>
        </w:rPr>
        <w:t xml:space="preserve">: הלכה </w:t>
      </w:r>
      <w:r>
        <w:rPr>
          <w:rStyle w:val="2fb"/>
          <w:rtl/>
          <w:rPrChange w:id="11026" w:author="מנוע אמוראים" w:date="2026-10-05T16:40:54Z">
            <w:rPr>
              <w:rtl/>
            </w:rPr>
          </w:rPrChange>
        </w:rPr>
        <w:t xml:space="preserve">כר"ש</w:t>
      </w:r>
      <w:r>
        <w:rPr>
          <w:rtl/>
        </w:rPr>
        <w:t xml:space="preserve">, א"ל: מלוך ערבאה קאמרת? אין הלכה </w:t>
      </w:r>
      <w:r>
        <w:rPr>
          <w:rStyle w:val="2fb"/>
          <w:rtl/>
          <w:rPrChange w:id="11027" w:author="מנוע אמוראים" w:date="2026-10-05T16:40:54Z">
            <w:rPr>
              <w:rtl/>
            </w:rPr>
          </w:rPrChange>
        </w:rPr>
        <w:t xml:space="preserve">כר"ש</w:t>
      </w:r>
      <w:r>
        <w:rPr>
          <w:rtl/>
        </w:rPr>
        <w:t xml:space="preserve">.</w:t>
      </w:r>
    </w:p>
    <w:p w14:paraId="1008E097" w14:textId="77777777" w:rsidR="0046556D" w:rsidRDefault="00BD6C4F" w:rsidP="00BD6C4F">
      <w:pPr>
        <w:rPr>
          <w:rtl/>
        </w:rPr>
      </w:pPr>
      <w:r>
        <w:rPr>
          <w:rtl/>
        </w:rPr>
        <w:t xml:space="preserve">כי סליק </w:t>
      </w:r>
      <w:r>
        <w:rPr>
          <w:rStyle w:val="2fb"/>
          <w:rtl/>
          <w:rPrChange w:id="11028" w:author="מנוע אמוראים" w:date="2026-10-05T16:40:54Z">
            <w:rPr>
              <w:rtl/>
            </w:rPr>
          </w:rPrChange>
        </w:rPr>
        <w:t xml:space="preserve">ר</w:t>
      </w:r>
      <w:r>
        <w:rPr>
          <w:rStyle w:val="2fb"/>
          <w:rtl/>
          <w:rPrChange w:id="11029" w:author="מנוע אמוראים" w:date="2026-10-05T16:40:54Z">
            <w:rPr>
              <w:rtl/>
            </w:rPr>
          </w:rPrChange>
        </w:rPr>
        <w:t xml:space="preserve">"</w:t>
      </w:r>
      <w:r>
        <w:rPr>
          <w:rStyle w:val="2fb"/>
          <w:rFonts w:hint="cs"/>
          <w:rtl/>
          <w:rPrChange w:id="11030" w:author="מנוע אמוראים" w:date="2026-10-05T16:40:54Z">
            <w:rPr>
              <w:rFonts w:hint="cs"/>
              <w:rtl/>
            </w:rPr>
          </w:rPrChange>
        </w:rPr>
        <w:t xml:space="preserve">ז</w:t>
      </w:r>
      <w:r w:rsidRPr="00C63571">
        <w:rPr>
          <w:rtl/>
        </w:rPr>
        <w:t xml:space="preserve">, </w:t>
      </w:r>
      <w:r>
        <w:rPr>
          <w:rFonts w:hint="cs"/>
          <w:rtl/>
        </w:rPr>
        <w:t xml:space="preserve">מצאו </w:t>
      </w:r>
      <w:r>
        <w:rPr>
          <w:rStyle w:val="2fb"/>
          <w:rFonts w:hint="cs"/>
          <w:rtl/>
          <w:rPrChange w:id="11031" w:author="מנוע אמוראים" w:date="2026-10-05T16:40:54Z">
            <w:rPr>
              <w:rFonts w:hint="cs"/>
              <w:rtl/>
            </w:rPr>
          </w:rPrChange>
        </w:rPr>
        <w:t xml:space="preserve">לר</w:t>
      </w:r>
      <w:r>
        <w:rPr>
          <w:rStyle w:val="2fb"/>
          <w:rtl/>
          <w:rPrChange w:id="11032" w:author="מנוע אמוראים" w:date="2026-10-05T16:40:54Z">
            <w:rPr>
              <w:rtl/>
            </w:rPr>
          </w:rPrChange>
        </w:rPr>
        <w:t xml:space="preserve">"</w:t>
      </w:r>
      <w:r>
        <w:rPr>
          <w:rStyle w:val="2fb"/>
          <w:rFonts w:hint="cs"/>
          <w:rtl/>
          <w:rPrChange w:id="11033" w:author="מנוע אמוראים" w:date="2026-10-05T16:40:54Z">
            <w:rPr>
              <w:rFonts w:hint="cs"/>
              <w:rtl/>
            </w:rPr>
          </w:rPrChange>
        </w:rPr>
        <w:t xml:space="preserve">ב</w:t>
      </w:r>
      <w:r>
        <w:rPr>
          <w:rFonts w:hint="cs"/>
          <w:rtl/>
        </w:rPr>
        <w:t xml:space="preserve"> דישב ואמר </w:t>
      </w:r>
      <w:r>
        <w:rPr>
          <w:rStyle w:val="2fb"/>
          <w:rFonts w:hint="cs"/>
          <w:rtl/>
          <w:rPrChange w:id="11034" w:author="מנוע אמוראים" w:date="2026-10-05T16:40:54Z">
            <w:rPr>
              <w:rFonts w:hint="cs"/>
              <w:rtl/>
            </w:rPr>
          </w:rPrChange>
        </w:rPr>
        <w:t xml:space="preserve">מר</w:t>
      </w:r>
      <w:r>
        <w:rPr>
          <w:rStyle w:val="2fb"/>
          <w:rtl/>
          <w:rPrChange w:id="11035" w:author="מנוע אמוראים" w:date="2026-10-05T16:40:54Z">
            <w:rPr>
              <w:rtl/>
            </w:rPr>
          </w:rPrChange>
        </w:rPr>
        <w:t xml:space="preserve">"</w:t>
      </w:r>
      <w:r>
        <w:rPr>
          <w:rStyle w:val="2fb"/>
          <w:rFonts w:hint="cs"/>
          <w:rtl/>
          <w:rPrChange w:id="11036" w:author="מנוע אמוראים" w:date="2026-10-05T16:40:54Z">
            <w:rPr>
              <w:rFonts w:hint="cs"/>
              <w:rtl/>
            </w:rPr>
          </w:rPrChange>
        </w:rPr>
        <w:t xml:space="preserve">מ</w:t>
      </w:r>
      <w:r>
        <w:rPr>
          <w:rFonts w:hint="cs"/>
          <w:rtl/>
        </w:rPr>
        <w:t xml:space="preserve"> </w:t>
      </w:r>
      <w:r>
        <w:rPr>
          <w:rStyle w:val="2fb"/>
          <w:rFonts w:hint="cs"/>
          <w:rtl/>
          <w:rPrChange w:id="11037" w:author="מנוע אמוראים" w:date="2026-10-05T16:40:54Z">
            <w:rPr>
              <w:rFonts w:hint="cs"/>
              <w:rtl/>
            </w:rPr>
          </w:rPrChange>
        </w:rPr>
        <w:t xml:space="preserve">מריב</w:t>
      </w:r>
      <w:r>
        <w:rPr>
          <w:rStyle w:val="2fb"/>
          <w:rtl/>
          <w:rPrChange w:id="11038" w:author="מנוע אמוראים" w:date="2026-10-05T16:40:54Z">
            <w:rPr>
              <w:rtl/>
            </w:rPr>
          </w:rPrChange>
        </w:rPr>
        <w:t xml:space="preserve">"</w:t>
      </w:r>
      <w:r>
        <w:rPr>
          <w:rStyle w:val="2fb"/>
          <w:rFonts w:hint="cs"/>
          <w:rtl/>
          <w:rPrChange w:id="11039" w:author="מנוע אמוראים" w:date="2026-10-05T16:40:54Z">
            <w:rPr>
              <w:rFonts w:hint="cs"/>
              <w:rtl/>
            </w:rPr>
          </w:rPrChange>
        </w:rPr>
        <w:t xml:space="preserve">ל</w:t>
      </w:r>
      <w:r>
        <w:rPr>
          <w:rtl/>
        </w:rPr>
        <w:t xml:space="preserve">: הלכה </w:t>
      </w:r>
      <w:r>
        <w:rPr>
          <w:rStyle w:val="2fb"/>
          <w:rtl/>
          <w:rPrChange w:id="11040" w:author="מנוע אמוראים" w:date="2026-10-05T16:40:54Z">
            <w:rPr>
              <w:rtl/>
            </w:rPr>
          </w:rPrChange>
        </w:rPr>
        <w:t xml:space="preserve">כר"ש</w:t>
      </w:r>
      <w:r>
        <w:rPr>
          <w:rtl/>
        </w:rPr>
        <w:t xml:space="preserve">, </w:t>
      </w:r>
    </w:p>
    <w:p w14:paraId="3F9CBC46" w14:textId="77777777" w:rsidR="0046556D" w:rsidRDefault="00BD6C4F" w:rsidP="00BD6C4F">
      <w:pPr>
        <w:rPr>
          <w:rtl/>
        </w:rPr>
      </w:pPr>
      <w:r>
        <w:rPr>
          <w:rtl/>
        </w:rPr>
        <w:t xml:space="preserve">א"ל: חיי דמר, דאנא </w:t>
      </w:r>
      <w:r>
        <w:rPr>
          <w:rStyle w:val="2fb"/>
          <w:rtl/>
          <w:rPrChange w:id="11041" w:author="מנוע אמוראים" w:date="2026-10-05T16:40:54Z">
            <w:rPr>
              <w:rtl/>
            </w:rPr>
          </w:rPrChange>
        </w:rPr>
        <w:t xml:space="preserve">ור</w:t>
      </w:r>
      <w:r>
        <w:rPr>
          <w:rStyle w:val="2fb"/>
          <w:rFonts w:hint="cs"/>
          <w:rtl/>
          <w:rPrChange w:id="11042" w:author="מנוע אמוראים" w:date="2026-10-05T16:40:54Z">
            <w:rPr>
              <w:rFonts w:hint="cs"/>
              <w:rtl/>
            </w:rPr>
          </w:rPrChange>
        </w:rPr>
        <w:t xml:space="preserve">חב</w:t>
      </w:r>
      <w:r>
        <w:rPr>
          <w:rStyle w:val="2fb"/>
          <w:rtl/>
          <w:rPrChange w:id="11043" w:author="מנוע אמוראים" w:date="2026-10-05T16:40:54Z">
            <w:rPr>
              <w:rtl/>
            </w:rPr>
          </w:rPrChange>
        </w:rPr>
        <w:t xml:space="preserve">"</w:t>
      </w:r>
      <w:r>
        <w:rPr>
          <w:rStyle w:val="2fb"/>
          <w:rFonts w:hint="cs"/>
          <w:rtl/>
          <w:rPrChange w:id="11044" w:author="מנוע אמוראים" w:date="2026-10-05T16:40:54Z">
            <w:rPr>
              <w:rFonts w:hint="cs"/>
              <w:rtl/>
            </w:rPr>
          </w:rPrChange>
        </w:rPr>
        <w:t xml:space="preserve">א</w:t>
      </w:r>
      <w:r>
        <w:rPr>
          <w:rFonts w:hint="cs"/>
          <w:rtl/>
        </w:rPr>
        <w:t xml:space="preserve"> </w:t>
      </w:r>
      <w:r>
        <w:rPr>
          <w:rStyle w:val="2fb"/>
          <w:rFonts w:hint="cs"/>
          <w:rtl/>
          <w:rPrChange w:id="11045" w:author="מנוע אמוראים" w:date="2026-10-05T16:40:54Z">
            <w:rPr>
              <w:rFonts w:hint="cs"/>
              <w:rtl/>
            </w:rPr>
          </w:rPrChange>
        </w:rPr>
        <w:t xml:space="preserve">ור</w:t>
      </w:r>
      <w:r>
        <w:rPr>
          <w:rStyle w:val="2fb"/>
          <w:rtl/>
          <w:rPrChange w:id="11046" w:author="מנוע אמוראים" w:date="2026-10-05T16:40:54Z">
            <w:rPr>
              <w:rtl/>
            </w:rPr>
          </w:rPrChange>
        </w:rPr>
        <w:t xml:space="preserve">"</w:t>
      </w:r>
      <w:r>
        <w:rPr>
          <w:rStyle w:val="2fb"/>
          <w:rFonts w:hint="cs"/>
          <w:rtl/>
          <w:rPrChange w:id="11047" w:author="מנוע אמוראים" w:date="2026-10-05T16:40:54Z">
            <w:rPr>
              <w:rFonts w:hint="cs"/>
              <w:rtl/>
            </w:rPr>
          </w:rPrChange>
        </w:rPr>
        <w:t xml:space="preserve">א</w:t>
      </w:r>
      <w:r>
        <w:rPr>
          <w:rFonts w:hint="cs"/>
          <w:rtl/>
        </w:rPr>
        <w:t xml:space="preserve"> נזדמנו למקומו של </w:t>
      </w:r>
      <w:r>
        <w:rPr>
          <w:rStyle w:val="2fb"/>
          <w:rFonts w:hint="cs"/>
          <w:rtl/>
          <w:rPrChange w:id="11048" w:author="מנוע אמוראים" w:date="2026-10-05T16:40:54Z">
            <w:rPr>
              <w:rFonts w:hint="cs"/>
              <w:rtl/>
            </w:rPr>
          </w:rPrChange>
        </w:rPr>
        <w:t xml:space="preserve">ר</w:t>
      </w:r>
      <w:r>
        <w:rPr>
          <w:rStyle w:val="2fb"/>
          <w:rtl/>
          <w:rPrChange w:id="11049" w:author="מנוע אמוראים" w:date="2026-10-05T16:40:54Z">
            <w:rPr>
              <w:rtl/>
            </w:rPr>
          </w:rPrChange>
        </w:rPr>
        <w:t xml:space="preserve">"</w:t>
      </w:r>
      <w:r>
        <w:rPr>
          <w:rStyle w:val="2fb"/>
          <w:rFonts w:hint="cs"/>
          <w:rtl/>
          <w:rPrChange w:id="11050" w:author="מנוע אמוראים" w:date="2026-10-05T16:40:54Z">
            <w:rPr>
              <w:rFonts w:hint="cs"/>
              <w:rtl/>
            </w:rPr>
          </w:rPrChange>
        </w:rPr>
        <w:t xml:space="preserve">מ</w:t>
      </w:r>
      <w:r>
        <w:rPr>
          <w:rFonts w:hint="cs"/>
          <w:rtl/>
        </w:rPr>
        <w:t xml:space="preserve"> וא</w:t>
      </w:r>
      <w:r w:rsidR="00BF1CF6">
        <w:rPr>
          <w:rtl/>
        </w:rPr>
        <w:t>"</w:t>
      </w:r>
      <w:r>
        <w:rPr>
          <w:rFonts w:hint="cs"/>
          <w:rtl/>
        </w:rPr>
        <w:t xml:space="preserve">ל אי אמר מר הלכה </w:t>
      </w:r>
      <w:r>
        <w:rPr>
          <w:rStyle w:val="2fb"/>
          <w:rFonts w:hint="cs"/>
          <w:rtl/>
          <w:rPrChange w:id="11051" w:author="מנוע אמוראים" w:date="2026-10-05T16:40:54Z">
            <w:rPr>
              <w:rFonts w:hint="cs"/>
              <w:rtl/>
            </w:rPr>
          </w:rPrChange>
        </w:rPr>
        <w:t xml:space="preserve">כר</w:t>
      </w:r>
      <w:r>
        <w:rPr>
          <w:rStyle w:val="2fb"/>
          <w:rtl/>
          <w:rPrChange w:id="11052" w:author="מנוע אמוראים" w:date="2026-10-05T16:40:54Z">
            <w:rPr>
              <w:rtl/>
            </w:rPr>
          </w:rPrChange>
        </w:rPr>
        <w:t xml:space="preserve">"</w:t>
      </w:r>
      <w:r>
        <w:rPr>
          <w:rStyle w:val="2fb"/>
          <w:rFonts w:hint="cs"/>
          <w:rtl/>
          <w:rPrChange w:id="11053" w:author="מנוע אמוראים" w:date="2026-10-05T16:40:54Z">
            <w:rPr>
              <w:rFonts w:hint="cs"/>
              <w:rtl/>
            </w:rPr>
          </w:rPrChange>
        </w:rPr>
        <w:t xml:space="preserve">ש</w:t>
      </w:r>
      <w:r>
        <w:rPr>
          <w:rFonts w:hint="cs"/>
          <w:rtl/>
        </w:rPr>
        <w:t xml:space="preserve"> וא</w:t>
      </w:r>
      <w:r w:rsidR="00BF1CF6">
        <w:rPr>
          <w:rtl/>
        </w:rPr>
        <w:t>"</w:t>
      </w:r>
      <w:r>
        <w:rPr>
          <w:rFonts w:hint="cs"/>
          <w:rtl/>
        </w:rPr>
        <w:t xml:space="preserve">ל אין הלכה </w:t>
      </w:r>
      <w:r>
        <w:rPr>
          <w:rStyle w:val="2fb"/>
          <w:rFonts w:hint="cs"/>
          <w:rtl/>
          <w:rPrChange w:id="11054" w:author="מנוע אמוראים" w:date="2026-10-05T16:40:54Z">
            <w:rPr>
              <w:rFonts w:hint="cs"/>
              <w:rtl/>
            </w:rPr>
          </w:rPrChange>
        </w:rPr>
        <w:t xml:space="preserve">כר</w:t>
      </w:r>
      <w:r>
        <w:rPr>
          <w:rStyle w:val="2fb"/>
          <w:rtl/>
          <w:rPrChange w:id="11055" w:author="מנוע אמוראים" w:date="2026-10-05T16:40:54Z">
            <w:rPr>
              <w:rtl/>
            </w:rPr>
          </w:rPrChange>
        </w:rPr>
        <w:t xml:space="preserve">"</w:t>
      </w:r>
      <w:r>
        <w:rPr>
          <w:rStyle w:val="2fb"/>
          <w:rFonts w:hint="cs"/>
          <w:rtl/>
          <w:rPrChange w:id="11056" w:author="מנוע אמוראים" w:date="2026-10-05T16:40:54Z">
            <w:rPr>
              <w:rFonts w:hint="cs"/>
              <w:rtl/>
            </w:rPr>
          </w:rPrChange>
        </w:rPr>
        <w:t xml:space="preserve">ש</w:t>
      </w:r>
      <w:r>
        <w:rPr>
          <w:rFonts w:hint="cs"/>
          <w:rtl/>
        </w:rPr>
        <w:t xml:space="preserve">, </w:t>
      </w:r>
      <w:r>
        <w:rPr>
          <w:rtl/>
        </w:rPr>
        <w:t xml:space="preserve">ואמר לן אין הלכה </w:t>
      </w:r>
      <w:r>
        <w:rPr>
          <w:rStyle w:val="2fb"/>
          <w:rtl/>
          <w:rPrChange w:id="11057" w:author="מנוע אמוראים" w:date="2026-10-05T16:40:54Z">
            <w:rPr>
              <w:rtl/>
            </w:rPr>
          </w:rPrChange>
        </w:rPr>
        <w:t xml:space="preserve">כר"ש</w:t>
      </w:r>
      <w:r w:rsidRPr="00C63571">
        <w:rPr>
          <w:rtl/>
        </w:rPr>
        <w:t>.</w:t>
      </w:r>
    </w:p>
    <w:p w14:paraId="7AEFA4D7" w14:textId="77777777" w:rsidR="0046556D" w:rsidRDefault="00BD6C4F" w:rsidP="00BD6C4F">
      <w:pPr>
        <w:rPr>
          <w:rtl/>
        </w:rPr>
      </w:pPr>
      <w:r>
        <w:rPr>
          <w:rtl/>
        </w:rPr>
        <w:t xml:space="preserve">ואת מה בידך? א"ל, הכי </w:t>
      </w:r>
      <w:r>
        <w:rPr>
          <w:rStyle w:val="2fb"/>
          <w:rtl/>
          <w:rPrChange w:id="11058" w:author="מנוע אמוראים" w:date="2026-10-05T16:40:54Z">
            <w:rPr>
              <w:rtl/>
            </w:rPr>
          </w:rPrChange>
        </w:rPr>
        <w:t xml:space="preserve">א</w:t>
      </w:r>
      <w:r>
        <w:rPr>
          <w:rStyle w:val="2fb"/>
          <w:rFonts w:hint="cs"/>
          <w:rtl/>
          <w:rPrChange w:id="11059" w:author="מנוע אמוראים" w:date="2026-10-05T16:40:54Z">
            <w:rPr>
              <w:rFonts w:hint="cs"/>
              <w:rtl/>
            </w:rPr>
          </w:rPrChange>
        </w:rPr>
        <w:t xml:space="preserve">ריב</w:t>
      </w:r>
      <w:r>
        <w:rPr>
          <w:rStyle w:val="2fb"/>
          <w:rtl/>
          <w:rPrChange w:id="11060" w:author="מנוע אמוראים" w:date="2026-10-05T16:40:54Z">
            <w:rPr>
              <w:rtl/>
            </w:rPr>
          </w:rPrChange>
        </w:rPr>
        <w:t xml:space="preserve">"</w:t>
      </w:r>
      <w:r>
        <w:rPr>
          <w:rStyle w:val="2fb"/>
          <w:rFonts w:hint="cs"/>
          <w:rtl/>
          <w:rPrChange w:id="11061" w:author="מנוע אמוראים" w:date="2026-10-05T16:40:54Z">
            <w:rPr>
              <w:rFonts w:hint="cs"/>
              <w:rtl/>
            </w:rPr>
          </w:rPrChange>
        </w:rPr>
        <w:t xml:space="preserve">א</w:t>
      </w:r>
      <w:r>
        <w:rPr>
          <w:rFonts w:hint="cs"/>
          <w:rtl/>
        </w:rPr>
        <w:t xml:space="preserve"> </w:t>
      </w:r>
      <w:r>
        <w:rPr>
          <w:rStyle w:val="2fb"/>
          <w:rFonts w:hint="cs"/>
          <w:rtl/>
          <w:rPrChange w:id="11062" w:author="מנוע אמוראים" w:date="2026-10-05T16:40:54Z">
            <w:rPr>
              <w:rFonts w:hint="cs"/>
              <w:rtl/>
            </w:rPr>
          </w:rPrChange>
        </w:rPr>
        <w:t xml:space="preserve">מריב</w:t>
      </w:r>
      <w:r>
        <w:rPr>
          <w:rStyle w:val="2fb"/>
          <w:rtl/>
          <w:rPrChange w:id="11063" w:author="מנוע אמוראים" w:date="2026-10-05T16:40:54Z">
            <w:rPr>
              <w:rtl/>
            </w:rPr>
          </w:rPrChange>
        </w:rPr>
        <w:t xml:space="preserve">"</w:t>
      </w:r>
      <w:r>
        <w:rPr>
          <w:rStyle w:val="2fb"/>
          <w:rFonts w:hint="cs"/>
          <w:rtl/>
          <w:rPrChange w:id="11064" w:author="מנוע אמוראים" w:date="2026-10-05T16:40:54Z">
            <w:rPr>
              <w:rFonts w:hint="cs"/>
              <w:rtl/>
            </w:rPr>
          </w:rPrChange>
        </w:rPr>
        <w:t xml:space="preserve">ל</w:t>
      </w:r>
      <w:r>
        <w:rPr>
          <w:rtl/>
        </w:rPr>
        <w:t xml:space="preserve">: הלכה </w:t>
      </w:r>
      <w:r>
        <w:rPr>
          <w:rStyle w:val="2fb"/>
          <w:rtl/>
          <w:rPrChange w:id="11065" w:author="מנוע אמוראים" w:date="2026-10-05T16:40:54Z">
            <w:rPr>
              <w:rtl/>
            </w:rPr>
          </w:rPrChange>
        </w:rPr>
        <w:t xml:space="preserve">כר"ש</w:t>
      </w:r>
      <w:r>
        <w:rPr>
          <w:rtl/>
        </w:rPr>
        <w:t xml:space="preserve">.</w:t>
      </w:r>
    </w:p>
    <w:p w14:paraId="5693BD05" w14:textId="77777777" w:rsidR="0046556D" w:rsidRDefault="00BD6C4F" w:rsidP="00BD6C4F">
      <w:pPr>
        <w:rPr>
          <w:b/>
          <w:bCs/>
          <w:rtl/>
        </w:rPr>
      </w:pPr>
      <w:r w:rsidRPr="00720597">
        <w:rPr>
          <w:b/>
          <w:bCs/>
          <w:rtl/>
        </w:rPr>
        <w:t>ואין הלכה כרבי שמעון.</w:t>
      </w:r>
    </w:p>
    <w:p w14:paraId="7CC75ED3" w14:textId="77777777" w:rsidR="0046556D" w:rsidRDefault="00BD6C4F" w:rsidP="00BD6C4F">
      <w:pPr>
        <w:pStyle w:val="afffff8"/>
        <w:jc w:val="center"/>
        <w:rPr>
          <w:rtl/>
        </w:rPr>
        <w:pPrChange w:id="90024" w:author="קלוד" w:date="2026-10-08T12:07:40Z">
          <w:pPr>
            <w:jc w:val="center"/>
          </w:pPr>
        </w:pPrChange>
      </w:pPr>
      <w:del w:id="90022" w:author="קלוד" w:date="2026-10-08T12:07:40Z">
        <w:r>
          <w:rPr>
            <w:rFonts w:ascii="BA חניכי הישיבות" w:hAnsi="BA חניכי הישיבות" w:cs="BA חניכי הישיבות"/>
            <w:rtl/>
          </w:rPr>
          <w:delText xml:space="preserve">׻</w:delText>
        </w:r>
      </w:del>
      <w:ins w:id="90023" w:author="קלוד" w:date="2026-10-08T12:07:40Z">
        <w:r>
          <w:rPr>
            <w:color w:val="7B3F00"/>
          </w:rPr>
          <w:t xml:space="preserve">ניקבה הקבה</w:t>
        </w:r>
      </w:ins>
    </w:p>
    <w:p w14:paraId="078DC815" w14:textId="77777777" w:rsidR="0046556D" w:rsidRDefault="00BD6C4F" w:rsidP="00BD6C4F">
      <w:pPr>
        <w:rPr>
          <w:b/>
          <w:bCs/>
          <w:rtl/>
        </w:rPr>
      </w:pPr>
      <w:r w:rsidRPr="00720597">
        <w:rPr>
          <w:b/>
          <w:bCs/>
          <w:rtl/>
        </w:rPr>
        <w:t>ניקבה הקבה.</w:t>
      </w:r>
    </w:p>
    <w:p w14:paraId="654171D1" w14:textId="77777777" w:rsidR="0046556D" w:rsidRDefault="00BD6C4F" w:rsidP="00BD6C4F">
      <w:pPr>
        <w:rPr>
          <w:rtl/>
        </w:rPr>
      </w:pPr>
      <w:r>
        <w:rPr>
          <w:rFonts w:hint="cs"/>
          <w:rtl/>
        </w:rPr>
        <w:t>ארי</w:t>
      </w:r>
      <w:r w:rsidR="00BF1CF6">
        <w:rPr>
          <w:rtl/>
        </w:rPr>
        <w:t>"</w:t>
      </w:r>
      <w:r>
        <w:rPr>
          <w:rFonts w:hint="cs"/>
          <w:rtl/>
        </w:rPr>
        <w:t>צב</w:t>
      </w:r>
      <w:r w:rsidR="00BF1CF6">
        <w:rPr>
          <w:rtl/>
        </w:rPr>
        <w:t>"</w:t>
      </w:r>
      <w:r>
        <w:rPr>
          <w:rFonts w:hint="cs"/>
          <w:rtl/>
        </w:rPr>
        <w:t xml:space="preserve">נ </w:t>
      </w:r>
      <w:r>
        <w:rPr>
          <w:rStyle w:val="2fb"/>
          <w:rFonts w:hint="cs"/>
          <w:rtl/>
          <w:rPrChange w:id="11066" w:author="מנוע אמוראים" w:date="2026-10-05T16:40:54Z">
            <w:rPr>
              <w:rFonts w:hint="cs"/>
              <w:rtl/>
            </w:rPr>
          </w:rPrChange>
        </w:rPr>
        <w:t xml:space="preserve">מר</w:t>
      </w:r>
      <w:r>
        <w:rPr>
          <w:rStyle w:val="2fb"/>
          <w:rtl/>
          <w:rPrChange w:id="11067" w:author="מנוע אמוראים" w:date="2026-10-05T16:40:54Z">
            <w:rPr>
              <w:rtl/>
            </w:rPr>
          </w:rPrChange>
        </w:rPr>
        <w:t xml:space="preserve">"</w:t>
      </w:r>
      <w:r>
        <w:rPr>
          <w:rStyle w:val="2fb"/>
          <w:rFonts w:hint="cs"/>
          <w:rtl/>
          <w:rPrChange w:id="11068" w:author="מנוע אמוראים" w:date="2026-10-05T16:40:54Z">
            <w:rPr>
              <w:rFonts w:hint="cs"/>
              <w:rtl/>
            </w:rPr>
          </w:rPrChange>
        </w:rPr>
        <w:t xml:space="preserve">א</w:t>
      </w:r>
      <w:r>
        <w:rPr>
          <w:rtl/>
        </w:rPr>
        <w:t xml:space="preserve">: חלב שע"ג קבה - כהנים נהגו בו היתר, </w:t>
      </w:r>
      <w:r>
        <w:rPr>
          <w:rStyle w:val="2fb"/>
          <w:rtl/>
          <w:rPrChange w:id="11069" w:author="מנוע אמוראים" w:date="2026-10-05T16:40:54Z">
            <w:rPr>
              <w:rtl/>
            </w:rPr>
          </w:rPrChange>
        </w:rPr>
        <w:t xml:space="preserve">כר</w:t>
      </w:r>
      <w:r>
        <w:rPr>
          <w:rStyle w:val="2fb"/>
          <w:rFonts w:hint="cs"/>
          <w:rtl/>
          <w:rPrChange w:id="11070" w:author="מנוע אמוראים" w:date="2026-10-05T16:40:54Z">
            <w:rPr>
              <w:rFonts w:hint="cs"/>
              <w:rtl/>
            </w:rPr>
          </w:rPrChange>
        </w:rPr>
        <w:t xml:space="preserve">י</w:t>
      </w:r>
      <w:r>
        <w:rPr>
          <w:rStyle w:val="2fb"/>
          <w:rtl/>
          <w:rPrChange w:id="11071" w:author="מנוע אמוראים" w:date="2026-10-05T16:40:54Z">
            <w:rPr>
              <w:rtl/>
            </w:rPr>
          </w:rPrChange>
        </w:rPr>
        <w:t xml:space="preserve">"</w:t>
      </w:r>
      <w:r>
        <w:rPr>
          <w:rStyle w:val="2fb"/>
          <w:rFonts w:hint="cs"/>
          <w:rtl/>
          <w:rPrChange w:id="11072" w:author="מנוע אמוראים" w:date="2026-10-05T16:40:54Z">
            <w:rPr>
              <w:rFonts w:hint="cs"/>
              <w:rtl/>
            </w:rPr>
          </w:rPrChange>
        </w:rPr>
        <w:t xml:space="preserve">ש</w:t>
      </w:r>
      <w:r>
        <w:rPr>
          <w:rFonts w:hint="cs"/>
          <w:rtl/>
        </w:rPr>
        <w:t xml:space="preserve"> </w:t>
      </w:r>
      <w:r w:rsidRPr="00C63571">
        <w:rPr>
          <w:rtl/>
        </w:rPr>
        <w:t xml:space="preserve">שאמר משום אבותיו, </w:t>
      </w:r>
    </w:p>
    <w:p w14:paraId="1AB854DE" w14:textId="17393B7B" w:rsidR="0046556D" w:rsidRDefault="00BD6C4F" w:rsidP="00BD6C4F">
      <w:pPr>
        <w:rPr>
          <w:rtl/>
        </w:rPr>
      </w:pPr>
      <w:r>
        <w:rPr>
          <w:rFonts w:hint="cs"/>
          <w:rtl/>
        </w:rPr>
        <w:t>[</w:t>
      </w:r>
      <w:r w:rsidRPr="00C63571">
        <w:rPr>
          <w:rtl/>
        </w:rPr>
        <w:t>וסימניך, ישמעאל כהנא מסייע כהני.</w:t>
      </w:r>
      <w:r>
        <w:rPr>
          <w:rFonts w:hint="cs"/>
          <w:rtl/>
        </w:rPr>
        <w:t>]</w:t>
      </w:r>
    </w:p>
    <w:p w14:paraId="2C9C7861" w14:textId="77777777" w:rsidR="0046556D" w:rsidRDefault="00BD6C4F" w:rsidP="00BD6C4F">
      <w:pPr>
        <w:rPr>
          <w:rtl/>
        </w:rPr>
      </w:pPr>
      <w:r w:rsidRPr="00C63571">
        <w:rPr>
          <w:rtl/>
        </w:rPr>
        <w:t>דתניא</w:t>
      </w:r>
      <w:r w:rsidRPr="00A71A5E">
        <w:rPr>
          <w:rStyle w:val="afffff0"/>
          <w:rtl/>
        </w:rPr>
        <w:t xml:space="preserve"> </w:t>
      </w:r>
      <w:r w:rsidRPr="00A71A5E">
        <w:rPr>
          <w:rStyle w:val="afffff0"/>
          <w:rFonts w:hint="cs"/>
          <w:rtl/>
        </w:rPr>
        <w:t>'</w:t>
      </w:r>
      <w:r w:rsidRPr="00A71A5E">
        <w:rPr>
          <w:rStyle w:val="afffff0"/>
          <w:rtl/>
        </w:rPr>
        <w:t>כה תברכו את בני ישראל</w:t>
      </w:r>
      <w:r w:rsidRPr="00A71A5E">
        <w:rPr>
          <w:rStyle w:val="afffff0"/>
          <w:rFonts w:hint="cs"/>
          <w:rtl/>
        </w:rPr>
        <w:t>'</w:t>
      </w:r>
      <w:r w:rsidRPr="00A71A5E">
        <w:rPr>
          <w:rStyle w:val="afffff0"/>
          <w:rtl/>
        </w:rPr>
        <w:t xml:space="preserve"> </w:t>
      </w:r>
      <w:r>
        <w:rPr>
          <w:rStyle w:val="2fb"/>
          <w:rtl/>
          <w:rPrChange w:id="11073" w:author="מנוע אמוראים" w:date="2026-10-05T16:40:54Z">
            <w:rPr>
              <w:rtl/>
            </w:rPr>
          </w:rPrChange>
        </w:rPr>
        <w:t xml:space="preserve">ר</w:t>
      </w:r>
      <w:r>
        <w:rPr>
          <w:rStyle w:val="2fb"/>
          <w:rFonts w:hint="cs"/>
          <w:rtl/>
          <w:rPrChange w:id="11074" w:author="מנוע אמוראים" w:date="2026-10-05T16:40:54Z">
            <w:rPr>
              <w:rFonts w:hint="cs"/>
              <w:rtl/>
            </w:rPr>
          </w:rPrChange>
        </w:rPr>
        <w:t xml:space="preserve">י</w:t>
      </w:r>
      <w:r>
        <w:rPr>
          <w:rStyle w:val="2fb"/>
          <w:rtl/>
          <w:rPrChange w:id="11075" w:author="מנוע אמוראים" w:date="2026-10-05T16:40:54Z">
            <w:rPr>
              <w:rtl/>
            </w:rPr>
          </w:rPrChange>
        </w:rPr>
        <w:t xml:space="preserve">"</w:t>
      </w:r>
      <w:r>
        <w:rPr>
          <w:rStyle w:val="2fb"/>
          <w:rFonts w:hint="cs"/>
          <w:rtl/>
          <w:rPrChange w:id="11076" w:author="מנוע אמוראים" w:date="2026-10-05T16:40:54Z">
            <w:rPr>
              <w:rFonts w:hint="cs"/>
              <w:rtl/>
            </w:rPr>
          </w:rPrChange>
        </w:rPr>
        <w:t xml:space="preserve">ש</w:t>
      </w:r>
      <w:r w:rsidRPr="00C63571">
        <w:rPr>
          <w:rtl/>
        </w:rPr>
        <w:t xml:space="preserve">: למדנו ברכה לישראל מפי כהנים, לכהנים עצמן לא למדנו, </w:t>
      </w:r>
    </w:p>
    <w:p w14:paraId="09C2EFC4" w14:textId="09ABAE03" w:rsidR="0046556D" w:rsidRDefault="00BD6C4F" w:rsidP="00BD6C4F">
      <w:pPr>
        <w:rPr>
          <w:rtl/>
        </w:rPr>
      </w:pPr>
      <w:r w:rsidRPr="00C63571">
        <w:rPr>
          <w:rtl/>
        </w:rPr>
        <w:t>כשהוא אומר ואני אברכם, הוי אומר, כהנים מברכין לישראל, ו</w:t>
      </w:r>
      <w:r>
        <w:rPr>
          <w:rtl/>
        </w:rPr>
        <w:t>הקב"ה</w:t>
      </w:r>
      <w:r w:rsidRPr="00C63571">
        <w:rPr>
          <w:rtl/>
        </w:rPr>
        <w:t xml:space="preserve"> מברך לכהנים.</w:t>
      </w:r>
    </w:p>
    <w:p w14:paraId="1674F378" w14:textId="77777777" w:rsidR="0046556D" w:rsidRDefault="00BD6C4F" w:rsidP="00BD6C4F">
      <w:pPr>
        <w:rPr>
          <w:rtl/>
        </w:rPr>
      </w:pPr>
      <w:r w:rsidRPr="00C63571">
        <w:rPr>
          <w:rtl/>
        </w:rPr>
        <w:t xml:space="preserve">• </w:t>
      </w:r>
      <w:r>
        <w:rPr>
          <w:rStyle w:val="2fb"/>
          <w:rFonts w:hint="cs"/>
          <w:rtl/>
          <w:rPrChange w:id="11077" w:author="מנוע אמוראים" w:date="2026-10-05T16:40:54Z">
            <w:rPr>
              <w:rFonts w:hint="cs"/>
              <w:rtl/>
            </w:rPr>
          </w:rPrChange>
        </w:rPr>
        <w:t xml:space="preserve">ר</w:t>
      </w:r>
      <w:r>
        <w:rPr>
          <w:rStyle w:val="2fb"/>
          <w:rtl/>
          <w:rPrChange w:id="11078" w:author="מנוע אמוראים" w:date="2026-10-05T16:40:54Z">
            <w:rPr>
              <w:rtl/>
            </w:rPr>
          </w:rPrChange>
        </w:rPr>
        <w:t xml:space="preserve">"</w:t>
      </w:r>
      <w:r>
        <w:rPr>
          <w:rStyle w:val="2fb"/>
          <w:rFonts w:hint="cs"/>
          <w:rtl/>
          <w:rPrChange w:id="11079" w:author="מנוע אמוראים" w:date="2026-10-05T16:40:54Z">
            <w:rPr>
              <w:rFonts w:hint="cs"/>
              <w:rtl/>
            </w:rPr>
          </w:rPrChange>
        </w:rPr>
        <w:t xml:space="preserve">ע</w:t>
      </w:r>
      <w:r w:rsidRPr="00C63571">
        <w:rPr>
          <w:rtl/>
        </w:rPr>
        <w:t xml:space="preserve">: למדנו ברכה לישראל מפי כהנים, מפי גבורה לא למדנו, </w:t>
      </w:r>
    </w:p>
    <w:p w14:paraId="1FACFE17" w14:textId="1A3F51C7" w:rsidR="0046556D" w:rsidRDefault="00BD6C4F" w:rsidP="00BD6C4F">
      <w:pPr>
        <w:rPr>
          <w:rtl/>
        </w:rPr>
      </w:pPr>
      <w:r w:rsidRPr="00C63571">
        <w:rPr>
          <w:rtl/>
        </w:rPr>
        <w:t>כשהוא אומר ואני אברכם, הוי אומר כהנים מברכין לישראל, ו</w:t>
      </w:r>
      <w:r>
        <w:rPr>
          <w:rtl/>
        </w:rPr>
        <w:t>הקב"ה</w:t>
      </w:r>
      <w:r w:rsidRPr="00C63571">
        <w:rPr>
          <w:rtl/>
        </w:rPr>
        <w:t xml:space="preserve"> מסכים על ידם.</w:t>
      </w:r>
    </w:p>
    <w:p w14:paraId="4A9C745F" w14:textId="77777777" w:rsidR="0046556D" w:rsidRDefault="00BD6C4F" w:rsidP="00BD6C4F">
      <w:pPr>
        <w:rPr>
          <w:rtl/>
        </w:rPr>
      </w:pPr>
      <w:r>
        <w:rPr>
          <w:rtl/>
        </w:rPr>
        <w:t xml:space="preserve">אלא </w:t>
      </w:r>
      <w:r>
        <w:rPr>
          <w:rStyle w:val="2fb"/>
          <w:rtl/>
          <w:rPrChange w:id="11080" w:author="מנוע אמוראים" w:date="2026-10-05T16:40:54Z">
            <w:rPr>
              <w:rtl/>
            </w:rPr>
          </w:rPrChange>
        </w:rPr>
        <w:t xml:space="preserve">ר</w:t>
      </w:r>
      <w:r>
        <w:rPr>
          <w:rStyle w:val="2fb"/>
          <w:rtl/>
          <w:rPrChange w:id="11081" w:author="מנוע אמוראים" w:date="2026-10-05T16:40:54Z">
            <w:rPr>
              <w:rtl/>
            </w:rPr>
          </w:rPrChange>
        </w:rPr>
        <w:t xml:space="preserve">"</w:t>
      </w:r>
      <w:r>
        <w:rPr>
          <w:rStyle w:val="2fb"/>
          <w:rFonts w:hint="cs"/>
          <w:rtl/>
          <w:rPrChange w:id="11082" w:author="מנוע אמוראים" w:date="2026-10-05T16:40:54Z">
            <w:rPr>
              <w:rFonts w:hint="cs"/>
              <w:rtl/>
            </w:rPr>
          </w:rPrChange>
        </w:rPr>
        <w:t xml:space="preserve">ע</w:t>
      </w:r>
      <w:r>
        <w:rPr>
          <w:rFonts w:hint="cs"/>
          <w:rtl/>
        </w:rPr>
        <w:t xml:space="preserve"> </w:t>
      </w:r>
      <w:r w:rsidRPr="00C63571">
        <w:rPr>
          <w:rtl/>
        </w:rPr>
        <w:t xml:space="preserve">ברכה לכהנים </w:t>
      </w:r>
      <w:r>
        <w:rPr>
          <w:rtl/>
        </w:rPr>
        <w:t>–</w:t>
      </w:r>
      <w:r>
        <w:rPr>
          <w:rFonts w:hint="cs"/>
          <w:rtl/>
        </w:rPr>
        <w:t xml:space="preserve"> </w:t>
      </w:r>
      <w:r>
        <w:rPr>
          <w:rStyle w:val="2fb"/>
          <w:rFonts w:hint="cs"/>
          <w:rtl/>
          <w:rPrChange w:id="11083" w:author="מנוע אמוראים" w:date="2026-10-05T16:40:54Z">
            <w:rPr>
              <w:rFonts w:hint="cs"/>
              <w:rtl/>
            </w:rPr>
          </w:rPrChange>
        </w:rPr>
        <w:t xml:space="preserve">ארנב</w:t>
      </w:r>
      <w:r>
        <w:rPr>
          <w:rStyle w:val="2fb"/>
          <w:rtl/>
          <w:rPrChange w:id="11084" w:author="מנוע אמוראים" w:date="2026-10-05T16:40:54Z">
            <w:rPr>
              <w:rtl/>
            </w:rPr>
          </w:rPrChange>
        </w:rPr>
        <w:t xml:space="preserve">"</w:t>
      </w:r>
      <w:r>
        <w:rPr>
          <w:rStyle w:val="2fb"/>
          <w:rFonts w:hint="cs"/>
          <w:rtl/>
          <w:rPrChange w:id="11085" w:author="מנוע אמוראים" w:date="2026-10-05T16:40:54Z">
            <w:rPr>
              <w:rFonts w:hint="cs"/>
              <w:rtl/>
            </w:rPr>
          </w:rPrChange>
        </w:rPr>
        <w:t xml:space="preserve">י</w:t>
      </w:r>
      <w:r w:rsidRPr="00C63571">
        <w:rPr>
          <w:rtl/>
        </w:rPr>
        <w:t xml:space="preserve">: </w:t>
      </w:r>
      <w:r w:rsidRPr="003017EE">
        <w:rPr>
          <w:rStyle w:val="afffff0"/>
          <w:rtl/>
        </w:rPr>
        <w:t>מ</w:t>
      </w:r>
      <w:r w:rsidRPr="003017EE">
        <w:rPr>
          <w:rStyle w:val="afffff0"/>
          <w:rFonts w:hint="cs"/>
          <w:rtl/>
        </w:rPr>
        <w:t>'</w:t>
      </w:r>
      <w:r w:rsidRPr="003017EE">
        <w:rPr>
          <w:rStyle w:val="afffff0"/>
          <w:rtl/>
        </w:rPr>
        <w:t>ואברכה מברכיך</w:t>
      </w:r>
      <w:r w:rsidRPr="003017EE">
        <w:rPr>
          <w:rStyle w:val="afffff0"/>
          <w:rFonts w:hint="cs"/>
          <w:rtl/>
        </w:rPr>
        <w:t>'</w:t>
      </w:r>
      <w:r w:rsidRPr="003017EE">
        <w:rPr>
          <w:rStyle w:val="afffff0"/>
          <w:rtl/>
        </w:rPr>
        <w:t>.</w:t>
      </w:r>
    </w:p>
    <w:p w14:paraId="6F294D4E" w14:textId="0A310AF9" w:rsidR="0046556D" w:rsidRDefault="00BD6C4F" w:rsidP="00BD6C4F">
      <w:pPr>
        <w:rPr>
          <w:rtl/>
        </w:rPr>
      </w:pPr>
      <w:r>
        <w:rPr>
          <w:rFonts w:hint="cs"/>
          <w:rtl/>
        </w:rPr>
        <w:t>ו</w:t>
      </w:r>
      <w:r w:rsidRPr="00C63571">
        <w:rPr>
          <w:rtl/>
        </w:rPr>
        <w:t>מסייע כהני - דמוקי לה לברכת כהנים במקום ברכה דישראל.</w:t>
      </w:r>
    </w:p>
    <w:p w14:paraId="1E879FA6" w14:textId="77777777" w:rsidR="0046556D" w:rsidRDefault="00BD6C4F" w:rsidP="00BD6C4F">
      <w:pPr>
        <w:rPr>
          <w:rtl/>
        </w:rPr>
      </w:pPr>
      <w:r w:rsidRPr="00C63571">
        <w:rPr>
          <w:rtl/>
        </w:rPr>
        <w:t>• רבי ישמעאל שאמר משום אבותיו דתניא</w:t>
      </w:r>
      <w:r w:rsidRPr="00A71A5E">
        <w:rPr>
          <w:rStyle w:val="afffff0"/>
          <w:rtl/>
        </w:rPr>
        <w:t xml:space="preserve"> </w:t>
      </w:r>
      <w:r w:rsidRPr="00A71A5E">
        <w:rPr>
          <w:rStyle w:val="afffff0"/>
          <w:rFonts w:hint="cs"/>
          <w:rtl/>
        </w:rPr>
        <w:t>'</w:t>
      </w:r>
      <w:r w:rsidRPr="00A71A5E">
        <w:rPr>
          <w:rStyle w:val="afffff0"/>
          <w:rtl/>
        </w:rPr>
        <w:t>את כל החלב אשר על הקרב וגו',</w:t>
      </w:r>
      <w:r w:rsidRPr="00C63571">
        <w:rPr>
          <w:rtl/>
        </w:rPr>
        <w:t xml:space="preserve"> </w:t>
      </w:r>
    </w:p>
    <w:p w14:paraId="540475F3" w14:textId="77777777" w:rsidR="00BD6C4F" w:rsidRPr="003D23F5" w:rsidRDefault="00BD6C4F" w:rsidP="00F07436">
      <w:pPr>
        <w:pStyle w:val="afff3"/>
        <w:framePr w:wrap="around"/>
        <w:rPr>
          <w:rtl/>
        </w:rPr>
      </w:pPr>
      <w:r w:rsidRPr="003D23F5">
        <w:rPr>
          <w:rFonts w:hint="cs"/>
          <w:rtl/>
        </w:rPr>
        <w:t>מט:</w:t>
      </w:r>
    </w:p>
    <w:p w14:paraId="4A2DD287" w14:textId="77777777" w:rsidR="0046556D" w:rsidRDefault="00BD6C4F" w:rsidP="00BD6C4F">
      <w:pPr>
        <w:rPr>
          <w:rtl/>
        </w:rPr>
      </w:pPr>
      <w:r>
        <w:rPr>
          <w:rStyle w:val="2fb"/>
          <w:rFonts w:hint="cs"/>
          <w:rtl/>
          <w:rPrChange w:id="11086" w:author="מנוע אמוראים" w:date="2026-10-05T16:40:54Z">
            <w:rPr>
              <w:rFonts w:hint="cs"/>
              <w:rtl/>
            </w:rPr>
          </w:rPrChange>
        </w:rPr>
        <w:t xml:space="preserve">רי</w:t>
      </w:r>
      <w:r>
        <w:rPr>
          <w:rStyle w:val="2fb"/>
          <w:rtl/>
          <w:rPrChange w:id="11087" w:author="מנוע אמוראים" w:date="2026-10-05T16:40:54Z">
            <w:rPr>
              <w:rtl/>
            </w:rPr>
          </w:rPrChange>
        </w:rPr>
        <w:t xml:space="preserve">"</w:t>
      </w:r>
      <w:r>
        <w:rPr>
          <w:rStyle w:val="2fb"/>
          <w:rFonts w:hint="cs"/>
          <w:rtl/>
          <w:rPrChange w:id="11088" w:author="מנוע אמוראים" w:date="2026-10-05T16:40:54Z">
            <w:rPr>
              <w:rFonts w:hint="cs"/>
              <w:rtl/>
            </w:rPr>
          </w:rPrChange>
        </w:rPr>
        <w:t xml:space="preserve">ש</w:t>
      </w:r>
      <w:r>
        <w:rPr>
          <w:rFonts w:hint="cs"/>
          <w:rtl/>
        </w:rPr>
        <w:t xml:space="preserve">: </w:t>
      </w:r>
      <w:r w:rsidRPr="00C63571">
        <w:rPr>
          <w:rtl/>
        </w:rPr>
        <w:t xml:space="preserve">להביא חלב שעל גבי הדקין, </w:t>
      </w:r>
    </w:p>
    <w:p w14:paraId="5AF26A6B" w14:textId="77777777" w:rsidR="0046556D" w:rsidRDefault="00BD6C4F" w:rsidP="00BD6C4F">
      <w:pPr>
        <w:rPr>
          <w:rtl/>
        </w:rPr>
      </w:pPr>
      <w:r>
        <w:rPr>
          <w:rStyle w:val="2fb"/>
          <w:rFonts w:hint="cs"/>
          <w:rtl/>
          <w:rPrChange w:id="11089" w:author="מנוע אמוראים" w:date="2026-10-05T16:40:54Z">
            <w:rPr>
              <w:rFonts w:hint="cs"/>
              <w:rtl/>
            </w:rPr>
          </w:rPrChange>
        </w:rPr>
        <w:t xml:space="preserve">ר</w:t>
      </w:r>
      <w:r>
        <w:rPr>
          <w:rStyle w:val="2fb"/>
          <w:rtl/>
          <w:rPrChange w:id="11090" w:author="מנוע אמוראים" w:date="2026-10-05T16:40:54Z">
            <w:rPr>
              <w:rtl/>
            </w:rPr>
          </w:rPrChange>
        </w:rPr>
        <w:t xml:space="preserve">"</w:t>
      </w:r>
      <w:r>
        <w:rPr>
          <w:rStyle w:val="2fb"/>
          <w:rFonts w:hint="cs"/>
          <w:rtl/>
          <w:rPrChange w:id="11091" w:author="מנוע אמוראים" w:date="2026-10-05T16:40:54Z">
            <w:rPr>
              <w:rFonts w:hint="cs"/>
              <w:rtl/>
            </w:rPr>
          </w:rPrChange>
        </w:rPr>
        <w:t xml:space="preserve">ע</w:t>
      </w:r>
      <w:r w:rsidRPr="00C63571">
        <w:rPr>
          <w:rtl/>
        </w:rPr>
        <w:t>: להביא חלב שע"ג הקבה.</w:t>
      </w:r>
    </w:p>
    <w:p w14:paraId="20E981DC" w14:textId="77777777" w:rsidR="0046556D" w:rsidRDefault="00BD6C4F" w:rsidP="00BD6C4F">
      <w:pPr>
        <w:rPr>
          <w:rtl/>
        </w:rPr>
      </w:pPr>
      <w:r w:rsidRPr="00C63571">
        <w:rPr>
          <w:rtl/>
        </w:rPr>
        <w:t>ורמינהי</w:t>
      </w:r>
      <w:r w:rsidRPr="00A71A5E">
        <w:rPr>
          <w:rStyle w:val="afffff0"/>
          <w:rtl/>
        </w:rPr>
        <w:t xml:space="preserve"> </w:t>
      </w:r>
      <w:r w:rsidRPr="00A71A5E">
        <w:rPr>
          <w:rStyle w:val="afffff0"/>
          <w:rFonts w:hint="cs"/>
          <w:rtl/>
        </w:rPr>
        <w:t>'</w:t>
      </w:r>
      <w:r w:rsidRPr="00A71A5E">
        <w:rPr>
          <w:rStyle w:val="afffff0"/>
          <w:rtl/>
        </w:rPr>
        <w:t>את החלב אשר על הקרב</w:t>
      </w:r>
      <w:r w:rsidRPr="00A71A5E">
        <w:rPr>
          <w:rStyle w:val="afffff0"/>
          <w:rFonts w:hint="cs"/>
          <w:rtl/>
        </w:rPr>
        <w:t>'</w:t>
      </w:r>
      <w:r w:rsidRPr="00A71A5E">
        <w:rPr>
          <w:rStyle w:val="afffff0"/>
          <w:rtl/>
        </w:rPr>
        <w:t xml:space="preserve"> </w:t>
      </w:r>
      <w:r>
        <w:rPr>
          <w:rStyle w:val="2fb"/>
          <w:rtl/>
          <w:rPrChange w:id="11092" w:author="מנוע אמוראים" w:date="2026-10-05T16:40:54Z">
            <w:rPr>
              <w:rtl/>
            </w:rPr>
          </w:rPrChange>
        </w:rPr>
        <w:t xml:space="preserve">ר"ש</w:t>
      </w:r>
      <w:r>
        <w:rPr>
          <w:rtl/>
        </w:rPr>
        <w:t xml:space="preserve"> מה חלב המכסה את הקרב קרום ונקלף - אף כל קרום ונקלף, </w:t>
      </w:r>
    </w:p>
    <w:p w14:paraId="3927997B" w14:textId="77777777" w:rsidR="0046556D" w:rsidRDefault="00BD6C4F" w:rsidP="00BD6C4F">
      <w:pPr>
        <w:rPr>
          <w:rtl/>
        </w:rPr>
      </w:pPr>
      <w:r>
        <w:rPr>
          <w:rStyle w:val="2fb"/>
          <w:rtl/>
          <w:rPrChange w:id="11093" w:author="מנוע אמוראים" w:date="2026-10-05T16:40:54Z">
            <w:rPr>
              <w:rtl/>
            </w:rPr>
          </w:rPrChange>
        </w:rPr>
        <w:t xml:space="preserve">ר"ע</w:t>
      </w:r>
      <w:r w:rsidRPr="00C63571">
        <w:rPr>
          <w:rtl/>
        </w:rPr>
        <w:t>: מה חלב המכסה את הקרב תותב, קרום ונקלף - אף כל תותב קרום ונקלף.</w:t>
      </w:r>
    </w:p>
    <w:p w14:paraId="3F37E53E" w14:textId="77777777" w:rsidR="0046556D" w:rsidRDefault="00BD6C4F" w:rsidP="00BD6C4F">
      <w:pPr>
        <w:rPr>
          <w:rtl/>
        </w:rPr>
      </w:pPr>
      <w:r>
        <w:rPr>
          <w:rtl/>
        </w:rPr>
        <w:t xml:space="preserve">• שלח רבין </w:t>
      </w:r>
      <w:r>
        <w:rPr>
          <w:rStyle w:val="2fb"/>
          <w:rtl/>
          <w:rPrChange w:id="11094" w:author="מנוע אמוראים" w:date="2026-10-05T16:40:54Z">
            <w:rPr>
              <w:rtl/>
            </w:rPr>
          </w:rPrChange>
        </w:rPr>
        <w:t xml:space="preserve">מ</w:t>
      </w:r>
      <w:r>
        <w:rPr>
          <w:rStyle w:val="2fb"/>
          <w:rFonts w:hint="cs"/>
          <w:rtl/>
          <w:rPrChange w:id="11095" w:author="מנוע אמוראים" w:date="2026-10-05T16:40:54Z">
            <w:rPr>
              <w:rFonts w:hint="cs"/>
              <w:rtl/>
            </w:rPr>
          </w:rPrChange>
        </w:rPr>
        <w:t xml:space="preserve">דרי</w:t>
      </w:r>
      <w:r>
        <w:rPr>
          <w:rStyle w:val="2fb"/>
          <w:rtl/>
          <w:rPrChange w:id="11096" w:author="מנוע אמוראים" w:date="2026-10-05T16:40:54Z">
            <w:rPr>
              <w:rtl/>
            </w:rPr>
          </w:rPrChange>
        </w:rPr>
        <w:t xml:space="preserve">"</w:t>
      </w:r>
      <w:r>
        <w:rPr>
          <w:rStyle w:val="2fb"/>
          <w:rFonts w:hint="cs"/>
          <w:rtl/>
          <w:rPrChange w:id="11097" w:author="מנוע אמוראים" w:date="2026-10-05T16:40:54Z">
            <w:rPr>
              <w:rFonts w:hint="cs"/>
              <w:rtl/>
            </w:rPr>
          </w:rPrChange>
        </w:rPr>
        <w:t xml:space="preserve">ו</w:t>
      </w:r>
      <w:r>
        <w:rPr>
          <w:rFonts w:hint="cs"/>
          <w:rtl/>
        </w:rPr>
        <w:t xml:space="preserve">:</w:t>
      </w:r>
      <w:r w:rsidRPr="00C63571">
        <w:rPr>
          <w:rtl/>
        </w:rPr>
        <w:t xml:space="preserve"> כך היא הצעה של משנה, ואיפוך קמייתא.</w:t>
      </w:r>
    </w:p>
    <w:p w14:paraId="5E624208" w14:textId="77777777" w:rsidR="0046556D" w:rsidRDefault="000828F8" w:rsidP="00C62948">
      <w:pPr>
        <w:pStyle w:val="affffb"/>
        <w:rPr>
          <w:rtl/>
        </w:rPr>
      </w:pPr>
      <w:r>
        <w:rPr>
          <w:rtl/>
        </w:rPr>
        <w:t xml:space="preserve">- </w:t>
      </w:r>
      <w:r w:rsidR="00BD6C4F" w:rsidRPr="00C63571">
        <w:rPr>
          <w:rtl/>
        </w:rPr>
        <w:t>שאני הכא כיון דקתני מה - דווקא.</w:t>
      </w:r>
    </w:p>
    <w:p w14:paraId="7A8C03D2" w14:textId="77777777" w:rsidR="0046556D" w:rsidRDefault="00BD6C4F" w:rsidP="00BD6C4F">
      <w:pPr>
        <w:rPr>
          <w:rtl/>
        </w:rPr>
      </w:pPr>
      <w:r>
        <w:rPr>
          <w:rStyle w:val="2fb"/>
          <w:rFonts w:hint="cs"/>
          <w:rtl/>
          <w:rPrChange w:id="11098" w:author="מנוע אמוראים" w:date="2026-10-05T16:40:54Z">
            <w:rPr>
              <w:rFonts w:hint="cs"/>
              <w:rtl/>
            </w:rPr>
          </w:rPrChange>
        </w:rPr>
        <w:t xml:space="preserve">ארנב</w:t>
      </w:r>
      <w:r>
        <w:rPr>
          <w:rStyle w:val="2fb"/>
          <w:rtl/>
          <w:rPrChange w:id="11099" w:author="מנוע אמוראים" w:date="2026-10-05T16:40:54Z">
            <w:rPr>
              <w:rtl/>
            </w:rPr>
          </w:rPrChange>
        </w:rPr>
        <w:t xml:space="preserve">"</w:t>
      </w:r>
      <w:r>
        <w:rPr>
          <w:rStyle w:val="2fb"/>
          <w:rFonts w:hint="cs"/>
          <w:rtl/>
          <w:rPrChange w:id="11100" w:author="מנוע אמוראים" w:date="2026-10-05T16:40:54Z">
            <w:rPr>
              <w:rFonts w:hint="cs"/>
              <w:rtl/>
            </w:rPr>
          </w:rPrChange>
        </w:rPr>
        <w:t xml:space="preserve">י</w:t>
      </w:r>
      <w:r w:rsidRPr="00C63571">
        <w:rPr>
          <w:rtl/>
        </w:rPr>
        <w:t>: משום אבותיו, ו</w:t>
      </w:r>
      <w:r>
        <w:rPr>
          <w:rFonts w:hint="cs"/>
          <w:rtl/>
        </w:rPr>
        <w:t xml:space="preserve">היינו </w:t>
      </w:r>
      <w:r w:rsidRPr="00C63571">
        <w:rPr>
          <w:rtl/>
        </w:rPr>
        <w:t>ליה לא ס"ל</w:t>
      </w:r>
      <w:r>
        <w:rPr>
          <w:rFonts w:hint="cs"/>
          <w:rtl/>
        </w:rPr>
        <w:t xml:space="preserve"> [דהא הוא כר'ע</w:t>
      </w:r>
      <w:r w:rsidRPr="00C63571">
        <w:rPr>
          <w:rtl/>
        </w:rPr>
        <w:t>.</w:t>
      </w:r>
      <w:r>
        <w:rPr>
          <w:rFonts w:hint="cs"/>
          <w:rtl/>
        </w:rPr>
        <w:t>]</w:t>
      </w:r>
    </w:p>
    <w:p w14:paraId="687B841A" w14:textId="77777777" w:rsidR="0046556D" w:rsidRDefault="00BD6C4F" w:rsidP="00BD6C4F">
      <w:pPr>
        <w:rPr>
          <w:rtl/>
        </w:rPr>
      </w:pPr>
      <w:r w:rsidRPr="00C63571">
        <w:rPr>
          <w:rtl/>
        </w:rPr>
        <w:t>• רב: חלב טהור - סותם, טמא - אינו סותם.</w:t>
      </w:r>
    </w:p>
    <w:p w14:paraId="6587BA2D" w14:textId="77777777" w:rsidR="0046556D" w:rsidRDefault="00BD6C4F" w:rsidP="00BD6C4F">
      <w:pPr>
        <w:rPr>
          <w:rtl/>
        </w:rPr>
      </w:pPr>
      <w:r w:rsidRPr="00C63571">
        <w:rPr>
          <w:rtl/>
        </w:rPr>
        <w:t xml:space="preserve">• </w:t>
      </w:r>
      <w:r>
        <w:rPr>
          <w:rStyle w:val="2fb"/>
          <w:rFonts w:hint="cs"/>
          <w:rtl/>
          <w:rPrChange w:id="11101" w:author="מנוע אמוראים" w:date="2026-10-05T16:40:54Z">
            <w:rPr>
              <w:rFonts w:hint="cs"/>
              <w:rtl/>
            </w:rPr>
          </w:rPrChange>
        </w:rPr>
        <w:t xml:space="preserve">ור</w:t>
      </w:r>
      <w:r>
        <w:rPr>
          <w:rStyle w:val="2fb"/>
          <w:rtl/>
          <w:rPrChange w:id="11102" w:author="מנוע אמוראים" w:date="2026-10-05T16:40:54Z">
            <w:rPr>
              <w:rtl/>
            </w:rPr>
          </w:rPrChange>
        </w:rPr>
        <w:t xml:space="preserve">"</w:t>
      </w:r>
      <w:r>
        <w:rPr>
          <w:rStyle w:val="2fb"/>
          <w:rFonts w:hint="cs"/>
          <w:rtl/>
          <w:rPrChange w:id="11103" w:author="מנוע אמוראים" w:date="2026-10-05T16:40:54Z">
            <w:rPr>
              <w:rFonts w:hint="cs"/>
              <w:rtl/>
            </w:rPr>
          </w:rPrChange>
        </w:rPr>
        <w:t xml:space="preserve">ש</w:t>
      </w:r>
      <w:r w:rsidRPr="00C63571">
        <w:rPr>
          <w:rtl/>
        </w:rPr>
        <w:t>: אחד זה ואחד זה - סותם.</w:t>
      </w:r>
    </w:p>
    <w:p w14:paraId="22FE3D4C" w14:textId="77777777" w:rsidR="0046556D" w:rsidRDefault="00BD6C4F" w:rsidP="00BD6C4F">
      <w:pPr>
        <w:rPr>
          <w:rtl/>
        </w:rPr>
      </w:pPr>
      <w:r w:rsidRPr="00C63571">
        <w:rPr>
          <w:rtl/>
        </w:rPr>
        <w:t xml:space="preserve">• </w:t>
      </w:r>
      <w:r>
        <w:rPr>
          <w:b/>
          <w:bCs/>
          <w:rtl/>
        </w:rPr>
        <w:t xml:space="preserve">בעי </w:t>
      </w:r>
      <w:r>
        <w:rPr>
          <w:rStyle w:val="2fb"/>
          <w:b/>
          <w:bCs/>
          <w:rtl/>
          <w:rPrChange w:id="11104" w:author="מנוע אמוראים" w:date="2026-10-05T16:40:54Z">
            <w:rPr>
              <w:b/>
              <w:bCs/>
              <w:rtl/>
            </w:rPr>
          </w:rPrChange>
        </w:rPr>
        <w:t xml:space="preserve">ר</w:t>
      </w:r>
      <w:r>
        <w:rPr>
          <w:rStyle w:val="2fb"/>
          <w:b/>
          <w:bCs/>
          <w:rtl/>
          <w:rPrChange w:id="11105" w:author="מנוע אמוראים" w:date="2026-10-05T16:40:54Z">
            <w:rPr>
              <w:b/>
              <w:bCs/>
              <w:rtl/>
            </w:rPr>
          </w:rPrChange>
        </w:rPr>
        <w:t xml:space="preserve">"</w:t>
      </w:r>
      <w:r>
        <w:rPr>
          <w:rStyle w:val="2fb"/>
          <w:rFonts w:hint="cs"/>
          <w:b/>
          <w:bCs/>
          <w:rtl/>
          <w:rPrChange w:id="11106" w:author="מנוע אמוראים" w:date="2026-10-05T16:40:54Z">
            <w:rPr>
              <w:rFonts w:hint="cs"/>
              <w:b/>
              <w:bCs/>
              <w:rtl/>
            </w:rPr>
          </w:rPrChange>
        </w:rPr>
        <w:t xml:space="preserve">ז</w:t>
      </w:r>
      <w:r w:rsidRPr="00C63571">
        <w:rPr>
          <w:rtl/>
        </w:rPr>
        <w:t xml:space="preserve">: חלב חיה מאי? דוקא אמר חלב טהור סותם, והאי נמי טהור הוא, </w:t>
      </w:r>
    </w:p>
    <w:p w14:paraId="0E824422" w14:textId="77777777" w:rsidR="0046556D" w:rsidRDefault="00BD6C4F" w:rsidP="00BD6C4F">
      <w:pPr>
        <w:rPr>
          <w:rtl/>
        </w:rPr>
      </w:pPr>
      <w:r w:rsidRPr="005303E6">
        <w:rPr>
          <w:b/>
          <w:bCs/>
          <w:rtl/>
        </w:rPr>
        <w:t>או"ד</w:t>
      </w:r>
      <w:r w:rsidRPr="00C63571">
        <w:rPr>
          <w:rtl/>
        </w:rPr>
        <w:t xml:space="preserve"> משום דמהדק, והאי לא מהדק!</w:t>
      </w:r>
    </w:p>
    <w:p w14:paraId="367C96AE" w14:textId="77777777" w:rsidR="0046556D" w:rsidRDefault="000828F8" w:rsidP="00C62948">
      <w:pPr>
        <w:pStyle w:val="affffb"/>
        <w:rPr>
          <w:rtl/>
        </w:rPr>
      </w:pPr>
      <w:r>
        <w:rPr>
          <w:rtl/>
        </w:rPr>
        <w:t xml:space="preserve">- </w:t>
      </w:r>
      <w:r w:rsidR="00BD6C4F" w:rsidRPr="00C63571">
        <w:rPr>
          <w:rtl/>
        </w:rPr>
        <w:t xml:space="preserve"> אביי: מאי תיבעי ליה? נהי דשרי באכילה, אהדוקי לא מהדק!</w:t>
      </w:r>
    </w:p>
    <w:p w14:paraId="64AD723E" w14:textId="77777777" w:rsidR="0046556D" w:rsidRDefault="00BD6C4F" w:rsidP="00BD6C4F">
      <w:pPr>
        <w:rPr>
          <w:rtl/>
        </w:rPr>
      </w:pPr>
      <w:r w:rsidRPr="00C63571">
        <w:rPr>
          <w:rtl/>
        </w:rPr>
        <w:t xml:space="preserve">• נקב </w:t>
      </w:r>
      <w:r>
        <w:rPr>
          <w:rFonts w:hint="cs"/>
          <w:rtl/>
        </w:rPr>
        <w:t>שסתמו</w:t>
      </w:r>
      <w:r w:rsidRPr="00C63571">
        <w:rPr>
          <w:rtl/>
        </w:rPr>
        <w:t xml:space="preserve"> חלב טמא, ד</w:t>
      </w:r>
      <w:r>
        <w:rPr>
          <w:rFonts w:hint="cs"/>
          <w:rtl/>
        </w:rPr>
        <w:t>בא לפני</w:t>
      </w:r>
      <w:r w:rsidRPr="00C63571">
        <w:rPr>
          <w:rtl/>
        </w:rPr>
        <w:t xml:space="preserve"> רבא</w:t>
      </w:r>
      <w:r>
        <w:rPr>
          <w:rFonts w:hint="cs"/>
          <w:rtl/>
        </w:rPr>
        <w:t xml:space="preserve"> ואמרא. הא </w:t>
      </w:r>
      <w:r>
        <w:rPr>
          <w:rStyle w:val="2fb"/>
          <w:rFonts w:hint="cs"/>
          <w:rtl/>
          <w:rPrChange w:id="11107" w:author="מנוע אמוראים" w:date="2026-10-05T16:40:54Z">
            <w:rPr>
              <w:rFonts w:hint="cs"/>
              <w:rtl/>
            </w:rPr>
          </w:rPrChange>
        </w:rPr>
        <w:t xml:space="preserve">אר</w:t>
      </w:r>
      <w:r>
        <w:rPr>
          <w:rStyle w:val="2fb"/>
          <w:rtl/>
          <w:rPrChange w:id="11108" w:author="מנוע אמוראים" w:date="2026-10-05T16:40:54Z">
            <w:rPr>
              <w:rtl/>
            </w:rPr>
          </w:rPrChange>
        </w:rPr>
        <w:t xml:space="preserve">"</w:t>
      </w:r>
      <w:r>
        <w:rPr>
          <w:rStyle w:val="2fb"/>
          <w:rFonts w:hint="cs"/>
          <w:rtl/>
          <w:rPrChange w:id="11109" w:author="מנוע אמוראים" w:date="2026-10-05T16:40:54Z">
            <w:rPr>
              <w:rFonts w:hint="cs"/>
              <w:rtl/>
            </w:rPr>
          </w:rPrChange>
        </w:rPr>
        <w:t xml:space="preserve">ש</w:t>
      </w:r>
      <w:r>
        <w:rPr>
          <w:rFonts w:hint="cs"/>
          <w:rtl/>
        </w:rPr>
        <w:t xml:space="preserve"> חלב טמא נמי סותם </w:t>
      </w:r>
    </w:p>
    <w:p w14:paraId="6D0496FA" w14:textId="77777777" w:rsidR="0046556D" w:rsidRDefault="00BD6C4F" w:rsidP="00BD6C4F">
      <w:pPr>
        <w:rPr>
          <w:rtl/>
        </w:rPr>
      </w:pPr>
      <w:r w:rsidRPr="008F05BA">
        <w:rPr>
          <w:rFonts w:hint="cs"/>
          <w:b/>
          <w:bCs/>
          <w:rtl/>
        </w:rPr>
        <w:t>ועוד</w:t>
      </w:r>
      <w:r>
        <w:rPr>
          <w:rFonts w:hint="cs"/>
          <w:rtl/>
        </w:rPr>
        <w:t xml:space="preserve"> ד</w:t>
      </w:r>
      <w:r w:rsidRPr="00C63571">
        <w:rPr>
          <w:rtl/>
        </w:rPr>
        <w:t xml:space="preserve">התורה חסה על ממונם של ישראל, </w:t>
      </w:r>
    </w:p>
    <w:p w14:paraId="6420E895" w14:textId="77777777" w:rsidR="0046556D" w:rsidRDefault="00BD6C4F" w:rsidP="00BD6C4F">
      <w:pPr>
        <w:rPr>
          <w:rtl/>
        </w:rPr>
      </w:pPr>
      <w:r>
        <w:rPr>
          <w:rtl/>
        </w:rPr>
        <w:t xml:space="preserve">א"ל </w:t>
      </w:r>
      <w:r>
        <w:rPr>
          <w:rStyle w:val="2fb"/>
          <w:rtl/>
          <w:rPrChange w:id="11110" w:author="מנוע אמוראים" w:date="2026-10-05T16:40:54Z">
            <w:rPr>
              <w:rtl/>
            </w:rPr>
          </w:rPrChange>
        </w:rPr>
        <w:t xml:space="preserve">ר</w:t>
      </w:r>
      <w:r>
        <w:rPr>
          <w:rStyle w:val="2fb"/>
          <w:rtl/>
          <w:rPrChange w:id="11111" w:author="מנוע אמוראים" w:date="2026-10-05T16:40:54Z">
            <w:rPr>
              <w:rtl/>
            </w:rPr>
          </w:rPrChange>
        </w:rPr>
        <w:t xml:space="preserve">"</w:t>
      </w:r>
      <w:r>
        <w:rPr>
          <w:rStyle w:val="2fb"/>
          <w:rFonts w:hint="cs"/>
          <w:rtl/>
          <w:rPrChange w:id="11112" w:author="מנוע אמוראים" w:date="2026-10-05T16:40:54Z">
            <w:rPr>
              <w:rFonts w:hint="cs"/>
              <w:rtl/>
            </w:rPr>
          </w:rPrChange>
        </w:rPr>
        <w:t xml:space="preserve">פ</w:t>
      </w:r>
      <w:r>
        <w:rPr>
          <w:rFonts w:hint="cs"/>
          <w:rtl/>
        </w:rPr>
        <w:t xml:space="preserve"> </w:t>
      </w:r>
      <w:r w:rsidRPr="00C63571">
        <w:rPr>
          <w:rtl/>
        </w:rPr>
        <w:t xml:space="preserve">לרבא: רב, ואיסורא דאורייתא, ואת אמרת התורה חסה על ממונן של ישראל? </w:t>
      </w:r>
    </w:p>
    <w:p w14:paraId="5D878E65" w14:textId="77777777" w:rsidR="0046556D" w:rsidRDefault="00BD6C4F" w:rsidP="00BD6C4F">
      <w:pPr>
        <w:rPr>
          <w:rtl/>
        </w:rPr>
      </w:pPr>
      <w:r w:rsidRPr="00C63571">
        <w:rPr>
          <w:rtl/>
        </w:rPr>
        <w:t xml:space="preserve">• מניומין </w:t>
      </w:r>
      <w:r>
        <w:rPr>
          <w:rFonts w:hint="cs"/>
          <w:rtl/>
        </w:rPr>
        <w:t>שהיה מוכר כדים נגלה לו כד של דבש [גילוי]</w:t>
      </w:r>
      <w:r w:rsidRPr="00C63571">
        <w:rPr>
          <w:rtl/>
        </w:rPr>
        <w:t xml:space="preserve"> </w:t>
      </w:r>
    </w:p>
    <w:p w14:paraId="346E929B" w14:textId="77777777" w:rsidR="0046556D" w:rsidRDefault="00BD6C4F" w:rsidP="00BD6C4F">
      <w:pPr>
        <w:rPr>
          <w:rtl/>
        </w:rPr>
      </w:pPr>
      <w:r>
        <w:rPr>
          <w:rFonts w:hint="cs"/>
          <w:rtl/>
        </w:rPr>
        <w:t>ואמר רבא ל</w:t>
      </w:r>
      <w:r w:rsidRPr="00C63571">
        <w:rPr>
          <w:rtl/>
        </w:rPr>
        <w:t xml:space="preserve">מאי ניחוש לה: חדא, דתנן שלשה משקים אסורים משום גילוי - היין, והמים והחלב, ושאר כל המשקים - מותרים, </w:t>
      </w:r>
    </w:p>
    <w:p w14:paraId="10FB1CF4" w14:textId="167EB778" w:rsidR="0046556D" w:rsidRDefault="00BD6C4F" w:rsidP="00BD6C4F">
      <w:pPr>
        <w:rPr>
          <w:rtl/>
        </w:rPr>
      </w:pPr>
      <w:r w:rsidRPr="008F05BA">
        <w:rPr>
          <w:b/>
          <w:bCs/>
          <w:rtl/>
        </w:rPr>
        <w:t>ועוד</w:t>
      </w:r>
      <w:r w:rsidRPr="00C63571">
        <w:rPr>
          <w:rtl/>
        </w:rPr>
        <w:t>, התורה חסה על ממונם של ישראל.</w:t>
      </w:r>
    </w:p>
    <w:p w14:paraId="0C926B8D" w14:textId="77777777" w:rsidR="0046556D" w:rsidRDefault="00BD6C4F" w:rsidP="00BD6C4F">
      <w:pPr>
        <w:rPr>
          <w:rtl/>
        </w:rPr>
      </w:pPr>
      <w:r>
        <w:rPr>
          <w:rFonts w:hint="cs"/>
          <w:rtl/>
        </w:rPr>
        <w:lastRenderedPageBreak/>
        <w:t>א</w:t>
      </w:r>
      <w:r w:rsidR="00BF1CF6">
        <w:rPr>
          <w:rtl/>
        </w:rPr>
        <w:t>"</w:t>
      </w:r>
      <w:r>
        <w:rPr>
          <w:rFonts w:hint="cs"/>
          <w:rtl/>
        </w:rPr>
        <w:t xml:space="preserve">ל </w:t>
      </w:r>
      <w:r>
        <w:rPr>
          <w:rStyle w:val="2fb"/>
          <w:rFonts w:hint="cs"/>
          <w:rtl/>
          <w:rPrChange w:id="11113" w:author="מנוע אמוראים" w:date="2026-10-05T16:40:54Z">
            <w:rPr>
              <w:rFonts w:hint="cs"/>
              <w:rtl/>
            </w:rPr>
          </w:rPrChange>
        </w:rPr>
        <w:t xml:space="preserve">רנב</w:t>
      </w:r>
      <w:r>
        <w:rPr>
          <w:rStyle w:val="2fb"/>
          <w:rtl/>
          <w:rPrChange w:id="11114" w:author="מנוע אמוראים" w:date="2026-10-05T16:40:54Z">
            <w:rPr>
              <w:rtl/>
            </w:rPr>
          </w:rPrChange>
        </w:rPr>
        <w:t xml:space="preserve">"</w:t>
      </w:r>
      <w:r>
        <w:rPr>
          <w:rStyle w:val="2fb"/>
          <w:rFonts w:hint="cs"/>
          <w:rtl/>
          <w:rPrChange w:id="11115" w:author="מנוע אמוראים" w:date="2026-10-05T16:40:54Z">
            <w:rPr>
              <w:rFonts w:hint="cs"/>
              <w:rtl/>
            </w:rPr>
          </w:rPrChange>
        </w:rPr>
        <w:t xml:space="preserve">י</w:t>
      </w:r>
      <w:r>
        <w:rPr>
          <w:rFonts w:hint="cs"/>
          <w:rtl/>
        </w:rPr>
        <w:t xml:space="preserve"> </w:t>
      </w:r>
      <w:r w:rsidRPr="00C63571">
        <w:rPr>
          <w:rtl/>
        </w:rPr>
        <w:t xml:space="preserve">לרבא: ר' שמעון, וסכנת נפשות, ואת אמרת התורה חסה על ממונם של ישראל? </w:t>
      </w:r>
    </w:p>
    <w:p w14:paraId="6834A875" w14:textId="77777777" w:rsidR="0046556D" w:rsidRDefault="00BD6C4F" w:rsidP="00BD6C4F">
      <w:pPr>
        <w:rPr>
          <w:rtl/>
        </w:rPr>
      </w:pPr>
      <w:r w:rsidRPr="00C63571">
        <w:rPr>
          <w:rtl/>
        </w:rPr>
        <w:t>רבי שמעון</w:t>
      </w:r>
      <w:r>
        <w:rPr>
          <w:rFonts w:hint="cs"/>
          <w:rtl/>
        </w:rPr>
        <w:t>:</w:t>
      </w:r>
      <w:r w:rsidRPr="00C63571">
        <w:rPr>
          <w:rtl/>
        </w:rPr>
        <w:t xml:space="preserve"> דתניא חמשה אין בהם משום גילוי - ציר וחומץ, שמן ודבש ומורייס, </w:t>
      </w:r>
    </w:p>
    <w:p w14:paraId="472F7F19" w14:textId="77777777" w:rsidR="0046556D" w:rsidRDefault="00BD6C4F" w:rsidP="00BD6C4F">
      <w:pPr>
        <w:rPr>
          <w:rtl/>
        </w:rPr>
      </w:pPr>
      <w:r>
        <w:rPr>
          <w:rStyle w:val="2fb"/>
          <w:rtl/>
          <w:rPrChange w:id="11116" w:author="מנוע אמוראים" w:date="2026-10-05T16:40:54Z">
            <w:rPr>
              <w:rtl/>
            </w:rPr>
          </w:rPrChange>
        </w:rPr>
        <w:t xml:space="preserve">ר"ש</w:t>
      </w:r>
      <w:r>
        <w:rPr>
          <w:rtl/>
        </w:rPr>
        <w:t xml:space="preserve"> אומר: אף הן יש בהן משום גילוי, </w:t>
      </w:r>
      <w:r>
        <w:rPr>
          <w:rStyle w:val="2fb"/>
          <w:rtl/>
          <w:rPrChange w:id="11117" w:author="מנוע אמוראים" w:date="2026-10-05T16:40:54Z">
            <w:rPr>
              <w:rtl/>
            </w:rPr>
          </w:rPrChange>
        </w:rPr>
        <w:t xml:space="preserve">וא</w:t>
      </w:r>
      <w:r>
        <w:rPr>
          <w:rStyle w:val="2fb"/>
          <w:rFonts w:hint="cs"/>
          <w:rtl/>
          <w:rPrChange w:id="11118" w:author="מנוע אמוראים" w:date="2026-10-05T16:40:54Z">
            <w:rPr>
              <w:rFonts w:hint="cs"/>
              <w:rtl/>
            </w:rPr>
          </w:rPrChange>
        </w:rPr>
        <w:t xml:space="preserve">ר</w:t>
      </w:r>
      <w:r>
        <w:rPr>
          <w:rStyle w:val="2fb"/>
          <w:rtl/>
          <w:rPrChange w:id="11119" w:author="מנוע אמוראים" w:date="2026-10-05T16:40:54Z">
            <w:rPr>
              <w:rtl/>
            </w:rPr>
          </w:rPrChange>
        </w:rPr>
        <w:t xml:space="preserve">"</w:t>
      </w:r>
      <w:r>
        <w:rPr>
          <w:rStyle w:val="2fb"/>
          <w:rFonts w:hint="cs"/>
          <w:rtl/>
          <w:rPrChange w:id="11120" w:author="מנוע אמוראים" w:date="2026-10-05T16:40:54Z">
            <w:rPr>
              <w:rFonts w:hint="cs"/>
              <w:rtl/>
            </w:rPr>
          </w:rPrChange>
        </w:rPr>
        <w:t xml:space="preserve">ש</w:t>
      </w:r>
      <w:r w:rsidRPr="00C63571">
        <w:rPr>
          <w:rtl/>
        </w:rPr>
        <w:t xml:space="preserve">: אני ראיתי נחש ששתה ציר בצידן, </w:t>
      </w:r>
    </w:p>
    <w:p w14:paraId="042BBFD2" w14:textId="77777777" w:rsidR="0046556D" w:rsidRDefault="00BD6C4F" w:rsidP="00BD6C4F">
      <w:pPr>
        <w:rPr>
          <w:rtl/>
        </w:rPr>
      </w:pPr>
      <w:r w:rsidRPr="00C63571">
        <w:rPr>
          <w:rtl/>
        </w:rPr>
        <w:t>אמרו לו: ש</w:t>
      </w:r>
      <w:r>
        <w:rPr>
          <w:rFonts w:hint="cs"/>
          <w:rtl/>
        </w:rPr>
        <w:t xml:space="preserve">וטה היה ואין מביאין ראיה מן השוטים </w:t>
      </w:r>
    </w:p>
    <w:p w14:paraId="1D6A97AF" w14:textId="77777777" w:rsidR="0046556D" w:rsidRDefault="00BD6C4F" w:rsidP="00BD6C4F">
      <w:pPr>
        <w:rPr>
          <w:rtl/>
        </w:rPr>
      </w:pPr>
      <w:r>
        <w:rPr>
          <w:rtl/>
        </w:rPr>
        <w:t xml:space="preserve">א"ל: אודי לי מיהת בציר, דהא </w:t>
      </w:r>
      <w:r>
        <w:rPr>
          <w:rStyle w:val="2fb"/>
          <w:rtl/>
          <w:rPrChange w:id="11121" w:author="מנוע אמוראים" w:date="2026-10-05T16:40:54Z">
            <w:rPr>
              <w:rtl/>
            </w:rPr>
          </w:rPrChange>
        </w:rPr>
        <w:t xml:space="preserve">ר</w:t>
      </w:r>
      <w:r>
        <w:rPr>
          <w:rStyle w:val="2fb"/>
          <w:rtl/>
          <w:rPrChange w:id="11122" w:author="מנוע אמוראים" w:date="2026-10-05T16:40:54Z">
            <w:rPr>
              <w:rtl/>
            </w:rPr>
          </w:rPrChange>
        </w:rPr>
        <w:t xml:space="preserve">"</w:t>
      </w:r>
      <w:r>
        <w:rPr>
          <w:rStyle w:val="2fb"/>
          <w:rFonts w:hint="cs"/>
          <w:rtl/>
          <w:rPrChange w:id="11123" w:author="מנוע אמוראים" w:date="2026-10-05T16:40:54Z">
            <w:rPr>
              <w:rFonts w:hint="cs"/>
              <w:rtl/>
            </w:rPr>
          </w:rPrChange>
        </w:rPr>
        <w:t xml:space="preserve">פ</w:t>
      </w:r>
      <w:r>
        <w:rPr>
          <w:rFonts w:hint="cs"/>
          <w:rtl/>
        </w:rPr>
        <w:t xml:space="preserve"> </w:t>
      </w:r>
      <w:r>
        <w:rPr>
          <w:rStyle w:val="2fb"/>
          <w:rFonts w:hint="cs"/>
          <w:rtl/>
          <w:rPrChange w:id="11124" w:author="מנוע אמוראים" w:date="2026-10-05T16:40:54Z">
            <w:rPr>
              <w:rFonts w:hint="cs"/>
              <w:rtl/>
            </w:rPr>
          </w:rPrChange>
        </w:rPr>
        <w:t xml:space="preserve">ורהבדר</w:t>
      </w:r>
      <w:r>
        <w:rPr>
          <w:rStyle w:val="2fb"/>
          <w:rtl/>
          <w:rPrChange w:id="11125" w:author="מנוע אמוראים" w:date="2026-10-05T16:40:54Z">
            <w:rPr>
              <w:rtl/>
            </w:rPr>
          </w:rPrChange>
        </w:rPr>
        <w:t xml:space="preserve">"</w:t>
      </w:r>
      <w:r>
        <w:rPr>
          <w:rStyle w:val="2fb"/>
          <w:rFonts w:hint="cs"/>
          <w:rtl/>
          <w:rPrChange w:id="11126" w:author="מנוע אמוראים" w:date="2026-10-05T16:40:54Z">
            <w:rPr>
              <w:rFonts w:hint="cs"/>
              <w:rtl/>
            </w:rPr>
          </w:rPrChange>
        </w:rPr>
        <w:t xml:space="preserve">י</w:t>
      </w:r>
      <w:r>
        <w:rPr>
          <w:rFonts w:hint="cs"/>
          <w:rtl/>
        </w:rPr>
        <w:t xml:space="preserve"> ורבנן כשהיה להם גילוי זרקו בציר [שורף הארס] </w:t>
      </w:r>
    </w:p>
    <w:p w14:paraId="1D49D77D" w14:textId="77777777" w:rsidR="0046556D" w:rsidRDefault="00BD6C4F" w:rsidP="00BD6C4F">
      <w:pPr>
        <w:rPr>
          <w:rtl/>
        </w:rPr>
      </w:pPr>
      <w:r>
        <w:rPr>
          <w:rtl/>
        </w:rPr>
        <w:t xml:space="preserve">א"ל: אודי לי מיהא בדבש, </w:t>
      </w:r>
      <w:r>
        <w:rPr>
          <w:rStyle w:val="2fb"/>
          <w:rtl/>
          <w:rPrChange w:id="11127" w:author="מנוע אמוראים" w:date="2026-10-05T16:40:54Z">
            <w:rPr>
              <w:rtl/>
            </w:rPr>
          </w:rPrChange>
        </w:rPr>
        <w:t xml:space="preserve">ד</w:t>
      </w:r>
      <w:r>
        <w:rPr>
          <w:rStyle w:val="2fb"/>
          <w:rtl/>
          <w:rPrChange w:id="11128" w:author="מנוע אמוראים" w:date="2026-10-05T16:40:54Z">
            <w:rPr>
              <w:rtl/>
            </w:rPr>
          </w:rPrChange>
        </w:rPr>
        <w:t xml:space="preserve">רשב"א</w:t>
      </w:r>
      <w:r w:rsidRPr="00C63571">
        <w:rPr>
          <w:rtl/>
        </w:rPr>
        <w:t xml:space="preserve"> קאי כוותיה, </w:t>
      </w:r>
    </w:p>
    <w:p w14:paraId="34DC91C1" w14:textId="77777777" w:rsidR="0046556D" w:rsidRDefault="0046556D" w:rsidP="00BD6C4F">
      <w:pPr>
        <w:rPr>
          <w:rtl/>
        </w:rPr>
      </w:pPr>
    </w:p>
    <w:p w14:paraId="0CD06D90" w14:textId="77777777" w:rsidR="0046556D" w:rsidRDefault="00BD6C4F" w:rsidP="00BD6C4F">
      <w:pPr>
        <w:rPr>
          <w:rtl/>
        </w:rPr>
      </w:pPr>
      <w:r w:rsidRPr="00C63571">
        <w:rPr>
          <w:rtl/>
        </w:rPr>
        <w:t xml:space="preserve">• </w:t>
      </w:r>
      <w:r>
        <w:rPr>
          <w:rStyle w:val="2fb"/>
          <w:rFonts w:hint="cs"/>
          <w:rtl/>
          <w:rPrChange w:id="11129" w:author="מנוע אמוראים" w:date="2026-10-05T16:40:54Z">
            <w:rPr>
              <w:rFonts w:hint="cs"/>
              <w:rtl/>
            </w:rPr>
          </w:rPrChange>
        </w:rPr>
        <w:t xml:space="preserve">אר</w:t>
      </w:r>
      <w:r>
        <w:rPr>
          <w:rStyle w:val="2fb"/>
          <w:rtl/>
          <w:rPrChange w:id="11130" w:author="מנוע אמוראים" w:date="2026-10-05T16:40:54Z">
            <w:rPr>
              <w:rtl/>
            </w:rPr>
          </w:rPrChange>
        </w:rPr>
        <w:t xml:space="preserve">"</w:t>
      </w:r>
      <w:r>
        <w:rPr>
          <w:rStyle w:val="2fb"/>
          <w:rFonts w:hint="cs"/>
          <w:rtl/>
          <w:rPrChange w:id="11131" w:author="מנוע אמוראים" w:date="2026-10-05T16:40:54Z">
            <w:rPr>
              <w:rFonts w:hint="cs"/>
              <w:rtl/>
            </w:rPr>
          </w:rPrChange>
        </w:rPr>
        <w:t xml:space="preserve">נ</w:t>
      </w:r>
      <w:r w:rsidRPr="00C63571">
        <w:rPr>
          <w:rtl/>
        </w:rPr>
        <w:t>: חלב העשוי ככובע אינו סותם.</w:t>
      </w:r>
      <w:r>
        <w:rPr>
          <w:rFonts w:hint="cs"/>
          <w:rtl/>
        </w:rPr>
        <w:t xml:space="preserve"> בחיטי שעל הכרכשתא או בשומן הלב </w:t>
      </w:r>
    </w:p>
    <w:p w14:paraId="3307D5A0" w14:textId="77777777" w:rsidR="0046556D" w:rsidRDefault="00BD6C4F" w:rsidP="00BD6C4F">
      <w:pPr>
        <w:rPr>
          <w:rtl/>
        </w:rPr>
      </w:pPr>
      <w:r w:rsidRPr="00C63571">
        <w:rPr>
          <w:rtl/>
        </w:rPr>
        <w:t>• רבא</w:t>
      </w:r>
      <w:r>
        <w:rPr>
          <w:rFonts w:hint="cs"/>
          <w:rtl/>
        </w:rPr>
        <w:t>:</w:t>
      </w:r>
      <w:r w:rsidRPr="00C63571">
        <w:rPr>
          <w:rtl/>
        </w:rPr>
        <w:t xml:space="preserve"> </w:t>
      </w:r>
      <w:r>
        <w:rPr>
          <w:rFonts w:hint="cs"/>
          <w:rtl/>
        </w:rPr>
        <w:t xml:space="preserve">ש'מ </w:t>
      </w:r>
      <w:r>
        <w:rPr>
          <w:rStyle w:val="2fb"/>
          <w:rFonts w:hint="cs"/>
          <w:rtl/>
          <w:rPrChange w:id="11132" w:author="מנוע אמוראים" w:date="2026-10-05T16:40:54Z">
            <w:rPr>
              <w:rFonts w:hint="cs"/>
              <w:rtl/>
            </w:rPr>
          </w:rPrChange>
        </w:rPr>
        <w:t xml:space="preserve">מר</w:t>
      </w:r>
      <w:r>
        <w:rPr>
          <w:rStyle w:val="2fb"/>
          <w:rtl/>
          <w:rPrChange w:id="11133" w:author="מנוע אמוראים" w:date="2026-10-05T16:40:54Z">
            <w:rPr>
              <w:rtl/>
            </w:rPr>
          </w:rPrChange>
        </w:rPr>
        <w:t xml:space="preserve">"</w:t>
      </w:r>
      <w:r>
        <w:rPr>
          <w:rStyle w:val="2fb"/>
          <w:rFonts w:hint="cs"/>
          <w:rtl/>
          <w:rPrChange w:id="11134" w:author="מנוע אמוראים" w:date="2026-10-05T16:40:54Z">
            <w:rPr>
              <w:rFonts w:hint="cs"/>
              <w:rtl/>
            </w:rPr>
          </w:rPrChange>
        </w:rPr>
        <w:t xml:space="preserve">נ</w:t>
      </w:r>
      <w:r>
        <w:rPr>
          <w:rFonts w:hint="cs"/>
          <w:rtl/>
        </w:rPr>
        <w:t xml:space="preserve"> </w:t>
      </w:r>
      <w:r w:rsidRPr="00C63571">
        <w:rPr>
          <w:rtl/>
        </w:rPr>
        <w:t>תרתי: חימצא ובר חימצא, חד סתים וחד לא סתים, ולא ידענא הי מינייהו.</w:t>
      </w:r>
    </w:p>
    <w:p w14:paraId="4E9B2A53" w14:textId="77777777" w:rsidR="0046556D" w:rsidRDefault="00BD6C4F" w:rsidP="00BD6C4F">
      <w:pPr>
        <w:rPr>
          <w:rtl/>
        </w:rPr>
      </w:pPr>
      <w:r>
        <w:rPr>
          <w:rStyle w:val="2fb"/>
          <w:rtl/>
          <w:rPrChange w:id="11135" w:author="מנוע אמוראים" w:date="2026-10-05T16:40:54Z">
            <w:rPr>
              <w:rtl/>
            </w:rPr>
          </w:rPrChange>
        </w:rPr>
        <w:t xml:space="preserve">ר</w:t>
      </w:r>
      <w:r>
        <w:rPr>
          <w:rStyle w:val="2fb"/>
          <w:rFonts w:hint="cs"/>
          <w:rtl/>
          <w:rPrChange w:id="11136" w:author="מנוע אמוראים" w:date="2026-10-05T16:40:54Z">
            <w:rPr>
              <w:rFonts w:hint="cs"/>
              <w:rtl/>
            </w:rPr>
          </w:rPrChange>
        </w:rPr>
        <w:t xml:space="preserve">הב</w:t>
      </w:r>
      <w:r>
        <w:rPr>
          <w:rStyle w:val="2fb"/>
          <w:rtl/>
          <w:rPrChange w:id="11137" w:author="מנוע אמוראים" w:date="2026-10-05T16:40:54Z">
            <w:rPr>
              <w:rtl/>
            </w:rPr>
          </w:rPrChange>
        </w:rPr>
        <w:t xml:space="preserve">"</w:t>
      </w:r>
      <w:r>
        <w:rPr>
          <w:rStyle w:val="2fb"/>
          <w:rFonts w:hint="cs"/>
          <w:rtl/>
          <w:rPrChange w:id="11138" w:author="מנוע אמוראים" w:date="2026-10-05T16:40:54Z">
            <w:rPr>
              <w:rFonts w:hint="cs"/>
              <w:rtl/>
            </w:rPr>
          </w:rPrChange>
        </w:rPr>
        <w:t xml:space="preserve">ח</w:t>
      </w:r>
      <w:r>
        <w:rPr>
          <w:rFonts w:hint="cs"/>
          <w:rtl/>
        </w:rPr>
        <w:t xml:space="preserve"> </w:t>
      </w:r>
      <w:r>
        <w:rPr>
          <w:rStyle w:val="2fb"/>
          <w:rFonts w:hint="cs"/>
          <w:rtl/>
          <w:rPrChange w:id="11139" w:author="מנוע אמוראים" w:date="2026-10-05T16:40:54Z">
            <w:rPr>
              <w:rFonts w:hint="cs"/>
              <w:rtl/>
            </w:rPr>
          </w:rPrChange>
        </w:rPr>
        <w:t xml:space="preserve">ורהדר</w:t>
      </w:r>
      <w:r>
        <w:rPr>
          <w:rStyle w:val="2fb"/>
          <w:rtl/>
          <w:rPrChange w:id="11140" w:author="מנוע אמוראים" w:date="2026-10-05T16:40:54Z">
            <w:rPr>
              <w:rtl/>
            </w:rPr>
          </w:rPrChange>
        </w:rPr>
        <w:t xml:space="preserve">"</w:t>
      </w:r>
      <w:r>
        <w:rPr>
          <w:rStyle w:val="2fb"/>
          <w:rFonts w:hint="cs"/>
          <w:rtl/>
          <w:rPrChange w:id="11141" w:author="מנוע אמוראים" w:date="2026-10-05T16:40:54Z">
            <w:rPr>
              <w:rFonts w:hint="cs"/>
              <w:rtl/>
            </w:rPr>
          </w:rPrChange>
        </w:rPr>
        <w:t xml:space="preserve">נ</w:t>
      </w:r>
      <w:r>
        <w:rPr>
          <w:rFonts w:hint="cs"/>
          <w:rtl/>
        </w:rPr>
        <w:t xml:space="preserve">:</w:t>
      </w:r>
      <w:r w:rsidRPr="00C63571">
        <w:rPr>
          <w:rtl/>
        </w:rPr>
        <w:t>: בר חימצא - סתים, חימצא - לא סתים.</w:t>
      </w:r>
    </w:p>
    <w:p w14:paraId="31B38BC5" w14:textId="77777777" w:rsidR="0046556D" w:rsidRDefault="00BD6C4F" w:rsidP="00BD6C4F">
      <w:pPr>
        <w:rPr>
          <w:rtl/>
        </w:rPr>
      </w:pPr>
      <w:r w:rsidRPr="00C63571">
        <w:rPr>
          <w:rtl/>
        </w:rPr>
        <w:t>• רב טבות, וסימניך: יפה כח הבן מכח האב.</w:t>
      </w:r>
    </w:p>
    <w:p w14:paraId="5005C155" w14:textId="77777777" w:rsidR="0046556D" w:rsidRDefault="0046556D" w:rsidP="00BD6C4F">
      <w:pPr>
        <w:rPr>
          <w:b/>
          <w:bCs/>
          <w:rtl/>
        </w:rPr>
      </w:pPr>
    </w:p>
    <w:p w14:paraId="07D6BFA3" w14:textId="77777777" w:rsidR="00BD6C4F" w:rsidRPr="003D23F5" w:rsidRDefault="00BD6C4F" w:rsidP="00F07436">
      <w:pPr>
        <w:pStyle w:val="afff3"/>
        <w:framePr w:wrap="around"/>
        <w:rPr>
          <w:rtl/>
        </w:rPr>
      </w:pPr>
      <w:r w:rsidRPr="003D23F5">
        <w:rPr>
          <w:rFonts w:hint="cs"/>
          <w:rtl/>
        </w:rPr>
        <w:t>נ.</w:t>
      </w:r>
    </w:p>
    <w:p w14:paraId="548276F4" w14:textId="77777777" w:rsidR="0046556D" w:rsidRDefault="00BD6C4F" w:rsidP="00BD6C4F">
      <w:pPr>
        <w:rPr>
          <w:b/>
          <w:bCs/>
          <w:rtl/>
        </w:rPr>
      </w:pPr>
      <w:r w:rsidRPr="008F05BA">
        <w:rPr>
          <w:b/>
          <w:bCs/>
          <w:rtl/>
        </w:rPr>
        <w:t xml:space="preserve">הי חימצא והי בר חימצא? </w:t>
      </w:r>
    </w:p>
    <w:p w14:paraId="2C1A44F6" w14:textId="77777777" w:rsidR="0046556D" w:rsidRDefault="00BD6C4F" w:rsidP="00BD6C4F">
      <w:pPr>
        <w:rPr>
          <w:rtl/>
        </w:rPr>
      </w:pPr>
      <w:r>
        <w:rPr>
          <w:rtl/>
        </w:rPr>
        <w:t xml:space="preserve">ת"ש </w:t>
      </w:r>
      <w:r>
        <w:rPr>
          <w:rStyle w:val="2fb"/>
          <w:rtl/>
          <w:rPrChange w:id="11142" w:author="מנוע אמוראים" w:date="2026-10-05T16:40:54Z">
            <w:rPr>
              <w:rtl/>
            </w:rPr>
          </w:rPrChange>
        </w:rPr>
        <w:t xml:space="preserve">דא</w:t>
      </w:r>
      <w:r>
        <w:rPr>
          <w:rStyle w:val="2fb"/>
          <w:rFonts w:hint="cs"/>
          <w:rtl/>
          <w:rPrChange w:id="11143" w:author="מנוע אמוראים" w:date="2026-10-05T16:40:54Z">
            <w:rPr>
              <w:rFonts w:hint="cs"/>
              <w:rtl/>
            </w:rPr>
          </w:rPrChange>
        </w:rPr>
        <w:t xml:space="preserve">ר</w:t>
      </w:r>
      <w:r>
        <w:rPr>
          <w:rStyle w:val="2fb"/>
          <w:rtl/>
          <w:rPrChange w:id="11144" w:author="מנוע אמוראים" w:date="2026-10-05T16:40:54Z">
            <w:rPr>
              <w:rtl/>
            </w:rPr>
          </w:rPrChange>
        </w:rPr>
        <w:t xml:space="preserve">"</w:t>
      </w:r>
      <w:r>
        <w:rPr>
          <w:rStyle w:val="2fb"/>
          <w:rFonts w:hint="cs"/>
          <w:rtl/>
          <w:rPrChange w:id="11145" w:author="מנוע אמוראים" w:date="2026-10-05T16:40:54Z">
            <w:rPr>
              <w:rFonts w:hint="cs"/>
              <w:rtl/>
            </w:rPr>
          </w:rPrChange>
        </w:rPr>
        <w:t xml:space="preserve">נ</w:t>
      </w:r>
      <w:r>
        <w:rPr>
          <w:rFonts w:hint="cs"/>
          <w:rtl/>
        </w:rPr>
        <w:t xml:space="preserve"> אינהו אכלי ולדידן לא סתים </w:t>
      </w:r>
    </w:p>
    <w:p w14:paraId="06D44E70" w14:textId="77777777" w:rsidR="0046556D" w:rsidRDefault="00BD6C4F" w:rsidP="00BD6C4F">
      <w:pPr>
        <w:rPr>
          <w:rtl/>
        </w:rPr>
      </w:pPr>
      <w:r w:rsidRPr="00C63571">
        <w:rPr>
          <w:rtl/>
        </w:rPr>
        <w:t xml:space="preserve">דאקשתא </w:t>
      </w:r>
      <w:r>
        <w:rPr>
          <w:rtl/>
        </w:rPr>
        <w:t>–</w:t>
      </w:r>
      <w:r w:rsidRPr="00C63571">
        <w:rPr>
          <w:rtl/>
        </w:rPr>
        <w:t xml:space="preserve"> </w:t>
      </w:r>
      <w:r w:rsidR="00AC163B" w:rsidRPr="00AC163B">
        <w:rPr>
          <w:rFonts w:hint="cs"/>
          <w:b/>
          <w:bCs/>
          <w:rtl/>
        </w:rPr>
        <w:t>לכו</w:t>
      </w:r>
      <w:r w:rsidR="00BF1CF6">
        <w:rPr>
          <w:b/>
          <w:bCs/>
          <w:rtl/>
        </w:rPr>
        <w:t>"</w:t>
      </w:r>
      <w:r w:rsidR="00AC163B" w:rsidRPr="00AC163B">
        <w:rPr>
          <w:rFonts w:hint="cs"/>
          <w:b/>
          <w:bCs/>
          <w:rtl/>
        </w:rPr>
        <w:t>ע</w:t>
      </w:r>
      <w:r>
        <w:rPr>
          <w:rFonts w:hint="cs"/>
          <w:rtl/>
        </w:rPr>
        <w:t xml:space="preserve"> אסיר</w:t>
      </w:r>
      <w:r w:rsidR="00AC163B">
        <w:rPr>
          <w:rFonts w:hint="cs"/>
          <w:rtl/>
        </w:rPr>
        <w:t>,</w:t>
      </w:r>
      <w:r>
        <w:rPr>
          <w:rFonts w:hint="cs"/>
          <w:rtl/>
        </w:rPr>
        <w:t xml:space="preserve"> </w:t>
      </w:r>
      <w:r w:rsidRPr="00AC163B">
        <w:rPr>
          <w:rFonts w:hint="cs"/>
          <w:b/>
          <w:bCs/>
          <w:rtl/>
        </w:rPr>
        <w:t>ופליגי</w:t>
      </w:r>
      <w:r>
        <w:rPr>
          <w:rFonts w:hint="cs"/>
          <w:rtl/>
        </w:rPr>
        <w:t xml:space="preserve"> </w:t>
      </w:r>
      <w:r w:rsidRPr="00AC163B">
        <w:rPr>
          <w:rFonts w:hint="cs"/>
          <w:b/>
          <w:bCs/>
          <w:rtl/>
        </w:rPr>
        <w:t>ד</w:t>
      </w:r>
      <w:r w:rsidRPr="00AC163B">
        <w:rPr>
          <w:b/>
          <w:bCs/>
          <w:rtl/>
        </w:rPr>
        <w:t>אייתרא</w:t>
      </w:r>
      <w:r w:rsidRPr="00C63571">
        <w:rPr>
          <w:rtl/>
        </w:rPr>
        <w:t>.</w:t>
      </w:r>
    </w:p>
    <w:p w14:paraId="19D1D397" w14:textId="77777777" w:rsidR="0046556D" w:rsidRDefault="00BD6C4F" w:rsidP="00BD6C4F">
      <w:pPr>
        <w:rPr>
          <w:rtl/>
        </w:rPr>
      </w:pPr>
      <w:r w:rsidRPr="00DE6214">
        <w:rPr>
          <w:rtl/>
        </w:rPr>
        <w:t>א</w:t>
      </w:r>
      <w:r w:rsidR="00BF1CF6">
        <w:rPr>
          <w:rtl/>
        </w:rPr>
        <w:t>"</w:t>
      </w:r>
      <w:r w:rsidRPr="00DE6214">
        <w:rPr>
          <w:rtl/>
        </w:rPr>
        <w:t>ד</w:t>
      </w:r>
      <w:r w:rsidRPr="00C63571">
        <w:rPr>
          <w:rtl/>
        </w:rPr>
        <w:t xml:space="preserve">: דאייתרא </w:t>
      </w:r>
      <w:r>
        <w:rPr>
          <w:rtl/>
        </w:rPr>
        <w:t>–</w:t>
      </w:r>
      <w:r w:rsidRPr="00C63571">
        <w:rPr>
          <w:rtl/>
        </w:rPr>
        <w:t xml:space="preserve"> </w:t>
      </w:r>
      <w:r>
        <w:rPr>
          <w:rFonts w:hint="cs"/>
          <w:rtl/>
        </w:rPr>
        <w:t>לכו</w:t>
      </w:r>
      <w:r w:rsidR="00BF1CF6">
        <w:rPr>
          <w:rtl/>
        </w:rPr>
        <w:t>"</w:t>
      </w:r>
      <w:r>
        <w:rPr>
          <w:rFonts w:hint="cs"/>
          <w:rtl/>
        </w:rPr>
        <w:t>ע שרי</w:t>
      </w:r>
      <w:r w:rsidRPr="00C63571">
        <w:rPr>
          <w:rtl/>
        </w:rPr>
        <w:t xml:space="preserve">, </w:t>
      </w:r>
      <w:r w:rsidRPr="00AC163B">
        <w:rPr>
          <w:rFonts w:hint="cs"/>
          <w:b/>
          <w:bCs/>
          <w:rtl/>
        </w:rPr>
        <w:t>ופ</w:t>
      </w:r>
      <w:r w:rsidRPr="00AC163B">
        <w:rPr>
          <w:b/>
          <w:bCs/>
          <w:rtl/>
        </w:rPr>
        <w:t xml:space="preserve">ליגי </w:t>
      </w:r>
      <w:r w:rsidRPr="00AC163B">
        <w:rPr>
          <w:rFonts w:hint="cs"/>
          <w:b/>
          <w:bCs/>
          <w:rtl/>
        </w:rPr>
        <w:t>ב</w:t>
      </w:r>
      <w:r w:rsidRPr="00AC163B">
        <w:rPr>
          <w:b/>
          <w:bCs/>
          <w:rtl/>
        </w:rPr>
        <w:t>אקשתא</w:t>
      </w:r>
      <w:r w:rsidRPr="00C63571">
        <w:rPr>
          <w:rtl/>
        </w:rPr>
        <w:t xml:space="preserve">, כי הא </w:t>
      </w:r>
      <w:r>
        <w:rPr>
          <w:rStyle w:val="2fb"/>
          <w:rFonts w:hint="cs"/>
          <w:rtl/>
          <w:rPrChange w:id="11146" w:author="מנוע אמוראים" w:date="2026-10-05T16:40:54Z">
            <w:rPr>
              <w:rFonts w:hint="cs"/>
              <w:rtl/>
            </w:rPr>
          </w:rPrChange>
        </w:rPr>
        <w:t xml:space="preserve">ר</w:t>
      </w:r>
      <w:r>
        <w:rPr>
          <w:rStyle w:val="2fb"/>
          <w:rtl/>
          <w:rPrChange w:id="11147" w:author="מנוע אמוראים" w:date="2026-10-05T16:40:54Z">
            <w:rPr>
              <w:rtl/>
            </w:rPr>
          </w:rPrChange>
        </w:rPr>
        <w:t xml:space="preserve">"</w:t>
      </w:r>
      <w:r>
        <w:rPr>
          <w:rStyle w:val="2fb"/>
          <w:rFonts w:hint="cs"/>
          <w:rtl/>
          <w:rPrChange w:id="11148" w:author="מנוע אמוראים" w:date="2026-10-05T16:40:54Z">
            <w:rPr>
              <w:rFonts w:hint="cs"/>
              <w:rtl/>
            </w:rPr>
          </w:rPrChange>
        </w:rPr>
        <w:t xml:space="preserve">א</w:t>
      </w:r>
      <w:r>
        <w:rPr>
          <w:rFonts w:hint="cs"/>
          <w:rtl/>
        </w:rPr>
        <w:t xml:space="preserve"> </w:t>
      </w:r>
      <w:r w:rsidRPr="00C63571">
        <w:rPr>
          <w:rtl/>
        </w:rPr>
        <w:t>מקמצין, וכן א</w:t>
      </w:r>
      <w:r w:rsidR="00BF1CF6">
        <w:rPr>
          <w:rtl/>
        </w:rPr>
        <w:t>"</w:t>
      </w:r>
      <w:r>
        <w:rPr>
          <w:rFonts w:hint="cs"/>
          <w:rtl/>
        </w:rPr>
        <w:t>ר</w:t>
      </w:r>
      <w:r w:rsidRPr="00C63571">
        <w:rPr>
          <w:rtl/>
        </w:rPr>
        <w:t xml:space="preserve"> ינאי משום זקן אחד: מקמצין.</w:t>
      </w:r>
    </w:p>
    <w:p w14:paraId="21AF047A" w14:textId="77777777" w:rsidR="0046556D" w:rsidRDefault="00BD6C4F" w:rsidP="00BD6C4F">
      <w:pPr>
        <w:rPr>
          <w:rtl/>
        </w:rPr>
      </w:pPr>
      <w:r>
        <w:rPr>
          <w:rStyle w:val="2fb"/>
          <w:rFonts w:hint="cs"/>
          <w:rtl/>
          <w:rPrChange w:id="11149" w:author="מנוע אמוראים" w:date="2026-10-05T16:40:54Z">
            <w:rPr>
              <w:rFonts w:hint="cs"/>
              <w:rtl/>
            </w:rPr>
          </w:rPrChange>
        </w:rPr>
        <w:t xml:space="preserve">ר</w:t>
      </w:r>
      <w:r>
        <w:rPr>
          <w:rStyle w:val="2fb"/>
          <w:rtl/>
          <w:rPrChange w:id="11150" w:author="מנוע אמוראים" w:date="2026-10-05T16:40:54Z">
            <w:rPr>
              <w:rtl/>
            </w:rPr>
          </w:rPrChange>
        </w:rPr>
        <w:t xml:space="preserve">"</w:t>
      </w:r>
      <w:r>
        <w:rPr>
          <w:rStyle w:val="2fb"/>
          <w:rFonts w:hint="cs"/>
          <w:rtl/>
          <w:rPrChange w:id="11151" w:author="מנוע אמוראים" w:date="2026-10-05T16:40:54Z">
            <w:rPr>
              <w:rFonts w:hint="cs"/>
              <w:rtl/>
            </w:rPr>
          </w:rPrChange>
        </w:rPr>
        <w:t xml:space="preserve">א</w:t>
      </w:r>
      <w:r w:rsidRPr="00C63571">
        <w:rPr>
          <w:rtl/>
        </w:rPr>
        <w:t xml:space="preserve">: </w:t>
      </w:r>
      <w:r>
        <w:rPr>
          <w:rFonts w:hint="cs"/>
          <w:rtl/>
        </w:rPr>
        <w:t xml:space="preserve">ישבתי לפני רב אמי </w:t>
      </w:r>
      <w:r w:rsidRPr="00C63571">
        <w:rPr>
          <w:rtl/>
        </w:rPr>
        <w:t>קמצו והבו ליה - ואכל.</w:t>
      </w:r>
    </w:p>
    <w:p w14:paraId="524B6DC6" w14:textId="77777777" w:rsidR="0046556D" w:rsidRDefault="00BD6C4F" w:rsidP="00BD6C4F">
      <w:pPr>
        <w:rPr>
          <w:rtl/>
        </w:rPr>
      </w:pPr>
      <w:r w:rsidRPr="00C63571">
        <w:rPr>
          <w:rtl/>
        </w:rPr>
        <w:t>שמ</w:t>
      </w:r>
      <w:r>
        <w:rPr>
          <w:rFonts w:hint="cs"/>
          <w:rtl/>
        </w:rPr>
        <w:t xml:space="preserve">שו של </w:t>
      </w:r>
      <w:r>
        <w:rPr>
          <w:rStyle w:val="2fb"/>
          <w:rFonts w:hint="cs"/>
          <w:rtl/>
          <w:rPrChange w:id="11152" w:author="מנוע אמוראים" w:date="2026-10-05T16:40:54Z">
            <w:rPr>
              <w:rFonts w:hint="cs"/>
              <w:rtl/>
            </w:rPr>
          </w:rPrChange>
        </w:rPr>
        <w:t xml:space="preserve">ר</w:t>
      </w:r>
      <w:r>
        <w:rPr>
          <w:rStyle w:val="2fb"/>
          <w:rtl/>
          <w:rPrChange w:id="11153" w:author="מנוע אמוראים" w:date="2026-10-05T16:40:54Z">
            <w:rPr>
              <w:rtl/>
            </w:rPr>
          </w:rPrChange>
        </w:rPr>
        <w:t xml:space="preserve">"</w:t>
      </w:r>
      <w:r>
        <w:rPr>
          <w:rStyle w:val="2fb"/>
          <w:rFonts w:hint="cs"/>
          <w:rtl/>
          <w:rPrChange w:id="11154" w:author="מנוע אמוראים" w:date="2026-10-05T16:40:54Z">
            <w:rPr>
              <w:rFonts w:hint="cs"/>
              <w:rtl/>
            </w:rPr>
          </w:rPrChange>
        </w:rPr>
        <w:t xml:space="preserve">ח</w:t>
      </w:r>
      <w:r>
        <w:rPr>
          <w:rFonts w:hint="cs"/>
          <w:rtl/>
        </w:rPr>
        <w:t xml:space="preserve"> היה עומד לפני </w:t>
      </w:r>
      <w:r>
        <w:rPr>
          <w:rStyle w:val="2fb"/>
          <w:rFonts w:hint="cs"/>
          <w:rtl/>
          <w:rPrChange w:id="11155" w:author="מנוע אמוראים" w:date="2026-10-05T16:40:54Z">
            <w:rPr>
              <w:rFonts w:hint="cs"/>
              <w:rtl/>
            </w:rPr>
          </w:rPrChange>
        </w:rPr>
        <w:t xml:space="preserve">ר</w:t>
      </w:r>
      <w:r>
        <w:rPr>
          <w:rStyle w:val="2fb"/>
          <w:rtl/>
          <w:rPrChange w:id="11156" w:author="מנוע אמוראים" w:date="2026-10-05T16:40:54Z">
            <w:rPr>
              <w:rtl/>
            </w:rPr>
          </w:rPrChange>
        </w:rPr>
        <w:t xml:space="preserve">"</w:t>
      </w:r>
      <w:r>
        <w:rPr>
          <w:rStyle w:val="2fb"/>
          <w:rFonts w:hint="cs"/>
          <w:rtl/>
          <w:rPrChange w:id="11157" w:author="מנוע אמוראים" w:date="2026-10-05T16:40:54Z">
            <w:rPr>
              <w:rFonts w:hint="cs"/>
              <w:rtl/>
            </w:rPr>
          </w:rPrChange>
        </w:rPr>
        <w:t xml:space="preserve">ח</w:t>
      </w:r>
      <w:r>
        <w:rPr>
          <w:rFonts w:hint="cs"/>
          <w:rtl/>
        </w:rPr>
        <w:t xml:space="preserve"> א</w:t>
      </w:r>
      <w:r w:rsidR="00BF1CF6">
        <w:rPr>
          <w:rtl/>
        </w:rPr>
        <w:t>"</w:t>
      </w:r>
      <w:r>
        <w:rPr>
          <w:rFonts w:hint="cs"/>
          <w:rtl/>
        </w:rPr>
        <w:t xml:space="preserve">ל </w:t>
      </w:r>
      <w:r w:rsidRPr="00C63571">
        <w:rPr>
          <w:rtl/>
        </w:rPr>
        <w:t>א"ל: קמוץ, הב לי דאיכול, חזייה דהוי קמחסם, א"ל: בבלאה את, גום שדי!</w:t>
      </w:r>
    </w:p>
    <w:p w14:paraId="32BF1A46" w14:textId="77777777" w:rsidR="0046556D" w:rsidRDefault="00BD6C4F" w:rsidP="00BD6C4F">
      <w:pPr>
        <w:rPr>
          <w:rtl/>
        </w:rPr>
      </w:pPr>
      <w:r>
        <w:rPr>
          <w:rtl/>
        </w:rPr>
        <w:t xml:space="preserve">תניא, </w:t>
      </w:r>
      <w:r>
        <w:rPr>
          <w:rStyle w:val="2fb"/>
          <w:rtl/>
          <w:rPrChange w:id="11158" w:author="מנוע אמוראים" w:date="2026-10-05T16:40:54Z">
            <w:rPr>
              <w:rtl/>
            </w:rPr>
          </w:rPrChange>
        </w:rPr>
        <w:t xml:space="preserve">רשב"ג</w:t>
      </w:r>
      <w:r>
        <w:rPr>
          <w:rtl/>
        </w:rPr>
        <w:t xml:space="preserve"> אומר: בני מעיין שניקבו, וליחה סותמתן - כשרה.</w:t>
      </w:r>
      <w:r>
        <w:rPr>
          <w:rFonts w:hint="cs"/>
          <w:rtl/>
        </w:rPr>
        <w:t xml:space="preserve"> ליחה דיוצאת אגב דוחקא </w:t>
      </w:r>
    </w:p>
    <w:p w14:paraId="685FC4FF" w14:textId="77777777" w:rsidR="0046556D" w:rsidRDefault="00BD6C4F" w:rsidP="00BD6C4F">
      <w:pPr>
        <w:rPr>
          <w:rtl/>
        </w:rPr>
      </w:pPr>
      <w:r>
        <w:rPr>
          <w:rtl/>
        </w:rPr>
        <w:t xml:space="preserve">גמירי חבריא </w:t>
      </w:r>
      <w:r>
        <w:rPr>
          <w:rStyle w:val="2fb"/>
          <w:rtl/>
          <w:rPrChange w:id="11159" w:author="מנוע אמוראים" w:date="2026-10-05T16:40:54Z">
            <w:rPr>
              <w:rtl/>
            </w:rPr>
          </w:rPrChange>
        </w:rPr>
        <w:t xml:space="preserve">דר</w:t>
      </w:r>
      <w:r>
        <w:rPr>
          <w:rStyle w:val="2fb"/>
          <w:rtl/>
          <w:rPrChange w:id="11160" w:author="מנוע אמוראים" w:date="2026-10-05T16:40:54Z">
            <w:rPr>
              <w:rtl/>
            </w:rPr>
          </w:rPrChange>
        </w:rPr>
        <w:t xml:space="preserve">"</w:t>
      </w:r>
      <w:r>
        <w:rPr>
          <w:rStyle w:val="2fb"/>
          <w:rFonts w:hint="cs"/>
          <w:rtl/>
          <w:rPrChange w:id="11161" w:author="מנוע אמוראים" w:date="2026-10-05T16:40:54Z">
            <w:rPr>
              <w:rFonts w:hint="cs"/>
              <w:rtl/>
            </w:rPr>
          </w:rPrChange>
        </w:rPr>
        <w:t xml:space="preserve">א</w:t>
      </w:r>
      <w:r>
        <w:rPr>
          <w:rFonts w:hint="cs"/>
          <w:rtl/>
        </w:rPr>
        <w:t xml:space="preserve"> והיינו </w:t>
      </w:r>
      <w:r>
        <w:rPr>
          <w:rStyle w:val="2fb"/>
          <w:rFonts w:hint="cs"/>
          <w:rtl/>
          <w:rPrChange w:id="11162" w:author="מנוע אמוראים" w:date="2026-10-05T16:40:54Z">
            <w:rPr>
              <w:rFonts w:hint="cs"/>
              <w:rtl/>
            </w:rPr>
          </w:rPrChange>
        </w:rPr>
        <w:t xml:space="preserve">ר</w:t>
      </w:r>
      <w:r>
        <w:rPr>
          <w:rStyle w:val="2fb"/>
          <w:rtl/>
          <w:rPrChange w:id="11163" w:author="מנוע אמוראים" w:date="2026-10-05T16:40:54Z">
            <w:rPr>
              <w:rtl/>
            </w:rPr>
          </w:rPrChange>
        </w:rPr>
        <w:t xml:space="preserve">"</w:t>
      </w:r>
      <w:r>
        <w:rPr>
          <w:rStyle w:val="2fb"/>
          <w:rFonts w:hint="cs"/>
          <w:rtl/>
          <w:rPrChange w:id="11164" w:author="מנוע אמוראים" w:date="2026-10-05T16:40:54Z">
            <w:rPr>
              <w:rFonts w:hint="cs"/>
              <w:rtl/>
            </w:rPr>
          </w:rPrChange>
        </w:rPr>
        <w:t xml:space="preserve">ז</w:t>
      </w:r>
      <w:r>
        <w:rPr>
          <w:rFonts w:hint="cs"/>
          <w:rtl/>
        </w:rPr>
        <w:t xml:space="preserve"> או חבריה </w:t>
      </w:r>
      <w:r>
        <w:rPr>
          <w:rStyle w:val="2fb"/>
          <w:rFonts w:hint="cs"/>
          <w:rtl/>
          <w:rPrChange w:id="11165" w:author="מנוע אמוראים" w:date="2026-10-05T16:40:54Z">
            <w:rPr>
              <w:rFonts w:hint="cs"/>
              <w:rtl/>
            </w:rPr>
          </w:rPrChange>
        </w:rPr>
        <w:t xml:space="preserve">דר</w:t>
      </w:r>
      <w:r>
        <w:rPr>
          <w:rStyle w:val="2fb"/>
          <w:rtl/>
          <w:rPrChange w:id="11166" w:author="מנוע אמוראים" w:date="2026-10-05T16:40:54Z">
            <w:rPr>
              <w:rtl/>
            </w:rPr>
          </w:rPrChange>
        </w:rPr>
        <w:t xml:space="preserve">"</w:t>
      </w:r>
      <w:r>
        <w:rPr>
          <w:rStyle w:val="2fb"/>
          <w:rFonts w:hint="cs"/>
          <w:rtl/>
          <w:rPrChange w:id="11167" w:author="מנוע אמוראים" w:date="2026-10-05T16:40:54Z">
            <w:rPr>
              <w:rFonts w:hint="cs"/>
              <w:rtl/>
            </w:rPr>
          </w:rPrChange>
        </w:rPr>
        <w:t xml:space="preserve">ז</w:t>
      </w:r>
      <w:r>
        <w:rPr>
          <w:rFonts w:hint="cs"/>
          <w:rtl/>
        </w:rPr>
        <w:t xml:space="preserve"> והיינו </w:t>
      </w:r>
      <w:r>
        <w:rPr>
          <w:rStyle w:val="2fb"/>
          <w:rFonts w:hint="cs"/>
          <w:rtl/>
          <w:rPrChange w:id="11168" w:author="מנוע אמוראים" w:date="2026-10-05T16:40:54Z">
            <w:rPr>
              <w:rFonts w:hint="cs"/>
              <w:rtl/>
            </w:rPr>
          </w:rPrChange>
        </w:rPr>
        <w:t xml:space="preserve">ר</w:t>
      </w:r>
      <w:r>
        <w:rPr>
          <w:rStyle w:val="2fb"/>
          <w:rtl/>
          <w:rPrChange w:id="11169" w:author="מנוע אמוראים" w:date="2026-10-05T16:40:54Z">
            <w:rPr>
              <w:rtl/>
            </w:rPr>
          </w:rPrChange>
        </w:rPr>
        <w:t xml:space="preserve">"</w:t>
      </w:r>
      <w:r>
        <w:rPr>
          <w:rStyle w:val="2fb"/>
          <w:rFonts w:hint="cs"/>
          <w:rtl/>
          <w:rPrChange w:id="11170" w:author="מנוע אמוראים" w:date="2026-10-05T16:40:54Z">
            <w:rPr>
              <w:rFonts w:hint="cs"/>
              <w:rtl/>
            </w:rPr>
          </w:rPrChange>
        </w:rPr>
        <w:t xml:space="preserve">א</w:t>
      </w:r>
      <w:r>
        <w:rPr>
          <w:rFonts w:hint="cs"/>
          <w:rtl/>
        </w:rPr>
        <w:t xml:space="preserve"> בריה </w:t>
      </w:r>
      <w:r>
        <w:rPr>
          <w:rStyle w:val="2fb"/>
          <w:rFonts w:hint="cs"/>
          <w:rtl/>
          <w:rPrChange w:id="11171" w:author="מנוע אמוראים" w:date="2026-10-05T16:40:54Z">
            <w:rPr>
              <w:rFonts w:hint="cs"/>
              <w:rtl/>
            </w:rPr>
          </w:rPrChange>
        </w:rPr>
        <w:t xml:space="preserve">דרחב</w:t>
      </w:r>
      <w:r>
        <w:rPr>
          <w:rStyle w:val="2fb"/>
          <w:rtl/>
          <w:rPrChange w:id="11172" w:author="מנוע אמוראים" w:date="2026-10-05T16:40:54Z">
            <w:rPr>
              <w:rtl/>
            </w:rPr>
          </w:rPrChange>
        </w:rPr>
        <w:t xml:space="preserve">"</w:t>
      </w:r>
      <w:r>
        <w:rPr>
          <w:rStyle w:val="2fb"/>
          <w:rFonts w:hint="cs"/>
          <w:rtl/>
          <w:rPrChange w:id="11173" w:author="מנוע אמוראים" w:date="2026-10-05T16:40:54Z">
            <w:rPr>
              <w:rFonts w:hint="cs"/>
              <w:rtl/>
            </w:rPr>
          </w:rPrChange>
        </w:rPr>
        <w:t xml:space="preserve">א</w:t>
      </w:r>
      <w:r>
        <w:rPr>
          <w:rFonts w:hint="cs"/>
          <w:rtl/>
        </w:rPr>
        <w:t xml:space="preserve"> </w:t>
      </w:r>
    </w:p>
    <w:p w14:paraId="3D15551C" w14:textId="1651353D" w:rsidR="0046556D" w:rsidRDefault="00BD6C4F" w:rsidP="00BD6C4F">
      <w:pPr>
        <w:rPr>
          <w:rtl/>
        </w:rPr>
      </w:pPr>
      <w:r>
        <w:rPr>
          <w:rFonts w:hint="cs"/>
          <w:rtl/>
        </w:rPr>
        <w:t xml:space="preserve">  </w:t>
      </w:r>
      <w:r>
        <w:rPr>
          <w:rStyle w:val="2fb"/>
          <w:rFonts w:hint="cs"/>
          <w:rtl/>
          <w:rPrChange w:id="11174" w:author="מנוע אמוראים" w:date="2026-10-05T16:40:54Z">
            <w:rPr>
              <w:rFonts w:hint="cs"/>
              <w:rtl/>
            </w:rPr>
          </w:rPrChange>
        </w:rPr>
        <w:t xml:space="preserve">מ</w:t>
      </w:r>
      <w:r>
        <w:rPr>
          <w:rStyle w:val="2fb"/>
          <w:rtl/>
          <w:rPrChange w:id="11175" w:author="מנוע אמוראים" w:date="2026-10-05T16:40:54Z">
            <w:rPr>
              <w:rtl/>
            </w:rPr>
          </w:rPrChange>
        </w:rPr>
        <w:t xml:space="preserve">רי"ו</w:t>
      </w:r>
      <w:r>
        <w:rPr>
          <w:rtl/>
        </w:rPr>
        <w:t xml:space="preserve">: הלכה </w:t>
      </w:r>
      <w:r>
        <w:rPr>
          <w:rStyle w:val="2fb"/>
          <w:rtl/>
          <w:rPrChange w:id="11176" w:author="מנוע אמוראים" w:date="2026-10-05T16:40:54Z">
            <w:rPr>
              <w:rtl/>
            </w:rPr>
          </w:rPrChange>
        </w:rPr>
        <w:t xml:space="preserve">כרשב"ג</w:t>
      </w:r>
      <w:r>
        <w:rPr>
          <w:rtl/>
        </w:rPr>
        <w:t xml:space="preserve"> בטרפה, והלכה כרבי שמעון באבל.</w:t>
      </w:r>
    </w:p>
    <w:p w14:paraId="766EF147" w14:textId="77777777" w:rsidR="0046556D" w:rsidRDefault="00BD6C4F" w:rsidP="00BD6C4F">
      <w:pPr>
        <w:rPr>
          <w:rtl/>
        </w:rPr>
      </w:pPr>
      <w:r>
        <w:rPr>
          <w:b/>
          <w:bCs/>
          <w:rtl/>
        </w:rPr>
        <w:t xml:space="preserve">הלכה </w:t>
      </w:r>
      <w:r>
        <w:rPr>
          <w:rStyle w:val="2fb"/>
          <w:b/>
          <w:bCs/>
          <w:rtl/>
          <w:rPrChange w:id="11177" w:author="מנוע אמוראים" w:date="2026-10-05T16:40:54Z">
            <w:rPr>
              <w:b/>
              <w:bCs/>
              <w:rtl/>
            </w:rPr>
          </w:rPrChange>
        </w:rPr>
        <w:t xml:space="preserve">כרשב"ג</w:t>
      </w:r>
      <w:r>
        <w:rPr>
          <w:b/>
          <w:bCs/>
          <w:rtl/>
        </w:rPr>
        <w:t xml:space="preserve"> בטרפה </w:t>
      </w:r>
      <w:r w:rsidRPr="00C63571">
        <w:rPr>
          <w:rtl/>
        </w:rPr>
        <w:t xml:space="preserve">- הא דאמרן, </w:t>
      </w:r>
    </w:p>
    <w:p w14:paraId="192B3665" w14:textId="77777777" w:rsidR="0046556D" w:rsidRDefault="00BD6C4F" w:rsidP="00BD6C4F">
      <w:pPr>
        <w:rPr>
          <w:rtl/>
        </w:rPr>
      </w:pPr>
      <w:r w:rsidRPr="004F18EB">
        <w:rPr>
          <w:b/>
          <w:bCs/>
          <w:rtl/>
        </w:rPr>
        <w:t xml:space="preserve">כרבי שמעון באבל </w:t>
      </w:r>
      <w:r w:rsidRPr="00C63571">
        <w:rPr>
          <w:rtl/>
        </w:rPr>
        <w:t>דתנן כל שלשה ימים הראשונים;</w:t>
      </w:r>
      <w:r>
        <w:rPr>
          <w:rFonts w:hint="cs"/>
          <w:rtl/>
        </w:rPr>
        <w:t xml:space="preserve"> </w:t>
      </w:r>
      <w:r w:rsidRPr="00C63571">
        <w:rPr>
          <w:rtl/>
        </w:rPr>
        <w:t xml:space="preserve">בא ממקום קרוב </w:t>
      </w:r>
      <w:r>
        <w:rPr>
          <w:rtl/>
        </w:rPr>
        <w:t xml:space="preserve">מונה עמהן, ממקום רחוק </w:t>
      </w:r>
      <w:r w:rsidRPr="00C63571">
        <w:rPr>
          <w:rtl/>
        </w:rPr>
        <w:t>מונה לעצמו;</w:t>
      </w:r>
    </w:p>
    <w:p w14:paraId="29D26F13" w14:textId="447412F1" w:rsidR="0046556D" w:rsidRDefault="00BD6C4F" w:rsidP="00BD6C4F">
      <w:pPr>
        <w:rPr>
          <w:rtl/>
        </w:rPr>
      </w:pPr>
      <w:r w:rsidRPr="00C63571">
        <w:rPr>
          <w:rtl/>
        </w:rPr>
        <w:t>מכאן ואילך, אפילו בא ממקום קרוב - מונה לעצמו;</w:t>
      </w:r>
    </w:p>
    <w:p w14:paraId="08FBF017" w14:textId="1EE1CC2B" w:rsidR="0046556D" w:rsidRDefault="00BD6C4F" w:rsidP="00BD6C4F">
      <w:pPr>
        <w:rPr>
          <w:rtl/>
        </w:rPr>
      </w:pPr>
      <w:r>
        <w:rPr>
          <w:rFonts w:hint="cs"/>
          <w:rtl/>
        </w:rPr>
        <w:t xml:space="preserve">    </w:t>
      </w:r>
      <w:r>
        <w:rPr>
          <w:rStyle w:val="2fb"/>
          <w:rFonts w:hint="cs"/>
          <w:rtl/>
          <w:rPrChange w:id="11178" w:author="מנוע אמוראים" w:date="2026-10-05T16:40:54Z">
            <w:rPr>
              <w:rFonts w:hint="cs"/>
              <w:rtl/>
            </w:rPr>
          </w:rPrChange>
        </w:rPr>
        <w:t xml:space="preserve">ר</w:t>
      </w:r>
      <w:r>
        <w:rPr>
          <w:rStyle w:val="2fb"/>
          <w:rtl/>
          <w:rPrChange w:id="11179" w:author="מנוע אמוראים" w:date="2026-10-05T16:40:54Z">
            <w:rPr>
              <w:rtl/>
            </w:rPr>
          </w:rPrChange>
        </w:rPr>
        <w:t xml:space="preserve">"</w:t>
      </w:r>
      <w:r>
        <w:rPr>
          <w:rStyle w:val="2fb"/>
          <w:rFonts w:hint="cs"/>
          <w:rtl/>
          <w:rPrChange w:id="11180" w:author="מנוע אמוראים" w:date="2026-10-05T16:40:54Z">
            <w:rPr>
              <w:rFonts w:hint="cs"/>
              <w:rtl/>
            </w:rPr>
          </w:rPrChange>
        </w:rPr>
        <w:t xml:space="preserve">ש</w:t>
      </w:r>
      <w:r w:rsidRPr="00C63571">
        <w:rPr>
          <w:rtl/>
        </w:rPr>
        <w:t>: אפילו ביום השביעי בא ממקום קרוב - מונה עמהן.</w:t>
      </w:r>
    </w:p>
    <w:p w14:paraId="44366112" w14:textId="77777777" w:rsidR="0046556D" w:rsidRDefault="0046556D" w:rsidP="00BD6C4F">
      <w:pPr>
        <w:rPr>
          <w:rtl/>
        </w:rPr>
      </w:pPr>
    </w:p>
    <w:p w14:paraId="7536CAA6" w14:textId="77777777" w:rsidR="0046556D" w:rsidRDefault="00BD6C4F" w:rsidP="00BD6C4F">
      <w:pPr>
        <w:rPr>
          <w:rtl/>
        </w:rPr>
      </w:pPr>
      <w:r w:rsidRPr="00C63571">
        <w:rPr>
          <w:rtl/>
        </w:rPr>
        <w:t>אמר מאן דהוא: איזכי ואיסק ואגמרה לשמעתא מפומיה דמרה.</w:t>
      </w:r>
    </w:p>
    <w:p w14:paraId="52093DB6" w14:textId="77777777" w:rsidR="0046556D" w:rsidRDefault="00BD6C4F" w:rsidP="00BD6C4F">
      <w:pPr>
        <w:rPr>
          <w:rtl/>
        </w:rPr>
      </w:pPr>
      <w:r>
        <w:rPr>
          <w:rFonts w:hint="cs"/>
          <w:rtl/>
        </w:rPr>
        <w:t xml:space="preserve">שהלך מצאו </w:t>
      </w:r>
      <w:r>
        <w:rPr>
          <w:rStyle w:val="2fb"/>
          <w:rFonts w:hint="cs"/>
          <w:rtl/>
          <w:rPrChange w:id="11181" w:author="מנוע אמוראים" w:date="2026-10-05T16:40:54Z">
            <w:rPr>
              <w:rFonts w:hint="cs"/>
              <w:rtl/>
            </w:rPr>
          </w:rPrChange>
        </w:rPr>
        <w:t xml:space="preserve">לראבדרחב</w:t>
      </w:r>
      <w:r>
        <w:rPr>
          <w:rStyle w:val="2fb"/>
          <w:rtl/>
          <w:rPrChange w:id="11182" w:author="מנוע אמוראים" w:date="2026-10-05T16:40:54Z">
            <w:rPr>
              <w:rtl/>
            </w:rPr>
          </w:rPrChange>
        </w:rPr>
        <w:t xml:space="preserve">"</w:t>
      </w:r>
      <w:r>
        <w:rPr>
          <w:rStyle w:val="2fb"/>
          <w:rFonts w:hint="cs"/>
          <w:rtl/>
          <w:rPrChange w:id="11183" w:author="מנוע אמוראים" w:date="2026-10-05T16:40:54Z">
            <w:rPr>
              <w:rFonts w:hint="cs"/>
              <w:rtl/>
            </w:rPr>
          </w:rPrChange>
        </w:rPr>
        <w:t xml:space="preserve">א</w:t>
      </w:r>
      <w:r>
        <w:rPr>
          <w:rFonts w:hint="cs"/>
          <w:rtl/>
        </w:rPr>
        <w:t xml:space="preserve"> </w:t>
      </w:r>
      <w:r>
        <w:rPr>
          <w:rtl/>
        </w:rPr>
        <w:t xml:space="preserve">א"ל, אמר מר: הלכה </w:t>
      </w:r>
      <w:r>
        <w:rPr>
          <w:rStyle w:val="2fb"/>
          <w:rtl/>
          <w:rPrChange w:id="11184" w:author="מנוע אמוראים" w:date="2026-10-05T16:40:54Z">
            <w:rPr>
              <w:rtl/>
            </w:rPr>
          </w:rPrChange>
        </w:rPr>
        <w:t xml:space="preserve">כרשב"ג</w:t>
      </w:r>
      <w:r>
        <w:rPr>
          <w:rtl/>
        </w:rPr>
        <w:t xml:space="preserve"> בטרפה? א"ל: </w:t>
      </w:r>
      <w:r w:rsidRPr="004F18EB">
        <w:rPr>
          <w:b/>
          <w:bCs/>
          <w:rtl/>
        </w:rPr>
        <w:t>הא אין הלכה</w:t>
      </w:r>
      <w:r w:rsidRPr="00C63571">
        <w:rPr>
          <w:rtl/>
        </w:rPr>
        <w:t xml:space="preserve"> אמרי, </w:t>
      </w:r>
    </w:p>
    <w:p w14:paraId="47914F40" w14:textId="77777777" w:rsidR="0046556D" w:rsidRDefault="00BD6C4F" w:rsidP="00BD6C4F">
      <w:pPr>
        <w:rPr>
          <w:rtl/>
        </w:rPr>
      </w:pPr>
      <w:r>
        <w:rPr>
          <w:rStyle w:val="2fb"/>
          <w:rFonts w:hint="cs"/>
          <w:rtl/>
          <w:rPrChange w:id="11185" w:author="מנוע אמוראים" w:date="2026-10-05T16:40:54Z">
            <w:rPr>
              <w:rFonts w:hint="cs"/>
              <w:rtl/>
            </w:rPr>
          </w:rPrChange>
        </w:rPr>
        <w:t xml:space="preserve">כר</w:t>
      </w:r>
      <w:r>
        <w:rPr>
          <w:rStyle w:val="2fb"/>
          <w:rtl/>
          <w:rPrChange w:id="11186" w:author="מנוע אמוראים" w:date="2026-10-05T16:40:54Z">
            <w:rPr>
              <w:rtl/>
            </w:rPr>
          </w:rPrChange>
        </w:rPr>
        <w:t xml:space="preserve">"</w:t>
      </w:r>
      <w:r>
        <w:rPr>
          <w:rStyle w:val="2fb"/>
          <w:rFonts w:hint="cs"/>
          <w:rtl/>
          <w:rPrChange w:id="11187" w:author="מנוע אמוראים" w:date="2026-10-05T16:40:54Z">
            <w:rPr>
              <w:rFonts w:hint="cs"/>
              <w:rtl/>
            </w:rPr>
          </w:rPrChange>
        </w:rPr>
        <w:t xml:space="preserve">ש</w:t>
      </w:r>
      <w:r w:rsidRPr="00C63571">
        <w:rPr>
          <w:rtl/>
        </w:rPr>
        <w:t xml:space="preserve"> באבל, מאי? א"ל: פלוגתא נינהו, דאיתמר;</w:t>
      </w:r>
    </w:p>
    <w:p w14:paraId="2C9A25D0" w14:textId="77777777" w:rsidR="0046556D" w:rsidRDefault="00BD6C4F" w:rsidP="00BD6C4F">
      <w:pPr>
        <w:rPr>
          <w:rtl/>
        </w:rPr>
      </w:pPr>
      <w:r>
        <w:rPr>
          <w:rStyle w:val="2fb"/>
          <w:rFonts w:hint="cs"/>
          <w:rtl/>
          <w:rPrChange w:id="11188" w:author="מנוע אמוראים" w:date="2026-10-05T16:40:54Z">
            <w:rPr>
              <w:rFonts w:hint="cs"/>
              <w:rtl/>
            </w:rPr>
          </w:rPrChange>
        </w:rPr>
        <w:t xml:space="preserve">ר</w:t>
      </w:r>
      <w:r>
        <w:rPr>
          <w:rStyle w:val="2fb"/>
          <w:rtl/>
          <w:rPrChange w:id="11189" w:author="מנוע אמוראים" w:date="2026-10-05T16:40:54Z">
            <w:rPr>
              <w:rtl/>
            </w:rPr>
          </w:rPrChange>
        </w:rPr>
        <w:t xml:space="preserve">"</w:t>
      </w:r>
      <w:r>
        <w:rPr>
          <w:rStyle w:val="2fb"/>
          <w:rFonts w:hint="cs"/>
          <w:rtl/>
          <w:rPrChange w:id="11190" w:author="מנוע אמוראים" w:date="2026-10-05T16:40:54Z">
            <w:rPr>
              <w:rFonts w:hint="cs"/>
              <w:rtl/>
            </w:rPr>
          </w:rPrChange>
        </w:rPr>
        <w:t xml:space="preserve">ח</w:t>
      </w:r>
      <w:r w:rsidRPr="00C63571">
        <w:rPr>
          <w:rtl/>
        </w:rPr>
        <w:t xml:space="preserve">: הלכה, וכן אמר </w:t>
      </w:r>
      <w:r>
        <w:rPr>
          <w:rStyle w:val="2fb"/>
          <w:rtl/>
          <w:rPrChange w:id="11191" w:author="מנוע אמוראים" w:date="2026-10-05T16:40:54Z">
            <w:rPr>
              <w:rtl/>
            </w:rPr>
          </w:rPrChange>
        </w:rPr>
        <w:t xml:space="preserve">רי"ו</w:t>
      </w:r>
      <w:r w:rsidRPr="00C63571">
        <w:rPr>
          <w:rtl/>
        </w:rPr>
        <w:t>: הלכה, ורב נחמן אמר: אין הלכה.</w:t>
      </w:r>
    </w:p>
    <w:p w14:paraId="30A9750E" w14:textId="77777777" w:rsidR="0046556D" w:rsidRDefault="00BD6C4F" w:rsidP="00BD6C4F">
      <w:pPr>
        <w:rPr>
          <w:rtl/>
        </w:rPr>
      </w:pPr>
      <w:r>
        <w:rPr>
          <w:rtl/>
        </w:rPr>
        <w:t xml:space="preserve">ואין הלכה </w:t>
      </w:r>
      <w:r>
        <w:rPr>
          <w:rStyle w:val="2fb"/>
          <w:rtl/>
          <w:rPrChange w:id="11192" w:author="מנוע אמוראים" w:date="2026-10-05T16:40:54Z">
            <w:rPr>
              <w:rtl/>
            </w:rPr>
          </w:rPrChange>
        </w:rPr>
        <w:t xml:space="preserve">כר</w:t>
      </w:r>
      <w:r>
        <w:rPr>
          <w:rStyle w:val="2fb"/>
          <w:rFonts w:hint="cs"/>
          <w:rtl/>
          <w:rPrChange w:id="11193" w:author="מנוע אמוראים" w:date="2026-10-05T16:40:54Z">
            <w:rPr>
              <w:rFonts w:hint="cs"/>
              <w:rtl/>
            </w:rPr>
          </w:rPrChange>
        </w:rPr>
        <w:t xml:space="preserve">שב</w:t>
      </w:r>
      <w:r>
        <w:rPr>
          <w:rStyle w:val="2fb"/>
          <w:rtl/>
          <w:rPrChange w:id="11194" w:author="מנוע אמוראים" w:date="2026-10-05T16:40:54Z">
            <w:rPr>
              <w:rtl/>
            </w:rPr>
          </w:rPrChange>
        </w:rPr>
        <w:t xml:space="preserve">"</w:t>
      </w:r>
      <w:r>
        <w:rPr>
          <w:rStyle w:val="2fb"/>
          <w:rFonts w:hint="cs"/>
          <w:rtl/>
          <w:rPrChange w:id="11195" w:author="מנוע אמוראים" w:date="2026-10-05T16:40:54Z">
            <w:rPr>
              <w:rFonts w:hint="cs"/>
              <w:rtl/>
            </w:rPr>
          </w:rPrChange>
        </w:rPr>
        <w:t xml:space="preserve">ג</w:t>
      </w:r>
      <w:r>
        <w:rPr>
          <w:rFonts w:hint="cs"/>
          <w:rtl/>
        </w:rPr>
        <w:t xml:space="preserve"> </w:t>
      </w:r>
      <w:r>
        <w:rPr>
          <w:rtl/>
        </w:rPr>
        <w:t xml:space="preserve">בטרפה, והלכה </w:t>
      </w:r>
      <w:r>
        <w:rPr>
          <w:rStyle w:val="2fb"/>
          <w:rtl/>
          <w:rPrChange w:id="11196" w:author="מנוע אמוראים" w:date="2026-10-05T16:40:54Z">
            <w:rPr>
              <w:rtl/>
            </w:rPr>
          </w:rPrChange>
        </w:rPr>
        <w:t xml:space="preserve">כר</w:t>
      </w:r>
      <w:r>
        <w:rPr>
          <w:rStyle w:val="2fb"/>
          <w:rtl/>
          <w:rPrChange w:id="11197" w:author="מנוע אמוראים" w:date="2026-10-05T16:40:54Z">
            <w:rPr>
              <w:rtl/>
            </w:rPr>
          </w:rPrChange>
        </w:rPr>
        <w:t xml:space="preserve">"</w:t>
      </w:r>
      <w:r>
        <w:rPr>
          <w:rStyle w:val="2fb"/>
          <w:rFonts w:hint="cs"/>
          <w:rtl/>
          <w:rPrChange w:id="11198" w:author="מנוע אמוראים" w:date="2026-10-05T16:40:54Z">
            <w:rPr>
              <w:rFonts w:hint="cs"/>
              <w:rtl/>
            </w:rPr>
          </w:rPrChange>
        </w:rPr>
        <w:t xml:space="preserve">ש</w:t>
      </w:r>
      <w:r w:rsidRPr="00C63571">
        <w:rPr>
          <w:rtl/>
        </w:rPr>
        <w:t xml:space="preserve"> באבל, דאמר שמואל: הלכה כדברי המיקל באבל.</w:t>
      </w:r>
    </w:p>
    <w:p w14:paraId="6FFC616A" w14:textId="77777777" w:rsidR="0046556D" w:rsidRDefault="0046556D" w:rsidP="00BD6C4F">
      <w:pPr>
        <w:rPr>
          <w:rtl/>
        </w:rPr>
      </w:pPr>
    </w:p>
    <w:p w14:paraId="40321CB7" w14:textId="77777777" w:rsidR="0046556D" w:rsidRDefault="00BD6C4F" w:rsidP="00BD6C4F">
      <w:pPr>
        <w:rPr>
          <w:rtl/>
        </w:rPr>
      </w:pPr>
      <w:r w:rsidRPr="00C63571">
        <w:rPr>
          <w:rtl/>
        </w:rPr>
        <w:t>• אמר רב שימי בר חייא: מקיפים בבני מעיים.</w:t>
      </w:r>
    </w:p>
    <w:p w14:paraId="5D846009" w14:textId="77777777" w:rsidR="0046556D" w:rsidRDefault="00BD6C4F" w:rsidP="00BD6C4F">
      <w:pPr>
        <w:rPr>
          <w:rtl/>
        </w:rPr>
      </w:pPr>
      <w:r w:rsidRPr="00C63571">
        <w:rPr>
          <w:rtl/>
        </w:rPr>
        <w:t xml:space="preserve">הנהו בני מעיים </w:t>
      </w:r>
      <w:r>
        <w:rPr>
          <w:rFonts w:hint="cs"/>
          <w:rtl/>
        </w:rPr>
        <w:t xml:space="preserve">שהביאו לפני </w:t>
      </w:r>
      <w:r w:rsidRPr="00C63571">
        <w:rPr>
          <w:rtl/>
        </w:rPr>
        <w:t xml:space="preserve">רבא, </w:t>
      </w:r>
      <w:r>
        <w:rPr>
          <w:rFonts w:hint="cs"/>
          <w:rtl/>
        </w:rPr>
        <w:t>נקב במק</w:t>
      </w:r>
      <w:r w:rsidR="00BF1CF6">
        <w:rPr>
          <w:rtl/>
        </w:rPr>
        <w:t>"</w:t>
      </w:r>
      <w:r>
        <w:rPr>
          <w:rFonts w:hint="cs"/>
          <w:rtl/>
        </w:rPr>
        <w:t xml:space="preserve">א </w:t>
      </w:r>
      <w:r w:rsidRPr="00C63571">
        <w:rPr>
          <w:rtl/>
        </w:rPr>
        <w:t xml:space="preserve">ולא דמו, </w:t>
      </w:r>
      <w:r>
        <w:rPr>
          <w:rFonts w:hint="cs"/>
          <w:rtl/>
        </w:rPr>
        <w:t xml:space="preserve">בא רב משרשיא בנו משמש בהם ודמו והכשירם </w:t>
      </w:r>
    </w:p>
    <w:p w14:paraId="3A652504" w14:textId="77777777" w:rsidR="0046556D" w:rsidRDefault="00BD6C4F" w:rsidP="00BD6C4F">
      <w:pPr>
        <w:rPr>
          <w:rtl/>
        </w:rPr>
      </w:pPr>
      <w:r w:rsidRPr="00C63571">
        <w:rPr>
          <w:rtl/>
        </w:rPr>
        <w:t>א"ל: מנא לך הא? א"ל</w:t>
      </w:r>
      <w:r>
        <w:rPr>
          <w:rtl/>
        </w:rPr>
        <w:t xml:space="preserve">: כמה ידי ממשמשו בהני </w:t>
      </w:r>
      <w:r>
        <w:rPr>
          <w:rFonts w:hint="cs"/>
          <w:rtl/>
        </w:rPr>
        <w:t xml:space="preserve">קודם שהגיע למר </w:t>
      </w:r>
    </w:p>
    <w:p w14:paraId="5549EBEF" w14:textId="77777777" w:rsidR="0046556D" w:rsidRDefault="00BD6C4F" w:rsidP="00BD6C4F">
      <w:pPr>
        <w:rPr>
          <w:rtl/>
        </w:rPr>
      </w:pPr>
      <w:r>
        <w:rPr>
          <w:rtl/>
        </w:rPr>
        <w:t xml:space="preserve">א"ל: חכים ברי בטרפות </w:t>
      </w:r>
      <w:r>
        <w:rPr>
          <w:rStyle w:val="2fb"/>
          <w:rtl/>
          <w:rPrChange w:id="11199" w:author="מנוע אמוראים" w:date="2026-10-05T16:40:54Z">
            <w:rPr>
              <w:rtl/>
            </w:rPr>
          </w:rPrChange>
        </w:rPr>
        <w:t xml:space="preserve">כ</w:t>
      </w:r>
      <w:r>
        <w:rPr>
          <w:rStyle w:val="2fb"/>
          <w:rtl/>
          <w:rPrChange w:id="11200" w:author="מנוע אמוראים" w:date="2026-10-05T16:40:54Z">
            <w:rPr>
              <w:rtl/>
            </w:rPr>
          </w:rPrChange>
        </w:rPr>
        <w:t xml:space="preserve">רי"ו</w:t>
      </w:r>
      <w:r w:rsidRPr="00C63571">
        <w:rPr>
          <w:rtl/>
        </w:rPr>
        <w:t>!</w:t>
      </w:r>
    </w:p>
    <w:p w14:paraId="0FED15BB" w14:textId="77777777" w:rsidR="0046556D" w:rsidRDefault="00BD6C4F" w:rsidP="00BD6C4F">
      <w:pPr>
        <w:rPr>
          <w:rtl/>
        </w:rPr>
      </w:pPr>
      <w:r>
        <w:rPr>
          <w:rStyle w:val="2fb"/>
          <w:rtl/>
          <w:rPrChange w:id="11201" w:author="מנוע אמוראים" w:date="2026-10-05T16:40:54Z">
            <w:rPr>
              <w:rtl/>
            </w:rPr>
          </w:rPrChange>
        </w:rPr>
        <w:t xml:space="preserve">רי"ו</w:t>
      </w:r>
      <w:r>
        <w:rPr>
          <w:rtl/>
        </w:rPr>
        <w:t xml:space="preserve"> </w:t>
      </w:r>
      <w:r>
        <w:rPr>
          <w:rStyle w:val="2fb"/>
          <w:rtl/>
          <w:rPrChange w:id="11202" w:author="מנוע אמוראים" w:date="2026-10-05T16:40:54Z">
            <w:rPr>
              <w:rtl/>
            </w:rPr>
          </w:rPrChange>
        </w:rPr>
        <w:t xml:space="preserve">ור</w:t>
      </w:r>
      <w:r>
        <w:rPr>
          <w:rStyle w:val="2fb"/>
          <w:rtl/>
          <w:rPrChange w:id="11203" w:author="מנוע אמוראים" w:date="2026-10-05T16:40:54Z">
            <w:rPr>
              <w:rtl/>
            </w:rPr>
          </w:rPrChange>
        </w:rPr>
        <w:t xml:space="preserve">"</w:t>
      </w:r>
      <w:r>
        <w:rPr>
          <w:rStyle w:val="2fb"/>
          <w:rFonts w:hint="cs"/>
          <w:rtl/>
          <w:rPrChange w:id="11204" w:author="מנוע אמוראים" w:date="2026-10-05T16:40:54Z">
            <w:rPr>
              <w:rFonts w:hint="cs"/>
              <w:rtl/>
            </w:rPr>
          </w:rPrChange>
        </w:rPr>
        <w:t xml:space="preserve">א</w:t>
      </w:r>
      <w:r w:rsidRPr="00C63571">
        <w:rPr>
          <w:rtl/>
        </w:rPr>
        <w:t>: מקיפים בריאה, אמר רבא: לא אמרן אלא באותה ערוגה</w:t>
      </w:r>
      <w:r>
        <w:rPr>
          <w:rFonts w:hint="cs"/>
          <w:rtl/>
        </w:rPr>
        <w:t>[דופן הריאה]</w:t>
      </w:r>
      <w:r w:rsidRPr="00C63571">
        <w:rPr>
          <w:rtl/>
        </w:rPr>
        <w:t>, אבל מערוגה לערוגה - לא.</w:t>
      </w:r>
    </w:p>
    <w:p w14:paraId="15675B9C" w14:textId="77777777" w:rsidR="0046556D" w:rsidRDefault="00BD6C4F" w:rsidP="00BD6C4F">
      <w:pPr>
        <w:rPr>
          <w:rtl/>
        </w:rPr>
      </w:pPr>
      <w:r w:rsidRPr="00F34E2C">
        <w:rPr>
          <w:b/>
          <w:bCs/>
          <w:rtl/>
        </w:rPr>
        <w:t>והלכתא</w:t>
      </w:r>
      <w:r w:rsidRPr="00C63571">
        <w:rPr>
          <w:rtl/>
        </w:rPr>
        <w:t>: אפילו מערוגה לערוגה, מדקה לדקה, ומגסה לגסה, אבל לא מגסה לדקה, ולא מדקה לגסה.</w:t>
      </w:r>
    </w:p>
    <w:p w14:paraId="39323DBF" w14:textId="77777777" w:rsidR="0046556D" w:rsidRDefault="00BD6C4F" w:rsidP="00BD6C4F">
      <w:pPr>
        <w:rPr>
          <w:rtl/>
        </w:rPr>
      </w:pPr>
      <w:r w:rsidRPr="00C63571">
        <w:rPr>
          <w:rtl/>
        </w:rPr>
        <w:t>• אביי ורבא: מקיפין בקנה;</w:t>
      </w:r>
    </w:p>
    <w:p w14:paraId="5777AC91" w14:textId="57623F5F" w:rsidR="0046556D" w:rsidRDefault="00BD6C4F" w:rsidP="00BD6C4F">
      <w:pPr>
        <w:rPr>
          <w:rtl/>
        </w:rPr>
      </w:pPr>
      <w:r>
        <w:rPr>
          <w:rStyle w:val="2fb"/>
          <w:rFonts w:hint="cs"/>
          <w:rtl/>
          <w:rPrChange w:id="11205" w:author="מנוע אמוראים" w:date="2026-10-05T16:40:54Z">
            <w:rPr>
              <w:rFonts w:hint="cs"/>
              <w:rtl/>
            </w:rPr>
          </w:rPrChange>
        </w:rPr>
        <w:t xml:space="preserve">אר</w:t>
      </w:r>
      <w:r>
        <w:rPr>
          <w:rStyle w:val="2fb"/>
          <w:rtl/>
          <w:rPrChange w:id="11206" w:author="מנוע אמוראים" w:date="2026-10-05T16:40:54Z">
            <w:rPr>
              <w:rtl/>
            </w:rPr>
          </w:rPrChange>
        </w:rPr>
        <w:t xml:space="preserve">"</w:t>
      </w:r>
      <w:r>
        <w:rPr>
          <w:rStyle w:val="2fb"/>
          <w:rFonts w:hint="cs"/>
          <w:rtl/>
          <w:rPrChange w:id="11207" w:author="מנוע אמוראים" w:date="2026-10-05T16:40:54Z">
            <w:rPr>
              <w:rFonts w:hint="cs"/>
              <w:rtl/>
            </w:rPr>
          </w:rPrChange>
        </w:rPr>
        <w:t xml:space="preserve">פ</w:t>
      </w:r>
      <w:r w:rsidRPr="00C63571">
        <w:rPr>
          <w:rtl/>
        </w:rPr>
        <w:t>: לא אמרן אלא באותה חוליא, אבל מחוליא לחוליא - לא.</w:t>
      </w:r>
    </w:p>
    <w:p w14:paraId="25240AE6" w14:textId="77777777" w:rsidR="0046556D" w:rsidRDefault="00BD6C4F" w:rsidP="00BD6C4F">
      <w:pPr>
        <w:rPr>
          <w:spacing w:val="-4"/>
          <w:rtl/>
        </w:rPr>
      </w:pPr>
      <w:r w:rsidRPr="004E627F">
        <w:rPr>
          <w:b/>
          <w:bCs/>
          <w:spacing w:val="-4"/>
          <w:rtl/>
        </w:rPr>
        <w:t>והלכתא</w:t>
      </w:r>
      <w:r w:rsidRPr="004E627F">
        <w:rPr>
          <w:spacing w:val="-4"/>
          <w:rtl/>
        </w:rPr>
        <w:t>: אפילו מחוליא לחוליא, ומבר חוליא לבר חוליא, אבל לא מחוליא לבר חוליא, ולא מבר חוליא לחוליא.</w:t>
      </w:r>
    </w:p>
    <w:p w14:paraId="72C2D352" w14:textId="77777777" w:rsidR="0046556D" w:rsidRDefault="00BD6C4F" w:rsidP="00BD6C4F">
      <w:pPr>
        <w:rPr>
          <w:spacing w:val="-4"/>
          <w:rtl/>
        </w:rPr>
      </w:pPr>
      <w:r w:rsidRPr="004E627F">
        <w:rPr>
          <w:spacing w:val="-4"/>
          <w:rtl/>
        </w:rPr>
        <w:t xml:space="preserve">• </w:t>
      </w:r>
      <w:r w:rsidRPr="004E627F">
        <w:rPr>
          <w:b/>
          <w:bCs/>
          <w:spacing w:val="-4"/>
          <w:rtl/>
        </w:rPr>
        <w:t>זעירי: חלחולת שניקבה כשרה</w:t>
      </w:r>
      <w:r w:rsidRPr="004E627F">
        <w:rPr>
          <w:spacing w:val="-4"/>
          <w:rtl/>
        </w:rPr>
        <w:t>, הואיל וירכ</w:t>
      </w:r>
      <w:r w:rsidRPr="004E627F">
        <w:rPr>
          <w:rFonts w:hint="cs"/>
          <w:spacing w:val="-4"/>
          <w:rtl/>
        </w:rPr>
        <w:t>י</w:t>
      </w:r>
      <w:r w:rsidRPr="004E627F">
        <w:rPr>
          <w:spacing w:val="-4"/>
          <w:rtl/>
        </w:rPr>
        <w:t>ים מעמידות אותה.</w:t>
      </w:r>
      <w:r w:rsidRPr="004E627F">
        <w:rPr>
          <w:rFonts w:hint="cs"/>
          <w:spacing w:val="-4"/>
          <w:rtl/>
        </w:rPr>
        <w:t xml:space="preserve"> במקום הדבר ברובו שלא במקום הדבק במשהו </w:t>
      </w:r>
    </w:p>
    <w:p w14:paraId="3731F2B7" w14:textId="77777777" w:rsidR="0046556D" w:rsidRDefault="00BD6C4F" w:rsidP="00BD6C4F">
      <w:pPr>
        <w:rPr>
          <w:rtl/>
        </w:rPr>
      </w:pPr>
      <w:r w:rsidRPr="00C63571">
        <w:rPr>
          <w:rtl/>
        </w:rPr>
        <w:t xml:space="preserve">אמרוה רבנן </w:t>
      </w:r>
      <w:r>
        <w:rPr>
          <w:rFonts w:hint="cs"/>
          <w:rtl/>
        </w:rPr>
        <w:t xml:space="preserve">לפני </w:t>
      </w:r>
      <w:r w:rsidRPr="00C63571">
        <w:rPr>
          <w:rtl/>
        </w:rPr>
        <w:t>רבא מ</w:t>
      </w:r>
      <w:r>
        <w:rPr>
          <w:rFonts w:hint="cs"/>
          <w:rtl/>
        </w:rPr>
        <w:t>ד</w:t>
      </w:r>
      <w:r w:rsidR="00BF1CF6">
        <w:rPr>
          <w:rtl/>
        </w:rPr>
        <w:t>"</w:t>
      </w:r>
      <w:r>
        <w:rPr>
          <w:rFonts w:hint="cs"/>
          <w:rtl/>
        </w:rPr>
        <w:t>נ: וכי לא אמרתי לכם ד</w:t>
      </w:r>
      <w:r w:rsidRPr="00C63571">
        <w:rPr>
          <w:rtl/>
        </w:rPr>
        <w:t>לא תתלו ביה בוקי סריקי!</w:t>
      </w:r>
    </w:p>
    <w:p w14:paraId="12392F20" w14:textId="77777777" w:rsidR="00BD6C4F" w:rsidRPr="003D23F5" w:rsidRDefault="00BD6C4F" w:rsidP="00F07436">
      <w:pPr>
        <w:pStyle w:val="afff3"/>
        <w:framePr w:wrap="around"/>
        <w:rPr>
          <w:rtl/>
        </w:rPr>
      </w:pPr>
      <w:r w:rsidRPr="003D23F5">
        <w:rPr>
          <w:rFonts w:hint="cs"/>
          <w:rtl/>
        </w:rPr>
        <w:t>נ:</w:t>
      </w:r>
    </w:p>
    <w:p w14:paraId="36D18D88" w14:textId="77777777" w:rsidR="0046556D" w:rsidRDefault="00BD6C4F" w:rsidP="00BD6C4F">
      <w:pPr>
        <w:rPr>
          <w:rtl/>
        </w:rPr>
      </w:pPr>
      <w:r>
        <w:rPr>
          <w:rtl/>
        </w:rPr>
        <w:t xml:space="preserve">הכי </w:t>
      </w:r>
      <w:r>
        <w:rPr>
          <w:rStyle w:val="2fb"/>
          <w:rtl/>
          <w:rPrChange w:id="11208" w:author="מנוע אמוראים" w:date="2026-10-05T16:40:54Z">
            <w:rPr>
              <w:rtl/>
            </w:rPr>
          </w:rPrChange>
        </w:rPr>
        <w:t xml:space="preserve">א</w:t>
      </w:r>
      <w:r>
        <w:rPr>
          <w:rStyle w:val="2fb"/>
          <w:rFonts w:hint="cs"/>
          <w:rtl/>
          <w:rPrChange w:id="11209" w:author="מנוע אמוראים" w:date="2026-10-05T16:40:54Z">
            <w:rPr>
              <w:rFonts w:hint="cs"/>
              <w:rtl/>
            </w:rPr>
          </w:rPrChange>
        </w:rPr>
        <w:t xml:space="preserve">ר</w:t>
      </w:r>
      <w:r>
        <w:rPr>
          <w:rStyle w:val="2fb"/>
          <w:rtl/>
          <w:rPrChange w:id="11210" w:author="מנוע אמוראים" w:date="2026-10-05T16:40:54Z">
            <w:rPr>
              <w:rtl/>
            </w:rPr>
          </w:rPrChange>
        </w:rPr>
        <w:t xml:space="preserve">"</w:t>
      </w:r>
      <w:r>
        <w:rPr>
          <w:rStyle w:val="2fb"/>
          <w:rFonts w:hint="cs"/>
          <w:rtl/>
          <w:rPrChange w:id="11211" w:author="מנוע אמוראים" w:date="2026-10-05T16:40:54Z">
            <w:rPr>
              <w:rFonts w:hint="cs"/>
              <w:rtl/>
            </w:rPr>
          </w:rPrChange>
        </w:rPr>
        <w:t xml:space="preserve">נ</w:t>
      </w:r>
      <w:r>
        <w:rPr>
          <w:rtl/>
        </w:rPr>
        <w:t>: מקום הדבק, אפילו ניטל כולו</w:t>
      </w:r>
      <w:r w:rsidRPr="00C63571">
        <w:rPr>
          <w:rtl/>
        </w:rPr>
        <w:t xml:space="preserve"> כשר, והוא שנשתייר בו כדי תפיסה;</w:t>
      </w:r>
    </w:p>
    <w:p w14:paraId="202F6902" w14:textId="77777777" w:rsidR="0046556D" w:rsidRDefault="00BD6C4F" w:rsidP="00BD6C4F">
      <w:pPr>
        <w:rPr>
          <w:rtl/>
        </w:rPr>
      </w:pPr>
      <w:r w:rsidRPr="00C63571">
        <w:rPr>
          <w:rtl/>
        </w:rPr>
        <w:t xml:space="preserve">וכמה? אמר אביי: כמלא </w:t>
      </w:r>
      <w:r>
        <w:rPr>
          <w:rFonts w:hint="cs"/>
          <w:rtl/>
        </w:rPr>
        <w:t>אצבע השור</w:t>
      </w:r>
      <w:r w:rsidRPr="00C63571">
        <w:rPr>
          <w:rtl/>
        </w:rPr>
        <w:t>.</w:t>
      </w:r>
    </w:p>
    <w:p w14:paraId="55DC39F5" w14:textId="77777777" w:rsidR="0046556D" w:rsidRDefault="00BD6C4F" w:rsidP="00BD6C4F">
      <w:pPr>
        <w:pStyle w:val="afffff8"/>
        <w:jc w:val="center"/>
        <w:rPr>
          <w:rtl/>
        </w:rPr>
        <w:pPrChange w:id="90021" w:author="קלוד" w:date="2026-10-08T12:07:40Z">
          <w:pPr>
            <w:jc w:val="center"/>
          </w:pPr>
        </w:pPrChange>
      </w:pPr>
      <w:del w:id="90019" w:author="קלוד" w:date="2026-10-08T12:07:40Z">
        <w:r>
          <w:rPr>
            <w:rFonts w:ascii="BA חניכי הישיבות" w:hAnsi="BA חניכי הישיבות" w:cs="BA חניכי הישיבות"/>
            <w:rtl/>
          </w:rPr>
          <w:delText xml:space="preserve">׻</w:delText>
        </w:r>
      </w:del>
      <w:ins w:id="90020" w:author="קלוד" w:date="2026-10-08T12:07:40Z">
        <w:r>
          <w:rPr>
            <w:color w:val="7B3F00"/>
          </w:rPr>
          <w:t xml:space="preserve">הכרס הפנימי</w:t>
        </w:r>
      </w:ins>
    </w:p>
    <w:p w14:paraId="7CA849BC" w14:textId="77777777" w:rsidR="0046556D" w:rsidRDefault="00BD6C4F" w:rsidP="00BD6C4F">
      <w:pPr>
        <w:rPr>
          <w:rtl/>
        </w:rPr>
      </w:pPr>
      <w:r w:rsidRPr="00334FC3">
        <w:rPr>
          <w:b/>
          <w:bCs/>
          <w:rtl/>
        </w:rPr>
        <w:t>הכרס הפנימי</w:t>
      </w:r>
      <w:r w:rsidRPr="00C63571">
        <w:rPr>
          <w:rtl/>
        </w:rPr>
        <w:t xml:space="preserve">: </w:t>
      </w:r>
    </w:p>
    <w:p w14:paraId="5F21BA6A" w14:textId="77777777" w:rsidR="0046556D" w:rsidRDefault="00BD6C4F" w:rsidP="00BD6C4F">
      <w:pPr>
        <w:rPr>
          <w:rtl/>
        </w:rPr>
      </w:pPr>
      <w:r>
        <w:rPr>
          <w:rStyle w:val="2fb"/>
          <w:rFonts w:hint="cs"/>
          <w:rtl/>
          <w:rPrChange w:id="11212" w:author="מנוע אמוראים" w:date="2026-10-05T16:40:54Z">
            <w:rPr>
              <w:rFonts w:hint="cs"/>
              <w:rtl/>
            </w:rPr>
          </w:rPrChange>
        </w:rPr>
        <w:t xml:space="preserve">ר</w:t>
      </w:r>
      <w:r>
        <w:rPr>
          <w:rStyle w:val="2fb"/>
          <w:rtl/>
          <w:rPrChange w:id="11213" w:author="מנוע אמוראים" w:date="2026-10-05T16:40:54Z">
            <w:rPr>
              <w:rtl/>
            </w:rPr>
          </w:rPrChange>
        </w:rPr>
        <w:t xml:space="preserve">"</w:t>
      </w:r>
      <w:r>
        <w:rPr>
          <w:rStyle w:val="2fb"/>
          <w:rFonts w:hint="cs"/>
          <w:rtl/>
          <w:rPrChange w:id="11214" w:author="מנוע אמוראים" w:date="2026-10-05T16:40:54Z">
            <w:rPr>
              <w:rFonts w:hint="cs"/>
              <w:rtl/>
            </w:rPr>
          </w:rPrChange>
        </w:rPr>
        <w:t xml:space="preserve">י</w:t>
      </w:r>
      <w:r>
        <w:rPr>
          <w:rFonts w:hint="cs"/>
          <w:rtl/>
        </w:rPr>
        <w:t xml:space="preserve"> מרב: </w:t>
      </w:r>
      <w:r w:rsidRPr="00C63571">
        <w:rPr>
          <w:rtl/>
        </w:rPr>
        <w:t>העיד נ</w:t>
      </w:r>
      <w:r>
        <w:rPr>
          <w:rFonts w:hint="cs"/>
          <w:rtl/>
        </w:rPr>
        <w:t>ב</w:t>
      </w:r>
      <w:r w:rsidR="00BF1CF6">
        <w:rPr>
          <w:rtl/>
        </w:rPr>
        <w:t>"</w:t>
      </w:r>
      <w:r>
        <w:rPr>
          <w:rFonts w:hint="cs"/>
          <w:rtl/>
        </w:rPr>
        <w:t xml:space="preserve">ש </w:t>
      </w:r>
      <w:r>
        <w:rPr>
          <w:rtl/>
        </w:rPr>
        <w:t xml:space="preserve">ריש טבחיא דצפורי לפני רבי משום </w:t>
      </w:r>
      <w:r>
        <w:rPr>
          <w:rStyle w:val="2fb"/>
          <w:rtl/>
          <w:rPrChange w:id="11215" w:author="מנוע אמוראים" w:date="2026-10-05T16:40:54Z">
            <w:rPr>
              <w:rtl/>
            </w:rPr>
          </w:rPrChange>
        </w:rPr>
        <w:t xml:space="preserve">ר</w:t>
      </w:r>
      <w:r>
        <w:rPr>
          <w:rStyle w:val="2fb"/>
          <w:rtl/>
          <w:rPrChange w:id="11216" w:author="מנוע אמוראים" w:date="2026-10-05T16:40:54Z">
            <w:rPr>
              <w:rtl/>
            </w:rPr>
          </w:rPrChange>
        </w:rPr>
        <w:t xml:space="preserve">"</w:t>
      </w:r>
      <w:r>
        <w:rPr>
          <w:rStyle w:val="2fb"/>
          <w:rFonts w:hint="cs"/>
          <w:rtl/>
          <w:rPrChange w:id="11217" w:author="מנוע אמוראים" w:date="2026-10-05T16:40:54Z">
            <w:rPr>
              <w:rFonts w:hint="cs"/>
              <w:rtl/>
            </w:rPr>
          </w:rPrChange>
        </w:rPr>
        <w:t xml:space="preserve">נ</w:t>
      </w:r>
      <w:r>
        <w:rPr>
          <w:rFonts w:hint="cs"/>
          <w:rtl/>
        </w:rPr>
        <w:t xml:space="preserve"> </w:t>
      </w:r>
      <w:r>
        <w:rPr>
          <w:rtl/>
        </w:rPr>
        <w:t xml:space="preserve">אי זו היא כרס הפנימי </w:t>
      </w:r>
      <w:r w:rsidRPr="00C63571">
        <w:rPr>
          <w:rtl/>
        </w:rPr>
        <w:t>סניא דיבי;</w:t>
      </w:r>
    </w:p>
    <w:p w14:paraId="2BF95DEF" w14:textId="77777777" w:rsidR="0046556D" w:rsidRDefault="00BD6C4F" w:rsidP="00BD6C4F">
      <w:pPr>
        <w:rPr>
          <w:rtl/>
        </w:rPr>
      </w:pPr>
      <w:r>
        <w:rPr>
          <w:rtl/>
        </w:rPr>
        <w:t xml:space="preserve">וכן </w:t>
      </w:r>
      <w:r>
        <w:rPr>
          <w:rStyle w:val="2fb"/>
          <w:rtl/>
          <w:rPrChange w:id="11218" w:author="מנוע אמוראים" w:date="2026-10-05T16:40:54Z">
            <w:rPr>
              <w:rtl/>
            </w:rPr>
          </w:rPrChange>
        </w:rPr>
        <w:t xml:space="preserve">א</w:t>
      </w:r>
      <w:r>
        <w:rPr>
          <w:rStyle w:val="2fb"/>
          <w:rFonts w:hint="cs"/>
          <w:rtl/>
          <w:rPrChange w:id="11219" w:author="מנוע אמוראים" w:date="2026-10-05T16:40:54Z">
            <w:rPr>
              <w:rFonts w:hint="cs"/>
              <w:rtl/>
            </w:rPr>
          </w:rPrChange>
        </w:rPr>
        <w:t xml:space="preserve">ריב</w:t>
      </w:r>
      <w:r>
        <w:rPr>
          <w:rStyle w:val="2fb"/>
          <w:rtl/>
          <w:rPrChange w:id="11220" w:author="מנוע אמוראים" w:date="2026-10-05T16:40:54Z">
            <w:rPr>
              <w:rtl/>
            </w:rPr>
          </w:rPrChange>
        </w:rPr>
        <w:t xml:space="preserve">"</w:t>
      </w:r>
      <w:r>
        <w:rPr>
          <w:rStyle w:val="2fb"/>
          <w:rFonts w:hint="cs"/>
          <w:rtl/>
          <w:rPrChange w:id="11221" w:author="מנוע אמוראים" w:date="2026-10-05T16:40:54Z">
            <w:rPr>
              <w:rFonts w:hint="cs"/>
              <w:rtl/>
            </w:rPr>
          </w:rPrChange>
        </w:rPr>
        <w:t xml:space="preserve">ק</w:t>
      </w:r>
      <w:r>
        <w:rPr>
          <w:rtl/>
        </w:rPr>
        <w:t xml:space="preserve">: סניא דיבי, </w:t>
      </w:r>
      <w:r>
        <w:rPr>
          <w:rStyle w:val="2fb"/>
          <w:rtl/>
          <w:rPrChange w:id="11222" w:author="מנוע אמוראים" w:date="2026-10-05T16:40:54Z">
            <w:rPr>
              <w:rtl/>
            </w:rPr>
          </w:rPrChange>
        </w:rPr>
        <w:t xml:space="preserve">ר</w:t>
      </w:r>
      <w:r>
        <w:rPr>
          <w:rStyle w:val="2fb"/>
          <w:rFonts w:hint="cs"/>
          <w:rtl/>
          <w:rPrChange w:id="11223" w:author="מנוע אמוראים" w:date="2026-10-05T16:40:54Z">
            <w:rPr>
              <w:rFonts w:hint="cs"/>
              <w:rtl/>
            </w:rPr>
          </w:rPrChange>
        </w:rPr>
        <w:t xml:space="preserve">י</w:t>
      </w:r>
      <w:r>
        <w:rPr>
          <w:rStyle w:val="2fb"/>
          <w:rtl/>
          <w:rPrChange w:id="11224" w:author="מנוע אמוראים" w:date="2026-10-05T16:40:54Z">
            <w:rPr>
              <w:rtl/>
            </w:rPr>
          </w:rPrChange>
        </w:rPr>
        <w:t xml:space="preserve">"</w:t>
      </w:r>
      <w:r>
        <w:rPr>
          <w:rStyle w:val="2fb"/>
          <w:rFonts w:hint="cs"/>
          <w:rtl/>
          <w:rPrChange w:id="11225" w:author="מנוע אמוראים" w:date="2026-10-05T16:40:54Z">
            <w:rPr>
              <w:rFonts w:hint="cs"/>
              <w:rtl/>
            </w:rPr>
          </w:rPrChange>
        </w:rPr>
        <w:t xml:space="preserve">ש</w:t>
      </w:r>
      <w:r w:rsidRPr="00C63571">
        <w:rPr>
          <w:rtl/>
        </w:rPr>
        <w:t xml:space="preserve">: איסתומכא דכרסא, רב אסי </w:t>
      </w:r>
      <w:r>
        <w:rPr>
          <w:rStyle w:val="2fb"/>
          <w:rFonts w:hint="cs"/>
          <w:rtl/>
          <w:rPrChange w:id="11226" w:author="מנוע אמוראים" w:date="2026-10-05T16:40:54Z">
            <w:rPr>
              <w:rFonts w:hint="cs"/>
              <w:rtl/>
            </w:rPr>
          </w:rPrChange>
        </w:rPr>
        <w:t xml:space="preserve">מ</w:t>
      </w:r>
      <w:r>
        <w:rPr>
          <w:rStyle w:val="2fb"/>
          <w:rtl/>
          <w:rPrChange w:id="11227" w:author="מנוע אמוראים" w:date="2026-10-05T16:40:54Z">
            <w:rPr>
              <w:rtl/>
            </w:rPr>
          </w:rPrChange>
        </w:rPr>
        <w:t xml:space="preserve">רי"ו</w:t>
      </w:r>
      <w:r w:rsidRPr="00C63571">
        <w:rPr>
          <w:rtl/>
        </w:rPr>
        <w:t>: מקום צר יש בכרס ואיני יודע איזהו.</w:t>
      </w:r>
    </w:p>
    <w:p w14:paraId="1895631B" w14:textId="77777777" w:rsidR="0046556D" w:rsidRDefault="00BD6C4F" w:rsidP="00BD6C4F">
      <w:pPr>
        <w:rPr>
          <w:rtl/>
        </w:rPr>
      </w:pPr>
      <w:r>
        <w:rPr>
          <w:rStyle w:val="2fb"/>
          <w:rFonts w:hint="cs"/>
          <w:rtl/>
          <w:rPrChange w:id="11228" w:author="מנוע אמוראים" w:date="2026-10-05T16:40:54Z">
            <w:rPr>
              <w:rFonts w:hint="cs"/>
              <w:rtl/>
            </w:rPr>
          </w:rPrChange>
        </w:rPr>
        <w:t xml:space="preserve">ארנב</w:t>
      </w:r>
      <w:r>
        <w:rPr>
          <w:rStyle w:val="2fb"/>
          <w:rtl/>
          <w:rPrChange w:id="11229" w:author="מנוע אמוראים" w:date="2026-10-05T16:40:54Z">
            <w:rPr>
              <w:rtl/>
            </w:rPr>
          </w:rPrChange>
        </w:rPr>
        <w:t xml:space="preserve">"</w:t>
      </w:r>
      <w:r>
        <w:rPr>
          <w:rStyle w:val="2fb"/>
          <w:rFonts w:hint="cs"/>
          <w:rtl/>
          <w:rPrChange w:id="11230" w:author="מנוע אמוראים" w:date="2026-10-05T16:40:54Z">
            <w:rPr>
              <w:rFonts w:hint="cs"/>
              <w:rtl/>
            </w:rPr>
          </w:rPrChange>
        </w:rPr>
        <w:t xml:space="preserve">י</w:t>
      </w:r>
      <w:r w:rsidRPr="00C63571">
        <w:rPr>
          <w:rtl/>
        </w:rPr>
        <w:t>: נפל כרסא בבירא!</w:t>
      </w:r>
    </w:p>
    <w:p w14:paraId="3607CF03" w14:textId="77777777" w:rsidR="0046556D" w:rsidRDefault="00BD6C4F" w:rsidP="00BD6C4F">
      <w:pPr>
        <w:rPr>
          <w:rtl/>
        </w:rPr>
      </w:pPr>
      <w:r>
        <w:rPr>
          <w:rStyle w:val="2fb"/>
          <w:rFonts w:hint="cs"/>
          <w:rtl/>
          <w:rPrChange w:id="11231" w:author="מנוע אמוראים" w:date="2026-10-05T16:40:54Z">
            <w:rPr>
              <w:rFonts w:hint="cs"/>
              <w:rtl/>
            </w:rPr>
          </w:rPrChange>
        </w:rPr>
        <w:t xml:space="preserve">ראבר</w:t>
      </w:r>
      <w:r>
        <w:rPr>
          <w:rStyle w:val="2fb"/>
          <w:rtl/>
          <w:rPrChange w:id="11232" w:author="מנוע אמוראים" w:date="2026-10-05T16:40:54Z">
            <w:rPr>
              <w:rtl/>
            </w:rPr>
          </w:rPrChange>
        </w:rPr>
        <w:t xml:space="preserve">"</w:t>
      </w:r>
      <w:r>
        <w:rPr>
          <w:rStyle w:val="2fb"/>
          <w:rFonts w:hint="cs"/>
          <w:rtl/>
          <w:rPrChange w:id="11233" w:author="מנוע אמוראים" w:date="2026-10-05T16:40:54Z">
            <w:rPr>
              <w:rFonts w:hint="cs"/>
              <w:rtl/>
            </w:rPr>
          </w:rPrChange>
        </w:rPr>
        <w:t xml:space="preserve">ע</w:t>
      </w:r>
      <w:r>
        <w:rPr>
          <w:rFonts w:hint="cs"/>
          <w:rtl/>
        </w:rPr>
        <w:t xml:space="preserve"> </w:t>
      </w:r>
      <w:r>
        <w:rPr>
          <w:rStyle w:val="2fb"/>
          <w:rFonts w:hint="cs"/>
          <w:rtl/>
          <w:rPrChange w:id="11234" w:author="מנוע אמוראים" w:date="2026-10-05T16:40:54Z">
            <w:rPr>
              <w:rFonts w:hint="cs"/>
              <w:rtl/>
            </w:rPr>
          </w:rPrChange>
        </w:rPr>
        <w:t xml:space="preserve">מר</w:t>
      </w:r>
      <w:r>
        <w:rPr>
          <w:rStyle w:val="2fb"/>
          <w:rtl/>
          <w:rPrChange w:id="11235" w:author="מנוע אמוראים" w:date="2026-10-05T16:40:54Z">
            <w:rPr>
              <w:rtl/>
            </w:rPr>
          </w:rPrChange>
        </w:rPr>
        <w:t xml:space="preserve">"</w:t>
      </w:r>
      <w:r>
        <w:rPr>
          <w:rStyle w:val="2fb"/>
          <w:rFonts w:hint="cs"/>
          <w:rtl/>
          <w:rPrChange w:id="11236" w:author="מנוע אמוראים" w:date="2026-10-05T16:40:54Z">
            <w:rPr>
              <w:rFonts w:hint="cs"/>
              <w:rtl/>
            </w:rPr>
          </w:rPrChange>
        </w:rPr>
        <w:t xml:space="preserve">א</w:t>
      </w:r>
      <w:r>
        <w:rPr>
          <w:rtl/>
        </w:rPr>
        <w:t xml:space="preserve">: מן המיצר ולמטה, </w:t>
      </w:r>
      <w:r>
        <w:rPr>
          <w:rStyle w:val="2fb"/>
          <w:rtl/>
          <w:rPrChange w:id="11237" w:author="מנוע אמוראים" w:date="2026-10-05T16:40:54Z">
            <w:rPr>
              <w:rtl/>
            </w:rPr>
          </w:rPrChange>
        </w:rPr>
        <w:t xml:space="preserve">ר</w:t>
      </w:r>
      <w:r>
        <w:rPr>
          <w:rStyle w:val="2fb"/>
          <w:rFonts w:hint="cs"/>
          <w:rtl/>
          <w:rPrChange w:id="11238" w:author="מנוע אמוראים" w:date="2026-10-05T16:40:54Z">
            <w:rPr>
              <w:rFonts w:hint="cs"/>
              <w:rtl/>
            </w:rPr>
          </w:rPrChange>
        </w:rPr>
        <w:t xml:space="preserve">יב</w:t>
      </w:r>
      <w:r>
        <w:rPr>
          <w:rStyle w:val="2fb"/>
          <w:rtl/>
          <w:rPrChange w:id="11239" w:author="מנוע אמוראים" w:date="2026-10-05T16:40:54Z">
            <w:rPr>
              <w:rtl/>
            </w:rPr>
          </w:rPrChange>
        </w:rPr>
        <w:t xml:space="preserve">"</w:t>
      </w:r>
      <w:r>
        <w:rPr>
          <w:rStyle w:val="2fb"/>
          <w:rFonts w:hint="cs"/>
          <w:rtl/>
          <w:rPrChange w:id="11240" w:author="מנוע אמוראים" w:date="2026-10-05T16:40:54Z">
            <w:rPr>
              <w:rFonts w:hint="cs"/>
              <w:rtl/>
            </w:rPr>
          </w:rPrChange>
        </w:rPr>
        <w:t xml:space="preserve">נ</w:t>
      </w:r>
      <w:r>
        <w:rPr>
          <w:rFonts w:hint="cs"/>
          <w:rtl/>
        </w:rPr>
        <w:t xml:space="preserve"> משמואל</w:t>
      </w:r>
      <w:r w:rsidRPr="00C63571">
        <w:rPr>
          <w:rtl/>
        </w:rPr>
        <w:t>: מקום שאין בו מילת;</w:t>
      </w:r>
    </w:p>
    <w:p w14:paraId="649D7583" w14:textId="77777777" w:rsidR="0046556D" w:rsidRDefault="00BD6C4F" w:rsidP="00BD6C4F">
      <w:pPr>
        <w:rPr>
          <w:rtl/>
        </w:rPr>
      </w:pPr>
      <w:r>
        <w:rPr>
          <w:rStyle w:val="2fb"/>
          <w:rFonts w:hint="cs"/>
          <w:rtl/>
          <w:rPrChange w:id="11241" w:author="מנוע אמוראים" w:date="2026-10-05T16:40:54Z">
            <w:rPr>
              <w:rFonts w:hint="cs"/>
              <w:rtl/>
            </w:rPr>
          </w:rPrChange>
        </w:rPr>
        <w:t xml:space="preserve">ר</w:t>
      </w:r>
      <w:r>
        <w:rPr>
          <w:rStyle w:val="2fb"/>
          <w:rtl/>
          <w:rPrChange w:id="11242" w:author="מנוע אמוראים" w:date="2026-10-05T16:40:54Z">
            <w:rPr>
              <w:rtl/>
            </w:rPr>
          </w:rPrChange>
        </w:rPr>
        <w:t xml:space="preserve">"</w:t>
      </w:r>
      <w:r>
        <w:rPr>
          <w:rStyle w:val="2fb"/>
          <w:rFonts w:hint="cs"/>
          <w:rtl/>
          <w:rPrChange w:id="11243" w:author="מנוע אמוראים" w:date="2026-10-05T16:40:54Z">
            <w:rPr>
              <w:rFonts w:hint="cs"/>
              <w:rtl/>
            </w:rPr>
          </w:rPrChange>
        </w:rPr>
        <w:t xml:space="preserve">א</w:t>
      </w:r>
      <w:r>
        <w:rPr>
          <w:rFonts w:hint="cs"/>
          <w:rtl/>
        </w:rPr>
        <w:t xml:space="preserve">:</w:t>
      </w:r>
      <w:r w:rsidRPr="00C63571">
        <w:rPr>
          <w:rtl/>
        </w:rPr>
        <w:t xml:space="preserve"> גניבא מדרב: טפח בוושט סמוך לכרס - זו היא כרס הפנימית, </w:t>
      </w:r>
    </w:p>
    <w:p w14:paraId="07B2111D" w14:textId="77777777" w:rsidR="0046556D" w:rsidRDefault="00BD6C4F" w:rsidP="00BD6C4F">
      <w:pPr>
        <w:rPr>
          <w:rtl/>
        </w:rPr>
      </w:pPr>
      <w:r>
        <w:rPr>
          <w:rtl/>
        </w:rPr>
        <w:t xml:space="preserve">אמרי במערבא </w:t>
      </w:r>
      <w:r>
        <w:rPr>
          <w:rStyle w:val="2fb"/>
          <w:rtl/>
          <w:rPrChange w:id="11244" w:author="מנוע אמוראים" w:date="2026-10-05T16:40:54Z">
            <w:rPr>
              <w:rtl/>
            </w:rPr>
          </w:rPrChange>
        </w:rPr>
        <w:t xml:space="preserve">מ</w:t>
      </w:r>
      <w:r>
        <w:rPr>
          <w:rStyle w:val="2fb"/>
          <w:rFonts w:hint="cs"/>
          <w:rtl/>
          <w:rPrChange w:id="11245" w:author="מנוע אמוראים" w:date="2026-10-05T16:40:54Z">
            <w:rPr>
              <w:rFonts w:hint="cs"/>
              <w:rtl/>
            </w:rPr>
          </w:rPrChange>
        </w:rPr>
        <w:t xml:space="preserve">דריב</w:t>
      </w:r>
      <w:r>
        <w:rPr>
          <w:rStyle w:val="2fb"/>
          <w:rtl/>
          <w:rPrChange w:id="11246" w:author="מנוע אמוראים" w:date="2026-10-05T16:40:54Z">
            <w:rPr>
              <w:rtl/>
            </w:rPr>
          </w:rPrChange>
        </w:rPr>
        <w:t xml:space="preserve">"</w:t>
      </w:r>
      <w:r>
        <w:rPr>
          <w:rStyle w:val="2fb"/>
          <w:rFonts w:hint="cs"/>
          <w:rtl/>
          <w:rPrChange w:id="11247" w:author="מנוע אמוראים" w:date="2026-10-05T16:40:54Z">
            <w:rPr>
              <w:rFonts w:hint="cs"/>
              <w:rtl/>
            </w:rPr>
          </w:rPrChange>
        </w:rPr>
        <w:t xml:space="preserve">ח</w:t>
      </w:r>
      <w:r w:rsidRPr="00C63571">
        <w:rPr>
          <w:rtl/>
        </w:rPr>
        <w:t>: כל הכרס כולו זו היא כרס הפנימית, ואיזהו כרס החיצון בשר החופה את רוב הכרס;</w:t>
      </w:r>
    </w:p>
    <w:p w14:paraId="554735F0" w14:textId="77777777" w:rsidR="0046556D" w:rsidRDefault="00BD6C4F" w:rsidP="00BD6C4F">
      <w:pPr>
        <w:rPr>
          <w:rtl/>
        </w:rPr>
      </w:pPr>
      <w:r>
        <w:rPr>
          <w:rStyle w:val="2fb"/>
          <w:rFonts w:hint="cs"/>
          <w:rtl/>
          <w:rPrChange w:id="11248" w:author="מנוע אמוראים" w:date="2026-10-05T16:40:54Z">
            <w:rPr>
              <w:rFonts w:hint="cs"/>
              <w:rtl/>
            </w:rPr>
          </w:rPrChange>
        </w:rPr>
        <w:t xml:space="preserve">רבר</w:t>
      </w:r>
      <w:r>
        <w:rPr>
          <w:rStyle w:val="2fb"/>
          <w:rtl/>
          <w:rPrChange w:id="11249" w:author="מנוע אמוראים" w:date="2026-10-05T16:40:54Z">
            <w:rPr>
              <w:rtl/>
            </w:rPr>
          </w:rPrChange>
        </w:rPr>
        <w:t xml:space="preserve">"</w:t>
      </w:r>
      <w:r>
        <w:rPr>
          <w:rStyle w:val="2fb"/>
          <w:rFonts w:hint="cs"/>
          <w:rtl/>
          <w:rPrChange w:id="11250" w:author="מנוע אמוראים" w:date="2026-10-05T16:40:54Z">
            <w:rPr>
              <w:rFonts w:hint="cs"/>
              <w:rtl/>
            </w:rPr>
          </w:rPrChange>
        </w:rPr>
        <w:t xml:space="preserve">ה</w:t>
      </w:r>
      <w:r>
        <w:rPr>
          <w:rFonts w:hint="cs"/>
          <w:rtl/>
        </w:rPr>
        <w:t xml:space="preserve">:</w:t>
      </w:r>
      <w:r w:rsidRPr="00C63571">
        <w:rPr>
          <w:rtl/>
        </w:rPr>
        <w:t xml:space="preserve"> מפרעתה.</w:t>
      </w:r>
      <w:r>
        <w:rPr>
          <w:rFonts w:hint="cs"/>
          <w:rtl/>
        </w:rPr>
        <w:t xml:space="preserve">- </w:t>
      </w:r>
      <w:r w:rsidRPr="00C63571">
        <w:rPr>
          <w:rtl/>
        </w:rPr>
        <w:t>היכא דפרעי טבחי.</w:t>
      </w:r>
    </w:p>
    <w:p w14:paraId="27ED1F11" w14:textId="77777777" w:rsidR="0046556D" w:rsidRDefault="00BD6C4F" w:rsidP="00BD6C4F">
      <w:pPr>
        <w:rPr>
          <w:rtl/>
        </w:rPr>
      </w:pPr>
      <w:r>
        <w:rPr>
          <w:rtl/>
        </w:rPr>
        <w:t xml:space="preserve">בנהרדעא עבדי </w:t>
      </w:r>
      <w:r>
        <w:rPr>
          <w:rStyle w:val="2fb"/>
          <w:rtl/>
          <w:rPrChange w:id="11251" w:author="מנוע אמוראים" w:date="2026-10-05T16:40:54Z">
            <w:rPr>
              <w:rtl/>
            </w:rPr>
          </w:rPrChange>
        </w:rPr>
        <w:t xml:space="preserve">כר</w:t>
      </w:r>
      <w:r>
        <w:rPr>
          <w:rStyle w:val="2fb"/>
          <w:rFonts w:hint="cs"/>
          <w:rtl/>
          <w:rPrChange w:id="11252" w:author="מנוע אמוראים" w:date="2026-10-05T16:40:54Z">
            <w:rPr>
              <w:rFonts w:hint="cs"/>
              <w:rtl/>
            </w:rPr>
          </w:rPrChange>
        </w:rPr>
        <w:t xml:space="preserve">בר</w:t>
      </w:r>
      <w:r>
        <w:rPr>
          <w:rStyle w:val="2fb"/>
          <w:rtl/>
          <w:rPrChange w:id="11253" w:author="מנוע אמוראים" w:date="2026-10-05T16:40:54Z">
            <w:rPr>
              <w:rtl/>
            </w:rPr>
          </w:rPrChange>
        </w:rPr>
        <w:t xml:space="preserve">"</w:t>
      </w:r>
      <w:r>
        <w:rPr>
          <w:rStyle w:val="2fb"/>
          <w:rFonts w:hint="cs"/>
          <w:rtl/>
          <w:rPrChange w:id="11254" w:author="מנוע אמוראים" w:date="2026-10-05T16:40:54Z">
            <w:rPr>
              <w:rFonts w:hint="cs"/>
              <w:rtl/>
            </w:rPr>
          </w:rPrChange>
        </w:rPr>
        <w:t xml:space="preserve">ה</w:t>
      </w:r>
      <w:r>
        <w:rPr>
          <w:rFonts w:hint="cs"/>
          <w:rtl/>
        </w:rPr>
        <w:t xml:space="preserve">.</w:t>
      </w:r>
    </w:p>
    <w:p w14:paraId="4ECD91B6" w14:textId="77777777" w:rsidR="0046556D" w:rsidRDefault="00BD6C4F" w:rsidP="00BD6C4F">
      <w:pPr>
        <w:rPr>
          <w:rtl/>
        </w:rPr>
      </w:pPr>
      <w:r>
        <w:rPr>
          <w:rtl/>
        </w:rPr>
        <w:t xml:space="preserve">א"ל רב אשי לאמימר: כל הני שמעתתא מאי? א"ל: כולהו שייכן </w:t>
      </w:r>
      <w:r>
        <w:rPr>
          <w:rStyle w:val="2fb"/>
          <w:rtl/>
          <w:rPrChange w:id="11255" w:author="מנוע אמוראים" w:date="2026-10-05T16:40:54Z">
            <w:rPr>
              <w:rtl/>
            </w:rPr>
          </w:rPrChange>
        </w:rPr>
        <w:t xml:space="preserve">בדרב</w:t>
      </w:r>
      <w:r>
        <w:rPr>
          <w:rStyle w:val="2fb"/>
          <w:rFonts w:hint="cs"/>
          <w:rtl/>
          <w:rPrChange w:id="11256" w:author="מנוע אמוראים" w:date="2026-10-05T16:40:54Z">
            <w:rPr>
              <w:rFonts w:hint="cs"/>
              <w:rtl/>
            </w:rPr>
          </w:rPrChange>
        </w:rPr>
        <w:t xml:space="preserve">ר</w:t>
      </w:r>
      <w:r>
        <w:rPr>
          <w:rStyle w:val="2fb"/>
          <w:rtl/>
          <w:rPrChange w:id="11257" w:author="מנוע אמוראים" w:date="2026-10-05T16:40:54Z">
            <w:rPr>
              <w:rtl/>
            </w:rPr>
          </w:rPrChange>
        </w:rPr>
        <w:t xml:space="preserve">"</w:t>
      </w:r>
      <w:r>
        <w:rPr>
          <w:rStyle w:val="2fb"/>
          <w:rFonts w:hint="cs"/>
          <w:rtl/>
          <w:rPrChange w:id="11258" w:author="מנוע אמוראים" w:date="2026-10-05T16:40:54Z">
            <w:rPr>
              <w:rFonts w:hint="cs"/>
              <w:rtl/>
            </w:rPr>
          </w:rPrChange>
        </w:rPr>
        <w:t xml:space="preserve">ה</w:t>
      </w:r>
      <w:r w:rsidRPr="00C63571">
        <w:rPr>
          <w:rtl/>
        </w:rPr>
        <w:t xml:space="preserve">, ודרב אסי </w:t>
      </w:r>
      <w:r>
        <w:rPr>
          <w:rStyle w:val="2fb"/>
          <w:rFonts w:hint="cs"/>
          <w:rtl/>
          <w:rPrChange w:id="11259" w:author="מנוע אמוראים" w:date="2026-10-05T16:40:54Z">
            <w:rPr>
              <w:rFonts w:hint="cs"/>
              <w:rtl/>
            </w:rPr>
          </w:rPrChange>
        </w:rPr>
        <w:t xml:space="preserve">מרי</w:t>
      </w:r>
      <w:r>
        <w:rPr>
          <w:rStyle w:val="2fb"/>
          <w:rtl/>
          <w:rPrChange w:id="11260" w:author="מנוע אמוראים" w:date="2026-10-05T16:40:54Z">
            <w:rPr>
              <w:rtl/>
            </w:rPr>
          </w:rPrChange>
        </w:rPr>
        <w:t xml:space="preserve">"</w:t>
      </w:r>
      <w:r>
        <w:rPr>
          <w:rStyle w:val="2fb"/>
          <w:rFonts w:hint="cs"/>
          <w:rtl/>
          <w:rPrChange w:id="11261" w:author="מנוע אמוראים" w:date="2026-10-05T16:40:54Z">
            <w:rPr>
              <w:rFonts w:hint="cs"/>
              <w:rtl/>
            </w:rPr>
          </w:rPrChange>
        </w:rPr>
        <w:t xml:space="preserve">ו</w:t>
      </w:r>
      <w:r w:rsidRPr="00C63571">
        <w:rPr>
          <w:rtl/>
        </w:rPr>
        <w:t xml:space="preserve"> </w:t>
      </w:r>
    </w:p>
    <w:p w14:paraId="3F5BD858" w14:textId="77777777" w:rsidR="0046556D" w:rsidRDefault="00BD6C4F" w:rsidP="00BD6C4F">
      <w:pPr>
        <w:rPr>
          <w:rtl/>
        </w:rPr>
      </w:pPr>
      <w:r>
        <w:rPr>
          <w:rtl/>
        </w:rPr>
        <w:t xml:space="preserve">א"ל: כבר פירשה </w:t>
      </w:r>
      <w:r>
        <w:rPr>
          <w:rStyle w:val="2fb"/>
          <w:rtl/>
          <w:rPrChange w:id="11262" w:author="מנוע אמוראים" w:date="2026-10-05T16:40:54Z">
            <w:rPr>
              <w:rtl/>
            </w:rPr>
          </w:rPrChange>
        </w:rPr>
        <w:t xml:space="preserve">ר</w:t>
      </w:r>
      <w:r>
        <w:rPr>
          <w:rStyle w:val="2fb"/>
          <w:rFonts w:hint="cs"/>
          <w:rtl/>
          <w:rPrChange w:id="11263" w:author="מנוע אמוראים" w:date="2026-10-05T16:40:54Z">
            <w:rPr>
              <w:rFonts w:hint="cs"/>
              <w:rtl/>
            </w:rPr>
          </w:rPrChange>
        </w:rPr>
        <w:t xml:space="preserve">אב</w:t>
      </w:r>
      <w:r>
        <w:rPr>
          <w:rStyle w:val="2fb"/>
          <w:rtl/>
          <w:rPrChange w:id="11264" w:author="מנוע אמוראים" w:date="2026-10-05T16:40:54Z">
            <w:rPr>
              <w:rtl/>
            </w:rPr>
          </w:rPrChange>
        </w:rPr>
        <w:t xml:space="preserve">"</w:t>
      </w:r>
      <w:r>
        <w:rPr>
          <w:rStyle w:val="2fb"/>
          <w:rFonts w:hint="cs"/>
          <w:rtl/>
          <w:rPrChange w:id="11265" w:author="מנוע אמוראים" w:date="2026-10-05T16:40:54Z">
            <w:rPr>
              <w:rFonts w:hint="cs"/>
              <w:rtl/>
            </w:rPr>
          </w:rPrChange>
        </w:rPr>
        <w:t xml:space="preserve">ע</w:t>
      </w:r>
      <w:r w:rsidRPr="00C63571">
        <w:rPr>
          <w:rtl/>
        </w:rPr>
        <w:t>, ודרבי אבינא ודבני מערבא, מאי? א"ל: הני ודאי פליגי.</w:t>
      </w:r>
    </w:p>
    <w:p w14:paraId="41879105" w14:textId="77777777" w:rsidR="0046556D" w:rsidRDefault="00BD6C4F" w:rsidP="00BD6C4F">
      <w:pPr>
        <w:jc w:val="center"/>
        <w:rPr>
          <w:del w:id="90038" w:author="מנוע עיצוב" w:date="2026-10-08T11:01:28Z"/>
          <w:rtl/>
        </w:rPr>
      </w:pPr>
      <w:del w:id="90037" w:author="מנוע עיצוב" w:date="2026-10-08T11:01:28Z">
        <w:r>
          <w:rPr>
            <w:rFonts w:ascii="BA חניכי הישיבות" w:hAnsi="BA חניכי הישיבות" w:cs="BA חניכי הישיבות"/>
            <w:rtl/>
          </w:rPr>
          <w:delText xml:space="preserve">׻</w:delText>
        </w:r>
      </w:del>
    </w:p>
    <w:p w14:paraId="08D3399F" w14:textId="77777777" w:rsidR="00BD6C4F" w:rsidRPr="003D23F5" w:rsidRDefault="00BD6C4F" w:rsidP="00BD6C4F">
      <w:pPr>
        <w:pStyle w:val="affff1"/>
        <w:rPr>
          <w:rtl/>
        </w:rPr>
      </w:pPr>
      <w:ins w:id="9832" w:author="מספור קטעי משנה" w:date="2026-10-06T06:45:19Z">
        <w:r>
          <w:rPr>
            <w:rStyle w:val="MisparKeta"/>
          </w:rPr>
          <w:t xml:space="preserve">ב. </w:t>
        </w:r>
      </w:ins>
      <w:r w:rsidRPr="003D23F5">
        <w:rPr>
          <w:rtl/>
        </w:rPr>
        <w:t>רבי יהודה אומר בגדולה כו'.</w:t>
      </w:r>
    </w:p>
    <w:p w14:paraId="2A564335" w14:textId="77777777" w:rsidR="0046556D" w:rsidRDefault="00BD6C4F" w:rsidP="00BD6C4F">
      <w:pPr>
        <w:rPr>
          <w:rtl/>
        </w:rPr>
      </w:pPr>
      <w:r>
        <w:rPr>
          <w:rStyle w:val="2fb"/>
          <w:rFonts w:hint="cs"/>
          <w:rtl/>
          <w:rPrChange w:id="11266" w:author="מנוע אמוראים" w:date="2026-10-05T16:40:54Z">
            <w:rPr>
              <w:rFonts w:hint="cs"/>
              <w:rtl/>
            </w:rPr>
          </w:rPrChange>
        </w:rPr>
        <w:t xml:space="preserve">רבב</w:t>
      </w:r>
      <w:r>
        <w:rPr>
          <w:rStyle w:val="2fb"/>
          <w:rtl/>
          <w:rPrChange w:id="11267" w:author="מנוע אמוראים" w:date="2026-10-05T16:40:54Z">
            <w:rPr>
              <w:rtl/>
            </w:rPr>
          </w:rPrChange>
        </w:rPr>
        <w:t xml:space="preserve">"</w:t>
      </w:r>
      <w:r>
        <w:rPr>
          <w:rStyle w:val="2fb"/>
          <w:rFonts w:hint="cs"/>
          <w:rtl/>
          <w:rPrChange w:id="11268" w:author="מנוע אמוראים" w:date="2026-10-05T16:40:54Z">
            <w:rPr>
              <w:rFonts w:hint="cs"/>
              <w:rtl/>
            </w:rPr>
          </w:rPrChange>
        </w:rPr>
        <w:t xml:space="preserve">י</w:t>
      </w:r>
      <w:r>
        <w:rPr>
          <w:rtl/>
        </w:rPr>
        <w:t xml:space="preserve"> </w:t>
      </w:r>
      <w:r>
        <w:rPr>
          <w:rStyle w:val="2fb"/>
          <w:rtl/>
          <w:rPrChange w:id="11269" w:author="מנוע אמוראים" w:date="2026-10-05T16:40:54Z">
            <w:rPr>
              <w:rtl/>
            </w:rPr>
          </w:rPrChange>
        </w:rPr>
        <w:t xml:space="preserve">אר"א</w:t>
      </w:r>
      <w:r>
        <w:rPr>
          <w:rtl/>
        </w:rPr>
        <w:t xml:space="preserve">: לא גדולה ממש, ולא קטנה ממש, אלא, כל שנקרע בה טפח ולא הוי רובא זו היא ששנינו, בגדולה טפח, רובא ולא הוי טפח - זו היא ששנינו בקטנה ברובא;</w:t>
      </w:r>
    </w:p>
    <w:p w14:paraId="4A5D15CE" w14:textId="77777777" w:rsidR="0046556D" w:rsidRDefault="00BD6C4F" w:rsidP="00BD6C4F">
      <w:pPr>
        <w:rPr>
          <w:rtl/>
        </w:rPr>
      </w:pPr>
      <w:r w:rsidRPr="00C63571">
        <w:rPr>
          <w:rtl/>
        </w:rPr>
        <w:t xml:space="preserve">רובא ולא הוי טפח, </w:t>
      </w:r>
      <w:r>
        <w:rPr>
          <w:rFonts w:hint="cs"/>
          <w:rtl/>
        </w:rPr>
        <w:t xml:space="preserve">- </w:t>
      </w:r>
      <w:r w:rsidRPr="00C63571">
        <w:rPr>
          <w:rtl/>
        </w:rPr>
        <w:t>דהויא טפח במשהו;</w:t>
      </w:r>
      <w:r>
        <w:rPr>
          <w:rFonts w:hint="cs"/>
          <w:rtl/>
        </w:rPr>
        <w:t xml:space="preserve"> וקמ</w:t>
      </w:r>
      <w:r w:rsidR="00BF1CF6">
        <w:rPr>
          <w:rtl/>
        </w:rPr>
        <w:t>"</w:t>
      </w:r>
      <w:r>
        <w:rPr>
          <w:rFonts w:hint="cs"/>
          <w:rtl/>
        </w:rPr>
        <w:t xml:space="preserve">ל דאפי' נקרע פחות מטפח הוי טריפה </w:t>
      </w:r>
    </w:p>
    <w:p w14:paraId="701A5999" w14:textId="77777777" w:rsidR="0046556D" w:rsidRDefault="00BD6C4F" w:rsidP="00BD6C4F">
      <w:pPr>
        <w:rPr>
          <w:rtl/>
        </w:rPr>
      </w:pPr>
      <w:r w:rsidRPr="00C63571">
        <w:rPr>
          <w:rtl/>
        </w:rPr>
        <w:t xml:space="preserve">גניבא </w:t>
      </w:r>
      <w:r>
        <w:rPr>
          <w:rFonts w:hint="cs"/>
          <w:rtl/>
        </w:rPr>
        <w:t>מ</w:t>
      </w:r>
      <w:r>
        <w:rPr>
          <w:rtl/>
        </w:rPr>
        <w:t>רבי אסי: נקדרה כסלע</w:t>
      </w:r>
      <w:r w:rsidRPr="00C63571">
        <w:rPr>
          <w:rtl/>
        </w:rPr>
        <w:t xml:space="preserve"> טרפה, שאם תמתח תעמוד על הטפח.</w:t>
      </w:r>
    </w:p>
    <w:p w14:paraId="3DEC33A6" w14:textId="77777777" w:rsidR="0046556D" w:rsidRDefault="00BD6C4F" w:rsidP="00BD6C4F">
      <w:pPr>
        <w:rPr>
          <w:rtl/>
        </w:rPr>
      </w:pPr>
      <w:r>
        <w:rPr>
          <w:rStyle w:val="2fb"/>
          <w:rFonts w:hint="cs"/>
          <w:rtl/>
          <w:rPrChange w:id="11270" w:author="מנוע אמוראים" w:date="2026-10-05T16:40:54Z">
            <w:rPr>
              <w:rFonts w:hint="cs"/>
              <w:rtl/>
            </w:rPr>
          </w:rPrChange>
        </w:rPr>
        <w:t xml:space="preserve">ארחב</w:t>
      </w:r>
      <w:r>
        <w:rPr>
          <w:rStyle w:val="2fb"/>
          <w:rtl/>
          <w:rPrChange w:id="11271" w:author="מנוע אמוראים" w:date="2026-10-05T16:40:54Z">
            <w:rPr>
              <w:rtl/>
            </w:rPr>
          </w:rPrChange>
        </w:rPr>
        <w:t xml:space="preserve">"</w:t>
      </w:r>
      <w:r>
        <w:rPr>
          <w:rStyle w:val="2fb"/>
          <w:rFonts w:hint="cs"/>
          <w:rtl/>
          <w:rPrChange w:id="11272" w:author="מנוע אמוראים" w:date="2026-10-05T16:40:54Z">
            <w:rPr>
              <w:rFonts w:hint="cs"/>
              <w:rtl/>
            </w:rPr>
          </w:rPrChange>
        </w:rPr>
        <w:t xml:space="preserve">א</w:t>
      </w:r>
      <w:r>
        <w:rPr>
          <w:rFonts w:hint="cs"/>
          <w:rtl/>
        </w:rPr>
        <w:t xml:space="preserve">:</w:t>
      </w:r>
      <w:r w:rsidRPr="00C63571">
        <w:rPr>
          <w:rtl/>
        </w:rPr>
        <w:t xml:space="preserve"> לדידי מפר</w:t>
      </w:r>
      <w:r>
        <w:rPr>
          <w:rtl/>
        </w:rPr>
        <w:t>שא מגניבא אמברא דנהרדעא: כסלע כשרה, יתר מכסלע</w:t>
      </w:r>
      <w:r w:rsidRPr="00C63571">
        <w:rPr>
          <w:rtl/>
        </w:rPr>
        <w:t xml:space="preserve"> טרפה.</w:t>
      </w:r>
    </w:p>
    <w:p w14:paraId="298644E4" w14:textId="77777777" w:rsidR="0046556D" w:rsidRDefault="00BD6C4F" w:rsidP="00BD6C4F">
      <w:pPr>
        <w:rPr>
          <w:rtl/>
        </w:rPr>
      </w:pPr>
      <w:r>
        <w:rPr>
          <w:rtl/>
        </w:rPr>
        <w:t>יתר מ</w:t>
      </w:r>
      <w:r w:rsidRPr="00C63571">
        <w:rPr>
          <w:rtl/>
        </w:rPr>
        <w:t xml:space="preserve">סלע? </w:t>
      </w:r>
      <w:r>
        <w:rPr>
          <w:rFonts w:hint="cs"/>
          <w:rtl/>
        </w:rPr>
        <w:t>-</w:t>
      </w:r>
      <w:r w:rsidRPr="00C63571">
        <w:rPr>
          <w:rtl/>
        </w:rPr>
        <w:t xml:space="preserve">אמר רב יוסף: כגון דעיילן תלת קשייתא </w:t>
      </w:r>
      <w:r>
        <w:rPr>
          <w:rFonts w:hint="cs"/>
          <w:rtl/>
        </w:rPr>
        <w:t xml:space="preserve">עם האוכל שסביבותיה </w:t>
      </w:r>
      <w:r>
        <w:rPr>
          <w:rtl/>
        </w:rPr>
        <w:t>בדוחק, בלא ציפא</w:t>
      </w:r>
      <w:r w:rsidRPr="00C63571">
        <w:rPr>
          <w:rtl/>
        </w:rPr>
        <w:t xml:space="preserve"> ברווחא.</w:t>
      </w:r>
    </w:p>
    <w:p w14:paraId="1F0DB3A6" w14:textId="77777777" w:rsidR="0046556D" w:rsidRDefault="00BD6C4F" w:rsidP="00BD6C4F">
      <w:pPr>
        <w:jc w:val="center"/>
        <w:rPr>
          <w:rtl/>
        </w:rPr>
      </w:pPr>
      <w:r>
        <w:rPr>
          <w:rFonts w:ascii="BA חניכי הישיבות" w:hAnsi="BA חניכי הישיבות" w:cs="BA חניכי הישיבות"/>
          <w:rtl/>
        </w:rPr>
        <w:t>׻</w:t>
      </w:r>
    </w:p>
    <w:p w14:paraId="6BB1B275" w14:textId="77777777" w:rsidR="00BD6C4F" w:rsidRPr="003D23F5" w:rsidRDefault="00BD6C4F" w:rsidP="00F07436">
      <w:pPr>
        <w:pStyle w:val="afff3"/>
        <w:framePr w:wrap="around"/>
        <w:rPr>
          <w:rtl/>
        </w:rPr>
      </w:pPr>
      <w:r w:rsidRPr="003D23F5">
        <w:rPr>
          <w:rFonts w:hint="cs"/>
          <w:rtl/>
        </w:rPr>
        <w:t>נא.</w:t>
      </w:r>
    </w:p>
    <w:p w14:paraId="1B181377" w14:textId="77777777" w:rsidR="0046556D" w:rsidRDefault="00BD6C4F" w:rsidP="00BD6C4F">
      <w:pPr>
        <w:rPr>
          <w:b/>
          <w:bCs/>
          <w:rtl/>
        </w:rPr>
      </w:pPr>
      <w:r w:rsidRPr="00334FC3">
        <w:rPr>
          <w:b/>
          <w:bCs/>
          <w:rtl/>
        </w:rPr>
        <w:t>המסס ובית הכוסות.</w:t>
      </w:r>
    </w:p>
    <w:p w14:paraId="05AF7182" w14:textId="77777777" w:rsidR="0046556D" w:rsidRDefault="00BD6C4F" w:rsidP="00BD6C4F">
      <w:pPr>
        <w:rPr>
          <w:rtl/>
        </w:rPr>
      </w:pPr>
      <w:r w:rsidRPr="00814AAF">
        <w:rPr>
          <w:b/>
          <w:bCs/>
          <w:rtl/>
        </w:rPr>
        <w:lastRenderedPageBreak/>
        <w:t>ת"ר</w:t>
      </w:r>
      <w:r w:rsidRPr="00C63571">
        <w:rPr>
          <w:rtl/>
        </w:rPr>
        <w:t xml:space="preserve">, מחט שנמצאת בעובי בית הכוסות: מצד אחד - כשרה, משני צדדים - טרפה, נמצא עליה קורט דם בידוע שלפני שחיטה, לא נמצא עליה קורט דם - בידוע שלאחר שחיטה, </w:t>
      </w:r>
    </w:p>
    <w:p w14:paraId="36A24153" w14:textId="77777777" w:rsidR="0046556D" w:rsidRDefault="00BD6C4F" w:rsidP="00BD6C4F">
      <w:pPr>
        <w:rPr>
          <w:rtl/>
        </w:rPr>
      </w:pPr>
      <w:r>
        <w:rPr>
          <w:rtl/>
        </w:rPr>
        <w:t>הגליד פי המכה</w:t>
      </w:r>
      <w:r w:rsidRPr="00C63571">
        <w:rPr>
          <w:rtl/>
        </w:rPr>
        <w:t xml:space="preserve"> בידוע ששלשה ימי</w:t>
      </w:r>
      <w:r>
        <w:rPr>
          <w:rtl/>
        </w:rPr>
        <w:t>ם קודם שחיטה, לא הגליד פי המכה</w:t>
      </w:r>
      <w:r w:rsidRPr="00C63571">
        <w:rPr>
          <w:rtl/>
        </w:rPr>
        <w:t xml:space="preserve"> המוציא מחבירו עליו הראיה.</w:t>
      </w:r>
    </w:p>
    <w:p w14:paraId="09B0D05E" w14:textId="77777777" w:rsidR="0046556D" w:rsidRDefault="00BD6C4F" w:rsidP="00BD6C4F">
      <w:pPr>
        <w:rPr>
          <w:rtl/>
        </w:rPr>
      </w:pPr>
      <w:r>
        <w:rPr>
          <w:rFonts w:hint="cs"/>
          <w:rtl/>
        </w:rPr>
        <w:t>משא</w:t>
      </w:r>
      <w:r w:rsidR="00BF1CF6">
        <w:rPr>
          <w:rtl/>
        </w:rPr>
        <w:t>"</w:t>
      </w:r>
      <w:r>
        <w:rPr>
          <w:rFonts w:hint="cs"/>
          <w:rtl/>
        </w:rPr>
        <w:t xml:space="preserve">כ כל נקב רגיל אפי' דאין דם טרף משום דאין מידי למיסרך אבל כאן כיון שיש מחט אי קודם שחיה הוה סריך </w:t>
      </w:r>
    </w:p>
    <w:p w14:paraId="5F365700" w14:textId="77777777" w:rsidR="0046556D" w:rsidRDefault="00BD6C4F" w:rsidP="00BD6C4F">
      <w:pPr>
        <w:rPr>
          <w:rtl/>
        </w:rPr>
      </w:pPr>
      <w:r>
        <w:rPr>
          <w:rtl/>
        </w:rPr>
        <w:t xml:space="preserve">• א"ל </w:t>
      </w:r>
      <w:r>
        <w:rPr>
          <w:rStyle w:val="2fb"/>
          <w:rtl/>
          <w:rPrChange w:id="11273" w:author="מנוע אמוראים" w:date="2026-10-05T16:40:54Z">
            <w:rPr>
              <w:rtl/>
            </w:rPr>
          </w:rPrChange>
        </w:rPr>
        <w:t xml:space="preserve">ר</w:t>
      </w:r>
      <w:r>
        <w:rPr>
          <w:rStyle w:val="2fb"/>
          <w:rtl/>
          <w:rPrChange w:id="11274" w:author="מנוע אמוראים" w:date="2026-10-05T16:40:54Z">
            <w:rPr>
              <w:rtl/>
            </w:rPr>
          </w:rPrChange>
        </w:rPr>
        <w:t xml:space="preserve">"</w:t>
      </w:r>
      <w:r>
        <w:rPr>
          <w:rStyle w:val="2fb"/>
          <w:rFonts w:hint="cs"/>
          <w:rtl/>
          <w:rPrChange w:id="11275" w:author="מנוע אמוראים" w:date="2026-10-05T16:40:54Z">
            <w:rPr>
              <w:rFonts w:hint="cs"/>
              <w:rtl/>
            </w:rPr>
          </w:rPrChange>
        </w:rPr>
        <w:t xml:space="preserve">ס</w:t>
      </w:r>
      <w:r>
        <w:rPr>
          <w:rFonts w:hint="cs"/>
          <w:rtl/>
        </w:rPr>
        <w:t xml:space="preserve"> </w:t>
      </w:r>
      <w:r w:rsidRPr="00C63571">
        <w:rPr>
          <w:rtl/>
        </w:rPr>
        <w:t xml:space="preserve">לאביי, חזי מר האי צורבא מרבנן </w:t>
      </w:r>
      <w:r>
        <w:rPr>
          <w:rFonts w:hint="cs"/>
          <w:rtl/>
        </w:rPr>
        <w:t xml:space="preserve">שבא </w:t>
      </w:r>
      <w:r>
        <w:rPr>
          <w:rtl/>
        </w:rPr>
        <w:t>ממערבא, ו</w:t>
      </w:r>
      <w:r>
        <w:rPr>
          <w:rFonts w:hint="cs"/>
          <w:rtl/>
        </w:rPr>
        <w:t>א</w:t>
      </w:r>
      <w:r w:rsidR="00BF1CF6">
        <w:rPr>
          <w:rtl/>
        </w:rPr>
        <w:t>"</w:t>
      </w:r>
      <w:r>
        <w:rPr>
          <w:rFonts w:hint="cs"/>
          <w:rtl/>
        </w:rPr>
        <w:t xml:space="preserve">ל </w:t>
      </w:r>
      <w:r>
        <w:rPr>
          <w:rStyle w:val="2fb"/>
          <w:rFonts w:hint="cs"/>
          <w:rtl/>
          <w:rPrChange w:id="11276" w:author="מנוע אמוראים" w:date="2026-10-05T16:40:54Z">
            <w:rPr>
              <w:rFonts w:hint="cs"/>
              <w:rtl/>
            </w:rPr>
          </w:rPrChange>
        </w:rPr>
        <w:t xml:space="preserve">ר</w:t>
      </w:r>
      <w:r>
        <w:rPr>
          <w:rStyle w:val="2fb"/>
          <w:rtl/>
          <w:rPrChange w:id="11277" w:author="מנוע אמוראים" w:date="2026-10-05T16:40:54Z">
            <w:rPr>
              <w:rtl/>
            </w:rPr>
          </w:rPrChange>
        </w:rPr>
        <w:t xml:space="preserve">"</w:t>
      </w:r>
      <w:r>
        <w:rPr>
          <w:rStyle w:val="2fb"/>
          <w:rFonts w:hint="cs"/>
          <w:rtl/>
          <w:rPrChange w:id="11278" w:author="מנוע אמוראים" w:date="2026-10-05T16:40:54Z">
            <w:rPr>
              <w:rFonts w:hint="cs"/>
              <w:rtl/>
            </w:rPr>
          </w:rPrChange>
        </w:rPr>
        <w:t xml:space="preserve">ע</w:t>
      </w:r>
      <w:r>
        <w:rPr>
          <w:rFonts w:hint="cs"/>
          <w:rtl/>
        </w:rPr>
        <w:t xml:space="preserve"> </w:t>
      </w:r>
      <w:r>
        <w:rPr>
          <w:rtl/>
        </w:rPr>
        <w:t>שמ</w:t>
      </w:r>
      <w:r w:rsidRPr="00C63571">
        <w:rPr>
          <w:rtl/>
        </w:rPr>
        <w:t>י, ואמר: מעשה ובא לפני רבי מחט שנמצאת בעובי בית הכוסות מצד אחד - וטרפה;</w:t>
      </w:r>
      <w:r>
        <w:rPr>
          <w:rFonts w:hint="cs"/>
          <w:rtl/>
        </w:rPr>
        <w:t xml:space="preserve"> שלח לקוראו ולא בא, הלך אצלו ראהו על הגג א</w:t>
      </w:r>
      <w:r w:rsidR="00BF1CF6">
        <w:rPr>
          <w:rtl/>
        </w:rPr>
        <w:t>"</w:t>
      </w:r>
      <w:r>
        <w:rPr>
          <w:rFonts w:hint="cs"/>
          <w:rtl/>
        </w:rPr>
        <w:t>ל שירד ללמטה ולא ירד עלה הוא אצלו.</w:t>
      </w:r>
      <w:r w:rsidRPr="00C63571">
        <w:rPr>
          <w:rtl/>
        </w:rPr>
        <w:t xml:space="preserve"> </w:t>
      </w:r>
    </w:p>
    <w:p w14:paraId="42B48553" w14:textId="77777777" w:rsidR="0046556D" w:rsidRDefault="00BD6C4F" w:rsidP="00BD6C4F">
      <w:pPr>
        <w:rPr>
          <w:rtl/>
        </w:rPr>
      </w:pPr>
      <w:r w:rsidRPr="00C63571">
        <w:rPr>
          <w:rtl/>
        </w:rPr>
        <w:t xml:space="preserve">א"ל: </w:t>
      </w:r>
      <w:r>
        <w:rPr>
          <w:rFonts w:hint="cs"/>
          <w:rtl/>
        </w:rPr>
        <w:t xml:space="preserve">תאמר לי גוף הדברים איך היה </w:t>
      </w:r>
      <w:r w:rsidRPr="00C63571">
        <w:rPr>
          <w:rtl/>
        </w:rPr>
        <w:t>א"ל</w:t>
      </w:r>
      <w:r>
        <w:rPr>
          <w:rtl/>
        </w:rPr>
        <w:t>: מפטיר כנסיות אנ</w:t>
      </w:r>
      <w:r>
        <w:rPr>
          <w:rFonts w:hint="cs"/>
          <w:rtl/>
        </w:rPr>
        <w:t xml:space="preserve">י </w:t>
      </w:r>
      <w:r>
        <w:rPr>
          <w:rStyle w:val="2fb"/>
          <w:rFonts w:hint="cs"/>
          <w:rtl/>
          <w:rPrChange w:id="11279" w:author="מנוע אמוראים" w:date="2026-10-05T16:40:54Z">
            <w:rPr>
              <w:rFonts w:hint="cs"/>
              <w:rtl/>
            </w:rPr>
          </w:rPrChange>
        </w:rPr>
        <w:t xml:space="preserve">לר</w:t>
      </w:r>
      <w:r>
        <w:rPr>
          <w:rStyle w:val="2fb"/>
          <w:rtl/>
          <w:rPrChange w:id="11280" w:author="מנוע אמוראים" w:date="2026-10-05T16:40:54Z">
            <w:rPr>
              <w:rtl/>
            </w:rPr>
          </w:rPrChange>
        </w:rPr>
        <w:t xml:space="preserve">"</w:t>
      </w:r>
      <w:r>
        <w:rPr>
          <w:rStyle w:val="2fb"/>
          <w:rFonts w:hint="cs"/>
          <w:rtl/>
          <w:rPrChange w:id="11281" w:author="מנוע אמוראים" w:date="2026-10-05T16:40:54Z">
            <w:rPr>
              <w:rFonts w:hint="cs"/>
              <w:rtl/>
            </w:rPr>
          </w:rPrChange>
        </w:rPr>
        <w:t xml:space="preserve">י</w:t>
      </w:r>
      <w:r>
        <w:rPr>
          <w:rFonts w:hint="cs"/>
          <w:rtl/>
        </w:rPr>
        <w:t xml:space="preserve"> הנשיא והיו </w:t>
      </w:r>
      <w:r>
        <w:rPr>
          <w:rStyle w:val="2fb"/>
          <w:rFonts w:hint="cs"/>
          <w:rtl/>
          <w:rPrChange w:id="11282" w:author="מנוע אמוראים" w:date="2026-10-05T16:40:54Z">
            <w:rPr>
              <w:rFonts w:hint="cs"/>
              <w:rtl/>
            </w:rPr>
          </w:rPrChange>
        </w:rPr>
        <w:t xml:space="preserve">ר</w:t>
      </w:r>
      <w:r>
        <w:rPr>
          <w:rStyle w:val="2fb"/>
          <w:rtl/>
          <w:rPrChange w:id="11283" w:author="מנוע אמוראים" w:date="2026-10-05T16:40:54Z">
            <w:rPr>
              <w:rtl/>
            </w:rPr>
          </w:rPrChange>
        </w:rPr>
        <w:t xml:space="preserve">"</w:t>
      </w:r>
      <w:r>
        <w:rPr>
          <w:rStyle w:val="2fb"/>
          <w:rFonts w:hint="cs"/>
          <w:rtl/>
          <w:rPrChange w:id="11284" w:author="מנוע אמוראים" w:date="2026-10-05T16:40:54Z">
            <w:rPr>
              <w:rFonts w:hint="cs"/>
              <w:rtl/>
            </w:rPr>
          </w:rPrChange>
        </w:rPr>
        <w:t xml:space="preserve">ה</w:t>
      </w:r>
      <w:r>
        <w:rPr>
          <w:rFonts w:hint="cs"/>
          <w:rtl/>
        </w:rPr>
        <w:t xml:space="preserve"> מציפורי ורבי יוסי מדאה </w:t>
      </w:r>
      <w:r w:rsidRPr="00C63571">
        <w:rPr>
          <w:rtl/>
        </w:rPr>
        <w:t xml:space="preserve">יושבין לפניו, </w:t>
      </w:r>
    </w:p>
    <w:p w14:paraId="226B9154" w14:textId="6F2610BA" w:rsidR="0046556D" w:rsidRDefault="00BD6C4F" w:rsidP="00BD6C4F">
      <w:pPr>
        <w:rPr>
          <w:rtl/>
        </w:rPr>
      </w:pPr>
      <w:r w:rsidRPr="00C63571">
        <w:rPr>
          <w:rtl/>
        </w:rPr>
        <w:t xml:space="preserve">ובאת לפני רבי מחט שנמצאת בעובי בית הכוסות מצד אחד, והפכה רבי ומצא עליה קורט דם - וטרפה, ואמר, אם אין שם מכה קורט דם מנין? א"ל: </w:t>
      </w:r>
      <w:r>
        <w:rPr>
          <w:rFonts w:hint="cs"/>
          <w:rtl/>
        </w:rPr>
        <w:t xml:space="preserve">כמה הטרחתני לבוא אליך דה </w:t>
      </w:r>
      <w:r w:rsidRPr="00C63571">
        <w:rPr>
          <w:rtl/>
        </w:rPr>
        <w:t>מתניתין היא, המסס ובית הכוסות שניקבו לחוץ.</w:t>
      </w:r>
    </w:p>
    <w:p w14:paraId="13B304A2" w14:textId="77777777" w:rsidR="0046556D" w:rsidRDefault="00BD6C4F" w:rsidP="00BD6C4F">
      <w:pPr>
        <w:pStyle w:val="afffff8"/>
        <w:jc w:val="center"/>
        <w:rPr>
          <w:rtl/>
        </w:rPr>
        <w:pPrChange w:id="90018" w:author="קלוד" w:date="2026-10-08T12:07:40Z">
          <w:pPr>
            <w:jc w:val="center"/>
          </w:pPr>
        </w:pPrChange>
      </w:pPr>
      <w:del w:id="90016" w:author="קלוד" w:date="2026-10-08T12:07:40Z">
        <w:r>
          <w:rPr>
            <w:rFonts w:ascii="BA חניכי הישיבות" w:hAnsi="BA חניכי הישיבות" w:cs="BA חניכי הישיבות"/>
            <w:rtl/>
          </w:rPr>
          <w:delText xml:space="preserve">׻</w:delText>
        </w:r>
      </w:del>
      <w:ins w:id="90017" w:author="קלוד" w:date="2026-10-08T12:07:40Z">
        <w:r>
          <w:rPr>
            <w:color w:val="7B3F00"/>
          </w:rPr>
          <w:t xml:space="preserve">נפלה מן הגג</w:t>
        </w:r>
      </w:ins>
    </w:p>
    <w:p w14:paraId="55C56868" w14:textId="77777777" w:rsidR="0046556D" w:rsidRDefault="00BD6C4F" w:rsidP="00BD6C4F">
      <w:pPr>
        <w:rPr>
          <w:rtl/>
        </w:rPr>
      </w:pPr>
      <w:r w:rsidRPr="00334FC3">
        <w:rPr>
          <w:b/>
          <w:bCs/>
          <w:rtl/>
        </w:rPr>
        <w:t>נפלה מן הגג</w:t>
      </w:r>
      <w:r w:rsidRPr="00C63571">
        <w:rPr>
          <w:rtl/>
        </w:rPr>
        <w:t>:</w:t>
      </w:r>
      <w:r>
        <w:rPr>
          <w:rFonts w:hint="cs"/>
          <w:rtl/>
        </w:rPr>
        <w:t xml:space="preserve">- </w:t>
      </w:r>
      <w:r>
        <w:rPr>
          <w:rStyle w:val="2fb"/>
          <w:rFonts w:hint="cs"/>
          <w:b/>
          <w:bCs/>
          <w:rtl/>
          <w:rPrChange w:id="11285" w:author="מנוע אמוראים" w:date="2026-10-05T16:40:54Z">
            <w:rPr>
              <w:rFonts w:hint="cs"/>
              <w:b/>
              <w:bCs/>
              <w:rtl/>
            </w:rPr>
          </w:rPrChange>
        </w:rPr>
        <w:t xml:space="preserve">אר</w:t>
      </w:r>
      <w:r>
        <w:rPr>
          <w:rStyle w:val="2fb"/>
          <w:b/>
          <w:bCs/>
          <w:rtl/>
          <w:rPrChange w:id="11286" w:author="מנוע אמוראים" w:date="2026-10-05T16:40:54Z">
            <w:rPr>
              <w:b/>
              <w:bCs/>
              <w:rtl/>
            </w:rPr>
          </w:rPrChange>
        </w:rPr>
        <w:t xml:space="preserve">"</w:t>
      </w:r>
      <w:r>
        <w:rPr>
          <w:rStyle w:val="2fb"/>
          <w:rFonts w:hint="cs"/>
          <w:b/>
          <w:bCs/>
          <w:rtl/>
          <w:rPrChange w:id="11287" w:author="מנוע אמוראים" w:date="2026-10-05T16:40:54Z">
            <w:rPr>
              <w:rFonts w:hint="cs"/>
              <w:b/>
              <w:bCs/>
              <w:rtl/>
            </w:rPr>
          </w:rPrChange>
        </w:rPr>
        <w:t xml:space="preserve">ה</w:t>
      </w:r>
      <w:r w:rsidRPr="006554FC">
        <w:rPr>
          <w:b/>
          <w:bCs/>
          <w:rtl/>
        </w:rPr>
        <w:t>: הניח בהמה למעלה, ובא ומצאה למטה - אין חוששין משום ריסוקי אברים.</w:t>
      </w:r>
    </w:p>
    <w:p w14:paraId="11434868" w14:textId="77777777" w:rsidR="0046556D" w:rsidRDefault="00BD6C4F" w:rsidP="00BD6C4F">
      <w:pPr>
        <w:rPr>
          <w:rtl/>
        </w:rPr>
      </w:pPr>
      <w:r w:rsidRPr="00C63571">
        <w:rPr>
          <w:rtl/>
        </w:rPr>
        <w:t xml:space="preserve">• </w:t>
      </w:r>
      <w:r>
        <w:rPr>
          <w:rFonts w:hint="cs"/>
          <w:rtl/>
        </w:rPr>
        <w:t xml:space="preserve">אותו </w:t>
      </w:r>
      <w:r>
        <w:rPr>
          <w:rtl/>
        </w:rPr>
        <w:t>גדי</w:t>
      </w:r>
      <w:r w:rsidRPr="00C63571">
        <w:rPr>
          <w:rtl/>
        </w:rPr>
        <w:t xml:space="preserve"> דהו"ל לרבינא </w:t>
      </w:r>
      <w:r>
        <w:rPr>
          <w:rFonts w:hint="cs"/>
          <w:rtl/>
        </w:rPr>
        <w:t xml:space="preserve">ראה חושלא למטה וקפץ ונפל מן הגג לארץ ושאל לרב אשי אי הך </w:t>
      </w:r>
      <w:r>
        <w:rPr>
          <w:rStyle w:val="2fb"/>
          <w:rFonts w:hint="cs"/>
          <w:rtl/>
          <w:rPrChange w:id="11288" w:author="מנוע אמוראים" w:date="2026-10-05T16:40:54Z">
            <w:rPr>
              <w:rFonts w:hint="cs"/>
              <w:rtl/>
            </w:rPr>
          </w:rPrChange>
        </w:rPr>
        <w:t xml:space="preserve">דר</w:t>
      </w:r>
      <w:r>
        <w:rPr>
          <w:rStyle w:val="2fb"/>
          <w:rtl/>
          <w:rPrChange w:id="11289" w:author="מנוע אמוראים" w:date="2026-10-05T16:40:54Z">
            <w:rPr>
              <w:rtl/>
            </w:rPr>
          </w:rPrChange>
        </w:rPr>
        <w:t xml:space="preserve">"</w:t>
      </w:r>
      <w:r>
        <w:rPr>
          <w:rStyle w:val="2fb"/>
          <w:rFonts w:hint="cs"/>
          <w:rtl/>
          <w:rPrChange w:id="11290" w:author="מנוע אמוראים" w:date="2026-10-05T16:40:54Z">
            <w:rPr>
              <w:rFonts w:hint="cs"/>
              <w:rtl/>
            </w:rPr>
          </w:rPrChange>
        </w:rPr>
        <w:t xml:space="preserve">ה</w:t>
      </w:r>
      <w:r>
        <w:rPr>
          <w:rFonts w:hint="cs"/>
          <w:rtl/>
        </w:rPr>
        <w:t xml:space="preserve"> ד</w:t>
      </w:r>
      <w:r w:rsidRPr="00C63571">
        <w:rPr>
          <w:rtl/>
        </w:rPr>
        <w:t>הניח בהמה למעלה, ובא ומצאה למטה, אין חוששין משום ריסוקי אברים, משום ד</w:t>
      </w:r>
      <w:r>
        <w:rPr>
          <w:rFonts w:hint="cs"/>
          <w:rtl/>
        </w:rPr>
        <w:t xml:space="preserve">מסרכת עצמה בכתלים </w:t>
      </w:r>
      <w:r w:rsidR="00BF1CF6">
        <w:rPr>
          <w:rFonts w:hint="cs"/>
          <w:rtl/>
        </w:rPr>
        <w:t>וכדו#</w:t>
      </w:r>
      <w:r>
        <w:rPr>
          <w:rFonts w:hint="cs"/>
          <w:rtl/>
        </w:rPr>
        <w:t xml:space="preserve"> וזו לא היה לה או</w:t>
      </w:r>
      <w:r w:rsidR="00BF1CF6">
        <w:rPr>
          <w:rtl/>
        </w:rPr>
        <w:t>"</w:t>
      </w:r>
      <w:r>
        <w:rPr>
          <w:rFonts w:hint="cs"/>
          <w:rtl/>
        </w:rPr>
        <w:t xml:space="preserve">ד משום דאומדת עצמה לקפיצה זו, וענהו משום שאומדת עצמה  וזו גם אמדה. </w:t>
      </w:r>
    </w:p>
    <w:p w14:paraId="5D3D8377" w14:textId="77777777" w:rsidR="0046556D" w:rsidRDefault="00BD6C4F" w:rsidP="00BD6C4F">
      <w:pPr>
        <w:rPr>
          <w:rtl/>
        </w:rPr>
      </w:pPr>
      <w:r w:rsidRPr="00C63571">
        <w:rPr>
          <w:rtl/>
        </w:rPr>
        <w:t xml:space="preserve">• </w:t>
      </w:r>
      <w:r>
        <w:rPr>
          <w:rFonts w:hint="cs"/>
          <w:rtl/>
        </w:rPr>
        <w:t xml:space="preserve">אותה כבשה שהיתה אצל </w:t>
      </w:r>
      <w:r>
        <w:rPr>
          <w:rStyle w:val="2fb"/>
          <w:rFonts w:hint="cs"/>
          <w:rtl/>
          <w:rPrChange w:id="11291" w:author="מנוע אמוראים" w:date="2026-10-05T16:40:54Z">
            <w:rPr>
              <w:rFonts w:hint="cs"/>
              <w:rtl/>
            </w:rPr>
          </w:rPrChange>
        </w:rPr>
        <w:t xml:space="preserve">ר</w:t>
      </w:r>
      <w:r>
        <w:rPr>
          <w:rStyle w:val="2fb"/>
          <w:rtl/>
          <w:rPrChange w:id="11292" w:author="מנוע אמוראים" w:date="2026-10-05T16:40:54Z">
            <w:rPr>
              <w:rtl/>
            </w:rPr>
          </w:rPrChange>
        </w:rPr>
        <w:t xml:space="preserve">"</w:t>
      </w:r>
      <w:r>
        <w:rPr>
          <w:rStyle w:val="2fb"/>
          <w:rFonts w:hint="cs"/>
          <w:rtl/>
          <w:rPrChange w:id="11293" w:author="מנוע אמוראים" w:date="2026-10-05T16:40:54Z">
            <w:rPr>
              <w:rFonts w:hint="cs"/>
              <w:rtl/>
            </w:rPr>
          </w:rPrChange>
        </w:rPr>
        <w:t xml:space="preserve">ח</w:t>
      </w:r>
      <w:r>
        <w:rPr>
          <w:rFonts w:hint="cs"/>
          <w:rtl/>
        </w:rPr>
        <w:t xml:space="preserve"> שגררה שני רגליה האחוריות אחריה </w:t>
      </w:r>
    </w:p>
    <w:p w14:paraId="1BE9433A" w14:textId="77777777" w:rsidR="0046556D" w:rsidRDefault="00BD6C4F" w:rsidP="00BD6C4F">
      <w:pPr>
        <w:rPr>
          <w:rtl/>
        </w:rPr>
      </w:pPr>
      <w:r w:rsidRPr="00C63571">
        <w:rPr>
          <w:rtl/>
        </w:rPr>
        <w:t xml:space="preserve">אמר רב יימר: </w:t>
      </w:r>
      <w:r>
        <w:rPr>
          <w:rFonts w:hint="cs"/>
          <w:rtl/>
        </w:rPr>
        <w:t xml:space="preserve">זו עווית תפסתה </w:t>
      </w:r>
    </w:p>
    <w:p w14:paraId="5EC4B720" w14:textId="77777777" w:rsidR="0046556D" w:rsidRDefault="00BD6C4F" w:rsidP="00BD6C4F">
      <w:pPr>
        <w:rPr>
          <w:rtl/>
        </w:rPr>
      </w:pPr>
      <w:r w:rsidRPr="00C63571">
        <w:rPr>
          <w:rtl/>
        </w:rPr>
        <w:t xml:space="preserve">מתקיף  רבינא: ודלמא </w:t>
      </w:r>
      <w:r>
        <w:rPr>
          <w:rFonts w:hint="cs"/>
          <w:rtl/>
        </w:rPr>
        <w:t xml:space="preserve">נפסק חוט השדרה שלה- </w:t>
      </w:r>
      <w:r w:rsidRPr="00C63571">
        <w:rPr>
          <w:rtl/>
        </w:rPr>
        <w:t xml:space="preserve">בדקוה, </w:t>
      </w:r>
      <w:r>
        <w:rPr>
          <w:rFonts w:hint="cs"/>
          <w:rtl/>
        </w:rPr>
        <w:t xml:space="preserve">ונמצא כרבינא, </w:t>
      </w:r>
      <w:r w:rsidRPr="00C63571">
        <w:rPr>
          <w:rtl/>
        </w:rPr>
        <w:t xml:space="preserve">ואפ"ה </w:t>
      </w:r>
      <w:r w:rsidRPr="006554FC">
        <w:rPr>
          <w:b/>
          <w:bCs/>
          <w:rtl/>
        </w:rPr>
        <w:t>הלכתא</w:t>
      </w:r>
      <w:r w:rsidRPr="00C63571">
        <w:rPr>
          <w:rtl/>
        </w:rPr>
        <w:t xml:space="preserve"> כרב יימר;</w:t>
      </w:r>
    </w:p>
    <w:p w14:paraId="3BB22329" w14:textId="77777777" w:rsidR="0046556D" w:rsidRDefault="00BD6C4F" w:rsidP="00BD6C4F">
      <w:pPr>
        <w:rPr>
          <w:rtl/>
        </w:rPr>
      </w:pPr>
      <w:r w:rsidRPr="00C63571">
        <w:rPr>
          <w:rtl/>
        </w:rPr>
        <w:t>שגרונא - שכיח, חוט השדרה - לא שכיח.</w:t>
      </w:r>
    </w:p>
    <w:p w14:paraId="3BFBC23F" w14:textId="77777777" w:rsidR="0046556D" w:rsidRDefault="00BD6C4F" w:rsidP="00BD6C4F">
      <w:pPr>
        <w:rPr>
          <w:rtl/>
        </w:rPr>
      </w:pPr>
      <w:r w:rsidRPr="00C63571">
        <w:rPr>
          <w:rtl/>
        </w:rPr>
        <w:t xml:space="preserve">• </w:t>
      </w:r>
      <w:r>
        <w:rPr>
          <w:rStyle w:val="2fb"/>
          <w:rFonts w:hint="cs"/>
          <w:rtl/>
          <w:rPrChange w:id="11294" w:author="מנוע אמוראים" w:date="2026-10-05T16:40:54Z">
            <w:rPr>
              <w:rFonts w:hint="cs"/>
              <w:rtl/>
            </w:rPr>
          </w:rPrChange>
        </w:rPr>
        <w:t xml:space="preserve">אר</w:t>
      </w:r>
      <w:r>
        <w:rPr>
          <w:rStyle w:val="2fb"/>
          <w:rtl/>
          <w:rPrChange w:id="11295" w:author="מנוע אמוראים" w:date="2026-10-05T16:40:54Z">
            <w:rPr>
              <w:rtl/>
            </w:rPr>
          </w:rPrChange>
        </w:rPr>
        <w:t xml:space="preserve">"</w:t>
      </w:r>
      <w:r>
        <w:rPr>
          <w:rStyle w:val="2fb"/>
          <w:rFonts w:hint="cs"/>
          <w:rtl/>
          <w:rPrChange w:id="11296" w:author="מנוע אמוראים" w:date="2026-10-05T16:40:54Z">
            <w:rPr>
              <w:rFonts w:hint="cs"/>
              <w:rtl/>
            </w:rPr>
          </w:rPrChange>
        </w:rPr>
        <w:t xml:space="preserve">ה</w:t>
      </w:r>
      <w:r w:rsidRPr="00C63571">
        <w:rPr>
          <w:rtl/>
        </w:rPr>
        <w:t>: זכרים המנגחין זה את זה - אין חוששין משום ריסוקי אברים, אף ע"ג ד</w:t>
      </w:r>
      <w:r>
        <w:rPr>
          <w:rFonts w:hint="cs"/>
          <w:rtl/>
        </w:rPr>
        <w:t xml:space="preserve">כואבים ועומדים חום בעלמא הוא אבל אי נופלים לארץ ודאי חיישי </w:t>
      </w:r>
    </w:p>
    <w:p w14:paraId="4457C95F" w14:textId="77777777" w:rsidR="0046556D" w:rsidRDefault="00BD6C4F" w:rsidP="00BD6C4F">
      <w:pPr>
        <w:rPr>
          <w:rtl/>
        </w:rPr>
      </w:pPr>
      <w:r w:rsidRPr="00C63571">
        <w:rPr>
          <w:rtl/>
        </w:rPr>
        <w:t xml:space="preserve">• אמר רב מנשי: </w:t>
      </w:r>
      <w:r>
        <w:rPr>
          <w:rFonts w:hint="cs"/>
          <w:rtl/>
        </w:rPr>
        <w:t xml:space="preserve">אותם אילים גנובים אין חוששין לריסוק אברים דכשזורקים אותם על מתניהם כדי שירוצו לפניהם, אבל אי החזירום </w:t>
      </w:r>
      <w:r w:rsidRPr="00C63571">
        <w:rPr>
          <w:rtl/>
        </w:rPr>
        <w:t>ודאי חיישינן, וה</w:t>
      </w:r>
      <w:r w:rsidR="00BF1CF6">
        <w:rPr>
          <w:rtl/>
        </w:rPr>
        <w:t>"</w:t>
      </w:r>
      <w:r>
        <w:rPr>
          <w:rFonts w:hint="cs"/>
          <w:rtl/>
        </w:rPr>
        <w:t>מ</w:t>
      </w:r>
      <w:r w:rsidRPr="00C63571">
        <w:rPr>
          <w:rtl/>
        </w:rPr>
        <w:t xml:space="preserve"> דאהדרינהו מחמת יראה, אבל מחמת תשובה - תשובה מעלייתא הוא דעבדי.</w:t>
      </w:r>
    </w:p>
    <w:p w14:paraId="76D51D39" w14:textId="77777777" w:rsidR="0046556D" w:rsidRDefault="00BD6C4F" w:rsidP="00BD6C4F">
      <w:pPr>
        <w:rPr>
          <w:rtl/>
        </w:rPr>
      </w:pPr>
      <w:r>
        <w:rPr>
          <w:rStyle w:val="2fb"/>
          <w:rFonts w:hint="cs"/>
          <w:rtl/>
          <w:rPrChange w:id="11297" w:author="מנוע אמוראים" w:date="2026-10-05T16:40:54Z">
            <w:rPr>
              <w:rFonts w:hint="cs"/>
              <w:rtl/>
            </w:rPr>
          </w:rPrChange>
        </w:rPr>
        <w:t xml:space="preserve">אריא</w:t>
      </w:r>
      <w:r>
        <w:rPr>
          <w:rStyle w:val="2fb"/>
          <w:rtl/>
          <w:rPrChange w:id="11298" w:author="מנוע אמוראים" w:date="2026-10-05T16:40:54Z">
            <w:rPr>
              <w:rtl/>
            </w:rPr>
          </w:rPrChange>
        </w:rPr>
        <w:t xml:space="preserve">"</w:t>
      </w:r>
      <w:r>
        <w:rPr>
          <w:rStyle w:val="2fb"/>
          <w:rFonts w:hint="cs"/>
          <w:rtl/>
          <w:rPrChange w:id="11299" w:author="מנוע אמוראים" w:date="2026-10-05T16:40:54Z">
            <w:rPr>
              <w:rFonts w:hint="cs"/>
              <w:rtl/>
            </w:rPr>
          </w:rPrChange>
        </w:rPr>
        <w:t xml:space="preserve">ר</w:t>
      </w:r>
      <w:r w:rsidRPr="00C63571">
        <w:rPr>
          <w:rtl/>
        </w:rPr>
        <w:t>: הכה על ראשה - והלכה לה כלפי זנבה, על זנבה - והלכה לה כלפי ראשה, כנגד כל השדרה כולה - אין חוששין משום ריסוקי אב</w:t>
      </w:r>
      <w:r>
        <w:rPr>
          <w:rtl/>
        </w:rPr>
        <w:t xml:space="preserve">רים, </w:t>
      </w:r>
    </w:p>
    <w:p w14:paraId="68CEFA22" w14:textId="225C9B05" w:rsidR="0046556D" w:rsidRDefault="00BD6C4F" w:rsidP="00BD6C4F">
      <w:pPr>
        <w:rPr>
          <w:rtl/>
        </w:rPr>
      </w:pPr>
      <w:r>
        <w:rPr>
          <w:rtl/>
        </w:rPr>
        <w:t xml:space="preserve">ואי שלים חוטרא </w:t>
      </w:r>
      <w:r>
        <w:rPr>
          <w:rFonts w:hint="cs"/>
          <w:rtl/>
        </w:rPr>
        <w:t>על חצי גבה [שקצר הוא] -</w:t>
      </w:r>
      <w:r w:rsidRPr="00C63571">
        <w:rPr>
          <w:rtl/>
        </w:rPr>
        <w:t xml:space="preserve"> חיישינן, </w:t>
      </w:r>
    </w:p>
    <w:p w14:paraId="675ECFE1" w14:textId="55B3D493" w:rsidR="0046556D" w:rsidRDefault="00BD6C4F" w:rsidP="00BD6C4F">
      <w:pPr>
        <w:rPr>
          <w:rtl/>
        </w:rPr>
      </w:pPr>
      <w:r w:rsidRPr="00C63571">
        <w:rPr>
          <w:rtl/>
        </w:rPr>
        <w:t>ואי אית בה קיטרי</w:t>
      </w:r>
      <w:r>
        <w:rPr>
          <w:rFonts w:hint="cs"/>
          <w:rtl/>
        </w:rPr>
        <w:t>[כשיורי ענפים]</w:t>
      </w:r>
      <w:r w:rsidRPr="00C63571">
        <w:rPr>
          <w:rtl/>
        </w:rPr>
        <w:t xml:space="preserve"> - חיישינן, ואי מחיי אפסקיה</w:t>
      </w:r>
      <w:r>
        <w:rPr>
          <w:rFonts w:hint="cs"/>
          <w:rtl/>
        </w:rPr>
        <w:t xml:space="preserve"> [לרוחב הגב]</w:t>
      </w:r>
      <w:r w:rsidRPr="00C63571">
        <w:rPr>
          <w:rtl/>
        </w:rPr>
        <w:t xml:space="preserve"> - חיישינן.</w:t>
      </w:r>
    </w:p>
    <w:p w14:paraId="3B59C94C" w14:textId="77777777" w:rsidR="0046556D" w:rsidRDefault="0046556D" w:rsidP="00BD6C4F">
      <w:pPr>
        <w:rPr>
          <w:rtl/>
        </w:rPr>
      </w:pPr>
    </w:p>
    <w:p w14:paraId="7E8C4B49" w14:textId="77777777" w:rsidR="00BD6C4F" w:rsidRPr="003D23F5" w:rsidRDefault="00BD6C4F" w:rsidP="00F07436">
      <w:pPr>
        <w:pStyle w:val="afff3"/>
        <w:framePr w:wrap="around"/>
        <w:rPr>
          <w:rtl/>
        </w:rPr>
      </w:pPr>
      <w:r w:rsidRPr="003D23F5">
        <w:rPr>
          <w:rFonts w:hint="cs"/>
          <w:rtl/>
        </w:rPr>
        <w:t>נא:</w:t>
      </w:r>
    </w:p>
    <w:p w14:paraId="67313830" w14:textId="77777777" w:rsidR="0046556D" w:rsidRDefault="00BD6C4F" w:rsidP="00BD6C4F">
      <w:pPr>
        <w:rPr>
          <w:rtl/>
        </w:rPr>
      </w:pPr>
      <w:r>
        <w:rPr>
          <w:rtl/>
        </w:rPr>
        <w:t xml:space="preserve">• </w:t>
      </w:r>
      <w:r>
        <w:rPr>
          <w:rStyle w:val="2fb"/>
          <w:rtl/>
          <w:rPrChange w:id="11300" w:author="מנוע אמוראים" w:date="2026-10-05T16:40:54Z">
            <w:rPr>
              <w:rtl/>
            </w:rPr>
          </w:rPrChange>
        </w:rPr>
        <w:t xml:space="preserve">אר"נ</w:t>
      </w:r>
      <w:r>
        <w:rPr>
          <w:rtl/>
        </w:rPr>
        <w:t xml:space="preserve">: בית הרחם </w:t>
      </w:r>
      <w:r>
        <w:rPr>
          <w:rFonts w:hint="cs"/>
          <w:rtl/>
        </w:rPr>
        <w:t xml:space="preserve">[בן יומו] </w:t>
      </w:r>
      <w:r w:rsidRPr="00C63571">
        <w:rPr>
          <w:rtl/>
        </w:rPr>
        <w:t>אין בו משום ריסוקי אברים.</w:t>
      </w:r>
    </w:p>
    <w:p w14:paraId="66456F43" w14:textId="77777777" w:rsidR="0046556D" w:rsidRDefault="00BD6C4F" w:rsidP="00BD6C4F">
      <w:r>
        <w:rPr>
          <w:rFonts w:hint="cs"/>
          <w:rtl/>
        </w:rPr>
        <w:t>ואין להוכיח מהך ד</w:t>
      </w:r>
      <w:r w:rsidRPr="00C63571">
        <w:rPr>
          <w:rtl/>
        </w:rPr>
        <w:t>תינוק בן יום אחד מטמא בזיבה.</w:t>
      </w:r>
      <w:r>
        <w:rPr>
          <w:rFonts w:hint="cs"/>
          <w:rtl/>
        </w:rPr>
        <w:t xml:space="preserve"> ולא אמרי' שהוא לאונסו דהתם מיירי שיצא דרך דופן</w:t>
      </w:r>
    </w:p>
    <w:p w14:paraId="10CA57C7" w14:textId="77777777" w:rsidR="0046556D" w:rsidRDefault="00BD6C4F" w:rsidP="00BD6C4F">
      <w:pPr>
        <w:rPr>
          <w:rtl/>
        </w:rPr>
      </w:pPr>
      <w:r w:rsidRPr="00C63571">
        <w:rPr>
          <w:rtl/>
        </w:rPr>
        <w:t xml:space="preserve">• </w:t>
      </w:r>
      <w:r>
        <w:rPr>
          <w:rFonts w:hint="cs"/>
          <w:rtl/>
        </w:rPr>
        <w:t>והך ד</w:t>
      </w:r>
      <w:r w:rsidRPr="00C63571">
        <w:rPr>
          <w:rtl/>
        </w:rPr>
        <w:t>עגל שנולד בי"ט - שוחטין אותו בי"ט!</w:t>
      </w:r>
      <w:r>
        <w:rPr>
          <w:rFonts w:hint="cs"/>
          <w:rtl/>
        </w:rPr>
        <w:t xml:space="preserve">  </w:t>
      </w:r>
      <w:r w:rsidRPr="00C63571">
        <w:rPr>
          <w:rtl/>
        </w:rPr>
        <w:t>ה"נ: כגון שיצא דרך דופן.</w:t>
      </w:r>
    </w:p>
    <w:p w14:paraId="3D961920" w14:textId="77777777" w:rsidR="0046556D" w:rsidRDefault="00BD6C4F" w:rsidP="00BD6C4F">
      <w:pPr>
        <w:rPr>
          <w:rtl/>
        </w:rPr>
      </w:pPr>
      <w:r w:rsidRPr="00C63571">
        <w:rPr>
          <w:rtl/>
        </w:rPr>
        <w:lastRenderedPageBreak/>
        <w:t xml:space="preserve">• </w:t>
      </w:r>
      <w:r>
        <w:rPr>
          <w:rFonts w:hint="cs"/>
          <w:rtl/>
        </w:rPr>
        <w:t>והך ד</w:t>
      </w:r>
      <w:r>
        <w:rPr>
          <w:rtl/>
        </w:rPr>
        <w:t>ושוין, שאם נולד הוא ומומו עמו</w:t>
      </w:r>
      <w:r w:rsidRPr="00C63571">
        <w:rPr>
          <w:rtl/>
        </w:rPr>
        <w:t xml:space="preserve"> שזה מן המוכן, ו</w:t>
      </w:r>
      <w:r>
        <w:rPr>
          <w:rFonts w:hint="cs"/>
          <w:rtl/>
        </w:rPr>
        <w:t>התם אי</w:t>
      </w:r>
      <w:r w:rsidR="00BF1CF6">
        <w:rPr>
          <w:rtl/>
        </w:rPr>
        <w:t>"</w:t>
      </w:r>
      <w:r>
        <w:rPr>
          <w:rFonts w:hint="cs"/>
          <w:rtl/>
        </w:rPr>
        <w:t xml:space="preserve">ז יוצא דופן דהא אינו קדוש </w:t>
      </w:r>
    </w:p>
    <w:p w14:paraId="424EC46E" w14:textId="77777777" w:rsidR="0046556D" w:rsidRDefault="000828F8" w:rsidP="00C62948">
      <w:pPr>
        <w:pStyle w:val="affffb"/>
        <w:rPr>
          <w:rtl/>
        </w:rPr>
      </w:pPr>
      <w:r>
        <w:rPr>
          <w:rtl/>
        </w:rPr>
        <w:t xml:space="preserve">- </w:t>
      </w:r>
      <w:r w:rsidR="00BD6C4F">
        <w:rPr>
          <w:rFonts w:hint="cs"/>
          <w:rtl/>
        </w:rPr>
        <w:t>דהתם מיירי</w:t>
      </w:r>
      <w:r w:rsidR="00BD6C4F" w:rsidRPr="00C63571">
        <w:rPr>
          <w:rtl/>
        </w:rPr>
        <w:t xml:space="preserve"> שהפריס על גבי קרקע!</w:t>
      </w:r>
    </w:p>
    <w:p w14:paraId="62D287B3" w14:textId="77777777" w:rsidR="0046556D" w:rsidRDefault="00BD6C4F" w:rsidP="00BD6C4F">
      <w:pPr>
        <w:rPr>
          <w:b/>
          <w:bCs/>
          <w:rtl/>
        </w:rPr>
      </w:pPr>
      <w:r>
        <w:rPr>
          <w:b/>
          <w:bCs/>
          <w:rtl/>
        </w:rPr>
        <w:t xml:space="preserve">• </w:t>
      </w:r>
      <w:r>
        <w:rPr>
          <w:rStyle w:val="2fb"/>
          <w:b/>
          <w:bCs/>
          <w:rtl/>
          <w:rPrChange w:id="11301" w:author="מנוע אמוראים" w:date="2026-10-05T16:40:54Z">
            <w:rPr>
              <w:b/>
              <w:bCs/>
              <w:rtl/>
            </w:rPr>
          </w:rPrChange>
        </w:rPr>
        <w:t xml:space="preserve">וא</w:t>
      </w:r>
      <w:r>
        <w:rPr>
          <w:rStyle w:val="2fb"/>
          <w:b/>
          <w:bCs/>
          <w:rtl/>
          <w:rPrChange w:id="11302" w:author="מנוע אמוראים" w:date="2026-10-05T16:40:54Z">
            <w:rPr>
              <w:b/>
              <w:bCs/>
              <w:rtl/>
            </w:rPr>
          </w:rPrChange>
        </w:rPr>
        <w:t xml:space="preserve">ר"נ</w:t>
      </w:r>
      <w:r>
        <w:rPr>
          <w:b/>
          <w:bCs/>
          <w:rtl/>
        </w:rPr>
        <w:t xml:space="preserve">: בית המטבחים </w:t>
      </w:r>
      <w:r w:rsidRPr="00CC1137">
        <w:rPr>
          <w:b/>
          <w:bCs/>
          <w:rtl/>
        </w:rPr>
        <w:t>אין בו משום ריסוקי אברים.</w:t>
      </w:r>
    </w:p>
    <w:p w14:paraId="41ACD2C4" w14:textId="77777777" w:rsidR="0046556D" w:rsidRDefault="00BD6C4F" w:rsidP="00BD6C4F">
      <w:pPr>
        <w:rPr>
          <w:rtl/>
        </w:rPr>
      </w:pPr>
      <w:r w:rsidRPr="00C63571">
        <w:rPr>
          <w:rtl/>
        </w:rPr>
        <w:t xml:space="preserve">• </w:t>
      </w:r>
      <w:r>
        <w:rPr>
          <w:rFonts w:hint="cs"/>
          <w:rtl/>
        </w:rPr>
        <w:t xml:space="preserve">אותו שור שנפל ונשמע גניחותיו  עלה </w:t>
      </w:r>
      <w:r>
        <w:rPr>
          <w:rStyle w:val="2fb"/>
          <w:rFonts w:hint="cs"/>
          <w:rtl/>
          <w:rPrChange w:id="11303" w:author="מנוע אמוראים" w:date="2026-10-05T16:40:54Z">
            <w:rPr>
              <w:rFonts w:hint="cs"/>
              <w:rtl/>
            </w:rPr>
          </w:rPrChange>
        </w:rPr>
        <w:t xml:space="preserve">ריבשב</w:t>
      </w:r>
      <w:r>
        <w:rPr>
          <w:rStyle w:val="2fb"/>
          <w:rtl/>
          <w:rPrChange w:id="11304" w:author="מנוע אמוראים" w:date="2026-10-05T16:40:54Z">
            <w:rPr>
              <w:rtl/>
            </w:rPr>
          </w:rPrChange>
        </w:rPr>
        <w:t xml:space="preserve">"</w:t>
      </w:r>
      <w:r>
        <w:rPr>
          <w:rStyle w:val="2fb"/>
          <w:rFonts w:hint="cs"/>
          <w:rtl/>
          <w:rPrChange w:id="11305" w:author="מנוע אמוראים" w:date="2026-10-05T16:40:54Z">
            <w:rPr>
              <w:rFonts w:hint="cs"/>
              <w:rtl/>
            </w:rPr>
          </w:rPrChange>
        </w:rPr>
        <w:t xml:space="preserve">מ</w:t>
      </w:r>
      <w:r>
        <w:rPr>
          <w:rFonts w:hint="cs"/>
          <w:rtl/>
        </w:rPr>
        <w:t xml:space="preserve"> לקח</w:t>
      </w:r>
      <w:r w:rsidRPr="00C63571">
        <w:rPr>
          <w:rtl/>
        </w:rPr>
        <w:t xml:space="preserve"> מ</w:t>
      </w:r>
      <w:r>
        <w:rPr>
          <w:rFonts w:hint="cs"/>
          <w:rtl/>
        </w:rPr>
        <w:t xml:space="preserve">מובחר שבמובחר </w:t>
      </w:r>
    </w:p>
    <w:p w14:paraId="1E1E82E5" w14:textId="77777777" w:rsidR="0046556D" w:rsidRDefault="00BD6C4F" w:rsidP="00BD6C4F">
      <w:pPr>
        <w:rPr>
          <w:rtl/>
        </w:rPr>
      </w:pPr>
      <w:r>
        <w:rPr>
          <w:rFonts w:hint="cs"/>
          <w:rtl/>
        </w:rPr>
        <w:t>א</w:t>
      </w:r>
      <w:r w:rsidR="00BF1CF6">
        <w:rPr>
          <w:rtl/>
        </w:rPr>
        <w:t>"</w:t>
      </w:r>
      <w:r>
        <w:rPr>
          <w:rFonts w:hint="cs"/>
          <w:rtl/>
        </w:rPr>
        <w:t>ל</w:t>
      </w:r>
      <w:r w:rsidRPr="00C63571">
        <w:rPr>
          <w:rtl/>
        </w:rPr>
        <w:t xml:space="preserve"> רבנן: מנא לך הא? א"ל, הכי אמר רב: צפרניו נועץ עד שמגיע לארץ.</w:t>
      </w:r>
    </w:p>
    <w:p w14:paraId="13904EEE" w14:textId="77777777" w:rsidR="0046556D" w:rsidRDefault="00BD6C4F" w:rsidP="00BD6C4F">
      <w:pPr>
        <w:rPr>
          <w:rtl/>
        </w:rPr>
      </w:pPr>
      <w:r>
        <w:rPr>
          <w:rStyle w:val="2fb"/>
          <w:rFonts w:hint="cs"/>
          <w:rtl/>
          <w:rPrChange w:id="11306" w:author="מנוע אמוראים" w:date="2026-10-05T16:40:54Z">
            <w:rPr>
              <w:rFonts w:hint="cs"/>
              <w:rtl/>
            </w:rPr>
          </w:rPrChange>
        </w:rPr>
        <w:t xml:space="preserve">אר</w:t>
      </w:r>
      <w:r>
        <w:rPr>
          <w:rStyle w:val="2fb"/>
          <w:rtl/>
          <w:rPrChange w:id="11307" w:author="מנוע אמוראים" w:date="2026-10-05T16:40:54Z">
            <w:rPr>
              <w:rtl/>
            </w:rPr>
          </w:rPrChange>
        </w:rPr>
        <w:t xml:space="preserve">"</w:t>
      </w:r>
      <w:r>
        <w:rPr>
          <w:rStyle w:val="2fb"/>
          <w:rFonts w:hint="cs"/>
          <w:rtl/>
          <w:rPrChange w:id="11308" w:author="מנוע אמוראים" w:date="2026-10-05T16:40:54Z">
            <w:rPr>
              <w:rFonts w:hint="cs"/>
              <w:rtl/>
            </w:rPr>
          </w:rPrChange>
        </w:rPr>
        <w:t xml:space="preserve">י</w:t>
      </w:r>
      <w:r>
        <w:rPr>
          <w:rFonts w:hint="cs"/>
          <w:rtl/>
        </w:rPr>
        <w:t xml:space="preserve"> מרב</w:t>
      </w:r>
      <w:r w:rsidRPr="00C63571">
        <w:rPr>
          <w:rtl/>
        </w:rPr>
        <w:t>: עמדה - אינה צריכה מעת לעת, בדיקה ודאי בעיא, הלכה - אינה צריכה בדיקה.</w:t>
      </w:r>
    </w:p>
    <w:p w14:paraId="2230BBBB" w14:textId="77777777" w:rsidR="0046556D" w:rsidRDefault="00BD6C4F" w:rsidP="00BD6C4F">
      <w:pPr>
        <w:rPr>
          <w:rtl/>
        </w:rPr>
      </w:pPr>
      <w:r>
        <w:rPr>
          <w:rStyle w:val="2fb"/>
          <w:rtl/>
          <w:rPrChange w:id="11309" w:author="מנוע אמוראים" w:date="2026-10-05T16:40:54Z">
            <w:rPr>
              <w:rtl/>
            </w:rPr>
          </w:rPrChange>
        </w:rPr>
        <w:t xml:space="preserve">ר</w:t>
      </w:r>
      <w:r>
        <w:rPr>
          <w:rStyle w:val="2fb"/>
          <w:rFonts w:hint="cs"/>
          <w:rtl/>
          <w:rPrChange w:id="11310" w:author="מנוע אמוראים" w:date="2026-10-05T16:40:54Z">
            <w:rPr>
              <w:rFonts w:hint="cs"/>
              <w:rtl/>
            </w:rPr>
          </w:rPrChange>
        </w:rPr>
        <w:t xml:space="preserve">חב</w:t>
      </w:r>
      <w:r>
        <w:rPr>
          <w:rStyle w:val="2fb"/>
          <w:rtl/>
          <w:rPrChange w:id="11311" w:author="מנוע אמוראים" w:date="2026-10-05T16:40:54Z">
            <w:rPr>
              <w:rtl/>
            </w:rPr>
          </w:rPrChange>
        </w:rPr>
        <w:t xml:space="preserve">"</w:t>
      </w:r>
      <w:r>
        <w:rPr>
          <w:rStyle w:val="2fb"/>
          <w:rFonts w:hint="cs"/>
          <w:rtl/>
          <w:rPrChange w:id="11312" w:author="מנוע אמוראים" w:date="2026-10-05T16:40:54Z">
            <w:rPr>
              <w:rFonts w:hint="cs"/>
              <w:rtl/>
            </w:rPr>
          </w:rPrChange>
        </w:rPr>
        <w:t xml:space="preserve">א</w:t>
      </w:r>
      <w:r w:rsidRPr="00C63571">
        <w:rPr>
          <w:rtl/>
        </w:rPr>
        <w:t xml:space="preserve"> אמר: אחת זו ואחת זו - צריכה בדיקה.</w:t>
      </w:r>
    </w:p>
    <w:p w14:paraId="429EC269" w14:textId="77777777" w:rsidR="0046556D" w:rsidRDefault="00BD6C4F" w:rsidP="00BD6C4F">
      <w:pPr>
        <w:rPr>
          <w:rtl/>
        </w:rPr>
      </w:pPr>
      <w:r>
        <w:rPr>
          <w:rStyle w:val="2fb"/>
          <w:rFonts w:hint="cs"/>
          <w:rtl/>
          <w:rPrChange w:id="11313" w:author="מנוע אמוראים" w:date="2026-10-05T16:40:54Z">
            <w:rPr>
              <w:rFonts w:hint="cs"/>
              <w:rtl/>
            </w:rPr>
          </w:rPrChange>
        </w:rPr>
        <w:t xml:space="preserve">ריב</w:t>
      </w:r>
      <w:r>
        <w:rPr>
          <w:rStyle w:val="2fb"/>
          <w:rtl/>
          <w:rPrChange w:id="11314" w:author="מנוע אמוראים" w:date="2026-10-05T16:40:54Z">
            <w:rPr>
              <w:rtl/>
            </w:rPr>
          </w:rPrChange>
        </w:rPr>
        <w:t xml:space="preserve">"</w:t>
      </w:r>
      <w:r>
        <w:rPr>
          <w:rStyle w:val="2fb"/>
          <w:rFonts w:hint="cs"/>
          <w:rtl/>
          <w:rPrChange w:id="11315" w:author="מנוע אמוראים" w:date="2026-10-05T16:40:54Z">
            <w:rPr>
              <w:rFonts w:hint="cs"/>
              <w:rtl/>
            </w:rPr>
          </w:rPrChange>
        </w:rPr>
        <w:t xml:space="preserve">א</w:t>
      </w:r>
      <w:r>
        <w:rPr>
          <w:rFonts w:hint="cs"/>
          <w:rtl/>
        </w:rPr>
        <w:t xml:space="preserve"> מרב</w:t>
      </w:r>
      <w:r w:rsidRPr="00C63571">
        <w:rPr>
          <w:rtl/>
        </w:rPr>
        <w:t>: פשטה ידה לעמוד אע</w:t>
      </w:r>
      <w:r>
        <w:rPr>
          <w:rtl/>
        </w:rPr>
        <w:t>"</w:t>
      </w:r>
      <w:r w:rsidRPr="00C63571">
        <w:rPr>
          <w:rtl/>
        </w:rPr>
        <w:t>פ</w:t>
      </w:r>
      <w:r>
        <w:rPr>
          <w:rtl/>
        </w:rPr>
        <w:t xml:space="preserve"> שלא עמדה, עקרה רגלה להלך </w:t>
      </w:r>
      <w:r w:rsidRPr="00C63571">
        <w:rPr>
          <w:rtl/>
        </w:rPr>
        <w:t>אע</w:t>
      </w:r>
      <w:r>
        <w:rPr>
          <w:rtl/>
        </w:rPr>
        <w:t>"</w:t>
      </w:r>
      <w:r w:rsidRPr="00C63571">
        <w:rPr>
          <w:rtl/>
        </w:rPr>
        <w:t>פ שלא הלכה.</w:t>
      </w:r>
    </w:p>
    <w:p w14:paraId="5F9508F0" w14:textId="77777777" w:rsidR="0046556D" w:rsidRDefault="00BD6C4F" w:rsidP="00BD6C4F">
      <w:pPr>
        <w:rPr>
          <w:rtl/>
        </w:rPr>
      </w:pPr>
      <w:r w:rsidRPr="00C63571">
        <w:rPr>
          <w:rtl/>
        </w:rPr>
        <w:t>ורב חסדא אמר: ניערה לעמוד אע</w:t>
      </w:r>
      <w:r>
        <w:rPr>
          <w:rtl/>
        </w:rPr>
        <w:t>"</w:t>
      </w:r>
      <w:r w:rsidRPr="00C63571">
        <w:rPr>
          <w:rtl/>
        </w:rPr>
        <w:t>פ שלא עמדה.</w:t>
      </w:r>
    </w:p>
    <w:p w14:paraId="7384D45F" w14:textId="77777777" w:rsidR="0046556D" w:rsidRDefault="0046556D" w:rsidP="00BD6C4F">
      <w:pPr>
        <w:rPr>
          <w:rtl/>
        </w:rPr>
      </w:pPr>
    </w:p>
    <w:p w14:paraId="49D44403" w14:textId="77777777" w:rsidR="0046556D" w:rsidRDefault="00BD6C4F" w:rsidP="00BD6C4F">
      <w:pPr>
        <w:rPr>
          <w:rtl/>
        </w:rPr>
      </w:pPr>
      <w:r>
        <w:rPr>
          <w:rtl/>
        </w:rPr>
        <w:t xml:space="preserve">• אמימר </w:t>
      </w:r>
      <w:r>
        <w:rPr>
          <w:rStyle w:val="2fb"/>
          <w:rtl/>
          <w:rPrChange w:id="11316" w:author="מנוע אמוראים" w:date="2026-10-05T16:40:54Z">
            <w:rPr>
              <w:rtl/>
            </w:rPr>
          </w:rPrChange>
        </w:rPr>
        <w:t xml:space="preserve">מ</w:t>
      </w:r>
      <w:r>
        <w:rPr>
          <w:rStyle w:val="2fb"/>
          <w:rFonts w:hint="cs"/>
          <w:rtl/>
          <w:rPrChange w:id="11317" w:author="מנוע אמוראים" w:date="2026-10-05T16:40:54Z">
            <w:rPr>
              <w:rFonts w:hint="cs"/>
              <w:rtl/>
            </w:rPr>
          </w:rPrChange>
        </w:rPr>
        <w:t xml:space="preserve">דר</w:t>
      </w:r>
      <w:r>
        <w:rPr>
          <w:rStyle w:val="2fb"/>
          <w:rtl/>
          <w:rPrChange w:id="11318" w:author="מנוע אמוראים" w:date="2026-10-05T16:40:54Z">
            <w:rPr>
              <w:rtl/>
            </w:rPr>
          </w:rPrChange>
        </w:rPr>
        <w:t xml:space="preserve">"</w:t>
      </w:r>
      <w:r>
        <w:rPr>
          <w:rStyle w:val="2fb"/>
          <w:rFonts w:hint="cs"/>
          <w:rtl/>
          <w:rPrChange w:id="11319" w:author="מנוע אמוראים" w:date="2026-10-05T16:40:54Z">
            <w:rPr>
              <w:rFonts w:hint="cs"/>
              <w:rtl/>
            </w:rPr>
          </w:rPrChange>
        </w:rPr>
        <w:t xml:space="preserve">ד</w:t>
      </w:r>
      <w:r>
        <w:rPr>
          <w:rFonts w:hint="cs"/>
          <w:rtl/>
        </w:rPr>
        <w:t xml:space="preserve"> </w:t>
      </w:r>
      <w:r w:rsidRPr="00C63571">
        <w:rPr>
          <w:rtl/>
        </w:rPr>
        <w:t xml:space="preserve">מנהרדעא: נפולה שאמרו - צריכה בדיקה כנגד בני מעיים, </w:t>
      </w:r>
    </w:p>
    <w:p w14:paraId="6F41F889" w14:textId="77777777" w:rsidR="0046556D" w:rsidRDefault="00BD6C4F" w:rsidP="00BD6C4F">
      <w:pPr>
        <w:rPr>
          <w:rtl/>
        </w:rPr>
      </w:pPr>
      <w:r w:rsidRPr="00C63571">
        <w:rPr>
          <w:rtl/>
        </w:rPr>
        <w:t>א"ל מ</w:t>
      </w:r>
      <w:r w:rsidR="00BF1CF6">
        <w:rPr>
          <w:rtl/>
        </w:rPr>
        <w:t>"</w:t>
      </w:r>
      <w:r>
        <w:rPr>
          <w:rFonts w:hint="cs"/>
          <w:rtl/>
        </w:rPr>
        <w:t>ז</w:t>
      </w:r>
      <w:r>
        <w:rPr>
          <w:rtl/>
        </w:rPr>
        <w:t xml:space="preserve">, הכי אמרינן </w:t>
      </w:r>
      <w:r>
        <w:rPr>
          <w:rStyle w:val="2fb"/>
          <w:rtl/>
          <w:rPrChange w:id="11320" w:author="מנוע אמוראים" w:date="2026-10-05T16:40:54Z">
            <w:rPr>
              <w:rtl/>
            </w:rPr>
          </w:rPrChange>
        </w:rPr>
        <w:t xml:space="preserve">מ</w:t>
      </w:r>
      <w:r>
        <w:rPr>
          <w:rStyle w:val="2fb"/>
          <w:rFonts w:hint="cs"/>
          <w:rtl/>
          <w:rPrChange w:id="11321" w:author="מנוע אמוראים" w:date="2026-10-05T16:40:54Z">
            <w:rPr>
              <w:rFonts w:hint="cs"/>
              <w:rtl/>
            </w:rPr>
          </w:rPrChange>
        </w:rPr>
        <w:t xml:space="preserve">דר</w:t>
      </w:r>
      <w:r>
        <w:rPr>
          <w:rStyle w:val="2fb"/>
          <w:rtl/>
          <w:rPrChange w:id="11322" w:author="מנוע אמוראים" w:date="2026-10-05T16:40:54Z">
            <w:rPr>
              <w:rtl/>
            </w:rPr>
          </w:rPrChange>
        </w:rPr>
        <w:t xml:space="preserve">"</w:t>
      </w:r>
      <w:r>
        <w:rPr>
          <w:rStyle w:val="2fb"/>
          <w:rFonts w:hint="cs"/>
          <w:rtl/>
          <w:rPrChange w:id="11323" w:author="מנוע אמוראים" w:date="2026-10-05T16:40:54Z">
            <w:rPr>
              <w:rFonts w:hint="cs"/>
              <w:rtl/>
            </w:rPr>
          </w:rPrChange>
        </w:rPr>
        <w:t xml:space="preserve">פ</w:t>
      </w:r>
      <w:r w:rsidRPr="00C63571">
        <w:rPr>
          <w:rtl/>
        </w:rPr>
        <w:t>: צריכה בדיקה כנגד בית החלל כולו.</w:t>
      </w:r>
    </w:p>
    <w:p w14:paraId="50E88A9E" w14:textId="77777777" w:rsidR="0046556D" w:rsidRDefault="00BD6C4F" w:rsidP="00BD6C4F">
      <w:pPr>
        <w:rPr>
          <w:rtl/>
        </w:rPr>
      </w:pPr>
      <w:r>
        <w:rPr>
          <w:rtl/>
        </w:rPr>
        <w:t xml:space="preserve">א"ל </w:t>
      </w:r>
      <w:r>
        <w:rPr>
          <w:rStyle w:val="2fb"/>
          <w:rtl/>
          <w:rPrChange w:id="11324" w:author="מנוע אמוראים" w:date="2026-10-05T16:40:54Z">
            <w:rPr>
              <w:rtl/>
            </w:rPr>
          </w:rPrChange>
        </w:rPr>
        <w:t xml:space="preserve">ה</w:t>
      </w:r>
      <w:r>
        <w:rPr>
          <w:rStyle w:val="2fb"/>
          <w:rFonts w:hint="cs"/>
          <w:rtl/>
          <w:rPrChange w:id="11325" w:author="מנוע אמוראים" w:date="2026-10-05T16:40:54Z">
            <w:rPr>
              <w:rFonts w:hint="cs"/>
              <w:rtl/>
            </w:rPr>
          </w:rPrChange>
        </w:rPr>
        <w:t xml:space="preserve">מבבדר</w:t>
      </w:r>
      <w:r>
        <w:rPr>
          <w:rStyle w:val="2fb"/>
          <w:rtl/>
          <w:rPrChange w:id="11326" w:author="מנוע אמוראים" w:date="2026-10-05T16:40:54Z">
            <w:rPr>
              <w:rtl/>
            </w:rPr>
          </w:rPrChange>
        </w:rPr>
        <w:t xml:space="preserve">"</w:t>
      </w:r>
      <w:r>
        <w:rPr>
          <w:rStyle w:val="2fb"/>
          <w:rFonts w:hint="cs"/>
          <w:rtl/>
          <w:rPrChange w:id="11327" w:author="מנוע אמוראים" w:date="2026-10-05T16:40:54Z">
            <w:rPr>
              <w:rFonts w:hint="cs"/>
              <w:rtl/>
            </w:rPr>
          </w:rPrChange>
        </w:rPr>
        <w:t xml:space="preserve">נ</w:t>
      </w:r>
      <w:r>
        <w:rPr>
          <w:rFonts w:hint="cs"/>
          <w:rtl/>
        </w:rPr>
        <w:t xml:space="preserve"> לרב אשי</w:t>
      </w:r>
      <w:r w:rsidRPr="00C63571">
        <w:rPr>
          <w:rtl/>
        </w:rPr>
        <w:t>: סימנין מאי? א"ל: סימנין קשין הן אצל נפילה.</w:t>
      </w:r>
    </w:p>
    <w:p w14:paraId="041AAA24" w14:textId="77777777" w:rsidR="0046556D" w:rsidRDefault="00BD6C4F" w:rsidP="00BD6C4F">
      <w:pPr>
        <w:rPr>
          <w:rtl/>
        </w:rPr>
      </w:pPr>
      <w:r>
        <w:rPr>
          <w:rStyle w:val="2fb"/>
          <w:rtl/>
          <w:rPrChange w:id="11328" w:author="מנוע אמוראים" w:date="2026-10-05T16:40:54Z">
            <w:rPr>
              <w:rtl/>
            </w:rPr>
          </w:rPrChange>
        </w:rPr>
        <w:t xml:space="preserve">אריא"ש</w:t>
      </w:r>
      <w:r w:rsidRPr="00C63571">
        <w:rPr>
          <w:rtl/>
        </w:rPr>
        <w:t xml:space="preserve">: עוף שנחבט על פני המים, כיון ששט מלא קומתו - דיו, ולא אמרן אלא ממטה למעלה, אבל מלמעלה למטה - </w:t>
      </w:r>
      <w:r>
        <w:rPr>
          <w:rtl/>
        </w:rPr>
        <w:t xml:space="preserve">מיא הוא דאשפלו, ואי מיא קיימי </w:t>
      </w:r>
      <w:r w:rsidRPr="00C63571">
        <w:rPr>
          <w:rtl/>
        </w:rPr>
        <w:t xml:space="preserve">לית לן בה, </w:t>
      </w:r>
    </w:p>
    <w:p w14:paraId="0DFDD949" w14:textId="77777777" w:rsidR="0046556D" w:rsidRDefault="00BD6C4F" w:rsidP="00BD6C4F">
      <w:pPr>
        <w:rPr>
          <w:rtl/>
        </w:rPr>
      </w:pPr>
      <w:r w:rsidRPr="00C63571">
        <w:rPr>
          <w:rtl/>
        </w:rPr>
        <w:t xml:space="preserve">ואי </w:t>
      </w:r>
      <w:r>
        <w:rPr>
          <w:rFonts w:hint="cs"/>
          <w:rtl/>
        </w:rPr>
        <w:t xml:space="preserve">יש גזרי עצים והעוף לפניו </w:t>
      </w:r>
      <w:r>
        <w:rPr>
          <w:rtl/>
        </w:rPr>
        <w:t>–</w:t>
      </w:r>
      <w:r>
        <w:rPr>
          <w:rFonts w:hint="cs"/>
          <w:rtl/>
        </w:rPr>
        <w:t xml:space="preserve"> לא חיישי</w:t>
      </w:r>
    </w:p>
    <w:p w14:paraId="5E856D74" w14:textId="77777777" w:rsidR="0046556D" w:rsidRDefault="00BD6C4F" w:rsidP="00BD6C4F">
      <w:pPr>
        <w:rPr>
          <w:rtl/>
        </w:rPr>
      </w:pPr>
      <w:r>
        <w:rPr>
          <w:rFonts w:hint="cs"/>
          <w:rtl/>
        </w:rPr>
        <w:t>אם נפל ע</w:t>
      </w:r>
      <w:r w:rsidR="00BF1CF6">
        <w:rPr>
          <w:rtl/>
        </w:rPr>
        <w:t>"</w:t>
      </w:r>
      <w:r>
        <w:rPr>
          <w:rFonts w:hint="cs"/>
          <w:rtl/>
        </w:rPr>
        <w:t xml:space="preserve">ג </w:t>
      </w:r>
      <w:r w:rsidRPr="00C63571">
        <w:rPr>
          <w:rtl/>
        </w:rPr>
        <w:t xml:space="preserve">גלימא </w:t>
      </w:r>
      <w:r>
        <w:rPr>
          <w:rFonts w:hint="cs"/>
          <w:rtl/>
        </w:rPr>
        <w:t>המתוחה ע</w:t>
      </w:r>
      <w:r w:rsidR="00BF1CF6">
        <w:rPr>
          <w:rtl/>
        </w:rPr>
        <w:t>"</w:t>
      </w:r>
      <w:r>
        <w:rPr>
          <w:rFonts w:hint="cs"/>
          <w:rtl/>
        </w:rPr>
        <w:t>ג יתדות באויר</w:t>
      </w:r>
      <w:r w:rsidRPr="00C63571">
        <w:rPr>
          <w:rtl/>
        </w:rPr>
        <w:t xml:space="preserve"> - חיישינן, דלא מתיח - לא חיישינן, </w:t>
      </w:r>
    </w:p>
    <w:p w14:paraId="3FC4F43A" w14:textId="77777777" w:rsidR="0046556D" w:rsidRDefault="00BD6C4F" w:rsidP="00BD6C4F">
      <w:pPr>
        <w:rPr>
          <w:rtl/>
        </w:rPr>
      </w:pPr>
      <w:r w:rsidRPr="00C63571">
        <w:rPr>
          <w:rtl/>
        </w:rPr>
        <w:t xml:space="preserve">עוף ומעופף - לא חיישינן, </w:t>
      </w:r>
      <w:r>
        <w:rPr>
          <w:rFonts w:hint="cs"/>
          <w:rtl/>
        </w:rPr>
        <w:t>ועם הקשרים סמוכים</w:t>
      </w:r>
      <w:r w:rsidRPr="00C63571">
        <w:rPr>
          <w:rtl/>
        </w:rPr>
        <w:t xml:space="preserve"> - חיישינן, </w:t>
      </w:r>
      <w:r>
        <w:rPr>
          <w:rFonts w:hint="cs"/>
          <w:rtl/>
        </w:rPr>
        <w:t xml:space="preserve">ואי לא </w:t>
      </w:r>
      <w:r w:rsidRPr="00C63571">
        <w:rPr>
          <w:rtl/>
        </w:rPr>
        <w:t xml:space="preserve">- לא חיישינן, </w:t>
      </w:r>
    </w:p>
    <w:p w14:paraId="01DA1CEE" w14:textId="77777777" w:rsidR="0046556D" w:rsidRDefault="00BD6C4F" w:rsidP="00BD6C4F">
      <w:pPr>
        <w:rPr>
          <w:rtl/>
        </w:rPr>
      </w:pPr>
      <w:r w:rsidRPr="00C63571">
        <w:rPr>
          <w:rtl/>
        </w:rPr>
        <w:t xml:space="preserve">כיתנא </w:t>
      </w:r>
      <w:r>
        <w:rPr>
          <w:rFonts w:hint="cs"/>
          <w:rtl/>
        </w:rPr>
        <w:t xml:space="preserve">באגודות </w:t>
      </w:r>
      <w:r w:rsidRPr="00C63571">
        <w:rPr>
          <w:rtl/>
        </w:rPr>
        <w:t xml:space="preserve">- חיישינן, </w:t>
      </w:r>
      <w:r>
        <w:rPr>
          <w:rFonts w:hint="cs"/>
          <w:rtl/>
        </w:rPr>
        <w:t xml:space="preserve">ואי נפל על צדי חבילה </w:t>
      </w:r>
      <w:r w:rsidRPr="00C63571">
        <w:rPr>
          <w:rtl/>
        </w:rPr>
        <w:t xml:space="preserve"> לא חיישינן, </w:t>
      </w:r>
      <w:r>
        <w:rPr>
          <w:rFonts w:hint="cs"/>
          <w:rtl/>
        </w:rPr>
        <w:t xml:space="preserve">חבילות קנים </w:t>
      </w:r>
      <w:r w:rsidRPr="00C63571">
        <w:rPr>
          <w:rtl/>
        </w:rPr>
        <w:t xml:space="preserve">- חיישינן, </w:t>
      </w:r>
    </w:p>
    <w:p w14:paraId="2794915B" w14:textId="77777777" w:rsidR="0046556D" w:rsidRDefault="00BD6C4F" w:rsidP="00BD6C4F">
      <w:pPr>
        <w:rPr>
          <w:rtl/>
        </w:rPr>
      </w:pPr>
      <w:r>
        <w:rPr>
          <w:rFonts w:hint="cs"/>
          <w:rtl/>
        </w:rPr>
        <w:t xml:space="preserve">פשתן המוכה ומנוקה </w:t>
      </w:r>
      <w:r w:rsidRPr="00C63571">
        <w:rPr>
          <w:rtl/>
        </w:rPr>
        <w:t xml:space="preserve">- לא חיישינן, </w:t>
      </w:r>
      <w:r>
        <w:rPr>
          <w:rFonts w:hint="cs"/>
          <w:rtl/>
        </w:rPr>
        <w:t xml:space="preserve"> מוכה ולא מנוקה חיישישן </w:t>
      </w:r>
    </w:p>
    <w:p w14:paraId="09992110" w14:textId="77777777" w:rsidR="0046556D" w:rsidRDefault="00BD6C4F" w:rsidP="00BD6C4F">
      <w:pPr>
        <w:rPr>
          <w:rtl/>
        </w:rPr>
      </w:pPr>
      <w:r>
        <w:rPr>
          <w:rFonts w:hint="cs"/>
          <w:rtl/>
        </w:rPr>
        <w:t xml:space="preserve">אגודות פשתן ביש קשרים חיישי, נעורת שברי גבעולים </w:t>
      </w:r>
      <w:r w:rsidRPr="00C63571">
        <w:rPr>
          <w:rtl/>
        </w:rPr>
        <w:t xml:space="preserve">- חיישינן, </w:t>
      </w:r>
      <w:r>
        <w:rPr>
          <w:rFonts w:hint="cs"/>
          <w:rtl/>
        </w:rPr>
        <w:t xml:space="preserve">לדקה מן הדקה לא חיישי </w:t>
      </w:r>
    </w:p>
    <w:p w14:paraId="5296147D" w14:textId="77777777" w:rsidR="0046556D" w:rsidRDefault="00BD6C4F" w:rsidP="00BD6C4F">
      <w:pPr>
        <w:rPr>
          <w:rtl/>
        </w:rPr>
      </w:pPr>
      <w:r w:rsidRPr="00C63571">
        <w:rPr>
          <w:rtl/>
        </w:rPr>
        <w:t xml:space="preserve">נברא </w:t>
      </w:r>
      <w:r>
        <w:rPr>
          <w:rFonts w:hint="cs"/>
          <w:rtl/>
        </w:rPr>
        <w:t>[סיב שסביב הדקל קודם שחילקוהו לרצועות]</w:t>
      </w:r>
      <w:r w:rsidRPr="00C63571">
        <w:rPr>
          <w:rtl/>
        </w:rPr>
        <w:t>- חיישינן;</w:t>
      </w:r>
    </w:p>
    <w:p w14:paraId="629CE9A8" w14:textId="77777777" w:rsidR="00BD6C4F" w:rsidRPr="003D23F5" w:rsidRDefault="00BD6C4F" w:rsidP="00F07436">
      <w:pPr>
        <w:pStyle w:val="afff3"/>
        <w:framePr w:wrap="around"/>
        <w:rPr>
          <w:rtl/>
        </w:rPr>
      </w:pPr>
      <w:r w:rsidRPr="003D23F5">
        <w:rPr>
          <w:rFonts w:hint="cs"/>
          <w:rtl/>
        </w:rPr>
        <w:t>נב.</w:t>
      </w:r>
    </w:p>
    <w:p w14:paraId="38BCC19A" w14:textId="77777777" w:rsidR="0046556D" w:rsidRDefault="00BD6C4F" w:rsidP="00BD6C4F">
      <w:pPr>
        <w:rPr>
          <w:rtl/>
        </w:rPr>
      </w:pPr>
      <w:r w:rsidRPr="00C63571">
        <w:rPr>
          <w:rtl/>
        </w:rPr>
        <w:t xml:space="preserve">תימחתא - לא חיישינן, קיטמא נהילא - חיישינן, לא נהילא - לא חיישינן, </w:t>
      </w:r>
    </w:p>
    <w:p w14:paraId="3C5BF62E" w14:textId="77777777" w:rsidR="0046556D" w:rsidRDefault="00BD6C4F" w:rsidP="00BD6C4F">
      <w:pPr>
        <w:rPr>
          <w:rtl/>
        </w:rPr>
      </w:pPr>
      <w:r w:rsidRPr="00C63571">
        <w:rPr>
          <w:rtl/>
        </w:rPr>
        <w:t xml:space="preserve">חול הדק - לא חיישינן, חול הגס - חיישינן, אבק דרכים - חיישינן, </w:t>
      </w:r>
    </w:p>
    <w:p w14:paraId="2F001642" w14:textId="77777777" w:rsidR="0046556D" w:rsidRDefault="00BD6C4F" w:rsidP="00BD6C4F">
      <w:pPr>
        <w:rPr>
          <w:rtl/>
        </w:rPr>
      </w:pPr>
      <w:r w:rsidRPr="00C63571">
        <w:rPr>
          <w:rtl/>
        </w:rPr>
        <w:t>תב</w:t>
      </w:r>
      <w:r>
        <w:rPr>
          <w:rFonts w:hint="cs"/>
          <w:rtl/>
        </w:rPr>
        <w:t xml:space="preserve">ן ועשהו חבילה </w:t>
      </w:r>
      <w:r w:rsidRPr="00C63571">
        <w:rPr>
          <w:rtl/>
        </w:rPr>
        <w:t>- חיישינן, לא ע</w:t>
      </w:r>
      <w:r>
        <w:rPr>
          <w:rFonts w:hint="cs"/>
          <w:rtl/>
        </w:rPr>
        <w:t>שהו לא חישי</w:t>
      </w:r>
      <w:r w:rsidRPr="00C63571">
        <w:rPr>
          <w:rtl/>
        </w:rPr>
        <w:t xml:space="preserve">, </w:t>
      </w:r>
    </w:p>
    <w:p w14:paraId="3162A9C2" w14:textId="77777777" w:rsidR="0046556D" w:rsidRDefault="00BD6C4F" w:rsidP="00BD6C4F">
      <w:pPr>
        <w:rPr>
          <w:rtl/>
        </w:rPr>
      </w:pPr>
      <w:r w:rsidRPr="00C63571">
        <w:rPr>
          <w:rtl/>
        </w:rPr>
        <w:t xml:space="preserve">חיטי וכל דמינייהו - חיישינן, שערי וכל דמינייהו - חיישינן, </w:t>
      </w:r>
    </w:p>
    <w:p w14:paraId="311751C4" w14:textId="77777777" w:rsidR="0046556D" w:rsidRDefault="00BD6C4F" w:rsidP="00BD6C4F">
      <w:pPr>
        <w:rPr>
          <w:rtl/>
        </w:rPr>
      </w:pPr>
      <w:r w:rsidRPr="00C63571">
        <w:rPr>
          <w:rtl/>
        </w:rPr>
        <w:t xml:space="preserve">כל מיני קטניות - אין בהם משום ריסוקי אברים, </w:t>
      </w:r>
      <w:r>
        <w:rPr>
          <w:rFonts w:hint="cs"/>
          <w:rtl/>
        </w:rPr>
        <w:t xml:space="preserve">חוץ מרוביא [תלתן] </w:t>
      </w:r>
      <w:r w:rsidRPr="00C63571">
        <w:rPr>
          <w:rtl/>
        </w:rPr>
        <w:t xml:space="preserve">, </w:t>
      </w:r>
    </w:p>
    <w:p w14:paraId="66A8A152" w14:textId="77777777" w:rsidR="0046556D" w:rsidRDefault="00BD6C4F" w:rsidP="00BD6C4F">
      <w:pPr>
        <w:rPr>
          <w:rtl/>
        </w:rPr>
      </w:pPr>
      <w:r w:rsidRPr="00C63571">
        <w:rPr>
          <w:rtl/>
        </w:rPr>
        <w:t>חימצי - אין בו משום ריסוק אברים, חפצי - יש בו משום ריסוק אברים;</w:t>
      </w:r>
    </w:p>
    <w:p w14:paraId="6E41ADD0" w14:textId="77777777" w:rsidR="0046556D" w:rsidRDefault="0046556D" w:rsidP="00BD6C4F">
      <w:pPr>
        <w:rPr>
          <w:rtl/>
        </w:rPr>
      </w:pPr>
    </w:p>
    <w:p w14:paraId="68B5FB66" w14:textId="77777777" w:rsidR="0046556D" w:rsidRDefault="00BD6C4F" w:rsidP="00BD6C4F">
      <w:pPr>
        <w:rPr>
          <w:rtl/>
        </w:rPr>
      </w:pPr>
      <w:r w:rsidRPr="00EC2CF5">
        <w:rPr>
          <w:rtl/>
        </w:rPr>
        <w:t xml:space="preserve">כללא דמלתא: </w:t>
      </w:r>
      <w:r>
        <w:rPr>
          <w:rtl/>
        </w:rPr>
        <w:t>כל מידי דמשריק</w:t>
      </w:r>
      <w:r w:rsidRPr="00C63571">
        <w:rPr>
          <w:rtl/>
        </w:rPr>
        <w:t xml:space="preserve"> אין</w:t>
      </w:r>
      <w:r>
        <w:rPr>
          <w:rtl/>
        </w:rPr>
        <w:t xml:space="preserve"> בו משום ריסוק אברים, לא משריק</w:t>
      </w:r>
      <w:r w:rsidRPr="00C63571">
        <w:rPr>
          <w:rtl/>
        </w:rPr>
        <w:t xml:space="preserve"> יש בו משום ריסוק אברים.</w:t>
      </w:r>
    </w:p>
    <w:p w14:paraId="287A5531" w14:textId="77777777" w:rsidR="0046556D" w:rsidRDefault="00BD6C4F" w:rsidP="00BD6C4F">
      <w:pPr>
        <w:rPr>
          <w:rtl/>
        </w:rPr>
      </w:pPr>
      <w:r w:rsidRPr="00C63571">
        <w:rPr>
          <w:rtl/>
        </w:rPr>
        <w:t xml:space="preserve">• </w:t>
      </w:r>
      <w:r w:rsidRPr="00EC2CF5">
        <w:rPr>
          <w:b/>
          <w:bCs/>
          <w:rtl/>
        </w:rPr>
        <w:t>דבוק</w:t>
      </w:r>
      <w:r>
        <w:rPr>
          <w:rFonts w:hint="cs"/>
          <w:rtl/>
        </w:rPr>
        <w:t xml:space="preserve">- </w:t>
      </w:r>
      <w:r w:rsidRPr="00C63571">
        <w:rPr>
          <w:rtl/>
        </w:rPr>
        <w:t>רב אשי</w:t>
      </w:r>
      <w:r>
        <w:rPr>
          <w:rFonts w:hint="cs"/>
          <w:rtl/>
        </w:rPr>
        <w:t>:</w:t>
      </w:r>
      <w:r w:rsidRPr="00C63571">
        <w:rPr>
          <w:rtl/>
        </w:rPr>
        <w:t xml:space="preserve"> שרי, אמימר</w:t>
      </w:r>
      <w:r>
        <w:rPr>
          <w:rFonts w:hint="cs"/>
          <w:rtl/>
        </w:rPr>
        <w:t>:</w:t>
      </w:r>
      <w:r w:rsidRPr="00C63571">
        <w:rPr>
          <w:rtl/>
        </w:rPr>
        <w:t xml:space="preserve"> אסר, </w:t>
      </w:r>
      <w:r>
        <w:rPr>
          <w:rFonts w:hint="cs"/>
          <w:rtl/>
        </w:rPr>
        <w:t>בכנף אחד לכו</w:t>
      </w:r>
      <w:r w:rsidR="00BF1CF6">
        <w:rPr>
          <w:rtl/>
        </w:rPr>
        <w:t>"</w:t>
      </w:r>
      <w:r>
        <w:rPr>
          <w:rFonts w:hint="cs"/>
          <w:rtl/>
        </w:rPr>
        <w:t xml:space="preserve">ע מותר ונחלקו בשני כנפים </w:t>
      </w:r>
    </w:p>
    <w:p w14:paraId="78230A2B" w14:textId="77777777" w:rsidR="0046556D" w:rsidRDefault="00BD6C4F" w:rsidP="00BD6C4F">
      <w:pPr>
        <w:rPr>
          <w:rtl/>
        </w:rPr>
      </w:pPr>
      <w:r>
        <w:rPr>
          <w:rFonts w:hint="cs"/>
          <w:rtl/>
        </w:rPr>
        <w:lastRenderedPageBreak/>
        <w:t xml:space="preserve">האוסר דאיך תקום והמתיר דיכולה לקום בעקבי הגפיים [ראש הכנף] </w:t>
      </w:r>
      <w:r w:rsidRPr="00C63571">
        <w:rPr>
          <w:rtl/>
        </w:rPr>
        <w:t>.</w:t>
      </w:r>
    </w:p>
    <w:p w14:paraId="734A1DDC" w14:textId="77777777" w:rsidR="0046556D" w:rsidRDefault="00BD6C4F" w:rsidP="00BD6C4F">
      <w:pPr>
        <w:rPr>
          <w:rtl/>
        </w:rPr>
      </w:pPr>
      <w:r w:rsidRPr="00C63571">
        <w:rPr>
          <w:rtl/>
        </w:rPr>
        <w:t>ו</w:t>
      </w:r>
      <w:r w:rsidRPr="00DE6214">
        <w:rPr>
          <w:b/>
          <w:bCs/>
          <w:rtl/>
        </w:rPr>
        <w:t>א</w:t>
      </w:r>
      <w:r w:rsidR="00BF1CF6">
        <w:rPr>
          <w:b/>
          <w:bCs/>
          <w:rtl/>
        </w:rPr>
        <w:t>"</w:t>
      </w:r>
      <w:r w:rsidRPr="00DE6214">
        <w:rPr>
          <w:b/>
          <w:bCs/>
          <w:rtl/>
        </w:rPr>
        <w:t>ד</w:t>
      </w:r>
      <w:r>
        <w:rPr>
          <w:rtl/>
        </w:rPr>
        <w:t>: ב</w:t>
      </w:r>
      <w:r>
        <w:rPr>
          <w:rFonts w:hint="cs"/>
          <w:rtl/>
        </w:rPr>
        <w:t>שני כנפיים ל</w:t>
      </w:r>
      <w:r w:rsidRPr="00C63571">
        <w:rPr>
          <w:rtl/>
        </w:rPr>
        <w:t xml:space="preserve">כ"ע אסיר, </w:t>
      </w:r>
      <w:r w:rsidRPr="00AC163B">
        <w:rPr>
          <w:rFonts w:hint="cs"/>
          <w:b/>
          <w:bCs/>
          <w:rtl/>
        </w:rPr>
        <w:t>ופליגי</w:t>
      </w:r>
      <w:r w:rsidRPr="00C63571">
        <w:rPr>
          <w:rtl/>
        </w:rPr>
        <w:t xml:space="preserve"> ב</w:t>
      </w:r>
      <w:r>
        <w:rPr>
          <w:rFonts w:hint="cs"/>
          <w:rtl/>
        </w:rPr>
        <w:t>כנף אחד</w:t>
      </w:r>
      <w:r w:rsidRPr="00C63571">
        <w:rPr>
          <w:rtl/>
        </w:rPr>
        <w:t xml:space="preserve">, </w:t>
      </w:r>
      <w:r>
        <w:rPr>
          <w:rFonts w:hint="cs"/>
          <w:rtl/>
        </w:rPr>
        <w:t>אי יכול לעוף או כיון שאינו יכול בכנף אחד אינו יכול בשניה</w:t>
      </w:r>
      <w:r w:rsidRPr="00C63571">
        <w:rPr>
          <w:rtl/>
        </w:rPr>
        <w:t>.</w:t>
      </w:r>
    </w:p>
    <w:p w14:paraId="7D688611" w14:textId="77777777" w:rsidR="0046556D" w:rsidRDefault="00BD6C4F" w:rsidP="00BD6C4F">
      <w:pPr>
        <w:rPr>
          <w:rtl/>
        </w:rPr>
      </w:pPr>
      <w:r w:rsidRPr="00EC2CF5">
        <w:rPr>
          <w:b/>
          <w:bCs/>
          <w:rtl/>
        </w:rPr>
        <w:t>והילכתא</w:t>
      </w:r>
      <w:r w:rsidRPr="00C63571">
        <w:rPr>
          <w:rtl/>
        </w:rPr>
        <w:t>: בתרי גפי - אסיר, בחד גפא - שרי.</w:t>
      </w:r>
    </w:p>
    <w:p w14:paraId="2DEC31D6" w14:textId="77777777" w:rsidR="0046556D" w:rsidRDefault="00BD6C4F" w:rsidP="00BD6C4F">
      <w:pPr>
        <w:jc w:val="center"/>
        <w:rPr>
          <w:rtl/>
        </w:rPr>
      </w:pPr>
      <w:r>
        <w:rPr>
          <w:rFonts w:ascii="BA חניכי הישיבות" w:hAnsi="BA חניכי הישיבות" w:cs="BA חניכי הישיבות"/>
          <w:rtl/>
        </w:rPr>
        <w:t>׻</w:t>
      </w:r>
    </w:p>
    <w:p w14:paraId="5940BBBA" w14:textId="77777777" w:rsidR="0046556D" w:rsidRDefault="00BD6C4F" w:rsidP="00BD6C4F">
      <w:pPr>
        <w:rPr>
          <w:rtl/>
        </w:rPr>
      </w:pPr>
      <w:r w:rsidRPr="00334FC3">
        <w:rPr>
          <w:b/>
          <w:bCs/>
          <w:rtl/>
        </w:rPr>
        <w:t>נשתברו רוב צלעותיה:</w:t>
      </w:r>
      <w:r w:rsidRPr="00C63571">
        <w:rPr>
          <w:rtl/>
        </w:rPr>
        <w:t xml:space="preserve"> </w:t>
      </w:r>
    </w:p>
    <w:p w14:paraId="236EB85F" w14:textId="77777777" w:rsidR="0046556D" w:rsidRDefault="00BD6C4F" w:rsidP="00BD6C4F">
      <w:pPr>
        <w:rPr>
          <w:rtl/>
        </w:rPr>
      </w:pPr>
      <w:r w:rsidRPr="00C63571">
        <w:rPr>
          <w:rtl/>
        </w:rPr>
        <w:t xml:space="preserve">• </w:t>
      </w:r>
      <w:r w:rsidRPr="00814AAF">
        <w:rPr>
          <w:b/>
          <w:bCs/>
          <w:rtl/>
        </w:rPr>
        <w:t>ת"ר</w:t>
      </w:r>
      <w:r w:rsidRPr="00C63571">
        <w:rPr>
          <w:rtl/>
        </w:rPr>
        <w:t>, אלו הן רוב צלעות: שש מכאן ושש מכאן, או אחת עשרה מכאן ואחת מכאן.</w:t>
      </w:r>
    </w:p>
    <w:p w14:paraId="69A3DA45" w14:textId="77777777" w:rsidR="0046556D" w:rsidRDefault="00BD6C4F" w:rsidP="00BD6C4F">
      <w:pPr>
        <w:rPr>
          <w:rtl/>
        </w:rPr>
      </w:pPr>
      <w:r w:rsidRPr="00C63571">
        <w:rPr>
          <w:rtl/>
        </w:rPr>
        <w:t>זעירי: ומחציין כלפי שדרה.</w:t>
      </w:r>
    </w:p>
    <w:p w14:paraId="4DF96707" w14:textId="77777777" w:rsidR="0046556D" w:rsidRDefault="00BD6C4F" w:rsidP="00BD6C4F">
      <w:pPr>
        <w:rPr>
          <w:rtl/>
        </w:rPr>
      </w:pPr>
      <w:r w:rsidRPr="00C63571">
        <w:rPr>
          <w:rtl/>
        </w:rPr>
        <w:t xml:space="preserve">• </w:t>
      </w:r>
      <w:r>
        <w:rPr>
          <w:rStyle w:val="2fb"/>
          <w:rFonts w:hint="cs"/>
          <w:rtl/>
          <w:rPrChange w:id="11329" w:author="מנוע אמוראים" w:date="2026-10-05T16:40:54Z">
            <w:rPr>
              <w:rFonts w:hint="cs"/>
              <w:rtl/>
            </w:rPr>
          </w:rPrChange>
        </w:rPr>
        <w:t xml:space="preserve">רבב</w:t>
      </w:r>
      <w:r>
        <w:rPr>
          <w:rStyle w:val="2fb"/>
          <w:rtl/>
          <w:rPrChange w:id="11330" w:author="מנוע אמוראים" w:date="2026-10-05T16:40:54Z">
            <w:rPr>
              <w:rtl/>
            </w:rPr>
          </w:rPrChange>
        </w:rPr>
        <w:t xml:space="preserve">"</w:t>
      </w:r>
      <w:r>
        <w:rPr>
          <w:rStyle w:val="2fb"/>
          <w:rFonts w:hint="cs"/>
          <w:rtl/>
          <w:rPrChange w:id="11331" w:author="מנוע אמוראים" w:date="2026-10-05T16:40:54Z">
            <w:rPr>
              <w:rFonts w:hint="cs"/>
              <w:rtl/>
            </w:rPr>
          </w:rPrChange>
        </w:rPr>
        <w:t xml:space="preserve">ח</w:t>
      </w:r>
      <w:r>
        <w:rPr>
          <w:rFonts w:hint="cs"/>
          <w:rtl/>
        </w:rPr>
        <w:t xml:space="preserve"> </w:t>
      </w:r>
      <w:r>
        <w:rPr>
          <w:rStyle w:val="2fb"/>
          <w:rFonts w:hint="cs"/>
          <w:rtl/>
          <w:rPrChange w:id="11332" w:author="מנוע אמוראים" w:date="2026-10-05T16:40:54Z">
            <w:rPr>
              <w:rFonts w:hint="cs"/>
              <w:rtl/>
            </w:rPr>
          </w:rPrChange>
        </w:rPr>
        <w:t xml:space="preserve">מ</w:t>
      </w:r>
      <w:r>
        <w:rPr>
          <w:rStyle w:val="2fb"/>
          <w:rtl/>
          <w:rPrChange w:id="11333" w:author="מנוע אמוראים" w:date="2026-10-05T16:40:54Z">
            <w:rPr>
              <w:rtl/>
            </w:rPr>
          </w:rPrChange>
        </w:rPr>
        <w:t xml:space="preserve">רי"ו</w:t>
      </w:r>
      <w:r w:rsidRPr="00C63571">
        <w:rPr>
          <w:rtl/>
        </w:rPr>
        <w:t>: ובצלעות גדולות שיש בהן מוח.</w:t>
      </w:r>
    </w:p>
    <w:p w14:paraId="73F248D6" w14:textId="77777777" w:rsidR="0046556D" w:rsidRDefault="00BD6C4F" w:rsidP="00BD6C4F">
      <w:pPr>
        <w:rPr>
          <w:rtl/>
        </w:rPr>
      </w:pPr>
      <w:r w:rsidRPr="00C63571">
        <w:rPr>
          <w:rtl/>
        </w:rPr>
        <w:t>• עולא, בן זכאי אמר: נעקרו - ברוב צד אחד, נשתברו - ברוב שני צדדין;</w:t>
      </w:r>
    </w:p>
    <w:p w14:paraId="30E13D05" w14:textId="77777777" w:rsidR="0046556D" w:rsidRDefault="00BD6C4F" w:rsidP="00BD6C4F">
      <w:pPr>
        <w:rPr>
          <w:rtl/>
        </w:rPr>
      </w:pPr>
      <w:r w:rsidRPr="00C63571">
        <w:rPr>
          <w:rtl/>
        </w:rPr>
        <w:t xml:space="preserve">• </w:t>
      </w:r>
      <w:r>
        <w:rPr>
          <w:rStyle w:val="2fb"/>
          <w:rtl/>
          <w:rPrChange w:id="11334" w:author="מנוע אמוראים" w:date="2026-10-05T16:40:54Z">
            <w:rPr>
              <w:rtl/>
            </w:rPr>
          </w:rPrChange>
        </w:rPr>
        <w:t xml:space="preserve">רי"ו</w:t>
      </w:r>
      <w:r w:rsidRPr="00C63571">
        <w:rPr>
          <w:rtl/>
        </w:rPr>
        <w:t xml:space="preserve"> אמר: בין נעקרו, בין נשתברו - ברוב שני צדדין.</w:t>
      </w:r>
    </w:p>
    <w:p w14:paraId="4BEEA548" w14:textId="77777777" w:rsidR="0046556D" w:rsidRDefault="00BD6C4F" w:rsidP="00BD6C4F">
      <w:pPr>
        <w:rPr>
          <w:rtl/>
        </w:rPr>
      </w:pPr>
      <w:r w:rsidRPr="00C63571">
        <w:rPr>
          <w:rtl/>
        </w:rPr>
        <w:t>• רב: נעקרה צלע וחוליא עמה - טרפה.</w:t>
      </w:r>
    </w:p>
    <w:p w14:paraId="1D47AB67" w14:textId="77777777" w:rsidR="0046556D" w:rsidRDefault="0046556D" w:rsidP="00BD6C4F">
      <w:pPr>
        <w:rPr>
          <w:rtl/>
        </w:rPr>
      </w:pPr>
    </w:p>
    <w:p w14:paraId="618745A3" w14:textId="77777777" w:rsidR="0046556D" w:rsidRDefault="00BD6C4F" w:rsidP="00BD6C4F">
      <w:pPr>
        <w:rPr>
          <w:rtl/>
        </w:rPr>
      </w:pPr>
      <w:r>
        <w:rPr>
          <w:rtl/>
        </w:rPr>
        <w:t xml:space="preserve">אמרי ליה </w:t>
      </w:r>
      <w:r>
        <w:rPr>
          <w:rStyle w:val="2fb"/>
          <w:rtl/>
          <w:rPrChange w:id="11335" w:author="מנוע אמוראים" w:date="2026-10-05T16:40:54Z">
            <w:rPr>
              <w:rtl/>
            </w:rPr>
          </w:rPrChange>
        </w:rPr>
        <w:t xml:space="preserve">ר</w:t>
      </w:r>
      <w:r>
        <w:rPr>
          <w:rStyle w:val="2fb"/>
          <w:rtl/>
          <w:rPrChange w:id="11336" w:author="מנוע אמוראים" w:date="2026-10-05T16:40:54Z">
            <w:rPr>
              <w:rtl/>
            </w:rPr>
          </w:rPrChange>
        </w:rPr>
        <w:t xml:space="preserve">"</w:t>
      </w:r>
      <w:r>
        <w:rPr>
          <w:rStyle w:val="2fb"/>
          <w:rFonts w:hint="cs"/>
          <w:rtl/>
          <w:rPrChange w:id="11337" w:author="מנוע אמוראים" w:date="2026-10-05T16:40:54Z">
            <w:rPr>
              <w:rFonts w:hint="cs"/>
              <w:rtl/>
            </w:rPr>
          </w:rPrChange>
        </w:rPr>
        <w:t xml:space="preserve">כ</w:t>
      </w:r>
      <w:r>
        <w:rPr>
          <w:rFonts w:hint="cs"/>
          <w:rtl/>
        </w:rPr>
        <w:t xml:space="preserve"> ורב אסי </w:t>
      </w:r>
      <w:r w:rsidRPr="00C63571">
        <w:rPr>
          <w:rtl/>
        </w:rPr>
        <w:t xml:space="preserve">לרב: נעקרה צלע מכאן וצלע מכאן, וחוליא קיימת, מהו? </w:t>
      </w:r>
    </w:p>
    <w:p w14:paraId="1D877966" w14:textId="77777777" w:rsidR="0046556D" w:rsidRDefault="00BD6C4F" w:rsidP="00BD6C4F">
      <w:pPr>
        <w:rPr>
          <w:rtl/>
        </w:rPr>
      </w:pPr>
      <w:r w:rsidRPr="00C63571">
        <w:rPr>
          <w:rtl/>
        </w:rPr>
        <w:t>אמר להו: גיסטרא אמריתו</w:t>
      </w:r>
      <w:r>
        <w:rPr>
          <w:rFonts w:hint="cs"/>
          <w:rtl/>
        </w:rPr>
        <w:t>-</w:t>
      </w:r>
      <w:r w:rsidRPr="00C63571">
        <w:rPr>
          <w:rtl/>
        </w:rPr>
        <w:t xml:space="preserve"> והא ר</w:t>
      </w:r>
      <w:r>
        <w:rPr>
          <w:rtl/>
        </w:rPr>
        <w:t xml:space="preserve">ב נמי גיסטרא קאמר? כי קאמר רב </w:t>
      </w:r>
      <w:r w:rsidRPr="00C63571">
        <w:rPr>
          <w:rtl/>
        </w:rPr>
        <w:t>צלע בלא חוליא.</w:t>
      </w:r>
    </w:p>
    <w:p w14:paraId="71490935" w14:textId="77777777" w:rsidR="0046556D" w:rsidRDefault="00BD6C4F" w:rsidP="00BD6C4F">
      <w:pPr>
        <w:rPr>
          <w:rtl/>
        </w:rPr>
      </w:pPr>
      <w:r w:rsidRPr="00C63571">
        <w:rPr>
          <w:rtl/>
        </w:rPr>
        <w:t>ו</w:t>
      </w:r>
      <w:r>
        <w:rPr>
          <w:rFonts w:hint="cs"/>
          <w:rtl/>
        </w:rPr>
        <w:t>הך דאמר צלע וחויא היינו צלע וחצי חוליא</w:t>
      </w:r>
      <w:r w:rsidRPr="00C63571">
        <w:rPr>
          <w:rtl/>
        </w:rPr>
        <w:t>.</w:t>
      </w:r>
    </w:p>
    <w:p w14:paraId="19F31737" w14:textId="77777777" w:rsidR="0046556D" w:rsidRDefault="00BD6C4F" w:rsidP="00BD6C4F">
      <w:pPr>
        <w:rPr>
          <w:rtl/>
        </w:rPr>
      </w:pPr>
      <w:r>
        <w:rPr>
          <w:rtl/>
        </w:rPr>
        <w:t xml:space="preserve">מכלל, </w:t>
      </w:r>
      <w:r>
        <w:rPr>
          <w:rStyle w:val="2fb"/>
          <w:rtl/>
          <w:rPrChange w:id="11338" w:author="מנוע אמוראים" w:date="2026-10-05T16:40:54Z">
            <w:rPr>
              <w:rtl/>
            </w:rPr>
          </w:rPrChange>
        </w:rPr>
        <w:t xml:space="preserve">דר</w:t>
      </w:r>
      <w:r>
        <w:rPr>
          <w:rStyle w:val="2fb"/>
          <w:rtl/>
          <w:rPrChange w:id="11339" w:author="מנוע אמוראים" w:date="2026-10-05T16:40:54Z">
            <w:rPr>
              <w:rtl/>
            </w:rPr>
          </w:rPrChange>
        </w:rPr>
        <w:t xml:space="preserve">"</w:t>
      </w:r>
      <w:r>
        <w:rPr>
          <w:rStyle w:val="2fb"/>
          <w:rFonts w:hint="cs"/>
          <w:rtl/>
          <w:rPrChange w:id="11340" w:author="מנוע אמוראים" w:date="2026-10-05T16:40:54Z">
            <w:rPr>
              <w:rFonts w:hint="cs"/>
              <w:rtl/>
            </w:rPr>
          </w:rPrChange>
        </w:rPr>
        <w:t xml:space="preserve">כ</w:t>
      </w:r>
      <w:r>
        <w:rPr>
          <w:rFonts w:hint="cs"/>
          <w:rtl/>
        </w:rPr>
        <w:t xml:space="preserve"> </w:t>
      </w:r>
      <w:r>
        <w:rPr>
          <w:rStyle w:val="2fb"/>
          <w:rtl/>
          <w:rPrChange w:id="11341" w:author="מנוע אמוראים" w:date="2026-10-05T16:40:54Z">
            <w:rPr>
              <w:rtl/>
            </w:rPr>
          </w:rPrChange>
        </w:rPr>
        <w:t xml:space="preserve">ור</w:t>
      </w:r>
      <w:r>
        <w:rPr>
          <w:rStyle w:val="2fb"/>
          <w:rtl/>
          <w:rPrChange w:id="11342" w:author="מנוע אמוראים" w:date="2026-10-05T16:40:54Z">
            <w:rPr>
              <w:rtl/>
            </w:rPr>
          </w:rPrChange>
        </w:rPr>
        <w:t xml:space="preserve">"</w:t>
      </w:r>
      <w:r>
        <w:rPr>
          <w:rStyle w:val="2fb"/>
          <w:rFonts w:hint="cs"/>
          <w:rtl/>
          <w:rPrChange w:id="11343" w:author="מנוע אמוראים" w:date="2026-10-05T16:40:54Z">
            <w:rPr>
              <w:rFonts w:hint="cs"/>
              <w:rtl/>
            </w:rPr>
          </w:rPrChange>
        </w:rPr>
        <w:t xml:space="preserve">א</w:t>
      </w:r>
      <w:r>
        <w:rPr>
          <w:rStyle w:val="2fb"/>
          <w:rtl/>
          <w:rPrChange w:id="11344" w:author="מנוע אמוראים" w:date="2026-10-05T16:40:54Z">
            <w:rPr>
              <w:rtl/>
            </w:rPr>
          </w:rPrChange>
        </w:rPr>
        <w:t xml:space="preserve">י</w:t>
      </w:r>
      <w:r>
        <w:rPr>
          <w:rtl/>
        </w:rPr>
        <w:t xml:space="preserve"> </w:t>
      </w:r>
      <w:r>
        <w:rPr>
          <w:rFonts w:hint="cs"/>
          <w:rtl/>
        </w:rPr>
        <w:t xml:space="preserve">אמר </w:t>
      </w:r>
      <w:r>
        <w:rPr>
          <w:rtl/>
        </w:rPr>
        <w:t>צלע בלא חוליא</w:t>
      </w:r>
      <w:r w:rsidRPr="00C63571">
        <w:rPr>
          <w:rtl/>
        </w:rPr>
        <w:t xml:space="preserve">, </w:t>
      </w:r>
      <w:r>
        <w:rPr>
          <w:rFonts w:hint="cs"/>
          <w:rtl/>
        </w:rPr>
        <w:t>וא</w:t>
      </w:r>
      <w:r w:rsidR="00BF1CF6">
        <w:rPr>
          <w:rtl/>
        </w:rPr>
        <w:t>"</w:t>
      </w:r>
      <w:r>
        <w:rPr>
          <w:rFonts w:hint="cs"/>
          <w:rtl/>
        </w:rPr>
        <w:t xml:space="preserve">ל </w:t>
      </w:r>
      <w:r w:rsidRPr="00C63571">
        <w:rPr>
          <w:rtl/>
        </w:rPr>
        <w:t xml:space="preserve"> גיסטרא </w:t>
      </w:r>
      <w:r>
        <w:rPr>
          <w:rFonts w:hint="cs"/>
          <w:rtl/>
        </w:rPr>
        <w:t>אמרתם</w:t>
      </w:r>
      <w:r w:rsidRPr="00C63571">
        <w:rPr>
          <w:rtl/>
        </w:rPr>
        <w:t xml:space="preserve"> </w:t>
      </w:r>
    </w:p>
    <w:p w14:paraId="1DCE4E42" w14:textId="77777777" w:rsidR="0046556D" w:rsidRDefault="00BD6C4F" w:rsidP="00BD6C4F">
      <w:pPr>
        <w:rPr>
          <w:rtl/>
        </w:rPr>
      </w:pPr>
      <w:r w:rsidRPr="00C63571">
        <w:rPr>
          <w:rtl/>
        </w:rPr>
        <w:t>והאמר עולא</w:t>
      </w:r>
      <w:r>
        <w:rPr>
          <w:rFonts w:hint="cs"/>
          <w:rtl/>
        </w:rPr>
        <w:t xml:space="preserve"> מב</w:t>
      </w:r>
      <w:r>
        <w:rPr>
          <w:rtl/>
        </w:rPr>
        <w:t>ן זכאי</w:t>
      </w:r>
      <w:r w:rsidRPr="00C63571">
        <w:rPr>
          <w:rtl/>
        </w:rPr>
        <w:t>: נעקרו ברוב צד אחד, נשתברו ברוב שני צדדין!</w:t>
      </w:r>
    </w:p>
    <w:p w14:paraId="0E9CF313" w14:textId="77777777" w:rsidR="0046556D" w:rsidRDefault="00BD6C4F" w:rsidP="00BD6C4F">
      <w:pPr>
        <w:rPr>
          <w:rtl/>
        </w:rPr>
      </w:pPr>
      <w:r w:rsidRPr="00C63571">
        <w:rPr>
          <w:rtl/>
        </w:rPr>
        <w:t>אמר לך: התם - זה שלא כנגד זה, הכא - זה כנגד זה.</w:t>
      </w:r>
    </w:p>
    <w:p w14:paraId="3625E31D" w14:textId="77777777" w:rsidR="0046556D" w:rsidRDefault="0046556D" w:rsidP="00BD6C4F">
      <w:pPr>
        <w:rPr>
          <w:rtl/>
        </w:rPr>
      </w:pPr>
    </w:p>
    <w:p w14:paraId="6686A6C0" w14:textId="77777777" w:rsidR="0046556D" w:rsidRDefault="00BD6C4F" w:rsidP="00BD6C4F">
      <w:pPr>
        <w:rPr>
          <w:rtl/>
        </w:rPr>
      </w:pPr>
      <w:r>
        <w:rPr>
          <w:rtl/>
        </w:rPr>
        <w:t xml:space="preserve">• </w:t>
      </w:r>
      <w:r>
        <w:rPr>
          <w:rStyle w:val="2fb"/>
          <w:rtl/>
          <w:rPrChange w:id="11345" w:author="מנוע אמוראים" w:date="2026-10-05T16:40:54Z">
            <w:rPr>
              <w:rtl/>
            </w:rPr>
          </w:rPrChange>
        </w:rPr>
        <w:t xml:space="preserve">והא</w:t>
      </w:r>
      <w:r>
        <w:rPr>
          <w:rStyle w:val="2fb"/>
          <w:rFonts w:hint="cs"/>
          <w:rtl/>
          <w:rPrChange w:id="11346" w:author="מנוע אמוראים" w:date="2026-10-05T16:40:54Z">
            <w:rPr>
              <w:rFonts w:hint="cs"/>
              <w:rtl/>
            </w:rPr>
          </w:rPrChange>
        </w:rPr>
        <w:t xml:space="preserve">ר</w:t>
      </w:r>
      <w:r>
        <w:rPr>
          <w:rStyle w:val="2fb"/>
          <w:rtl/>
          <w:rPrChange w:id="11347" w:author="מנוע אמוראים" w:date="2026-10-05T16:40:54Z">
            <w:rPr>
              <w:rtl/>
            </w:rPr>
          </w:rPrChange>
        </w:rPr>
        <w:t xml:space="preserve">י"ו</w:t>
      </w:r>
      <w:r w:rsidRPr="00C63571">
        <w:rPr>
          <w:rtl/>
        </w:rPr>
        <w:t xml:space="preserve"> ברוב שני צדדין, </w:t>
      </w:r>
      <w:r>
        <w:rPr>
          <w:rFonts w:hint="cs"/>
          <w:rtl/>
        </w:rPr>
        <w:t>וא</w:t>
      </w:r>
      <w:r w:rsidR="00BF1CF6">
        <w:rPr>
          <w:rtl/>
        </w:rPr>
        <w:t>"</w:t>
      </w:r>
      <w:r>
        <w:rPr>
          <w:rFonts w:hint="cs"/>
          <w:rtl/>
        </w:rPr>
        <w:t xml:space="preserve">א </w:t>
      </w:r>
      <w:r w:rsidRPr="00C63571">
        <w:rPr>
          <w:rtl/>
        </w:rPr>
        <w:t>דלא קיימא חד מינייהו זה כנגד זה!</w:t>
      </w:r>
      <w:r>
        <w:rPr>
          <w:rFonts w:hint="cs"/>
          <w:rtl/>
        </w:rPr>
        <w:t xml:space="preserve">- התם בצלע וקצת חוליא </w:t>
      </w:r>
      <w:r>
        <w:rPr>
          <w:rStyle w:val="2fb"/>
          <w:rFonts w:hint="cs"/>
          <w:rtl/>
          <w:rPrChange w:id="11348" w:author="מנוע אמוראים" w:date="2026-10-05T16:40:54Z">
            <w:rPr>
              <w:rFonts w:hint="cs"/>
              <w:rtl/>
            </w:rPr>
          </w:rPrChange>
        </w:rPr>
        <w:t xml:space="preserve">ורי</w:t>
      </w:r>
      <w:r>
        <w:rPr>
          <w:rStyle w:val="2fb"/>
          <w:rtl/>
          <w:rPrChange w:id="11349" w:author="מנוע אמוראים" w:date="2026-10-05T16:40:54Z">
            <w:rPr>
              <w:rtl/>
            </w:rPr>
          </w:rPrChange>
        </w:rPr>
        <w:t xml:space="preserve">"</w:t>
      </w:r>
      <w:r>
        <w:rPr>
          <w:rStyle w:val="2fb"/>
          <w:rFonts w:hint="cs"/>
          <w:rtl/>
          <w:rPrChange w:id="11350" w:author="מנוע אמוראים" w:date="2026-10-05T16:40:54Z">
            <w:rPr>
              <w:rFonts w:hint="cs"/>
              <w:rtl/>
            </w:rPr>
          </w:rPrChange>
        </w:rPr>
        <w:t xml:space="preserve">ו</w:t>
      </w:r>
      <w:r>
        <w:rPr>
          <w:rFonts w:hint="cs"/>
          <w:rtl/>
        </w:rPr>
        <w:t xml:space="preserve"> צלע בלא חוליא</w:t>
      </w:r>
    </w:p>
    <w:p w14:paraId="56B7FE12" w14:textId="77777777" w:rsidR="0046556D" w:rsidRDefault="00BD6C4F" w:rsidP="00BD6C4F">
      <w:pPr>
        <w:rPr>
          <w:rtl/>
        </w:rPr>
      </w:pPr>
      <w:r>
        <w:rPr>
          <w:rFonts w:hint="cs"/>
          <w:rtl/>
        </w:rPr>
        <w:t xml:space="preserve">ואפי' דהיינו רב לא שמיע ליה הא דרב ובכוונה שאלו דבר שכלול בו שניהם </w:t>
      </w:r>
    </w:p>
    <w:p w14:paraId="6B9AEF13" w14:textId="77777777" w:rsidR="0046556D" w:rsidRDefault="00BD6C4F" w:rsidP="00BD6C4F">
      <w:pPr>
        <w:rPr>
          <w:rtl/>
        </w:rPr>
      </w:pPr>
      <w:r>
        <w:rPr>
          <w:rFonts w:hint="cs"/>
          <w:rtl/>
        </w:rPr>
        <w:t>דאי יקשו חדא הו</w:t>
      </w:r>
      <w:r w:rsidR="00BF1CF6">
        <w:rPr>
          <w:rtl/>
        </w:rPr>
        <w:t>"</w:t>
      </w:r>
      <w:r>
        <w:rPr>
          <w:rFonts w:hint="cs"/>
          <w:rtl/>
        </w:rPr>
        <w:t>א</w:t>
      </w:r>
      <w:r w:rsidRPr="00C63571">
        <w:rPr>
          <w:rtl/>
        </w:rPr>
        <w:t xml:space="preserve">: הניחא אי אמר טרפה </w:t>
      </w:r>
      <w:r>
        <w:rPr>
          <w:rFonts w:hint="cs"/>
          <w:rtl/>
        </w:rPr>
        <w:t>שכ</w:t>
      </w:r>
      <w:r w:rsidR="00BF1CF6">
        <w:rPr>
          <w:rtl/>
        </w:rPr>
        <w:t>"</w:t>
      </w:r>
      <w:r>
        <w:rPr>
          <w:rFonts w:hint="cs"/>
          <w:rtl/>
        </w:rPr>
        <w:t>ש</w:t>
      </w:r>
      <w:r w:rsidRPr="00C63571">
        <w:rPr>
          <w:rtl/>
        </w:rPr>
        <w:t xml:space="preserve"> תרתי, אי אמר כשרה אכתי תרתי </w:t>
      </w:r>
      <w:r>
        <w:rPr>
          <w:rFonts w:hint="cs"/>
          <w:rtl/>
        </w:rPr>
        <w:t>בעי</w:t>
      </w:r>
    </w:p>
    <w:p w14:paraId="31D29361" w14:textId="77777777" w:rsidR="0046556D" w:rsidRDefault="00BD6C4F" w:rsidP="00BD6C4F">
      <w:pPr>
        <w:rPr>
          <w:rtl/>
        </w:rPr>
      </w:pPr>
      <w:r>
        <w:rPr>
          <w:rFonts w:hint="cs"/>
          <w:rtl/>
        </w:rPr>
        <w:t>ויקשה דא</w:t>
      </w:r>
      <w:r w:rsidR="00BF1CF6">
        <w:rPr>
          <w:rtl/>
        </w:rPr>
        <w:t>"</w:t>
      </w:r>
      <w:r>
        <w:rPr>
          <w:rFonts w:hint="cs"/>
          <w:rtl/>
        </w:rPr>
        <w:t>ה עכשיו ששאלו תרוויהו</w:t>
      </w:r>
      <w:r>
        <w:rPr>
          <w:rtl/>
        </w:rPr>
        <w:t xml:space="preserve"> הניחא אי אמ</w:t>
      </w:r>
      <w:r>
        <w:rPr>
          <w:rFonts w:hint="cs"/>
          <w:rtl/>
        </w:rPr>
        <w:t xml:space="preserve">ר </w:t>
      </w:r>
      <w:r w:rsidRPr="00C63571">
        <w:rPr>
          <w:rtl/>
        </w:rPr>
        <w:t>כשרה כ</w:t>
      </w:r>
      <w:r w:rsidR="00BF1CF6">
        <w:rPr>
          <w:rtl/>
        </w:rPr>
        <w:t>"</w:t>
      </w:r>
      <w:r>
        <w:rPr>
          <w:rFonts w:hint="cs"/>
          <w:rtl/>
        </w:rPr>
        <w:t>ש</w:t>
      </w:r>
      <w:r w:rsidRPr="00C63571">
        <w:rPr>
          <w:rtl/>
        </w:rPr>
        <w:t xml:space="preserve"> חדא, ואי א</w:t>
      </w:r>
      <w:r>
        <w:rPr>
          <w:rFonts w:hint="cs"/>
          <w:rtl/>
        </w:rPr>
        <w:t xml:space="preserve">"ל </w:t>
      </w:r>
      <w:r w:rsidRPr="00C63571">
        <w:rPr>
          <w:rtl/>
        </w:rPr>
        <w:t xml:space="preserve"> טרפה אכתי חדא מיבעיא </w:t>
      </w:r>
    </w:p>
    <w:p w14:paraId="766CC43B" w14:textId="77777777" w:rsidR="0046556D" w:rsidRDefault="00BD6C4F" w:rsidP="00BD6C4F">
      <w:pPr>
        <w:rPr>
          <w:rtl/>
        </w:rPr>
      </w:pPr>
      <w:r w:rsidRPr="00C63571">
        <w:rPr>
          <w:rtl/>
        </w:rPr>
        <w:t>סברי</w:t>
      </w:r>
      <w:r>
        <w:rPr>
          <w:rFonts w:hint="cs"/>
          <w:rtl/>
        </w:rPr>
        <w:t xml:space="preserve"> דא</w:t>
      </w:r>
      <w:r w:rsidR="00BF1CF6">
        <w:rPr>
          <w:rtl/>
        </w:rPr>
        <w:t>"</w:t>
      </w:r>
      <w:r>
        <w:rPr>
          <w:rFonts w:hint="cs"/>
          <w:rtl/>
        </w:rPr>
        <w:t>כ</w:t>
      </w:r>
      <w:r w:rsidRPr="00C63571">
        <w:rPr>
          <w:rtl/>
        </w:rPr>
        <w:t xml:space="preserve"> מירתח רתח: חדא - טרפה תרתי מיבעיא!</w:t>
      </w:r>
    </w:p>
    <w:p w14:paraId="45B0FD06" w14:textId="77777777" w:rsidR="0046556D" w:rsidRDefault="00BD6C4F" w:rsidP="00BD6C4F">
      <w:pPr>
        <w:rPr>
          <w:rtl/>
        </w:rPr>
      </w:pPr>
      <w:r>
        <w:rPr>
          <w:rtl/>
        </w:rPr>
        <w:t>והא</w:t>
      </w:r>
      <w:r w:rsidR="00767C59">
        <w:rPr>
          <w:rtl/>
        </w:rPr>
        <w:t xml:space="preserve"> </w:t>
      </w:r>
      <w:r>
        <w:rPr>
          <w:rtl/>
        </w:rPr>
        <w:t>אמרי ליה ולא רתח? כיון ד</w:t>
      </w:r>
      <w:r w:rsidRPr="00C63571">
        <w:rPr>
          <w:rtl/>
        </w:rPr>
        <w:t>אמר גיסטרא קאמריתו, היינו ריתחיה</w:t>
      </w:r>
    </w:p>
    <w:p w14:paraId="31E7B71B" w14:textId="77777777" w:rsidR="0046556D" w:rsidRDefault="0046556D" w:rsidP="00BD6C4F">
      <w:pPr>
        <w:rPr>
          <w:rtl/>
        </w:rPr>
      </w:pPr>
    </w:p>
    <w:p w14:paraId="21685E2D" w14:textId="77777777" w:rsidR="0046556D" w:rsidRDefault="00BD6C4F" w:rsidP="00BD6C4F">
      <w:pPr>
        <w:rPr>
          <w:rtl/>
        </w:rPr>
      </w:pPr>
      <w:r>
        <w:rPr>
          <w:rtl/>
        </w:rPr>
        <w:t xml:space="preserve">• </w:t>
      </w:r>
      <w:r>
        <w:rPr>
          <w:rStyle w:val="2fb"/>
          <w:rtl/>
          <w:rPrChange w:id="11351" w:author="מנוע אמוראים" w:date="2026-10-05T16:40:54Z">
            <w:rPr>
              <w:rtl/>
            </w:rPr>
          </w:rPrChange>
        </w:rPr>
        <w:t xml:space="preserve">אר</w:t>
      </w:r>
      <w:r>
        <w:rPr>
          <w:rStyle w:val="2fb"/>
          <w:rFonts w:hint="cs"/>
          <w:rtl/>
          <w:rPrChange w:id="11352" w:author="מנוע אמוראים" w:date="2026-10-05T16:40:54Z">
            <w:rPr>
              <w:rFonts w:hint="cs"/>
              <w:rtl/>
            </w:rPr>
          </w:rPrChange>
        </w:rPr>
        <w:t xml:space="preserve">ב</w:t>
      </w:r>
      <w:r>
        <w:rPr>
          <w:rStyle w:val="2fb"/>
          <w:rtl/>
          <w:rPrChange w:id="11353" w:author="מנוע אמוראים" w:date="2026-10-05T16:40:54Z">
            <w:rPr>
              <w:rtl/>
            </w:rPr>
          </w:rPrChange>
        </w:rPr>
        <w:t xml:space="preserve">"</w:t>
      </w:r>
      <w:r>
        <w:rPr>
          <w:rStyle w:val="2fb"/>
          <w:rFonts w:hint="cs"/>
          <w:rtl/>
          <w:rPrChange w:id="11354" w:author="מנוע אמוראים" w:date="2026-10-05T16:40:54Z">
            <w:rPr>
              <w:rFonts w:hint="cs"/>
              <w:rtl/>
            </w:rPr>
          </w:rPrChange>
        </w:rPr>
        <w:t xml:space="preserve">ש</w:t>
      </w:r>
      <w:r>
        <w:rPr>
          <w:rFonts w:hint="cs"/>
          <w:rtl/>
        </w:rPr>
        <w:t xml:space="preserve"> </w:t>
      </w:r>
      <w:r>
        <w:rPr>
          <w:rStyle w:val="2fb"/>
          <w:rFonts w:hint="cs"/>
          <w:rtl/>
          <w:rPrChange w:id="11355" w:author="מנוע אמוראים" w:date="2026-10-05T16:40:54Z">
            <w:rPr>
              <w:rFonts w:hint="cs"/>
              <w:rtl/>
            </w:rPr>
          </w:rPrChange>
        </w:rPr>
        <w:t xml:space="preserve">מר</w:t>
      </w:r>
      <w:r>
        <w:rPr>
          <w:rStyle w:val="2fb"/>
          <w:rtl/>
          <w:rPrChange w:id="11356" w:author="מנוע אמוראים" w:date="2026-10-05T16:40:54Z">
            <w:rPr>
              <w:rtl/>
            </w:rPr>
          </w:rPrChange>
        </w:rPr>
        <w:t xml:space="preserve">"</w:t>
      </w:r>
      <w:r>
        <w:rPr>
          <w:rStyle w:val="2fb"/>
          <w:rFonts w:hint="cs"/>
          <w:rtl/>
          <w:rPrChange w:id="11357" w:author="מנוע אמוראים" w:date="2026-10-05T16:40:54Z">
            <w:rPr>
              <w:rFonts w:hint="cs"/>
              <w:rtl/>
            </w:rPr>
          </w:rPrChange>
        </w:rPr>
        <w:t xml:space="preserve">מ</w:t>
      </w:r>
      <w:r w:rsidRPr="00C63571">
        <w:rPr>
          <w:rtl/>
        </w:rPr>
        <w:t xml:space="preserve"> </w:t>
      </w:r>
      <w:r>
        <w:rPr>
          <w:rFonts w:hint="cs"/>
          <w:rtl/>
        </w:rPr>
        <w:t>מ</w:t>
      </w:r>
      <w:r w:rsidRPr="00C63571">
        <w:rPr>
          <w:rtl/>
        </w:rPr>
        <w:t>שמואל: נעקרה צלע מעיקרה, וגולגולת שנחבסה ברובה, ובשר החופה את רוב הכרס ברובו - טרפה.</w:t>
      </w:r>
    </w:p>
    <w:p w14:paraId="3BF1B63F" w14:textId="77777777" w:rsidR="00BD6C4F" w:rsidRPr="003D23F5" w:rsidRDefault="00BD6C4F" w:rsidP="00F07436">
      <w:pPr>
        <w:pStyle w:val="afff3"/>
        <w:framePr w:wrap="around"/>
        <w:rPr>
          <w:rtl/>
        </w:rPr>
      </w:pPr>
      <w:r w:rsidRPr="003D23F5">
        <w:rPr>
          <w:rFonts w:hint="cs"/>
          <w:rtl/>
        </w:rPr>
        <w:t xml:space="preserve">נב: </w:t>
      </w:r>
    </w:p>
    <w:p w14:paraId="42E956D1" w14:textId="77777777" w:rsidR="0046556D" w:rsidRDefault="00BD6C4F" w:rsidP="00BD6C4F">
      <w:pPr>
        <w:rPr>
          <w:rtl/>
        </w:rPr>
      </w:pPr>
      <w:r w:rsidRPr="00C63571">
        <w:rPr>
          <w:rtl/>
        </w:rPr>
        <w:t>נעקרה צלע מעיקרה - טרפה ורמינהו  כמה חסרון בשדרה - בית שמאי אומרים: שתי חוליות.</w:t>
      </w:r>
    </w:p>
    <w:p w14:paraId="0CB47828" w14:textId="77777777" w:rsidR="0046556D" w:rsidRDefault="00BD6C4F" w:rsidP="00BD6C4F">
      <w:pPr>
        <w:rPr>
          <w:rtl/>
        </w:rPr>
      </w:pPr>
      <w:r w:rsidRPr="00C63571">
        <w:rPr>
          <w:rtl/>
        </w:rPr>
        <w:t>ובית הלל אומרים: חוליא אחת.</w:t>
      </w:r>
    </w:p>
    <w:p w14:paraId="02723D0C" w14:textId="77777777" w:rsidR="0046556D" w:rsidRDefault="00BD6C4F" w:rsidP="00BD6C4F">
      <w:pPr>
        <w:rPr>
          <w:rtl/>
        </w:rPr>
      </w:pPr>
      <w:r>
        <w:rPr>
          <w:rStyle w:val="2fb"/>
          <w:rtl/>
          <w:rPrChange w:id="11358" w:author="מנוע אמוראים" w:date="2026-10-05T16:40:54Z">
            <w:rPr>
              <w:rtl/>
            </w:rPr>
          </w:rPrChange>
        </w:rPr>
        <w:t xml:space="preserve">וא</w:t>
      </w:r>
      <w:r>
        <w:rPr>
          <w:rStyle w:val="2fb"/>
          <w:rtl/>
          <w:rPrChange w:id="11359" w:author="מנוע אמוראים" w:date="2026-10-05T16:40:54Z">
            <w:rPr>
              <w:rtl/>
            </w:rPr>
          </w:rPrChange>
        </w:rPr>
        <w:t xml:space="preserve">ריא"ש</w:t>
      </w:r>
      <w:r w:rsidRPr="00C63571">
        <w:rPr>
          <w:rtl/>
        </w:rPr>
        <w:t>: וכן לטרפה!</w:t>
      </w:r>
      <w:r>
        <w:rPr>
          <w:rFonts w:hint="cs"/>
          <w:rtl/>
        </w:rPr>
        <w:t xml:space="preserve"> </w:t>
      </w:r>
      <w:r w:rsidRPr="00C63571">
        <w:rPr>
          <w:rtl/>
        </w:rPr>
        <w:t>הכא - צלע בלא חוליא, התם חוליא בלא צלע.</w:t>
      </w:r>
    </w:p>
    <w:p w14:paraId="739CB6C5" w14:textId="77777777" w:rsidR="0046556D" w:rsidRDefault="00BD6C4F" w:rsidP="00BD6C4F">
      <w:pPr>
        <w:rPr>
          <w:rtl/>
        </w:rPr>
      </w:pPr>
      <w:r w:rsidRPr="00C63571">
        <w:rPr>
          <w:rtl/>
        </w:rPr>
        <w:t xml:space="preserve">צלע בלא חוליא </w:t>
      </w:r>
      <w:r>
        <w:rPr>
          <w:rFonts w:hint="cs"/>
          <w:rtl/>
        </w:rPr>
        <w:t>מ</w:t>
      </w:r>
      <w:r w:rsidRPr="00C63571">
        <w:rPr>
          <w:rtl/>
        </w:rPr>
        <w:t>שכח</w:t>
      </w:r>
      <w:r w:rsidR="00BF1CF6">
        <w:rPr>
          <w:rtl/>
        </w:rPr>
        <w:t>"</w:t>
      </w:r>
      <w:r>
        <w:rPr>
          <w:rFonts w:hint="cs"/>
          <w:rtl/>
        </w:rPr>
        <w:t>ל,</w:t>
      </w:r>
      <w:r w:rsidRPr="00C63571">
        <w:rPr>
          <w:rtl/>
        </w:rPr>
        <w:t xml:space="preserve"> אלא חוליא בלא צלע, </w:t>
      </w:r>
      <w:r>
        <w:rPr>
          <w:rFonts w:hint="cs"/>
          <w:rtl/>
        </w:rPr>
        <w:t>משכח</w:t>
      </w:r>
      <w:r w:rsidR="00BF1CF6">
        <w:rPr>
          <w:rtl/>
        </w:rPr>
        <w:t>"</w:t>
      </w:r>
      <w:r>
        <w:rPr>
          <w:rFonts w:hint="cs"/>
          <w:rtl/>
        </w:rPr>
        <w:t xml:space="preserve">ל רק </w:t>
      </w:r>
      <w:r w:rsidRPr="00C63571">
        <w:rPr>
          <w:rtl/>
        </w:rPr>
        <w:t>בשילהי כפלי</w:t>
      </w:r>
      <w:r>
        <w:rPr>
          <w:rFonts w:hint="cs"/>
          <w:rtl/>
        </w:rPr>
        <w:t>[שיש שם חוליות]</w:t>
      </w:r>
    </w:p>
    <w:p w14:paraId="5E1C935C" w14:textId="77777777" w:rsidR="0046556D" w:rsidRDefault="0046556D" w:rsidP="00BD6C4F">
      <w:pPr>
        <w:rPr>
          <w:rtl/>
        </w:rPr>
      </w:pPr>
    </w:p>
    <w:p w14:paraId="094E21A4" w14:textId="77777777" w:rsidR="0046556D" w:rsidRDefault="00BD6C4F" w:rsidP="00BD6C4F">
      <w:pPr>
        <w:rPr>
          <w:rtl/>
        </w:rPr>
      </w:pPr>
      <w:r w:rsidRPr="00C63571">
        <w:rPr>
          <w:rtl/>
        </w:rPr>
        <w:t>• מתקיף רב אושעיא: ולתנייה גבי קולי בית שמאי וחומרי בית הלל!</w:t>
      </w:r>
    </w:p>
    <w:p w14:paraId="156D55AA" w14:textId="77777777" w:rsidR="0046556D" w:rsidRDefault="00BD6C4F" w:rsidP="00BD6C4F">
      <w:pPr>
        <w:rPr>
          <w:rtl/>
        </w:rPr>
      </w:pPr>
      <w:r w:rsidRPr="00C63571">
        <w:rPr>
          <w:rtl/>
        </w:rPr>
        <w:lastRenderedPageBreak/>
        <w:t>א"ל רב: כי איתשיל - לענין טומאה איתשיל, דהוו להו בית שמאי לחומרא.</w:t>
      </w:r>
    </w:p>
    <w:p w14:paraId="1E7C205E" w14:textId="77777777" w:rsidR="0046556D" w:rsidRDefault="00BD6C4F" w:rsidP="00BD6C4F">
      <w:pPr>
        <w:rPr>
          <w:rtl/>
        </w:rPr>
      </w:pPr>
      <w:r w:rsidRPr="00127B77">
        <w:rPr>
          <w:b/>
          <w:bCs/>
          <w:rtl/>
        </w:rPr>
        <w:t>וגולגולת שנחבסה ברובה</w:t>
      </w:r>
      <w:r w:rsidRPr="00C63571">
        <w:rPr>
          <w:rtl/>
        </w:rPr>
        <w:t xml:space="preserve">: </w:t>
      </w:r>
      <w:r w:rsidRPr="00021B65">
        <w:rPr>
          <w:b/>
          <w:bCs/>
          <w:rtl/>
        </w:rPr>
        <w:t>ב</w:t>
      </w:r>
      <w:r>
        <w:rPr>
          <w:b/>
          <w:bCs/>
          <w:rtl/>
          <w14:textOutline w14:w="3175" w14:cap="rnd" w14:cmpd="sng" w14:algn="ctr">
            <w14:solidFill>
              <w14:schemeClr w14:val="tx1"/>
            </w14:solidFill>
            <w14:prstDash w14:val="solid"/>
            <w14:bevel/>
          </w14:textOutline>
        </w:rPr>
        <w:t xml:space="preserve">עי </w:t>
      </w:r>
      <w:r>
        <w:rPr>
          <w:rStyle w:val="2fb"/>
          <w:b/>
          <w:bCs/>
          <w:rtl/>
          <w14:textOutline w14:w="3175" w14:cap="rnd" w14:cmpd="sng" w14:algn="ctr">
            <w14:solidFill>
              <w14:schemeClr w14:val="tx1"/>
            </w14:solidFill>
            <w14:prstDash w14:val="solid"/>
            <w14:bevel/>
          </w14:textOutline>
          <w:rPrChange w:id="11360" w:author="מנוע אמוראים" w:date="2026-10-05T16:40:54Z">
            <w:rPr>
              <w:b/>
              <w:bCs/>
              <w:rtl/>
              <w14:textOutline w14:w="3175" w14:cap="rnd" w14:cmpd="sng" w14:algn="ctr">
                <w14:solidFill>
                  <w14:schemeClr w14:val="tx1"/>
                </w14:solidFill>
                <w14:prstDash w14:val="solid"/>
                <w14:bevel/>
              </w14:textOutline>
            </w:rPr>
          </w:rPrChange>
        </w:rPr>
        <w:t xml:space="preserve">רי"ר</w:t>
      </w:r>
      <w:r w:rsidRPr="00021B65">
        <w:rPr>
          <w:b/>
          <w:bCs/>
          <w:rtl/>
        </w:rPr>
        <w:t xml:space="preserve"> </w:t>
      </w:r>
      <w:r w:rsidRPr="00C63571">
        <w:rPr>
          <w:rtl/>
        </w:rPr>
        <w:t xml:space="preserve">רוב גובהה או רוב היקיפה </w:t>
      </w:r>
      <w:r w:rsidRPr="002513D6">
        <w:rPr>
          <w:b/>
          <w:bCs/>
          <w:rtl/>
        </w:rPr>
        <w:t>תיקו</w:t>
      </w:r>
      <w:r w:rsidRPr="00C63571">
        <w:rPr>
          <w:rtl/>
        </w:rPr>
        <w:t>: ובשר החופה רוב הכרס ברובו.</w:t>
      </w:r>
    </w:p>
    <w:p w14:paraId="1AF2862D" w14:textId="77777777" w:rsidR="0046556D" w:rsidRDefault="0046556D" w:rsidP="00BD6C4F">
      <w:pPr>
        <w:rPr>
          <w:rtl/>
        </w:rPr>
      </w:pPr>
    </w:p>
    <w:p w14:paraId="65121F86" w14:textId="77777777" w:rsidR="0046556D" w:rsidRDefault="00BD6C4F" w:rsidP="00BD6C4F">
      <w:pPr>
        <w:rPr>
          <w:rtl/>
        </w:rPr>
      </w:pPr>
      <w:r w:rsidRPr="006A2A4A">
        <w:rPr>
          <w:b/>
          <w:bCs/>
          <w:rtl/>
        </w:rPr>
        <w:t>• בעי רב אשי</w:t>
      </w:r>
      <w:r w:rsidRPr="00C63571">
        <w:rPr>
          <w:rtl/>
        </w:rPr>
        <w:t xml:space="preserve">: ברוב קרוע, או ברוב נטול? תפשוט מדתנן, כרס הפנימית שניקבה, או שנקרע רוב החיצונה, </w:t>
      </w:r>
    </w:p>
    <w:p w14:paraId="035033D8" w14:textId="77777777" w:rsidR="0046556D" w:rsidRDefault="00BD6C4F" w:rsidP="00BD6C4F">
      <w:pPr>
        <w:rPr>
          <w:rtl/>
        </w:rPr>
      </w:pPr>
      <w:r>
        <w:rPr>
          <w:rtl/>
        </w:rPr>
        <w:t xml:space="preserve">ואמרי במערבא </w:t>
      </w:r>
      <w:r>
        <w:rPr>
          <w:rStyle w:val="2fb"/>
          <w:rtl/>
          <w:rPrChange w:id="11361" w:author="מנוע אמוראים" w:date="2026-10-05T16:40:54Z">
            <w:rPr>
              <w:rtl/>
            </w:rPr>
          </w:rPrChange>
        </w:rPr>
        <w:t xml:space="preserve">מדר</w:t>
      </w:r>
      <w:r>
        <w:rPr>
          <w:rStyle w:val="2fb"/>
          <w:rFonts w:hint="cs"/>
          <w:rtl/>
          <w:rPrChange w:id="11362" w:author="מנוע אמוראים" w:date="2026-10-05T16:40:54Z">
            <w:rPr>
              <w:rFonts w:hint="cs"/>
              <w:rtl/>
            </w:rPr>
          </w:rPrChange>
        </w:rPr>
        <w:t xml:space="preserve">יב</w:t>
      </w:r>
      <w:r>
        <w:rPr>
          <w:rStyle w:val="2fb"/>
          <w:rtl/>
          <w:rPrChange w:id="11363" w:author="מנוע אמוראים" w:date="2026-10-05T16:40:54Z">
            <w:rPr>
              <w:rtl/>
            </w:rPr>
          </w:rPrChange>
        </w:rPr>
        <w:t xml:space="preserve">"</w:t>
      </w:r>
      <w:r>
        <w:rPr>
          <w:rStyle w:val="2fb"/>
          <w:rFonts w:hint="cs"/>
          <w:rtl/>
          <w:rPrChange w:id="11364" w:author="מנוע אמוראים" w:date="2026-10-05T16:40:54Z">
            <w:rPr>
              <w:rFonts w:hint="cs"/>
              <w:rtl/>
            </w:rPr>
          </w:rPrChange>
        </w:rPr>
        <w:t xml:space="preserve">ח</w:t>
      </w:r>
      <w:r>
        <w:rPr>
          <w:rFonts w:hint="cs"/>
          <w:rtl/>
        </w:rPr>
        <w:t xml:space="preserve"> </w:t>
      </w:r>
      <w:r w:rsidRPr="00C63571">
        <w:rPr>
          <w:rtl/>
        </w:rPr>
        <w:t>כל הכרס כולו זו היא כרס הפנימי</w:t>
      </w:r>
      <w:r>
        <w:rPr>
          <w:rFonts w:hint="cs"/>
          <w:rtl/>
        </w:rPr>
        <w:t>,</w:t>
      </w:r>
      <w:r w:rsidRPr="00C63571">
        <w:rPr>
          <w:rtl/>
        </w:rPr>
        <w:t xml:space="preserve"> כרס החיצונה</w:t>
      </w:r>
      <w:r>
        <w:rPr>
          <w:rFonts w:hint="cs"/>
          <w:rtl/>
        </w:rPr>
        <w:t>-</w:t>
      </w:r>
      <w:r w:rsidRPr="00C63571">
        <w:rPr>
          <w:rtl/>
        </w:rPr>
        <w:t xml:space="preserve"> </w:t>
      </w:r>
      <w:r>
        <w:rPr>
          <w:rFonts w:hint="cs"/>
          <w:rtl/>
        </w:rPr>
        <w:t>ב</w:t>
      </w:r>
      <w:r w:rsidRPr="00C63571">
        <w:rPr>
          <w:rtl/>
        </w:rPr>
        <w:t>שר החופה את רוב הכרס!</w:t>
      </w:r>
    </w:p>
    <w:p w14:paraId="36E1A8FB" w14:textId="77777777" w:rsidR="0046556D" w:rsidRDefault="00BD6C4F" w:rsidP="00BD6C4F">
      <w:pPr>
        <w:rPr>
          <w:rtl/>
        </w:rPr>
      </w:pPr>
      <w:r w:rsidRPr="00C63571">
        <w:rPr>
          <w:rtl/>
        </w:rPr>
        <w:t xml:space="preserve">מידי הוא טעמא אלא לשמואל - האמר </w:t>
      </w:r>
      <w:r>
        <w:rPr>
          <w:rStyle w:val="2fb"/>
          <w:rFonts w:hint="cs"/>
          <w:rtl/>
          <w:rPrChange w:id="11365" w:author="מנוע אמוראים" w:date="2026-10-05T16:40:54Z">
            <w:rPr>
              <w:rFonts w:hint="cs"/>
              <w:rtl/>
            </w:rPr>
          </w:rPrChange>
        </w:rPr>
        <w:t xml:space="preserve">ריב</w:t>
      </w:r>
      <w:r>
        <w:rPr>
          <w:rStyle w:val="2fb"/>
          <w:rtl/>
          <w:rPrChange w:id="11366" w:author="מנוע אמוראים" w:date="2026-10-05T16:40:54Z">
            <w:rPr>
              <w:rtl/>
            </w:rPr>
          </w:rPrChange>
        </w:rPr>
        <w:t xml:space="preserve">"</w:t>
      </w:r>
      <w:r>
        <w:rPr>
          <w:rStyle w:val="2fb"/>
          <w:rFonts w:hint="cs"/>
          <w:rtl/>
          <w:rPrChange w:id="11367" w:author="מנוע אמוראים" w:date="2026-10-05T16:40:54Z">
            <w:rPr>
              <w:rFonts w:hint="cs"/>
              <w:rtl/>
            </w:rPr>
          </w:rPrChange>
        </w:rPr>
        <w:t xml:space="preserve">נ</w:t>
      </w:r>
      <w:r w:rsidRPr="00C63571">
        <w:rPr>
          <w:rtl/>
        </w:rPr>
        <w:t xml:space="preserve"> </w:t>
      </w:r>
      <w:r>
        <w:rPr>
          <w:rFonts w:hint="cs"/>
          <w:rtl/>
        </w:rPr>
        <w:t>מ</w:t>
      </w:r>
      <w:r w:rsidRPr="00C63571">
        <w:rPr>
          <w:rtl/>
        </w:rPr>
        <w:t>שמואל מקום שאין בו מילת!</w:t>
      </w:r>
    </w:p>
    <w:p w14:paraId="0A1C71EB" w14:textId="77777777" w:rsidR="0046556D" w:rsidRDefault="00BD6C4F" w:rsidP="00BD6C4F">
      <w:pPr>
        <w:pStyle w:val="afffff8"/>
        <w:jc w:val="center"/>
        <w:rPr>
          <w:rtl/>
        </w:rPr>
        <w:pPrChange w:id="90015" w:author="קלוד" w:date="2026-10-08T12:07:40Z">
          <w:pPr>
            <w:jc w:val="center"/>
          </w:pPr>
        </w:pPrChange>
      </w:pPr>
      <w:del w:id="90013" w:author="קלוד" w:date="2026-10-08T12:07:40Z">
        <w:r>
          <w:rPr>
            <w:rFonts w:ascii="BA חניכי הישיבות" w:hAnsi="BA חניכי הישיבות" w:cs="BA חניכי הישיבות"/>
            <w:rtl/>
          </w:rPr>
          <w:delText xml:space="preserve">׻</w:delText>
        </w:r>
      </w:del>
      <w:ins w:id="90014" w:author="קלוד" w:date="2026-10-08T12:07:40Z">
        <w:r>
          <w:rPr>
            <w:color w:val="7B3F00"/>
          </w:rPr>
          <w:t xml:space="preserve">ודרוסת הזאב</w:t>
        </w:r>
      </w:ins>
    </w:p>
    <w:p w14:paraId="004AE87E" w14:textId="77777777" w:rsidR="0046556D" w:rsidRDefault="00BD6C4F" w:rsidP="00BD6C4F">
      <w:pPr>
        <w:rPr>
          <w:b/>
          <w:bCs/>
          <w:rtl/>
        </w:rPr>
      </w:pPr>
      <w:r w:rsidRPr="00334FC3">
        <w:rPr>
          <w:b/>
          <w:bCs/>
          <w:rtl/>
        </w:rPr>
        <w:t>ודרוסת הזאב.</w:t>
      </w:r>
    </w:p>
    <w:p w14:paraId="54C5CC04" w14:textId="77777777" w:rsidR="0046556D" w:rsidRDefault="00BD6C4F" w:rsidP="00BD6C4F">
      <w:pPr>
        <w:rPr>
          <w:rtl/>
        </w:rPr>
      </w:pPr>
      <w:r>
        <w:rPr>
          <w:rStyle w:val="2fb"/>
          <w:rFonts w:hint="cs"/>
          <w:rtl/>
          <w:rPrChange w:id="11368" w:author="מנוע אמוראים" w:date="2026-10-05T16:40:54Z">
            <w:rPr>
              <w:rFonts w:hint="cs"/>
              <w:rtl/>
            </w:rPr>
          </w:rPrChange>
        </w:rPr>
        <w:t xml:space="preserve">אריא</w:t>
      </w:r>
      <w:r>
        <w:rPr>
          <w:rStyle w:val="2fb"/>
          <w:rtl/>
          <w:rPrChange w:id="11369" w:author="מנוע אמוראים" w:date="2026-10-05T16:40:54Z">
            <w:rPr>
              <w:rtl/>
            </w:rPr>
          </w:rPrChange>
        </w:rPr>
        <w:t xml:space="preserve">"</w:t>
      </w:r>
      <w:r>
        <w:rPr>
          <w:rStyle w:val="2fb"/>
          <w:rFonts w:hint="cs"/>
          <w:rtl/>
          <w:rPrChange w:id="11370" w:author="מנוע אמוראים" w:date="2026-10-05T16:40:54Z">
            <w:rPr>
              <w:rFonts w:hint="cs"/>
              <w:rtl/>
            </w:rPr>
          </w:rPrChange>
        </w:rPr>
        <w:t xml:space="preserve">ר</w:t>
      </w:r>
      <w:r w:rsidRPr="00C63571">
        <w:rPr>
          <w:rtl/>
        </w:rPr>
        <w:t>: בבהמה - מן הזאב ולמעלה, ובעופות - מן הנץ ולמעלה.</w:t>
      </w:r>
    </w:p>
    <w:p w14:paraId="43308FAB" w14:textId="77777777" w:rsidR="0046556D" w:rsidRDefault="00BD6C4F" w:rsidP="00BD6C4F">
      <w:pPr>
        <w:rPr>
          <w:rtl/>
        </w:rPr>
      </w:pPr>
      <w:r>
        <w:rPr>
          <w:rFonts w:hint="cs"/>
          <w:rtl/>
        </w:rPr>
        <w:t xml:space="preserve">לאו </w:t>
      </w:r>
      <w:r w:rsidRPr="00C63571">
        <w:rPr>
          <w:rtl/>
        </w:rPr>
        <w:t xml:space="preserve">למעוטי חתול, </w:t>
      </w:r>
      <w:r>
        <w:rPr>
          <w:rFonts w:hint="cs"/>
          <w:rtl/>
        </w:rPr>
        <w:t>ד</w:t>
      </w:r>
      <w:r w:rsidRPr="00C63571">
        <w:rPr>
          <w:rtl/>
        </w:rPr>
        <w:t>תנינא ודרוסת הזאב!</w:t>
      </w:r>
    </w:p>
    <w:p w14:paraId="39046FA9" w14:textId="77777777" w:rsidR="0046556D" w:rsidRDefault="00BD6C4F" w:rsidP="00BD6C4F">
      <w:pPr>
        <w:rPr>
          <w:rtl/>
        </w:rPr>
      </w:pPr>
      <w:r w:rsidRPr="00C63571">
        <w:rPr>
          <w:rtl/>
        </w:rPr>
        <w:t>ו</w:t>
      </w:r>
      <w:r>
        <w:rPr>
          <w:rFonts w:hint="cs"/>
          <w:rtl/>
        </w:rPr>
        <w:t xml:space="preserve">לאו לאשמעי' </w:t>
      </w:r>
      <w:r w:rsidRPr="00C63571">
        <w:rPr>
          <w:rtl/>
        </w:rPr>
        <w:t xml:space="preserve">דזאב בגסה נמי דריס, </w:t>
      </w:r>
      <w:r>
        <w:rPr>
          <w:rFonts w:hint="cs"/>
          <w:rtl/>
        </w:rPr>
        <w:t xml:space="preserve">דהא תנן </w:t>
      </w:r>
      <w:r>
        <w:rPr>
          <w:rStyle w:val="2fb"/>
          <w:rFonts w:hint="cs"/>
          <w:rtl/>
          <w:rPrChange w:id="11371" w:author="מנוע אמוראים" w:date="2026-10-05T16:40:54Z">
            <w:rPr>
              <w:rFonts w:hint="cs"/>
              <w:rtl/>
            </w:rPr>
          </w:rPrChange>
        </w:rPr>
        <w:t xml:space="preserve">מר</w:t>
      </w:r>
      <w:r>
        <w:rPr>
          <w:rStyle w:val="2fb"/>
          <w:rtl/>
          <w:rPrChange w:id="11372" w:author="מנוע אמוראים" w:date="2026-10-05T16:40:54Z">
            <w:rPr>
              <w:rtl/>
            </w:rPr>
          </w:rPrChange>
        </w:rPr>
        <w:t xml:space="preserve">"</w:t>
      </w:r>
      <w:r>
        <w:rPr>
          <w:rStyle w:val="2fb"/>
          <w:rFonts w:hint="cs"/>
          <w:rtl/>
          <w:rPrChange w:id="11373" w:author="מנוע אמוראים" w:date="2026-10-05T16:40:54Z">
            <w:rPr>
              <w:rFonts w:hint="cs"/>
              <w:rtl/>
            </w:rPr>
          </w:rPrChange>
        </w:rPr>
        <w:t xml:space="preserve">י</w:t>
      </w:r>
      <w:r w:rsidRPr="00C63571">
        <w:rPr>
          <w:rtl/>
        </w:rPr>
        <w:t>: דרוסת הזאב - בדקה, ודרוסת ארי - בגסה.</w:t>
      </w:r>
    </w:p>
    <w:p w14:paraId="7A3C6661" w14:textId="77777777" w:rsidR="0046556D" w:rsidRDefault="00BD6C4F" w:rsidP="00BD6C4F">
      <w:pPr>
        <w:rPr>
          <w:rtl/>
        </w:rPr>
      </w:pPr>
      <w:r>
        <w:rPr>
          <w:rFonts w:hint="cs"/>
          <w:rtl/>
        </w:rPr>
        <w:t xml:space="preserve">ולאו </w:t>
      </w:r>
      <w:r>
        <w:rPr>
          <w:rStyle w:val="2fb"/>
          <w:rFonts w:hint="cs"/>
          <w:rtl/>
          <w:rPrChange w:id="11374" w:author="מנוע אמוראים" w:date="2026-10-05T16:40:54Z">
            <w:rPr>
              <w:rFonts w:hint="cs"/>
              <w:rtl/>
            </w:rPr>
          </w:rPrChange>
        </w:rPr>
        <w:t xml:space="preserve">דר</w:t>
      </w:r>
      <w:r>
        <w:rPr>
          <w:rStyle w:val="2fb"/>
          <w:rtl/>
          <w:rPrChange w:id="11375" w:author="מנוע אמוראים" w:date="2026-10-05T16:40:54Z">
            <w:rPr>
              <w:rtl/>
            </w:rPr>
          </w:rPrChange>
        </w:rPr>
        <w:t xml:space="preserve">"</w:t>
      </w:r>
      <w:r>
        <w:rPr>
          <w:rStyle w:val="2fb"/>
          <w:rFonts w:hint="cs"/>
          <w:rtl/>
          <w:rPrChange w:id="11376" w:author="מנוע אמוראים" w:date="2026-10-05T16:40:54Z">
            <w:rPr>
              <w:rFonts w:hint="cs"/>
              <w:rtl/>
            </w:rPr>
          </w:rPrChange>
        </w:rPr>
        <w:t xml:space="preserve">י</w:t>
      </w:r>
      <w:r>
        <w:rPr>
          <w:rFonts w:hint="cs"/>
          <w:rtl/>
        </w:rPr>
        <w:t xml:space="preserve"> פליג דהא </w:t>
      </w:r>
      <w:r>
        <w:rPr>
          <w:rStyle w:val="2fb"/>
          <w:rFonts w:hint="cs"/>
          <w:rtl/>
          <w:rPrChange w:id="11377" w:author="מנוע אמוראים" w:date="2026-10-05T16:40:54Z">
            <w:rPr>
              <w:rFonts w:hint="cs"/>
              <w:rtl/>
            </w:rPr>
          </w:rPrChange>
        </w:rPr>
        <w:t xml:space="preserve">אר</w:t>
      </w:r>
      <w:r>
        <w:rPr>
          <w:rStyle w:val="2fb"/>
          <w:rtl/>
          <w:rPrChange w:id="11378" w:author="מנוע אמוראים" w:date="2026-10-05T16:40:54Z">
            <w:rPr>
              <w:rtl/>
            </w:rPr>
          </w:rPrChange>
        </w:rPr>
        <w:t xml:space="preserve">"</w:t>
      </w:r>
      <w:r>
        <w:rPr>
          <w:rStyle w:val="2fb"/>
          <w:rFonts w:hint="cs"/>
          <w:rtl/>
          <w:rPrChange w:id="11379" w:author="מנוע אמוראים" w:date="2026-10-05T16:40:54Z">
            <w:rPr>
              <w:rFonts w:hint="cs"/>
              <w:rtl/>
            </w:rPr>
          </w:rPrChange>
        </w:rPr>
        <w:t xml:space="preserve">א</w:t>
      </w:r>
      <w:r w:rsidRPr="00C63571">
        <w:rPr>
          <w:rtl/>
        </w:rPr>
        <w:t>: לא בא רבי יהודה אלא לפרש דברי חכמים!</w:t>
      </w:r>
    </w:p>
    <w:p w14:paraId="7A309C15" w14:textId="77777777" w:rsidR="0046556D" w:rsidRDefault="00BD6C4F" w:rsidP="00BD6C4F">
      <w:pPr>
        <w:rPr>
          <w:b/>
          <w:bCs/>
          <w:rtl/>
        </w:rPr>
      </w:pPr>
      <w:r w:rsidRPr="00C63571">
        <w:rPr>
          <w:rtl/>
        </w:rPr>
        <w:t>גברא אגברא</w:t>
      </w:r>
      <w:r w:rsidR="00767C59">
        <w:rPr>
          <w:rtl/>
        </w:rPr>
        <w:t xml:space="preserve"> </w:t>
      </w:r>
      <w:r w:rsidRPr="00C63571">
        <w:rPr>
          <w:rtl/>
        </w:rPr>
        <w:t xml:space="preserve">רמית? </w:t>
      </w:r>
    </w:p>
    <w:p w14:paraId="35E0D3C8" w14:textId="77777777" w:rsidR="0046556D" w:rsidRDefault="00BD6C4F" w:rsidP="00BD6C4F">
      <w:pPr>
        <w:rPr>
          <w:rtl/>
        </w:rPr>
      </w:pPr>
      <w:r w:rsidRPr="00050A6C">
        <w:rPr>
          <w:b/>
          <w:bCs/>
          <w:rtl/>
        </w:rPr>
        <w:t>אב"א</w:t>
      </w:r>
      <w:r w:rsidRPr="00C63571">
        <w:rPr>
          <w:rtl/>
        </w:rPr>
        <w:t xml:space="preserve">: לעולם - למעוטי חתול, </w:t>
      </w:r>
      <w:r>
        <w:rPr>
          <w:rFonts w:hint="cs"/>
          <w:rtl/>
        </w:rPr>
        <w:t>וס</w:t>
      </w:r>
      <w:r w:rsidR="00BF1CF6">
        <w:rPr>
          <w:rtl/>
        </w:rPr>
        <w:t>"</w:t>
      </w:r>
      <w:r>
        <w:rPr>
          <w:rFonts w:hint="cs"/>
          <w:rtl/>
        </w:rPr>
        <w:t>ד דאורחא דמלתא קתני קמ</w:t>
      </w:r>
      <w:r w:rsidR="00BF1CF6">
        <w:rPr>
          <w:rtl/>
        </w:rPr>
        <w:t>"</w:t>
      </w:r>
      <w:r>
        <w:rPr>
          <w:rFonts w:hint="cs"/>
          <w:rtl/>
        </w:rPr>
        <w:t xml:space="preserve">ל </w:t>
      </w:r>
    </w:p>
    <w:p w14:paraId="0D2966C4" w14:textId="77777777" w:rsidR="0046556D" w:rsidRDefault="00BD6C4F" w:rsidP="00BD6C4F">
      <w:pPr>
        <w:rPr>
          <w:rtl/>
        </w:rPr>
      </w:pPr>
      <w:r w:rsidRPr="00C63571">
        <w:rPr>
          <w:rtl/>
        </w:rPr>
        <w:t xml:space="preserve">• </w:t>
      </w:r>
      <w:r>
        <w:rPr>
          <w:rStyle w:val="2fb"/>
          <w:rFonts w:hint="cs"/>
          <w:b/>
          <w:bCs/>
          <w:rtl/>
          <w:rPrChange w:id="11380" w:author="מנוע אמוראים" w:date="2026-10-05T16:40:54Z">
            <w:rPr>
              <w:rFonts w:hint="cs"/>
              <w:b/>
              <w:bCs/>
              <w:rtl/>
            </w:rPr>
          </w:rPrChange>
        </w:rPr>
        <w:t xml:space="preserve">ר</w:t>
      </w:r>
      <w:r>
        <w:rPr>
          <w:rStyle w:val="2fb"/>
          <w:b/>
          <w:bCs/>
          <w:rtl/>
          <w:rPrChange w:id="11381" w:author="מנוע אמוראים" w:date="2026-10-05T16:40:54Z">
            <w:rPr>
              <w:b/>
              <w:bCs/>
              <w:rtl/>
            </w:rPr>
          </w:rPrChange>
        </w:rPr>
        <w:t xml:space="preserve">"</w:t>
      </w:r>
      <w:r>
        <w:rPr>
          <w:rStyle w:val="2fb"/>
          <w:rFonts w:hint="cs"/>
          <w:b/>
          <w:bCs/>
          <w:rtl/>
          <w:rPrChange w:id="11382" w:author="מנוע אמוראים" w:date="2026-10-05T16:40:54Z">
            <w:rPr>
              <w:rFonts w:hint="cs"/>
              <w:b/>
              <w:bCs/>
              <w:rtl/>
            </w:rPr>
          </w:rPrChange>
        </w:rPr>
        <w:t xml:space="preserve">ע</w:t>
      </w:r>
      <w:r>
        <w:rPr>
          <w:rFonts w:hint="cs"/>
          <w:b/>
          <w:bCs/>
          <w:rtl/>
        </w:rPr>
        <w:t xml:space="preserve"> </w:t>
      </w:r>
      <w:r>
        <w:rPr>
          <w:rStyle w:val="2fb"/>
          <w:rFonts w:hint="cs"/>
          <w:b/>
          <w:bCs/>
          <w:rtl/>
          <w:rPrChange w:id="11383" w:author="מנוע אמוראים" w:date="2026-10-05T16:40:54Z">
            <w:rPr>
              <w:rFonts w:hint="cs"/>
              <w:b/>
              <w:bCs/>
              <w:rtl/>
            </w:rPr>
          </w:rPrChange>
        </w:rPr>
        <w:t xml:space="preserve">מר</w:t>
      </w:r>
      <w:r>
        <w:rPr>
          <w:rStyle w:val="2fb"/>
          <w:b/>
          <w:bCs/>
          <w:rtl/>
          <w:rPrChange w:id="11384" w:author="מנוע אמוראים" w:date="2026-10-05T16:40:54Z">
            <w:rPr>
              <w:b/>
              <w:bCs/>
              <w:rtl/>
            </w:rPr>
          </w:rPrChange>
        </w:rPr>
        <w:t xml:space="preserve">"</w:t>
      </w:r>
      <w:r>
        <w:rPr>
          <w:rStyle w:val="2fb"/>
          <w:rFonts w:hint="cs"/>
          <w:b/>
          <w:bCs/>
          <w:rtl/>
          <w:rPrChange w:id="11385" w:author="מנוע אמוראים" w:date="2026-10-05T16:40:54Z">
            <w:rPr>
              <w:rFonts w:hint="cs"/>
              <w:b/>
              <w:bCs/>
              <w:rtl/>
            </w:rPr>
          </w:rPrChange>
        </w:rPr>
        <w:t xml:space="preserve">ח</w:t>
      </w:r>
      <w:r w:rsidRPr="00C63571">
        <w:rPr>
          <w:rtl/>
        </w:rPr>
        <w:t>: דרוסת חתול ונמייה - בגדיים וטלאים, דרוסת חולדה - בעופות.</w:t>
      </w:r>
    </w:p>
    <w:p w14:paraId="08582F25" w14:textId="77777777" w:rsidR="0046556D" w:rsidRDefault="00BD6C4F" w:rsidP="00BD6C4F">
      <w:pPr>
        <w:rPr>
          <w:rtl/>
        </w:rPr>
      </w:pPr>
      <w:r w:rsidRPr="00C63571">
        <w:rPr>
          <w:rtl/>
        </w:rPr>
        <w:t>מיתיבי: דרוסת חתול, נץ ונמייה - עד שתינקב לחלל: אבל דרוסה לית להו!</w:t>
      </w:r>
    </w:p>
    <w:p w14:paraId="3A154BEC" w14:textId="77777777" w:rsidR="0046556D" w:rsidRDefault="00BD6C4F" w:rsidP="00BD6C4F">
      <w:pPr>
        <w:rPr>
          <w:rtl/>
        </w:rPr>
      </w:pPr>
      <w:r>
        <w:rPr>
          <w:rFonts w:hint="cs"/>
          <w:rtl/>
        </w:rPr>
        <w:t xml:space="preserve">והא דנץ דורס היינו בעופות והכא בגדיים ווטלאים </w:t>
      </w:r>
    </w:p>
    <w:p w14:paraId="5E0E8063" w14:textId="77777777" w:rsidR="0046556D" w:rsidRDefault="00BD6C4F" w:rsidP="00BD6C4F">
      <w:pPr>
        <w:rPr>
          <w:rtl/>
        </w:rPr>
      </w:pPr>
      <w:r w:rsidRPr="00C63571">
        <w:rPr>
          <w:rtl/>
        </w:rPr>
        <w:t>מכל מקום לרב חסדא קשיא!</w:t>
      </w:r>
    </w:p>
    <w:p w14:paraId="6D604621" w14:textId="77777777" w:rsidR="0046556D" w:rsidRDefault="00BD6C4F" w:rsidP="00BD6C4F">
      <w:pPr>
        <w:rPr>
          <w:rtl/>
        </w:rPr>
      </w:pPr>
      <w:r>
        <w:rPr>
          <w:rStyle w:val="2fb"/>
          <w:rFonts w:hint="cs"/>
          <w:rtl/>
          <w:rPrChange w:id="11386" w:author="מנוע אמוראים" w:date="2026-10-05T16:40:54Z">
            <w:rPr>
              <w:rFonts w:hint="cs"/>
              <w:rtl/>
            </w:rPr>
          </w:rPrChange>
        </w:rPr>
        <w:t xml:space="preserve">ולר</w:t>
      </w:r>
      <w:r>
        <w:rPr>
          <w:rStyle w:val="2fb"/>
          <w:rtl/>
          <w:rPrChange w:id="11387" w:author="מנוע אמוראים" w:date="2026-10-05T16:40:54Z">
            <w:rPr>
              <w:rtl/>
            </w:rPr>
          </w:rPrChange>
        </w:rPr>
        <w:t xml:space="preserve">"</w:t>
      </w:r>
      <w:r>
        <w:rPr>
          <w:rStyle w:val="2fb"/>
          <w:rFonts w:hint="cs"/>
          <w:rtl/>
          <w:rPrChange w:id="11388" w:author="מנוע אמוראים" w:date="2026-10-05T16:40:54Z">
            <w:rPr>
              <w:rFonts w:hint="cs"/>
              <w:rtl/>
            </w:rPr>
          </w:rPrChange>
        </w:rPr>
        <w:t xml:space="preserve">ח</w:t>
      </w:r>
      <w:r>
        <w:rPr>
          <w:rFonts w:hint="cs"/>
          <w:rtl/>
        </w:rPr>
        <w:t xml:space="preserve"> ל</w:t>
      </w:r>
      <w:r w:rsidR="00BF1CF6">
        <w:rPr>
          <w:rtl/>
        </w:rPr>
        <w:t>"</w:t>
      </w:r>
      <w:r>
        <w:rPr>
          <w:rFonts w:hint="cs"/>
          <w:rtl/>
        </w:rPr>
        <w:t xml:space="preserve">ק דהא </w:t>
      </w:r>
      <w:r w:rsidRPr="00C63571">
        <w:rPr>
          <w:rtl/>
        </w:rPr>
        <w:t>תניא</w:t>
      </w:r>
      <w:r>
        <w:rPr>
          <w:rtl/>
        </w:rPr>
        <w:t xml:space="preserve"> בריבי אומר: לא אמרו אין דרוסה </w:t>
      </w:r>
      <w:r w:rsidRPr="00C63571">
        <w:rPr>
          <w:rtl/>
        </w:rPr>
        <w:t>אלא במקום שאין מצילין, אבל במקום שיש מצילין - יש דרוסה.</w:t>
      </w:r>
    </w:p>
    <w:p w14:paraId="216F5CF9" w14:textId="77777777" w:rsidR="0046556D" w:rsidRDefault="00BD6C4F" w:rsidP="00BD6C4F">
      <w:pPr>
        <w:rPr>
          <w:rtl/>
        </w:rPr>
      </w:pPr>
      <w:r>
        <w:rPr>
          <w:rFonts w:hint="cs"/>
          <w:rtl/>
        </w:rPr>
        <w:t xml:space="preserve">ואין להקשות מהך דתרנגולת שהיתה אצל </w:t>
      </w:r>
      <w:r>
        <w:rPr>
          <w:rStyle w:val="2fb"/>
          <w:rFonts w:hint="cs"/>
          <w:rtl/>
          <w:rPrChange w:id="11389" w:author="מנוע אמוראים" w:date="2026-10-05T16:40:54Z">
            <w:rPr>
              <w:rFonts w:hint="cs"/>
              <w:rtl/>
            </w:rPr>
          </w:rPrChange>
        </w:rPr>
        <w:t xml:space="preserve">ר</w:t>
      </w:r>
      <w:r>
        <w:rPr>
          <w:rStyle w:val="2fb"/>
          <w:rtl/>
          <w:rPrChange w:id="11390" w:author="מנוע אמוראים" w:date="2026-10-05T16:40:54Z">
            <w:rPr>
              <w:rtl/>
            </w:rPr>
          </w:rPrChange>
        </w:rPr>
        <w:t xml:space="preserve">"</w:t>
      </w:r>
      <w:r>
        <w:rPr>
          <w:rStyle w:val="2fb"/>
          <w:rFonts w:hint="cs"/>
          <w:rtl/>
          <w:rPrChange w:id="11391" w:author="מנוע אמוראים" w:date="2026-10-05T16:40:54Z">
            <w:rPr>
              <w:rFonts w:hint="cs"/>
              <w:rtl/>
            </w:rPr>
          </w:rPrChange>
        </w:rPr>
        <w:t xml:space="preserve">כ</w:t>
      </w:r>
      <w:r>
        <w:rPr>
          <w:rFonts w:hint="cs"/>
          <w:rtl/>
        </w:rPr>
        <w:t xml:space="preserve"> שרץ חתול אחריה ונכנס לחדר ודחף לדלת בטרפיו ונמצאו חמשה </w:t>
      </w:r>
      <w:r w:rsidRPr="00C63571">
        <w:rPr>
          <w:rtl/>
        </w:rPr>
        <w:t>קורטי דמא!</w:t>
      </w:r>
    </w:p>
    <w:p w14:paraId="484E6F09" w14:textId="77777777" w:rsidR="0046556D" w:rsidRDefault="000828F8" w:rsidP="00C62948">
      <w:pPr>
        <w:pStyle w:val="affffb"/>
        <w:rPr>
          <w:rtl/>
        </w:rPr>
      </w:pPr>
      <w:r>
        <w:rPr>
          <w:rtl/>
        </w:rPr>
        <w:t xml:space="preserve">- </w:t>
      </w:r>
      <w:r w:rsidR="00BD6C4F">
        <w:rPr>
          <w:rFonts w:hint="cs"/>
          <w:rtl/>
        </w:rPr>
        <w:t>ד</w:t>
      </w:r>
      <w:r w:rsidR="00BD6C4F" w:rsidRPr="00C63571">
        <w:rPr>
          <w:rtl/>
        </w:rPr>
        <w:t>הצלת עצמה נמי כהצלת אחרים דמי.</w:t>
      </w:r>
    </w:p>
    <w:p w14:paraId="0406770D" w14:textId="77777777" w:rsidR="0046556D" w:rsidRDefault="00BD6C4F" w:rsidP="00BD6C4F">
      <w:pPr>
        <w:rPr>
          <w:rtl/>
        </w:rPr>
      </w:pPr>
      <w:r w:rsidRPr="00C63571">
        <w:rPr>
          <w:rtl/>
        </w:rPr>
        <w:t xml:space="preserve">ורבנן - זיהרא אית ליה, </w:t>
      </w:r>
      <w:r>
        <w:rPr>
          <w:rFonts w:hint="cs"/>
          <w:rtl/>
        </w:rPr>
        <w:t>אבל לא שורף</w:t>
      </w:r>
      <w:r w:rsidRPr="00C63571">
        <w:rPr>
          <w:rtl/>
        </w:rPr>
        <w:t>.</w:t>
      </w:r>
    </w:p>
    <w:p w14:paraId="0711EBD8" w14:textId="77777777" w:rsidR="0046556D" w:rsidRDefault="00BD6C4F" w:rsidP="00BD6C4F">
      <w:pPr>
        <w:rPr>
          <w:rtl/>
        </w:rPr>
      </w:pPr>
      <w:r w:rsidRPr="00DE6214">
        <w:rPr>
          <w:b/>
          <w:bCs/>
          <w:rtl/>
        </w:rPr>
        <w:t>א</w:t>
      </w:r>
      <w:r w:rsidR="00BF1CF6">
        <w:rPr>
          <w:b/>
          <w:bCs/>
          <w:rtl/>
        </w:rPr>
        <w:t>"</w:t>
      </w:r>
      <w:r w:rsidRPr="00DE6214">
        <w:rPr>
          <w:b/>
          <w:bCs/>
          <w:rtl/>
        </w:rPr>
        <w:t>ד</w:t>
      </w:r>
      <w:r w:rsidRPr="00C63571">
        <w:rPr>
          <w:rtl/>
        </w:rPr>
        <w:t>: הא מני בריבי היא,</w:t>
      </w:r>
      <w:r>
        <w:rPr>
          <w:rFonts w:hint="cs"/>
          <w:rtl/>
        </w:rPr>
        <w:t>ד'</w:t>
      </w:r>
      <w:r>
        <w:rPr>
          <w:rtl/>
        </w:rPr>
        <w:t xml:space="preserve">לא אמרו יש דרוסה </w:t>
      </w:r>
      <w:r w:rsidRPr="00C63571">
        <w:rPr>
          <w:rtl/>
        </w:rPr>
        <w:t>אלא במקום שיש מצילין, אבל במקום שאין מצילין - אין דרוסה.</w:t>
      </w:r>
    </w:p>
    <w:p w14:paraId="559160D5" w14:textId="77777777" w:rsidR="0046556D" w:rsidRDefault="00BD6C4F" w:rsidP="00BD6C4F">
      <w:pPr>
        <w:rPr>
          <w:rtl/>
        </w:rPr>
      </w:pPr>
      <w:r w:rsidRPr="00C63571">
        <w:rPr>
          <w:rtl/>
        </w:rPr>
        <w:t>ו</w:t>
      </w:r>
      <w:r>
        <w:rPr>
          <w:rFonts w:hint="cs"/>
          <w:rtl/>
        </w:rPr>
        <w:t>הך ד</w:t>
      </w:r>
      <w:r w:rsidRPr="00C63571">
        <w:rPr>
          <w:rtl/>
        </w:rPr>
        <w:t xml:space="preserve">תרנגולת </w:t>
      </w:r>
      <w:r>
        <w:rPr>
          <w:rFonts w:hint="cs"/>
          <w:rtl/>
        </w:rPr>
        <w:t xml:space="preserve">שהיתה אצל </w:t>
      </w:r>
      <w:r>
        <w:rPr>
          <w:rStyle w:val="2fb"/>
          <w:rFonts w:hint="cs"/>
          <w:rtl/>
          <w:rPrChange w:id="11392" w:author="מנוע אמוראים" w:date="2026-10-05T16:40:54Z">
            <w:rPr>
              <w:rFonts w:hint="cs"/>
              <w:rtl/>
            </w:rPr>
          </w:rPrChange>
        </w:rPr>
        <w:t xml:space="preserve">ר</w:t>
      </w:r>
      <w:r>
        <w:rPr>
          <w:rStyle w:val="2fb"/>
          <w:rtl/>
          <w:rPrChange w:id="11393" w:author="מנוע אמוראים" w:date="2026-10-05T16:40:54Z">
            <w:rPr>
              <w:rtl/>
            </w:rPr>
          </w:rPrChange>
        </w:rPr>
        <w:t xml:space="preserve">"</w:t>
      </w:r>
      <w:r>
        <w:rPr>
          <w:rStyle w:val="2fb"/>
          <w:rFonts w:hint="cs"/>
          <w:rtl/>
          <w:rPrChange w:id="11394" w:author="מנוע אמוראים" w:date="2026-10-05T16:40:54Z">
            <w:rPr>
              <w:rFonts w:hint="cs"/>
              <w:rtl/>
            </w:rPr>
          </w:rPrChange>
        </w:rPr>
        <w:t xml:space="preserve">כ</w:t>
      </w:r>
      <w:r>
        <w:rPr>
          <w:rFonts w:hint="cs"/>
          <w:rtl/>
        </w:rPr>
        <w:t xml:space="preserve"> שרץ חתול אחריה לחדר ודחף לדלת בטרפיו ונמצאו ' קורט דמא</w:t>
      </w:r>
      <w:r w:rsidRPr="00C63571">
        <w:rPr>
          <w:rtl/>
        </w:rPr>
        <w:t xml:space="preserve">, </w:t>
      </w:r>
    </w:p>
    <w:p w14:paraId="453CC164" w14:textId="77777777" w:rsidR="0046556D" w:rsidRDefault="000828F8" w:rsidP="00C62948">
      <w:pPr>
        <w:pStyle w:val="affffb"/>
        <w:rPr>
          <w:rtl/>
        </w:rPr>
      </w:pPr>
      <w:r>
        <w:rPr>
          <w:rtl/>
        </w:rPr>
        <w:t xml:space="preserve">- </w:t>
      </w:r>
      <w:r w:rsidR="00BD6C4F">
        <w:rPr>
          <w:rFonts w:hint="cs"/>
          <w:rtl/>
        </w:rPr>
        <w:t xml:space="preserve">שם הצלת עצמה כהצלת אחרים </w:t>
      </w:r>
    </w:p>
    <w:p w14:paraId="46D3F664" w14:textId="77777777" w:rsidR="00BD6C4F" w:rsidRPr="003D23F5" w:rsidRDefault="00BD6C4F" w:rsidP="00F07436">
      <w:pPr>
        <w:pStyle w:val="afff3"/>
        <w:framePr w:wrap="around"/>
        <w:rPr>
          <w:rtl/>
        </w:rPr>
      </w:pPr>
      <w:r w:rsidRPr="003D23F5">
        <w:rPr>
          <w:rFonts w:hint="cs"/>
          <w:rtl/>
        </w:rPr>
        <w:t>נג.</w:t>
      </w:r>
    </w:p>
    <w:p w14:paraId="4CA024BB" w14:textId="77777777" w:rsidR="0046556D" w:rsidRDefault="00BD6C4F" w:rsidP="00BD6C4F">
      <w:pPr>
        <w:rPr>
          <w:rtl/>
        </w:rPr>
      </w:pPr>
      <w:r w:rsidRPr="00C63571">
        <w:rPr>
          <w:rtl/>
        </w:rPr>
        <w:t xml:space="preserve">• </w:t>
      </w:r>
      <w:r w:rsidRPr="00481FDF">
        <w:rPr>
          <w:b/>
          <w:bCs/>
          <w:rtl/>
        </w:rPr>
        <w:t xml:space="preserve">בעא </w:t>
      </w:r>
      <w:r>
        <w:rPr>
          <w:rStyle w:val="2fb"/>
          <w:rFonts w:hint="cs"/>
          <w:b/>
          <w:bCs/>
          <w:rtl/>
          <w:rPrChange w:id="11395" w:author="מנוע אמוראים" w:date="2026-10-05T16:40:54Z">
            <w:rPr>
              <w:rFonts w:hint="cs"/>
              <w:b/>
              <w:bCs/>
              <w:rtl/>
            </w:rPr>
          </w:rPrChange>
        </w:rPr>
        <w:t xml:space="preserve">ר</w:t>
      </w:r>
      <w:r>
        <w:rPr>
          <w:rStyle w:val="2fb"/>
          <w:b/>
          <w:bCs/>
          <w:rtl/>
          <w:rPrChange w:id="11396" w:author="מנוע אמוראים" w:date="2026-10-05T16:40:54Z">
            <w:rPr>
              <w:b/>
              <w:bCs/>
              <w:rtl/>
            </w:rPr>
          </w:rPrChange>
        </w:rPr>
        <w:t xml:space="preserve">"</w:t>
      </w:r>
      <w:r>
        <w:rPr>
          <w:rStyle w:val="2fb"/>
          <w:rFonts w:hint="cs"/>
          <w:b/>
          <w:bCs/>
          <w:rtl/>
          <w:rPrChange w:id="11397" w:author="מנוע אמוראים" w:date="2026-10-05T16:40:54Z">
            <w:rPr>
              <w:rFonts w:hint="cs"/>
              <w:b/>
              <w:bCs/>
              <w:rtl/>
            </w:rPr>
          </w:rPrChange>
        </w:rPr>
        <w:t xml:space="preserve">כ</w:t>
      </w:r>
      <w:r w:rsidRPr="00481FDF">
        <w:rPr>
          <w:b/>
          <w:bCs/>
          <w:rtl/>
        </w:rPr>
        <w:t xml:space="preserve"> מרב</w:t>
      </w:r>
      <w:r w:rsidRPr="00C63571">
        <w:rPr>
          <w:rtl/>
        </w:rPr>
        <w:t>: יש דרוסה לחתול או אין דרוסה לחתול? א"ל: אף לחולדה יש דרוסה.</w:t>
      </w:r>
    </w:p>
    <w:p w14:paraId="36AE01EF" w14:textId="77777777" w:rsidR="0046556D" w:rsidRDefault="00BD6C4F" w:rsidP="00BD6C4F">
      <w:pPr>
        <w:rPr>
          <w:rtl/>
        </w:rPr>
      </w:pPr>
      <w:r w:rsidRPr="00C63571">
        <w:rPr>
          <w:rtl/>
        </w:rPr>
        <w:t>יש דרוסה לחולדה, או אין דרוסה לחולדה? א"ל: אף לחתול אין דרוסה.</w:t>
      </w:r>
    </w:p>
    <w:p w14:paraId="4C8D0C29" w14:textId="77777777" w:rsidR="0046556D" w:rsidRDefault="00BD6C4F" w:rsidP="00BD6C4F">
      <w:pPr>
        <w:rPr>
          <w:rtl/>
        </w:rPr>
      </w:pPr>
      <w:r w:rsidRPr="00C63571">
        <w:rPr>
          <w:rtl/>
        </w:rPr>
        <w:t>לחתול ולחולדה, יש להן דרוסה או אין להן דרוסה? א"ל: לחתול - יש דרוסה, לחולדה - אין דרוסה.</w:t>
      </w:r>
    </w:p>
    <w:p w14:paraId="5A184EAB" w14:textId="6EEEE95C" w:rsidR="0046556D" w:rsidRDefault="00BD6C4F" w:rsidP="00BD6C4F">
      <w:pPr>
        <w:rPr>
          <w:rtl/>
        </w:rPr>
      </w:pPr>
      <w:r w:rsidRPr="00C63571">
        <w:rPr>
          <w:rtl/>
        </w:rPr>
        <w:t xml:space="preserve">ול"ק, הא דא"ל: אף לחולדה יש דרוסה - בעופות, </w:t>
      </w:r>
    </w:p>
    <w:p w14:paraId="718EE4CA" w14:textId="5E7B6615" w:rsidR="0046556D" w:rsidRDefault="00BD6C4F" w:rsidP="00BD6C4F">
      <w:pPr>
        <w:rPr>
          <w:rtl/>
        </w:rPr>
      </w:pPr>
      <w:r w:rsidRPr="00C63571">
        <w:rPr>
          <w:rtl/>
        </w:rPr>
        <w:t xml:space="preserve">הא דא"ל: אף לחתול אין דרוסה - באימרי רברבי, </w:t>
      </w:r>
    </w:p>
    <w:p w14:paraId="11EBFE17" w14:textId="3F08109E" w:rsidR="0046556D" w:rsidRDefault="00BD6C4F" w:rsidP="00BD6C4F">
      <w:pPr>
        <w:rPr>
          <w:rtl/>
        </w:rPr>
      </w:pPr>
      <w:r w:rsidRPr="00C63571">
        <w:rPr>
          <w:rtl/>
        </w:rPr>
        <w:t>הא דא"ל: לחתול יש דרוסה לחולדה אין דרוסה - בגדיים וטלאים.</w:t>
      </w:r>
    </w:p>
    <w:p w14:paraId="257F70A1" w14:textId="77777777" w:rsidR="0046556D" w:rsidRDefault="0046556D" w:rsidP="00BD6C4F">
      <w:pPr>
        <w:rPr>
          <w:rtl/>
        </w:rPr>
      </w:pPr>
    </w:p>
    <w:p w14:paraId="251093C7" w14:textId="77777777" w:rsidR="0046556D" w:rsidRDefault="00BD6C4F" w:rsidP="00BD6C4F">
      <w:pPr>
        <w:rPr>
          <w:rtl/>
        </w:rPr>
      </w:pPr>
      <w:r w:rsidRPr="00B65453">
        <w:rPr>
          <w:b/>
          <w:bCs/>
          <w:rtl/>
        </w:rPr>
        <w:lastRenderedPageBreak/>
        <w:t xml:space="preserve">• </w:t>
      </w:r>
      <w:r w:rsidRPr="00B65453">
        <w:rPr>
          <w:b/>
          <w:bCs/>
          <w:spacing w:val="6"/>
          <w:rtl/>
        </w:rPr>
        <w:t>בעי רב אשי:</w:t>
      </w:r>
      <w:r w:rsidRPr="00B65453">
        <w:rPr>
          <w:spacing w:val="6"/>
          <w:rtl/>
        </w:rPr>
        <w:t xml:space="preserve"> שאר עופות טמאין, יש להן דרוסה או אין להן דרוסה? א"ל רב הלל לרב אשי, כי הוינן בי רב כהנא אמר: שאר עופות טמאין יש להן דרוסה.</w:t>
      </w:r>
    </w:p>
    <w:p w14:paraId="0801F11E" w14:textId="77777777" w:rsidR="0046556D" w:rsidRDefault="00BD6C4F" w:rsidP="00BD6C4F">
      <w:pPr>
        <w:rPr>
          <w:rtl/>
        </w:rPr>
      </w:pPr>
      <w:r w:rsidRPr="00C63571">
        <w:rPr>
          <w:rtl/>
        </w:rPr>
        <w:t>והאנן תנן: ודרוסת הנץ בעוף הדק!</w:t>
      </w:r>
    </w:p>
    <w:p w14:paraId="4D8BCBBD" w14:textId="77777777" w:rsidR="0046556D" w:rsidRDefault="00BD6C4F" w:rsidP="00BD6C4F">
      <w:pPr>
        <w:rPr>
          <w:rtl/>
        </w:rPr>
      </w:pPr>
      <w:r w:rsidRPr="00C63571">
        <w:rPr>
          <w:rtl/>
        </w:rPr>
        <w:t>דרוסת הנץ בדכוותיה, ואינך בדזוטרא מינייהו;</w:t>
      </w:r>
    </w:p>
    <w:p w14:paraId="0713E236" w14:textId="77777777" w:rsidR="0046556D" w:rsidRDefault="00BD6C4F" w:rsidP="00BD6C4F">
      <w:pPr>
        <w:rPr>
          <w:rtl/>
        </w:rPr>
      </w:pPr>
      <w:r w:rsidRPr="00C63571">
        <w:rPr>
          <w:rtl/>
        </w:rPr>
        <w:t>ו</w:t>
      </w:r>
      <w:r w:rsidRPr="00DE6214">
        <w:rPr>
          <w:b/>
          <w:bCs/>
          <w:rtl/>
        </w:rPr>
        <w:t>א</w:t>
      </w:r>
      <w:r w:rsidR="00BF1CF6">
        <w:rPr>
          <w:b/>
          <w:bCs/>
          <w:rtl/>
        </w:rPr>
        <w:t>"</w:t>
      </w:r>
      <w:r w:rsidRPr="00DE6214">
        <w:rPr>
          <w:b/>
          <w:bCs/>
          <w:rtl/>
        </w:rPr>
        <w:t>ד</w:t>
      </w:r>
      <w:r w:rsidRPr="00C63571">
        <w:rPr>
          <w:rtl/>
        </w:rPr>
        <w:t>: דרוסת הנץ - בדרבי מיניה, ואינך - בדכוותייהו.</w:t>
      </w:r>
    </w:p>
    <w:p w14:paraId="20D9EF36" w14:textId="77777777" w:rsidR="0046556D" w:rsidRDefault="00BD6C4F" w:rsidP="00BD6C4F">
      <w:pPr>
        <w:rPr>
          <w:rtl/>
        </w:rPr>
      </w:pPr>
      <w:r w:rsidRPr="00C63571">
        <w:rPr>
          <w:rtl/>
        </w:rPr>
        <w:t xml:space="preserve">• </w:t>
      </w:r>
      <w:r>
        <w:rPr>
          <w:rStyle w:val="2fb"/>
          <w:rFonts w:hint="cs"/>
          <w:rtl/>
          <w:rPrChange w:id="11398" w:author="מנוע אמוראים" w:date="2026-10-05T16:40:54Z">
            <w:rPr>
              <w:rFonts w:hint="cs"/>
              <w:rtl/>
            </w:rPr>
          </w:rPrChange>
        </w:rPr>
        <w:t xml:space="preserve">אר</w:t>
      </w:r>
      <w:r>
        <w:rPr>
          <w:rStyle w:val="2fb"/>
          <w:rtl/>
          <w:rPrChange w:id="11399" w:author="מנוע אמוראים" w:date="2026-10-05T16:40:54Z">
            <w:rPr>
              <w:rtl/>
            </w:rPr>
          </w:rPrChange>
        </w:rPr>
        <w:t xml:space="preserve">"</w:t>
      </w:r>
      <w:r>
        <w:rPr>
          <w:rStyle w:val="2fb"/>
          <w:rFonts w:hint="cs"/>
          <w:rtl/>
          <w:rPrChange w:id="11400" w:author="מנוע אמוראים" w:date="2026-10-05T16:40:54Z">
            <w:rPr>
              <w:rFonts w:hint="cs"/>
              <w:rtl/>
            </w:rPr>
          </w:rPrChange>
        </w:rPr>
        <w:t xml:space="preserve">כ</w:t>
      </w:r>
      <w:r>
        <w:rPr>
          <w:rFonts w:hint="cs"/>
          <w:rtl/>
        </w:rPr>
        <w:t xml:space="preserve"> </w:t>
      </w:r>
      <w:r>
        <w:rPr>
          <w:rStyle w:val="2fb"/>
          <w:rFonts w:hint="cs"/>
          <w:rtl/>
          <w:rPrChange w:id="11401" w:author="מנוע אמוראים" w:date="2026-10-05T16:40:54Z">
            <w:rPr>
              <w:rFonts w:hint="cs"/>
              <w:rtl/>
            </w:rPr>
          </w:rPrChange>
        </w:rPr>
        <w:t xml:space="preserve">מדרשב</w:t>
      </w:r>
      <w:r>
        <w:rPr>
          <w:rStyle w:val="2fb"/>
          <w:rtl/>
          <w:rPrChange w:id="11402" w:author="מנוע אמוראים" w:date="2026-10-05T16:40:54Z">
            <w:rPr>
              <w:rtl/>
            </w:rPr>
          </w:rPrChange>
        </w:rPr>
        <w:t xml:space="preserve">"</w:t>
      </w:r>
      <w:r>
        <w:rPr>
          <w:rStyle w:val="2fb"/>
          <w:rFonts w:hint="cs"/>
          <w:rtl/>
          <w:rPrChange w:id="11403" w:author="מנוע אמוראים" w:date="2026-10-05T16:40:54Z">
            <w:rPr>
              <w:rFonts w:hint="cs"/>
              <w:rtl/>
            </w:rPr>
          </w:rPrChange>
        </w:rPr>
        <w:t xml:space="preserve">א</w:t>
      </w:r>
      <w:r w:rsidRPr="00C63571">
        <w:rPr>
          <w:rtl/>
        </w:rPr>
        <w:t>: אין דרוסה לשועל, איני!</w:t>
      </w:r>
    </w:p>
    <w:p w14:paraId="63BAA9EE" w14:textId="77777777" w:rsidR="0046556D" w:rsidRDefault="00BD6C4F" w:rsidP="00BD6C4F">
      <w:pPr>
        <w:rPr>
          <w:rtl/>
        </w:rPr>
      </w:pPr>
      <w:r>
        <w:rPr>
          <w:rtl/>
        </w:rPr>
        <w:t>וה</w:t>
      </w:r>
      <w:r>
        <w:rPr>
          <w:rFonts w:hint="cs"/>
          <w:rtl/>
        </w:rPr>
        <w:t xml:space="preserve">ך דכשבא </w:t>
      </w:r>
      <w:r>
        <w:rPr>
          <w:rStyle w:val="2fb"/>
          <w:rFonts w:hint="cs"/>
          <w:rtl/>
          <w:rPrChange w:id="11404" w:author="מנוע אמוראים" w:date="2026-10-05T16:40:54Z">
            <w:rPr>
              <w:rFonts w:hint="cs"/>
              <w:rtl/>
            </w:rPr>
          </w:rPrChange>
        </w:rPr>
        <w:t xml:space="preserve">ר</w:t>
      </w:r>
      <w:r>
        <w:rPr>
          <w:rStyle w:val="2fb"/>
          <w:rtl/>
          <w:rPrChange w:id="11405" w:author="מנוע אמוראים" w:date="2026-10-05T16:40:54Z">
            <w:rPr>
              <w:rtl/>
            </w:rPr>
          </w:rPrChange>
        </w:rPr>
        <w:t xml:space="preserve">"</w:t>
      </w:r>
      <w:r>
        <w:rPr>
          <w:rStyle w:val="2fb"/>
          <w:rFonts w:hint="cs"/>
          <w:rtl/>
          <w:rPrChange w:id="11406" w:author="מנוע אמוראים" w:date="2026-10-05T16:40:54Z">
            <w:rPr>
              <w:rFonts w:hint="cs"/>
              <w:rtl/>
            </w:rPr>
          </w:rPrChange>
        </w:rPr>
        <w:t xml:space="preserve">ד</w:t>
      </w:r>
      <w:r>
        <w:rPr>
          <w:rFonts w:hint="cs"/>
          <w:rtl/>
        </w:rPr>
        <w:t xml:space="preserve"> אמר</w:t>
      </w:r>
      <w:r w:rsidRPr="00C63571">
        <w:rPr>
          <w:rtl/>
        </w:rPr>
        <w:t xml:space="preserve"> מעשה ודרס שועל רחל במרחץ של בית היני, ובא מעשה לפני חכמים, ואמרו: יש דרוסה!</w:t>
      </w:r>
    </w:p>
    <w:p w14:paraId="0B15FBF6" w14:textId="77777777" w:rsidR="0046556D" w:rsidRDefault="00BD6C4F" w:rsidP="00BD6C4F">
      <w:pPr>
        <w:rPr>
          <w:rtl/>
        </w:rPr>
      </w:pPr>
      <w:r>
        <w:rPr>
          <w:rStyle w:val="2fb"/>
          <w:rFonts w:hint="cs"/>
          <w:rtl/>
          <w:rPrChange w:id="11407" w:author="מנוע אמוראים" w:date="2026-10-05T16:40:54Z">
            <w:rPr>
              <w:rFonts w:hint="cs"/>
              <w:rtl/>
            </w:rPr>
          </w:rPrChange>
        </w:rPr>
        <w:t xml:space="preserve">אר</w:t>
      </w:r>
      <w:r>
        <w:rPr>
          <w:rStyle w:val="2fb"/>
          <w:rtl/>
          <w:rPrChange w:id="11408" w:author="מנוע אמוראים" w:date="2026-10-05T16:40:54Z">
            <w:rPr>
              <w:rtl/>
            </w:rPr>
          </w:rPrChange>
        </w:rPr>
        <w:t xml:space="preserve">"</w:t>
      </w:r>
      <w:r>
        <w:rPr>
          <w:rStyle w:val="2fb"/>
          <w:rFonts w:hint="cs"/>
          <w:rtl/>
          <w:rPrChange w:id="11409" w:author="מנוע אמוראים" w:date="2026-10-05T16:40:54Z">
            <w:rPr>
              <w:rFonts w:hint="cs"/>
              <w:rtl/>
            </w:rPr>
          </w:rPrChange>
        </w:rPr>
        <w:t xml:space="preserve">ס</w:t>
      </w:r>
      <w:r>
        <w:rPr>
          <w:rtl/>
        </w:rPr>
        <w:t>: ההיא חתול ה</w:t>
      </w:r>
      <w:r>
        <w:rPr>
          <w:rFonts w:hint="cs"/>
          <w:rtl/>
        </w:rPr>
        <w:t>י</w:t>
      </w:r>
      <w:r w:rsidRPr="00C63571">
        <w:rPr>
          <w:rtl/>
        </w:rPr>
        <w:t>ה.</w:t>
      </w:r>
    </w:p>
    <w:p w14:paraId="656FC071" w14:textId="77777777" w:rsidR="0046556D" w:rsidRDefault="0046556D" w:rsidP="00BD6C4F">
      <w:pPr>
        <w:rPr>
          <w:b/>
          <w:bCs/>
          <w:rtl/>
        </w:rPr>
      </w:pPr>
    </w:p>
    <w:p w14:paraId="0B36921C" w14:textId="77777777" w:rsidR="0046556D" w:rsidRDefault="00BD6C4F" w:rsidP="00BD6C4F">
      <w:pPr>
        <w:rPr>
          <w:rtl/>
        </w:rPr>
      </w:pPr>
      <w:r w:rsidRPr="00C63571">
        <w:rPr>
          <w:rtl/>
        </w:rPr>
        <w:t xml:space="preserve">• </w:t>
      </w:r>
      <w:r w:rsidRPr="00DE6214">
        <w:rPr>
          <w:b/>
          <w:bCs/>
          <w:rtl/>
        </w:rPr>
        <w:t>א</w:t>
      </w:r>
      <w:r w:rsidR="00BF1CF6">
        <w:rPr>
          <w:b/>
          <w:bCs/>
          <w:rtl/>
        </w:rPr>
        <w:t>"</w:t>
      </w:r>
      <w:r w:rsidRPr="00DE6214">
        <w:rPr>
          <w:b/>
          <w:bCs/>
          <w:rtl/>
        </w:rPr>
        <w:t>ד</w:t>
      </w:r>
      <w:r>
        <w:rPr>
          <w:rFonts w:hint="cs"/>
          <w:rtl/>
        </w:rPr>
        <w:t xml:space="preserve"> </w:t>
      </w:r>
      <w:r>
        <w:rPr>
          <w:rStyle w:val="2fb"/>
          <w:rFonts w:hint="cs"/>
          <w:rtl/>
          <w:rPrChange w:id="11410" w:author="מנוע אמוראים" w:date="2026-10-05T16:40:54Z">
            <w:rPr>
              <w:rFonts w:hint="cs"/>
              <w:rtl/>
            </w:rPr>
          </w:rPrChange>
        </w:rPr>
        <w:t xml:space="preserve">ר</w:t>
      </w:r>
      <w:r>
        <w:rPr>
          <w:rStyle w:val="2fb"/>
          <w:rtl/>
          <w:rPrChange w:id="11411" w:author="מנוע אמוראים" w:date="2026-10-05T16:40:54Z">
            <w:rPr>
              <w:rtl/>
            </w:rPr>
          </w:rPrChange>
        </w:rPr>
        <w:t xml:space="preserve">"</w:t>
      </w:r>
      <w:r>
        <w:rPr>
          <w:rStyle w:val="2fb"/>
          <w:rFonts w:hint="cs"/>
          <w:rtl/>
          <w:rPrChange w:id="11412" w:author="מנוע אמוראים" w:date="2026-10-05T16:40:54Z">
            <w:rPr>
              <w:rFonts w:hint="cs"/>
              <w:rtl/>
            </w:rPr>
          </w:rPrChange>
        </w:rPr>
        <w:t xml:space="preserve">כ</w:t>
      </w:r>
      <w:r>
        <w:rPr>
          <w:rFonts w:hint="cs"/>
          <w:rtl/>
        </w:rPr>
        <w:t xml:space="preserve"> </w:t>
      </w:r>
      <w:r>
        <w:rPr>
          <w:rStyle w:val="2fb"/>
          <w:rFonts w:hint="cs"/>
          <w:rtl/>
          <w:rPrChange w:id="11413" w:author="מנוע אמוראים" w:date="2026-10-05T16:40:54Z">
            <w:rPr>
              <w:rFonts w:hint="cs"/>
              <w:rtl/>
            </w:rPr>
          </w:rPrChange>
        </w:rPr>
        <w:t xml:space="preserve">מרשבר</w:t>
      </w:r>
      <w:r>
        <w:rPr>
          <w:rStyle w:val="2fb"/>
          <w:rtl/>
          <w:rPrChange w:id="11414" w:author="מנוע אמוראים" w:date="2026-10-05T16:40:54Z">
            <w:rPr>
              <w:rtl/>
            </w:rPr>
          </w:rPrChange>
        </w:rPr>
        <w:t xml:space="preserve">"</w:t>
      </w:r>
      <w:r>
        <w:rPr>
          <w:rStyle w:val="2fb"/>
          <w:rFonts w:hint="cs"/>
          <w:rtl/>
          <w:rPrChange w:id="11415" w:author="מנוע אמוראים" w:date="2026-10-05T16:40:54Z">
            <w:rPr>
              <w:rFonts w:hint="cs"/>
              <w:rtl/>
            </w:rPr>
          </w:rPrChange>
        </w:rPr>
        <w:t xml:space="preserve">א</w:t>
      </w:r>
      <w:r>
        <w:rPr>
          <w:rFonts w:hint="cs"/>
          <w:rtl/>
        </w:rPr>
        <w:t xml:space="preserve">:</w:t>
      </w:r>
      <w:r w:rsidRPr="00C63571">
        <w:rPr>
          <w:rtl/>
        </w:rPr>
        <w:t xml:space="preserve"> יש דרוסה לשועל, איני!</w:t>
      </w:r>
    </w:p>
    <w:p w14:paraId="478FF498" w14:textId="77777777" w:rsidR="0046556D" w:rsidRDefault="00BD6C4F" w:rsidP="00BD6C4F">
      <w:pPr>
        <w:rPr>
          <w:rtl/>
        </w:rPr>
      </w:pPr>
      <w:r w:rsidRPr="00C63571">
        <w:rPr>
          <w:rtl/>
        </w:rPr>
        <w:t>וה</w:t>
      </w:r>
      <w:r>
        <w:rPr>
          <w:rFonts w:hint="cs"/>
          <w:rtl/>
        </w:rPr>
        <w:t xml:space="preserve">ך </w:t>
      </w:r>
      <w:r>
        <w:rPr>
          <w:rStyle w:val="2fb"/>
          <w:rFonts w:hint="cs"/>
          <w:rtl/>
          <w:rPrChange w:id="11416" w:author="מנוע אמוראים" w:date="2026-10-05T16:40:54Z">
            <w:rPr>
              <w:rFonts w:hint="cs"/>
              <w:rtl/>
            </w:rPr>
          </w:rPrChange>
        </w:rPr>
        <w:t xml:space="preserve">דר</w:t>
      </w:r>
      <w:r>
        <w:rPr>
          <w:rStyle w:val="2fb"/>
          <w:rtl/>
          <w:rPrChange w:id="11417" w:author="מנוע אמוראים" w:date="2026-10-05T16:40:54Z">
            <w:rPr>
              <w:rtl/>
            </w:rPr>
          </w:rPrChange>
        </w:rPr>
        <w:t xml:space="preserve">"</w:t>
      </w:r>
      <w:r>
        <w:rPr>
          <w:rStyle w:val="2fb"/>
          <w:rFonts w:hint="cs"/>
          <w:rtl/>
          <w:rPrChange w:id="11418" w:author="מנוע אמוראים" w:date="2026-10-05T16:40:54Z">
            <w:rPr>
              <w:rFonts w:hint="cs"/>
              <w:rtl/>
            </w:rPr>
          </w:rPrChange>
        </w:rPr>
        <w:t xml:space="preserve">ד</w:t>
      </w:r>
      <w:r>
        <w:rPr>
          <w:rFonts w:hint="cs"/>
          <w:rtl/>
        </w:rPr>
        <w:t xml:space="preserve"> דמע</w:t>
      </w:r>
      <w:r w:rsidRPr="00C63571">
        <w:rPr>
          <w:rtl/>
        </w:rPr>
        <w:t>שה ודרס שועל רחל במרחץ של בית היני, ובא מעשה לפני חכמים, ואמרו, אין דרוסה!</w:t>
      </w:r>
    </w:p>
    <w:p w14:paraId="78A73C70" w14:textId="77777777" w:rsidR="0046556D" w:rsidRDefault="00BD6C4F" w:rsidP="00BD6C4F">
      <w:pPr>
        <w:rPr>
          <w:rtl/>
        </w:rPr>
      </w:pPr>
      <w:r>
        <w:rPr>
          <w:rStyle w:val="2fb"/>
          <w:rtl/>
          <w:rPrChange w:id="11419" w:author="מנוע אמוראים" w:date="2026-10-05T16:40:54Z">
            <w:rPr>
              <w:rtl/>
            </w:rPr>
          </w:rPrChange>
        </w:rPr>
        <w:t xml:space="preserve">א</w:t>
      </w:r>
      <w:r>
        <w:rPr>
          <w:rStyle w:val="2fb"/>
          <w:rFonts w:hint="cs"/>
          <w:rtl/>
          <w:rPrChange w:id="11420" w:author="מנוע אמוראים" w:date="2026-10-05T16:40:54Z">
            <w:rPr>
              <w:rFonts w:hint="cs"/>
              <w:rtl/>
            </w:rPr>
          </w:rPrChange>
        </w:rPr>
        <w:t xml:space="preserve">ר</w:t>
      </w:r>
      <w:r>
        <w:rPr>
          <w:rStyle w:val="2fb"/>
          <w:rtl/>
          <w:rPrChange w:id="11421" w:author="מנוע אמוראים" w:date="2026-10-05T16:40:54Z">
            <w:rPr>
              <w:rtl/>
            </w:rPr>
          </w:rPrChange>
        </w:rPr>
        <w:t xml:space="preserve">"</w:t>
      </w:r>
      <w:r>
        <w:rPr>
          <w:rStyle w:val="2fb"/>
          <w:rFonts w:hint="cs"/>
          <w:rtl/>
          <w:rPrChange w:id="11422" w:author="מנוע אמוראים" w:date="2026-10-05T16:40:54Z">
            <w:rPr>
              <w:rFonts w:hint="cs"/>
              <w:rtl/>
            </w:rPr>
          </w:rPrChange>
        </w:rPr>
        <w:t xml:space="preserve">ס</w:t>
      </w:r>
      <w:r w:rsidRPr="00C63571">
        <w:rPr>
          <w:rtl/>
        </w:rPr>
        <w:t>: ההוא כלב הוה.</w:t>
      </w:r>
    </w:p>
    <w:p w14:paraId="42C690FE" w14:textId="77777777" w:rsidR="0046556D" w:rsidRDefault="00BD6C4F" w:rsidP="00BD6C4F">
      <w:pPr>
        <w:rPr>
          <w:rtl/>
        </w:rPr>
      </w:pPr>
      <w:r w:rsidRPr="00C63571">
        <w:rPr>
          <w:rtl/>
        </w:rPr>
        <w:t>אמר רב יוסף: נקטינן - אין דרוסה לכלב.</w:t>
      </w:r>
    </w:p>
    <w:p w14:paraId="56B5474C" w14:textId="77777777" w:rsidR="0046556D" w:rsidRDefault="0046556D" w:rsidP="00BD6C4F">
      <w:pPr>
        <w:rPr>
          <w:rtl/>
        </w:rPr>
      </w:pPr>
    </w:p>
    <w:p w14:paraId="037D2573" w14:textId="77777777" w:rsidR="0046556D" w:rsidRDefault="00BD6C4F" w:rsidP="00BD6C4F">
      <w:pPr>
        <w:rPr>
          <w:rtl/>
        </w:rPr>
      </w:pPr>
      <w:r w:rsidRPr="00C63571">
        <w:rPr>
          <w:rtl/>
        </w:rPr>
        <w:t>• אביי: נקטינן - אין דרוסה אלא ביד, לאפוקי רגל - דלא;</w:t>
      </w:r>
    </w:p>
    <w:p w14:paraId="73126366" w14:textId="77777777" w:rsidR="0046556D" w:rsidRDefault="00BD6C4F" w:rsidP="00BD6C4F">
      <w:pPr>
        <w:rPr>
          <w:rtl/>
        </w:rPr>
      </w:pPr>
      <w:r w:rsidRPr="00C63571">
        <w:rPr>
          <w:rtl/>
        </w:rPr>
        <w:t>אין דרוסה אלא בצפורן, לאפוקי שן - דלא, אין דרוסה אלא מדעת, לאפוקי שלא מדעת - דלא, אין דרוסה אלא מחיים, לאפוקי לאחר מיתה - דלא.</w:t>
      </w:r>
    </w:p>
    <w:p w14:paraId="237C29DB" w14:textId="77777777" w:rsidR="0046556D" w:rsidRDefault="00BD6C4F" w:rsidP="00BD6C4F">
      <w:pPr>
        <w:rPr>
          <w:rtl/>
        </w:rPr>
      </w:pPr>
      <w:r w:rsidRPr="00C63571">
        <w:rPr>
          <w:rtl/>
        </w:rPr>
        <w:t>אמרי: השתא שלא מדעת אמרת לא, לאחר מיתה מיבעיא!</w:t>
      </w:r>
    </w:p>
    <w:p w14:paraId="6D5E7C50" w14:textId="77777777" w:rsidR="0046556D" w:rsidRDefault="000828F8" w:rsidP="00C62948">
      <w:pPr>
        <w:pStyle w:val="affffb"/>
        <w:rPr>
          <w:rtl/>
        </w:rPr>
      </w:pPr>
      <w:r>
        <w:rPr>
          <w:rtl/>
        </w:rPr>
        <w:t xml:space="preserve">- </w:t>
      </w:r>
      <w:r w:rsidR="00BD6C4F">
        <w:rPr>
          <w:rFonts w:hint="cs"/>
          <w:rtl/>
        </w:rPr>
        <w:t>ו</w:t>
      </w:r>
      <w:r w:rsidR="00BF1CF6">
        <w:rPr>
          <w:rFonts w:hint="cs"/>
          <w:rtl/>
        </w:rPr>
        <w:t>דחי#</w:t>
      </w:r>
      <w:r w:rsidR="00BD6C4F">
        <w:rPr>
          <w:rFonts w:hint="cs"/>
          <w:rtl/>
        </w:rPr>
        <w:t xml:space="preserve"> דמיירי</w:t>
      </w:r>
      <w:r w:rsidR="00BD6C4F" w:rsidRPr="00C63571">
        <w:rPr>
          <w:rtl/>
        </w:rPr>
        <w:t xml:space="preserve"> דדריס ופסקוה לידיה, מהו דתימא בהדי דדריס שדי זיהריה, קמ"ל בהדי דשליף שדי זיהריה.</w:t>
      </w:r>
    </w:p>
    <w:p w14:paraId="5CD40D62" w14:textId="77777777" w:rsidR="0046556D" w:rsidRDefault="00BD6C4F" w:rsidP="00BD6C4F">
      <w:pPr>
        <w:rPr>
          <w:rtl/>
        </w:rPr>
      </w:pPr>
      <w:r w:rsidRPr="00C63571">
        <w:rPr>
          <w:rtl/>
        </w:rPr>
        <w:t xml:space="preserve">• </w:t>
      </w:r>
      <w:r>
        <w:rPr>
          <w:rFonts w:hint="cs"/>
          <w:rtl/>
        </w:rPr>
        <w:t xml:space="preserve"> </w:t>
      </w:r>
      <w:r>
        <w:rPr>
          <w:rStyle w:val="2fb"/>
          <w:rFonts w:hint="cs"/>
          <w:rtl/>
          <w:rPrChange w:id="11423" w:author="מנוע אמוראים" w:date="2026-10-05T16:40:54Z">
            <w:rPr>
              <w:rFonts w:hint="cs"/>
              <w:rtl/>
            </w:rPr>
          </w:rPrChange>
        </w:rPr>
        <w:t xml:space="preserve">רבר</w:t>
      </w:r>
      <w:r>
        <w:rPr>
          <w:rStyle w:val="2fb"/>
          <w:rtl/>
          <w:rPrChange w:id="11424" w:author="מנוע אמוראים" w:date="2026-10-05T16:40:54Z">
            <w:rPr>
              <w:rtl/>
            </w:rPr>
          </w:rPrChange>
        </w:rPr>
        <w:t xml:space="preserve">"</w:t>
      </w:r>
      <w:r>
        <w:rPr>
          <w:rStyle w:val="2fb"/>
          <w:rFonts w:hint="cs"/>
          <w:rtl/>
          <w:rPrChange w:id="11425" w:author="מנוע אמוראים" w:date="2026-10-05T16:40:54Z">
            <w:rPr>
              <w:rFonts w:hint="cs"/>
              <w:rtl/>
            </w:rPr>
          </w:rPrChange>
        </w:rPr>
        <w:t xml:space="preserve">ה</w:t>
      </w:r>
      <w:r>
        <w:rPr>
          <w:rFonts w:hint="cs"/>
          <w:rtl/>
        </w:rPr>
        <w:t xml:space="preserve"> מ</w:t>
      </w:r>
      <w:r w:rsidRPr="00C63571">
        <w:rPr>
          <w:rtl/>
        </w:rPr>
        <w:t xml:space="preserve">רב: ארי שנכנס לבין השוורים, ונמצא צפורן בגבו של אחד מהן </w:t>
      </w:r>
    </w:p>
    <w:p w14:paraId="4E126069" w14:textId="77777777" w:rsidR="0046556D" w:rsidRDefault="00BD6C4F" w:rsidP="00BD6C4F">
      <w:pPr>
        <w:rPr>
          <w:rtl/>
        </w:rPr>
      </w:pPr>
      <w:r w:rsidRPr="00C63571">
        <w:rPr>
          <w:rtl/>
        </w:rPr>
        <w:t xml:space="preserve">- אין חוששין שמא ארי דרסו </w:t>
      </w:r>
      <w:r>
        <w:rPr>
          <w:rFonts w:hint="cs"/>
          <w:rtl/>
        </w:rPr>
        <w:t>ד</w:t>
      </w:r>
      <w:r w:rsidRPr="00C63571">
        <w:rPr>
          <w:rtl/>
        </w:rPr>
        <w:t>רוב אריות דורסין, ומיעוטן אין דורסין, וכל הדורס אין צפרנו נשמטת.</w:t>
      </w:r>
    </w:p>
    <w:p w14:paraId="320986FE" w14:textId="77777777" w:rsidR="0046556D" w:rsidRDefault="00BD6C4F" w:rsidP="00BD6C4F">
      <w:pPr>
        <w:rPr>
          <w:rtl/>
        </w:rPr>
      </w:pPr>
      <w:r w:rsidRPr="00C63571">
        <w:rPr>
          <w:rtl/>
        </w:rPr>
        <w:t>וזאת הואיל וצפורן יושבת לו בגבו - אימר בכותל נתחכך.</w:t>
      </w:r>
    </w:p>
    <w:p w14:paraId="328C98DD" w14:textId="77777777" w:rsidR="0046556D" w:rsidRDefault="00BD6C4F" w:rsidP="00BD6C4F">
      <w:pPr>
        <w:rPr>
          <w:rtl/>
        </w:rPr>
      </w:pPr>
      <w:r w:rsidRPr="00C63571">
        <w:rPr>
          <w:rtl/>
        </w:rPr>
        <w:t>אדרבה: רוב שוורים מתחככין, ומיעוטן אין מתחככין, וכל המתחכך אין צפורן יושבת לו בגבו, וזה הואיל וצפורן יושבת לו בגבו, אימר, ארי דרסו!</w:t>
      </w:r>
    </w:p>
    <w:p w14:paraId="56D120EA" w14:textId="77777777" w:rsidR="0046556D" w:rsidRDefault="000828F8" w:rsidP="00C62948">
      <w:pPr>
        <w:pStyle w:val="affffb"/>
      </w:pPr>
      <w:r>
        <w:rPr>
          <w:rtl/>
        </w:rPr>
        <w:t xml:space="preserve">- </w:t>
      </w:r>
      <w:r w:rsidR="00BD6C4F" w:rsidRPr="00AD4AA7">
        <w:rPr>
          <w:rtl/>
        </w:rPr>
        <w:t>איכא למימר הכי, ואיכא למימר הכי, אוקי מילתא אחזקיה הו"ל ספק דרוסה</w:t>
      </w:r>
      <w:r w:rsidR="00BD6C4F">
        <w:rPr>
          <w:rFonts w:hint="cs"/>
          <w:rtl/>
        </w:rPr>
        <w:t>,</w:t>
      </w:r>
      <w:r w:rsidR="00BD6C4F" w:rsidRPr="00AD4AA7">
        <w:rPr>
          <w:rtl/>
        </w:rPr>
        <w:t xml:space="preserve"> </w:t>
      </w:r>
    </w:p>
    <w:p w14:paraId="2FE8878D" w14:textId="77777777" w:rsidR="0046556D" w:rsidRDefault="000828F8" w:rsidP="00C62948">
      <w:pPr>
        <w:pStyle w:val="affffb"/>
        <w:rPr>
          <w:rtl/>
        </w:rPr>
      </w:pPr>
      <w:r>
        <w:rPr>
          <w:rtl/>
        </w:rPr>
        <w:t xml:space="preserve">- </w:t>
      </w:r>
      <w:r w:rsidR="00BD6C4F" w:rsidRPr="00AD4AA7">
        <w:rPr>
          <w:rtl/>
        </w:rPr>
        <w:t xml:space="preserve">ורב לטעמיה </w:t>
      </w:r>
      <w:r w:rsidR="00BD6C4F" w:rsidRPr="00AD4AA7">
        <w:rPr>
          <w:rFonts w:hint="cs"/>
          <w:rtl/>
        </w:rPr>
        <w:t>ד</w:t>
      </w:r>
      <w:r w:rsidR="00BD6C4F" w:rsidRPr="00AD4AA7">
        <w:rPr>
          <w:rtl/>
        </w:rPr>
        <w:t xml:space="preserve">אין חוששין לספק דרוסה, </w:t>
      </w:r>
    </w:p>
    <w:p w14:paraId="06A4FE33" w14:textId="77777777" w:rsidR="0046556D" w:rsidRDefault="00BD6C4F" w:rsidP="00BD6C4F">
      <w:pPr>
        <w:rPr>
          <w:rtl/>
        </w:rPr>
      </w:pPr>
      <w:r w:rsidRPr="00AD4AA7">
        <w:rPr>
          <w:b/>
          <w:bCs/>
          <w:rtl/>
        </w:rPr>
        <w:t>אביי</w:t>
      </w:r>
      <w:r w:rsidRPr="00C63571">
        <w:rPr>
          <w:rtl/>
        </w:rPr>
        <w:t>: לא אמרן אלא צפורן,</w:t>
      </w:r>
      <w:r>
        <w:rPr>
          <w:rFonts w:hint="cs"/>
          <w:rtl/>
        </w:rPr>
        <w:t xml:space="preserve">לחה, וחדא, וכל שלא יהא אחד מהן חוששין </w:t>
      </w:r>
      <w:r w:rsidRPr="00C63571">
        <w:rPr>
          <w:rtl/>
        </w:rPr>
        <w:t xml:space="preserve">הוא דקיימא </w:t>
      </w:r>
      <w:r>
        <w:rPr>
          <w:rFonts w:hint="cs"/>
          <w:rtl/>
        </w:rPr>
        <w:t>כסדר כשהן סדורות ביד הארי</w:t>
      </w:r>
      <w:r w:rsidRPr="00C63571">
        <w:rPr>
          <w:rtl/>
        </w:rPr>
        <w:t>,</w:t>
      </w:r>
    </w:p>
    <w:p w14:paraId="02B89311" w14:textId="77777777" w:rsidR="0046556D" w:rsidRDefault="00BD6C4F" w:rsidP="00BD6C4F">
      <w:pPr>
        <w:rPr>
          <w:rtl/>
        </w:rPr>
      </w:pPr>
      <w:r w:rsidRPr="00C63571">
        <w:rPr>
          <w:rtl/>
        </w:rPr>
        <w:t xml:space="preserve"> </w:t>
      </w:r>
    </w:p>
    <w:p w14:paraId="7DEEB0EA" w14:textId="77777777" w:rsidR="0046556D" w:rsidRDefault="00BD6C4F" w:rsidP="00BD6C4F">
      <w:pPr>
        <w:rPr>
          <w:b/>
          <w:bCs/>
          <w:rtl/>
        </w:rPr>
      </w:pPr>
      <w:r w:rsidRPr="008D3FAE">
        <w:rPr>
          <w:b/>
          <w:bCs/>
          <w:rtl/>
        </w:rPr>
        <w:t>• איתמר, רב אמר: אין חוששין לספק דרוסה, ושמואל אמר: חוששין לספק דרוסה.</w:t>
      </w:r>
    </w:p>
    <w:p w14:paraId="4905F4A0" w14:textId="77777777" w:rsidR="0046556D" w:rsidRDefault="00BD6C4F" w:rsidP="00BD6C4F">
      <w:pPr>
        <w:rPr>
          <w:rtl/>
        </w:rPr>
      </w:pPr>
      <w:r w:rsidRPr="00C63571">
        <w:rPr>
          <w:rtl/>
        </w:rPr>
        <w:t>דכו</w:t>
      </w:r>
      <w:r w:rsidR="00BF1CF6">
        <w:rPr>
          <w:rtl/>
        </w:rPr>
        <w:t>"</w:t>
      </w:r>
      <w:r>
        <w:rPr>
          <w:rFonts w:hint="cs"/>
          <w:rtl/>
        </w:rPr>
        <w:t>ע</w:t>
      </w:r>
      <w:r w:rsidRPr="00C63571">
        <w:rPr>
          <w:rtl/>
        </w:rPr>
        <w:t>: ספק על, ספק לא על - אימא לא על;</w:t>
      </w:r>
      <w:r>
        <w:rPr>
          <w:rFonts w:hint="cs"/>
          <w:rtl/>
        </w:rPr>
        <w:t xml:space="preserve">  </w:t>
      </w:r>
      <w:r>
        <w:rPr>
          <w:rtl/>
        </w:rPr>
        <w:t>ספק כלב</w:t>
      </w:r>
      <w:r w:rsidRPr="00C63571">
        <w:rPr>
          <w:rtl/>
        </w:rPr>
        <w:t xml:space="preserve"> ספק </w:t>
      </w:r>
      <w:r>
        <w:rPr>
          <w:rFonts w:hint="cs"/>
          <w:rtl/>
        </w:rPr>
        <w:t xml:space="preserve">חתול אמרי שהוא חתול </w:t>
      </w:r>
    </w:p>
    <w:p w14:paraId="04867306" w14:textId="77777777" w:rsidR="0046556D" w:rsidRDefault="00BD6C4F" w:rsidP="00BD6C4F">
      <w:pPr>
        <w:rPr>
          <w:rtl/>
        </w:rPr>
      </w:pPr>
      <w:r>
        <w:rPr>
          <w:rtl/>
        </w:rPr>
        <w:t>על שת</w:t>
      </w:r>
      <w:r w:rsidRPr="00C63571">
        <w:rPr>
          <w:rtl/>
        </w:rPr>
        <w:t>ק, ו</w:t>
      </w:r>
      <w:r>
        <w:rPr>
          <w:rFonts w:hint="cs"/>
          <w:rtl/>
        </w:rPr>
        <w:t xml:space="preserve">ישב בינהם </w:t>
      </w:r>
      <w:r w:rsidRPr="00C63571">
        <w:rPr>
          <w:rtl/>
        </w:rPr>
        <w:t>- אימר שלמא שוי;</w:t>
      </w:r>
    </w:p>
    <w:p w14:paraId="34F758F0" w14:textId="77777777" w:rsidR="0046556D" w:rsidRDefault="00BD6C4F" w:rsidP="00BD6C4F">
      <w:pPr>
        <w:rPr>
          <w:rtl/>
        </w:rPr>
      </w:pPr>
      <w:r w:rsidRPr="00C63571">
        <w:rPr>
          <w:rtl/>
        </w:rPr>
        <w:t>קטע רישיה דחד מ</w:t>
      </w:r>
      <w:r>
        <w:rPr>
          <w:rFonts w:hint="cs"/>
          <w:rtl/>
        </w:rPr>
        <w:t xml:space="preserve">הם </w:t>
      </w:r>
      <w:r w:rsidRPr="00C63571">
        <w:rPr>
          <w:rtl/>
        </w:rPr>
        <w:t>- נח מריתחיה;</w:t>
      </w:r>
    </w:p>
    <w:p w14:paraId="101BCC07" w14:textId="77777777" w:rsidR="0046556D" w:rsidRDefault="00BD6C4F" w:rsidP="00BD6C4F">
      <w:pPr>
        <w:rPr>
          <w:rtl/>
        </w:rPr>
      </w:pPr>
      <w:r>
        <w:rPr>
          <w:rFonts w:hint="cs"/>
          <w:rtl/>
        </w:rPr>
        <w:t>הוא נוהם והם</w:t>
      </w:r>
      <w:r>
        <w:rPr>
          <w:rtl/>
        </w:rPr>
        <w:t xml:space="preserve"> </w:t>
      </w:r>
      <w:r>
        <w:rPr>
          <w:rFonts w:hint="cs"/>
          <w:rtl/>
        </w:rPr>
        <w:t>מקרקרים - מפחידים אחד את השני</w:t>
      </w:r>
      <w:r w:rsidRPr="00C63571">
        <w:rPr>
          <w:rtl/>
        </w:rPr>
        <w:t>;</w:t>
      </w:r>
    </w:p>
    <w:p w14:paraId="156EDE0B" w14:textId="77777777" w:rsidR="00BD6C4F" w:rsidRPr="003D23F5" w:rsidRDefault="00BD6C4F" w:rsidP="00F07436">
      <w:pPr>
        <w:pStyle w:val="afff3"/>
        <w:framePr w:wrap="around"/>
        <w:rPr>
          <w:rtl/>
        </w:rPr>
      </w:pPr>
      <w:r w:rsidRPr="003D23F5">
        <w:rPr>
          <w:rFonts w:hint="cs"/>
          <w:rtl/>
        </w:rPr>
        <w:t>נג:</w:t>
      </w:r>
    </w:p>
    <w:p w14:paraId="594919FF" w14:textId="77777777" w:rsidR="0046556D" w:rsidRDefault="00BD6C4F" w:rsidP="00BD6C4F">
      <w:pPr>
        <w:rPr>
          <w:rtl/>
        </w:rPr>
      </w:pPr>
      <w:r w:rsidRPr="00AC163B">
        <w:rPr>
          <w:rFonts w:hint="cs"/>
          <w:b/>
          <w:bCs/>
          <w:rtl/>
        </w:rPr>
        <w:t>ופליגי</w:t>
      </w:r>
      <w:r>
        <w:rPr>
          <w:rFonts w:hint="cs"/>
          <w:rtl/>
        </w:rPr>
        <w:t xml:space="preserve"> כשהוא שותק והם מקרקרים מר סבר ד</w:t>
      </w:r>
      <w:r w:rsidRPr="00C63571">
        <w:rPr>
          <w:rtl/>
        </w:rPr>
        <w:t xml:space="preserve">מעשה </w:t>
      </w:r>
      <w:r>
        <w:rPr>
          <w:rtl/>
        </w:rPr>
        <w:t xml:space="preserve">עביד בהו, ומר סבר: מחמת </w:t>
      </w:r>
      <w:r>
        <w:rPr>
          <w:rFonts w:hint="cs"/>
          <w:rtl/>
        </w:rPr>
        <w:t xml:space="preserve">פחד נוהגים כן </w:t>
      </w:r>
    </w:p>
    <w:p w14:paraId="647728D8" w14:textId="77777777" w:rsidR="0046556D" w:rsidRDefault="0046556D" w:rsidP="00BD6C4F">
      <w:pPr>
        <w:rPr>
          <w:rtl/>
        </w:rPr>
      </w:pPr>
    </w:p>
    <w:p w14:paraId="4A66E52C" w14:textId="77777777" w:rsidR="0046556D" w:rsidRDefault="00BD6C4F" w:rsidP="00BD6C4F">
      <w:pPr>
        <w:rPr>
          <w:rtl/>
        </w:rPr>
      </w:pPr>
      <w:r w:rsidRPr="00C63571">
        <w:rPr>
          <w:rtl/>
        </w:rPr>
        <w:t xml:space="preserve">• אמימר הלכתא חוששין לספק דרוסה א"ל רב אשי לאמימר: האי דרב, מאי? </w:t>
      </w:r>
    </w:p>
    <w:p w14:paraId="6872A8BE" w14:textId="77777777" w:rsidR="0046556D" w:rsidRDefault="00BD6C4F" w:rsidP="00BD6C4F">
      <w:pPr>
        <w:rPr>
          <w:rtl/>
        </w:rPr>
      </w:pPr>
      <w:r w:rsidRPr="00C63571">
        <w:rPr>
          <w:rtl/>
        </w:rPr>
        <w:t>א"ל: לא שמיע לי!</w:t>
      </w:r>
      <w:r>
        <w:rPr>
          <w:rFonts w:hint="cs"/>
          <w:rtl/>
        </w:rPr>
        <w:t xml:space="preserve"> </w:t>
      </w:r>
      <w:r w:rsidRPr="00C63571">
        <w:rPr>
          <w:rtl/>
        </w:rPr>
        <w:t>כלומר, לא סבירא לי;</w:t>
      </w:r>
    </w:p>
    <w:p w14:paraId="11C0601C" w14:textId="77777777" w:rsidR="0046556D" w:rsidRDefault="00BD6C4F" w:rsidP="00BD6C4F">
      <w:pPr>
        <w:rPr>
          <w:rtl/>
        </w:rPr>
      </w:pPr>
      <w:r w:rsidRPr="00C83E8D">
        <w:rPr>
          <w:rFonts w:hint="cs"/>
          <w:b/>
          <w:bCs/>
          <w:rtl/>
        </w:rPr>
        <w:t>ואב</w:t>
      </w:r>
      <w:r w:rsidR="00BF1CF6">
        <w:rPr>
          <w:b/>
          <w:bCs/>
          <w:rtl/>
        </w:rPr>
        <w:t>"</w:t>
      </w:r>
      <w:r w:rsidRPr="00C83E8D">
        <w:rPr>
          <w:rFonts w:hint="cs"/>
          <w:b/>
          <w:bCs/>
          <w:rtl/>
        </w:rPr>
        <w:t>א</w:t>
      </w:r>
      <w:r w:rsidRPr="00C63571">
        <w:rPr>
          <w:rtl/>
        </w:rPr>
        <w:t>: הדר ביה רב לגבי דשמואל.</w:t>
      </w:r>
    </w:p>
    <w:p w14:paraId="1C33D8E8" w14:textId="77777777" w:rsidR="0046556D" w:rsidRDefault="00BD6C4F" w:rsidP="00BD6C4F">
      <w:pPr>
        <w:rPr>
          <w:rtl/>
        </w:rPr>
      </w:pPr>
      <w:r>
        <w:rPr>
          <w:rFonts w:hint="cs"/>
          <w:rtl/>
        </w:rPr>
        <w:lastRenderedPageBreak/>
        <w:t xml:space="preserve">כאותו סל של ספק דרוסות שבאו לפני רב ושלחם לשמואל חנקם וזרקם בנהר </w:t>
      </w:r>
    </w:p>
    <w:p w14:paraId="0C1501BE" w14:textId="77777777" w:rsidR="0046556D" w:rsidRDefault="00BD6C4F" w:rsidP="00BD6C4F">
      <w:pPr>
        <w:rPr>
          <w:rtl/>
        </w:rPr>
      </w:pPr>
      <w:r w:rsidRPr="00C63571">
        <w:rPr>
          <w:rtl/>
        </w:rPr>
        <w:t xml:space="preserve">ואי </w:t>
      </w:r>
      <w:r>
        <w:rPr>
          <w:rFonts w:hint="cs"/>
          <w:rtl/>
        </w:rPr>
        <w:t xml:space="preserve">לא חזר בו מדוע לא התירם אלא דיקשה מדוע לא אסרם אלא משום שמקום שמואל היה </w:t>
      </w:r>
    </w:p>
    <w:p w14:paraId="1CF0981D" w14:textId="77777777" w:rsidR="0046556D" w:rsidRDefault="00BD6C4F" w:rsidP="00BD6C4F">
      <w:pPr>
        <w:rPr>
          <w:rtl/>
        </w:rPr>
      </w:pPr>
      <w:r>
        <w:rPr>
          <w:rFonts w:hint="cs"/>
          <w:rtl/>
        </w:rPr>
        <w:t xml:space="preserve">ולא זרקם ישירות לנהר שלא יפרחו וישהו יב חודש ויבואו בהם לידי תקלה </w:t>
      </w:r>
    </w:p>
    <w:p w14:paraId="55084BF4" w14:textId="77777777" w:rsidR="0046556D" w:rsidRDefault="00BD6C4F" w:rsidP="00BD6C4F">
      <w:pPr>
        <w:rPr>
          <w:rtl/>
        </w:rPr>
      </w:pPr>
      <w:r>
        <w:rPr>
          <w:rFonts w:hint="cs"/>
          <w:rtl/>
        </w:rPr>
        <w:t xml:space="preserve">ולא יכל למוכרם לעכו'ם דאפשר וימכרו לישראל ומה שלא חנקם וזרקם לאשפה לפרסם הדבר </w:t>
      </w:r>
    </w:p>
    <w:p w14:paraId="3A56AB0E" w14:textId="77777777" w:rsidR="0046556D" w:rsidRDefault="00BD6C4F" w:rsidP="00BD6C4F">
      <w:pPr>
        <w:rPr>
          <w:rtl/>
        </w:rPr>
      </w:pPr>
      <w:r>
        <w:rPr>
          <w:rFonts w:hint="cs"/>
          <w:rtl/>
        </w:rPr>
        <w:t xml:space="preserve">אותו אווז של רב אשי שנכנס בין הקנים וכשחזר נמצצא צווארו מלוכלך בדם </w:t>
      </w:r>
    </w:p>
    <w:p w14:paraId="29ED02A4" w14:textId="77777777" w:rsidR="0046556D" w:rsidRDefault="00BD6C4F" w:rsidP="00BD6C4F">
      <w:pPr>
        <w:rPr>
          <w:rtl/>
        </w:rPr>
      </w:pPr>
      <w:r>
        <w:rPr>
          <w:rStyle w:val="2fb"/>
          <w:rFonts w:hint="cs"/>
          <w:rtl/>
          <w:rPrChange w:id="11426" w:author="מנוע אמוראים" w:date="2026-10-05T16:40:54Z">
            <w:rPr>
              <w:rFonts w:hint="cs"/>
              <w:rtl/>
            </w:rPr>
          </w:rPrChange>
        </w:rPr>
        <w:t xml:space="preserve">אר</w:t>
      </w:r>
      <w:r>
        <w:rPr>
          <w:rStyle w:val="2fb"/>
          <w:rtl/>
          <w:rPrChange w:id="11427" w:author="מנוע אמוראים" w:date="2026-10-05T16:40:54Z">
            <w:rPr>
              <w:rtl/>
            </w:rPr>
          </w:rPrChange>
        </w:rPr>
        <w:t xml:space="preserve">"</w:t>
      </w:r>
      <w:r>
        <w:rPr>
          <w:rStyle w:val="2fb"/>
          <w:rFonts w:hint="cs"/>
          <w:rtl/>
          <w:rPrChange w:id="11428" w:author="מנוע אמוראים" w:date="2026-10-05T16:40:54Z">
            <w:rPr>
              <w:rFonts w:hint="cs"/>
              <w:rtl/>
            </w:rPr>
          </w:rPrChange>
        </w:rPr>
        <w:t xml:space="preserve">א</w:t>
      </w:r>
      <w:r>
        <w:rPr>
          <w:rFonts w:hint="cs"/>
          <w:rtl/>
        </w:rPr>
        <w:t xml:space="preserve"> כמו דאמרי' ד</w:t>
      </w:r>
      <w:r>
        <w:rPr>
          <w:rtl/>
        </w:rPr>
        <w:t>ספק כלב</w:t>
      </w:r>
      <w:r w:rsidRPr="00C63571">
        <w:rPr>
          <w:rtl/>
        </w:rPr>
        <w:t xml:space="preserve"> ספק </w:t>
      </w:r>
      <w:r>
        <w:rPr>
          <w:rFonts w:hint="cs"/>
          <w:rtl/>
        </w:rPr>
        <w:t xml:space="preserve">חתול ואמרי' דהוא כלב </w:t>
      </w:r>
      <w:r w:rsidRPr="00C63571">
        <w:rPr>
          <w:rtl/>
        </w:rPr>
        <w:t>ה"נ, ספק קניא ספק שונרא קניא מחייה.</w:t>
      </w:r>
    </w:p>
    <w:p w14:paraId="048B1D28" w14:textId="77777777" w:rsidR="0046556D" w:rsidRDefault="00BD6C4F" w:rsidP="00BD6C4F">
      <w:pPr>
        <w:rPr>
          <w:rtl/>
        </w:rPr>
      </w:pPr>
      <w:r w:rsidRPr="00C63571">
        <w:rPr>
          <w:rtl/>
        </w:rPr>
        <w:t>אמרי בני רבי חייא: דרוסה שאמרו - צריכה בדיקה כנגד בני מעיים.</w:t>
      </w:r>
    </w:p>
    <w:p w14:paraId="67EA3742" w14:textId="77777777" w:rsidR="0046556D" w:rsidRDefault="00BD6C4F" w:rsidP="00BD6C4F">
      <w:pPr>
        <w:rPr>
          <w:rtl/>
        </w:rPr>
      </w:pPr>
      <w:r>
        <w:rPr>
          <w:rtl/>
        </w:rPr>
        <w:t xml:space="preserve">רב יוסף, הא דבני </w:t>
      </w:r>
      <w:r>
        <w:rPr>
          <w:rStyle w:val="2fb"/>
          <w:rtl/>
          <w:rPrChange w:id="11429" w:author="מנוע אמוראים" w:date="2026-10-05T16:40:54Z">
            <w:rPr>
              <w:rtl/>
            </w:rPr>
          </w:rPrChange>
        </w:rPr>
        <w:t xml:space="preserve">ר</w:t>
      </w:r>
      <w:r>
        <w:rPr>
          <w:rStyle w:val="2fb"/>
          <w:rtl/>
          <w:rPrChange w:id="11430" w:author="מנוע אמוראים" w:date="2026-10-05T16:40:54Z">
            <w:rPr>
              <w:rtl/>
            </w:rPr>
          </w:rPrChange>
        </w:rPr>
        <w:t xml:space="preserve">"</w:t>
      </w:r>
      <w:r>
        <w:rPr>
          <w:rStyle w:val="2fb"/>
          <w:rFonts w:hint="cs"/>
          <w:rtl/>
          <w:rPrChange w:id="11431" w:author="מנוע אמוראים" w:date="2026-10-05T16:40:54Z">
            <w:rPr>
              <w:rFonts w:hint="cs"/>
              <w:rtl/>
            </w:rPr>
          </w:rPrChange>
        </w:rPr>
        <w:t xml:space="preserve">ח</w:t>
      </w:r>
      <w:r w:rsidRPr="00C63571">
        <w:rPr>
          <w:rtl/>
        </w:rPr>
        <w:t xml:space="preserve"> כבר פירשה שמואל</w:t>
      </w:r>
      <w:r>
        <w:rPr>
          <w:rFonts w:hint="cs"/>
          <w:rtl/>
        </w:rPr>
        <w:t xml:space="preserve"> </w:t>
      </w:r>
      <w:r>
        <w:rPr>
          <w:rStyle w:val="2fb"/>
          <w:rFonts w:hint="cs"/>
          <w:rtl/>
          <w:rPrChange w:id="11432" w:author="מנוע אמוראים" w:date="2026-10-05T16:40:54Z">
            <w:rPr>
              <w:rFonts w:hint="cs"/>
              <w:rtl/>
            </w:rPr>
          </w:rPrChange>
        </w:rPr>
        <w:t xml:space="preserve">מרב</w:t>
      </w:r>
      <w:r>
        <w:rPr>
          <w:rStyle w:val="2fb"/>
          <w:rtl/>
          <w:rPrChange w:id="11433" w:author="מנוע אמוראים" w:date="2026-10-05T16:40:54Z">
            <w:rPr>
              <w:rtl/>
            </w:rPr>
          </w:rPrChange>
        </w:rPr>
        <w:t xml:space="preserve">"</w:t>
      </w:r>
      <w:r>
        <w:rPr>
          <w:rStyle w:val="2fb"/>
          <w:rFonts w:hint="cs"/>
          <w:rtl/>
          <w:rPrChange w:id="11434" w:author="מנוע אמוראים" w:date="2026-10-05T16:40:54Z">
            <w:rPr>
              <w:rFonts w:hint="cs"/>
              <w:rtl/>
            </w:rPr>
          </w:rPrChange>
        </w:rPr>
        <w:t xml:space="preserve">א</w:t>
      </w:r>
      <w:r w:rsidRPr="00C63571">
        <w:rPr>
          <w:rtl/>
        </w:rPr>
        <w:t>: דרוסה שאמרו - צריכה בדיקה כנגד בני מעיים.</w:t>
      </w:r>
    </w:p>
    <w:p w14:paraId="1F56D3DE" w14:textId="77777777" w:rsidR="0046556D" w:rsidRDefault="0046556D" w:rsidP="00BD6C4F">
      <w:pPr>
        <w:rPr>
          <w:rtl/>
        </w:rPr>
      </w:pPr>
    </w:p>
    <w:p w14:paraId="610AACE9" w14:textId="77777777" w:rsidR="0046556D" w:rsidRDefault="00BD6C4F" w:rsidP="00BD6C4F">
      <w:pPr>
        <w:rPr>
          <w:rtl/>
        </w:rPr>
      </w:pPr>
      <w:r w:rsidRPr="00AB425A">
        <w:rPr>
          <w:b/>
          <w:bCs/>
          <w:rtl/>
        </w:rPr>
        <w:t>• בעי אילפא:</w:t>
      </w:r>
      <w:r w:rsidRPr="00C63571">
        <w:rPr>
          <w:rtl/>
        </w:rPr>
        <w:t xml:space="preserve"> יש דרוסה לסימנים, או אין דרוסה לסימנים? </w:t>
      </w:r>
    </w:p>
    <w:p w14:paraId="71984880" w14:textId="77777777" w:rsidR="0046556D" w:rsidRDefault="00BD6C4F" w:rsidP="00BD6C4F">
      <w:pPr>
        <w:rPr>
          <w:rtl/>
        </w:rPr>
      </w:pPr>
      <w:r>
        <w:rPr>
          <w:rStyle w:val="2fb"/>
          <w:rFonts w:hint="cs"/>
          <w:rtl/>
          <w:rPrChange w:id="11435" w:author="מנוע אמוראים" w:date="2026-10-05T16:40:54Z">
            <w:rPr>
              <w:rFonts w:hint="cs"/>
              <w:rtl/>
            </w:rPr>
          </w:rPrChange>
        </w:rPr>
        <w:t xml:space="preserve">אר</w:t>
      </w:r>
      <w:r>
        <w:rPr>
          <w:rStyle w:val="2fb"/>
          <w:rtl/>
          <w:rPrChange w:id="11436" w:author="מנוע אמוראים" w:date="2026-10-05T16:40:54Z">
            <w:rPr>
              <w:rtl/>
            </w:rPr>
          </w:rPrChange>
        </w:rPr>
        <w:t xml:space="preserve">"</w:t>
      </w:r>
      <w:r>
        <w:rPr>
          <w:rStyle w:val="2fb"/>
          <w:rFonts w:hint="cs"/>
          <w:rtl/>
          <w:rPrChange w:id="11437" w:author="מנוע אמוראים" w:date="2026-10-05T16:40:54Z">
            <w:rPr>
              <w:rFonts w:hint="cs"/>
              <w:rtl/>
            </w:rPr>
          </w:rPrChange>
        </w:rPr>
        <w:t xml:space="preserve">ז</w:t>
      </w:r>
      <w:r>
        <w:rPr>
          <w:rtl/>
        </w:rPr>
        <w:t xml:space="preserve">: הא דבעי אילפא, כבר פירשה </w:t>
      </w:r>
      <w:r>
        <w:rPr>
          <w:rStyle w:val="2fb"/>
          <w:rtl/>
          <w:rPrChange w:id="11438" w:author="מנוע אמוראים" w:date="2026-10-05T16:40:54Z">
            <w:rPr>
              <w:rtl/>
            </w:rPr>
          </w:rPrChange>
        </w:rPr>
        <w:t xml:space="preserve">ר</w:t>
      </w:r>
      <w:r>
        <w:rPr>
          <w:rStyle w:val="2fb"/>
          <w:rFonts w:hint="cs"/>
          <w:rtl/>
          <w:rPrChange w:id="11439" w:author="מנוע אמוראים" w:date="2026-10-05T16:40:54Z">
            <w:rPr>
              <w:rFonts w:hint="cs"/>
              <w:rtl/>
            </w:rPr>
          </w:rPrChange>
        </w:rPr>
        <w:t xml:space="preserve">חב</w:t>
      </w:r>
      <w:r>
        <w:rPr>
          <w:rStyle w:val="2fb"/>
          <w:rtl/>
          <w:rPrChange w:id="11440" w:author="מנוע אמוראים" w:date="2026-10-05T16:40:54Z">
            <w:rPr>
              <w:rtl/>
            </w:rPr>
          </w:rPrChange>
        </w:rPr>
        <w:t xml:space="preserve">"</w:t>
      </w:r>
      <w:r>
        <w:rPr>
          <w:rStyle w:val="2fb"/>
          <w:rFonts w:hint="cs"/>
          <w:rtl/>
          <w:rPrChange w:id="11441" w:author="מנוע אמוראים" w:date="2026-10-05T16:40:54Z">
            <w:rPr>
              <w:rFonts w:hint="cs"/>
              <w:rtl/>
            </w:rPr>
          </w:rPrChange>
        </w:rPr>
        <w:t xml:space="preserve">ר</w:t>
      </w:r>
      <w:r>
        <w:rPr>
          <w:rFonts w:hint="cs"/>
          <w:rtl/>
        </w:rPr>
        <w:t xml:space="preserve"> מ</w:t>
      </w:r>
      <w:r>
        <w:rPr>
          <w:rtl/>
        </w:rPr>
        <w:t xml:space="preserve">רב: דרוסה שאמרו </w:t>
      </w:r>
      <w:r w:rsidRPr="00C63571">
        <w:rPr>
          <w:rtl/>
        </w:rPr>
        <w:t>צריכה בדיקה כנגד בית החלל כולו, ואפילו בסימנין.</w:t>
      </w:r>
    </w:p>
    <w:p w14:paraId="7A2238E1" w14:textId="77777777" w:rsidR="0046556D" w:rsidRDefault="00BD6C4F" w:rsidP="00BD6C4F">
      <w:pPr>
        <w:rPr>
          <w:rtl/>
        </w:rPr>
      </w:pPr>
      <w:r w:rsidRPr="00AB425A">
        <w:rPr>
          <w:b/>
          <w:bCs/>
          <w:rtl/>
        </w:rPr>
        <w:t xml:space="preserve">• בעי אילפא: </w:t>
      </w:r>
      <w:r w:rsidRPr="00C63571">
        <w:rPr>
          <w:rtl/>
        </w:rPr>
        <w:t xml:space="preserve">סימנין שנדלדלו, בכמה? </w:t>
      </w:r>
    </w:p>
    <w:p w14:paraId="0DECFC9D" w14:textId="77777777" w:rsidR="0046556D" w:rsidRDefault="00BD6C4F" w:rsidP="00BD6C4F">
      <w:pPr>
        <w:rPr>
          <w:rtl/>
        </w:rPr>
      </w:pPr>
      <w:r>
        <w:rPr>
          <w:rStyle w:val="2fb"/>
          <w:rtl/>
          <w:rPrChange w:id="11442" w:author="מנוע אמוראים" w:date="2026-10-05T16:40:54Z">
            <w:rPr>
              <w:rtl/>
            </w:rPr>
          </w:rPrChange>
        </w:rPr>
        <w:t xml:space="preserve">א</w:t>
      </w:r>
      <w:r>
        <w:rPr>
          <w:rStyle w:val="2fb"/>
          <w:rFonts w:hint="cs"/>
          <w:rtl/>
          <w:rPrChange w:id="11443" w:author="מנוע אמוראים" w:date="2026-10-05T16:40:54Z">
            <w:rPr>
              <w:rFonts w:hint="cs"/>
              <w:rtl/>
            </w:rPr>
          </w:rPrChange>
        </w:rPr>
        <w:t xml:space="preserve">ר</w:t>
      </w:r>
      <w:r>
        <w:rPr>
          <w:rStyle w:val="2fb"/>
          <w:rtl/>
          <w:rPrChange w:id="11444" w:author="מנוע אמוראים" w:date="2026-10-05T16:40:54Z">
            <w:rPr>
              <w:rtl/>
            </w:rPr>
          </w:rPrChange>
        </w:rPr>
        <w:t xml:space="preserve">"</w:t>
      </w:r>
      <w:r>
        <w:rPr>
          <w:rStyle w:val="2fb"/>
          <w:rFonts w:hint="cs"/>
          <w:rtl/>
          <w:rPrChange w:id="11445" w:author="מנוע אמוראים" w:date="2026-10-05T16:40:54Z">
            <w:rPr>
              <w:rFonts w:hint="cs"/>
              <w:rtl/>
            </w:rPr>
          </w:rPrChange>
        </w:rPr>
        <w:t xml:space="preserve">ז</w:t>
      </w:r>
      <w:r>
        <w:rPr>
          <w:rtl/>
        </w:rPr>
        <w:t xml:space="preserve">: הא דבעי אילפא, כבר פירשה </w:t>
      </w:r>
      <w:r>
        <w:rPr>
          <w:rStyle w:val="2fb"/>
          <w:rtl/>
          <w:rPrChange w:id="11446" w:author="מנוע אמוראים" w:date="2026-10-05T16:40:54Z">
            <w:rPr>
              <w:rtl/>
            </w:rPr>
          </w:rPrChange>
        </w:rPr>
        <w:t xml:space="preserve">ר</w:t>
      </w:r>
      <w:r>
        <w:rPr>
          <w:rStyle w:val="2fb"/>
          <w:rFonts w:hint="cs"/>
          <w:rtl/>
          <w:rPrChange w:id="11447" w:author="מנוע אמוראים" w:date="2026-10-05T16:40:54Z">
            <w:rPr>
              <w:rFonts w:hint="cs"/>
              <w:rtl/>
            </w:rPr>
          </w:rPrChange>
        </w:rPr>
        <w:t xml:space="preserve">בב</w:t>
      </w:r>
      <w:r>
        <w:rPr>
          <w:rStyle w:val="2fb"/>
          <w:rtl/>
          <w:rPrChange w:id="11448" w:author="מנוע אמוראים" w:date="2026-10-05T16:40:54Z">
            <w:rPr>
              <w:rtl/>
            </w:rPr>
          </w:rPrChange>
        </w:rPr>
        <w:t xml:space="preserve">"</w:t>
      </w:r>
      <w:r>
        <w:rPr>
          <w:rStyle w:val="2fb"/>
          <w:rFonts w:hint="cs"/>
          <w:rtl/>
          <w:rPrChange w:id="11449" w:author="מנוע אמוראים" w:date="2026-10-05T16:40:54Z">
            <w:rPr>
              <w:rFonts w:hint="cs"/>
              <w:rtl/>
            </w:rPr>
          </w:rPrChange>
        </w:rPr>
        <w:t xml:space="preserve">ח</w:t>
      </w:r>
      <w:r>
        <w:rPr>
          <w:rFonts w:hint="cs"/>
          <w:rtl/>
        </w:rPr>
        <w:t xml:space="preserve"> מ</w:t>
      </w:r>
      <w:r w:rsidRPr="00C63571">
        <w:rPr>
          <w:rtl/>
        </w:rPr>
        <w:t>שמואל: סימנים שנדלדלו - ברובן.</w:t>
      </w:r>
    </w:p>
    <w:p w14:paraId="57A3C3AA" w14:textId="77777777" w:rsidR="0046556D" w:rsidRDefault="00BD6C4F" w:rsidP="00AB425A">
      <w:pPr>
        <w:rPr>
          <w:rtl/>
        </w:rPr>
      </w:pPr>
      <w:r w:rsidRPr="00AB425A">
        <w:rPr>
          <w:b/>
          <w:bCs/>
          <w:rtl/>
        </w:rPr>
        <w:t>• בעי רב אמי</w:t>
      </w:r>
      <w:r>
        <w:rPr>
          <w:rtl/>
        </w:rPr>
        <w:t xml:space="preserve">: המסמסה מהו? </w:t>
      </w:r>
      <w:r>
        <w:rPr>
          <w:rStyle w:val="2fb"/>
          <w:rtl/>
          <w:rPrChange w:id="11450" w:author="מנוע אמוראים" w:date="2026-10-05T16:40:54Z">
            <w:rPr>
              <w:rtl/>
            </w:rPr>
          </w:rPrChange>
        </w:rPr>
        <w:t xml:space="preserve">א</w:t>
      </w:r>
      <w:r>
        <w:rPr>
          <w:rStyle w:val="2fb"/>
          <w:rFonts w:hint="cs"/>
          <w:rtl/>
          <w:rPrChange w:id="11451" w:author="מנוע אמוראים" w:date="2026-10-05T16:40:54Z">
            <w:rPr>
              <w:rFonts w:hint="cs"/>
              <w:rtl/>
            </w:rPr>
          </w:rPrChange>
        </w:rPr>
        <w:t xml:space="preserve">ר</w:t>
      </w:r>
      <w:r>
        <w:rPr>
          <w:rStyle w:val="2fb"/>
          <w:rtl/>
          <w:rPrChange w:id="11452" w:author="מנוע אמוראים" w:date="2026-10-05T16:40:54Z">
            <w:rPr>
              <w:rtl/>
            </w:rPr>
          </w:rPrChange>
        </w:rPr>
        <w:t xml:space="preserve">"</w:t>
      </w:r>
      <w:r>
        <w:rPr>
          <w:rStyle w:val="2fb"/>
          <w:rFonts w:hint="cs"/>
          <w:rtl/>
          <w:rPrChange w:id="11453" w:author="מנוע אמוראים" w:date="2026-10-05T16:40:54Z">
            <w:rPr>
              <w:rFonts w:hint="cs"/>
              <w:rtl/>
            </w:rPr>
          </w:rPrChange>
        </w:rPr>
        <w:t xml:space="preserve">ז</w:t>
      </w:r>
      <w:r>
        <w:rPr>
          <w:rtl/>
        </w:rPr>
        <w:t xml:space="preserve">: הא דבעי רב אמי, כבר פירשה </w:t>
      </w:r>
      <w:r>
        <w:rPr>
          <w:rStyle w:val="2fb"/>
          <w:rtl/>
          <w:rPrChange w:id="11454" w:author="מנוע אמוראים" w:date="2026-10-05T16:40:54Z">
            <w:rPr>
              <w:rtl/>
            </w:rPr>
          </w:rPrChange>
        </w:rPr>
        <w:t xml:space="preserve">ר</w:t>
      </w:r>
      <w:r>
        <w:rPr>
          <w:rStyle w:val="2fb"/>
          <w:rtl/>
          <w:rPrChange w:id="11455" w:author="מנוע אמוראים" w:date="2026-10-05T16:40:54Z">
            <w:rPr>
              <w:rtl/>
            </w:rPr>
          </w:rPrChange>
        </w:rPr>
        <w:t xml:space="preserve">"</w:t>
      </w:r>
      <w:r>
        <w:rPr>
          <w:rStyle w:val="2fb"/>
          <w:rFonts w:hint="cs"/>
          <w:rtl/>
          <w:rPrChange w:id="11456" w:author="מנוע אמוראים" w:date="2026-10-05T16:40:54Z">
            <w:rPr>
              <w:rFonts w:hint="cs"/>
              <w:rtl/>
            </w:rPr>
          </w:rPrChange>
        </w:rPr>
        <w:t xml:space="preserve">י</w:t>
      </w:r>
      <w:r>
        <w:rPr>
          <w:rFonts w:hint="cs"/>
          <w:rtl/>
        </w:rPr>
        <w:t xml:space="preserve"> מ</w:t>
      </w:r>
      <w:r>
        <w:rPr>
          <w:rtl/>
        </w:rPr>
        <w:t xml:space="preserve">רב: בדרוסה </w:t>
      </w:r>
      <w:r w:rsidRPr="00C63571">
        <w:rPr>
          <w:rtl/>
        </w:rPr>
        <w:t>עד שיאדים בשר כנגד בני מעיים, נתמסמס הבשר - רואין אותו כאילו אינו.</w:t>
      </w:r>
    </w:p>
    <w:p w14:paraId="4096262D" w14:textId="77777777" w:rsidR="0046556D" w:rsidRDefault="00BD6C4F" w:rsidP="00BD6C4F">
      <w:pPr>
        <w:rPr>
          <w:rtl/>
        </w:rPr>
      </w:pPr>
      <w:r>
        <w:rPr>
          <w:rtl/>
        </w:rPr>
        <w:t xml:space="preserve">• נתמסמס? </w:t>
      </w:r>
      <w:r>
        <w:rPr>
          <w:rStyle w:val="2fb"/>
          <w:rtl/>
          <w:rPrChange w:id="11457" w:author="מנוע אמוראים" w:date="2026-10-05T16:40:54Z">
            <w:rPr>
              <w:rtl/>
            </w:rPr>
          </w:rPrChange>
        </w:rPr>
        <w:t xml:space="preserve">א</w:t>
      </w:r>
      <w:r>
        <w:rPr>
          <w:rStyle w:val="2fb"/>
          <w:rFonts w:hint="cs"/>
          <w:rtl/>
          <w:rPrChange w:id="11458" w:author="מנוע אמוראים" w:date="2026-10-05T16:40:54Z">
            <w:rPr>
              <w:rFonts w:hint="cs"/>
              <w:rtl/>
            </w:rPr>
          </w:rPrChange>
        </w:rPr>
        <w:t xml:space="preserve">רהבדר</w:t>
      </w:r>
      <w:r>
        <w:rPr>
          <w:rStyle w:val="2fb"/>
          <w:rtl/>
          <w:rPrChange w:id="11459" w:author="מנוע אמוראים" w:date="2026-10-05T16:40:54Z">
            <w:rPr>
              <w:rtl/>
            </w:rPr>
          </w:rPrChange>
        </w:rPr>
        <w:t xml:space="preserve">"</w:t>
      </w:r>
      <w:r>
        <w:rPr>
          <w:rStyle w:val="2fb"/>
          <w:rFonts w:hint="cs"/>
          <w:rtl/>
          <w:rPrChange w:id="11460" w:author="מנוע אמוראים" w:date="2026-10-05T16:40:54Z">
            <w:rPr>
              <w:rFonts w:hint="cs"/>
              <w:rtl/>
            </w:rPr>
          </w:rPrChange>
        </w:rPr>
        <w:t xml:space="preserve">י</w:t>
      </w:r>
      <w:r w:rsidRPr="00C63571">
        <w:rPr>
          <w:rtl/>
        </w:rPr>
        <w:t>: כל שהרופא גורדו ומעמידו על בשר חי.</w:t>
      </w:r>
    </w:p>
    <w:p w14:paraId="5B4368E2" w14:textId="77777777" w:rsidR="0046556D" w:rsidRDefault="00BD6C4F" w:rsidP="00BD6C4F">
      <w:pPr>
        <w:rPr>
          <w:rtl/>
        </w:rPr>
      </w:pPr>
      <w:r w:rsidRPr="00C63571">
        <w:rPr>
          <w:rtl/>
        </w:rPr>
        <w:t>רב אשי: כ</w:t>
      </w:r>
      <w:r>
        <w:rPr>
          <w:rFonts w:hint="cs"/>
          <w:rtl/>
        </w:rPr>
        <w:t xml:space="preserve">שהיינו אצל </w:t>
      </w:r>
      <w:r>
        <w:rPr>
          <w:rStyle w:val="2fb"/>
          <w:rFonts w:hint="cs"/>
          <w:rtl/>
          <w:rPrChange w:id="11461" w:author="מנוע אמוראים" w:date="2026-10-05T16:40:54Z">
            <w:rPr>
              <w:rFonts w:hint="cs"/>
              <w:rtl/>
            </w:rPr>
          </w:rPrChange>
        </w:rPr>
        <w:t xml:space="preserve">ר</w:t>
      </w:r>
      <w:r>
        <w:rPr>
          <w:rStyle w:val="2fb"/>
          <w:rtl/>
          <w:rPrChange w:id="11462" w:author="מנוע אמוראים" w:date="2026-10-05T16:40:54Z">
            <w:rPr>
              <w:rtl/>
            </w:rPr>
          </w:rPrChange>
        </w:rPr>
        <w:t xml:space="preserve">"</w:t>
      </w:r>
      <w:r>
        <w:rPr>
          <w:rStyle w:val="2fb"/>
          <w:rFonts w:hint="cs"/>
          <w:rtl/>
          <w:rPrChange w:id="11463" w:author="מנוע אמוראים" w:date="2026-10-05T16:40:54Z">
            <w:rPr>
              <w:rFonts w:hint="cs"/>
              <w:rtl/>
            </w:rPr>
          </w:rPrChange>
        </w:rPr>
        <w:t xml:space="preserve">כ</w:t>
      </w:r>
      <w:r>
        <w:rPr>
          <w:rFonts w:hint="cs"/>
          <w:rtl/>
        </w:rPr>
        <w:t xml:space="preserve"> הביאו לפניו ריאה ישבה היטב אבל כשהרימוה נפלה אברים אברים</w:t>
      </w:r>
      <w:r w:rsidRPr="00C63571">
        <w:rPr>
          <w:rtl/>
        </w:rPr>
        <w:t>, ו</w:t>
      </w:r>
      <w:r>
        <w:rPr>
          <w:rFonts w:hint="cs"/>
          <w:rtl/>
        </w:rPr>
        <w:t xml:space="preserve">הטרפתיה </w:t>
      </w:r>
      <w:r>
        <w:rPr>
          <w:rStyle w:val="2fb"/>
          <w:rFonts w:hint="cs"/>
          <w:rtl/>
          <w:rPrChange w:id="11464" w:author="מנוע אמוראים" w:date="2026-10-05T16:40:54Z">
            <w:rPr>
              <w:rFonts w:hint="cs"/>
              <w:rtl/>
            </w:rPr>
          </w:rPrChange>
        </w:rPr>
        <w:t xml:space="preserve">מדרהבדר</w:t>
      </w:r>
      <w:r>
        <w:rPr>
          <w:rStyle w:val="2fb"/>
          <w:rtl/>
          <w:rPrChange w:id="11465" w:author="מנוע אמוראים" w:date="2026-10-05T16:40:54Z">
            <w:rPr>
              <w:rtl/>
            </w:rPr>
          </w:rPrChange>
        </w:rPr>
        <w:t xml:space="preserve">"</w:t>
      </w:r>
      <w:r>
        <w:rPr>
          <w:rStyle w:val="2fb"/>
          <w:rFonts w:hint="cs"/>
          <w:rtl/>
          <w:rPrChange w:id="11466" w:author="מנוע אמוראים" w:date="2026-10-05T16:40:54Z">
            <w:rPr>
              <w:rFonts w:hint="cs"/>
              <w:rtl/>
            </w:rPr>
          </w:rPrChange>
        </w:rPr>
        <w:t xml:space="preserve">י</w:t>
      </w:r>
      <w:r>
        <w:rPr>
          <w:rFonts w:hint="cs"/>
          <w:rtl/>
        </w:rPr>
        <w:t xml:space="preserve">.</w:t>
      </w:r>
    </w:p>
    <w:p w14:paraId="441B8C74" w14:textId="77777777" w:rsidR="0046556D" w:rsidRDefault="00BD6C4F" w:rsidP="00BD6C4F">
      <w:pPr>
        <w:rPr>
          <w:rtl/>
        </w:rPr>
      </w:pPr>
      <w:r w:rsidRPr="00C63571">
        <w:rPr>
          <w:rtl/>
        </w:rPr>
        <w:t>• רב נחמן אמר: בקוץ - עד שתינקב לחלל, בדרוסה - משיאדים בשר כנגד בני מעיים.</w:t>
      </w:r>
    </w:p>
    <w:p w14:paraId="6FE81C9F" w14:textId="77777777" w:rsidR="0046556D" w:rsidRDefault="00BD6C4F" w:rsidP="00BD6C4F">
      <w:pPr>
        <w:rPr>
          <w:rtl/>
        </w:rPr>
      </w:pPr>
      <w:r w:rsidRPr="00C63571">
        <w:rPr>
          <w:rtl/>
        </w:rPr>
        <w:t xml:space="preserve">• </w:t>
      </w:r>
      <w:r>
        <w:rPr>
          <w:rtl/>
        </w:rPr>
        <w:t>רב זביד מתני</w:t>
      </w:r>
      <w:r w:rsidRPr="00C63571">
        <w:rPr>
          <w:rtl/>
        </w:rPr>
        <w:t>: בדרוסה - משיאדים בשר כנגד בני מעיים, בסימנים - עד שיאדימו סימנים עצמם.</w:t>
      </w:r>
    </w:p>
    <w:p w14:paraId="369F01D7" w14:textId="77777777" w:rsidR="00BD6C4F" w:rsidRPr="003D23F5" w:rsidRDefault="00BD6C4F" w:rsidP="00F07436">
      <w:pPr>
        <w:pStyle w:val="afff3"/>
        <w:framePr w:wrap="around"/>
        <w:rPr>
          <w:rtl/>
        </w:rPr>
      </w:pPr>
      <w:r w:rsidRPr="003D23F5">
        <w:rPr>
          <w:rFonts w:hint="cs"/>
          <w:rtl/>
        </w:rPr>
        <w:t>נד.</w:t>
      </w:r>
    </w:p>
    <w:p w14:paraId="0D16552C" w14:textId="77777777" w:rsidR="0046556D" w:rsidRDefault="00BD6C4F" w:rsidP="00BD6C4F">
      <w:pPr>
        <w:rPr>
          <w:rtl/>
        </w:rPr>
      </w:pPr>
      <w:r w:rsidRPr="00C63571">
        <w:rPr>
          <w:rtl/>
        </w:rPr>
        <w:t xml:space="preserve">• </w:t>
      </w:r>
      <w:r>
        <w:rPr>
          <w:rStyle w:val="2fb"/>
          <w:rFonts w:hint="cs"/>
          <w:rtl/>
          <w:rPrChange w:id="11467" w:author="מנוע אמוראים" w:date="2026-10-05T16:40:54Z">
            <w:rPr>
              <w:rFonts w:hint="cs"/>
              <w:rtl/>
            </w:rPr>
          </w:rPrChange>
        </w:rPr>
        <w:t xml:space="preserve">ר</w:t>
      </w:r>
      <w:r>
        <w:rPr>
          <w:rStyle w:val="2fb"/>
          <w:rtl/>
          <w:rPrChange w:id="11468" w:author="מנוע אמוראים" w:date="2026-10-05T16:40:54Z">
            <w:rPr>
              <w:rtl/>
            </w:rPr>
          </w:rPrChange>
        </w:rPr>
        <w:t xml:space="preserve">"</w:t>
      </w:r>
      <w:r>
        <w:rPr>
          <w:rStyle w:val="2fb"/>
          <w:rFonts w:hint="cs"/>
          <w:rtl/>
          <w:rPrChange w:id="11469" w:author="מנוע אמוראים" w:date="2026-10-05T16:40:54Z">
            <w:rPr>
              <w:rFonts w:hint="cs"/>
              <w:rtl/>
            </w:rPr>
          </w:rPrChange>
        </w:rPr>
        <w:t xml:space="preserve">פ</w:t>
      </w:r>
      <w:r>
        <w:rPr>
          <w:rFonts w:hint="cs"/>
          <w:rtl/>
        </w:rPr>
        <w:t xml:space="preserve"> </w:t>
      </w:r>
      <w:r>
        <w:rPr>
          <w:rtl/>
        </w:rPr>
        <w:t xml:space="preserve">בעי </w:t>
      </w:r>
      <w:r>
        <w:rPr>
          <w:rStyle w:val="2fb"/>
          <w:rtl/>
          <w:rPrChange w:id="11470" w:author="מנוע אמוראים" w:date="2026-10-05T16:40:54Z">
            <w:rPr>
              <w:rtl/>
            </w:rPr>
          </w:rPrChange>
        </w:rPr>
        <w:t xml:space="preserve">ר</w:t>
      </w:r>
      <w:r>
        <w:rPr>
          <w:rStyle w:val="2fb"/>
          <w:rFonts w:hint="cs"/>
          <w:rtl/>
          <w:rPrChange w:id="11471" w:author="מנוע אמוראים" w:date="2026-10-05T16:40:54Z">
            <w:rPr>
              <w:rFonts w:hint="cs"/>
              <w:rtl/>
            </w:rPr>
          </w:rPrChange>
        </w:rPr>
        <w:t xml:space="preserve">בב</w:t>
      </w:r>
      <w:r>
        <w:rPr>
          <w:rStyle w:val="2fb"/>
          <w:rtl/>
          <w:rPrChange w:id="11472" w:author="מנוע אמוראים" w:date="2026-10-05T16:40:54Z">
            <w:rPr>
              <w:rtl/>
            </w:rPr>
          </w:rPrChange>
        </w:rPr>
        <w:t xml:space="preserve">"</w:t>
      </w:r>
      <w:r>
        <w:rPr>
          <w:rStyle w:val="2fb"/>
          <w:rFonts w:hint="cs"/>
          <w:rtl/>
          <w:rPrChange w:id="11473" w:author="מנוע אמוראים" w:date="2026-10-05T16:40:54Z">
            <w:rPr>
              <w:rFonts w:hint="cs"/>
              <w:rtl/>
            </w:rPr>
          </w:rPrChange>
        </w:rPr>
        <w:t xml:space="preserve">א</w:t>
      </w:r>
      <w:r w:rsidRPr="00C63571">
        <w:rPr>
          <w:rtl/>
        </w:rPr>
        <w:t xml:space="preserve">: </w:t>
      </w:r>
      <w:r>
        <w:rPr>
          <w:rtl/>
        </w:rPr>
        <w:t xml:space="preserve">וושט, נקובתו במשהו, דרוסתו  במשהו, קנה, נקובתו </w:t>
      </w:r>
      <w:r w:rsidRPr="00C63571">
        <w:rPr>
          <w:rtl/>
        </w:rPr>
        <w:t>בכאיסר, דרוסתו בכמה? בתר דבעיא הדר פשטה;</w:t>
      </w:r>
    </w:p>
    <w:p w14:paraId="2CCE3813" w14:textId="77777777" w:rsidR="0046556D" w:rsidRDefault="00BD6C4F" w:rsidP="00BD6C4F">
      <w:pPr>
        <w:rPr>
          <w:rtl/>
        </w:rPr>
      </w:pPr>
      <w:r w:rsidRPr="00C63571">
        <w:rPr>
          <w:rtl/>
        </w:rPr>
        <w:t xml:space="preserve">אחד זה ואחד זה - במשהו, </w:t>
      </w:r>
      <w:r>
        <w:rPr>
          <w:rFonts w:hint="cs"/>
          <w:rtl/>
        </w:rPr>
        <w:t>ד</w:t>
      </w:r>
      <w:r w:rsidRPr="00C63571">
        <w:rPr>
          <w:rtl/>
        </w:rPr>
        <w:t>זיהריה מקלא קלי ואזיל.</w:t>
      </w:r>
    </w:p>
    <w:p w14:paraId="7E4A087D" w14:textId="77777777" w:rsidR="0046556D" w:rsidRDefault="0046556D" w:rsidP="00BD6C4F">
      <w:pPr>
        <w:rPr>
          <w:rtl/>
        </w:rPr>
      </w:pPr>
    </w:p>
    <w:p w14:paraId="7934B092" w14:textId="77777777" w:rsidR="0046556D" w:rsidRDefault="00BD6C4F" w:rsidP="00BD6C4F">
      <w:pPr>
        <w:rPr>
          <w:rtl/>
        </w:rPr>
      </w:pPr>
      <w:r>
        <w:rPr>
          <w:rtl/>
        </w:rPr>
        <w:t xml:space="preserve">• יתיב </w:t>
      </w:r>
      <w:r>
        <w:rPr>
          <w:rStyle w:val="2fb"/>
          <w:rtl/>
          <w:rPrChange w:id="11474" w:author="מנוע אמוראים" w:date="2026-10-05T16:40:54Z">
            <w:rPr>
              <w:rtl/>
            </w:rPr>
          </w:rPrChange>
        </w:rPr>
        <w:t xml:space="preserve">ר</w:t>
      </w:r>
      <w:r>
        <w:rPr>
          <w:rStyle w:val="2fb"/>
          <w:rFonts w:hint="cs"/>
          <w:rtl/>
          <w:rPrChange w:id="11475" w:author="מנוע אמוראים" w:date="2026-10-05T16:40:54Z">
            <w:rPr>
              <w:rFonts w:hint="cs"/>
              <w:rtl/>
            </w:rPr>
          </w:rPrChange>
        </w:rPr>
        <w:t xml:space="preserve">יבשב</w:t>
      </w:r>
      <w:r>
        <w:rPr>
          <w:rStyle w:val="2fb"/>
          <w:rtl/>
          <w:rPrChange w:id="11476" w:author="מנוע אמוראים" w:date="2026-10-05T16:40:54Z">
            <w:rPr>
              <w:rtl/>
            </w:rPr>
          </w:rPrChange>
        </w:rPr>
        <w:t xml:space="preserve">"</w:t>
      </w:r>
      <w:r>
        <w:rPr>
          <w:rStyle w:val="2fb"/>
          <w:rFonts w:hint="cs"/>
          <w:rtl/>
          <w:rPrChange w:id="11477" w:author="מנוע אמוראים" w:date="2026-10-05T16:40:54Z">
            <w:rPr>
              <w:rFonts w:hint="cs"/>
              <w:rtl/>
            </w:rPr>
          </w:rPrChange>
        </w:rPr>
        <w:t xml:space="preserve">מ</w:t>
      </w:r>
      <w:r>
        <w:rPr>
          <w:rFonts w:hint="cs"/>
          <w:rtl/>
        </w:rPr>
        <w:t xml:space="preserve"> </w:t>
      </w:r>
      <w:r>
        <w:rPr>
          <w:rStyle w:val="2fb"/>
          <w:rFonts w:hint="cs"/>
          <w:rtl/>
          <w:rPrChange w:id="11478" w:author="מנוע אמוראים" w:date="2026-10-05T16:40:54Z">
            <w:rPr>
              <w:rFonts w:hint="cs"/>
              <w:rtl/>
            </w:rPr>
          </w:rPrChange>
        </w:rPr>
        <w:t xml:space="preserve">מר</w:t>
      </w:r>
      <w:r>
        <w:rPr>
          <w:rStyle w:val="2fb"/>
          <w:rtl/>
          <w:rPrChange w:id="11479" w:author="מנוע אמוראים" w:date="2026-10-05T16:40:54Z">
            <w:rPr>
              <w:rtl/>
            </w:rPr>
          </w:rPrChange>
        </w:rPr>
        <w:t xml:space="preserve">"</w:t>
      </w:r>
      <w:r>
        <w:rPr>
          <w:rStyle w:val="2fb"/>
          <w:rFonts w:hint="cs"/>
          <w:rtl/>
          <w:rPrChange w:id="11480" w:author="מנוע אמוראים" w:date="2026-10-05T16:40:54Z">
            <w:rPr>
              <w:rFonts w:hint="cs"/>
              <w:rtl/>
            </w:rPr>
          </w:rPrChange>
        </w:rPr>
        <w:t xml:space="preserve">נ</w:t>
      </w:r>
      <w:r>
        <w:rPr>
          <w:rFonts w:hint="cs"/>
          <w:rtl/>
        </w:rPr>
        <w:t xml:space="preserve"> וישב ואמר</w:t>
      </w:r>
      <w:del w:id="21295" w:author="Claude" w:date="2026-10-07T09:24:29Z">
        <w:r>
          <w:rPr>
            <w:rFonts w:hint="cs"/>
            <w:rtl/>
          </w:rPr>
          <w:delText xml:space="preserve"> </w:delText>
        </w:r>
      </w:del>
      <w:r>
        <w:rPr>
          <w:rtl/>
        </w:rPr>
        <w:t xml:space="preserve">: דרוסה שאמרו </w:t>
      </w:r>
      <w:r w:rsidRPr="00C63571">
        <w:rPr>
          <w:rtl/>
        </w:rPr>
        <w:t xml:space="preserve">צריכה בדיקה כנגד בני מעיים, </w:t>
      </w:r>
    </w:p>
    <w:p w14:paraId="7566D955" w14:textId="77777777" w:rsidR="0046556D" w:rsidRDefault="00BD6C4F" w:rsidP="00BD6C4F">
      <w:pPr>
        <w:rPr>
          <w:rtl/>
        </w:rPr>
      </w:pPr>
      <w:r>
        <w:rPr>
          <w:rFonts w:hint="cs"/>
          <w:rtl/>
        </w:rPr>
        <w:t>א</w:t>
      </w:r>
      <w:r w:rsidR="00BF1CF6">
        <w:rPr>
          <w:rtl/>
        </w:rPr>
        <w:t>"</w:t>
      </w:r>
      <w:r>
        <w:rPr>
          <w:rFonts w:hint="cs"/>
          <w:rtl/>
        </w:rPr>
        <w:t xml:space="preserve">ל </w:t>
      </w:r>
      <w:r>
        <w:rPr>
          <w:rStyle w:val="2fb"/>
          <w:rFonts w:hint="cs"/>
          <w:rtl/>
          <w:rPrChange w:id="11481" w:author="מנוע אמוראים" w:date="2026-10-05T16:40:54Z">
            <w:rPr>
              <w:rFonts w:hint="cs"/>
              <w:rtl/>
            </w:rPr>
          </w:rPrChange>
        </w:rPr>
        <w:t xml:space="preserve">ר</w:t>
      </w:r>
      <w:r>
        <w:rPr>
          <w:rStyle w:val="2fb"/>
          <w:rtl/>
          <w:rPrChange w:id="11482" w:author="מנוע אמוראים" w:date="2026-10-05T16:40:54Z">
            <w:rPr>
              <w:rtl/>
            </w:rPr>
          </w:rPrChange>
        </w:rPr>
        <w:t xml:space="preserve">"</w:t>
      </w:r>
      <w:r>
        <w:rPr>
          <w:rStyle w:val="2fb"/>
          <w:rFonts w:hint="cs"/>
          <w:rtl/>
          <w:rPrChange w:id="11483" w:author="מנוע אמוראים" w:date="2026-10-05T16:40:54Z">
            <w:rPr>
              <w:rFonts w:hint="cs"/>
              <w:rtl/>
            </w:rPr>
          </w:rPrChange>
        </w:rPr>
        <w:t xml:space="preserve">נ</w:t>
      </w:r>
      <w:r>
        <w:rPr>
          <w:rFonts w:hint="cs"/>
          <w:rtl/>
        </w:rPr>
        <w:t xml:space="preserve"> </w:t>
      </w:r>
      <w:r w:rsidRPr="00C63571">
        <w:rPr>
          <w:rtl/>
        </w:rPr>
        <w:t>האלהים!</w:t>
      </w:r>
      <w:r>
        <w:rPr>
          <w:rFonts w:hint="cs"/>
          <w:rtl/>
        </w:rPr>
        <w:t xml:space="preserve"> </w:t>
      </w:r>
      <w:r w:rsidRPr="00C63571">
        <w:rPr>
          <w:rtl/>
        </w:rPr>
        <w:t xml:space="preserve">מורי בה רב מכפא </w:t>
      </w:r>
      <w:r>
        <w:rPr>
          <w:rFonts w:hint="cs"/>
          <w:rtl/>
        </w:rPr>
        <w:t xml:space="preserve">[דמוחא] </w:t>
      </w:r>
      <w:r w:rsidRPr="00C63571">
        <w:rPr>
          <w:rtl/>
        </w:rPr>
        <w:t>ועד אטמא.</w:t>
      </w:r>
    </w:p>
    <w:p w14:paraId="05AC7B4F" w14:textId="77777777" w:rsidR="0046556D" w:rsidRDefault="0046556D" w:rsidP="00BD6C4F">
      <w:pPr>
        <w:rPr>
          <w:rtl/>
        </w:rPr>
      </w:pPr>
    </w:p>
    <w:p w14:paraId="450328B1" w14:textId="77777777" w:rsidR="0046556D" w:rsidRDefault="00BD6C4F" w:rsidP="00BD6C4F">
      <w:pPr>
        <w:rPr>
          <w:rtl/>
        </w:rPr>
      </w:pPr>
      <w:r w:rsidRPr="00C63571">
        <w:rPr>
          <w:rtl/>
        </w:rPr>
        <w:t xml:space="preserve">• </w:t>
      </w:r>
      <w:r>
        <w:rPr>
          <w:rFonts w:hint="cs"/>
          <w:rtl/>
        </w:rPr>
        <w:t>כשעלה רחב</w:t>
      </w:r>
      <w:r w:rsidR="00BF1CF6">
        <w:rPr>
          <w:rtl/>
        </w:rPr>
        <w:t>"</w:t>
      </w:r>
      <w:r>
        <w:rPr>
          <w:rFonts w:hint="cs"/>
          <w:rtl/>
        </w:rPr>
        <w:t xml:space="preserve">'י מצאם </w:t>
      </w:r>
      <w:r>
        <w:rPr>
          <w:rStyle w:val="2fb"/>
          <w:rFonts w:hint="cs"/>
          <w:rtl/>
          <w:rPrChange w:id="11484" w:author="מנוע אמוראים" w:date="2026-10-05T16:40:54Z">
            <w:rPr>
              <w:rFonts w:hint="cs"/>
              <w:rtl/>
            </w:rPr>
          </w:rPrChange>
        </w:rPr>
        <w:t xml:space="preserve">לרי</w:t>
      </w:r>
      <w:r>
        <w:rPr>
          <w:rStyle w:val="2fb"/>
          <w:rtl/>
          <w:rPrChange w:id="11485" w:author="מנוע אמוראים" w:date="2026-10-05T16:40:54Z">
            <w:rPr>
              <w:rtl/>
            </w:rPr>
          </w:rPrChange>
        </w:rPr>
        <w:t xml:space="preserve">"</w:t>
      </w:r>
      <w:r>
        <w:rPr>
          <w:rStyle w:val="2fb"/>
          <w:rFonts w:hint="cs"/>
          <w:rtl/>
          <w:rPrChange w:id="11486" w:author="מנוע אמוראים" w:date="2026-10-05T16:40:54Z">
            <w:rPr>
              <w:rFonts w:hint="cs"/>
              <w:rtl/>
            </w:rPr>
          </w:rPrChange>
        </w:rPr>
        <w:t xml:space="preserve">ו</w:t>
      </w:r>
      <w:r>
        <w:rPr>
          <w:rFonts w:hint="cs"/>
          <w:rtl/>
        </w:rPr>
        <w:t xml:space="preserve"> </w:t>
      </w:r>
      <w:r>
        <w:rPr>
          <w:rStyle w:val="2fb"/>
          <w:rFonts w:hint="cs"/>
          <w:rtl/>
          <w:rPrChange w:id="11487" w:author="מנוע אמוראים" w:date="2026-10-05T16:40:54Z">
            <w:rPr>
              <w:rFonts w:hint="cs"/>
              <w:rtl/>
            </w:rPr>
          </w:rPrChange>
        </w:rPr>
        <w:t xml:space="preserve">ור</w:t>
      </w:r>
      <w:r>
        <w:rPr>
          <w:rStyle w:val="2fb"/>
          <w:rtl/>
          <w:rPrChange w:id="11488" w:author="מנוע אמוראים" w:date="2026-10-05T16:40:54Z">
            <w:rPr>
              <w:rtl/>
            </w:rPr>
          </w:rPrChange>
        </w:rPr>
        <w:t xml:space="preserve">"</w:t>
      </w:r>
      <w:r>
        <w:rPr>
          <w:rStyle w:val="2fb"/>
          <w:rFonts w:hint="cs"/>
          <w:rtl/>
          <w:rPrChange w:id="11489" w:author="מנוע אמוראים" w:date="2026-10-05T16:40:54Z">
            <w:rPr>
              <w:rFonts w:hint="cs"/>
              <w:rtl/>
            </w:rPr>
          </w:rPrChange>
        </w:rPr>
        <w:t xml:space="preserve">ל</w:t>
      </w:r>
      <w:r>
        <w:rPr>
          <w:rFonts w:hint="cs"/>
          <w:rtl/>
        </w:rPr>
        <w:t xml:space="preserve"> שאמר</w:t>
      </w:r>
      <w:r w:rsidRPr="00C63571">
        <w:rPr>
          <w:rtl/>
        </w:rPr>
        <w:t>: דרוסה שאמרו - צריכה בדיקה כנגד בני מעיים.</w:t>
      </w:r>
    </w:p>
    <w:p w14:paraId="253CE179" w14:textId="77777777" w:rsidR="0046556D" w:rsidRDefault="00BD6C4F" w:rsidP="00BD6C4F">
      <w:pPr>
        <w:rPr>
          <w:rtl/>
        </w:rPr>
      </w:pPr>
      <w:r w:rsidRPr="00C63571">
        <w:rPr>
          <w:rtl/>
        </w:rPr>
        <w:t>אמר להו: האלהים!</w:t>
      </w:r>
      <w:r>
        <w:rPr>
          <w:rFonts w:hint="cs"/>
          <w:rtl/>
        </w:rPr>
        <w:t xml:space="preserve"> </w:t>
      </w:r>
      <w:r w:rsidRPr="00C63571">
        <w:rPr>
          <w:rtl/>
        </w:rPr>
        <w:t>מורי בה רב מכפא ועד אטמא.</w:t>
      </w:r>
    </w:p>
    <w:p w14:paraId="2BA2AA43" w14:textId="77777777" w:rsidR="0046556D" w:rsidRDefault="0046556D" w:rsidP="00BD6C4F">
      <w:pPr>
        <w:rPr>
          <w:rtl/>
        </w:rPr>
      </w:pPr>
    </w:p>
    <w:p w14:paraId="1A6A94E0" w14:textId="77777777" w:rsidR="0046556D" w:rsidRDefault="00BD6C4F" w:rsidP="00BD6C4F">
      <w:pPr>
        <w:rPr>
          <w:rtl/>
        </w:rPr>
      </w:pPr>
      <w:r w:rsidRPr="00C63571">
        <w:rPr>
          <w:rtl/>
        </w:rPr>
        <w:t xml:space="preserve">• א"ל </w:t>
      </w:r>
      <w:r>
        <w:rPr>
          <w:rStyle w:val="2fb"/>
          <w:rFonts w:hint="cs"/>
          <w:rtl/>
          <w:rPrChange w:id="11490" w:author="מנוע אמוראים" w:date="2026-10-05T16:40:54Z">
            <w:rPr>
              <w:rFonts w:hint="cs"/>
              <w:rtl/>
            </w:rPr>
          </w:rPrChange>
        </w:rPr>
        <w:t xml:space="preserve">ר</w:t>
      </w:r>
      <w:r>
        <w:rPr>
          <w:rStyle w:val="2fb"/>
          <w:rtl/>
          <w:rPrChange w:id="11491" w:author="מנוע אמוראים" w:date="2026-10-05T16:40:54Z">
            <w:rPr>
              <w:rtl/>
            </w:rPr>
          </w:rPrChange>
        </w:rPr>
        <w:t xml:space="preserve">"</w:t>
      </w:r>
      <w:r>
        <w:rPr>
          <w:rStyle w:val="2fb"/>
          <w:rFonts w:hint="cs"/>
          <w:rtl/>
          <w:rPrChange w:id="11492" w:author="מנוע אמוראים" w:date="2026-10-05T16:40:54Z">
            <w:rPr>
              <w:rFonts w:hint="cs"/>
              <w:rtl/>
            </w:rPr>
          </w:rPrChange>
        </w:rPr>
        <w:t xml:space="preserve">ל</w:t>
      </w:r>
      <w:r w:rsidRPr="00C63571">
        <w:rPr>
          <w:rtl/>
        </w:rPr>
        <w:t xml:space="preserve">: מנו רב, ומנו רב, ולא ידענא ליה? </w:t>
      </w:r>
    </w:p>
    <w:p w14:paraId="05DE0243" w14:textId="77777777" w:rsidR="0046556D" w:rsidRDefault="00BD6C4F" w:rsidP="00BD6C4F">
      <w:pPr>
        <w:rPr>
          <w:rtl/>
        </w:rPr>
      </w:pPr>
      <w:r w:rsidRPr="00C63571">
        <w:rPr>
          <w:rtl/>
        </w:rPr>
        <w:t>א"ר יוחנן: ולא נהירא ליה לאותו תלמיד ששימש את רבי רבה ור' חייא? והאלהים!</w:t>
      </w:r>
    </w:p>
    <w:p w14:paraId="31097040" w14:textId="77777777" w:rsidR="0046556D" w:rsidRDefault="00BD6C4F" w:rsidP="00BD6C4F">
      <w:pPr>
        <w:rPr>
          <w:rtl/>
        </w:rPr>
      </w:pPr>
      <w:r w:rsidRPr="00C63571">
        <w:rPr>
          <w:rtl/>
        </w:rPr>
        <w:t xml:space="preserve">כל אותן שנים ששימש אותו תלמיד בישיבה - אני שמשתי בעמידה, </w:t>
      </w:r>
      <w:r>
        <w:rPr>
          <w:rFonts w:hint="cs"/>
          <w:rtl/>
        </w:rPr>
        <w:t>ו</w:t>
      </w:r>
      <w:r w:rsidRPr="00C63571">
        <w:rPr>
          <w:rtl/>
        </w:rPr>
        <w:t>הוא גבר בכולא.</w:t>
      </w:r>
    </w:p>
    <w:p w14:paraId="52240BA9" w14:textId="77777777" w:rsidR="0046556D" w:rsidRDefault="00BD6C4F" w:rsidP="00BD6C4F">
      <w:pPr>
        <w:rPr>
          <w:rtl/>
        </w:rPr>
      </w:pPr>
      <w:r w:rsidRPr="00C63571">
        <w:rPr>
          <w:rtl/>
        </w:rPr>
        <w:lastRenderedPageBreak/>
        <w:t xml:space="preserve">מיד פתח </w:t>
      </w:r>
      <w:r>
        <w:rPr>
          <w:rStyle w:val="2fb"/>
          <w:rFonts w:hint="cs"/>
          <w:rtl/>
          <w:rPrChange w:id="11493" w:author="מנוע אמוראים" w:date="2026-10-05T16:40:54Z">
            <w:rPr>
              <w:rFonts w:hint="cs"/>
              <w:rtl/>
            </w:rPr>
          </w:rPrChange>
        </w:rPr>
        <w:t xml:space="preserve">ר</w:t>
      </w:r>
      <w:r>
        <w:rPr>
          <w:rStyle w:val="2fb"/>
          <w:rtl/>
          <w:rPrChange w:id="11494" w:author="מנוע אמוראים" w:date="2026-10-05T16:40:54Z">
            <w:rPr>
              <w:rtl/>
            </w:rPr>
          </w:rPrChange>
        </w:rPr>
        <w:t xml:space="preserve">"</w:t>
      </w:r>
      <w:r>
        <w:rPr>
          <w:rStyle w:val="2fb"/>
          <w:rFonts w:hint="cs"/>
          <w:rtl/>
          <w:rPrChange w:id="11495" w:author="מנוע אמוראים" w:date="2026-10-05T16:40:54Z">
            <w:rPr>
              <w:rFonts w:hint="cs"/>
              <w:rtl/>
            </w:rPr>
          </w:rPrChange>
        </w:rPr>
        <w:t xml:space="preserve">ל</w:t>
      </w:r>
      <w:r w:rsidRPr="00C63571">
        <w:rPr>
          <w:rtl/>
        </w:rPr>
        <w:t xml:space="preserve"> ואמר: ברם, זכור אותו האיש לטוב שאמרו שמועה מפיו שמוטה ושחוטה - כשרה, שאי אפשר לשמוטה שתיעשה שחוטה;</w:t>
      </w:r>
    </w:p>
    <w:p w14:paraId="4BE02604" w14:textId="77777777" w:rsidR="0046556D" w:rsidRDefault="00BD6C4F" w:rsidP="00BD6C4F">
      <w:pPr>
        <w:rPr>
          <w:rtl/>
        </w:rPr>
      </w:pPr>
      <w:r>
        <w:rPr>
          <w:rStyle w:val="2fb"/>
          <w:rFonts w:hint="cs"/>
          <w:rtl/>
          <w:rPrChange w:id="11496" w:author="מנוע אמוראים" w:date="2026-10-05T16:40:54Z">
            <w:rPr>
              <w:rFonts w:hint="cs"/>
              <w:rtl/>
            </w:rPr>
          </w:rPrChange>
        </w:rPr>
        <w:t xml:space="preserve">ורי</w:t>
      </w:r>
      <w:r>
        <w:rPr>
          <w:rStyle w:val="2fb"/>
          <w:rtl/>
          <w:rPrChange w:id="11497" w:author="מנוע אמוראים" w:date="2026-10-05T16:40:54Z">
            <w:rPr>
              <w:rtl/>
            </w:rPr>
          </w:rPrChange>
        </w:rPr>
        <w:t xml:space="preserve">"</w:t>
      </w:r>
      <w:r>
        <w:rPr>
          <w:rStyle w:val="2fb"/>
          <w:rFonts w:hint="cs"/>
          <w:rtl/>
          <w:rPrChange w:id="11498" w:author="מנוע אמוראים" w:date="2026-10-05T16:40:54Z">
            <w:rPr>
              <w:rFonts w:hint="cs"/>
              <w:rtl/>
            </w:rPr>
          </w:rPrChange>
        </w:rPr>
        <w:t xml:space="preserve">ו</w:t>
      </w:r>
      <w:r w:rsidRPr="00C63571">
        <w:rPr>
          <w:rtl/>
        </w:rPr>
        <w:t>: יביא ויקיף;</w:t>
      </w:r>
    </w:p>
    <w:p w14:paraId="711F3633" w14:textId="77777777" w:rsidR="0046556D" w:rsidRDefault="00BD6C4F" w:rsidP="00BD6C4F">
      <w:pPr>
        <w:rPr>
          <w:rtl/>
        </w:rPr>
      </w:pPr>
      <w:r>
        <w:rPr>
          <w:rStyle w:val="2fb"/>
          <w:rFonts w:hint="cs"/>
          <w:rtl/>
          <w:rPrChange w:id="11499" w:author="מנוע אמוראים" w:date="2026-10-05T16:40:54Z">
            <w:rPr>
              <w:rFonts w:hint="cs"/>
              <w:rtl/>
            </w:rPr>
          </w:rPrChange>
        </w:rPr>
        <w:t xml:space="preserve">אר</w:t>
      </w:r>
      <w:r>
        <w:rPr>
          <w:rStyle w:val="2fb"/>
          <w:rtl/>
          <w:rPrChange w:id="11500" w:author="מנוע אמוראים" w:date="2026-10-05T16:40:54Z">
            <w:rPr>
              <w:rtl/>
            </w:rPr>
          </w:rPrChange>
        </w:rPr>
        <w:t xml:space="preserve">"</w:t>
      </w:r>
      <w:r>
        <w:rPr>
          <w:rStyle w:val="2fb"/>
          <w:rFonts w:hint="cs"/>
          <w:rtl/>
          <w:rPrChange w:id="11501" w:author="מנוע אמוראים" w:date="2026-10-05T16:40:54Z">
            <w:rPr>
              <w:rFonts w:hint="cs"/>
              <w:rtl/>
            </w:rPr>
          </w:rPrChange>
        </w:rPr>
        <w:t xml:space="preserve">נ</w:t>
      </w:r>
      <w:r w:rsidRPr="00C63571">
        <w:rPr>
          <w:rtl/>
        </w:rPr>
        <w:t xml:space="preserve">: </w:t>
      </w:r>
      <w:r>
        <w:rPr>
          <w:rFonts w:hint="cs"/>
          <w:rtl/>
        </w:rPr>
        <w:t>דווקא</w:t>
      </w:r>
      <w:r w:rsidRPr="00C63571">
        <w:rPr>
          <w:rtl/>
        </w:rPr>
        <w:t xml:space="preserve"> שלא תפס בסימנים, אבל תפס בסימנים ושחט - אפשר לשמוטה שתיעשה שחוטה.</w:t>
      </w:r>
    </w:p>
    <w:p w14:paraId="556F3F0F" w14:textId="77777777" w:rsidR="0046556D" w:rsidRDefault="00BD6C4F" w:rsidP="00BD6C4F">
      <w:pPr>
        <w:pStyle w:val="afffff8"/>
        <w:jc w:val="center"/>
        <w:rPr>
          <w:rtl/>
        </w:rPr>
        <w:pPrChange w:id="90012" w:author="קלוד" w:date="2026-10-08T12:07:40Z">
          <w:pPr>
            <w:jc w:val="center"/>
          </w:pPr>
        </w:pPrChange>
      </w:pPr>
      <w:del w:id="90010" w:author="קלוד" w:date="2026-10-08T12:07:40Z">
        <w:r>
          <w:rPr>
            <w:rFonts w:ascii="BA חניכי הישיבות" w:hAnsi="BA חניכי הישיבות" w:cs="BA חניכי הישיבות"/>
            <w:rtl/>
          </w:rPr>
          <w:delText xml:space="preserve">׻</w:delText>
        </w:r>
      </w:del>
      <w:ins w:id="90011" w:author="קלוד" w:date="2026-10-08T12:07:40Z">
        <w:r>
          <w:rPr>
            <w:color w:val="7B3F00"/>
          </w:rPr>
          <w:t xml:space="preserve">זה הכלל</w:t>
        </w:r>
      </w:ins>
    </w:p>
    <w:p w14:paraId="27D2F818" w14:textId="77777777" w:rsidR="0046556D" w:rsidRDefault="00BD6C4F" w:rsidP="00BD6C4F">
      <w:pPr>
        <w:rPr>
          <w:b/>
          <w:bCs/>
          <w:rtl/>
        </w:rPr>
      </w:pPr>
      <w:r w:rsidRPr="00334FC3">
        <w:rPr>
          <w:b/>
          <w:bCs/>
          <w:rtl/>
        </w:rPr>
        <w:t>זה הכלל.</w:t>
      </w:r>
    </w:p>
    <w:p w14:paraId="63847BCC" w14:textId="77777777" w:rsidR="0046556D" w:rsidRDefault="00BD6C4F" w:rsidP="00BD6C4F">
      <w:pPr>
        <w:rPr>
          <w:rtl/>
        </w:rPr>
      </w:pPr>
      <w:r w:rsidRPr="00C63571">
        <w:rPr>
          <w:rtl/>
        </w:rPr>
        <w:t>לאתויי שב שמעתתא.</w:t>
      </w:r>
    </w:p>
    <w:p w14:paraId="6C8E1B19" w14:textId="77777777" w:rsidR="0046556D" w:rsidRDefault="00BD6C4F" w:rsidP="00BD6C4F">
      <w:pPr>
        <w:rPr>
          <w:rtl/>
        </w:rPr>
      </w:pPr>
      <w:r w:rsidRPr="00C63571">
        <w:rPr>
          <w:rtl/>
        </w:rPr>
        <w:t xml:space="preserve">דבי יוסף </w:t>
      </w:r>
      <w:r>
        <w:rPr>
          <w:rFonts w:hint="cs"/>
          <w:rtl/>
        </w:rPr>
        <w:t>צייד שהרג בחצים</w:t>
      </w:r>
      <w:r w:rsidRPr="00C63571">
        <w:rPr>
          <w:rtl/>
        </w:rPr>
        <w:t xml:space="preserve"> </w:t>
      </w:r>
      <w:r>
        <w:rPr>
          <w:rFonts w:hint="cs"/>
          <w:rtl/>
        </w:rPr>
        <w:t xml:space="preserve">באו לפפני </w:t>
      </w:r>
      <w:r>
        <w:rPr>
          <w:rStyle w:val="2fb"/>
          <w:rFonts w:hint="cs"/>
          <w:rtl/>
          <w:rPrChange w:id="11502" w:author="מנוע אמוראים" w:date="2026-10-05T16:40:54Z">
            <w:rPr>
              <w:rFonts w:hint="cs"/>
              <w:rtl/>
            </w:rPr>
          </w:rPrChange>
        </w:rPr>
        <w:t xml:space="preserve">ריב</w:t>
      </w:r>
      <w:r>
        <w:rPr>
          <w:rStyle w:val="2fb"/>
          <w:rtl/>
          <w:rPrChange w:id="11503" w:author="מנוע אמוראים" w:date="2026-10-05T16:40:54Z">
            <w:rPr>
              <w:rtl/>
            </w:rPr>
          </w:rPrChange>
        </w:rPr>
        <w:t xml:space="preserve">"</w:t>
      </w:r>
      <w:r>
        <w:rPr>
          <w:rStyle w:val="2fb"/>
          <w:rFonts w:hint="cs"/>
          <w:rtl/>
          <w:rPrChange w:id="11504" w:author="מנוע אמוראים" w:date="2026-10-05T16:40:54Z">
            <w:rPr>
              <w:rFonts w:hint="cs"/>
              <w:rtl/>
            </w:rPr>
          </w:rPrChange>
        </w:rPr>
        <w:t xml:space="preserve">ב</w:t>
      </w:r>
      <w:r>
        <w:rPr>
          <w:rFonts w:hint="cs"/>
          <w:rtl/>
        </w:rPr>
        <w:t xml:space="preserve"> א</w:t>
      </w:r>
      <w:r w:rsidR="00BF1CF6">
        <w:rPr>
          <w:rtl/>
        </w:rPr>
        <w:t>"</w:t>
      </w:r>
      <w:r>
        <w:rPr>
          <w:rFonts w:hint="cs"/>
          <w:rtl/>
        </w:rPr>
        <w:t xml:space="preserve">ל</w:t>
      </w:r>
      <w:del w:id="21296" w:author="Claude" w:date="2026-10-07T09:24:29Z">
        <w:r>
          <w:rPr>
            <w:rFonts w:hint="cs"/>
            <w:rtl/>
          </w:rPr>
          <w:delText xml:space="preserve"> </w:delText>
        </w:r>
      </w:del>
      <w:r w:rsidRPr="00C63571">
        <w:rPr>
          <w:rtl/>
        </w:rPr>
        <w:t>: וכי להוסיף על הטרפות יש? אין לך אלא מה שמנו חכמים!</w:t>
      </w:r>
    </w:p>
    <w:p w14:paraId="22B26DB1" w14:textId="77777777" w:rsidR="0046556D" w:rsidRDefault="00BD6C4F" w:rsidP="00BD6C4F">
      <w:pPr>
        <w:rPr>
          <w:rtl/>
        </w:rPr>
      </w:pPr>
      <w:r>
        <w:rPr>
          <w:rStyle w:val="2fb"/>
          <w:rFonts w:hint="cs"/>
          <w:rtl/>
          <w:rPrChange w:id="11505" w:author="מנוע אמוראים" w:date="2026-10-05T16:40:54Z">
            <w:rPr>
              <w:rFonts w:hint="cs"/>
              <w:rtl/>
            </w:rPr>
          </w:rPrChange>
        </w:rPr>
        <w:t xml:space="preserve">רפב</w:t>
      </w:r>
      <w:r>
        <w:rPr>
          <w:rStyle w:val="2fb"/>
          <w:rtl/>
          <w:rPrChange w:id="11506" w:author="מנוע אמוראים" w:date="2026-10-05T16:40:54Z">
            <w:rPr>
              <w:rtl/>
            </w:rPr>
          </w:rPrChange>
        </w:rPr>
        <w:t xml:space="preserve">"</w:t>
      </w:r>
      <w:r>
        <w:rPr>
          <w:rStyle w:val="2fb"/>
          <w:rFonts w:hint="cs"/>
          <w:rtl/>
          <w:rPrChange w:id="11507" w:author="מנוע אמוראים" w:date="2026-10-05T16:40:54Z">
            <w:rPr>
              <w:rFonts w:hint="cs"/>
              <w:rtl/>
            </w:rPr>
          </w:rPrChange>
        </w:rPr>
        <w:t xml:space="preserve">א</w:t>
      </w:r>
      <w:r>
        <w:rPr>
          <w:rFonts w:hint="cs"/>
          <w:rtl/>
        </w:rPr>
        <w:t xml:space="preserve">:</w:t>
      </w:r>
      <w:r w:rsidRPr="00C63571">
        <w:rPr>
          <w:rtl/>
        </w:rPr>
        <w:t xml:space="preserve"> רישבא </w:t>
      </w:r>
      <w:r>
        <w:rPr>
          <w:rFonts w:hint="cs"/>
          <w:rtl/>
        </w:rPr>
        <w:t xml:space="preserve">הכה </w:t>
      </w:r>
      <w:r w:rsidRPr="00C63571">
        <w:rPr>
          <w:rtl/>
        </w:rPr>
        <w:t xml:space="preserve">בכוליא וקטלי, </w:t>
      </w:r>
      <w:r>
        <w:rPr>
          <w:rFonts w:hint="cs"/>
          <w:rtl/>
        </w:rPr>
        <w:t xml:space="preserve">באו לפני </w:t>
      </w:r>
      <w:r>
        <w:rPr>
          <w:rStyle w:val="2fb"/>
          <w:rFonts w:hint="cs"/>
          <w:rtl/>
          <w:rPrChange w:id="11508" w:author="מנוע אמוראים" w:date="2026-10-05T16:40:54Z">
            <w:rPr>
              <w:rFonts w:hint="cs"/>
              <w:rtl/>
            </w:rPr>
          </w:rPrChange>
        </w:rPr>
        <w:t xml:space="preserve">ר</w:t>
      </w:r>
      <w:r>
        <w:rPr>
          <w:rStyle w:val="2fb"/>
          <w:rtl/>
          <w:rPrChange w:id="11509" w:author="מנוע אמוראים" w:date="2026-10-05T16:40:54Z">
            <w:rPr>
              <w:rtl/>
            </w:rPr>
          </w:rPrChange>
        </w:rPr>
        <w:t xml:space="preserve">"</w:t>
      </w:r>
      <w:r>
        <w:rPr>
          <w:rStyle w:val="2fb"/>
          <w:rFonts w:hint="cs"/>
          <w:rtl/>
          <w:rPrChange w:id="11510" w:author="מנוע אמוראים" w:date="2026-10-05T16:40:54Z">
            <w:rPr>
              <w:rFonts w:hint="cs"/>
              <w:rtl/>
            </w:rPr>
          </w:rPrChange>
        </w:rPr>
        <w:t xml:space="preserve">א</w:t>
      </w:r>
      <w:r>
        <w:rPr>
          <w:rFonts w:hint="cs"/>
          <w:rtl/>
        </w:rPr>
        <w:t xml:space="preserve"> א</w:t>
      </w:r>
      <w:r w:rsidR="00BF1CF6">
        <w:rPr>
          <w:rtl/>
        </w:rPr>
        <w:t>"</w:t>
      </w:r>
      <w:r>
        <w:rPr>
          <w:rFonts w:hint="cs"/>
          <w:rtl/>
        </w:rPr>
        <w:t xml:space="preserve">ל וכי להוסיף על הטרפות יש אין לך אלא מה שמנו חכמים ואפי' דחזי' דמתה גמירי אי היו מפזרים עליה סם היתה חיה </w:t>
      </w:r>
      <w:r w:rsidRPr="00C63571">
        <w:rPr>
          <w:rtl/>
        </w:rPr>
        <w:t>.</w:t>
      </w:r>
    </w:p>
    <w:p w14:paraId="3226F073"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04" w:author="קלוד" w:date="2026-10-06T10:08:36Z"/>
        </w:rPr>
      </w:pPr>
      <w:ins w:id="20103" w:author="קלוד" w:date="2026-10-06T10:08:36Z">
        <w:r>
          <w:t xml:space="preserve">משנה ב</w:t>
        </w:r>
      </w:ins>
    </w:p>
    <w:p w14:paraId="1AE33AC1" w14:textId="77777777" w:rsidR="00BD6C4F" w:rsidRPr="003D23F5" w:rsidRDefault="00BD6C4F" w:rsidP="00BD6C4F">
      <w:pPr>
        <w:pStyle w:val="afff9"/>
        <w:rPr>
          <w:del w:id="20078" w:author="קלוד" w:date="2026-10-06T10:14:23Z"/>
          <w:rtl/>
        </w:rPr>
      </w:pPr>
      <w:ins w:id="9833" w:author="מספור קטעי משנה" w:date="2026-10-06T06:45:19Z">
        <w:del w:id="20076" w:author="קלוד" w:date="2026-10-06T10:14:23Z">
          <w:r>
            <w:rPr>
              <w:rStyle w:val="MisparKeta"/>
            </w:rPr>
            <w:delText xml:space="preserve">ב. </w:delText>
          </w:r>
        </w:del>
      </w:ins>
      <w:del w:id="20077" w:author="קלוד" w:date="2026-10-06T10:14:23Z">
        <w:r w:rsidRPr="003D23F5">
          <w:rPr>
            <w:rtl/>
          </w:rPr>
          <w:delText xml:space="preserve">מתני'.</w:delText>
        </w:r>
      </w:del>
    </w:p>
    <w:p w14:paraId="1A51C2D3" w14:textId="77777777" w:rsidR="00BD6C4F" w:rsidRPr="003D23F5" w:rsidRDefault="00BD6C4F" w:rsidP="00BD6C4F">
      <w:pPr>
        <w:pStyle w:val="afff9"/>
        <w:spacing w:before="120"/>
        <w:rPr>
          <w:rtl/>
        </w:rPr>
        <w:pPrChange w:id="90031" w:author="קלוד" w:date="2026-10-08T12:08:16Z">
          <w:pPr>
            <w:pStyle w:val="afff9"/>
          </w:pPr>
        </w:pPrChange>
      </w:pPr>
      <w:r w:rsidRPr="003D23F5">
        <w:rPr>
          <w:rtl/>
        </w:rPr>
        <w:t>ואלו כשרות בבהמה: ניקבה הגרגרת או שנסדקה.</w:t>
      </w:r>
    </w:p>
    <w:p w14:paraId="4DABE1C8" w14:textId="77777777" w:rsidR="00BD6C4F" w:rsidRPr="003D23F5" w:rsidRDefault="00BD6C4F" w:rsidP="00BD6C4F">
      <w:pPr>
        <w:pStyle w:val="afff9"/>
        <w:rPr>
          <w:rtl/>
        </w:rPr>
      </w:pPr>
      <w:r w:rsidRPr="003D23F5">
        <w:rPr>
          <w:rtl/>
        </w:rPr>
        <w:t xml:space="preserve">עד כמה תחסר? רשב"ג אומר: עד כאיסר האיטלקי, </w:t>
      </w:r>
    </w:p>
    <w:p w14:paraId="56019A49" w14:textId="337240D6" w:rsidR="00BD6C4F" w:rsidRPr="003D23F5" w:rsidRDefault="00BD6C4F" w:rsidP="00BD6C4F">
      <w:pPr>
        <w:pStyle w:val="afff9"/>
        <w:rPr>
          <w:rtl/>
        </w:rPr>
      </w:pPr>
      <w:r w:rsidRPr="003D23F5">
        <w:rPr>
          <w:rtl/>
        </w:rPr>
        <w:t xml:space="preserve">נפחתה הגולגולת ולא ניקב קרום של מוח, </w:t>
      </w:r>
    </w:p>
    <w:p w14:paraId="1688BA30" w14:textId="412E1780" w:rsidR="00BD6C4F" w:rsidRPr="003D23F5" w:rsidRDefault="00BD6C4F" w:rsidP="00BD6C4F">
      <w:pPr>
        <w:pStyle w:val="afff9"/>
        <w:rPr>
          <w:rtl/>
        </w:rPr>
      </w:pPr>
      <w:r w:rsidRPr="003D23F5">
        <w:rPr>
          <w:rtl/>
        </w:rPr>
        <w:t>ניקב הלב ולא לבית חללו,</w:t>
      </w:r>
    </w:p>
    <w:p w14:paraId="165B8AD9" w14:textId="20486776" w:rsidR="00BD6C4F" w:rsidRPr="003D23F5" w:rsidRDefault="00BD6C4F" w:rsidP="00BD6C4F">
      <w:pPr>
        <w:pStyle w:val="afff9"/>
        <w:rPr>
          <w:rtl/>
        </w:rPr>
      </w:pPr>
      <w:r w:rsidRPr="003D23F5">
        <w:rPr>
          <w:rtl/>
        </w:rPr>
        <w:t xml:space="preserve">נשברה השדרה ולא נפסק החוט שלה, </w:t>
      </w:r>
    </w:p>
    <w:p w14:paraId="50EA5E47" w14:textId="14B5EB2B" w:rsidR="00BD6C4F" w:rsidRPr="003D23F5" w:rsidRDefault="00BD6C4F" w:rsidP="00BD6C4F">
      <w:pPr>
        <w:pStyle w:val="afff9"/>
        <w:rPr>
          <w:rtl/>
        </w:rPr>
      </w:pPr>
      <w:r w:rsidRPr="003D23F5">
        <w:rPr>
          <w:rtl/>
        </w:rPr>
        <w:t xml:space="preserve">ניטלה הכבד ונשתייר הימנה כזית, </w:t>
      </w:r>
    </w:p>
    <w:p w14:paraId="4A2FB384" w14:textId="220B872C" w:rsidR="00BD6C4F" w:rsidRPr="003D23F5" w:rsidRDefault="00BD6C4F" w:rsidP="00BD6C4F">
      <w:pPr>
        <w:pStyle w:val="afff9"/>
        <w:rPr>
          <w:rtl/>
        </w:rPr>
      </w:pPr>
      <w:r w:rsidRPr="003D23F5">
        <w:rPr>
          <w:rtl/>
        </w:rPr>
        <w:t xml:space="preserve">המסס ובית הכוסות שניקבו זה לתוך זה, </w:t>
      </w:r>
    </w:p>
    <w:p w14:paraId="2306B41C" w14:textId="2F4D5F74" w:rsidR="00BD6C4F" w:rsidRPr="003D23F5" w:rsidRDefault="00BD6C4F" w:rsidP="00BD6C4F">
      <w:pPr>
        <w:pStyle w:val="afff9"/>
        <w:rPr>
          <w:rtl/>
        </w:rPr>
      </w:pPr>
      <w:r w:rsidRPr="003D23F5">
        <w:rPr>
          <w:rtl/>
        </w:rPr>
        <w:t xml:space="preserve">ניטל הטחול, ניטלו הכליות, ניטל לחי התחתון, ניטלה האם שלה, </w:t>
      </w:r>
    </w:p>
    <w:p w14:paraId="533851E4" w14:textId="4653AF05" w:rsidR="00BD6C4F" w:rsidRPr="003D23F5" w:rsidRDefault="00BD6C4F" w:rsidP="00BD6C4F">
      <w:pPr>
        <w:pStyle w:val="afff9"/>
        <w:rPr>
          <w:rtl/>
        </w:rPr>
      </w:pPr>
      <w:r w:rsidRPr="003D23F5">
        <w:rPr>
          <w:rtl/>
        </w:rPr>
        <w:t xml:space="preserve">וחרותה בידי שמים, </w:t>
      </w:r>
    </w:p>
    <w:p w14:paraId="32AA68C0" w14:textId="136E3068" w:rsidR="00BD6C4F" w:rsidRPr="003D23F5" w:rsidRDefault="00BD6C4F" w:rsidP="00BD6C4F">
      <w:pPr>
        <w:pStyle w:val="afff9"/>
        <w:rPr>
          <w:rtl/>
        </w:rPr>
      </w:pPr>
      <w:r>
        <w:rPr>
          <w:rtl/>
        </w:rPr>
        <w:t xml:space="preserve">הגלודה, </w:t>
      </w:r>
      <w:r>
        <w:rPr>
          <w:rStyle w:val="TanaimMishna"/>
          <w:rtl/>
          <w:rPrChange w:id="20008" w:author="קלוד" w:date="2026-10-06T10:08:36Z">
            <w:rPr>
              <w:rtl/>
            </w:rPr>
          </w:rPrChange>
        </w:rPr>
        <w:t xml:space="preserve">רבי מאיר</w:t>
      </w:r>
      <w:r>
        <w:rPr>
          <w:rtl/>
        </w:rPr>
        <w:t xml:space="preserve"> - מכשיר, ו</w:t>
      </w:r>
      <w:r>
        <w:rPr>
          <w:rStyle w:val="TanaimMishna"/>
          <w:rtl/>
          <w:rPrChange w:id="20007" w:author="קלוד" w:date="2026-10-06T10:08:36Z">
            <w:rPr>
              <w:rtl/>
            </w:rPr>
          </w:rPrChange>
        </w:rPr>
        <w:t xml:space="preserve">חכמים</w:t>
      </w:r>
      <w:r>
        <w:rPr>
          <w:rtl/>
        </w:rPr>
        <w:t xml:space="preserve"> פוסלין.</w:t>
      </w:r>
    </w:p>
    <w:p w14:paraId="4E816E2F" w14:textId="77777777" w:rsidR="0046556D" w:rsidRDefault="00BD6C4F" w:rsidP="00BD6C4F">
      <w:pPr>
        <w:jc w:val="center"/>
        <w:rPr>
          <w:rtl/>
        </w:rPr>
      </w:pPr>
      <w:r>
        <w:rPr>
          <w:rFonts w:ascii="BA חניכי הישיבות" w:hAnsi="BA חניכי הישיבות" w:cs="BA חניכי הישיבות"/>
          <w:rtl/>
        </w:rPr>
        <w:t>׻</w:t>
      </w:r>
    </w:p>
    <w:p w14:paraId="566CD225" w14:textId="77777777" w:rsidR="0046556D" w:rsidRDefault="00BD6C4F" w:rsidP="00BD6C4F">
      <w:pPr>
        <w:rPr>
          <w:rtl/>
        </w:rPr>
      </w:pPr>
      <w:r w:rsidRPr="00C63571">
        <w:rPr>
          <w:rtl/>
        </w:rPr>
        <w:t xml:space="preserve">• </w:t>
      </w:r>
      <w:r>
        <w:rPr>
          <w:rtl/>
        </w:rPr>
        <w:t>אתמר</w:t>
      </w:r>
      <w:r w:rsidRPr="00C63571">
        <w:rPr>
          <w:rtl/>
        </w:rPr>
        <w:t xml:space="preserve"> </w:t>
      </w:r>
      <w:r>
        <w:rPr>
          <w:rStyle w:val="2fb"/>
          <w:rtl/>
          <w:rPrChange w:id="11511" w:author="מנוע אמוראים" w:date="2026-10-05T16:40:54Z">
            <w:rPr>
              <w:rtl/>
            </w:rPr>
          </w:rPrChange>
        </w:rPr>
        <w:t xml:space="preserve">רי"ו</w:t>
      </w:r>
      <w:r>
        <w:rPr>
          <w:rtl/>
        </w:rPr>
        <w:t xml:space="preserve"> אמר: אלו טרפות - דוקא, </w:t>
      </w:r>
      <w:r>
        <w:rPr>
          <w:rStyle w:val="2fb"/>
          <w:rtl/>
          <w:rPrChange w:id="11512" w:author="מנוע אמוראים" w:date="2026-10-05T16:40:54Z">
            <w:rPr>
              <w:rtl/>
            </w:rPr>
          </w:rPrChange>
        </w:rPr>
        <w:t xml:space="preserve">ור</w:t>
      </w:r>
      <w:r>
        <w:rPr>
          <w:rStyle w:val="2fb"/>
          <w:rFonts w:hint="cs"/>
          <w:rtl/>
          <w:rPrChange w:id="11513" w:author="מנוע אמוראים" w:date="2026-10-05T16:40:54Z">
            <w:rPr>
              <w:rFonts w:hint="cs"/>
              <w:rtl/>
            </w:rPr>
          </w:rPrChange>
        </w:rPr>
        <w:t xml:space="preserve">שב</w:t>
      </w:r>
      <w:r>
        <w:rPr>
          <w:rStyle w:val="2fb"/>
          <w:rtl/>
          <w:rPrChange w:id="11514" w:author="מנוע אמוראים" w:date="2026-10-05T16:40:54Z">
            <w:rPr>
              <w:rtl/>
            </w:rPr>
          </w:rPrChange>
        </w:rPr>
        <w:t xml:space="preserve">"</w:t>
      </w:r>
      <w:r>
        <w:rPr>
          <w:rStyle w:val="2fb"/>
          <w:rFonts w:hint="cs"/>
          <w:rtl/>
          <w:rPrChange w:id="11515" w:author="מנוע אמוראים" w:date="2026-10-05T16:40:54Z">
            <w:rPr>
              <w:rFonts w:hint="cs"/>
              <w:rtl/>
            </w:rPr>
          </w:rPrChange>
        </w:rPr>
        <w:t xml:space="preserve">ל</w:t>
      </w:r>
      <w:r>
        <w:rPr>
          <w:rFonts w:hint="cs"/>
          <w:rtl/>
        </w:rPr>
        <w:t xml:space="preserve"> </w:t>
      </w:r>
      <w:r w:rsidRPr="00C63571">
        <w:rPr>
          <w:rtl/>
        </w:rPr>
        <w:t>אמר: אלו כשרות - דוקא;</w:t>
      </w:r>
    </w:p>
    <w:p w14:paraId="27C6C3D0" w14:textId="77777777" w:rsidR="0046556D" w:rsidRDefault="00BD6C4F" w:rsidP="00BD6C4F">
      <w:pPr>
        <w:rPr>
          <w:rtl/>
        </w:rPr>
      </w:pPr>
      <w:r w:rsidRPr="00AC163B">
        <w:rPr>
          <w:rFonts w:hint="cs"/>
          <w:b/>
          <w:bCs/>
          <w:rtl/>
        </w:rPr>
        <w:t>ופליגי</w:t>
      </w:r>
      <w:r>
        <w:rPr>
          <w:rFonts w:hint="cs"/>
          <w:rtl/>
        </w:rPr>
        <w:t xml:space="preserve"> </w:t>
      </w:r>
      <w:r>
        <w:rPr>
          <w:rStyle w:val="2fb"/>
          <w:rFonts w:hint="cs"/>
          <w:rtl/>
          <w:rPrChange w:id="11516" w:author="מנוע אמוראים" w:date="2026-10-05T16:40:54Z">
            <w:rPr>
              <w:rFonts w:hint="cs"/>
              <w:rtl/>
            </w:rPr>
          </w:rPrChange>
        </w:rPr>
        <w:t xml:space="preserve">בדר</w:t>
      </w:r>
      <w:r>
        <w:rPr>
          <w:rStyle w:val="2fb"/>
          <w:rtl/>
          <w:rPrChange w:id="11517" w:author="מנוע אמוראים" w:date="2026-10-05T16:40:54Z">
            <w:rPr>
              <w:rtl/>
            </w:rPr>
          </w:rPrChange>
        </w:rPr>
        <w:t xml:space="preserve">"</w:t>
      </w:r>
      <w:r>
        <w:rPr>
          <w:rStyle w:val="2fb"/>
          <w:rFonts w:hint="cs"/>
          <w:rtl/>
          <w:rPrChange w:id="11518" w:author="מנוע אמוראים" w:date="2026-10-05T16:40:54Z">
            <w:rPr>
              <w:rFonts w:hint="cs"/>
              <w:rtl/>
            </w:rPr>
          </w:rPrChange>
        </w:rPr>
        <w:t xml:space="preserve">מ</w:t>
      </w:r>
      <w:r w:rsidRPr="00C63571">
        <w:rPr>
          <w:rtl/>
        </w:rPr>
        <w:t>: האי בוקא דאטמא דשף מדוכתיה - טרפה.</w:t>
      </w:r>
    </w:p>
    <w:p w14:paraId="0F52CB65" w14:textId="77777777" w:rsidR="00BD6C4F" w:rsidRPr="003D23F5" w:rsidRDefault="00BD6C4F" w:rsidP="00F07436">
      <w:pPr>
        <w:pStyle w:val="afff3"/>
        <w:framePr w:wrap="around"/>
        <w:rPr>
          <w:rtl/>
        </w:rPr>
      </w:pPr>
      <w:r w:rsidRPr="003D23F5">
        <w:rPr>
          <w:rFonts w:hint="cs"/>
          <w:rtl/>
        </w:rPr>
        <w:t>נד:</w:t>
      </w:r>
    </w:p>
    <w:p w14:paraId="7651AA72" w14:textId="77777777" w:rsidR="0046556D" w:rsidRDefault="00BD6C4F" w:rsidP="00BD6C4F">
      <w:pPr>
        <w:rPr>
          <w:rtl/>
        </w:rPr>
      </w:pPr>
      <w:r>
        <w:rPr>
          <w:rStyle w:val="2fb"/>
          <w:rtl/>
          <w:rPrChange w:id="11519" w:author="מנוע אמוראים" w:date="2026-10-05T16:40:54Z">
            <w:rPr>
              <w:rtl/>
            </w:rPr>
          </w:rPrChange>
        </w:rPr>
        <w:t xml:space="preserve">ר</w:t>
      </w:r>
      <w:r>
        <w:rPr>
          <w:rStyle w:val="2fb"/>
          <w:rFonts w:hint="cs"/>
          <w:rtl/>
          <w:rPrChange w:id="11520" w:author="מנוע אמוראים" w:date="2026-10-05T16:40:54Z">
            <w:rPr>
              <w:rFonts w:hint="cs"/>
              <w:rtl/>
            </w:rPr>
          </w:rPrChange>
        </w:rPr>
        <w:t xml:space="preserve">י</w:t>
      </w:r>
      <w:r>
        <w:rPr>
          <w:rStyle w:val="2fb"/>
          <w:rtl/>
          <w:rPrChange w:id="11521" w:author="מנוע אמוראים" w:date="2026-10-05T16:40:54Z">
            <w:rPr>
              <w:rtl/>
            </w:rPr>
          </w:rPrChange>
        </w:rPr>
        <w:t xml:space="preserve">"</w:t>
      </w:r>
      <w:r>
        <w:rPr>
          <w:rStyle w:val="2fb"/>
          <w:rFonts w:hint="cs"/>
          <w:rtl/>
          <w:rPrChange w:id="11522" w:author="מנוע אמוראים" w:date="2026-10-05T16:40:54Z">
            <w:rPr>
              <w:rFonts w:hint="cs"/>
              <w:rtl/>
            </w:rPr>
          </w:rPrChange>
        </w:rPr>
        <w:t xml:space="preserve">ו</w:t>
      </w:r>
      <w:r>
        <w:rPr>
          <w:rtl/>
        </w:rPr>
        <w:t xml:space="preserve">: אלו טרפות דוקא, תנא טרפות ותנא זה הכלל, וחזייה </w:t>
      </w:r>
      <w:r>
        <w:rPr>
          <w:rStyle w:val="2fb"/>
          <w:rtl/>
          <w:rPrChange w:id="11523" w:author="מנוע אמוראים" w:date="2026-10-05T16:40:54Z">
            <w:rPr>
              <w:rtl/>
            </w:rPr>
          </w:rPrChange>
        </w:rPr>
        <w:t xml:space="preserve">לדר</w:t>
      </w:r>
      <w:r>
        <w:rPr>
          <w:rStyle w:val="2fb"/>
          <w:rtl/>
          <w:rPrChange w:id="11524" w:author="מנוע אמוראים" w:date="2026-10-05T16:40:54Z">
            <w:rPr>
              <w:rtl/>
            </w:rPr>
          </w:rPrChange>
        </w:rPr>
        <w:t xml:space="preserve">"</w:t>
      </w:r>
      <w:r>
        <w:rPr>
          <w:rStyle w:val="2fb"/>
          <w:rFonts w:hint="cs"/>
          <w:rtl/>
          <w:rPrChange w:id="11525" w:author="מנוע אמוראים" w:date="2026-10-05T16:40:54Z">
            <w:rPr>
              <w:rFonts w:hint="cs"/>
              <w:rtl/>
            </w:rPr>
          </w:rPrChange>
        </w:rPr>
        <w:t xml:space="preserve">מ</w:t>
      </w:r>
      <w:r>
        <w:rPr>
          <w:rFonts w:hint="cs"/>
          <w:rtl/>
        </w:rPr>
        <w:t xml:space="preserve"> </w:t>
      </w:r>
      <w:r w:rsidRPr="00C63571">
        <w:rPr>
          <w:rtl/>
        </w:rPr>
        <w:t xml:space="preserve">דאתיא בזה הכלל, </w:t>
      </w:r>
    </w:p>
    <w:p w14:paraId="3604BF91" w14:textId="77777777" w:rsidR="0046556D" w:rsidRDefault="00BD6C4F" w:rsidP="00BD6C4F">
      <w:pPr>
        <w:rPr>
          <w:rtl/>
        </w:rPr>
      </w:pPr>
      <w:r>
        <w:rPr>
          <w:rFonts w:hint="cs"/>
          <w:rtl/>
        </w:rPr>
        <w:t>מ</w:t>
      </w:r>
      <w:r w:rsidR="00BF1CF6">
        <w:rPr>
          <w:rtl/>
        </w:rPr>
        <w:t>"</w:t>
      </w:r>
      <w:r>
        <w:rPr>
          <w:rFonts w:hint="cs"/>
          <w:rtl/>
        </w:rPr>
        <w:t xml:space="preserve">ט </w:t>
      </w:r>
      <w:r w:rsidRPr="00C63571">
        <w:rPr>
          <w:rtl/>
        </w:rPr>
        <w:t>דדמיא לנטולי, תנא אלו טרפות - הני הוא דטרפה, הא דרב מתנא כשרה.</w:t>
      </w:r>
    </w:p>
    <w:p w14:paraId="6F35E3BB" w14:textId="77777777" w:rsidR="0046556D" w:rsidRDefault="00BD6C4F" w:rsidP="00BD6C4F">
      <w:pPr>
        <w:rPr>
          <w:rtl/>
        </w:rPr>
      </w:pPr>
      <w:r>
        <w:rPr>
          <w:rStyle w:val="2fb"/>
          <w:rFonts w:hint="cs"/>
          <w:rtl/>
          <w:rPrChange w:id="11526" w:author="מנוע אמוראים" w:date="2026-10-05T16:40:54Z">
            <w:rPr>
              <w:rFonts w:hint="cs"/>
              <w:rtl/>
            </w:rPr>
          </w:rPrChange>
        </w:rPr>
        <w:t xml:space="preserve">ורשב</w:t>
      </w:r>
      <w:r>
        <w:rPr>
          <w:rStyle w:val="2fb"/>
          <w:rtl/>
          <w:rPrChange w:id="11527" w:author="מנוע אמוראים" w:date="2026-10-05T16:40:54Z">
            <w:rPr>
              <w:rtl/>
            </w:rPr>
          </w:rPrChange>
        </w:rPr>
        <w:t xml:space="preserve">"</w:t>
      </w:r>
      <w:r>
        <w:rPr>
          <w:rStyle w:val="2fb"/>
          <w:rFonts w:hint="cs"/>
          <w:rtl/>
          <w:rPrChange w:id="11528" w:author="מנוע אמוראים" w:date="2026-10-05T16:40:54Z">
            <w:rPr>
              <w:rFonts w:hint="cs"/>
              <w:rtl/>
            </w:rPr>
          </w:rPrChange>
        </w:rPr>
        <w:t xml:space="preserve">ל</w:t>
      </w:r>
      <w:r w:rsidRPr="00C63571">
        <w:rPr>
          <w:rtl/>
        </w:rPr>
        <w:t>: אלו כשרות דוקא, תנא טרפות ותנא זה הכלל, וחזייה לדרב מתנא דלא אתיא בזה הכלל, מ"ט - לאו לנקובי דמיא ולא לפסוקי דמיא, ולנטולי נמי לא דמיא, תנא אלו כשרות - הני הוא דכשרות, הא דרב מתנא טרפה.</w:t>
      </w:r>
    </w:p>
    <w:p w14:paraId="016E76C5" w14:textId="77777777" w:rsidR="0046556D" w:rsidRDefault="0046556D" w:rsidP="00BD6C4F">
      <w:pPr>
        <w:rPr>
          <w:rtl/>
        </w:rPr>
      </w:pPr>
    </w:p>
    <w:p w14:paraId="05CF2488" w14:textId="77777777" w:rsidR="0046556D" w:rsidRDefault="00BD6C4F" w:rsidP="00BD6C4F">
      <w:pPr>
        <w:rPr>
          <w:rtl/>
        </w:rPr>
      </w:pPr>
      <w:r w:rsidRPr="00C63571">
        <w:rPr>
          <w:rtl/>
        </w:rPr>
        <w:t xml:space="preserve">• </w:t>
      </w:r>
      <w:r w:rsidRPr="00FB77A7">
        <w:rPr>
          <w:b/>
          <w:bCs/>
          <w:rtl/>
        </w:rPr>
        <w:t>גופא</w:t>
      </w:r>
      <w:r>
        <w:rPr>
          <w:rtl/>
        </w:rPr>
        <w:t xml:space="preserve"> </w:t>
      </w:r>
      <w:r>
        <w:rPr>
          <w:rStyle w:val="2fb"/>
          <w:rtl/>
          <w:rPrChange w:id="11529" w:author="מנוע אמוראים" w:date="2026-10-05T16:40:54Z">
            <w:rPr>
              <w:rtl/>
            </w:rPr>
          </w:rPrChange>
        </w:rPr>
        <w:t xml:space="preserve">א</w:t>
      </w:r>
      <w:r>
        <w:rPr>
          <w:rStyle w:val="2fb"/>
          <w:rFonts w:hint="cs"/>
          <w:rtl/>
          <w:rPrChange w:id="11530" w:author="מנוע אמוראים" w:date="2026-10-05T16:40:54Z">
            <w:rPr>
              <w:rFonts w:hint="cs"/>
              <w:rtl/>
            </w:rPr>
          </w:rPrChange>
        </w:rPr>
        <w:t xml:space="preserve">ר</w:t>
      </w:r>
      <w:r>
        <w:rPr>
          <w:rStyle w:val="2fb"/>
          <w:rtl/>
          <w:rPrChange w:id="11531" w:author="מנוע אמוראים" w:date="2026-10-05T16:40:54Z">
            <w:rPr>
              <w:rtl/>
            </w:rPr>
          </w:rPrChange>
        </w:rPr>
        <w:t xml:space="preserve">"</w:t>
      </w:r>
      <w:r>
        <w:rPr>
          <w:rStyle w:val="2fb"/>
          <w:rFonts w:hint="cs"/>
          <w:rtl/>
          <w:rPrChange w:id="11532" w:author="מנוע אמוראים" w:date="2026-10-05T16:40:54Z">
            <w:rPr>
              <w:rFonts w:hint="cs"/>
              <w:rtl/>
            </w:rPr>
          </w:rPrChange>
        </w:rPr>
        <w:t xml:space="preserve">מ</w:t>
      </w:r>
      <w:r>
        <w:rPr>
          <w:rFonts w:hint="cs"/>
          <w:rtl/>
        </w:rPr>
        <w:t xml:space="preserve"> כף הירך</w:t>
      </w:r>
      <w:r>
        <w:rPr>
          <w:rtl/>
        </w:rPr>
        <w:t xml:space="preserve"> </w:t>
      </w:r>
      <w:r>
        <w:rPr>
          <w:rFonts w:hint="cs"/>
          <w:rtl/>
        </w:rPr>
        <w:t>שיצאה ממקומה</w:t>
      </w:r>
      <w:r w:rsidRPr="00C63571">
        <w:rPr>
          <w:rtl/>
        </w:rPr>
        <w:t xml:space="preserve"> טרפה</w:t>
      </w:r>
      <w:r>
        <w:rPr>
          <w:rtl/>
        </w:rPr>
        <w:t>, ורבא</w:t>
      </w:r>
      <w:r w:rsidRPr="00C63571">
        <w:rPr>
          <w:rtl/>
        </w:rPr>
        <w:t xml:space="preserve">: כשרה, ואי </w:t>
      </w:r>
      <w:r>
        <w:rPr>
          <w:rFonts w:hint="cs"/>
          <w:rtl/>
        </w:rPr>
        <w:t xml:space="preserve">נפסק הגיד לו </w:t>
      </w:r>
      <w:r w:rsidRPr="00C63571">
        <w:rPr>
          <w:rtl/>
        </w:rPr>
        <w:t>- טרפה.</w:t>
      </w:r>
    </w:p>
    <w:p w14:paraId="76B93B63" w14:textId="77777777" w:rsidR="0046556D" w:rsidRDefault="00BD6C4F" w:rsidP="00BD6C4F">
      <w:pPr>
        <w:rPr>
          <w:rtl/>
        </w:rPr>
      </w:pPr>
      <w:r w:rsidRPr="00F9619F">
        <w:rPr>
          <w:b/>
          <w:bCs/>
          <w:rtl/>
        </w:rPr>
        <w:t>והלכתא</w:t>
      </w:r>
      <w:r w:rsidRPr="00C63571">
        <w:rPr>
          <w:rtl/>
        </w:rPr>
        <w:t>: איפסיק - נמי כשרה, עד ד</w:t>
      </w:r>
      <w:r>
        <w:rPr>
          <w:rFonts w:hint="cs"/>
          <w:rtl/>
        </w:rPr>
        <w:t>נרקב</w:t>
      </w:r>
      <w:r w:rsidRPr="00C63571">
        <w:rPr>
          <w:rtl/>
        </w:rPr>
        <w:t>.</w:t>
      </w:r>
    </w:p>
    <w:p w14:paraId="3B284354" w14:textId="77777777" w:rsidR="0046556D" w:rsidRDefault="00BD6C4F" w:rsidP="00BD6C4F">
      <w:pPr>
        <w:jc w:val="center"/>
        <w:rPr>
          <w:del w:id="90040" w:author="מנוע עיצוב" w:date="2026-10-08T11:01:28Z"/>
          <w:rtl/>
        </w:rPr>
      </w:pPr>
      <w:del w:id="90039" w:author="מנוע עיצוב" w:date="2026-10-08T11:01:28Z">
        <w:r>
          <w:rPr>
            <w:rFonts w:ascii="BA חניכי הישיבות" w:hAnsi="BA חניכי הישיבות" w:cs="BA חניכי הישיבות"/>
            <w:rtl/>
          </w:rPr>
          <w:delText xml:space="preserve">׻</w:delText>
        </w:r>
      </w:del>
    </w:p>
    <w:p w14:paraId="12ABB992" w14:textId="77777777" w:rsidR="00BD6C4F" w:rsidRPr="003D23F5" w:rsidRDefault="00BD6C4F" w:rsidP="00BD6C4F">
      <w:pPr>
        <w:pStyle w:val="affff1"/>
        <w:rPr>
          <w:rtl/>
        </w:rPr>
      </w:pPr>
      <w:ins w:id="9834" w:author="מספור קטעי משנה" w:date="2026-10-06T06:45:19Z">
        <w:r>
          <w:rPr>
            <w:rStyle w:val="MisparKeta"/>
          </w:rPr>
          <w:t xml:space="preserve">א. </w:t>
        </w:r>
      </w:ins>
      <w:r w:rsidRPr="003D23F5">
        <w:rPr>
          <w:rtl/>
        </w:rPr>
        <w:t>עד כמה תחסר [</w:t>
      </w:r>
      <w:r w:rsidRPr="003D23F5">
        <w:rPr>
          <w:rFonts w:hint="cs"/>
          <w:rtl/>
        </w:rPr>
        <w:t>עד כאיסר האיטלקי</w:t>
      </w:r>
      <w:r w:rsidRPr="003D23F5">
        <w:rPr>
          <w:rtl/>
        </w:rPr>
        <w:t xml:space="preserve">: </w:t>
      </w:r>
    </w:p>
    <w:p w14:paraId="60FAD786" w14:textId="77777777" w:rsidR="0046556D" w:rsidRDefault="00BD6C4F" w:rsidP="00BD6C4F">
      <w:pPr>
        <w:rPr>
          <w:rtl/>
        </w:rPr>
      </w:pPr>
      <w:r w:rsidRPr="00C63571">
        <w:rPr>
          <w:rtl/>
        </w:rPr>
        <w:t>זעירי: את</w:t>
      </w:r>
      <w:r>
        <w:rPr>
          <w:rFonts w:hint="cs"/>
          <w:rtl/>
        </w:rPr>
        <w:t>ם שלא ראיתם איסר האיטלקי שיעורכם</w:t>
      </w:r>
      <w:r w:rsidRPr="00C63571">
        <w:rPr>
          <w:rtl/>
        </w:rPr>
        <w:t xml:space="preserve"> בדינרא קורדינאה, והוי כפשיטא זוטרתי, ומשתכחא ביני פשיטי דפומבדיתא.</w:t>
      </w:r>
    </w:p>
    <w:p w14:paraId="122B2672" w14:textId="77777777" w:rsidR="0046556D" w:rsidRDefault="00BD6C4F" w:rsidP="00BD6C4F">
      <w:pPr>
        <w:rPr>
          <w:rtl/>
        </w:rPr>
      </w:pPr>
      <w:r>
        <w:rPr>
          <w:rStyle w:val="2fb"/>
          <w:rFonts w:hint="cs"/>
          <w:rtl/>
          <w:rPrChange w:id="11533" w:author="מנוע אמוראים" w:date="2026-10-05T16:40:54Z">
            <w:rPr>
              <w:rFonts w:hint="cs"/>
              <w:rtl/>
            </w:rPr>
          </w:rPrChange>
        </w:rPr>
        <w:t xml:space="preserve">אר</w:t>
      </w:r>
      <w:r>
        <w:rPr>
          <w:rStyle w:val="2fb"/>
          <w:rtl/>
          <w:rPrChange w:id="11534" w:author="מנוע אמוראים" w:date="2026-10-05T16:40:54Z">
            <w:rPr>
              <w:rtl/>
            </w:rPr>
          </w:rPrChange>
        </w:rPr>
        <w:t xml:space="preserve">"</w:t>
      </w:r>
      <w:r>
        <w:rPr>
          <w:rStyle w:val="2fb"/>
          <w:rFonts w:hint="cs"/>
          <w:rtl/>
          <w:rPrChange w:id="11535" w:author="מנוע אמוראים" w:date="2026-10-05T16:40:54Z">
            <w:rPr>
              <w:rFonts w:hint="cs"/>
              <w:rtl/>
            </w:rPr>
          </w:rPrChange>
        </w:rPr>
        <w:t xml:space="preserve">ח</w:t>
      </w:r>
      <w:r w:rsidRPr="00C63571">
        <w:rPr>
          <w:rtl/>
        </w:rPr>
        <w:t xml:space="preserve"> פתוראה</w:t>
      </w:r>
      <w:r>
        <w:rPr>
          <w:rFonts w:hint="cs"/>
          <w:rtl/>
        </w:rPr>
        <w:t>[שולחני היה]</w:t>
      </w:r>
      <w:r w:rsidRPr="00C63571">
        <w:rPr>
          <w:rtl/>
        </w:rPr>
        <w:t xml:space="preserve">, עילא מינאי </w:t>
      </w:r>
      <w:r>
        <w:rPr>
          <w:rFonts w:hint="cs"/>
          <w:rtl/>
        </w:rPr>
        <w:t xml:space="preserve">היה בר נפחא[</w:t>
      </w:r>
      <w:r>
        <w:rPr>
          <w:rStyle w:val="2fb"/>
          <w:rFonts w:hint="cs"/>
          <w:rtl/>
          <w:rPrChange w:id="11536" w:author="מנוע אמוראים" w:date="2026-10-05T16:40:54Z">
            <w:rPr>
              <w:rFonts w:hint="cs"/>
              <w:rtl/>
            </w:rPr>
          </w:rPrChange>
        </w:rPr>
        <w:t xml:space="preserve">רי</w:t>
      </w:r>
      <w:r>
        <w:rPr>
          <w:rStyle w:val="2fb"/>
          <w:rtl/>
          <w:rPrChange w:id="11537" w:author="מנוע אמוראים" w:date="2026-10-05T16:40:54Z">
            <w:rPr>
              <w:rtl/>
            </w:rPr>
          </w:rPrChange>
        </w:rPr>
        <w:t xml:space="preserve">"</w:t>
      </w:r>
      <w:r>
        <w:rPr>
          <w:rStyle w:val="2fb"/>
          <w:rFonts w:hint="cs"/>
          <w:rtl/>
          <w:rPrChange w:id="11538" w:author="מנוע אמוראים" w:date="2026-10-05T16:40:54Z">
            <w:rPr>
              <w:rFonts w:hint="cs"/>
              <w:rtl/>
            </w:rPr>
          </w:rPrChange>
        </w:rPr>
        <w:t xml:space="preserve">ו</w:t>
      </w:r>
      <w:r>
        <w:rPr>
          <w:rFonts w:hint="cs"/>
          <w:rtl/>
        </w:rPr>
        <w:t xml:space="preserve">]</w:t>
      </w:r>
      <w:r w:rsidRPr="00C63571">
        <w:rPr>
          <w:rtl/>
        </w:rPr>
        <w:t xml:space="preserve"> </w:t>
      </w:r>
      <w:r>
        <w:rPr>
          <w:rFonts w:hint="cs"/>
          <w:rtl/>
        </w:rPr>
        <w:t xml:space="preserve">ושאלו </w:t>
      </w:r>
      <w:r w:rsidRPr="00C63571">
        <w:rPr>
          <w:rtl/>
        </w:rPr>
        <w:t>דינר קורדינאה לשער</w:t>
      </w:r>
      <w:r>
        <w:rPr>
          <w:rFonts w:hint="cs"/>
          <w:rtl/>
        </w:rPr>
        <w:t xml:space="preserve"> בו טריפות</w:t>
      </w:r>
      <w:r w:rsidRPr="00C63571">
        <w:rPr>
          <w:rtl/>
        </w:rPr>
        <w:t xml:space="preserve">, </w:t>
      </w:r>
    </w:p>
    <w:p w14:paraId="1C6E9312" w14:textId="77777777" w:rsidR="0046556D" w:rsidRDefault="00BD6C4F" w:rsidP="00BD6C4F">
      <w:pPr>
        <w:rPr>
          <w:rtl/>
        </w:rPr>
      </w:pPr>
      <w:r w:rsidRPr="00C63571">
        <w:rPr>
          <w:rtl/>
        </w:rPr>
        <w:t>ו</w:t>
      </w:r>
      <w:r>
        <w:rPr>
          <w:rFonts w:hint="cs"/>
          <w:rtl/>
        </w:rPr>
        <w:t>רציתי לקום ממקומי</w:t>
      </w:r>
      <w:r w:rsidRPr="00C63571">
        <w:rPr>
          <w:rtl/>
        </w:rPr>
        <w:t xml:space="preserve"> ולא </w:t>
      </w:r>
      <w:r>
        <w:rPr>
          <w:rFonts w:hint="cs"/>
          <w:rtl/>
        </w:rPr>
        <w:t>הניחני</w:t>
      </w:r>
      <w:r w:rsidRPr="00C63571">
        <w:rPr>
          <w:rtl/>
        </w:rPr>
        <w:t>, אמר לי: שב בני שב!</w:t>
      </w:r>
    </w:p>
    <w:p w14:paraId="590CE118" w14:textId="77777777" w:rsidR="0046556D" w:rsidRDefault="00BD6C4F" w:rsidP="00BD6C4F">
      <w:pPr>
        <w:rPr>
          <w:rtl/>
        </w:rPr>
      </w:pPr>
      <w:r w:rsidRPr="00C63571">
        <w:rPr>
          <w:rtl/>
        </w:rPr>
        <w:lastRenderedPageBreak/>
        <w:t>אין בעלי אומניות רשאין לעמוד מפני תלמידי חכמים בשעה שעסוקין במלאכתם.</w:t>
      </w:r>
    </w:p>
    <w:p w14:paraId="5E244177" w14:textId="77777777" w:rsidR="0046556D" w:rsidRDefault="00BD6C4F" w:rsidP="00BD6C4F">
      <w:pPr>
        <w:rPr>
          <w:rtl/>
        </w:rPr>
      </w:pPr>
      <w:r w:rsidRPr="00C63571">
        <w:rPr>
          <w:rtl/>
        </w:rPr>
        <w:t>ולא? והתנן: כל בעלי אומניות עומדים מפניהם, ושואלין בשלומן, ואומרין להם, אחינו אנשי מקום פלוני בואכם בשלום!</w:t>
      </w:r>
    </w:p>
    <w:p w14:paraId="2FF053B7" w14:textId="77777777" w:rsidR="0046556D" w:rsidRDefault="000828F8" w:rsidP="00C62948">
      <w:pPr>
        <w:pStyle w:val="affffb"/>
        <w:rPr>
          <w:rtl/>
        </w:rPr>
      </w:pPr>
      <w:r>
        <w:rPr>
          <w:rtl/>
        </w:rPr>
        <w:t xml:space="preserve">- </w:t>
      </w:r>
      <w:r>
        <w:rPr>
          <w:rStyle w:val="2fb"/>
          <w:rFonts w:hint="cs"/>
          <w:rtl/>
          <w:rPrChange w:id="11539" w:author="מנוע אמוראים" w:date="2026-10-05T16:40:54Z">
            <w:rPr>
              <w:rFonts w:hint="cs"/>
              <w:rtl/>
            </w:rPr>
          </w:rPrChange>
        </w:rPr>
        <w:t xml:space="preserve">א</w:t>
      </w:r>
      <w:r>
        <w:rPr>
          <w:rStyle w:val="2fb"/>
          <w:rtl/>
          <w:rPrChange w:id="11540" w:author="מנוע אמוראים" w:date="2026-10-05T16:40:54Z">
            <w:rPr>
              <w:rtl/>
            </w:rPr>
          </w:rPrChange>
        </w:rPr>
        <w:t xml:space="preserve">רי"ו</w:t>
      </w:r>
      <w:r w:rsidR="00BD6C4F" w:rsidRPr="00C63571">
        <w:rPr>
          <w:rtl/>
        </w:rPr>
        <w:t>: מפניהם - עומדין, מפני תלמידי חכמים - אין עומדין.</w:t>
      </w:r>
    </w:p>
    <w:p w14:paraId="31C85305" w14:textId="77777777" w:rsidR="0046556D" w:rsidRDefault="00BD6C4F" w:rsidP="00BD6C4F">
      <w:pPr>
        <w:rPr>
          <w:rtl/>
        </w:rPr>
      </w:pPr>
      <w:r w:rsidRPr="00C63571">
        <w:rPr>
          <w:rtl/>
        </w:rPr>
        <w:t xml:space="preserve">• </w:t>
      </w:r>
      <w:r>
        <w:rPr>
          <w:rStyle w:val="2fb"/>
          <w:rFonts w:hint="cs"/>
          <w:rtl/>
          <w:rPrChange w:id="11541" w:author="מנוע אמוראים" w:date="2026-10-05T16:40:54Z">
            <w:rPr>
              <w:rFonts w:hint="cs"/>
              <w:rtl/>
            </w:rPr>
          </w:rPrChange>
        </w:rPr>
        <w:t xml:space="preserve">ריב</w:t>
      </w:r>
      <w:r>
        <w:rPr>
          <w:rStyle w:val="2fb"/>
          <w:rtl/>
          <w:rPrChange w:id="11542" w:author="מנוע אמוראים" w:date="2026-10-05T16:40:54Z">
            <w:rPr>
              <w:rtl/>
            </w:rPr>
          </w:rPrChange>
        </w:rPr>
        <w:t xml:space="preserve">"</w:t>
      </w:r>
      <w:r>
        <w:rPr>
          <w:rStyle w:val="2fb"/>
          <w:rFonts w:hint="cs"/>
          <w:rtl/>
          <w:rPrChange w:id="11543" w:author="מנוע אמוראים" w:date="2026-10-05T16:40:54Z">
            <w:rPr>
              <w:rFonts w:hint="cs"/>
              <w:rtl/>
            </w:rPr>
          </w:rPrChange>
        </w:rPr>
        <w:t xml:space="preserve">א</w:t>
      </w:r>
      <w:r w:rsidRPr="00C63571">
        <w:rPr>
          <w:rtl/>
        </w:rPr>
        <w:t>: בא וראה כמה חביבה מצוה בשעתה!</w:t>
      </w:r>
      <w:r>
        <w:rPr>
          <w:rFonts w:hint="cs"/>
          <w:rtl/>
        </w:rPr>
        <w:t xml:space="preserve"> </w:t>
      </w:r>
      <w:r w:rsidRPr="00C63571">
        <w:rPr>
          <w:rtl/>
        </w:rPr>
        <w:t xml:space="preserve">שהרי, מפניהם עומדין, </w:t>
      </w:r>
      <w:r>
        <w:rPr>
          <w:rFonts w:hint="cs"/>
          <w:rtl/>
        </w:rPr>
        <w:t xml:space="preserve">מפני תלמידי חכמים אין עומדין </w:t>
      </w:r>
    </w:p>
    <w:p w14:paraId="6D25C1DA" w14:textId="77777777" w:rsidR="0046556D" w:rsidRDefault="00BD6C4F" w:rsidP="00BD6C4F">
      <w:pPr>
        <w:rPr>
          <w:rtl/>
        </w:rPr>
      </w:pPr>
      <w:r w:rsidRPr="00C63571">
        <w:rPr>
          <w:rtl/>
        </w:rPr>
        <w:t>דילמא: כדי שלא תהא נמצא מכשילן לעתיד לבא.</w:t>
      </w:r>
    </w:p>
    <w:p w14:paraId="5C8ABCA2" w14:textId="77777777" w:rsidR="0046556D" w:rsidRDefault="00BD6C4F" w:rsidP="00BD6C4F">
      <w:pPr>
        <w:rPr>
          <w:rtl/>
        </w:rPr>
      </w:pPr>
      <w:r w:rsidRPr="00C63571">
        <w:rPr>
          <w:rtl/>
        </w:rPr>
        <w:t>•  •</w:t>
      </w:r>
    </w:p>
    <w:p w14:paraId="5173772E" w14:textId="77777777" w:rsidR="0046556D" w:rsidRDefault="00BD6C4F" w:rsidP="00BD6C4F">
      <w:pPr>
        <w:rPr>
          <w:b/>
          <w:bCs/>
          <w:rtl/>
        </w:rPr>
      </w:pPr>
      <w:r w:rsidRPr="00304F3F">
        <w:rPr>
          <w:b/>
          <w:bCs/>
          <w:rtl/>
        </w:rPr>
        <w:t xml:space="preserve">• </w:t>
      </w:r>
      <w:r>
        <w:rPr>
          <w:rStyle w:val="2fb"/>
          <w:rFonts w:hint="cs"/>
          <w:b/>
          <w:bCs/>
          <w:rtl/>
          <w:rPrChange w:id="11544" w:author="מנוע אמוראים" w:date="2026-10-05T16:40:54Z">
            <w:rPr>
              <w:rFonts w:hint="cs"/>
              <w:b/>
              <w:bCs/>
              <w:rtl/>
            </w:rPr>
          </w:rPrChange>
        </w:rPr>
        <w:t xml:space="preserve">אר</w:t>
      </w:r>
      <w:r>
        <w:rPr>
          <w:rStyle w:val="2fb"/>
          <w:b/>
          <w:bCs/>
          <w:rtl/>
          <w:rPrChange w:id="11545" w:author="מנוע אמוראים" w:date="2026-10-05T16:40:54Z">
            <w:rPr>
              <w:b/>
              <w:bCs/>
              <w:rtl/>
            </w:rPr>
          </w:rPrChange>
        </w:rPr>
        <w:t xml:space="preserve">"</w:t>
      </w:r>
      <w:r>
        <w:rPr>
          <w:rStyle w:val="2fb"/>
          <w:rFonts w:hint="cs"/>
          <w:b/>
          <w:bCs/>
          <w:rtl/>
          <w:rPrChange w:id="11546" w:author="מנוע אמוראים" w:date="2026-10-05T16:40:54Z">
            <w:rPr>
              <w:rFonts w:hint="cs"/>
              <w:b/>
              <w:bCs/>
              <w:rtl/>
            </w:rPr>
          </w:rPrChange>
        </w:rPr>
        <w:t xml:space="preserve">נ</w:t>
      </w:r>
      <w:r w:rsidRPr="00304F3F">
        <w:rPr>
          <w:b/>
          <w:bCs/>
          <w:rtl/>
        </w:rPr>
        <w:t>: כסלע - כיתר מכסלע, כאיסר - כיתר מכאיסר.</w:t>
      </w:r>
      <w:r w:rsidRPr="00304F3F">
        <w:rPr>
          <w:rFonts w:hint="cs"/>
          <w:b/>
          <w:bCs/>
          <w:rtl/>
        </w:rPr>
        <w:t xml:space="preserve"> </w:t>
      </w:r>
      <w:r>
        <w:rPr>
          <w:b/>
          <w:bCs/>
          <w:rtl/>
        </w:rPr>
        <w:t xml:space="preserve">אלמא קסבר </w:t>
      </w:r>
      <w:r>
        <w:rPr>
          <w:rStyle w:val="2fb"/>
          <w:b/>
          <w:bCs/>
          <w:rtl/>
          <w:rPrChange w:id="11547" w:author="מנוע אמוראים" w:date="2026-10-05T16:40:54Z">
            <w:rPr>
              <w:b/>
              <w:bCs/>
              <w:rtl/>
            </w:rPr>
          </w:rPrChange>
        </w:rPr>
        <w:t xml:space="preserve">ר</w:t>
      </w:r>
      <w:r>
        <w:rPr>
          <w:rStyle w:val="2fb"/>
          <w:b/>
          <w:bCs/>
          <w:rtl/>
          <w:rPrChange w:id="11548" w:author="מנוע אמוראים" w:date="2026-10-05T16:40:54Z">
            <w:rPr>
              <w:b/>
              <w:bCs/>
              <w:rtl/>
            </w:rPr>
          </w:rPrChange>
        </w:rPr>
        <w:t xml:space="preserve">"</w:t>
      </w:r>
      <w:r>
        <w:rPr>
          <w:rStyle w:val="2fb"/>
          <w:rFonts w:hint="cs"/>
          <w:b/>
          <w:bCs/>
          <w:rtl/>
          <w:rPrChange w:id="11549" w:author="מנוע אמוראים" w:date="2026-10-05T16:40:54Z">
            <w:rPr>
              <w:rFonts w:hint="cs"/>
              <w:b/>
              <w:bCs/>
              <w:rtl/>
            </w:rPr>
          </w:rPrChange>
        </w:rPr>
        <w:t xml:space="preserve">נ</w:t>
      </w:r>
      <w:r w:rsidRPr="00304F3F">
        <w:rPr>
          <w:b/>
          <w:bCs/>
          <w:rtl/>
        </w:rPr>
        <w:t>: עד ולא עד בכלל.</w:t>
      </w:r>
    </w:p>
    <w:p w14:paraId="55B001DE" w14:textId="77777777" w:rsidR="0046556D" w:rsidRDefault="00BD6C4F" w:rsidP="00BD6C4F">
      <w:pPr>
        <w:rPr>
          <w:rtl/>
        </w:rPr>
      </w:pPr>
      <w:r>
        <w:rPr>
          <w:rtl/>
        </w:rPr>
        <w:t xml:space="preserve">• איתיביה רבא </w:t>
      </w:r>
      <w:r>
        <w:rPr>
          <w:rStyle w:val="2fb"/>
          <w:rtl/>
          <w:rPrChange w:id="11550" w:author="מנוע אמוראים" w:date="2026-10-05T16:40:54Z">
            <w:rPr>
              <w:rtl/>
            </w:rPr>
          </w:rPrChange>
        </w:rPr>
        <w:t xml:space="preserve">לר</w:t>
      </w:r>
      <w:r>
        <w:rPr>
          <w:rStyle w:val="2fb"/>
          <w:rtl/>
          <w:rPrChange w:id="11551" w:author="מנוע אמוראים" w:date="2026-10-05T16:40:54Z">
            <w:rPr>
              <w:rtl/>
            </w:rPr>
          </w:rPrChange>
        </w:rPr>
        <w:t xml:space="preserve">"</w:t>
      </w:r>
      <w:r>
        <w:rPr>
          <w:rStyle w:val="2fb"/>
          <w:rFonts w:hint="cs"/>
          <w:rtl/>
          <w:rPrChange w:id="11552" w:author="מנוע אמוראים" w:date="2026-10-05T16:40:54Z">
            <w:rPr>
              <w:rFonts w:hint="cs"/>
              <w:rtl/>
            </w:rPr>
          </w:rPrChange>
        </w:rPr>
        <w:t xml:space="preserve">נ</w:t>
      </w:r>
      <w:r>
        <w:rPr>
          <w:rtl/>
        </w:rPr>
        <w:t xml:space="preserve">: חבל היוצא מן המטה </w:t>
      </w:r>
      <w:r w:rsidRPr="00C63571">
        <w:rPr>
          <w:rtl/>
        </w:rPr>
        <w:t xml:space="preserve">עד חמשה טפחים טהור, לאו חמשה כלמטה? </w:t>
      </w:r>
      <w:r>
        <w:rPr>
          <w:rFonts w:hint="cs"/>
          <w:rtl/>
        </w:rPr>
        <w:t>א</w:t>
      </w:r>
      <w:r w:rsidRPr="00C63571">
        <w:rPr>
          <w:rtl/>
        </w:rPr>
        <w:t>לא, כלמעלה.</w:t>
      </w:r>
    </w:p>
    <w:p w14:paraId="5C44798A" w14:textId="77777777" w:rsidR="0046556D" w:rsidRDefault="00BD6C4F" w:rsidP="00BD6C4F">
      <w:pPr>
        <w:rPr>
          <w:rtl/>
        </w:rPr>
      </w:pPr>
      <w:r>
        <w:rPr>
          <w:rFonts w:hint="cs"/>
          <w:rtl/>
        </w:rPr>
        <w:t>והך ד</w:t>
      </w:r>
      <w:r w:rsidRPr="00C63571">
        <w:rPr>
          <w:rtl/>
        </w:rPr>
        <w:t>מה' ועד עשרה טמא, לאו עשרה כלמטה</w:t>
      </w:r>
      <w:r>
        <w:rPr>
          <w:rFonts w:hint="cs"/>
          <w:rtl/>
        </w:rPr>
        <w:t xml:space="preserve"> א</w:t>
      </w:r>
      <w:r w:rsidRPr="00C63571">
        <w:rPr>
          <w:rtl/>
        </w:rPr>
        <w:t>לא, עשרה כלמעלה.</w:t>
      </w:r>
    </w:p>
    <w:p w14:paraId="49F77F72" w14:textId="77777777" w:rsidR="00BD6C4F" w:rsidRPr="003D23F5" w:rsidRDefault="00BD6C4F" w:rsidP="00F07436">
      <w:pPr>
        <w:pStyle w:val="afff3"/>
        <w:framePr w:wrap="around"/>
        <w:rPr>
          <w:rtl/>
        </w:rPr>
      </w:pPr>
      <w:r w:rsidRPr="003D23F5">
        <w:rPr>
          <w:rFonts w:hint="cs"/>
          <w:rtl/>
        </w:rPr>
        <w:t>נה.</w:t>
      </w:r>
    </w:p>
    <w:p w14:paraId="36E109DD" w14:textId="77777777" w:rsidR="0046556D" w:rsidRDefault="00BD6C4F" w:rsidP="00BD6C4F">
      <w:pPr>
        <w:rPr>
          <w:rtl/>
        </w:rPr>
      </w:pPr>
      <w:r>
        <w:rPr>
          <w:rFonts w:hint="cs"/>
          <w:rtl/>
        </w:rPr>
        <w:t>והך ד</w:t>
      </w:r>
      <w:r w:rsidRPr="00C63571">
        <w:rPr>
          <w:rtl/>
        </w:rPr>
        <w:t xml:space="preserve">הדקין שבכלי חרס, הן וקרקרותיהן </w:t>
      </w:r>
      <w:r>
        <w:rPr>
          <w:rtl/>
        </w:rPr>
        <w:t>ודופנותיהם יושבין שלא מסומכין</w:t>
      </w:r>
      <w:r w:rsidRPr="00C63571">
        <w:rPr>
          <w:rtl/>
        </w:rPr>
        <w:t xml:space="preserve"> שיעורן בכדי סיכת קטן, ועד לוג, </w:t>
      </w:r>
      <w:r>
        <w:rPr>
          <w:rtl/>
        </w:rPr>
        <w:t>לאו לוג כלמטה</w:t>
      </w:r>
      <w:r w:rsidRPr="00C63571">
        <w:rPr>
          <w:rtl/>
        </w:rPr>
        <w:t xml:space="preserve"> </w:t>
      </w:r>
      <w:r>
        <w:rPr>
          <w:rFonts w:hint="cs"/>
          <w:rtl/>
        </w:rPr>
        <w:t>א</w:t>
      </w:r>
      <w:r w:rsidRPr="00C63571">
        <w:rPr>
          <w:rtl/>
        </w:rPr>
        <w:t xml:space="preserve">לא, לוג כלמעלה, </w:t>
      </w:r>
    </w:p>
    <w:p w14:paraId="724427C4" w14:textId="77777777" w:rsidR="0046556D" w:rsidRDefault="00BD6C4F" w:rsidP="00BD6C4F">
      <w:pPr>
        <w:rPr>
          <w:rtl/>
        </w:rPr>
      </w:pPr>
      <w:r>
        <w:rPr>
          <w:rFonts w:hint="cs"/>
          <w:rtl/>
        </w:rPr>
        <w:t xml:space="preserve">והך </w:t>
      </w:r>
      <w:r>
        <w:rPr>
          <w:rtl/>
        </w:rPr>
        <w:t xml:space="preserve">מלוג עד סאה </w:t>
      </w:r>
      <w:r w:rsidRPr="00C63571">
        <w:rPr>
          <w:rtl/>
        </w:rPr>
        <w:t>ברביעית, לאו, סאה כלמטה</w:t>
      </w:r>
      <w:r>
        <w:rPr>
          <w:rFonts w:hint="cs"/>
          <w:rtl/>
        </w:rPr>
        <w:t xml:space="preserve"> א</w:t>
      </w:r>
      <w:r w:rsidRPr="00C63571">
        <w:rPr>
          <w:rtl/>
        </w:rPr>
        <w:t xml:space="preserve">לא, סאה כלמעלה, </w:t>
      </w:r>
    </w:p>
    <w:p w14:paraId="3BB68B28" w14:textId="77777777" w:rsidR="0046556D" w:rsidRDefault="00BD6C4F" w:rsidP="00BD6C4F">
      <w:pPr>
        <w:rPr>
          <w:rtl/>
        </w:rPr>
      </w:pPr>
      <w:r>
        <w:rPr>
          <w:rFonts w:hint="cs"/>
          <w:rtl/>
        </w:rPr>
        <w:t>והך ד</w:t>
      </w:r>
      <w:r>
        <w:rPr>
          <w:rtl/>
        </w:rPr>
        <w:t xml:space="preserve">מסאה ועד סאתים </w:t>
      </w:r>
      <w:r w:rsidRPr="00C63571">
        <w:rPr>
          <w:rtl/>
        </w:rPr>
        <w:t>בחצי לוג, לאו, סאתים כלמטה</w:t>
      </w:r>
      <w:r>
        <w:rPr>
          <w:rFonts w:hint="cs"/>
          <w:rtl/>
        </w:rPr>
        <w:t xml:space="preserve"> א</w:t>
      </w:r>
      <w:r w:rsidRPr="00C63571">
        <w:rPr>
          <w:rtl/>
        </w:rPr>
        <w:t>לא, סאתים כלמעלה.</w:t>
      </w:r>
    </w:p>
    <w:p w14:paraId="6505483C" w14:textId="77777777" w:rsidR="0046556D" w:rsidRDefault="0046556D" w:rsidP="00BD6C4F">
      <w:pPr>
        <w:rPr>
          <w:rtl/>
        </w:rPr>
      </w:pPr>
    </w:p>
    <w:p w14:paraId="16B1034F" w14:textId="77777777" w:rsidR="0046556D" w:rsidRDefault="00BD6C4F" w:rsidP="00BD6C4F">
      <w:pPr>
        <w:rPr>
          <w:rtl/>
        </w:rPr>
      </w:pPr>
      <w:r>
        <w:rPr>
          <w:rFonts w:hint="cs"/>
          <w:rtl/>
        </w:rPr>
        <w:t>והך ד</w:t>
      </w:r>
      <w:r w:rsidRPr="00C63571">
        <w:rPr>
          <w:rtl/>
        </w:rPr>
        <w:t>לוג - כלמטה, סאה - כלמטה, סאתים - כלמטה!</w:t>
      </w:r>
    </w:p>
    <w:p w14:paraId="1FD8BB8D" w14:textId="77777777" w:rsidR="0046556D" w:rsidRDefault="00BD6C4F" w:rsidP="00BD6C4F">
      <w:pPr>
        <w:rPr>
          <w:rtl/>
        </w:rPr>
      </w:pPr>
      <w:r>
        <w:rPr>
          <w:rtl/>
        </w:rPr>
        <w:t xml:space="preserve">התם לחומרא, </w:t>
      </w:r>
      <w:r>
        <w:rPr>
          <w:rStyle w:val="2fb"/>
          <w:rtl/>
          <w:rPrChange w:id="11553" w:author="מנוע אמוראים" w:date="2026-10-05T16:40:54Z">
            <w:rPr>
              <w:rtl/>
            </w:rPr>
          </w:rPrChange>
        </w:rPr>
        <w:t xml:space="preserve">דא</w:t>
      </w:r>
      <w:r>
        <w:rPr>
          <w:rStyle w:val="2fb"/>
          <w:rFonts w:hint="cs"/>
          <w:rtl/>
          <w:rPrChange w:id="11554" w:author="מנוע אמוראים" w:date="2026-10-05T16:40:54Z">
            <w:rPr>
              <w:rFonts w:hint="cs"/>
              <w:rtl/>
            </w:rPr>
          </w:rPrChange>
        </w:rPr>
        <w:t xml:space="preserve">ר</w:t>
      </w:r>
      <w:r>
        <w:rPr>
          <w:rStyle w:val="2fb"/>
          <w:rtl/>
          <w:rPrChange w:id="11555" w:author="מנוע אמוראים" w:date="2026-10-05T16:40:54Z">
            <w:rPr>
              <w:rtl/>
            </w:rPr>
          </w:rPrChange>
        </w:rPr>
        <w:t xml:space="preserve">"</w:t>
      </w:r>
      <w:r>
        <w:rPr>
          <w:rStyle w:val="2fb"/>
          <w:rFonts w:hint="cs"/>
          <w:rtl/>
          <w:rPrChange w:id="11556" w:author="מנוע אמוראים" w:date="2026-10-05T16:40:54Z">
            <w:rPr>
              <w:rFonts w:hint="cs"/>
              <w:rtl/>
            </w:rPr>
          </w:rPrChange>
        </w:rPr>
        <w:t xml:space="preserve">א</w:t>
      </w:r>
      <w:r>
        <w:rPr>
          <w:rFonts w:hint="cs"/>
          <w:rtl/>
        </w:rPr>
        <w:t xml:space="preserve"> </w:t>
      </w:r>
      <w:r>
        <w:rPr>
          <w:rStyle w:val="2fb"/>
          <w:rFonts w:hint="cs"/>
          <w:rtl/>
          <w:rPrChange w:id="11557" w:author="מנוע אמוראים" w:date="2026-10-05T16:40:54Z">
            <w:rPr>
              <w:rFonts w:hint="cs"/>
              <w:rtl/>
            </w:rPr>
          </w:rPrChange>
        </w:rPr>
        <w:t xml:space="preserve">מרי</w:t>
      </w:r>
      <w:r>
        <w:rPr>
          <w:rStyle w:val="2fb"/>
          <w:rtl/>
          <w:rPrChange w:id="11558" w:author="מנוע אמוראים" w:date="2026-10-05T16:40:54Z">
            <w:rPr>
              <w:rtl/>
            </w:rPr>
          </w:rPrChange>
        </w:rPr>
        <w:t xml:space="preserve">"</w:t>
      </w:r>
      <w:r>
        <w:rPr>
          <w:rStyle w:val="2fb"/>
          <w:rFonts w:hint="cs"/>
          <w:rtl/>
          <w:rPrChange w:id="11559" w:author="מנוע אמוראים" w:date="2026-10-05T16:40:54Z">
            <w:rPr>
              <w:rFonts w:hint="cs"/>
              <w:rtl/>
            </w:rPr>
          </w:rPrChange>
        </w:rPr>
        <w:t xml:space="preserve">ו</w:t>
      </w:r>
      <w:r w:rsidRPr="00C63571">
        <w:rPr>
          <w:rtl/>
        </w:rPr>
        <w:t>: כל שיעורי חכמים להחמיר, חוץ מכגריס של כתמים להקל;</w:t>
      </w:r>
    </w:p>
    <w:p w14:paraId="589FDF7F" w14:textId="77777777" w:rsidR="0046556D" w:rsidRDefault="00BD6C4F" w:rsidP="00BD6C4F">
      <w:pPr>
        <w:rPr>
          <w:rtl/>
        </w:rPr>
      </w:pPr>
      <w:r w:rsidRPr="00C63571">
        <w:rPr>
          <w:rtl/>
        </w:rPr>
        <w:t>ד</w:t>
      </w:r>
      <w:r>
        <w:rPr>
          <w:rtl/>
        </w:rPr>
        <w:t xml:space="preserve">יקא נמי, דקתני עלה דההיא: חמשה כלמעלה, עשרה </w:t>
      </w:r>
      <w:r w:rsidRPr="00C63571">
        <w:rPr>
          <w:rtl/>
        </w:rPr>
        <w:t>כלמטה.</w:t>
      </w:r>
    </w:p>
    <w:p w14:paraId="084DEBB9" w14:textId="77777777" w:rsidR="0046556D" w:rsidRDefault="00BD6C4F" w:rsidP="00BD6C4F">
      <w:pPr>
        <w:jc w:val="center"/>
        <w:rPr>
          <w:del w:id="90042" w:author="מנוע עיצוב" w:date="2026-10-08T11:01:28Z"/>
          <w:rtl/>
        </w:rPr>
      </w:pPr>
      <w:del w:id="90041" w:author="מנוע עיצוב" w:date="2026-10-08T11:01:28Z">
        <w:r>
          <w:rPr>
            <w:rFonts w:ascii="BA חניכי הישיבות" w:hAnsi="BA חניכי הישיבות" w:cs="BA חניכי הישיבות"/>
            <w:rtl/>
          </w:rPr>
          <w:delText xml:space="preserve">׻</w:delText>
        </w:r>
      </w:del>
    </w:p>
    <w:p w14:paraId="3058D0DB" w14:textId="77777777" w:rsidR="00BD6C4F" w:rsidRPr="003D23F5" w:rsidRDefault="00BD6C4F" w:rsidP="00BD6C4F">
      <w:pPr>
        <w:pStyle w:val="affff1"/>
        <w:rPr>
          <w:rtl/>
        </w:rPr>
      </w:pPr>
      <w:ins w:id="9835" w:author="מספור קטעי משנה" w:date="2026-10-06T06:45:19Z">
        <w:r>
          <w:rPr>
            <w:rStyle w:val="MisparKeta"/>
          </w:rPr>
          <w:t xml:space="preserve">א. </w:t>
        </w:r>
      </w:ins>
      <w:r w:rsidRPr="003D23F5">
        <w:rPr>
          <w:rtl/>
        </w:rPr>
        <w:t>ניטל הטחול.</w:t>
      </w:r>
    </w:p>
    <w:p w14:paraId="5A512152" w14:textId="77777777" w:rsidR="0046556D" w:rsidRDefault="00BD6C4F" w:rsidP="00BD6C4F">
      <w:pPr>
        <w:rPr>
          <w:rtl/>
        </w:rPr>
      </w:pPr>
      <w:r>
        <w:rPr>
          <w:rStyle w:val="2fb"/>
          <w:rFonts w:hint="cs"/>
          <w:rtl/>
          <w:rPrChange w:id="11560" w:author="מנוע אמוראים" w:date="2026-10-05T16:40:54Z">
            <w:rPr>
              <w:rFonts w:hint="cs"/>
              <w:rtl/>
            </w:rPr>
          </w:rPrChange>
        </w:rPr>
        <w:t xml:space="preserve">ר</w:t>
      </w:r>
      <w:r>
        <w:rPr>
          <w:rStyle w:val="2fb"/>
          <w:rtl/>
          <w:rPrChange w:id="11561" w:author="מנוע אמוראים" w:date="2026-10-05T16:40:54Z">
            <w:rPr>
              <w:rtl/>
            </w:rPr>
          </w:rPrChange>
        </w:rPr>
        <w:t xml:space="preserve">"</w:t>
      </w:r>
      <w:r>
        <w:rPr>
          <w:rStyle w:val="2fb"/>
          <w:rFonts w:hint="cs"/>
          <w:rtl/>
          <w:rPrChange w:id="11562" w:author="מנוע אמוראים" w:date="2026-10-05T16:40:54Z">
            <w:rPr>
              <w:rFonts w:hint="cs"/>
              <w:rtl/>
            </w:rPr>
          </w:rPrChange>
        </w:rPr>
        <w:t xml:space="preserve">ע</w:t>
      </w:r>
      <w:r>
        <w:rPr>
          <w:rFonts w:hint="cs"/>
          <w:rtl/>
        </w:rPr>
        <w:t xml:space="preserve"> מ</w:t>
      </w:r>
      <w:r w:rsidRPr="00C63571">
        <w:rPr>
          <w:rtl/>
        </w:rPr>
        <w:t>דרבא: לא שנו אלא ניטל, אבל ניקב - טרפה.</w:t>
      </w:r>
    </w:p>
    <w:p w14:paraId="757836BB" w14:textId="77777777" w:rsidR="0046556D" w:rsidRDefault="00BD6C4F" w:rsidP="00BD6C4F">
      <w:pPr>
        <w:rPr>
          <w:rtl/>
        </w:rPr>
      </w:pPr>
      <w:r>
        <w:rPr>
          <w:rtl/>
        </w:rPr>
        <w:t xml:space="preserve">מתיב </w:t>
      </w:r>
      <w:r>
        <w:rPr>
          <w:rStyle w:val="2fb"/>
          <w:rtl/>
          <w:rPrChange w:id="11563" w:author="מנוע אמוראים" w:date="2026-10-05T16:40:54Z">
            <w:rPr>
              <w:rtl/>
            </w:rPr>
          </w:rPrChange>
        </w:rPr>
        <w:t xml:space="preserve">ר</w:t>
      </w:r>
      <w:r>
        <w:rPr>
          <w:rStyle w:val="2fb"/>
          <w:rFonts w:hint="cs"/>
          <w:rtl/>
          <w:rPrChange w:id="11564" w:author="מנוע אמוראים" w:date="2026-10-05T16:40:54Z">
            <w:rPr>
              <w:rFonts w:hint="cs"/>
              <w:rtl/>
            </w:rPr>
          </w:rPrChange>
        </w:rPr>
        <w:t xml:space="preserve">יב</w:t>
      </w:r>
      <w:r>
        <w:rPr>
          <w:rStyle w:val="2fb"/>
          <w:rtl/>
          <w:rPrChange w:id="11565" w:author="מנוע אמוראים" w:date="2026-10-05T16:40:54Z">
            <w:rPr>
              <w:rtl/>
            </w:rPr>
          </w:rPrChange>
        </w:rPr>
        <w:t xml:space="preserve">"</w:t>
      </w:r>
      <w:r>
        <w:rPr>
          <w:rStyle w:val="2fb"/>
          <w:rFonts w:hint="cs"/>
          <w:rtl/>
          <w:rPrChange w:id="11566" w:author="מנוע אמוראים" w:date="2026-10-05T16:40:54Z">
            <w:rPr>
              <w:rFonts w:hint="cs"/>
              <w:rtl/>
            </w:rPr>
          </w:rPrChange>
        </w:rPr>
        <w:t xml:space="preserve">א</w:t>
      </w:r>
      <w:r>
        <w:rPr>
          <w:rFonts w:hint="cs"/>
          <w:rtl/>
        </w:rPr>
        <w:t xml:space="preserve">[</w:t>
      </w:r>
      <w:r>
        <w:rPr>
          <w:rStyle w:val="2fb"/>
          <w:rFonts w:hint="cs"/>
          <w:rtl/>
          <w:rPrChange w:id="11567" w:author="מנוע אמוראים" w:date="2026-10-05T16:40:54Z">
            <w:rPr>
              <w:rFonts w:hint="cs"/>
              <w:rtl/>
            </w:rPr>
          </w:rPrChange>
        </w:rPr>
        <w:t xml:space="preserve">ריב</w:t>
      </w:r>
      <w:r>
        <w:rPr>
          <w:rStyle w:val="2fb"/>
          <w:rtl/>
          <w:rPrChange w:id="11568" w:author="מנוע אמוראים" w:date="2026-10-05T16:40:54Z">
            <w:rPr>
              <w:rtl/>
            </w:rPr>
          </w:rPrChange>
        </w:rPr>
        <w:t xml:space="preserve">"</w:t>
      </w:r>
      <w:r>
        <w:rPr>
          <w:rStyle w:val="2fb"/>
          <w:rFonts w:hint="cs"/>
          <w:rtl/>
          <w:rPrChange w:id="11569" w:author="מנוע אמוראים" w:date="2026-10-05T16:40:54Z">
            <w:rPr>
              <w:rFonts w:hint="cs"/>
              <w:rtl/>
            </w:rPr>
          </w:rPrChange>
        </w:rPr>
        <w:t xml:space="preserve">ז</w:t>
      </w:r>
      <w:r>
        <w:rPr>
          <w:rFonts w:hint="cs"/>
          <w:rtl/>
        </w:rPr>
        <w:t xml:space="preserve">]</w:t>
      </w:r>
      <w:r w:rsidRPr="00C63571">
        <w:rPr>
          <w:rtl/>
        </w:rPr>
        <w:t xml:space="preserve">: חותך מעובר שבמעיה - מותר באכילה, מן הטחול ומן הכליות - אסור באכילה, </w:t>
      </w:r>
    </w:p>
    <w:p w14:paraId="1FD88C03" w14:textId="77777777" w:rsidR="0046556D" w:rsidRDefault="00BD6C4F" w:rsidP="00BD6C4F">
      <w:pPr>
        <w:rPr>
          <w:rtl/>
        </w:rPr>
      </w:pPr>
      <w:r w:rsidRPr="00C63571">
        <w:rPr>
          <w:rtl/>
        </w:rPr>
        <w:t>הא בהמה גופא שריא!</w:t>
      </w:r>
      <w:r>
        <w:rPr>
          <w:rFonts w:hint="cs"/>
          <w:rtl/>
        </w:rPr>
        <w:t xml:space="preserve"> ה</w:t>
      </w:r>
      <w:r w:rsidR="00BF1CF6">
        <w:rPr>
          <w:rtl/>
        </w:rPr>
        <w:t>"</w:t>
      </w:r>
      <w:r>
        <w:rPr>
          <w:rFonts w:hint="cs"/>
          <w:rtl/>
        </w:rPr>
        <w:t xml:space="preserve">ה דאפי' </w:t>
      </w:r>
      <w:r w:rsidRPr="00C63571">
        <w:rPr>
          <w:rtl/>
        </w:rPr>
        <w:t>בהמה נמי אסירא, איידי דתנא רישא מותר באכילה, תנא נמי סיפא אסור באכילה;</w:t>
      </w:r>
    </w:p>
    <w:p w14:paraId="51800E1B" w14:textId="77777777" w:rsidR="0046556D" w:rsidRDefault="00BD6C4F" w:rsidP="00BD6C4F">
      <w:pPr>
        <w:rPr>
          <w:rtl/>
        </w:rPr>
      </w:pPr>
      <w:r w:rsidRPr="00C63571">
        <w:rPr>
          <w:rtl/>
        </w:rPr>
        <w:t>ו</w:t>
      </w:r>
      <w:r w:rsidRPr="00050A6C">
        <w:rPr>
          <w:b/>
          <w:bCs/>
          <w:rtl/>
        </w:rPr>
        <w:t>אב"א</w:t>
      </w:r>
      <w:r w:rsidRPr="00C63571">
        <w:rPr>
          <w:rtl/>
        </w:rPr>
        <w:t>: ניקב לחוד, ונחתך לחוד.</w:t>
      </w:r>
    </w:p>
    <w:p w14:paraId="38A9F26F" w14:textId="77777777" w:rsidR="0046556D" w:rsidRDefault="00BD6C4F" w:rsidP="00BD6C4F">
      <w:pPr>
        <w:jc w:val="center"/>
        <w:rPr>
          <w:del w:id="90044" w:author="מנוע עיצוב" w:date="2026-10-08T11:01:28Z"/>
          <w:rtl/>
        </w:rPr>
      </w:pPr>
      <w:del w:id="90043" w:author="מנוע עיצוב" w:date="2026-10-08T11:01:28Z">
        <w:r>
          <w:rPr>
            <w:rFonts w:ascii="BA חניכי הישיבות" w:hAnsi="BA חניכי הישיבות" w:cs="BA חניכי הישיבות"/>
            <w:rtl/>
          </w:rPr>
          <w:delText xml:space="preserve">׻</w:delText>
        </w:r>
      </w:del>
    </w:p>
    <w:p w14:paraId="6AC650E2" w14:textId="77777777" w:rsidR="00BD6C4F" w:rsidRPr="003D23F5" w:rsidRDefault="00BD6C4F" w:rsidP="00BD6C4F">
      <w:pPr>
        <w:pStyle w:val="affff1"/>
        <w:rPr>
          <w:rtl/>
        </w:rPr>
      </w:pPr>
      <w:ins w:id="9836" w:author="מספור קטעי משנה" w:date="2026-10-06T06:45:19Z">
        <w:r>
          <w:rPr>
            <w:rStyle w:val="MisparKeta"/>
          </w:rPr>
          <w:t xml:space="preserve">ב. </w:t>
        </w:r>
      </w:ins>
      <w:r w:rsidRPr="003D23F5">
        <w:rPr>
          <w:rtl/>
        </w:rPr>
        <w:t>ניטלו הכליות.</w:t>
      </w:r>
    </w:p>
    <w:p w14:paraId="5519CFA8" w14:textId="77777777" w:rsidR="0046556D" w:rsidRDefault="00BD6C4F" w:rsidP="00BD6C4F">
      <w:pPr>
        <w:rPr>
          <w:rtl/>
        </w:rPr>
      </w:pPr>
      <w:r>
        <w:rPr>
          <w:rStyle w:val="2fb"/>
          <w:rFonts w:hint="cs"/>
          <w:rtl/>
          <w:rPrChange w:id="11570" w:author="מנוע אמוראים" w:date="2026-10-05T16:40:54Z">
            <w:rPr>
              <w:rFonts w:hint="cs"/>
              <w:rtl/>
            </w:rPr>
          </w:rPrChange>
        </w:rPr>
        <w:t xml:space="preserve">רב</w:t>
      </w:r>
      <w:r>
        <w:rPr>
          <w:rStyle w:val="2fb"/>
          <w:rtl/>
          <w:rPrChange w:id="11571" w:author="מנוע אמוראים" w:date="2026-10-05T16:40:54Z">
            <w:rPr>
              <w:rtl/>
            </w:rPr>
          </w:rPrChange>
        </w:rPr>
        <w:t xml:space="preserve">"</w:t>
      </w:r>
      <w:r>
        <w:rPr>
          <w:rStyle w:val="2fb"/>
          <w:rFonts w:hint="cs"/>
          <w:rtl/>
          <w:rPrChange w:id="11572" w:author="מנוע אמוראים" w:date="2026-10-05T16:40:54Z">
            <w:rPr>
              <w:rFonts w:hint="cs"/>
              <w:rtl/>
            </w:rPr>
          </w:rPrChange>
        </w:rPr>
        <w:t xml:space="preserve">פ</w:t>
      </w:r>
      <w:r>
        <w:rPr>
          <w:rFonts w:hint="cs"/>
          <w:rtl/>
        </w:rPr>
        <w:t xml:space="preserve"> מ</w:t>
      </w:r>
      <w:r w:rsidRPr="00C63571">
        <w:rPr>
          <w:rtl/>
        </w:rPr>
        <w:t>דרב: לקתה בכוליא אחת - טרפה.</w:t>
      </w:r>
    </w:p>
    <w:p w14:paraId="5A404D0D" w14:textId="77777777" w:rsidR="00BD6C4F" w:rsidRPr="003D23F5" w:rsidRDefault="00BD6C4F" w:rsidP="00F07436">
      <w:pPr>
        <w:pStyle w:val="afff3"/>
        <w:framePr w:wrap="around"/>
        <w:rPr>
          <w:rtl/>
        </w:rPr>
      </w:pPr>
      <w:r w:rsidRPr="003D23F5">
        <w:rPr>
          <w:rFonts w:hint="cs"/>
          <w:rtl/>
        </w:rPr>
        <w:t>נה:</w:t>
      </w:r>
    </w:p>
    <w:p w14:paraId="6FD8D093" w14:textId="77777777" w:rsidR="0046556D" w:rsidRDefault="00BD6C4F" w:rsidP="00BD6C4F">
      <w:pPr>
        <w:rPr>
          <w:rtl/>
        </w:rPr>
      </w:pPr>
      <w:r w:rsidRPr="00C63571">
        <w:rPr>
          <w:rtl/>
        </w:rPr>
        <w:t>אמרי במערבא: והוא דמטאי לקותא למקום חריץ</w:t>
      </w:r>
      <w:r>
        <w:rPr>
          <w:rFonts w:hint="cs"/>
          <w:rtl/>
        </w:rPr>
        <w:t xml:space="preserve">[שגידין מעורבין שם והיינו אמצעית הכוליא] ומקומו במקום הלובן שתחת </w:t>
      </w:r>
      <w:r w:rsidRPr="00C63571">
        <w:rPr>
          <w:rtl/>
        </w:rPr>
        <w:t>מתני.</w:t>
      </w:r>
    </w:p>
    <w:p w14:paraId="6BC683F9" w14:textId="77777777" w:rsidR="0046556D" w:rsidRDefault="00BD6C4F" w:rsidP="00BD6C4F">
      <w:pPr>
        <w:rPr>
          <w:rtl/>
        </w:rPr>
      </w:pPr>
      <w:r w:rsidRPr="00C63571">
        <w:rPr>
          <w:rtl/>
        </w:rPr>
        <w:t>• א"ר נחוניא, שאילתינהו לכ</w:t>
      </w:r>
      <w:r>
        <w:rPr>
          <w:rFonts w:hint="cs"/>
          <w:rtl/>
        </w:rPr>
        <w:t xml:space="preserve">ל מורי הוראה של טריפות במערבא </w:t>
      </w:r>
      <w:r>
        <w:rPr>
          <w:rtl/>
        </w:rPr>
        <w:t xml:space="preserve">ואמרי לי: הלכתא </w:t>
      </w:r>
      <w:r>
        <w:rPr>
          <w:rStyle w:val="2fb"/>
          <w:rtl/>
          <w:rPrChange w:id="11573" w:author="מנוע אמוראים" w:date="2026-10-05T16:40:54Z">
            <w:rPr>
              <w:rtl/>
            </w:rPr>
          </w:rPrChange>
        </w:rPr>
        <w:t xml:space="preserve">כר</w:t>
      </w:r>
      <w:r>
        <w:rPr>
          <w:rStyle w:val="2fb"/>
          <w:rFonts w:hint="cs"/>
          <w:rtl/>
          <w:rPrChange w:id="11574" w:author="מנוע אמוראים" w:date="2026-10-05T16:40:54Z">
            <w:rPr>
              <w:rFonts w:hint="cs"/>
              <w:rtl/>
            </w:rPr>
          </w:rPrChange>
        </w:rPr>
        <w:t xml:space="preserve">ב</w:t>
      </w:r>
      <w:r>
        <w:rPr>
          <w:rStyle w:val="2fb"/>
          <w:rtl/>
          <w:rPrChange w:id="11575" w:author="מנוע אמוראים" w:date="2026-10-05T16:40:54Z">
            <w:rPr>
              <w:rtl/>
            </w:rPr>
          </w:rPrChange>
        </w:rPr>
        <w:t xml:space="preserve">"</w:t>
      </w:r>
      <w:r>
        <w:rPr>
          <w:rStyle w:val="2fb"/>
          <w:rFonts w:hint="cs"/>
          <w:rtl/>
          <w:rPrChange w:id="11576" w:author="מנוע אמוראים" w:date="2026-10-05T16:40:54Z">
            <w:rPr>
              <w:rFonts w:hint="cs"/>
              <w:rtl/>
            </w:rPr>
          </w:rPrChange>
        </w:rPr>
        <w:t xml:space="preserve">פ</w:t>
      </w:r>
      <w:r>
        <w:rPr>
          <w:rFonts w:hint="cs"/>
          <w:rtl/>
        </w:rPr>
        <w:t xml:space="preserve"> </w:t>
      </w:r>
      <w:r>
        <w:rPr>
          <w:rtl/>
        </w:rPr>
        <w:t xml:space="preserve">ולית הלכתא </w:t>
      </w:r>
      <w:r>
        <w:rPr>
          <w:rStyle w:val="2fb"/>
          <w:rtl/>
          <w:rPrChange w:id="11577" w:author="מנוע אמוראים" w:date="2026-10-05T16:40:54Z">
            <w:rPr>
              <w:rtl/>
            </w:rPr>
          </w:rPrChange>
        </w:rPr>
        <w:t xml:space="preserve">כר</w:t>
      </w:r>
      <w:r>
        <w:rPr>
          <w:rStyle w:val="2fb"/>
          <w:rtl/>
          <w:rPrChange w:id="11578" w:author="מנוע אמוראים" w:date="2026-10-05T16:40:54Z">
            <w:rPr>
              <w:rtl/>
            </w:rPr>
          </w:rPrChange>
        </w:rPr>
        <w:t xml:space="preserve">"</w:t>
      </w:r>
      <w:r>
        <w:rPr>
          <w:rStyle w:val="2fb"/>
          <w:rFonts w:hint="cs"/>
          <w:rtl/>
          <w:rPrChange w:id="11579" w:author="מנוע אמוראים" w:date="2026-10-05T16:40:54Z">
            <w:rPr>
              <w:rFonts w:hint="cs"/>
              <w:rtl/>
            </w:rPr>
          </w:rPrChange>
        </w:rPr>
        <w:t xml:space="preserve">ע</w:t>
      </w:r>
      <w:r w:rsidRPr="00C63571">
        <w:rPr>
          <w:rtl/>
        </w:rPr>
        <w:t xml:space="preserve"> </w:t>
      </w:r>
      <w:r>
        <w:rPr>
          <w:rFonts w:hint="cs"/>
          <w:rtl/>
        </w:rPr>
        <w:t>ד</w:t>
      </w:r>
      <w:r w:rsidRPr="00C63571">
        <w:rPr>
          <w:rtl/>
        </w:rPr>
        <w:t>לא אמרן אלא בקולשיה, אבל בסומכיה</w:t>
      </w:r>
      <w:r>
        <w:rPr>
          <w:rFonts w:hint="cs"/>
          <w:rtl/>
        </w:rPr>
        <w:t>[עוביו למעלה]</w:t>
      </w:r>
      <w:r w:rsidRPr="00C63571">
        <w:rPr>
          <w:rtl/>
        </w:rPr>
        <w:t xml:space="preserve"> - טרפה, </w:t>
      </w:r>
    </w:p>
    <w:p w14:paraId="39C1C8F0" w14:textId="77777777" w:rsidR="0046556D" w:rsidRDefault="00BD6C4F" w:rsidP="00BD6C4F">
      <w:pPr>
        <w:rPr>
          <w:rtl/>
        </w:rPr>
      </w:pPr>
      <w:r w:rsidRPr="00C63571">
        <w:rPr>
          <w:rtl/>
        </w:rPr>
        <w:t>ואי אישתייר ביה כעובי דינר זהב - כשרה.</w:t>
      </w:r>
    </w:p>
    <w:p w14:paraId="5A46852A" w14:textId="77777777" w:rsidR="0046556D" w:rsidRDefault="0046556D" w:rsidP="00BD6C4F">
      <w:pPr>
        <w:rPr>
          <w:rtl/>
        </w:rPr>
      </w:pPr>
    </w:p>
    <w:p w14:paraId="5E6F7E43" w14:textId="77777777" w:rsidR="0046556D" w:rsidRDefault="00BD6C4F" w:rsidP="00BD6C4F">
      <w:pPr>
        <w:rPr>
          <w:b/>
          <w:bCs/>
          <w:rtl/>
        </w:rPr>
      </w:pPr>
      <w:r w:rsidRPr="00FE0A87">
        <w:rPr>
          <w:b/>
          <w:bCs/>
          <w:rtl/>
        </w:rPr>
        <w:t xml:space="preserve">• אמרי במערבא: כל הפוסל בריאה - כשר בכוליא, שהרי נקב פסול בריאה, וכשר בכוליא, </w:t>
      </w:r>
    </w:p>
    <w:p w14:paraId="764BC0A8" w14:textId="0543B43E" w:rsidR="0046556D" w:rsidRDefault="00BD6C4F" w:rsidP="00BD6C4F">
      <w:pPr>
        <w:rPr>
          <w:rtl/>
        </w:rPr>
      </w:pPr>
      <w:r>
        <w:rPr>
          <w:rFonts w:hint="cs"/>
          <w:rtl/>
        </w:rPr>
        <w:t xml:space="preserve"> וכ</w:t>
      </w:r>
      <w:r w:rsidR="00BF1CF6">
        <w:rPr>
          <w:rtl/>
        </w:rPr>
        <w:t>"</w:t>
      </w:r>
      <w:r>
        <w:rPr>
          <w:rFonts w:hint="cs"/>
          <w:rtl/>
        </w:rPr>
        <w:t>ש</w:t>
      </w:r>
      <w:r w:rsidRPr="00C63571">
        <w:rPr>
          <w:rtl/>
        </w:rPr>
        <w:t xml:space="preserve"> היכא דכשר בריאה - כשר בכוליא.</w:t>
      </w:r>
    </w:p>
    <w:p w14:paraId="532AD196" w14:textId="77777777" w:rsidR="0046556D" w:rsidRDefault="00767C59" w:rsidP="00BD6C4F">
      <w:pPr>
        <w:rPr>
          <w:rtl/>
        </w:rPr>
      </w:pPr>
      <w:r>
        <w:rPr>
          <w:rtl/>
        </w:rPr>
        <w:lastRenderedPageBreak/>
        <w:t>מתקיף</w:t>
      </w:r>
      <w:r>
        <w:rPr>
          <w:rtl/>
        </w:rPr>
        <w:t xml:space="preserve"> </w:t>
      </w:r>
      <w:r>
        <w:rPr>
          <w:rStyle w:val="2fb"/>
          <w:rtl/>
          <w:rPrChange w:id="11580" w:author="מנוע אמוראים" w:date="2026-10-05T16:40:54Z">
            <w:rPr>
              <w:rtl/>
            </w:rPr>
          </w:rPrChange>
        </w:rPr>
        <w:t xml:space="preserve">ר</w:t>
      </w:r>
      <w:r>
        <w:rPr>
          <w:rStyle w:val="2fb"/>
          <w:rtl/>
          <w:rPrChange w:id="11581" w:author="מנוע אמוראים" w:date="2026-10-05T16:40:54Z">
            <w:rPr>
              <w:rtl/>
            </w:rPr>
          </w:rPrChange>
        </w:rPr>
        <w:t xml:space="preserve">"</w:t>
      </w:r>
      <w:r>
        <w:rPr>
          <w:rStyle w:val="2fb"/>
          <w:rFonts w:hint="cs"/>
          <w:rtl/>
          <w:rPrChange w:id="11582" w:author="מנוע אמוראים" w:date="2026-10-05T16:40:54Z">
            <w:rPr>
              <w:rFonts w:hint="cs"/>
              <w:rtl/>
            </w:rPr>
          </w:rPrChange>
        </w:rPr>
        <w:t xml:space="preserve">ת</w:t>
      </w:r>
      <w:r w:rsidR="00BD6C4F" w:rsidRPr="00C63571">
        <w:rPr>
          <w:rtl/>
        </w:rPr>
        <w:t>: וכללא הוא והרי מוגלא, דכשר בריאה ופסול בכוליא!</w:t>
      </w:r>
      <w:r w:rsidR="00BD6C4F">
        <w:rPr>
          <w:rFonts w:hint="cs"/>
          <w:rtl/>
        </w:rPr>
        <w:t xml:space="preserve"> </w:t>
      </w:r>
      <w:r w:rsidR="00BD6C4F" w:rsidRPr="00C63571">
        <w:rPr>
          <w:rtl/>
        </w:rPr>
        <w:t>והרי מים זכין, דכשרים הכא והכא!</w:t>
      </w:r>
    </w:p>
    <w:p w14:paraId="2CB73857" w14:textId="77777777" w:rsidR="0046556D" w:rsidRDefault="000828F8" w:rsidP="00C62948">
      <w:pPr>
        <w:pStyle w:val="affffb"/>
        <w:rPr>
          <w:rtl/>
        </w:rPr>
      </w:pPr>
      <w:r>
        <w:rPr>
          <w:rtl/>
        </w:rPr>
        <w:t xml:space="preserve">- </w:t>
      </w:r>
      <w:r w:rsidR="00BD6C4F" w:rsidRPr="00C63571">
        <w:rPr>
          <w:rtl/>
        </w:rPr>
        <w:t>אלא אמר רב אשי: טרפות מדמית להדדי? אין אומרים בטרפות זו דומה לזו!</w:t>
      </w:r>
    </w:p>
    <w:p w14:paraId="0BF93B13" w14:textId="77777777" w:rsidR="0046556D" w:rsidRDefault="00BD6C4F" w:rsidP="00BD6C4F">
      <w:pPr>
        <w:rPr>
          <w:rtl/>
        </w:rPr>
      </w:pPr>
      <w:r w:rsidRPr="00C63571">
        <w:rPr>
          <w:rtl/>
        </w:rPr>
        <w:t>שהרי חותכה מכאן - ומתה, חותכה מכאן וחיתה!</w:t>
      </w:r>
    </w:p>
    <w:p w14:paraId="735BF6BB" w14:textId="77777777" w:rsidR="0046556D" w:rsidRDefault="00BD6C4F" w:rsidP="00BD6C4F">
      <w:pPr>
        <w:rPr>
          <w:rtl/>
        </w:rPr>
      </w:pPr>
      <w:r w:rsidRPr="00C63571">
        <w:rPr>
          <w:rtl/>
        </w:rPr>
        <w:t>ומים זכין - כשרים לא אמרן אלא דצילי, אבל עכירי - טרפה, וכי צילי נמי, לא אמרן אלא דלא סריח, אבל סריח - טרפה.</w:t>
      </w:r>
    </w:p>
    <w:p w14:paraId="2A1551EE" w14:textId="77777777" w:rsidR="0046556D" w:rsidRDefault="00BD6C4F" w:rsidP="00BD6C4F">
      <w:pPr>
        <w:rPr>
          <w:rtl/>
        </w:rPr>
      </w:pPr>
      <w:r w:rsidRPr="00FE0A87">
        <w:rPr>
          <w:b/>
          <w:bCs/>
          <w:rtl/>
        </w:rPr>
        <w:t>הכוליא שהקטינה</w:t>
      </w:r>
      <w:r>
        <w:rPr>
          <w:rFonts w:hint="cs"/>
          <w:b/>
          <w:bCs/>
          <w:rtl/>
        </w:rPr>
        <w:t>:</w:t>
      </w:r>
      <w:r w:rsidRPr="00C63571">
        <w:rPr>
          <w:rtl/>
        </w:rPr>
        <w:t xml:space="preserve"> </w:t>
      </w:r>
      <w:r w:rsidRPr="00FE0A87">
        <w:rPr>
          <w:b/>
          <w:bCs/>
          <w:rtl/>
        </w:rPr>
        <w:t>בדקה</w:t>
      </w:r>
      <w:r w:rsidRPr="00C63571">
        <w:rPr>
          <w:rtl/>
        </w:rPr>
        <w:t xml:space="preserve"> - עד כפול, </w:t>
      </w:r>
      <w:r w:rsidRPr="00FE0A87">
        <w:rPr>
          <w:b/>
          <w:bCs/>
          <w:rtl/>
        </w:rPr>
        <w:t>בגסה</w:t>
      </w:r>
      <w:r w:rsidRPr="00C63571">
        <w:rPr>
          <w:rtl/>
        </w:rPr>
        <w:t xml:space="preserve"> - עד כענבה בינונית.</w:t>
      </w:r>
    </w:p>
    <w:p w14:paraId="0EF4E3D1" w14:textId="77777777" w:rsidR="0046556D" w:rsidRDefault="00BD6C4F" w:rsidP="00BD6C4F">
      <w:pPr>
        <w:jc w:val="center"/>
        <w:rPr>
          <w:del w:id="90046" w:author="מנוע עיצוב" w:date="2026-10-08T11:01:28Z"/>
          <w:rtl/>
        </w:rPr>
      </w:pPr>
      <w:del w:id="90045" w:author="מנוע עיצוב" w:date="2026-10-08T11:01:28Z">
        <w:r>
          <w:rPr>
            <w:rFonts w:ascii="BA חניכי הישיבות" w:hAnsi="BA חניכי הישיבות" w:cs="BA חניכי הישיבות"/>
            <w:rtl/>
          </w:rPr>
          <w:delText xml:space="preserve">׻</w:delText>
        </w:r>
      </w:del>
    </w:p>
    <w:p w14:paraId="63D47FEC" w14:textId="77777777" w:rsidR="00BD6C4F" w:rsidRPr="003D23F5" w:rsidRDefault="00BD6C4F" w:rsidP="00BD6C4F">
      <w:pPr>
        <w:pStyle w:val="affff1"/>
        <w:rPr>
          <w:rtl/>
        </w:rPr>
      </w:pPr>
      <w:ins w:id="9837" w:author="מספור קטעי משנה" w:date="2026-10-06T06:45:19Z">
        <w:r>
          <w:rPr>
            <w:rStyle w:val="MisparKeta"/>
          </w:rPr>
          <w:t xml:space="preserve">ב. </w:t>
        </w:r>
      </w:ins>
      <w:r w:rsidRPr="003D23F5">
        <w:rPr>
          <w:rtl/>
        </w:rPr>
        <w:t>ניטל לחי התחתון.</w:t>
      </w:r>
    </w:p>
    <w:p w14:paraId="6A3C6702" w14:textId="77777777" w:rsidR="0046556D" w:rsidRDefault="00BD6C4F" w:rsidP="00BD6C4F">
      <w:pPr>
        <w:rPr>
          <w:rtl/>
        </w:rPr>
      </w:pPr>
      <w:r>
        <w:rPr>
          <w:rStyle w:val="2fb"/>
          <w:rFonts w:hint="cs"/>
          <w:rtl/>
          <w:rPrChange w:id="11583" w:author="מנוע אמוראים" w:date="2026-10-05T16:40:54Z">
            <w:rPr>
              <w:rFonts w:hint="cs"/>
              <w:rtl/>
            </w:rPr>
          </w:rPrChange>
        </w:rPr>
        <w:t xml:space="preserve">אר</w:t>
      </w:r>
      <w:r>
        <w:rPr>
          <w:rStyle w:val="2fb"/>
          <w:rtl/>
          <w:rPrChange w:id="11584" w:author="מנוע אמוראים" w:date="2026-10-05T16:40:54Z">
            <w:rPr>
              <w:rtl/>
            </w:rPr>
          </w:rPrChange>
        </w:rPr>
        <w:t xml:space="preserve">"</w:t>
      </w:r>
      <w:r>
        <w:rPr>
          <w:rStyle w:val="2fb"/>
          <w:rFonts w:hint="cs"/>
          <w:rtl/>
          <w:rPrChange w:id="11585" w:author="מנוע אמוראים" w:date="2026-10-05T16:40:54Z">
            <w:rPr>
              <w:rFonts w:hint="cs"/>
              <w:rtl/>
            </w:rPr>
          </w:rPrChange>
        </w:rPr>
        <w:t xml:space="preserve">ז</w:t>
      </w:r>
      <w:r w:rsidRPr="00C63571">
        <w:rPr>
          <w:rtl/>
        </w:rPr>
        <w:t xml:space="preserve"> לא שנו אלא שיכולה לחיות על ידי לעיטה והמראה, אבל אינה יכולה לחיות על ידי לעיטה והמראה - טרפה).</w:t>
      </w:r>
    </w:p>
    <w:p w14:paraId="2A48B59C" w14:textId="77777777" w:rsidR="0046556D" w:rsidRDefault="00BD6C4F" w:rsidP="00BD6C4F">
      <w:pPr>
        <w:jc w:val="center"/>
        <w:rPr>
          <w:del w:id="90048" w:author="מנוע עיצוב" w:date="2026-10-08T11:01:28Z"/>
          <w:rtl/>
        </w:rPr>
      </w:pPr>
      <w:del w:id="90047" w:author="מנוע עיצוב" w:date="2026-10-08T11:01:28Z">
        <w:r>
          <w:rPr>
            <w:rFonts w:ascii="BA חניכי הישיבות" w:hAnsi="BA חניכי הישיבות" w:cs="BA חניכי הישיבות"/>
            <w:rtl/>
          </w:rPr>
          <w:delText xml:space="preserve">׻</w:delText>
        </w:r>
      </w:del>
    </w:p>
    <w:p w14:paraId="426BDB24" w14:textId="77777777" w:rsidR="00BD6C4F" w:rsidRPr="003D23F5" w:rsidRDefault="00BD6C4F" w:rsidP="00BD6C4F">
      <w:pPr>
        <w:pStyle w:val="affff1"/>
        <w:rPr>
          <w:rtl/>
        </w:rPr>
      </w:pPr>
      <w:ins w:id="9838" w:author="מספור קטעי משנה" w:date="2026-10-06T06:45:19Z">
        <w:r>
          <w:rPr>
            <w:rStyle w:val="MisparKeta"/>
          </w:rPr>
          <w:t xml:space="preserve">ג. </w:t>
        </w:r>
      </w:ins>
      <w:r w:rsidRPr="003D23F5">
        <w:rPr>
          <w:rtl/>
        </w:rPr>
        <w:t>ניטלה האם שלה.</w:t>
      </w:r>
    </w:p>
    <w:p w14:paraId="3EC2DA21" w14:textId="77777777" w:rsidR="0046556D" w:rsidRDefault="00BD6C4F" w:rsidP="00BD6C4F">
      <w:pPr>
        <w:rPr>
          <w:rtl/>
        </w:rPr>
      </w:pPr>
      <w:r w:rsidRPr="00C63571">
        <w:rPr>
          <w:rtl/>
        </w:rPr>
        <w:t>תנא: היא האם, היא טרפחת, והיא שלפוחית.</w:t>
      </w:r>
    </w:p>
    <w:p w14:paraId="54370CF6" w14:textId="77777777" w:rsidR="0046556D" w:rsidRDefault="00BD6C4F" w:rsidP="00BD6C4F">
      <w:pPr>
        <w:jc w:val="center"/>
        <w:rPr>
          <w:del w:id="90050" w:author="מנוע עיצוב" w:date="2026-10-08T11:01:28Z"/>
          <w:rtl/>
        </w:rPr>
      </w:pPr>
      <w:del w:id="90049" w:author="מנוע עיצוב" w:date="2026-10-08T11:01:28Z">
        <w:r>
          <w:rPr>
            <w:rFonts w:ascii="BA חניכי הישיבות" w:hAnsi="BA חניכי הישיבות" w:cs="BA חניכי הישיבות"/>
            <w:rtl/>
          </w:rPr>
          <w:delText xml:space="preserve">׻</w:delText>
        </w:r>
      </w:del>
    </w:p>
    <w:p w14:paraId="5EF92590" w14:textId="77777777" w:rsidR="00BD6C4F" w:rsidRPr="003D23F5" w:rsidRDefault="00BD6C4F" w:rsidP="00BD6C4F">
      <w:pPr>
        <w:pStyle w:val="affff1"/>
        <w:rPr>
          <w:rtl/>
        </w:rPr>
      </w:pPr>
      <w:ins w:id="9839" w:author="מספור קטעי משנה" w:date="2026-10-06T06:45:19Z">
        <w:r>
          <w:rPr>
            <w:rStyle w:val="MisparKeta"/>
          </w:rPr>
          <w:t xml:space="preserve">ד. </w:t>
        </w:r>
      </w:ins>
      <w:r w:rsidRPr="003D23F5">
        <w:rPr>
          <w:rtl/>
        </w:rPr>
        <w:t>וחרותה בידי שמים כשרה.</w:t>
      </w:r>
    </w:p>
    <w:p w14:paraId="1722EA3E" w14:textId="77777777" w:rsidR="0046556D" w:rsidRDefault="00BD6C4F" w:rsidP="00BD6C4F">
      <w:pPr>
        <w:rPr>
          <w:rtl/>
        </w:rPr>
      </w:pPr>
      <w:r w:rsidRPr="00814AAF">
        <w:rPr>
          <w:b/>
          <w:bCs/>
          <w:rtl/>
        </w:rPr>
        <w:t>ת"ר</w:t>
      </w:r>
      <w:r w:rsidRPr="00C63571">
        <w:rPr>
          <w:rtl/>
        </w:rPr>
        <w:t xml:space="preserve"> איזוהי חרותה</w:t>
      </w:r>
      <w:r>
        <w:rPr>
          <w:rtl/>
        </w:rPr>
        <w:t xml:space="preserve">? כל שצמקה ריאה שלה, בידי שמים כשרה, בידי אדם </w:t>
      </w:r>
      <w:r w:rsidRPr="00C63571">
        <w:rPr>
          <w:rtl/>
        </w:rPr>
        <w:t xml:space="preserve">טרפה, </w:t>
      </w:r>
    </w:p>
    <w:p w14:paraId="318119B3" w14:textId="11665351" w:rsidR="0046556D" w:rsidRDefault="00BD6C4F" w:rsidP="00BD6C4F">
      <w:pPr>
        <w:rPr>
          <w:rtl/>
        </w:rPr>
      </w:pPr>
      <w:r>
        <w:rPr>
          <w:rStyle w:val="2fb"/>
          <w:rtl/>
          <w:rPrChange w:id="11586" w:author="מנוע אמוראים" w:date="2026-10-05T16:40:54Z">
            <w:rPr>
              <w:rtl/>
            </w:rPr>
          </w:rPrChange>
        </w:rPr>
        <w:t xml:space="preserve">רשב"א</w:t>
      </w:r>
      <w:r w:rsidRPr="00C63571">
        <w:rPr>
          <w:rtl/>
        </w:rPr>
        <w:t xml:space="preserve"> אומר: אף בידי כל הבריות.</w:t>
      </w:r>
    </w:p>
    <w:p w14:paraId="40C3C550" w14:textId="77777777" w:rsidR="0046556D" w:rsidRDefault="0046556D" w:rsidP="00BD6C4F">
      <w:pPr>
        <w:rPr>
          <w:rtl/>
        </w:rPr>
      </w:pPr>
    </w:p>
    <w:p w14:paraId="31756D5F" w14:textId="77777777" w:rsidR="0046556D" w:rsidRDefault="00BD6C4F" w:rsidP="00BD6C4F">
      <w:pPr>
        <w:rPr>
          <w:b/>
          <w:bCs/>
          <w:rtl/>
        </w:rPr>
      </w:pPr>
      <w:r w:rsidRPr="00630929">
        <w:rPr>
          <w:b/>
          <w:bCs/>
          <w:rtl/>
        </w:rPr>
        <w:t xml:space="preserve">• </w:t>
      </w:r>
      <w:r w:rsidRPr="005303E6">
        <w:rPr>
          <w:b/>
          <w:bCs/>
          <w:rtl/>
        </w:rPr>
        <w:t>איבעיא להו</w:t>
      </w:r>
      <w:r>
        <w:rPr>
          <w:b/>
          <w:bCs/>
          <w:rtl/>
        </w:rPr>
        <w:t xml:space="preserve"> </w:t>
      </w:r>
      <w:r>
        <w:rPr>
          <w:rStyle w:val="2fb"/>
          <w:b/>
          <w:bCs/>
          <w:rtl/>
          <w:rPrChange w:id="11587" w:author="מנוע אמוראים" w:date="2026-10-05T16:40:54Z">
            <w:rPr>
              <w:b/>
              <w:bCs/>
              <w:rtl/>
            </w:rPr>
          </w:rPrChange>
        </w:rPr>
        <w:t xml:space="preserve">רשב"א</w:t>
      </w:r>
      <w:r>
        <w:rPr>
          <w:b/>
          <w:bCs/>
          <w:rtl/>
        </w:rPr>
        <w:t xml:space="preserve"> ארישא קאי ולקולא, או אסיפא קאי ולחומרא? </w:t>
      </w:r>
    </w:p>
    <w:p w14:paraId="00F1B127" w14:textId="77777777" w:rsidR="0046556D" w:rsidRDefault="00BD6C4F" w:rsidP="00BD6C4F">
      <w:pPr>
        <w:rPr>
          <w:rtl/>
        </w:rPr>
      </w:pPr>
      <w:r>
        <w:rPr>
          <w:rtl/>
        </w:rPr>
        <w:t>ת"ש</w:t>
      </w:r>
      <w:r w:rsidRPr="00C63571">
        <w:rPr>
          <w:rtl/>
        </w:rPr>
        <w:t xml:space="preserve"> דתניא: חרותה בידי אדם - טרפה, </w:t>
      </w:r>
      <w:r>
        <w:rPr>
          <w:rStyle w:val="2fb"/>
          <w:rtl/>
          <w:rPrChange w:id="11588" w:author="מנוע אמוראים" w:date="2026-10-05T16:40:54Z">
            <w:rPr>
              <w:rtl/>
            </w:rPr>
          </w:rPrChange>
        </w:rPr>
        <w:t xml:space="preserve">רשב"א</w:t>
      </w:r>
      <w:r w:rsidRPr="00C63571">
        <w:rPr>
          <w:rtl/>
        </w:rPr>
        <w:t xml:space="preserve"> אומר: אף בידי כל הבריות.</w:t>
      </w:r>
    </w:p>
    <w:p w14:paraId="5325DE43" w14:textId="77777777" w:rsidR="0046556D" w:rsidRDefault="00BD6C4F" w:rsidP="00BD6C4F">
      <w:pPr>
        <w:rPr>
          <w:rtl/>
        </w:rPr>
      </w:pPr>
      <w:r w:rsidRPr="00C63571">
        <w:rPr>
          <w:rtl/>
        </w:rPr>
        <w:t xml:space="preserve">• </w:t>
      </w:r>
      <w:r>
        <w:rPr>
          <w:rStyle w:val="2fb"/>
          <w:rFonts w:hint="cs"/>
          <w:rtl/>
          <w:rPrChange w:id="11589" w:author="מנוע אמוראים" w:date="2026-10-05T16:40:54Z">
            <w:rPr>
              <w:rFonts w:hint="cs"/>
              <w:rtl/>
            </w:rPr>
          </w:rPrChange>
        </w:rPr>
        <w:t xml:space="preserve">רבב</w:t>
      </w:r>
      <w:r>
        <w:rPr>
          <w:rStyle w:val="2fb"/>
          <w:rtl/>
          <w:rPrChange w:id="11590" w:author="מנוע אמוראים" w:date="2026-10-05T16:40:54Z">
            <w:rPr>
              <w:rtl/>
            </w:rPr>
          </w:rPrChange>
        </w:rPr>
        <w:t xml:space="preserve">"</w:t>
      </w:r>
      <w:r>
        <w:rPr>
          <w:rStyle w:val="2fb"/>
          <w:rFonts w:hint="cs"/>
          <w:rtl/>
          <w:rPrChange w:id="11591" w:author="מנוע אמוראים" w:date="2026-10-05T16:40:54Z">
            <w:rPr>
              <w:rFonts w:hint="cs"/>
              <w:rtl/>
            </w:rPr>
          </w:rPrChange>
        </w:rPr>
        <w:t xml:space="preserve">ח</w:t>
      </w:r>
      <w:r>
        <w:rPr>
          <w:rFonts w:hint="cs"/>
          <w:rtl/>
        </w:rPr>
        <w:t xml:space="preserve"> הלך במדבר</w:t>
      </w:r>
      <w:r w:rsidRPr="00C63571">
        <w:rPr>
          <w:rtl/>
        </w:rPr>
        <w:t xml:space="preserve"> </w:t>
      </w:r>
      <w:r>
        <w:rPr>
          <w:rFonts w:hint="cs"/>
          <w:rtl/>
        </w:rPr>
        <w:t xml:space="preserve">ומצא אילים שנצטמקה ריאתם, </w:t>
      </w:r>
    </w:p>
    <w:p w14:paraId="6ECC99EA" w14:textId="77777777" w:rsidR="0046556D" w:rsidRDefault="00BD6C4F" w:rsidP="00BD6C4F">
      <w:pPr>
        <w:rPr>
          <w:rtl/>
        </w:rPr>
      </w:pPr>
      <w:r>
        <w:rPr>
          <w:rFonts w:hint="cs"/>
          <w:rtl/>
        </w:rPr>
        <w:t>שאל בביהמ</w:t>
      </w:r>
      <w:r w:rsidR="00BF1CF6">
        <w:rPr>
          <w:rtl/>
        </w:rPr>
        <w:t>"</w:t>
      </w:r>
      <w:r>
        <w:rPr>
          <w:rFonts w:hint="cs"/>
          <w:rtl/>
        </w:rPr>
        <w:t>ד אמרו לו</w:t>
      </w:r>
      <w:r w:rsidRPr="00C63571">
        <w:rPr>
          <w:rtl/>
        </w:rPr>
        <w:t xml:space="preserve">: </w:t>
      </w:r>
      <w:r w:rsidRPr="00630929">
        <w:rPr>
          <w:rFonts w:hint="cs"/>
          <w:b/>
          <w:bCs/>
          <w:rtl/>
        </w:rPr>
        <w:t>ב</w:t>
      </w:r>
      <w:r>
        <w:rPr>
          <w:rFonts w:hint="cs"/>
          <w:b/>
          <w:bCs/>
          <w:rtl/>
        </w:rPr>
        <w:t>קי</w:t>
      </w:r>
      <w:r w:rsidRPr="00630929">
        <w:rPr>
          <w:rFonts w:hint="cs"/>
          <w:b/>
          <w:bCs/>
          <w:rtl/>
        </w:rPr>
        <w:t>ץ</w:t>
      </w:r>
      <w:r>
        <w:rPr>
          <w:rFonts w:hint="cs"/>
          <w:rtl/>
        </w:rPr>
        <w:t xml:space="preserve"> הבא ספלים בהירים ומלאם מים קרים והניחם מעת לעת אי חוזרים לברייתם </w:t>
      </w:r>
      <w:r>
        <w:rPr>
          <w:rtl/>
        </w:rPr>
        <w:t>בידי שמים היא וכשרה, ואי לא</w:t>
      </w:r>
      <w:r w:rsidRPr="00C63571">
        <w:rPr>
          <w:rtl/>
        </w:rPr>
        <w:t xml:space="preserve"> טרפה;</w:t>
      </w:r>
    </w:p>
    <w:p w14:paraId="3A3988B0" w14:textId="1D970506" w:rsidR="0046556D" w:rsidRDefault="00BD6C4F" w:rsidP="00BD6C4F">
      <w:pPr>
        <w:rPr>
          <w:rtl/>
        </w:rPr>
      </w:pPr>
      <w:r w:rsidRPr="00630929">
        <w:rPr>
          <w:rFonts w:hint="cs"/>
          <w:b/>
          <w:bCs/>
          <w:rtl/>
        </w:rPr>
        <w:t>בחורף</w:t>
      </w:r>
      <w:r>
        <w:rPr>
          <w:rFonts w:hint="cs"/>
          <w:rtl/>
        </w:rPr>
        <w:t xml:space="preserve"> הבא ספלים כה1ים ומלאם מים פושרים והניחם </w:t>
      </w:r>
      <w:r w:rsidRPr="00C63571">
        <w:rPr>
          <w:rtl/>
        </w:rPr>
        <w:t xml:space="preserve">מעת לעת, אי </w:t>
      </w:r>
      <w:r>
        <w:rPr>
          <w:rFonts w:hint="cs"/>
          <w:rtl/>
        </w:rPr>
        <w:t xml:space="preserve">מבריאה כשרה ואי לא טרפה </w:t>
      </w:r>
    </w:p>
    <w:p w14:paraId="4C3DAA51" w14:textId="77777777" w:rsidR="00BD6C4F" w:rsidRPr="003D23F5" w:rsidRDefault="00BD6C4F" w:rsidP="00BD6C4F">
      <w:pPr>
        <w:pStyle w:val="affff1"/>
        <w:rPr>
          <w:rtl/>
        </w:rPr>
      </w:pPr>
    </w:p>
    <w:p w14:paraId="74BBD238" w14:textId="77777777" w:rsidR="00BD6C4F" w:rsidRPr="003D23F5" w:rsidRDefault="00BD6C4F" w:rsidP="00BD6C4F">
      <w:pPr>
        <w:pStyle w:val="affff1"/>
        <w:rPr>
          <w:rtl/>
        </w:rPr>
      </w:pPr>
      <w:ins w:id="9840" w:author="מספור קטעי משנה" w:date="2026-10-06T06:45:19Z">
        <w:r>
          <w:rPr>
            <w:rStyle w:val="MisparKeta"/>
          </w:rPr>
          <w:t xml:space="preserve">ה. </w:t>
        </w:r>
      </w:ins>
      <w:r w:rsidRPr="003D23F5">
        <w:rPr>
          <w:rtl/>
        </w:rPr>
        <w:t>הגלודה</w:t>
      </w:r>
      <w:r w:rsidRPr="003D23F5">
        <w:rPr>
          <w:rFonts w:hint="cs"/>
          <w:rtl/>
        </w:rPr>
        <w:t xml:space="preserve"> </w:t>
      </w:r>
      <w:r w:rsidRPr="003D23F5">
        <w:rPr>
          <w:rtl/>
        </w:rPr>
        <w:t>רבי מאיר מכשיר, וחכמים פוסלים.</w:t>
      </w:r>
    </w:p>
    <w:p w14:paraId="647CA4A7" w14:textId="77777777" w:rsidR="0046556D" w:rsidRDefault="00BD6C4F" w:rsidP="00BD6C4F">
      <w:pPr>
        <w:rPr>
          <w:rtl/>
        </w:rPr>
      </w:pPr>
      <w:r w:rsidRPr="00C63571">
        <w:rPr>
          <w:rtl/>
        </w:rPr>
        <w:t>וכבר העיד אלעזר ספרא ויוחנן בן גודגדא על הגלודה שפסולה;</w:t>
      </w:r>
    </w:p>
    <w:p w14:paraId="1CC593AE" w14:textId="77777777" w:rsidR="0046556D" w:rsidRDefault="00BD6C4F" w:rsidP="00BD6C4F">
      <w:pPr>
        <w:rPr>
          <w:rtl/>
        </w:rPr>
      </w:pPr>
      <w:r>
        <w:rPr>
          <w:rStyle w:val="2fb"/>
          <w:rtl/>
          <w:rPrChange w:id="11592" w:author="מנוע אמוראים" w:date="2026-10-05T16:40:54Z">
            <w:rPr>
              <w:rtl/>
            </w:rPr>
          </w:rPrChange>
        </w:rPr>
        <w:t xml:space="preserve">א</w:t>
      </w:r>
      <w:r>
        <w:rPr>
          <w:rStyle w:val="2fb"/>
          <w:rtl/>
          <w:rPrChange w:id="11593" w:author="מנוע אמוראים" w:date="2026-10-05T16:40:54Z">
            <w:rPr>
              <w:rtl/>
            </w:rPr>
          </w:rPrChange>
        </w:rPr>
        <w:t xml:space="preserve">רשב"א</w:t>
      </w:r>
      <w:r w:rsidRPr="00C63571">
        <w:rPr>
          <w:rtl/>
        </w:rPr>
        <w:t>: חזר בו רבי מאיר.</w:t>
      </w:r>
    </w:p>
    <w:p w14:paraId="62BF3B19" w14:textId="77777777" w:rsidR="0046556D" w:rsidRDefault="00BD6C4F" w:rsidP="00BD6C4F">
      <w:pPr>
        <w:rPr>
          <w:rtl/>
        </w:rPr>
      </w:pPr>
      <w:r>
        <w:rPr>
          <w:rtl/>
        </w:rPr>
        <w:t xml:space="preserve">מכלל </w:t>
      </w:r>
      <w:r>
        <w:rPr>
          <w:rStyle w:val="2fb"/>
          <w:rtl/>
          <w:rPrChange w:id="11594" w:author="מנוע אמוראים" w:date="2026-10-05T16:40:54Z">
            <w:rPr>
              <w:rtl/>
            </w:rPr>
          </w:rPrChange>
        </w:rPr>
        <w:t xml:space="preserve">דל</w:t>
      </w:r>
      <w:r>
        <w:rPr>
          <w:rStyle w:val="2fb"/>
          <w:rtl/>
          <w:rPrChange w:id="11595" w:author="מנוע אמוראים" w:date="2026-10-05T16:40:54Z">
            <w:rPr>
              <w:rtl/>
            </w:rPr>
          </w:rPrChange>
        </w:rPr>
        <w:t xml:space="preserve">רשב"א</w:t>
      </w:r>
      <w:r w:rsidRPr="00C63571">
        <w:rPr>
          <w:rtl/>
        </w:rPr>
        <w:t xml:space="preserve"> פליג רבי מאיר בגלודה!</w:t>
      </w:r>
    </w:p>
    <w:p w14:paraId="5D4B1375" w14:textId="77777777" w:rsidR="0046556D" w:rsidRDefault="00BD6C4F" w:rsidP="00BD6C4F">
      <w:pPr>
        <w:rPr>
          <w:rtl/>
        </w:rPr>
      </w:pPr>
      <w:r w:rsidRPr="00C63571">
        <w:rPr>
          <w:rtl/>
        </w:rPr>
        <w:t xml:space="preserve">והתניא, אמר </w:t>
      </w:r>
      <w:r>
        <w:rPr>
          <w:rStyle w:val="2fb"/>
          <w:rtl/>
          <w:rPrChange w:id="11596" w:author="מנוע אמוראים" w:date="2026-10-05T16:40:54Z">
            <w:rPr>
              <w:rtl/>
            </w:rPr>
          </w:rPrChange>
        </w:rPr>
        <w:t xml:space="preserve">רשב"א</w:t>
      </w:r>
      <w:r>
        <w:rPr>
          <w:rtl/>
        </w:rPr>
        <w:t xml:space="preserve">: לא נחלקו </w:t>
      </w:r>
      <w:r>
        <w:rPr>
          <w:rStyle w:val="2fb"/>
          <w:rtl/>
          <w:rPrChange w:id="11597" w:author="מנוע אמוראים" w:date="2026-10-05T16:40:54Z">
            <w:rPr>
              <w:rtl/>
            </w:rPr>
          </w:rPrChange>
        </w:rPr>
        <w:t xml:space="preserve">ר"מ</w:t>
      </w:r>
      <w:r>
        <w:rPr>
          <w:rtl/>
        </w:rPr>
        <w:t xml:space="preserve"> וחכמים על הגלודה שפסולה, </w:t>
      </w:r>
    </w:p>
    <w:p w14:paraId="2436667E" w14:textId="77777777" w:rsidR="0046556D" w:rsidRDefault="00BD6C4F" w:rsidP="00BD6C4F">
      <w:pPr>
        <w:rPr>
          <w:rtl/>
        </w:rPr>
      </w:pPr>
      <w:r>
        <w:rPr>
          <w:rtl/>
        </w:rPr>
        <w:t xml:space="preserve">וכבר העיד רבי אושעיא בנו של </w:t>
      </w:r>
      <w:r>
        <w:rPr>
          <w:rStyle w:val="2fb"/>
          <w:rtl/>
          <w:rPrChange w:id="11598" w:author="מנוע אמוראים" w:date="2026-10-05T16:40:54Z">
            <w:rPr>
              <w:rtl/>
            </w:rPr>
          </w:rPrChange>
        </w:rPr>
        <w:t xml:space="preserve">ר</w:t>
      </w:r>
      <w:r>
        <w:rPr>
          <w:rStyle w:val="2fb"/>
          <w:rtl/>
          <w:rPrChange w:id="11599" w:author="מנוע אמוראים" w:date="2026-10-05T16:40:54Z">
            <w:rPr>
              <w:rtl/>
            </w:rPr>
          </w:rPrChange>
        </w:rPr>
        <w:t xml:space="preserve">"</w:t>
      </w:r>
      <w:r>
        <w:rPr>
          <w:rStyle w:val="2fb"/>
          <w:rFonts w:hint="cs"/>
          <w:rtl/>
          <w:rPrChange w:id="11600" w:author="מנוע אמוראים" w:date="2026-10-05T16:40:54Z">
            <w:rPr>
              <w:rFonts w:hint="cs"/>
              <w:rtl/>
            </w:rPr>
          </w:rPrChange>
        </w:rPr>
        <w:t xml:space="preserve">י</w:t>
      </w:r>
      <w:r>
        <w:rPr>
          <w:rFonts w:hint="cs"/>
          <w:rtl/>
        </w:rPr>
        <w:t xml:space="preserve"> </w:t>
      </w:r>
      <w:r>
        <w:rPr>
          <w:rtl/>
        </w:rPr>
        <w:t xml:space="preserve">הבשם לפני </w:t>
      </w:r>
      <w:r>
        <w:rPr>
          <w:rStyle w:val="2fb"/>
          <w:rtl/>
          <w:rPrChange w:id="11601" w:author="מנוע אמוראים" w:date="2026-10-05T16:40:54Z">
            <w:rPr>
              <w:rtl/>
            </w:rPr>
          </w:rPrChange>
        </w:rPr>
        <w:t xml:space="preserve">ר</w:t>
      </w:r>
      <w:r>
        <w:rPr>
          <w:rStyle w:val="2fb"/>
          <w:rtl/>
          <w:rPrChange w:id="11602" w:author="מנוע אמוראים" w:date="2026-10-05T16:40:54Z">
            <w:rPr>
              <w:rtl/>
            </w:rPr>
          </w:rPrChange>
        </w:rPr>
        <w:t xml:space="preserve">"</w:t>
      </w:r>
      <w:r>
        <w:rPr>
          <w:rStyle w:val="2fb"/>
          <w:rFonts w:hint="cs"/>
          <w:rtl/>
          <w:rPrChange w:id="11603" w:author="מנוע אמוראים" w:date="2026-10-05T16:40:54Z">
            <w:rPr>
              <w:rFonts w:hint="cs"/>
              <w:rtl/>
            </w:rPr>
          </w:rPrChange>
        </w:rPr>
        <w:t xml:space="preserve">ע</w:t>
      </w:r>
      <w:r>
        <w:rPr>
          <w:rFonts w:hint="cs"/>
          <w:rtl/>
        </w:rPr>
        <w:t xml:space="preserve"> </w:t>
      </w:r>
      <w:r>
        <w:rPr>
          <w:rStyle w:val="2fb"/>
          <w:rtl/>
          <w:rPrChange w:id="11604" w:author="מנוע אמוראים" w:date="2026-10-05T16:40:54Z">
            <w:rPr>
              <w:rtl/>
            </w:rPr>
          </w:rPrChange>
        </w:rPr>
        <w:t xml:space="preserve">מ</w:t>
      </w:r>
      <w:r>
        <w:rPr>
          <w:rStyle w:val="2fb"/>
          <w:rFonts w:hint="cs"/>
          <w:rtl/>
          <w:rPrChange w:id="11605" w:author="מנוע אמוראים" w:date="2026-10-05T16:40:54Z">
            <w:rPr>
              <w:rFonts w:hint="cs"/>
              <w:rtl/>
            </w:rPr>
          </w:rPrChange>
        </w:rPr>
        <w:t xml:space="preserve">ר</w:t>
      </w:r>
      <w:r>
        <w:rPr>
          <w:rStyle w:val="2fb"/>
          <w:rtl/>
          <w:rPrChange w:id="11606" w:author="מנוע אמוראים" w:date="2026-10-05T16:40:54Z">
            <w:rPr>
              <w:rtl/>
            </w:rPr>
          </w:rPrChange>
        </w:rPr>
        <w:t xml:space="preserve">"</w:t>
      </w:r>
      <w:r>
        <w:rPr>
          <w:rStyle w:val="2fb"/>
          <w:rFonts w:hint="cs"/>
          <w:rtl/>
          <w:rPrChange w:id="11607" w:author="מנוע אמוראים" w:date="2026-10-05T16:40:54Z">
            <w:rPr>
              <w:rFonts w:hint="cs"/>
              <w:rtl/>
            </w:rPr>
          </w:rPrChange>
        </w:rPr>
        <w:t xml:space="preserve">ט</w:t>
      </w:r>
      <w:r>
        <w:rPr>
          <w:rFonts w:hint="cs"/>
          <w:rtl/>
        </w:rPr>
        <w:t xml:space="preserve"> </w:t>
      </w:r>
      <w:r w:rsidRPr="00C63571">
        <w:rPr>
          <w:rtl/>
        </w:rPr>
        <w:t>על הגלודה שפסולה ואם נשתייר בו כסלע כשרה</w:t>
      </w:r>
    </w:p>
    <w:p w14:paraId="5606B455" w14:textId="77777777" w:rsidR="0046556D" w:rsidRDefault="00BD6C4F" w:rsidP="00BD6C4F">
      <w:pPr>
        <w:rPr>
          <w:rtl/>
        </w:rPr>
      </w:pPr>
      <w:r>
        <w:rPr>
          <w:rFonts w:hint="cs"/>
          <w:rtl/>
        </w:rPr>
        <w:t>ארנב'י</w:t>
      </w:r>
      <w:r w:rsidRPr="00C63571">
        <w:rPr>
          <w:rtl/>
        </w:rPr>
        <w:t>: מאי לא נחלקו לא עמד רבי מאיר במחלוקתו.</w:t>
      </w:r>
    </w:p>
    <w:p w14:paraId="5A41026F" w14:textId="77777777" w:rsidR="0046556D" w:rsidRDefault="00BD6C4F" w:rsidP="00BD6C4F">
      <w:pPr>
        <w:pStyle w:val="afffff8"/>
        <w:jc w:val="center"/>
        <w:rPr>
          <w:rtl/>
        </w:rPr>
        <w:pPrChange w:id="90009" w:author="קלוד" w:date="2026-10-08T12:07:40Z">
          <w:pPr>
            <w:jc w:val="center"/>
          </w:pPr>
        </w:pPrChange>
      </w:pPr>
      <w:del w:id="90007" w:author="קלוד" w:date="2026-10-08T12:07:40Z">
        <w:r>
          <w:rPr>
            <w:rFonts w:ascii="BA חניכי הישיבות" w:hAnsi="BA חניכי הישיבות" w:cs="BA חניכי הישיבות"/>
            <w:rtl/>
          </w:rPr>
          <w:delText xml:space="preserve">׻</w:delText>
        </w:r>
      </w:del>
      <w:ins w:id="90008" w:author="קלוד" w:date="2026-10-08T12:07:40Z">
        <w:r>
          <w:rPr>
            <w:color w:val="7B3F00"/>
          </w:rPr>
          <w:t xml:space="preserve">אמר מר</w:t>
        </w:r>
      </w:ins>
    </w:p>
    <w:p w14:paraId="0B074933" w14:textId="77777777" w:rsidR="0046556D" w:rsidRDefault="00BD6C4F" w:rsidP="00BD6C4F">
      <w:pPr>
        <w:rPr>
          <w:b/>
          <w:bCs/>
          <w:rtl/>
        </w:rPr>
      </w:pPr>
      <w:r w:rsidRPr="005303E6">
        <w:rPr>
          <w:b/>
          <w:bCs/>
          <w:rtl/>
        </w:rPr>
        <w:t xml:space="preserve">אמר מר: אם נשתייר בו כסלע - כשרה, </w:t>
      </w:r>
      <w:r>
        <w:rPr>
          <w:rFonts w:hint="cs"/>
          <w:b/>
          <w:bCs/>
          <w:rtl/>
        </w:rPr>
        <w:t xml:space="preserve"> </w:t>
      </w:r>
      <w:r>
        <w:rPr>
          <w:rStyle w:val="2fb"/>
          <w:rFonts w:hint="cs"/>
          <w:b/>
          <w:bCs/>
          <w:rtl/>
          <w:rPrChange w:id="11608" w:author="מנוע אמוראים" w:date="2026-10-05T16:40:54Z">
            <w:rPr>
              <w:rFonts w:hint="cs"/>
              <w:b/>
              <w:bCs/>
              <w:rtl/>
            </w:rPr>
          </w:rPrChange>
        </w:rPr>
        <w:t xml:space="preserve">א</w:t>
      </w:r>
      <w:r>
        <w:rPr>
          <w:rStyle w:val="2fb"/>
          <w:b/>
          <w:bCs/>
          <w:rtl/>
          <w:rPrChange w:id="11609" w:author="מנוע אמוראים" w:date="2026-10-05T16:40:54Z">
            <w:rPr>
              <w:b/>
              <w:bCs/>
              <w:rtl/>
            </w:rPr>
          </w:rPrChange>
        </w:rPr>
        <w:t xml:space="preserve">ריא"ש</w:t>
      </w:r>
      <w:r>
        <w:rPr>
          <w:b/>
          <w:bCs/>
          <w:rtl/>
        </w:rPr>
        <w:t xml:space="preserve">: על פני השדרה כולה.</w:t>
      </w:r>
    </w:p>
    <w:p w14:paraId="318FDA15" w14:textId="77777777" w:rsidR="0046556D" w:rsidRDefault="00BD6C4F" w:rsidP="00BD6C4F">
      <w:pPr>
        <w:rPr>
          <w:rtl/>
        </w:rPr>
      </w:pPr>
      <w:r w:rsidRPr="005303E6">
        <w:rPr>
          <w:b/>
          <w:bCs/>
          <w:rtl/>
        </w:rPr>
        <w:t>איבעיא להו</w:t>
      </w:r>
      <w:r w:rsidRPr="00C63571">
        <w:rPr>
          <w:rtl/>
        </w:rPr>
        <w:t>: דאריך וקטין, דכ</w:t>
      </w:r>
      <w:r>
        <w:rPr>
          <w:rFonts w:hint="cs"/>
          <w:rtl/>
        </w:rPr>
        <w:t>ש</w:t>
      </w:r>
      <w:r w:rsidRPr="00C63571">
        <w:rPr>
          <w:rtl/>
        </w:rPr>
        <w:t xml:space="preserve">מצרף הוי כסלע, </w:t>
      </w:r>
      <w:r w:rsidRPr="005303E6">
        <w:rPr>
          <w:b/>
          <w:bCs/>
          <w:rtl/>
        </w:rPr>
        <w:t>או"ד,</w:t>
      </w:r>
      <w:r w:rsidRPr="00C63571">
        <w:rPr>
          <w:rtl/>
        </w:rPr>
        <w:t xml:space="preserve"> ברוחב סלע על פני השדרה כולה? </w:t>
      </w:r>
    </w:p>
    <w:p w14:paraId="76AE2613" w14:textId="77777777" w:rsidR="0046556D" w:rsidRDefault="00BD6C4F" w:rsidP="00BD6C4F">
      <w:pPr>
        <w:rPr>
          <w:rtl/>
        </w:rPr>
      </w:pPr>
      <w:r>
        <w:rPr>
          <w:rtl/>
        </w:rPr>
        <w:t>ת"ש</w:t>
      </w:r>
      <w:r w:rsidRPr="00C63571">
        <w:rPr>
          <w:rtl/>
        </w:rPr>
        <w:t>, דפריש רבי נהוראי משמיה דשמואל: ברוחב כסלע על פני כל השדרה כולה.</w:t>
      </w:r>
    </w:p>
    <w:p w14:paraId="11F7ADED" w14:textId="77777777" w:rsidR="0046556D" w:rsidRDefault="00BD6C4F" w:rsidP="00BD6C4F">
      <w:pPr>
        <w:rPr>
          <w:rtl/>
        </w:rPr>
      </w:pPr>
      <w:r>
        <w:rPr>
          <w:rStyle w:val="2fb"/>
          <w:rFonts w:hint="cs"/>
          <w:rtl/>
          <w:rPrChange w:id="11610" w:author="מנוע אמוראים" w:date="2026-10-05T16:40:54Z">
            <w:rPr>
              <w:rFonts w:hint="cs"/>
              <w:rtl/>
            </w:rPr>
          </w:rPrChange>
        </w:rPr>
        <w:t xml:space="preserve">רבב</w:t>
      </w:r>
      <w:r>
        <w:rPr>
          <w:rStyle w:val="2fb"/>
          <w:rtl/>
          <w:rPrChange w:id="11611" w:author="מנוע אמוראים" w:date="2026-10-05T16:40:54Z">
            <w:rPr>
              <w:rtl/>
            </w:rPr>
          </w:rPrChange>
        </w:rPr>
        <w:t xml:space="preserve">"</w:t>
      </w:r>
      <w:r>
        <w:rPr>
          <w:rStyle w:val="2fb"/>
          <w:rFonts w:hint="cs"/>
          <w:rtl/>
          <w:rPrChange w:id="11612" w:author="מנוע אמוראים" w:date="2026-10-05T16:40:54Z">
            <w:rPr>
              <w:rFonts w:hint="cs"/>
              <w:rtl/>
            </w:rPr>
          </w:rPrChange>
        </w:rPr>
        <w:t xml:space="preserve">ח</w:t>
      </w:r>
      <w:r>
        <w:rPr>
          <w:rtl/>
        </w:rPr>
        <w:t xml:space="preserve">: ראשי פרקים </w:t>
      </w:r>
      <w:r>
        <w:rPr>
          <w:rStyle w:val="2fb"/>
          <w:rtl/>
          <w:rPrChange w:id="11613" w:author="מנוע אמוראים" w:date="2026-10-05T16:40:54Z">
            <w:rPr>
              <w:rtl/>
            </w:rPr>
          </w:rPrChange>
        </w:rPr>
        <w:t xml:space="preserve">ר</w:t>
      </w:r>
      <w:r>
        <w:rPr>
          <w:rStyle w:val="2fb"/>
          <w:rFonts w:hint="cs"/>
          <w:rtl/>
          <w:rPrChange w:id="11614" w:author="מנוע אמוראים" w:date="2026-10-05T16:40:54Z">
            <w:rPr>
              <w:rFonts w:hint="cs"/>
              <w:rtl/>
            </w:rPr>
          </w:rPrChange>
        </w:rPr>
        <w:t xml:space="preserve">אב</w:t>
      </w:r>
      <w:r>
        <w:rPr>
          <w:rStyle w:val="2fb"/>
          <w:rtl/>
          <w:rPrChange w:id="11615" w:author="מנוע אמוראים" w:date="2026-10-05T16:40:54Z">
            <w:rPr>
              <w:rtl/>
            </w:rPr>
          </w:rPrChange>
        </w:rPr>
        <w:t xml:space="preserve">"</w:t>
      </w:r>
      <w:r>
        <w:rPr>
          <w:rStyle w:val="2fb"/>
          <w:rFonts w:hint="cs"/>
          <w:rtl/>
          <w:rPrChange w:id="11616" w:author="מנוע אמוראים" w:date="2026-10-05T16:40:54Z">
            <w:rPr>
              <w:rFonts w:hint="cs"/>
              <w:rtl/>
            </w:rPr>
          </w:rPrChange>
        </w:rPr>
        <w:t xml:space="preserve">א</w:t>
      </w:r>
      <w:r>
        <w:rPr>
          <w:rFonts w:hint="cs"/>
          <w:rtl/>
        </w:rPr>
        <w:t xml:space="preserve"> </w:t>
      </w:r>
      <w:r>
        <w:rPr>
          <w:rStyle w:val="2fb"/>
          <w:rFonts w:hint="cs"/>
          <w:rtl/>
          <w:rPrChange w:id="11617" w:author="מנוע אמוראים" w:date="2026-10-05T16:40:54Z">
            <w:rPr>
              <w:rFonts w:hint="cs"/>
              <w:rtl/>
            </w:rPr>
          </w:rPrChange>
        </w:rPr>
        <w:t xml:space="preserve">מר</w:t>
      </w:r>
      <w:r>
        <w:rPr>
          <w:rStyle w:val="2fb"/>
          <w:rtl/>
          <w:rPrChange w:id="11618" w:author="מנוע אמוראים" w:date="2026-10-05T16:40:54Z">
            <w:rPr>
              <w:rtl/>
            </w:rPr>
          </w:rPrChange>
        </w:rPr>
        <w:t xml:space="preserve">"</w:t>
      </w:r>
      <w:r>
        <w:rPr>
          <w:rStyle w:val="2fb"/>
          <w:rFonts w:hint="cs"/>
          <w:rtl/>
          <w:rPrChange w:id="11619" w:author="מנוע אמוראים" w:date="2026-10-05T16:40:54Z">
            <w:rPr>
              <w:rFonts w:hint="cs"/>
              <w:rtl/>
            </w:rPr>
          </w:rPrChange>
        </w:rPr>
        <w:t xml:space="preserve">א</w:t>
      </w:r>
      <w:r>
        <w:rPr>
          <w:rFonts w:hint="cs"/>
          <w:rtl/>
        </w:rPr>
        <w:t xml:space="preserve"> </w:t>
      </w:r>
      <w:r>
        <w:rPr>
          <w:rStyle w:val="2fb"/>
          <w:rFonts w:hint="cs"/>
          <w:rtl/>
          <w:rPrChange w:id="11620" w:author="מנוע אמוראים" w:date="2026-10-05T16:40:54Z">
            <w:rPr>
              <w:rFonts w:hint="cs"/>
              <w:rtl/>
            </w:rPr>
          </w:rPrChange>
        </w:rPr>
        <w:t xml:space="preserve">בר</w:t>
      </w:r>
      <w:r>
        <w:rPr>
          <w:rStyle w:val="2fb"/>
          <w:rtl/>
          <w:rPrChange w:id="11621" w:author="מנוע אמוראים" w:date="2026-10-05T16:40:54Z">
            <w:rPr>
              <w:rtl/>
            </w:rPr>
          </w:rPrChange>
        </w:rPr>
        <w:t xml:space="preserve">"</w:t>
      </w:r>
      <w:r>
        <w:rPr>
          <w:rStyle w:val="2fb"/>
          <w:rFonts w:hint="cs"/>
          <w:rtl/>
          <w:rPrChange w:id="11622" w:author="מנוע אמוראים" w:date="2026-10-05T16:40:54Z">
            <w:rPr>
              <w:rFonts w:hint="cs"/>
              <w:rtl/>
            </w:rPr>
          </w:rPrChange>
        </w:rPr>
        <w:t xml:space="preserve">י</w:t>
      </w:r>
      <w:r w:rsidRPr="00C63571">
        <w:rPr>
          <w:rtl/>
        </w:rPr>
        <w:t xml:space="preserve">: מקום טיבורו, </w:t>
      </w:r>
    </w:p>
    <w:p w14:paraId="65D81CDC" w14:textId="77777777" w:rsidR="0046556D" w:rsidRDefault="00BD6C4F" w:rsidP="00BD6C4F">
      <w:pPr>
        <w:rPr>
          <w:rtl/>
        </w:rPr>
      </w:pPr>
      <w:r>
        <w:rPr>
          <w:rtl/>
        </w:rPr>
        <w:t xml:space="preserve">בעי </w:t>
      </w:r>
      <w:r>
        <w:rPr>
          <w:rStyle w:val="2fb"/>
          <w:rtl/>
          <w:rPrChange w:id="11623" w:author="מנוע אמוראים" w:date="2026-10-05T16:40:54Z">
            <w:rPr>
              <w:rtl/>
            </w:rPr>
          </w:rPrChange>
        </w:rPr>
        <w:t xml:space="preserve">ר</w:t>
      </w:r>
      <w:r>
        <w:rPr>
          <w:rStyle w:val="2fb"/>
          <w:rtl/>
          <w:rPrChange w:id="11624" w:author="מנוע אמוראים" w:date="2026-10-05T16:40:54Z">
            <w:rPr>
              <w:rtl/>
            </w:rPr>
          </w:rPrChange>
        </w:rPr>
        <w:t xml:space="preserve">"</w:t>
      </w:r>
      <w:r>
        <w:rPr>
          <w:rStyle w:val="2fb"/>
          <w:rFonts w:hint="cs"/>
          <w:rtl/>
          <w:rPrChange w:id="11625" w:author="מנוע אמוראים" w:date="2026-10-05T16:40:54Z">
            <w:rPr>
              <w:rFonts w:hint="cs"/>
              <w:rtl/>
            </w:rPr>
          </w:rPrChange>
        </w:rPr>
        <w:t xml:space="preserve">י</w:t>
      </w:r>
      <w:r>
        <w:rPr>
          <w:rFonts w:hint="cs"/>
          <w:rtl/>
        </w:rPr>
        <w:t xml:space="preserve"> </w:t>
      </w:r>
      <w:r>
        <w:rPr>
          <w:rStyle w:val="2fb"/>
          <w:rFonts w:hint="cs"/>
          <w:rtl/>
          <w:rPrChange w:id="11626" w:author="מנוע אמוראים" w:date="2026-10-05T16:40:54Z">
            <w:rPr>
              <w:rFonts w:hint="cs"/>
              <w:rtl/>
            </w:rPr>
          </w:rPrChange>
        </w:rPr>
        <w:t xml:space="preserve">בר</w:t>
      </w:r>
      <w:r>
        <w:rPr>
          <w:rStyle w:val="2fb"/>
          <w:rtl/>
          <w:rPrChange w:id="11627" w:author="מנוע אמוראים" w:date="2026-10-05T16:40:54Z">
            <w:rPr>
              <w:rtl/>
            </w:rPr>
          </w:rPrChange>
        </w:rPr>
        <w:t xml:space="preserve">"</w:t>
      </w:r>
      <w:r>
        <w:rPr>
          <w:rStyle w:val="2fb"/>
          <w:rFonts w:hint="cs"/>
          <w:rtl/>
          <w:rPrChange w:id="11628" w:author="מנוע אמוראים" w:date="2026-10-05T16:40:54Z">
            <w:rPr>
              <w:rFonts w:hint="cs"/>
              <w:rtl/>
            </w:rPr>
          </w:rPrChange>
        </w:rPr>
        <w:t xml:space="preserve">יש</w:t>
      </w:r>
      <w:r w:rsidRPr="00C63571">
        <w:rPr>
          <w:rtl/>
        </w:rPr>
        <w:t xml:space="preserve">: ניטל מקום השדרה וכולו קיים, ניטל מקום טיבורו וכולו קיים, ניטלו ראשי פרקים וכולו קיים, מאי? </w:t>
      </w:r>
      <w:r w:rsidRPr="002513D6">
        <w:rPr>
          <w:b/>
          <w:bCs/>
          <w:rtl/>
        </w:rPr>
        <w:t>תיקו</w:t>
      </w:r>
      <w:r w:rsidRPr="00C63571">
        <w:rPr>
          <w:rtl/>
        </w:rPr>
        <w:t>.</w:t>
      </w:r>
    </w:p>
    <w:p w14:paraId="2ED813DE" w14:textId="77777777" w:rsidR="0046556D" w:rsidRDefault="0046556D" w:rsidP="00BD6C4F">
      <w:pPr>
        <w:rPr>
          <w:rtl/>
        </w:rPr>
      </w:pPr>
    </w:p>
    <w:p w14:paraId="327EED5D" w14:textId="77777777" w:rsidR="0046556D" w:rsidRDefault="00BD6C4F" w:rsidP="00BD6C4F">
      <w:pPr>
        <w:rPr>
          <w:rtl/>
        </w:rPr>
      </w:pPr>
      <w:r w:rsidRPr="00C63571">
        <w:rPr>
          <w:rtl/>
        </w:rPr>
        <w:t>רב: כל העור כולו מציל בגלודה, חוץ מעור בית הפרסות;</w:t>
      </w:r>
    </w:p>
    <w:p w14:paraId="4A64C7BA" w14:textId="77777777" w:rsidR="0046556D" w:rsidRDefault="00BD6C4F" w:rsidP="00BD6C4F">
      <w:pPr>
        <w:rPr>
          <w:rtl/>
        </w:rPr>
      </w:pPr>
      <w:r>
        <w:rPr>
          <w:rStyle w:val="2fb"/>
          <w:rtl/>
          <w:rPrChange w:id="11629" w:author="מנוע אמוראים" w:date="2026-10-05T16:40:54Z">
            <w:rPr>
              <w:rtl/>
            </w:rPr>
          </w:rPrChange>
        </w:rPr>
        <w:t xml:space="preserve">ו</w:t>
      </w:r>
      <w:r>
        <w:rPr>
          <w:rStyle w:val="2fb"/>
          <w:rtl/>
          <w:rPrChange w:id="11630" w:author="מנוע אמוראים" w:date="2026-10-05T16:40:54Z">
            <w:rPr>
              <w:rtl/>
            </w:rPr>
          </w:rPrChange>
        </w:rPr>
        <w:t xml:space="preserve">רי"ו</w:t>
      </w:r>
      <w:r w:rsidRPr="00C63571">
        <w:rPr>
          <w:rtl/>
        </w:rPr>
        <w:t xml:space="preserve"> אמר: אפילו עור בית הפרסות נמי מציל.</w:t>
      </w:r>
    </w:p>
    <w:p w14:paraId="174EF43A" w14:textId="77777777" w:rsidR="0046556D" w:rsidRDefault="0046556D" w:rsidP="00BD6C4F">
      <w:pPr>
        <w:rPr>
          <w:rtl/>
        </w:rPr>
      </w:pPr>
    </w:p>
    <w:p w14:paraId="4AFC1DC0" w14:textId="77777777" w:rsidR="0046556D" w:rsidRDefault="00BD6C4F" w:rsidP="00BD6C4F">
      <w:pPr>
        <w:rPr>
          <w:rtl/>
        </w:rPr>
      </w:pPr>
      <w:r w:rsidRPr="00AB425A">
        <w:rPr>
          <w:b/>
          <w:bCs/>
          <w:rtl/>
        </w:rPr>
        <w:t xml:space="preserve">• בעא רבי אסי </w:t>
      </w:r>
      <w:r>
        <w:rPr>
          <w:rStyle w:val="2fb"/>
          <w:rtl/>
          <w:rPrChange w:id="11631" w:author="מנוע אמוראים" w:date="2026-10-05T16:40:54Z">
            <w:rPr>
              <w:rtl/>
            </w:rPr>
          </w:rPrChange>
        </w:rPr>
        <w:t xml:space="preserve">מ</w:t>
      </w:r>
      <w:r>
        <w:rPr>
          <w:rStyle w:val="2fb"/>
          <w:rtl/>
          <w:rPrChange w:id="11632" w:author="מנוע אמוראים" w:date="2026-10-05T16:40:54Z">
            <w:rPr>
              <w:rtl/>
            </w:rPr>
          </w:rPrChange>
        </w:rPr>
        <w:t xml:space="preserve">רי"ו</w:t>
      </w:r>
      <w:r w:rsidRPr="00C63571">
        <w:rPr>
          <w:rtl/>
        </w:rPr>
        <w:t xml:space="preserve">: עור בית הפרסות, מהו שיציל בגלודה? </w:t>
      </w:r>
    </w:p>
    <w:p w14:paraId="450E2FEF" w14:textId="77777777" w:rsidR="0046556D" w:rsidRDefault="00BD6C4F" w:rsidP="00BD6C4F">
      <w:pPr>
        <w:rPr>
          <w:rtl/>
        </w:rPr>
      </w:pPr>
      <w:r w:rsidRPr="00C63571">
        <w:rPr>
          <w:rtl/>
        </w:rPr>
        <w:t xml:space="preserve">א"ל: מציל, א"ל, למדתנו רבינו: אלו שעורותיהן כבשרן עור בית הפרסות, </w:t>
      </w:r>
    </w:p>
    <w:p w14:paraId="4C51ADDA" w14:textId="77777777" w:rsidR="0046556D" w:rsidRDefault="00BD6C4F" w:rsidP="00BD6C4F">
      <w:pPr>
        <w:rPr>
          <w:rtl/>
        </w:rPr>
      </w:pPr>
      <w:r w:rsidRPr="00C63571">
        <w:rPr>
          <w:rtl/>
        </w:rPr>
        <w:t>א"ל: אל תקניטני, שבלשון יחיד אני שונה אותה!</w:t>
      </w:r>
    </w:p>
    <w:p w14:paraId="74876FB7" w14:textId="77777777" w:rsidR="0046556D" w:rsidRDefault="00BD6C4F" w:rsidP="00BD6C4F">
      <w:pPr>
        <w:rPr>
          <w:rtl/>
        </w:rPr>
      </w:pPr>
      <w:r w:rsidRPr="00C63571">
        <w:rPr>
          <w:rtl/>
        </w:rPr>
        <w:t xml:space="preserve">דתניא: השוחט את העולה להקטיר כזית </w:t>
      </w:r>
      <w:r>
        <w:rPr>
          <w:rtl/>
        </w:rPr>
        <w:t xml:space="preserve">מעור של תחת האליה, </w:t>
      </w:r>
    </w:p>
    <w:p w14:paraId="0AD5B26D" w14:textId="77777777" w:rsidR="0046556D" w:rsidRDefault="00BD6C4F" w:rsidP="00BD6C4F">
      <w:pPr>
        <w:rPr>
          <w:rtl/>
        </w:rPr>
      </w:pPr>
      <w:r>
        <w:rPr>
          <w:rtl/>
        </w:rPr>
        <w:t xml:space="preserve">חוץ למקומו </w:t>
      </w:r>
      <w:r w:rsidRPr="00C63571">
        <w:rPr>
          <w:rtl/>
        </w:rPr>
        <w:t xml:space="preserve">פסול ואין בו כרת, חוץ לזמנו - פגול, וחייבין עליו כרת, </w:t>
      </w:r>
    </w:p>
    <w:p w14:paraId="432AA549" w14:textId="77777777" w:rsidR="0046556D" w:rsidRDefault="00BD6C4F" w:rsidP="00BD6C4F">
      <w:pPr>
        <w:rPr>
          <w:rtl/>
        </w:rPr>
      </w:pPr>
      <w:r w:rsidRPr="00C63571">
        <w:rPr>
          <w:rtl/>
        </w:rPr>
        <w:t>אליעזר בן יהודה איש איבלים אמר מ</w:t>
      </w:r>
      <w:r>
        <w:rPr>
          <w:rFonts w:hint="cs"/>
          <w:rtl/>
        </w:rPr>
        <w:t xml:space="preserve">ר' יעקב וכן היה </w:t>
      </w:r>
      <w:r>
        <w:rPr>
          <w:rStyle w:val="2fb"/>
          <w:rFonts w:hint="cs"/>
          <w:rtl/>
          <w:rPrChange w:id="11633" w:author="מנוע אמוראים" w:date="2026-10-05T16:40:54Z">
            <w:rPr>
              <w:rFonts w:hint="cs"/>
              <w:rtl/>
            </w:rPr>
          </w:rPrChange>
        </w:rPr>
        <w:t xml:space="preserve">רשב</w:t>
      </w:r>
      <w:r>
        <w:rPr>
          <w:rStyle w:val="2fb"/>
          <w:rtl/>
          <w:rPrChange w:id="11634" w:author="מנוע אמוראים" w:date="2026-10-05T16:40:54Z">
            <w:rPr>
              <w:rtl/>
            </w:rPr>
          </w:rPrChange>
        </w:rPr>
        <w:t xml:space="preserve">"</w:t>
      </w:r>
      <w:r>
        <w:rPr>
          <w:rStyle w:val="2fb"/>
          <w:rFonts w:hint="cs"/>
          <w:rtl/>
          <w:rPrChange w:id="11635" w:author="מנוע אמוראים" w:date="2026-10-05T16:40:54Z">
            <w:rPr>
              <w:rFonts w:hint="cs"/>
              <w:rtl/>
            </w:rPr>
          </w:rPrChange>
        </w:rPr>
        <w:t xml:space="preserve">י</w:t>
      </w:r>
      <w:r>
        <w:rPr>
          <w:rFonts w:hint="cs"/>
          <w:rtl/>
        </w:rPr>
        <w:t xml:space="preserve"> </w:t>
      </w:r>
      <w:r>
        <w:rPr>
          <w:rtl/>
        </w:rPr>
        <w:t>איש כפר</w:t>
      </w:r>
      <w:r>
        <w:rPr>
          <w:rtl/>
        </w:rPr>
        <w:t xml:space="preserve"> עיכוס אומר </w:t>
      </w:r>
      <w:r>
        <w:rPr>
          <w:rStyle w:val="2fb"/>
          <w:rtl/>
          <w:rPrChange w:id="11636" w:author="מנוע אמוראים" w:date="2026-10-05T16:40:54Z">
            <w:rPr>
              <w:rtl/>
            </w:rPr>
          </w:rPrChange>
        </w:rPr>
        <w:t xml:space="preserve">מ</w:t>
      </w:r>
      <w:r>
        <w:rPr>
          <w:rStyle w:val="2fb"/>
          <w:rFonts w:hint="cs"/>
          <w:rtl/>
          <w:rPrChange w:id="11637" w:author="מנוע אמוראים" w:date="2026-10-05T16:40:54Z">
            <w:rPr>
              <w:rFonts w:hint="cs"/>
              <w:rtl/>
            </w:rPr>
          </w:rPrChange>
        </w:rPr>
        <w:t xml:space="preserve">ר</w:t>
      </w:r>
      <w:r>
        <w:rPr>
          <w:rStyle w:val="2fb"/>
          <w:rtl/>
          <w:rPrChange w:id="11638" w:author="מנוע אמוראים" w:date="2026-10-05T16:40:54Z">
            <w:rPr>
              <w:rtl/>
            </w:rPr>
          </w:rPrChange>
        </w:rPr>
        <w:t xml:space="preserve">"</w:t>
      </w:r>
      <w:r>
        <w:rPr>
          <w:rStyle w:val="2fb"/>
          <w:rFonts w:hint="cs"/>
          <w:rtl/>
          <w:rPrChange w:id="11639" w:author="מנוע אמוראים" w:date="2026-10-05T16:40:54Z">
            <w:rPr>
              <w:rFonts w:hint="cs"/>
              <w:rtl/>
            </w:rPr>
          </w:rPrChange>
        </w:rPr>
        <w:t xml:space="preserve">ש</w:t>
      </w:r>
      <w:r w:rsidRPr="00C63571">
        <w:rPr>
          <w:rtl/>
        </w:rPr>
        <w:t xml:space="preserve">: אחד עור בית הפרסות, ואחד עור הראש של עגל הרך, ואחד עור של תחת האליה, וכל שמנו חכמים גבי טומאה אלו שעורותיהן כבשרן </w:t>
      </w:r>
      <w:r>
        <w:rPr>
          <w:rFonts w:hint="cs"/>
          <w:rtl/>
        </w:rPr>
        <w:t>ל</w:t>
      </w:r>
      <w:r w:rsidRPr="00C63571">
        <w:rPr>
          <w:rtl/>
        </w:rPr>
        <w:t>הביא עור בית הבושת, חוץ למקומו פסול, ואין בו כרת, חוץ לזמנו - פיגול, וחייבים עליו כרת.</w:t>
      </w:r>
    </w:p>
    <w:p w14:paraId="5613C95E" w14:textId="77777777" w:rsidR="0046556D" w:rsidRDefault="00BD6C4F" w:rsidP="00BD6C4F">
      <w:pPr>
        <w:jc w:val="center"/>
        <w:rPr>
          <w:rtl/>
        </w:rPr>
      </w:pPr>
      <w:r>
        <w:rPr>
          <w:rFonts w:ascii="BA חניכי הישיבות" w:hAnsi="BA חניכי הישיבות" w:cs="BA חניכי הישיבות"/>
          <w:rtl/>
        </w:rPr>
        <w:t>׻</w:t>
      </w:r>
    </w:p>
    <w:p w14:paraId="502111E9" w14:textId="77777777" w:rsidR="00BD6C4F" w:rsidRPr="003D23F5" w:rsidRDefault="00BD6C4F" w:rsidP="00F07436">
      <w:pPr>
        <w:pStyle w:val="afff3"/>
        <w:framePr w:wrap="around"/>
        <w:rPr>
          <w:rtl/>
        </w:rPr>
      </w:pPr>
      <w:r w:rsidRPr="003D23F5">
        <w:rPr>
          <w:rFonts w:hint="cs"/>
          <w:rtl/>
        </w:rPr>
        <w:t>נו.</w:t>
      </w:r>
    </w:p>
    <w:p>
      <w:pPr>
        <w:pStyle w:val="MishnaBatzad"/>
        <w:rPr>
          <w:ins w:id="20106" w:author="קלוד" w:date="2026-10-06T10:08:36Z"/>
        </w:rPr>
      </w:pPr>
      <w:ins w:id="20105" w:author="קלוד" w:date="2026-10-06T10:08:36Z">
        <w:r>
          <w:t xml:space="preserve">משנה ג</w:t>
        </w:r>
      </w:ins>
    </w:p>
    <w:p w14:paraId="1FB8EDAA" w14:textId="77777777" w:rsidR="00BD6C4F" w:rsidRPr="003D23F5" w:rsidRDefault="00BD6C4F" w:rsidP="00BD6C4F">
      <w:pPr>
        <w:pStyle w:val="afff9"/>
        <w:rPr>
          <w:del w:id="20081" w:author="קלוד" w:date="2026-10-06T10:14:23Z"/>
          <w:rtl/>
        </w:rPr>
      </w:pPr>
      <w:ins w:id="9841" w:author="מספור קטעי משנה" w:date="2026-10-06T06:45:19Z">
        <w:del w:id="20079" w:author="קלוד" w:date="2026-10-06T10:14:23Z">
          <w:r>
            <w:rPr>
              <w:rStyle w:val="MisparKeta"/>
            </w:rPr>
            <w:delText xml:space="preserve">א. </w:delText>
          </w:r>
        </w:del>
      </w:ins>
      <w:del w:id="20080" w:author="קלוד" w:date="2026-10-06T10:14:23Z">
        <w:r w:rsidRPr="003D23F5">
          <w:rPr>
            <w:rtl/>
          </w:rPr>
          <w:delText xml:space="preserve">מתני'.</w:delText>
        </w:r>
      </w:del>
    </w:p>
    <w:p w14:paraId="14825A51" w14:textId="77777777" w:rsidR="00BD6C4F" w:rsidRPr="003D23F5" w:rsidRDefault="00BD6C4F" w:rsidP="00BD6C4F">
      <w:pPr>
        <w:pStyle w:val="afff9"/>
        <w:spacing w:before="120"/>
        <w:rPr>
          <w:rtl/>
        </w:rPr>
        <w:pPrChange w:id="90032" w:author="קלוד" w:date="2026-10-08T12:08:16Z">
          <w:pPr>
            <w:pStyle w:val="afff9"/>
          </w:pPr>
        </w:pPrChange>
      </w:pPr>
      <w:r w:rsidRPr="003D23F5">
        <w:rPr>
          <w:rtl/>
        </w:rPr>
        <w:t xml:space="preserve">ואלו טרפות בעוף: נקובת הוושט, ופסוקת הגרגרת, הכתה חולדה על ראשה מקום שעושה אותה טרפה, ניקב הקורקבן, ניקבו הדקין, </w:t>
      </w:r>
    </w:p>
    <w:p w14:paraId="67CF9ACF" w14:textId="77777777" w:rsidR="00BD6C4F" w:rsidRPr="003D23F5" w:rsidRDefault="00BD6C4F" w:rsidP="00BD6C4F">
      <w:pPr>
        <w:pStyle w:val="afff9"/>
        <w:rPr>
          <w:rtl/>
        </w:rPr>
      </w:pPr>
      <w:r w:rsidRPr="003D23F5">
        <w:rPr>
          <w:rtl/>
        </w:rPr>
        <w:t>נפלה לאור ונחמרו בני מעיה;</w:t>
      </w:r>
      <w:r w:rsidRPr="003D23F5">
        <w:rPr>
          <w:rFonts w:hint="cs"/>
          <w:rtl/>
        </w:rPr>
        <w:t xml:space="preserve">  </w:t>
      </w:r>
      <w:r w:rsidRPr="003D23F5">
        <w:rPr>
          <w:rtl/>
        </w:rPr>
        <w:t>אם ירוקים פסולים, אם אדומים כשרים.</w:t>
      </w:r>
    </w:p>
    <w:p w14:paraId="2272D8AF" w14:textId="77777777" w:rsidR="00BD6C4F" w:rsidRPr="004E627F" w:rsidRDefault="00BD6C4F" w:rsidP="00BD6C4F">
      <w:pPr>
        <w:pStyle w:val="afff9"/>
        <w:rPr>
          <w:spacing w:val="-2"/>
          <w:rtl/>
        </w:rPr>
      </w:pPr>
      <w:r w:rsidRPr="004E627F">
        <w:rPr>
          <w:spacing w:val="-2"/>
          <w:rtl/>
        </w:rPr>
        <w:t>דרסה וטרפה בכותל, או שריצצתה בהמה, ומפרכסת ושהתה מעת לעת, ושחטה</w:t>
      </w:r>
      <w:r w:rsidRPr="004E627F">
        <w:rPr>
          <w:rFonts w:hint="cs"/>
          <w:spacing w:val="-2"/>
          <w:rtl/>
        </w:rPr>
        <w:t xml:space="preserve"> </w:t>
      </w:r>
      <w:r w:rsidRPr="004E627F">
        <w:rPr>
          <w:spacing w:val="-2"/>
          <w:rtl/>
        </w:rPr>
        <w:t xml:space="preserve">כשרה: </w:t>
      </w:r>
    </w:p>
    <w:p w14:paraId="2AEF711D" w14:textId="77777777" w:rsidR="0046556D" w:rsidRDefault="00BD6C4F" w:rsidP="00BD6C4F">
      <w:pPr>
        <w:jc w:val="center"/>
        <w:rPr>
          <w:rtl/>
        </w:rPr>
      </w:pPr>
      <w:r>
        <w:rPr>
          <w:rFonts w:ascii="BA חניכי הישיבות" w:hAnsi="BA חניכי הישיבות" w:cs="BA חניכי הישיבות"/>
          <w:rtl/>
        </w:rPr>
        <w:t>׻</w:t>
      </w:r>
    </w:p>
    <w:p w14:paraId="3ED34093" w14:textId="77777777" w:rsidR="0046556D" w:rsidRDefault="00BD6C4F" w:rsidP="00BD6C4F">
      <w:pPr>
        <w:rPr>
          <w:rtl/>
        </w:rPr>
      </w:pPr>
      <w:r w:rsidRPr="00C63571">
        <w:rPr>
          <w:rtl/>
        </w:rPr>
        <w:t>רב ושמואל ולוי דאמרי: מכניס ידו לפנים ובודק אם מבצבץ ועולה - טרפה, ואם לאו - כשרה.</w:t>
      </w:r>
    </w:p>
    <w:p w14:paraId="4961157A" w14:textId="77777777" w:rsidR="0046556D" w:rsidRDefault="00BD6C4F" w:rsidP="00BD6C4F">
      <w:pPr>
        <w:rPr>
          <w:rtl/>
        </w:rPr>
      </w:pPr>
      <w:r w:rsidRPr="00C63571">
        <w:rPr>
          <w:rtl/>
        </w:rPr>
        <w:t>הניחא למ"ד: עד דמנקיב קרמא תתאה, אלא למ"ד: אינקיב עילאה אע</w:t>
      </w:r>
      <w:r>
        <w:rPr>
          <w:rtl/>
        </w:rPr>
        <w:t>"</w:t>
      </w:r>
      <w:r w:rsidRPr="00C63571">
        <w:rPr>
          <w:rtl/>
        </w:rPr>
        <w:t>ג דלא אינקב תתאה, ניחוש דלמא עילאה אינקיב, תתאה לא אינקיב!</w:t>
      </w:r>
    </w:p>
    <w:p w14:paraId="2C81CD80" w14:textId="77777777" w:rsidR="0046556D" w:rsidRDefault="00BD6C4F" w:rsidP="00BD6C4F">
      <w:pPr>
        <w:rPr>
          <w:rtl/>
        </w:rPr>
      </w:pPr>
      <w:r w:rsidRPr="00C63571">
        <w:rPr>
          <w:rtl/>
        </w:rPr>
        <w:t>אי איתא דאינקיב עילאה, תתאה אגב רוככיה מיפקע פקע.</w:t>
      </w:r>
    </w:p>
    <w:p w14:paraId="0AB57BB9" w14:textId="77777777" w:rsidR="0046556D" w:rsidRDefault="00BD6C4F" w:rsidP="00BD6C4F">
      <w:pPr>
        <w:rPr>
          <w:rtl/>
        </w:rPr>
      </w:pPr>
      <w:r w:rsidRPr="00C63571">
        <w:rPr>
          <w:rtl/>
        </w:rPr>
        <w:t>זעירי: אין בדיקה לחולדה, מפני ששיניה דקות.</w:t>
      </w:r>
    </w:p>
    <w:p w14:paraId="6F5821F9" w14:textId="77777777" w:rsidR="0046556D" w:rsidRDefault="00BD6C4F" w:rsidP="00BD6C4F">
      <w:pPr>
        <w:rPr>
          <w:rtl/>
        </w:rPr>
      </w:pPr>
      <w:r w:rsidRPr="00C63571">
        <w:rPr>
          <w:rtl/>
        </w:rPr>
        <w:t>וכי שיניה דקות, מאי הוי? אמר רב אושעיא: מפני ששיניה דקות ועקומות.</w:t>
      </w:r>
    </w:p>
    <w:p w14:paraId="231C4F63" w14:textId="77777777" w:rsidR="0046556D" w:rsidRDefault="00BD6C4F" w:rsidP="00BD6C4F">
      <w:pPr>
        <w:rPr>
          <w:rtl/>
        </w:rPr>
      </w:pPr>
      <w:r>
        <w:rPr>
          <w:rtl/>
        </w:rPr>
        <w:t xml:space="preserve">כי סליק לנהרדעא שלח להו, דברים שאמרתי לפניכם טעות הן בידי, ברם כך אמרו </w:t>
      </w:r>
      <w:r>
        <w:rPr>
          <w:rStyle w:val="2fb"/>
          <w:rtl/>
          <w:rPrChange w:id="11640" w:author="מנוע אמוראים" w:date="2026-10-05T16:40:54Z">
            <w:rPr>
              <w:rtl/>
            </w:rPr>
          </w:rPrChange>
        </w:rPr>
        <w:t xml:space="preserve">מ</w:t>
      </w:r>
      <w:r>
        <w:rPr>
          <w:rStyle w:val="2fb"/>
          <w:rFonts w:hint="cs"/>
          <w:rtl/>
          <w:rPrChange w:id="11641" w:author="מנוע אמוראים" w:date="2026-10-05T16:40:54Z">
            <w:rPr>
              <w:rFonts w:hint="cs"/>
              <w:rtl/>
            </w:rPr>
          </w:rPrChange>
        </w:rPr>
        <w:t xml:space="preserve">דרשב</w:t>
      </w:r>
      <w:r>
        <w:rPr>
          <w:rStyle w:val="2fb"/>
          <w:rtl/>
          <w:rPrChange w:id="11642" w:author="מנוע אמוראים" w:date="2026-10-05T16:40:54Z">
            <w:rPr>
              <w:rtl/>
            </w:rPr>
          </w:rPrChange>
        </w:rPr>
        <w:t xml:space="preserve">"</w:t>
      </w:r>
      <w:r>
        <w:rPr>
          <w:rStyle w:val="2fb"/>
          <w:rFonts w:hint="cs"/>
          <w:rtl/>
          <w:rPrChange w:id="11643" w:author="מנוע אמוראים" w:date="2026-10-05T16:40:54Z">
            <w:rPr>
              <w:rFonts w:hint="cs"/>
              <w:rtl/>
            </w:rPr>
          </w:rPrChange>
        </w:rPr>
        <w:t xml:space="preserve">ל</w:t>
      </w:r>
      <w:r w:rsidRPr="00C63571">
        <w:rPr>
          <w:rtl/>
        </w:rPr>
        <w:t>: בודקין לחולדה ביד, אבל לא במסמר;</w:t>
      </w:r>
    </w:p>
    <w:p w14:paraId="101E3B3F" w14:textId="77777777" w:rsidR="0046556D" w:rsidRDefault="00BD6C4F" w:rsidP="00BD6C4F">
      <w:pPr>
        <w:rPr>
          <w:rtl/>
        </w:rPr>
      </w:pPr>
      <w:r>
        <w:rPr>
          <w:rStyle w:val="2fb"/>
          <w:rtl/>
          <w:rPrChange w:id="11644" w:author="מנוע אמוראים" w:date="2026-10-05T16:40:54Z">
            <w:rPr>
              <w:rtl/>
            </w:rPr>
          </w:rPrChange>
        </w:rPr>
        <w:t xml:space="preserve">ו</w:t>
      </w:r>
      <w:r>
        <w:rPr>
          <w:rStyle w:val="2fb"/>
          <w:rtl/>
          <w:rPrChange w:id="11645" w:author="מנוע אמוראים" w:date="2026-10-05T16:40:54Z">
            <w:rPr>
              <w:rtl/>
            </w:rPr>
          </w:rPrChange>
        </w:rPr>
        <w:t xml:space="preserve">רי"ו</w:t>
      </w:r>
      <w:r>
        <w:rPr>
          <w:rtl/>
        </w:rPr>
        <w:t xml:space="preserve"> אמר: אף במסמר, ובפלוגתא </w:t>
      </w:r>
      <w:r>
        <w:rPr>
          <w:rStyle w:val="2fb"/>
          <w:rtl/>
          <w:rPrChange w:id="11646" w:author="מנוע אמוראים" w:date="2026-10-05T16:40:54Z">
            <w:rPr>
              <w:rtl/>
            </w:rPr>
          </w:rPrChange>
        </w:rPr>
        <w:t xml:space="preserve">דר"י</w:t>
      </w:r>
      <w:r>
        <w:rPr>
          <w:rtl/>
        </w:rPr>
        <w:t xml:space="preserve"> ורבי נחמיה: חד בדיק בידא, וחד בדיק במחטא;</w:t>
      </w:r>
    </w:p>
    <w:p w14:paraId="72D38ECA" w14:textId="77777777" w:rsidR="0046556D" w:rsidRDefault="00BD6C4F" w:rsidP="00BD6C4F">
      <w:pPr>
        <w:rPr>
          <w:rtl/>
        </w:rPr>
      </w:pPr>
      <w:r w:rsidRPr="00C63571">
        <w:rPr>
          <w:rtl/>
        </w:rPr>
        <w:t>מאן דבדיק בידא א"ל למאן דבדיק במחטא: עד מתי אתה מכלה ממונן של ישראל!</w:t>
      </w:r>
    </w:p>
    <w:p w14:paraId="3919D059" w14:textId="77777777" w:rsidR="0046556D" w:rsidRDefault="00BD6C4F" w:rsidP="00BD6C4F">
      <w:pPr>
        <w:rPr>
          <w:rtl/>
        </w:rPr>
      </w:pPr>
      <w:r w:rsidRPr="00C63571">
        <w:rPr>
          <w:rtl/>
        </w:rPr>
        <w:t>א"ל מאן דבדיק במחטא למאן דבדיק בידא: עד מתי אתה מאכיל לישראל נבלות!</w:t>
      </w:r>
    </w:p>
    <w:p w14:paraId="2E5AAEA4" w14:textId="77777777" w:rsidR="0046556D" w:rsidRDefault="00BD6C4F" w:rsidP="00BD6C4F">
      <w:pPr>
        <w:rPr>
          <w:rtl/>
        </w:rPr>
      </w:pPr>
      <w:r w:rsidRPr="00C63571">
        <w:rPr>
          <w:rtl/>
        </w:rPr>
        <w:t>נבלות? והא שחוטה היא!</w:t>
      </w:r>
    </w:p>
    <w:p w14:paraId="67EA87EB" w14:textId="77777777" w:rsidR="0046556D" w:rsidRDefault="00BD6C4F" w:rsidP="00BD6C4F">
      <w:pPr>
        <w:rPr>
          <w:rtl/>
        </w:rPr>
      </w:pPr>
      <w:r w:rsidRPr="00C63571">
        <w:rPr>
          <w:rtl/>
        </w:rPr>
        <w:t>אלא: טרפות, שמא ניקב קרום של מוח.</w:t>
      </w:r>
    </w:p>
    <w:p w14:paraId="2B6D2102" w14:textId="77777777" w:rsidR="0046556D" w:rsidRDefault="00BD6C4F" w:rsidP="00BD6C4F">
      <w:pPr>
        <w:rPr>
          <w:rtl/>
        </w:rPr>
      </w:pPr>
      <w:r w:rsidRPr="00C63571">
        <w:rPr>
          <w:rtl/>
        </w:rPr>
        <w:t xml:space="preserve">תסתיים, דרבי יהודה הוא דבדיק בידא, דתניא, </w:t>
      </w:r>
      <w:r>
        <w:rPr>
          <w:rStyle w:val="2fb"/>
          <w:rtl/>
          <w:rPrChange w:id="11647" w:author="מנוע אמוראים" w:date="2026-10-05T16:40:54Z">
            <w:rPr>
              <w:rtl/>
            </w:rPr>
          </w:rPrChange>
        </w:rPr>
        <w:t xml:space="preserve">רשב"א</w:t>
      </w:r>
      <w:r w:rsidRPr="00C63571">
        <w:rPr>
          <w:rtl/>
        </w:rPr>
        <w:t xml:space="preserve"> אומר משום רבי יהודה;</w:t>
      </w:r>
    </w:p>
    <w:p w14:paraId="14980D04" w14:textId="77777777" w:rsidR="0046556D" w:rsidRDefault="00BD6C4F" w:rsidP="00BD6C4F">
      <w:pPr>
        <w:rPr>
          <w:rtl/>
        </w:rPr>
      </w:pPr>
      <w:r w:rsidRPr="00C63571">
        <w:rPr>
          <w:rtl/>
        </w:rPr>
        <w:lastRenderedPageBreak/>
        <w:t>בודקין לחולדה ביד, אבל לא במסמר, נשבר העצם אע</w:t>
      </w:r>
      <w:r>
        <w:rPr>
          <w:rtl/>
        </w:rPr>
        <w:t>"</w:t>
      </w:r>
      <w:r w:rsidRPr="00C63571">
        <w:rPr>
          <w:rtl/>
        </w:rPr>
        <w:t>פ שלא ניקב קרום של מוח, תסתיים.</w:t>
      </w:r>
    </w:p>
    <w:p w14:paraId="28380A47" w14:textId="77777777" w:rsidR="0046556D" w:rsidRDefault="0046556D" w:rsidP="00BD6C4F">
      <w:pPr>
        <w:rPr>
          <w:rtl/>
        </w:rPr>
      </w:pPr>
    </w:p>
    <w:p w14:paraId="08EF05A3" w14:textId="77777777" w:rsidR="0046556D" w:rsidRDefault="00BD6C4F" w:rsidP="00BD6C4F">
      <w:pPr>
        <w:rPr>
          <w:rtl/>
        </w:rPr>
      </w:pPr>
      <w:r w:rsidRPr="00C63571">
        <w:rPr>
          <w:rtl/>
        </w:rPr>
        <w:t>הא גופא קשיא, אמרת בודקין לחולדה ביד אבל לא במסמר, אלמא: אית ליה בדיקותא, והדר תני נשבר העצם אע</w:t>
      </w:r>
      <w:r>
        <w:rPr>
          <w:rtl/>
        </w:rPr>
        <w:t>"</w:t>
      </w:r>
      <w:r w:rsidRPr="00C63571">
        <w:rPr>
          <w:rtl/>
        </w:rPr>
        <w:t>פ שלא ניקב קרום של מוח, אלמא: לית ליה בדיקותא!</w:t>
      </w:r>
    </w:p>
    <w:p w14:paraId="54B7E866" w14:textId="77777777" w:rsidR="0046556D" w:rsidRDefault="00BD6C4F" w:rsidP="00BD6C4F">
      <w:pPr>
        <w:rPr>
          <w:rtl/>
        </w:rPr>
      </w:pPr>
      <w:r w:rsidRPr="00C63571">
        <w:rPr>
          <w:rtl/>
        </w:rPr>
        <w:t>סיפא אתאן לעוף של מים, הואיל ואין לו קרום.</w:t>
      </w:r>
    </w:p>
    <w:p w14:paraId="2E5B7503" w14:textId="77777777" w:rsidR="0046556D" w:rsidRDefault="00BD6C4F" w:rsidP="00BD6C4F">
      <w:pPr>
        <w:rPr>
          <w:rtl/>
        </w:rPr>
      </w:pPr>
      <w:r w:rsidRPr="00C63571">
        <w:rPr>
          <w:rtl/>
        </w:rPr>
        <w:t>אין לו קרום, סלקא דעתך? אלא: הואיל וקרומו רך.</w:t>
      </w:r>
    </w:p>
    <w:p w14:paraId="05A4B368" w14:textId="77777777" w:rsidR="0046556D" w:rsidRDefault="00BD6C4F" w:rsidP="00BD6C4F">
      <w:pPr>
        <w:rPr>
          <w:rtl/>
        </w:rPr>
      </w:pPr>
      <w:r w:rsidRPr="00C63571">
        <w:rPr>
          <w:rtl/>
        </w:rPr>
        <w:t xml:space="preserve">• א"ל </w:t>
      </w:r>
      <w:r>
        <w:rPr>
          <w:rStyle w:val="2fb"/>
          <w:rFonts w:hint="cs"/>
          <w:rtl/>
          <w:rPrChange w:id="11648" w:author="מנוע אמוראים" w:date="2026-10-05T16:40:54Z">
            <w:rPr>
              <w:rFonts w:hint="cs"/>
              <w:rtl/>
            </w:rPr>
          </w:rPrChange>
        </w:rPr>
        <w:t xml:space="preserve">ר</w:t>
      </w:r>
      <w:r>
        <w:rPr>
          <w:rStyle w:val="2fb"/>
          <w:rtl/>
          <w:rPrChange w:id="11649" w:author="מנוע אמוראים" w:date="2026-10-05T16:40:54Z">
            <w:rPr>
              <w:rtl/>
            </w:rPr>
          </w:rPrChange>
        </w:rPr>
        <w:t xml:space="preserve">"</w:t>
      </w:r>
      <w:r>
        <w:rPr>
          <w:rStyle w:val="2fb"/>
          <w:rFonts w:hint="cs"/>
          <w:rtl/>
          <w:rPrChange w:id="11650" w:author="מנוע אמוראים" w:date="2026-10-05T16:40:54Z">
            <w:rPr>
              <w:rFonts w:hint="cs"/>
              <w:rtl/>
            </w:rPr>
          </w:rPrChange>
        </w:rPr>
        <w:t xml:space="preserve">נ</w:t>
      </w:r>
      <w:r>
        <w:rPr>
          <w:rFonts w:hint="cs"/>
          <w:rtl/>
        </w:rPr>
        <w:t xml:space="preserve"> </w:t>
      </w:r>
      <w:r>
        <w:rPr>
          <w:rStyle w:val="2fb"/>
          <w:rFonts w:hint="cs"/>
          <w:rtl/>
          <w:rPrChange w:id="11651" w:author="מנוע אמוראים" w:date="2026-10-05T16:40:54Z">
            <w:rPr>
              <w:rFonts w:hint="cs"/>
              <w:rtl/>
            </w:rPr>
          </w:rPrChange>
        </w:rPr>
        <w:t xml:space="preserve">לר</w:t>
      </w:r>
      <w:r>
        <w:rPr>
          <w:rStyle w:val="2fb"/>
          <w:rtl/>
          <w:rPrChange w:id="11652" w:author="מנוע אמוראים" w:date="2026-10-05T16:40:54Z">
            <w:rPr>
              <w:rtl/>
            </w:rPr>
          </w:rPrChange>
        </w:rPr>
        <w:t xml:space="preserve">"</w:t>
      </w:r>
      <w:r>
        <w:rPr>
          <w:rStyle w:val="2fb"/>
          <w:rFonts w:hint="cs"/>
          <w:rtl/>
          <w:rPrChange w:id="11653" w:author="מנוע אמוראים" w:date="2026-10-05T16:40:54Z">
            <w:rPr>
              <w:rFonts w:hint="cs"/>
              <w:rtl/>
            </w:rPr>
          </w:rPrChange>
        </w:rPr>
        <w:t xml:space="preserve">ע</w:t>
      </w:r>
      <w:r w:rsidRPr="00C63571">
        <w:rPr>
          <w:rtl/>
        </w:rPr>
        <w:t xml:space="preserve"> מר </w:t>
      </w:r>
      <w:r>
        <w:rPr>
          <w:rtl/>
        </w:rPr>
        <w:t xml:space="preserve">אמר: </w:t>
      </w:r>
      <w:r w:rsidRPr="00351E5A">
        <w:rPr>
          <w:b/>
          <w:bCs/>
          <w:rtl/>
        </w:rPr>
        <w:t>שמואל</w:t>
      </w:r>
      <w:r>
        <w:rPr>
          <w:rtl/>
        </w:rPr>
        <w:t xml:space="preserve"> בדק ביד</w:t>
      </w:r>
      <w:r w:rsidRPr="00C63571">
        <w:rPr>
          <w:rtl/>
        </w:rPr>
        <w:t xml:space="preserve"> ומכש</w:t>
      </w:r>
      <w:r>
        <w:rPr>
          <w:rtl/>
        </w:rPr>
        <w:t xml:space="preserve">ר, והונא חברין אמר: </w:t>
      </w:r>
      <w:r w:rsidRPr="00351E5A">
        <w:rPr>
          <w:b/>
          <w:bCs/>
          <w:rtl/>
        </w:rPr>
        <w:t>רב</w:t>
      </w:r>
      <w:r>
        <w:rPr>
          <w:rtl/>
        </w:rPr>
        <w:t xml:space="preserve"> בדק ביד</w:t>
      </w:r>
      <w:r w:rsidRPr="00C63571">
        <w:rPr>
          <w:rtl/>
        </w:rPr>
        <w:t xml:space="preserve"> - ומכשר, </w:t>
      </w:r>
    </w:p>
    <w:p w14:paraId="1A8362EB" w14:textId="77777777" w:rsidR="0046556D" w:rsidRDefault="00BD6C4F" w:rsidP="00BD6C4F">
      <w:pPr>
        <w:rPr>
          <w:rtl/>
        </w:rPr>
      </w:pPr>
      <w:r w:rsidRPr="00C63571">
        <w:rPr>
          <w:rtl/>
        </w:rPr>
        <w:t>והתנ</w:t>
      </w:r>
      <w:r>
        <w:rPr>
          <w:rtl/>
        </w:rPr>
        <w:t xml:space="preserve">י לוי: טרפות שמנו חכמים בבהמה כנגדן בעוף, </w:t>
      </w:r>
    </w:p>
    <w:p w14:paraId="3D768572" w14:textId="77777777" w:rsidR="0046556D" w:rsidRDefault="00BD6C4F" w:rsidP="00BD6C4F">
      <w:pPr>
        <w:rPr>
          <w:rtl/>
        </w:rPr>
      </w:pPr>
      <w:r>
        <w:rPr>
          <w:rtl/>
        </w:rPr>
        <w:t xml:space="preserve">יתר עליהן עוף </w:t>
      </w:r>
      <w:r w:rsidRPr="00C63571">
        <w:rPr>
          <w:rtl/>
        </w:rPr>
        <w:t>נשבר העצם אע</w:t>
      </w:r>
      <w:r>
        <w:rPr>
          <w:rtl/>
        </w:rPr>
        <w:t>"</w:t>
      </w:r>
      <w:r w:rsidRPr="00C63571">
        <w:rPr>
          <w:rtl/>
        </w:rPr>
        <w:t>פ שלא ניקב קרום של מוח!</w:t>
      </w:r>
    </w:p>
    <w:p w14:paraId="06EA4979" w14:textId="77777777" w:rsidR="0046556D" w:rsidRDefault="00BD6C4F" w:rsidP="00BD6C4F">
      <w:pPr>
        <w:rPr>
          <w:rtl/>
        </w:rPr>
      </w:pPr>
      <w:r w:rsidRPr="00C63571">
        <w:rPr>
          <w:rtl/>
        </w:rPr>
        <w:t>א"ל: ההוא בעוף של מים, הואיל וקרומו רך.</w:t>
      </w:r>
    </w:p>
    <w:p w14:paraId="65115F60" w14:textId="77777777" w:rsidR="0046556D" w:rsidRDefault="00BD6C4F" w:rsidP="00BD6C4F">
      <w:pPr>
        <w:rPr>
          <w:rtl/>
        </w:rPr>
      </w:pPr>
      <w:r>
        <w:rPr>
          <w:rFonts w:hint="cs"/>
          <w:rtl/>
        </w:rPr>
        <w:t xml:space="preserve">אותה תרנגולת שהיתה אצל </w:t>
      </w:r>
      <w:r>
        <w:rPr>
          <w:rStyle w:val="2fb"/>
          <w:rFonts w:hint="cs"/>
          <w:rtl/>
          <w:rPrChange w:id="11654" w:author="מנוע אמוראים" w:date="2026-10-05T16:40:54Z">
            <w:rPr>
              <w:rFonts w:hint="cs"/>
              <w:rtl/>
            </w:rPr>
          </w:rPrChange>
        </w:rPr>
        <w:t xml:space="preserve">ר</w:t>
      </w:r>
      <w:r>
        <w:rPr>
          <w:rStyle w:val="2fb"/>
          <w:rtl/>
          <w:rPrChange w:id="11655" w:author="מנוע אמוראים" w:date="2026-10-05T16:40:54Z">
            <w:rPr>
              <w:rtl/>
            </w:rPr>
          </w:rPrChange>
        </w:rPr>
        <w:t xml:space="preserve">"</w:t>
      </w:r>
      <w:r>
        <w:rPr>
          <w:rStyle w:val="2fb"/>
          <w:rFonts w:hint="cs"/>
          <w:rtl/>
          <w:rPrChange w:id="11656" w:author="מנוע אמוראים" w:date="2026-10-05T16:40:54Z">
            <w:rPr>
              <w:rFonts w:hint="cs"/>
              <w:rtl/>
            </w:rPr>
          </w:rPrChange>
        </w:rPr>
        <w:t xml:space="preserve">ח</w:t>
      </w:r>
      <w:r>
        <w:rPr>
          <w:rFonts w:hint="cs"/>
          <w:rtl/>
        </w:rPr>
        <w:t xml:space="preserve">,</w:t>
      </w:r>
      <w:r w:rsidRPr="00C63571">
        <w:rPr>
          <w:rtl/>
        </w:rPr>
        <w:t xml:space="preserve"> ש</w:t>
      </w:r>
      <w:r>
        <w:rPr>
          <w:rFonts w:hint="cs"/>
          <w:rtl/>
        </w:rPr>
        <w:t>לחה לפני רב מתנא</w:t>
      </w:r>
      <w:r w:rsidRPr="00C63571">
        <w:rPr>
          <w:rtl/>
        </w:rPr>
        <w:t>, נשב</w:t>
      </w:r>
      <w:r>
        <w:rPr>
          <w:rtl/>
        </w:rPr>
        <w:t>ר העצם ולא ניקב קרום של מוח</w:t>
      </w:r>
      <w:r>
        <w:rPr>
          <w:rFonts w:hint="cs"/>
          <w:rtl/>
        </w:rPr>
        <w:t xml:space="preserve"> והכשי</w:t>
      </w:r>
      <w:r w:rsidRPr="00C63571">
        <w:rPr>
          <w:rtl/>
        </w:rPr>
        <w:t>רה;</w:t>
      </w:r>
    </w:p>
    <w:p w14:paraId="6684DD75" w14:textId="77777777" w:rsidR="0046556D" w:rsidRDefault="00BD6C4F" w:rsidP="00BD6C4F">
      <w:pPr>
        <w:rPr>
          <w:rtl/>
        </w:rPr>
      </w:pPr>
      <w:r>
        <w:rPr>
          <w:rFonts w:hint="cs"/>
          <w:rtl/>
        </w:rPr>
        <w:t>והך</w:t>
      </w:r>
      <w:r>
        <w:rPr>
          <w:rtl/>
        </w:rPr>
        <w:t xml:space="preserve"> </w:t>
      </w:r>
      <w:r>
        <w:rPr>
          <w:rFonts w:hint="cs"/>
          <w:rtl/>
        </w:rPr>
        <w:t>ד</w:t>
      </w:r>
      <w:r>
        <w:rPr>
          <w:rtl/>
        </w:rPr>
        <w:t>לוי: טרפות שמנו חכמים בבהמה כנגדן בעוף, יתר עליהן עוף</w:t>
      </w:r>
      <w:r w:rsidRPr="00C63571">
        <w:rPr>
          <w:rtl/>
        </w:rPr>
        <w:t xml:space="preserve"> נשבר העצם אע</w:t>
      </w:r>
      <w:r>
        <w:rPr>
          <w:rtl/>
        </w:rPr>
        <w:t>"</w:t>
      </w:r>
      <w:r w:rsidRPr="00C63571">
        <w:rPr>
          <w:rtl/>
        </w:rPr>
        <w:t>פ שלא ניקב קרום של מוח!</w:t>
      </w:r>
    </w:p>
    <w:p w14:paraId="1230CDD0" w14:textId="77777777" w:rsidR="0046556D" w:rsidRDefault="000828F8" w:rsidP="00C62948">
      <w:pPr>
        <w:pStyle w:val="affffb"/>
        <w:rPr>
          <w:rtl/>
        </w:rPr>
      </w:pPr>
      <w:r>
        <w:rPr>
          <w:rtl/>
        </w:rPr>
        <w:t xml:space="preserve">- </w:t>
      </w:r>
      <w:r w:rsidR="00BD6C4F" w:rsidRPr="00C63571">
        <w:rPr>
          <w:rtl/>
        </w:rPr>
        <w:t>א"ל: התם</w:t>
      </w:r>
      <w:r w:rsidR="00BD6C4F">
        <w:rPr>
          <w:rtl/>
        </w:rPr>
        <w:t xml:space="preserve"> בעוף של מים, הואיל </w:t>
      </w:r>
      <w:r w:rsidR="00BD6C4F">
        <w:rPr>
          <w:rFonts w:hint="cs"/>
          <w:rtl/>
        </w:rPr>
        <w:t>וקרומו רך</w:t>
      </w:r>
      <w:r w:rsidR="00BD6C4F" w:rsidRPr="00C63571">
        <w:rPr>
          <w:rtl/>
        </w:rPr>
        <w:t>.</w:t>
      </w:r>
    </w:p>
    <w:p w14:paraId="75546526" w14:textId="77777777" w:rsidR="00BD6C4F" w:rsidRPr="003D23F5" w:rsidRDefault="00BD6C4F" w:rsidP="00F07436">
      <w:pPr>
        <w:pStyle w:val="afff3"/>
        <w:framePr w:wrap="around"/>
        <w:rPr>
          <w:rtl/>
        </w:rPr>
      </w:pPr>
      <w:r w:rsidRPr="003D23F5">
        <w:rPr>
          <w:rFonts w:hint="cs"/>
          <w:rtl/>
        </w:rPr>
        <w:t>נו:</w:t>
      </w:r>
    </w:p>
    <w:p w14:paraId="41B952AC" w14:textId="77777777" w:rsidR="0046556D" w:rsidRDefault="00BD6C4F" w:rsidP="00BD6C4F">
      <w:pPr>
        <w:rPr>
          <w:rtl/>
        </w:rPr>
      </w:pPr>
      <w:r w:rsidRPr="00C63571">
        <w:rPr>
          <w:rtl/>
        </w:rPr>
        <w:t xml:space="preserve">• </w:t>
      </w:r>
      <w:r>
        <w:rPr>
          <w:rStyle w:val="2fb"/>
          <w:rFonts w:hint="cs"/>
          <w:rtl/>
          <w:rPrChange w:id="11657" w:author="מנוע אמוראים" w:date="2026-10-05T16:40:54Z">
            <w:rPr>
              <w:rFonts w:hint="cs"/>
              <w:rtl/>
            </w:rPr>
          </w:rPrChange>
        </w:rPr>
        <w:t xml:space="preserve">ר</w:t>
      </w:r>
      <w:r>
        <w:rPr>
          <w:rStyle w:val="2fb"/>
          <w:rtl/>
          <w:rPrChange w:id="11658" w:author="מנוע אמוראים" w:date="2026-10-05T16:40:54Z">
            <w:rPr>
              <w:rtl/>
            </w:rPr>
          </w:rPrChange>
        </w:rPr>
        <w:t xml:space="preserve">"</w:t>
      </w:r>
      <w:r>
        <w:rPr>
          <w:rStyle w:val="2fb"/>
          <w:rFonts w:hint="cs"/>
          <w:rtl/>
          <w:rPrChange w:id="11659" w:author="מנוע אמוראים" w:date="2026-10-05T16:40:54Z">
            <w:rPr>
              <w:rFonts w:hint="cs"/>
              <w:rtl/>
            </w:rPr>
          </w:rPrChange>
        </w:rPr>
        <w:t xml:space="preserve">ש</w:t>
      </w:r>
      <w:r>
        <w:rPr>
          <w:rFonts w:hint="cs"/>
          <w:rtl/>
        </w:rPr>
        <w:t xml:space="preserve"> </w:t>
      </w:r>
      <w:r>
        <w:rPr>
          <w:rtl/>
        </w:rPr>
        <w:t>בדק בשמש, רב יימר בדק במי</w:t>
      </w:r>
      <w:r>
        <w:rPr>
          <w:rFonts w:hint="cs"/>
          <w:rtl/>
        </w:rPr>
        <w:t>ם</w:t>
      </w:r>
      <w:r>
        <w:rPr>
          <w:rtl/>
        </w:rPr>
        <w:t xml:space="preserve">, </w:t>
      </w:r>
      <w:r>
        <w:rPr>
          <w:rStyle w:val="2fb"/>
          <w:rtl/>
          <w:rPrChange w:id="11660" w:author="מנוע אמוראים" w:date="2026-10-05T16:40:54Z">
            <w:rPr>
              <w:rtl/>
            </w:rPr>
          </w:rPrChange>
        </w:rPr>
        <w:t xml:space="preserve">ר</w:t>
      </w:r>
      <w:r>
        <w:rPr>
          <w:rStyle w:val="2fb"/>
          <w:rFonts w:hint="cs"/>
          <w:rtl/>
          <w:rPrChange w:id="11661" w:author="מנוע אמוראים" w:date="2026-10-05T16:40:54Z">
            <w:rPr>
              <w:rFonts w:hint="cs"/>
              <w:rtl/>
            </w:rPr>
          </w:rPrChange>
        </w:rPr>
        <w:t xml:space="preserve">אב</w:t>
      </w:r>
      <w:r>
        <w:rPr>
          <w:rStyle w:val="2fb"/>
          <w:rtl/>
          <w:rPrChange w:id="11662" w:author="מנוע אמוראים" w:date="2026-10-05T16:40:54Z">
            <w:rPr>
              <w:rtl/>
            </w:rPr>
          </w:rPrChange>
        </w:rPr>
        <w:t xml:space="preserve">"</w:t>
      </w:r>
      <w:r>
        <w:rPr>
          <w:rStyle w:val="2fb"/>
          <w:rFonts w:hint="cs"/>
          <w:rtl/>
          <w:rPrChange w:id="11663" w:author="מנוע אמוראים" w:date="2026-10-05T16:40:54Z">
            <w:rPr>
              <w:rFonts w:hint="cs"/>
              <w:rtl/>
            </w:rPr>
          </w:rPrChange>
        </w:rPr>
        <w:t xml:space="preserve">י</w:t>
      </w:r>
      <w:r>
        <w:rPr>
          <w:rFonts w:hint="cs"/>
          <w:rtl/>
        </w:rPr>
        <w:t xml:space="preserve"> בדק </w:t>
      </w:r>
      <w:r w:rsidRPr="00C63571">
        <w:rPr>
          <w:rtl/>
        </w:rPr>
        <w:t xml:space="preserve"> בג</w:t>
      </w:r>
      <w:r>
        <w:rPr>
          <w:rFonts w:hint="cs"/>
          <w:rtl/>
        </w:rPr>
        <w:t>קש של חיטה</w:t>
      </w:r>
      <w:r w:rsidRPr="00C63571">
        <w:rPr>
          <w:rtl/>
        </w:rPr>
        <w:t>.</w:t>
      </w:r>
    </w:p>
    <w:p w14:paraId="7DA571AA" w14:textId="77777777" w:rsidR="0046556D" w:rsidRDefault="00BD6C4F" w:rsidP="00BD6C4F">
      <w:pPr>
        <w:rPr>
          <w:rtl/>
        </w:rPr>
      </w:pPr>
      <w:r>
        <w:rPr>
          <w:rFonts w:hint="cs"/>
          <w:rtl/>
        </w:rPr>
        <w:t>רב שיזבי</w:t>
      </w:r>
      <w:r w:rsidRPr="00C63571">
        <w:rPr>
          <w:rtl/>
        </w:rPr>
        <w:t xml:space="preserve">: </w:t>
      </w:r>
      <w:r>
        <w:rPr>
          <w:rtl/>
        </w:rPr>
        <w:t xml:space="preserve">אווזי דידן, כעוף של מים </w:t>
      </w:r>
      <w:r>
        <w:rPr>
          <w:rFonts w:hint="cs"/>
          <w:rtl/>
        </w:rPr>
        <w:t>דומים</w:t>
      </w:r>
    </w:p>
    <w:p w14:paraId="4F067726" w14:textId="77777777" w:rsidR="0046556D" w:rsidRDefault="00BD6C4F" w:rsidP="00BD6C4F">
      <w:pPr>
        <w:jc w:val="center"/>
        <w:rPr>
          <w:del w:id="90052" w:author="מנוע עיצוב" w:date="2026-10-08T11:01:28Z"/>
          <w:rtl/>
        </w:rPr>
      </w:pPr>
      <w:del w:id="90051" w:author="מנוע עיצוב" w:date="2026-10-08T11:01:28Z">
        <w:r>
          <w:rPr>
            <w:rFonts w:ascii="BA חניכי הישיבות" w:hAnsi="BA חניכי הישיבות" w:cs="BA חניכי הישיבות"/>
            <w:rtl/>
          </w:rPr>
          <w:delText xml:space="preserve">׻</w:delText>
        </w:r>
      </w:del>
    </w:p>
    <w:p w14:paraId="4615D854" w14:textId="77777777" w:rsidR="00BD6C4F" w:rsidRPr="003D23F5" w:rsidRDefault="00BD6C4F" w:rsidP="00BD6C4F">
      <w:pPr>
        <w:pStyle w:val="affff1"/>
        <w:rPr>
          <w:rtl/>
        </w:rPr>
      </w:pPr>
      <w:ins w:id="9842" w:author="מספור קטעי משנה" w:date="2026-10-06T06:45:19Z">
        <w:r>
          <w:rPr>
            <w:rStyle w:val="MisparKeta"/>
          </w:rPr>
          <w:t xml:space="preserve">א. </w:t>
        </w:r>
      </w:ins>
      <w:r w:rsidRPr="003D23F5">
        <w:rPr>
          <w:rtl/>
        </w:rPr>
        <w:t>נפלה לאור.</w:t>
      </w:r>
    </w:p>
    <w:p w14:paraId="4F18DB17" w14:textId="77777777" w:rsidR="0046556D" w:rsidRDefault="00BD6C4F" w:rsidP="00BD6C4F">
      <w:pPr>
        <w:rPr>
          <w:rtl/>
        </w:rPr>
      </w:pPr>
      <w:r>
        <w:rPr>
          <w:rStyle w:val="2fb"/>
          <w:rtl/>
          <w:rPrChange w:id="11664" w:author="מנוע אמוראים" w:date="2026-10-05T16:40:54Z">
            <w:rPr>
              <w:rtl/>
            </w:rPr>
          </w:rPrChange>
        </w:rPr>
        <w:t xml:space="preserve">א</w:t>
      </w:r>
      <w:r>
        <w:rPr>
          <w:rStyle w:val="2fb"/>
          <w:rtl/>
          <w:rPrChange w:id="11665" w:author="מנוע אמוראים" w:date="2026-10-05T16:40:54Z">
            <w:rPr>
              <w:rtl/>
            </w:rPr>
          </w:rPrChange>
        </w:rPr>
        <w:t xml:space="preserve">רי"ו</w:t>
      </w:r>
      <w:r w:rsidRPr="00C63571">
        <w:rPr>
          <w:rtl/>
        </w:rPr>
        <w:t xml:space="preserve"> מ</w:t>
      </w:r>
      <w:r>
        <w:rPr>
          <w:rFonts w:hint="cs"/>
          <w:rtl/>
        </w:rPr>
        <w:t>רבי יוסי בן יהושע</w:t>
      </w:r>
      <w:r w:rsidRPr="00C63571">
        <w:rPr>
          <w:rtl/>
        </w:rPr>
        <w:t>: שיעור ירוקתן כשיעור נקובתן, מה נקובתן במשהו, אף ירוקתן - במשהו.</w:t>
      </w:r>
    </w:p>
    <w:p w14:paraId="0799F3A0" w14:textId="77777777" w:rsidR="0046556D" w:rsidRDefault="00BD6C4F" w:rsidP="00BD6C4F">
      <w:pPr>
        <w:rPr>
          <w:rtl/>
        </w:rPr>
      </w:pPr>
      <w:r w:rsidRPr="00AB425A">
        <w:rPr>
          <w:b/>
          <w:bCs/>
          <w:rtl/>
        </w:rPr>
        <w:t xml:space="preserve">• בעא </w:t>
      </w:r>
      <w:r w:rsidRPr="00AB425A">
        <w:rPr>
          <w:rFonts w:hint="cs"/>
          <w:b/>
          <w:bCs/>
          <w:rtl/>
        </w:rPr>
        <w:t xml:space="preserve">רב יוסף </w:t>
      </w:r>
      <w:r>
        <w:rPr>
          <w:rFonts w:hint="cs"/>
          <w:rtl/>
        </w:rPr>
        <w:t xml:space="preserve">בריה </w:t>
      </w:r>
      <w:r>
        <w:rPr>
          <w:rStyle w:val="2fb"/>
          <w:rFonts w:hint="cs"/>
          <w:rtl/>
          <w:rPrChange w:id="11666" w:author="מנוע אמוראים" w:date="2026-10-05T16:40:54Z">
            <w:rPr>
              <w:rFonts w:hint="cs"/>
              <w:rtl/>
            </w:rPr>
          </w:rPrChange>
        </w:rPr>
        <w:t xml:space="preserve">דריב</w:t>
      </w:r>
      <w:r>
        <w:rPr>
          <w:rStyle w:val="2fb"/>
          <w:rtl/>
          <w:rPrChange w:id="11667" w:author="מנוע אמוראים" w:date="2026-10-05T16:40:54Z">
            <w:rPr>
              <w:rtl/>
            </w:rPr>
          </w:rPrChange>
        </w:rPr>
        <w:t xml:space="preserve">"</w:t>
      </w:r>
      <w:r>
        <w:rPr>
          <w:rStyle w:val="2fb"/>
          <w:rFonts w:hint="cs"/>
          <w:rtl/>
          <w:rPrChange w:id="11668" w:author="מנוע אמוראים" w:date="2026-10-05T16:40:54Z">
            <w:rPr>
              <w:rFonts w:hint="cs"/>
              <w:rtl/>
            </w:rPr>
          </w:rPrChange>
        </w:rPr>
        <w:t xml:space="preserve">ל</w:t>
      </w:r>
      <w:r>
        <w:rPr>
          <w:rtl/>
        </w:rPr>
        <w:t xml:space="preserve"> </w:t>
      </w:r>
      <w:r>
        <w:rPr>
          <w:rStyle w:val="2fb"/>
          <w:rtl/>
          <w:rPrChange w:id="11669" w:author="מנוע אמוראים" w:date="2026-10-05T16:40:54Z">
            <w:rPr>
              <w:rtl/>
            </w:rPr>
          </w:rPrChange>
        </w:rPr>
        <w:t xml:space="preserve">מריב"ל</w:t>
      </w:r>
      <w:r>
        <w:rPr>
          <w:rtl/>
        </w:rPr>
        <w:t xml:space="preserve">: הוריקה כבד כנגד בני מעיים, מהו? א"ל: טרפה.</w:t>
      </w:r>
    </w:p>
    <w:p w14:paraId="3823F4AD" w14:textId="77777777" w:rsidR="0046556D" w:rsidRDefault="00BD6C4F" w:rsidP="00BD6C4F">
      <w:pPr>
        <w:rPr>
          <w:rtl/>
        </w:rPr>
      </w:pPr>
      <w:r w:rsidRPr="00C63571">
        <w:rPr>
          <w:rtl/>
        </w:rPr>
        <w:t>ולא יהא אלא ניטלה!</w:t>
      </w:r>
    </w:p>
    <w:p w14:paraId="566E697D" w14:textId="77777777" w:rsidR="0046556D" w:rsidRDefault="00BD6C4F" w:rsidP="00BD6C4F">
      <w:pPr>
        <w:rPr>
          <w:rtl/>
        </w:rPr>
      </w:pPr>
      <w:r w:rsidRPr="00C63571">
        <w:rPr>
          <w:rtl/>
        </w:rPr>
        <w:t>רבא: כיון שהוריקה כבד כנגד בני מעיים - בידוע שנפלה לאור, ונחמרו בני מעיים, וטרפה.</w:t>
      </w:r>
    </w:p>
    <w:p w14:paraId="64D1B5AD" w14:textId="77777777" w:rsidR="0046556D" w:rsidRDefault="00BD6C4F" w:rsidP="00BD6C4F">
      <w:pPr>
        <w:rPr>
          <w:rtl/>
        </w:rPr>
      </w:pPr>
      <w:r>
        <w:rPr>
          <w:rtl/>
        </w:rPr>
        <w:t xml:space="preserve">• </w:t>
      </w:r>
      <w:r>
        <w:rPr>
          <w:rStyle w:val="2fb"/>
          <w:rtl/>
          <w:rPrChange w:id="11670" w:author="מנוע אמוראים" w:date="2026-10-05T16:40:54Z">
            <w:rPr>
              <w:rtl/>
            </w:rPr>
          </w:rPrChange>
        </w:rPr>
        <w:t xml:space="preserve">ריב"ל</w:t>
      </w:r>
      <w:r>
        <w:rPr>
          <w:rtl/>
        </w:rPr>
        <w:t xml:space="preserve"> ה</w:t>
      </w:r>
      <w:r>
        <w:rPr>
          <w:rFonts w:hint="cs"/>
          <w:rtl/>
        </w:rPr>
        <w:t xml:space="preserve">יתה לו תרנגולת שלחה לפני </w:t>
      </w:r>
      <w:r>
        <w:rPr>
          <w:rStyle w:val="2fb"/>
          <w:rFonts w:hint="cs"/>
          <w:rtl/>
          <w:rPrChange w:id="11671" w:author="מנוע אמוראים" w:date="2026-10-05T16:40:54Z">
            <w:rPr>
              <w:rFonts w:hint="cs"/>
              <w:rtl/>
            </w:rPr>
          </w:rPrChange>
        </w:rPr>
        <w:t xml:space="preserve">ר</w:t>
      </w:r>
      <w:r>
        <w:rPr>
          <w:rStyle w:val="2fb"/>
          <w:rtl/>
          <w:rPrChange w:id="11672" w:author="מנוע אמוראים" w:date="2026-10-05T16:40:54Z">
            <w:rPr>
              <w:rtl/>
            </w:rPr>
          </w:rPrChange>
        </w:rPr>
        <w:t xml:space="preserve">"</w:t>
      </w:r>
      <w:r>
        <w:rPr>
          <w:rStyle w:val="2fb"/>
          <w:rFonts w:hint="cs"/>
          <w:rtl/>
          <w:rPrChange w:id="11673" w:author="מנוע אמוראים" w:date="2026-10-05T16:40:54Z">
            <w:rPr>
              <w:rFonts w:hint="cs"/>
              <w:rtl/>
            </w:rPr>
          </w:rPrChange>
        </w:rPr>
        <w:t xml:space="preserve">א</w:t>
      </w:r>
      <w:r>
        <w:rPr>
          <w:rFonts w:hint="cs"/>
          <w:rtl/>
        </w:rPr>
        <w:t xml:space="preserve"> הקפק </w:t>
      </w:r>
      <w:r>
        <w:rPr>
          <w:rtl/>
        </w:rPr>
        <w:t>בריבי, א"ל: ירוקין הוו, ו</w:t>
      </w:r>
      <w:r>
        <w:rPr>
          <w:rFonts w:hint="cs"/>
          <w:rtl/>
        </w:rPr>
        <w:t>ה</w:t>
      </w:r>
      <w:r w:rsidRPr="00C63571">
        <w:rPr>
          <w:rtl/>
        </w:rPr>
        <w:t>כש</w:t>
      </w:r>
      <w:r>
        <w:rPr>
          <w:rFonts w:hint="cs"/>
          <w:rtl/>
        </w:rPr>
        <w:t>י</w:t>
      </w:r>
      <w:r w:rsidRPr="00C63571">
        <w:rPr>
          <w:rtl/>
        </w:rPr>
        <w:t>רה.</w:t>
      </w:r>
    </w:p>
    <w:p w14:paraId="5C33A2CF" w14:textId="77777777" w:rsidR="0046556D" w:rsidRDefault="00BD6C4F" w:rsidP="00BD6C4F">
      <w:pPr>
        <w:rPr>
          <w:rtl/>
        </w:rPr>
      </w:pPr>
      <w:r w:rsidRPr="00C63571">
        <w:rPr>
          <w:rtl/>
        </w:rPr>
        <w:t>וה</w:t>
      </w:r>
      <w:r>
        <w:rPr>
          <w:rFonts w:hint="cs"/>
          <w:rtl/>
        </w:rPr>
        <w:t>ך ד</w:t>
      </w:r>
      <w:r w:rsidRPr="00C63571">
        <w:rPr>
          <w:rtl/>
        </w:rPr>
        <w:t>ירוקין פסולין!</w:t>
      </w:r>
      <w:r>
        <w:rPr>
          <w:rFonts w:hint="cs"/>
          <w:rtl/>
        </w:rPr>
        <w:t xml:space="preserve">- רק </w:t>
      </w:r>
      <w:r w:rsidRPr="00C63571">
        <w:rPr>
          <w:rtl/>
        </w:rPr>
        <w:t>בקורקבן, בלב ובכבד.</w:t>
      </w:r>
      <w:r>
        <w:rPr>
          <w:rFonts w:hint="cs"/>
          <w:rtl/>
        </w:rPr>
        <w:t xml:space="preserve"> ותנ</w:t>
      </w:r>
      <w:r w:rsidR="00BF1CF6">
        <w:rPr>
          <w:rtl/>
        </w:rPr>
        <w:t>"</w:t>
      </w:r>
      <w:r>
        <w:rPr>
          <w:rFonts w:hint="cs"/>
          <w:rtl/>
        </w:rPr>
        <w:t xml:space="preserve">ה. </w:t>
      </w:r>
    </w:p>
    <w:p w14:paraId="43F9CDCB" w14:textId="77777777" w:rsidR="0046556D" w:rsidRDefault="0046556D" w:rsidP="00BD6C4F">
      <w:pPr>
        <w:rPr>
          <w:rtl/>
        </w:rPr>
      </w:pPr>
    </w:p>
    <w:p w14:paraId="6158C27B" w14:textId="77777777" w:rsidR="0046556D" w:rsidRDefault="00BD6C4F" w:rsidP="00BD6C4F">
      <w:pPr>
        <w:rPr>
          <w:rtl/>
        </w:rPr>
      </w:pPr>
      <w:r>
        <w:rPr>
          <w:rtl/>
        </w:rPr>
        <w:t xml:space="preserve">• </w:t>
      </w:r>
      <w:r>
        <w:rPr>
          <w:rStyle w:val="2fb"/>
          <w:rtl/>
          <w:rPrChange w:id="11674" w:author="מנוע אמוראים" w:date="2026-10-05T16:40:54Z">
            <w:rPr>
              <w:rtl/>
            </w:rPr>
          </w:rPrChange>
        </w:rPr>
        <w:t xml:space="preserve">ר</w:t>
      </w:r>
      <w:r>
        <w:rPr>
          <w:rStyle w:val="2fb"/>
          <w:rFonts w:hint="cs"/>
          <w:rtl/>
          <w:rPrChange w:id="11675" w:author="מנוע אמוראים" w:date="2026-10-05T16:40:54Z">
            <w:rPr>
              <w:rFonts w:hint="cs"/>
              <w:rtl/>
            </w:rPr>
          </w:rPrChange>
        </w:rPr>
        <w:t xml:space="preserve">יב</w:t>
      </w:r>
      <w:r>
        <w:rPr>
          <w:rStyle w:val="2fb"/>
          <w:rtl/>
          <w:rPrChange w:id="11676" w:author="מנוע אמוראים" w:date="2026-10-05T16:40:54Z">
            <w:rPr>
              <w:rtl/>
            </w:rPr>
          </w:rPrChange>
        </w:rPr>
        <w:t xml:space="preserve">"</w:t>
      </w:r>
      <w:r>
        <w:rPr>
          <w:rStyle w:val="2fb"/>
          <w:rFonts w:hint="cs"/>
          <w:rtl/>
          <w:rPrChange w:id="11677" w:author="מנוע אמוראים" w:date="2026-10-05T16:40:54Z">
            <w:rPr>
              <w:rFonts w:hint="cs"/>
              <w:rtl/>
            </w:rPr>
          </w:rPrChange>
        </w:rPr>
        <w:t xml:space="preserve">י</w:t>
      </w:r>
      <w:r>
        <w:rPr>
          <w:rFonts w:hint="cs"/>
          <w:rtl/>
        </w:rPr>
        <w:t xml:space="preserve"> </w:t>
      </w:r>
      <w:r w:rsidRPr="00C63571">
        <w:rPr>
          <w:rtl/>
        </w:rPr>
        <w:t>ה</w:t>
      </w:r>
      <w:r>
        <w:rPr>
          <w:rFonts w:hint="cs"/>
          <w:rtl/>
        </w:rPr>
        <w:t xml:space="preserve">יה לו תרנגולת שלחה לפני ר' אבהו, </w:t>
      </w:r>
      <w:r w:rsidRPr="00C63571">
        <w:rPr>
          <w:rtl/>
        </w:rPr>
        <w:t>וא"ל: אדומין הוו, וטרפה.</w:t>
      </w:r>
      <w:r>
        <w:rPr>
          <w:rFonts w:hint="cs"/>
          <w:rtl/>
        </w:rPr>
        <w:t xml:space="preserve"> שאלו </w:t>
      </w:r>
      <w:r w:rsidRPr="00C63571">
        <w:rPr>
          <w:rtl/>
        </w:rPr>
        <w:t>האנן תנן: אדומין כשרים!</w:t>
      </w:r>
    </w:p>
    <w:p w14:paraId="2529CB71" w14:textId="77777777" w:rsidR="0046556D" w:rsidRDefault="00BD6C4F" w:rsidP="00BD6C4F">
      <w:pPr>
        <w:rPr>
          <w:rtl/>
        </w:rPr>
      </w:pPr>
      <w:r w:rsidRPr="00C63571">
        <w:rPr>
          <w:rtl/>
        </w:rPr>
        <w:t>א"ל: אד</w:t>
      </w:r>
      <w:r>
        <w:rPr>
          <w:rtl/>
        </w:rPr>
        <w:t xml:space="preserve">ומין שהוריקו, וירוקין שהאדימו </w:t>
      </w:r>
      <w:r w:rsidRPr="00C63571">
        <w:rPr>
          <w:rtl/>
        </w:rPr>
        <w:t>טרפה, לא אמרו אדומין כשרים אלא, בלב בקורקבן ובכבד.</w:t>
      </w:r>
    </w:p>
    <w:p w14:paraId="4F6E70F6" w14:textId="77777777" w:rsidR="0046556D" w:rsidRDefault="00BD6C4F" w:rsidP="00BD6C4F">
      <w:pPr>
        <w:rPr>
          <w:rtl/>
        </w:rPr>
      </w:pPr>
      <w:r>
        <w:rPr>
          <w:rStyle w:val="2fb"/>
          <w:rFonts w:hint="cs"/>
          <w:rtl/>
          <w:rPrChange w:id="11678" w:author="מנוע אמוראים" w:date="2026-10-05T16:40:54Z">
            <w:rPr>
              <w:rFonts w:hint="cs"/>
              <w:rtl/>
            </w:rPr>
          </w:rPrChange>
        </w:rPr>
        <w:t xml:space="preserve">רשב</w:t>
      </w:r>
      <w:r>
        <w:rPr>
          <w:rStyle w:val="2fb"/>
          <w:rtl/>
          <w:rPrChange w:id="11679" w:author="מנוע אמוראים" w:date="2026-10-05T16:40:54Z">
            <w:rPr>
              <w:rtl/>
            </w:rPr>
          </w:rPrChange>
        </w:rPr>
        <w:t xml:space="preserve">"</w:t>
      </w:r>
      <w:r>
        <w:rPr>
          <w:rStyle w:val="2fb"/>
          <w:rFonts w:hint="cs"/>
          <w:rtl/>
          <w:rPrChange w:id="11680" w:author="מנוע אמוראים" w:date="2026-10-05T16:40:54Z">
            <w:rPr>
              <w:rFonts w:hint="cs"/>
              <w:rtl/>
            </w:rPr>
          </w:rPrChange>
        </w:rPr>
        <w:t xml:space="preserve">ח</w:t>
      </w:r>
      <w:r>
        <w:rPr>
          <w:rFonts w:hint="cs"/>
          <w:rtl/>
        </w:rPr>
        <w:t xml:space="preserve"> הא</w:t>
      </w:r>
      <w:r w:rsidRPr="00C63571">
        <w:rPr>
          <w:rtl/>
        </w:rPr>
        <w:t xml:space="preserve"> רבי מני: אדומי</w:t>
      </w:r>
      <w:r>
        <w:rPr>
          <w:rtl/>
        </w:rPr>
        <w:t>ן שהוריקו, ושלקן וחזרו והאדימו</w:t>
      </w:r>
      <w:r w:rsidRPr="00C63571">
        <w:rPr>
          <w:rtl/>
        </w:rPr>
        <w:t xml:space="preserve"> כשרין, </w:t>
      </w:r>
      <w:r>
        <w:rPr>
          <w:rFonts w:hint="cs"/>
          <w:rtl/>
        </w:rPr>
        <w:t>ד</w:t>
      </w:r>
      <w:r w:rsidRPr="00C63571">
        <w:rPr>
          <w:rtl/>
        </w:rPr>
        <w:t>קוטרא עייל בהו.</w:t>
      </w:r>
    </w:p>
    <w:p w14:paraId="5AF06F13" w14:textId="77777777" w:rsidR="0046556D" w:rsidRDefault="00BD6C4F" w:rsidP="00BD6C4F">
      <w:pPr>
        <w:rPr>
          <w:rtl/>
        </w:rPr>
      </w:pPr>
      <w:r>
        <w:rPr>
          <w:rStyle w:val="2fb"/>
          <w:rtl/>
          <w:rPrChange w:id="11681" w:author="מנוע אמוראים" w:date="2026-10-05T16:40:54Z">
            <w:rPr>
              <w:rtl/>
            </w:rPr>
          </w:rPrChange>
        </w:rPr>
        <w:t xml:space="preserve">א</w:t>
      </w:r>
      <w:r>
        <w:rPr>
          <w:rStyle w:val="2fb"/>
          <w:rFonts w:hint="cs"/>
          <w:rtl/>
          <w:rPrChange w:id="11682" w:author="מנוע אמוראים" w:date="2026-10-05T16:40:54Z">
            <w:rPr>
              <w:rFonts w:hint="cs"/>
              <w:rtl/>
            </w:rPr>
          </w:rPrChange>
        </w:rPr>
        <w:t xml:space="preserve">רנב</w:t>
      </w:r>
      <w:r>
        <w:rPr>
          <w:rStyle w:val="2fb"/>
          <w:rtl/>
          <w:rPrChange w:id="11683" w:author="מנוע אמוראים" w:date="2026-10-05T16:40:54Z">
            <w:rPr>
              <w:rtl/>
            </w:rPr>
          </w:rPrChange>
        </w:rPr>
        <w:t xml:space="preserve">"</w:t>
      </w:r>
      <w:r>
        <w:rPr>
          <w:rStyle w:val="2fb"/>
          <w:rFonts w:hint="cs"/>
          <w:rtl/>
          <w:rPrChange w:id="11684" w:author="מנוע אמוראים" w:date="2026-10-05T16:40:54Z">
            <w:rPr>
              <w:rFonts w:hint="cs"/>
              <w:rtl/>
            </w:rPr>
          </w:rPrChange>
        </w:rPr>
        <w:t xml:space="preserve">י</w:t>
      </w:r>
      <w:r w:rsidRPr="00C63571">
        <w:rPr>
          <w:rtl/>
        </w:rPr>
        <w:t xml:space="preserve">, אף אנן נאמר: אדומין שלא הוריקו, ושלקן והוריקו - טרפה, </w:t>
      </w:r>
      <w:r>
        <w:rPr>
          <w:rFonts w:hint="cs"/>
          <w:rtl/>
        </w:rPr>
        <w:t>ד</w:t>
      </w:r>
      <w:r w:rsidRPr="00C63571">
        <w:rPr>
          <w:rtl/>
        </w:rPr>
        <w:t>איגלאי בהתייהו.</w:t>
      </w:r>
    </w:p>
    <w:p w14:paraId="54E20058" w14:textId="77777777" w:rsidR="0046556D" w:rsidRDefault="00BD6C4F" w:rsidP="00BD6C4F">
      <w:pPr>
        <w:rPr>
          <w:rtl/>
        </w:rPr>
      </w:pPr>
      <w:r w:rsidRPr="00C63571">
        <w:rPr>
          <w:rtl/>
        </w:rPr>
        <w:t>אמר רב אשי: הלכך, לא ליכול אינש אלא בשלקא;</w:t>
      </w:r>
    </w:p>
    <w:p w14:paraId="7D342501" w14:textId="77777777" w:rsidR="0046556D" w:rsidRDefault="00BD6C4F" w:rsidP="00BD6C4F">
      <w:pPr>
        <w:rPr>
          <w:rtl/>
        </w:rPr>
      </w:pPr>
      <w:r w:rsidRPr="00C63571">
        <w:rPr>
          <w:rtl/>
        </w:rPr>
        <w:t>ולא היא, אחזוקי ריעותא לא מחזקינן.</w:t>
      </w:r>
    </w:p>
    <w:p w14:paraId="547C8CED" w14:textId="77777777" w:rsidR="0046556D" w:rsidRDefault="00BD6C4F" w:rsidP="00BD6C4F">
      <w:pPr>
        <w:jc w:val="center"/>
        <w:rPr>
          <w:del w:id="90054" w:author="מנוע עיצוב" w:date="2026-10-08T11:01:28Z"/>
          <w:rtl/>
        </w:rPr>
      </w:pPr>
      <w:del w:id="90053" w:author="מנוע עיצוב" w:date="2026-10-08T11:01:28Z">
        <w:r>
          <w:rPr>
            <w:rFonts w:ascii="BA חניכי הישיבות" w:hAnsi="BA חניכי הישיבות" w:cs="BA חניכי הישיבות"/>
            <w:rtl/>
          </w:rPr>
          <w:delText xml:space="preserve">׻</w:delText>
        </w:r>
      </w:del>
    </w:p>
    <w:p w14:paraId="493739C9" w14:textId="77777777" w:rsidR="00BD6C4F" w:rsidRPr="003D23F5" w:rsidRDefault="00BD6C4F" w:rsidP="00BD6C4F">
      <w:pPr>
        <w:pStyle w:val="affff1"/>
        <w:rPr>
          <w:rtl/>
        </w:rPr>
      </w:pPr>
      <w:ins w:id="9843" w:author="מספור קטעי משנה" w:date="2026-10-06T06:45:19Z">
        <w:r>
          <w:rPr>
            <w:rStyle w:val="MisparKeta"/>
          </w:rPr>
          <w:t xml:space="preserve">ב. </w:t>
        </w:r>
      </w:ins>
      <w:r w:rsidRPr="003D23F5">
        <w:rPr>
          <w:rtl/>
        </w:rPr>
        <w:t>דרסה וטרפה בכותל.</w:t>
      </w:r>
    </w:p>
    <w:p w14:paraId="66B0BE1E" w14:textId="77777777" w:rsidR="0046556D" w:rsidRDefault="00BD6C4F" w:rsidP="00BD6C4F">
      <w:pPr>
        <w:rPr>
          <w:rtl/>
        </w:rPr>
      </w:pPr>
      <w:r>
        <w:rPr>
          <w:rStyle w:val="2fb"/>
          <w:rtl/>
          <w:rPrChange w:id="11685" w:author="מנוע אמוראים" w:date="2026-10-05T16:40:54Z">
            <w:rPr>
              <w:rtl/>
            </w:rPr>
          </w:rPrChange>
        </w:rPr>
        <w:t xml:space="preserve">א</w:t>
      </w:r>
      <w:r>
        <w:rPr>
          <w:rStyle w:val="2fb"/>
          <w:rFonts w:hint="cs"/>
          <w:rtl/>
          <w:rPrChange w:id="11686" w:author="מנוע אמוראים" w:date="2026-10-05T16:40:54Z">
            <w:rPr>
              <w:rFonts w:hint="cs"/>
              <w:rtl/>
            </w:rPr>
          </w:rPrChange>
        </w:rPr>
        <w:t xml:space="preserve">ראב</w:t>
      </w:r>
      <w:r>
        <w:rPr>
          <w:rStyle w:val="2fb"/>
          <w:rtl/>
          <w:rPrChange w:id="11687" w:author="מנוע אמוראים" w:date="2026-10-05T16:40:54Z">
            <w:rPr>
              <w:rtl/>
            </w:rPr>
          </w:rPrChange>
        </w:rPr>
        <w:t xml:space="preserve">"</w:t>
      </w:r>
      <w:r>
        <w:rPr>
          <w:rStyle w:val="2fb"/>
          <w:rFonts w:hint="cs"/>
          <w:rtl/>
          <w:rPrChange w:id="11688" w:author="מנוע אמוראים" w:date="2026-10-05T16:40:54Z">
            <w:rPr>
              <w:rFonts w:hint="cs"/>
              <w:rtl/>
            </w:rPr>
          </w:rPrChange>
        </w:rPr>
        <w:t xml:space="preserve">א</w:t>
      </w:r>
      <w:r>
        <w:rPr>
          <w:rFonts w:hint="cs"/>
          <w:rtl/>
        </w:rPr>
        <w:t xml:space="preserve"> מרא </w:t>
      </w:r>
      <w:r>
        <w:rPr>
          <w:rStyle w:val="2fb"/>
          <w:rFonts w:hint="cs"/>
          <w:rtl/>
          <w:rPrChange w:id="11689" w:author="מנוע אמוראים" w:date="2026-10-05T16:40:54Z">
            <w:rPr>
              <w:rFonts w:hint="cs"/>
              <w:rtl/>
            </w:rPr>
          </w:rPrChange>
        </w:rPr>
        <w:t xml:space="preserve">בר</w:t>
      </w:r>
      <w:r>
        <w:rPr>
          <w:rStyle w:val="2fb"/>
          <w:rtl/>
          <w:rPrChange w:id="11690" w:author="מנוע אמוראים" w:date="2026-10-05T16:40:54Z">
            <w:rPr>
              <w:rtl/>
            </w:rPr>
          </w:rPrChange>
        </w:rPr>
        <w:t xml:space="preserve">"</w:t>
      </w:r>
      <w:r>
        <w:rPr>
          <w:rStyle w:val="2fb"/>
          <w:rFonts w:hint="cs"/>
          <w:rtl/>
          <w:rPrChange w:id="11691" w:author="מנוע אמוראים" w:date="2026-10-05T16:40:54Z">
            <w:rPr>
              <w:rFonts w:hint="cs"/>
              <w:rtl/>
            </w:rPr>
          </w:rPrChange>
        </w:rPr>
        <w:t xml:space="preserve">י</w:t>
      </w:r>
      <w:r w:rsidRPr="00C63571">
        <w:rPr>
          <w:rtl/>
        </w:rPr>
        <w:t>: אחת זו ואחת זו צריכה בדיקה.</w:t>
      </w:r>
    </w:p>
    <w:p w14:paraId="257A6688"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08" w:author="קלוד" w:date="2026-10-06T10:08:36Z"/>
        </w:rPr>
      </w:pPr>
      <w:ins w:id="20107" w:author="קלוד" w:date="2026-10-06T10:08:36Z">
        <w:r>
          <w:t xml:space="preserve">משנה ד</w:t>
        </w:r>
      </w:ins>
    </w:p>
    <w:p w14:paraId="63BC3CE1" w14:textId="77777777" w:rsidR="00BD6C4F" w:rsidRPr="003D23F5" w:rsidRDefault="00BD6C4F" w:rsidP="00BD6C4F">
      <w:pPr>
        <w:pStyle w:val="afff9"/>
        <w:rPr>
          <w:del w:id="20084" w:author="קלוד" w:date="2026-10-06T10:14:23Z"/>
          <w:rtl/>
        </w:rPr>
      </w:pPr>
      <w:ins w:id="9844" w:author="מספור קטעי משנה" w:date="2026-10-06T06:45:19Z">
        <w:del w:id="20082" w:author="קלוד" w:date="2026-10-06T10:14:23Z">
          <w:r>
            <w:rPr>
              <w:rStyle w:val="MisparKeta"/>
            </w:rPr>
            <w:delText xml:space="preserve">ג. </w:delText>
          </w:r>
        </w:del>
      </w:ins>
      <w:del w:id="20083" w:author="קלוד" w:date="2026-10-06T10:14:23Z">
        <w:r w:rsidRPr="003D23F5">
          <w:rPr>
            <w:rtl/>
          </w:rPr>
          <w:delText xml:space="preserve">מתני'.</w:delText>
        </w:r>
      </w:del>
    </w:p>
    <w:p w14:paraId="47787CE6" w14:textId="77777777" w:rsidR="00BD6C4F" w:rsidRPr="003D23F5" w:rsidRDefault="00BD6C4F" w:rsidP="00BD6C4F">
      <w:pPr>
        <w:pStyle w:val="afff9"/>
        <w:spacing w:before="120"/>
        <w:rPr>
          <w:rtl/>
        </w:rPr>
        <w:pPrChange w:id="90033" w:author="קלוד" w:date="2026-10-08T12:08:16Z">
          <w:pPr>
            <w:pStyle w:val="afff9"/>
          </w:pPr>
        </w:pPrChange>
      </w:pPr>
      <w:r w:rsidRPr="003D23F5">
        <w:rPr>
          <w:rtl/>
        </w:rPr>
        <w:t xml:space="preserve">ואלו כשרות בעוף: ניקבה הגרגרת, או שנסדקה, </w:t>
      </w:r>
    </w:p>
    <w:p w14:paraId="745C5260" w14:textId="77777777" w:rsidR="00BD6C4F" w:rsidRPr="003D23F5" w:rsidRDefault="00BD6C4F" w:rsidP="00BD6C4F">
      <w:pPr>
        <w:pStyle w:val="afff9"/>
        <w:rPr>
          <w:rtl/>
        </w:rPr>
      </w:pPr>
      <w:r w:rsidRPr="003D23F5">
        <w:rPr>
          <w:rtl/>
        </w:rPr>
        <w:t xml:space="preserve">הכתה חולדה על ראשה מקום שאינו עושה אותה טרפה, </w:t>
      </w:r>
    </w:p>
    <w:p w14:paraId="14D13061" w14:textId="77777777" w:rsidR="00BD6C4F" w:rsidRPr="003D23F5" w:rsidRDefault="00BD6C4F" w:rsidP="00BD6C4F">
      <w:pPr>
        <w:pStyle w:val="afff9"/>
        <w:rPr>
          <w:rtl/>
        </w:rPr>
      </w:pPr>
      <w:r w:rsidRPr="003D23F5">
        <w:rPr>
          <w:rtl/>
        </w:rPr>
        <w:t>ניקב הזפק, רבי אומר: אפילו ניטל.</w:t>
      </w:r>
    </w:p>
    <w:p w14:paraId="3839A453" w14:textId="77777777" w:rsidR="00BD6C4F" w:rsidRPr="003D23F5" w:rsidRDefault="00BD6C4F" w:rsidP="00BD6C4F">
      <w:pPr>
        <w:pStyle w:val="afff9"/>
        <w:rPr>
          <w:rtl/>
        </w:rPr>
      </w:pPr>
      <w:r w:rsidRPr="003D23F5">
        <w:rPr>
          <w:rtl/>
        </w:rPr>
        <w:lastRenderedPageBreak/>
        <w:t xml:space="preserve">יצאו בני מעיה ולא ניקבו, נשתברו גפיה, נשתברו רגליה, נמרטו כנפיה, </w:t>
      </w:r>
    </w:p>
    <w:p w14:paraId="1661C8A4" w14:textId="77777777" w:rsidR="00BD6C4F" w:rsidRPr="003D23F5" w:rsidRDefault="00BD6C4F" w:rsidP="00BD6C4F">
      <w:pPr>
        <w:pStyle w:val="afff9"/>
        <w:rPr>
          <w:rtl/>
        </w:rPr>
      </w:pPr>
      <w:r>
        <w:rPr>
          <w:rStyle w:val="TanaimMishna"/>
          <w:rtl/>
          <w:rPrChange w:id="20009" w:author="קלוד" w:date="2026-10-06T10:08:36Z">
            <w:rPr>
              <w:rtl/>
            </w:rPr>
          </w:rPrChange>
        </w:rPr>
        <w:t xml:space="preserve">רבי יהודה</w:t>
      </w:r>
      <w:r>
        <w:rPr>
          <w:rtl/>
        </w:rPr>
        <w:t xml:space="preserve"> אומר</w:t>
      </w:r>
      <w:r>
        <w:rPr>
          <w:rStyle w:val="TanaimMishna"/>
          <w:rtl/>
          <w:rPrChange w:id="21297" w:author="Claude" w:date="2026-10-07T09:24:29Z">
            <w:rPr>
              <w:rtl/>
            </w:rPr>
          </w:rPrChange>
        </w:rPr>
        <w:t xml:space="preserve">:</w:t>
      </w:r>
      <w:r>
        <w:rPr>
          <w:rtl/>
        </w:rPr>
        <w:t xml:space="preserve"> אם נטלה הנוצה - פסולה.</w:t>
      </w:r>
    </w:p>
    <w:p w14:paraId="405AEFCE" w14:textId="77777777" w:rsidR="0046556D" w:rsidRDefault="00BD6C4F" w:rsidP="00BD6C4F">
      <w:pPr>
        <w:jc w:val="center"/>
        <w:rPr>
          <w:rtl/>
        </w:rPr>
      </w:pPr>
      <w:r>
        <w:rPr>
          <w:rFonts w:ascii="BA חניכי הישיבות" w:hAnsi="BA חניכי הישיבות" w:cs="BA חניכי הישיבות"/>
          <w:rtl/>
        </w:rPr>
        <w:t>׻</w:t>
      </w:r>
    </w:p>
    <w:p w14:paraId="7BAE7C76" w14:textId="77777777" w:rsidR="0046556D" w:rsidRDefault="00BD6C4F" w:rsidP="00BD6C4F">
      <w:pPr>
        <w:rPr>
          <w:rtl/>
        </w:rPr>
      </w:pPr>
      <w:r w:rsidRPr="00814AAF">
        <w:rPr>
          <w:b/>
          <w:bCs/>
          <w:rtl/>
        </w:rPr>
        <w:t>ת"ר</w:t>
      </w:r>
      <w:r w:rsidRPr="00C63571">
        <w:rPr>
          <w:rtl/>
        </w:rPr>
        <w:t>: מעשה ברבי סימאי ורבי צדוק שהלכו לעבר שנה בלוד ושבתו באונו, והורו בטרפחת כרבי בזפק.</w:t>
      </w:r>
    </w:p>
    <w:p w14:paraId="6FE9B7C5" w14:textId="77777777" w:rsidR="0046556D" w:rsidRDefault="00BD6C4F" w:rsidP="00BD6C4F">
      <w:pPr>
        <w:rPr>
          <w:rtl/>
        </w:rPr>
      </w:pPr>
      <w:r w:rsidRPr="00C63571">
        <w:rPr>
          <w:rtl/>
        </w:rPr>
        <w:t xml:space="preserve">• </w:t>
      </w:r>
      <w:r w:rsidRPr="005303E6">
        <w:rPr>
          <w:b/>
          <w:bCs/>
          <w:rtl/>
        </w:rPr>
        <w:t>איבעיא להו</w:t>
      </w:r>
      <w:r w:rsidRPr="00C63571">
        <w:rPr>
          <w:rtl/>
        </w:rPr>
        <w:t xml:space="preserve">: הורו בטרפחת - לאיסורא, כרבי בזפק - להתירא, </w:t>
      </w:r>
    </w:p>
    <w:p w14:paraId="743BF8F9" w14:textId="77777777" w:rsidR="0046556D" w:rsidRDefault="00BD6C4F" w:rsidP="00BD6C4F">
      <w:pPr>
        <w:rPr>
          <w:rtl/>
        </w:rPr>
      </w:pPr>
      <w:r w:rsidRPr="007F1CE5">
        <w:rPr>
          <w:rFonts w:hint="cs"/>
          <w:b/>
          <w:bCs/>
          <w:rtl/>
        </w:rPr>
        <w:t>או</w:t>
      </w:r>
      <w:r w:rsidR="00BF1CF6">
        <w:rPr>
          <w:b/>
          <w:bCs/>
          <w:rtl/>
        </w:rPr>
        <w:t>"</w:t>
      </w:r>
      <w:r w:rsidRPr="007F1CE5">
        <w:rPr>
          <w:rFonts w:hint="cs"/>
          <w:b/>
          <w:bCs/>
          <w:rtl/>
        </w:rPr>
        <w:t>ד</w:t>
      </w:r>
      <w:r w:rsidRPr="00C63571">
        <w:rPr>
          <w:rtl/>
        </w:rPr>
        <w:t xml:space="preserve"> הורו בטרפחת - להתירא כרבי בזפק אבל כרבי בזפק לא סבירא להו? </w:t>
      </w:r>
      <w:r w:rsidRPr="002513D6">
        <w:rPr>
          <w:b/>
          <w:bCs/>
          <w:rtl/>
        </w:rPr>
        <w:t>תיקו</w:t>
      </w:r>
      <w:r w:rsidRPr="00C63571">
        <w:rPr>
          <w:rtl/>
        </w:rPr>
        <w:t>.</w:t>
      </w:r>
    </w:p>
    <w:p w14:paraId="3BCB64C3" w14:textId="77777777" w:rsidR="0046556D" w:rsidRDefault="00BD6C4F" w:rsidP="00BD6C4F">
      <w:pPr>
        <w:rPr>
          <w:rtl/>
        </w:rPr>
      </w:pPr>
      <w:r>
        <w:rPr>
          <w:rtl/>
        </w:rPr>
        <w:t xml:space="preserve">רבה ואיתימא </w:t>
      </w:r>
      <w:r>
        <w:rPr>
          <w:rStyle w:val="2fb"/>
          <w:rtl/>
          <w:rPrChange w:id="11692" w:author="מנוע אמוראים" w:date="2026-10-05T16:40:54Z">
            <w:rPr>
              <w:rtl/>
            </w:rPr>
          </w:rPrChange>
        </w:rPr>
        <w:t xml:space="preserve">ר</w:t>
      </w:r>
      <w:r>
        <w:rPr>
          <w:rStyle w:val="2fb"/>
          <w:rFonts w:hint="cs"/>
          <w:rtl/>
          <w:rPrChange w:id="11693" w:author="מנוע אמוראים" w:date="2026-10-05T16:40:54Z">
            <w:rPr>
              <w:rFonts w:hint="cs"/>
              <w:rtl/>
            </w:rPr>
          </w:rPrChange>
        </w:rPr>
        <w:t xml:space="preserve">יב</w:t>
      </w:r>
      <w:r>
        <w:rPr>
          <w:rStyle w:val="2fb"/>
          <w:rtl/>
          <w:rPrChange w:id="11694" w:author="מנוע אמוראים" w:date="2026-10-05T16:40:54Z">
            <w:rPr>
              <w:rtl/>
            </w:rPr>
          </w:rPrChange>
        </w:rPr>
        <w:t xml:space="preserve">"</w:t>
      </w:r>
      <w:r>
        <w:rPr>
          <w:rStyle w:val="2fb"/>
          <w:rFonts w:hint="cs"/>
          <w:rtl/>
          <w:rPrChange w:id="11695" w:author="מנוע אמוראים" w:date="2026-10-05T16:40:54Z">
            <w:rPr>
              <w:rFonts w:hint="cs"/>
              <w:rtl/>
            </w:rPr>
          </w:rPrChange>
        </w:rPr>
        <w:t xml:space="preserve">ל</w:t>
      </w:r>
      <w:r w:rsidRPr="00C63571">
        <w:rPr>
          <w:rtl/>
        </w:rPr>
        <w:t>: גגו של זפק נידון כוושט.</w:t>
      </w:r>
      <w:r>
        <w:rPr>
          <w:rFonts w:hint="cs"/>
          <w:rtl/>
        </w:rPr>
        <w:t>-</w:t>
      </w:r>
      <w:r w:rsidRPr="00C63571">
        <w:rPr>
          <w:rtl/>
        </w:rPr>
        <w:t>: כל שנמתח עמו.</w:t>
      </w:r>
    </w:p>
    <w:p w14:paraId="04E573DF" w14:textId="77777777" w:rsidR="0046556D" w:rsidRDefault="00BD6C4F" w:rsidP="00BD6C4F">
      <w:pPr>
        <w:jc w:val="center"/>
        <w:rPr>
          <w:del w:id="90056" w:author="מנוע עיצוב" w:date="2026-10-08T11:01:28Z"/>
          <w:rtl/>
        </w:rPr>
      </w:pPr>
      <w:del w:id="90055" w:author="מנוע עיצוב" w:date="2026-10-08T11:01:28Z">
        <w:r>
          <w:rPr>
            <w:rFonts w:ascii="BA חניכי הישיבות" w:hAnsi="BA חניכי הישיבות" w:cs="BA חניכי הישיבות"/>
            <w:rtl/>
          </w:rPr>
          <w:delText xml:space="preserve">׻</w:delText>
        </w:r>
      </w:del>
    </w:p>
    <w:p w14:paraId="719ADC1E" w14:textId="77777777" w:rsidR="00BD6C4F" w:rsidRPr="003D23F5" w:rsidRDefault="00BD6C4F" w:rsidP="00BD6C4F">
      <w:pPr>
        <w:pStyle w:val="affff1"/>
        <w:rPr>
          <w:rtl/>
        </w:rPr>
      </w:pPr>
      <w:ins w:id="9845" w:author="מספור קטעי משנה" w:date="2026-10-06T06:45:19Z">
        <w:r>
          <w:rPr>
            <w:rStyle w:val="MisparKeta"/>
          </w:rPr>
          <w:t xml:space="preserve">ה. </w:t>
        </w:r>
      </w:ins>
      <w:r w:rsidRPr="003D23F5">
        <w:rPr>
          <w:rtl/>
        </w:rPr>
        <w:t>יצאו בני מעיה.</w:t>
      </w:r>
    </w:p>
    <w:p w14:paraId="5CFB6E3F" w14:textId="77777777" w:rsidR="0046556D" w:rsidRDefault="00BD6C4F" w:rsidP="00BD6C4F">
      <w:pPr>
        <w:rPr>
          <w:rtl/>
        </w:rPr>
      </w:pPr>
      <w:r>
        <w:rPr>
          <w:rStyle w:val="2fb"/>
          <w:rFonts w:hint="cs"/>
          <w:rtl/>
          <w:rPrChange w:id="11696" w:author="מנוע אמוראים" w:date="2026-10-05T16:40:54Z">
            <w:rPr>
              <w:rFonts w:hint="cs"/>
              <w:rtl/>
            </w:rPr>
          </w:rPrChange>
        </w:rPr>
        <w:t xml:space="preserve">ארשבר</w:t>
      </w:r>
      <w:r>
        <w:rPr>
          <w:rStyle w:val="2fb"/>
          <w:rtl/>
          <w:rPrChange w:id="11697" w:author="מנוע אמוראים" w:date="2026-10-05T16:40:54Z">
            <w:rPr>
              <w:rtl/>
            </w:rPr>
          </w:rPrChange>
        </w:rPr>
        <w:t xml:space="preserve">"</w:t>
      </w:r>
      <w:r>
        <w:rPr>
          <w:rStyle w:val="2fb"/>
          <w:rFonts w:hint="cs"/>
          <w:rtl/>
          <w:rPrChange w:id="11698" w:author="מנוע אמוראים" w:date="2026-10-05T16:40:54Z">
            <w:rPr>
              <w:rFonts w:hint="cs"/>
              <w:rtl/>
            </w:rPr>
          </w:rPrChange>
        </w:rPr>
        <w:t xml:space="preserve">י</w:t>
      </w:r>
      <w:r w:rsidRPr="00C63571">
        <w:rPr>
          <w:rtl/>
        </w:rPr>
        <w:t xml:space="preserve">: לא שנו אלא שלא היפך בהן, אבל היפך בהן - טרפה, </w:t>
      </w:r>
    </w:p>
    <w:p w14:paraId="34C150C3" w14:textId="77777777" w:rsidR="0046556D" w:rsidRDefault="00BD6C4F" w:rsidP="00BD6C4F">
      <w:pPr>
        <w:rPr>
          <w:rtl/>
        </w:rPr>
      </w:pPr>
      <w:r w:rsidRPr="0046594B">
        <w:rPr>
          <w:rStyle w:val="afffff0"/>
          <w:rtl/>
        </w:rPr>
        <w:t>ד</w:t>
      </w:r>
      <w:r w:rsidRPr="0046594B">
        <w:rPr>
          <w:rStyle w:val="afffff0"/>
          <w:rFonts w:hint="cs"/>
          <w:rtl/>
        </w:rPr>
        <w:t>'</w:t>
      </w:r>
      <w:r w:rsidRPr="0046594B">
        <w:rPr>
          <w:rStyle w:val="afffff0"/>
          <w:rtl/>
        </w:rPr>
        <w:t>הוא עשך ויכוננך</w:t>
      </w:r>
      <w:r w:rsidRPr="0046594B">
        <w:rPr>
          <w:rStyle w:val="afffff0"/>
          <w:rFonts w:hint="cs"/>
          <w:rtl/>
        </w:rPr>
        <w:t>'</w:t>
      </w:r>
      <w:r w:rsidRPr="0046594B">
        <w:rPr>
          <w:rStyle w:val="afffff0"/>
          <w:rtl/>
        </w:rPr>
        <w:t xml:space="preserve"> </w:t>
      </w:r>
      <w:r w:rsidRPr="00C63571">
        <w:rPr>
          <w:rtl/>
        </w:rPr>
        <w:t xml:space="preserve">מלמד שברא </w:t>
      </w:r>
      <w:r>
        <w:rPr>
          <w:rtl/>
        </w:rPr>
        <w:t>הקב"ה</w:t>
      </w:r>
      <w:r w:rsidRPr="00C63571">
        <w:rPr>
          <w:rtl/>
        </w:rPr>
        <w:t xml:space="preserve"> כונניות באדם, שאם נהפך אחת מהן אינו יכול לחיות.</w:t>
      </w:r>
    </w:p>
    <w:p w14:paraId="77441590" w14:textId="77777777" w:rsidR="0046556D" w:rsidRDefault="00BD6C4F" w:rsidP="00BD6C4F">
      <w:pPr>
        <w:rPr>
          <w:rtl/>
        </w:rPr>
      </w:pPr>
      <w:r w:rsidRPr="00C63571">
        <w:rPr>
          <w:rtl/>
        </w:rPr>
        <w:t>תניא, היה רבי מאיר אומר:</w:t>
      </w:r>
      <w:r w:rsidRPr="00A71A5E">
        <w:rPr>
          <w:rStyle w:val="afffff0"/>
          <w:rtl/>
        </w:rPr>
        <w:t xml:space="preserve"> </w:t>
      </w:r>
      <w:r w:rsidRPr="00A71A5E">
        <w:rPr>
          <w:rStyle w:val="afffff0"/>
          <w:rFonts w:hint="cs"/>
          <w:rtl/>
        </w:rPr>
        <w:t>'</w:t>
      </w:r>
      <w:r w:rsidRPr="00A71A5E">
        <w:rPr>
          <w:rStyle w:val="afffff0"/>
          <w:rtl/>
        </w:rPr>
        <w:t>הוא עשך ויכוננך</w:t>
      </w:r>
      <w:r w:rsidRPr="00A71A5E">
        <w:rPr>
          <w:rStyle w:val="afffff0"/>
          <w:rFonts w:hint="cs"/>
          <w:rtl/>
        </w:rPr>
        <w:t>'</w:t>
      </w:r>
      <w:r w:rsidRPr="00A71A5E">
        <w:rPr>
          <w:rStyle w:val="afffff0"/>
          <w:rtl/>
        </w:rPr>
        <w:t xml:space="preserve"> </w:t>
      </w:r>
      <w:r w:rsidRPr="00C63571">
        <w:rPr>
          <w:rtl/>
        </w:rPr>
        <w:t>- כרכא דכולה ביה;</w:t>
      </w:r>
    </w:p>
    <w:p w14:paraId="09FC3585" w14:textId="77777777" w:rsidR="0046556D" w:rsidRDefault="00BD6C4F" w:rsidP="00BD6C4F">
      <w:pPr>
        <w:rPr>
          <w:rtl/>
        </w:rPr>
      </w:pPr>
      <w:r w:rsidRPr="00C63571">
        <w:rPr>
          <w:rtl/>
        </w:rPr>
        <w:t>ממנו כהניו, ממנו נביאיו, ממנו שריו;</w:t>
      </w:r>
    </w:p>
    <w:p w14:paraId="2B9DDAB4" w14:textId="77777777" w:rsidR="0046556D" w:rsidRDefault="00BD6C4F" w:rsidP="00BD6C4F">
      <w:pPr>
        <w:rPr>
          <w:rtl/>
        </w:rPr>
      </w:pPr>
      <w:r>
        <w:rPr>
          <w:rtl/>
        </w:rPr>
        <w:t xml:space="preserve">ממנו מלכיו שנאמר </w:t>
      </w:r>
      <w:r>
        <w:rPr>
          <w:rStyle w:val="afffff0"/>
          <w:rtl/>
          <w:rPrChange w:id="9025" w:author="מנוע פסוקים" w:date="2026-10-05T16:37:55Z">
            <w:rPr>
              <w:rtl/>
            </w:rPr>
          </w:rPrChange>
        </w:rPr>
        <w:t xml:space="preserve">ממנו פנה ממנו יתד</w:t>
      </w:r>
      <w:r>
        <w:rPr>
          <w:rtl/>
        </w:rPr>
        <w:t xml:space="preserve"> וגו' </w:t>
      </w:r>
    </w:p>
    <w:p w14:paraId="61DBE562" w14:textId="77777777" w:rsidR="0046556D" w:rsidRDefault="00BD6C4F" w:rsidP="00BD6C4F">
      <w:pPr>
        <w:rPr>
          <w:rtl/>
        </w:rPr>
      </w:pPr>
      <w:r>
        <w:rPr>
          <w:rFonts w:hint="cs"/>
          <w:rtl/>
        </w:rPr>
        <w:t>אותו ארמי שראה לאחד שנפל מן הגג לארץ בקע כריסו והוציא מעיו</w:t>
      </w:r>
      <w:r w:rsidRPr="00C63571">
        <w:rPr>
          <w:rtl/>
        </w:rPr>
        <w:t xml:space="preserve">, </w:t>
      </w:r>
      <w:r>
        <w:rPr>
          <w:rFonts w:hint="cs"/>
          <w:rtl/>
        </w:rPr>
        <w:t xml:space="preserve">הביא לבנו ושחטו לפניו </w:t>
      </w:r>
      <w:r w:rsidRPr="00C63571">
        <w:rPr>
          <w:rtl/>
        </w:rPr>
        <w:t xml:space="preserve">באחוזת עינים, </w:t>
      </w:r>
      <w:r>
        <w:rPr>
          <w:rFonts w:hint="cs"/>
          <w:rtl/>
        </w:rPr>
        <w:t>נאנק ונאנח</w:t>
      </w:r>
      <w:r w:rsidRPr="00C63571">
        <w:rPr>
          <w:rtl/>
        </w:rPr>
        <w:t xml:space="preserve">, </w:t>
      </w:r>
      <w:r>
        <w:rPr>
          <w:rFonts w:hint="cs"/>
          <w:rtl/>
        </w:rPr>
        <w:t xml:space="preserve">השיב מעיו </w:t>
      </w:r>
      <w:r w:rsidRPr="00C63571">
        <w:rPr>
          <w:rtl/>
        </w:rPr>
        <w:t>ו</w:t>
      </w:r>
      <w:r>
        <w:rPr>
          <w:rFonts w:hint="cs"/>
          <w:rtl/>
        </w:rPr>
        <w:t>תפר לכריסו</w:t>
      </w:r>
      <w:r w:rsidRPr="00C63571">
        <w:rPr>
          <w:rtl/>
        </w:rPr>
        <w:t>.</w:t>
      </w:r>
    </w:p>
    <w:p w14:paraId="4BFBD112" w14:textId="77777777" w:rsidR="0046556D" w:rsidRDefault="00BD6C4F" w:rsidP="00BD6C4F">
      <w:pPr>
        <w:jc w:val="center"/>
        <w:rPr>
          <w:del w:id="90058" w:author="מנוע עיצוב" w:date="2026-10-08T11:01:28Z"/>
          <w:rtl/>
        </w:rPr>
      </w:pPr>
      <w:del w:id="90057" w:author="מנוע עיצוב" w:date="2026-10-08T11:01:28Z">
        <w:r>
          <w:rPr>
            <w:rFonts w:ascii="BA חניכי הישיבות" w:hAnsi="BA חניכי הישיבות" w:cs="BA חניכי הישיבות"/>
            <w:rtl/>
          </w:rPr>
          <w:delText xml:space="preserve">׻</w:delText>
        </w:r>
      </w:del>
    </w:p>
    <w:p w14:paraId="16906BAB" w14:textId="77777777" w:rsidR="00BD6C4F" w:rsidRPr="003D23F5" w:rsidRDefault="00BD6C4F" w:rsidP="00F07436">
      <w:pPr>
        <w:pStyle w:val="afff3"/>
        <w:framePr w:wrap="around"/>
        <w:rPr>
          <w:rtl/>
        </w:rPr>
      </w:pPr>
      <w:r w:rsidRPr="003D23F5">
        <w:rPr>
          <w:rFonts w:hint="cs"/>
          <w:rtl/>
        </w:rPr>
        <w:t>נז.</w:t>
      </w:r>
    </w:p>
    <w:p w14:paraId="3D7F4794" w14:textId="77777777" w:rsidR="00BD6C4F" w:rsidRPr="003D23F5" w:rsidRDefault="00BD6C4F" w:rsidP="00BD6C4F">
      <w:pPr>
        <w:pStyle w:val="affff1"/>
        <w:rPr>
          <w:rtl/>
        </w:rPr>
      </w:pPr>
      <w:ins w:id="9846" w:author="מספור קטעי משנה" w:date="2026-10-06T06:45:19Z">
        <w:r>
          <w:rPr>
            <w:rStyle w:val="MisparKeta"/>
          </w:rPr>
          <w:t xml:space="preserve">א. </w:t>
        </w:r>
      </w:ins>
      <w:r w:rsidRPr="003D23F5">
        <w:rPr>
          <w:rtl/>
        </w:rPr>
        <w:t>נשתברו רגליה.</w:t>
      </w:r>
    </w:p>
    <w:p w14:paraId="56E9C50B" w14:textId="77777777" w:rsidR="0046556D" w:rsidRDefault="00BD6C4F" w:rsidP="00BD6C4F">
      <w:pPr>
        <w:rPr>
          <w:rtl/>
        </w:rPr>
      </w:pPr>
      <w:r>
        <w:rPr>
          <w:rFonts w:hint="cs"/>
          <w:rtl/>
        </w:rPr>
        <w:t xml:space="preserve">אותו סל של חתוכי רגלים שבא לפני </w:t>
      </w:r>
      <w:r>
        <w:rPr>
          <w:rtl/>
        </w:rPr>
        <w:t>רבא, בדק</w:t>
      </w:r>
      <w:r>
        <w:rPr>
          <w:rFonts w:hint="cs"/>
          <w:rtl/>
        </w:rPr>
        <w:t>ו</w:t>
      </w:r>
      <w:r w:rsidRPr="00C63571">
        <w:rPr>
          <w:rtl/>
        </w:rPr>
        <w:t xml:space="preserve"> רבא בצומת הגידין ואכשריה.</w:t>
      </w:r>
    </w:p>
    <w:p w14:paraId="61390D63" w14:textId="77777777" w:rsidR="0046556D" w:rsidRDefault="00BD6C4F" w:rsidP="00BD6C4F">
      <w:pPr>
        <w:rPr>
          <w:rtl/>
        </w:rPr>
      </w:pPr>
      <w:r w:rsidRPr="00C63571">
        <w:rPr>
          <w:rtl/>
        </w:rPr>
        <w:t xml:space="preserve">• </w:t>
      </w:r>
      <w:r>
        <w:rPr>
          <w:rStyle w:val="2fb"/>
          <w:rFonts w:hint="cs"/>
          <w:rtl/>
          <w:rPrChange w:id="11699" w:author="מנוע אמוראים" w:date="2026-10-05T16:40:54Z">
            <w:rPr>
              <w:rFonts w:hint="cs"/>
              <w:rtl/>
            </w:rPr>
          </w:rPrChange>
        </w:rPr>
        <w:t xml:space="preserve">אריא</w:t>
      </w:r>
      <w:r>
        <w:rPr>
          <w:rStyle w:val="2fb"/>
          <w:rtl/>
          <w:rPrChange w:id="11700" w:author="מנוע אמוראים" w:date="2026-10-05T16:40:54Z">
            <w:rPr>
              <w:rtl/>
            </w:rPr>
          </w:rPrChange>
        </w:rPr>
        <w:t xml:space="preserve">"</w:t>
      </w:r>
      <w:r>
        <w:rPr>
          <w:rStyle w:val="2fb"/>
          <w:rFonts w:hint="cs"/>
          <w:rtl/>
          <w:rPrChange w:id="11701" w:author="מנוע אמוראים" w:date="2026-10-05T16:40:54Z">
            <w:rPr>
              <w:rFonts w:hint="cs"/>
              <w:rtl/>
            </w:rPr>
          </w:rPrChange>
        </w:rPr>
        <w:t xml:space="preserve">ר</w:t>
      </w:r>
      <w:r w:rsidRPr="00C63571">
        <w:rPr>
          <w:rtl/>
        </w:rPr>
        <w:t>: שמוטת יד בבהמה - כשרה, שמוטת ירך בעוף - טרפה;</w:t>
      </w:r>
    </w:p>
    <w:p w14:paraId="64C3795C" w14:textId="77777777" w:rsidR="0046556D" w:rsidRDefault="00BD6C4F" w:rsidP="00BD6C4F">
      <w:pPr>
        <w:rPr>
          <w:rtl/>
        </w:rPr>
      </w:pPr>
      <w:r w:rsidRPr="00C63571">
        <w:rPr>
          <w:rtl/>
        </w:rPr>
        <w:t xml:space="preserve">שמוטת גף בעוף - טרפה, חיישינן שמא ניקבה הריאה, ושמואל אמר: תיבדק, </w:t>
      </w:r>
    </w:p>
    <w:p w14:paraId="3A13BBED" w14:textId="77777777" w:rsidR="0046556D" w:rsidRDefault="00BD6C4F" w:rsidP="00BD6C4F">
      <w:pPr>
        <w:rPr>
          <w:rtl/>
        </w:rPr>
      </w:pPr>
      <w:r>
        <w:rPr>
          <w:rtl/>
        </w:rPr>
        <w:t xml:space="preserve">וכן </w:t>
      </w:r>
      <w:r>
        <w:rPr>
          <w:rStyle w:val="2fb"/>
          <w:rtl/>
          <w:rPrChange w:id="11702" w:author="מנוע אמוראים" w:date="2026-10-05T16:40:54Z">
            <w:rPr>
              <w:rtl/>
            </w:rPr>
          </w:rPrChange>
        </w:rPr>
        <w:t xml:space="preserve">א</w:t>
      </w:r>
      <w:r>
        <w:rPr>
          <w:rStyle w:val="2fb"/>
          <w:rFonts w:hint="cs"/>
          <w:rtl/>
          <w:rPrChange w:id="11703" w:author="מנוע אמוראים" w:date="2026-10-05T16:40:54Z">
            <w:rPr>
              <w:rFonts w:hint="cs"/>
              <w:rtl/>
            </w:rPr>
          </w:rPrChange>
        </w:rPr>
        <w:t xml:space="preserve">רי</w:t>
      </w:r>
      <w:r>
        <w:rPr>
          <w:rStyle w:val="2fb"/>
          <w:rtl/>
          <w:rPrChange w:id="11704" w:author="מנוע אמוראים" w:date="2026-10-05T16:40:54Z">
            <w:rPr>
              <w:rtl/>
            </w:rPr>
          </w:rPrChange>
        </w:rPr>
        <w:t xml:space="preserve">"</w:t>
      </w:r>
      <w:r>
        <w:rPr>
          <w:rStyle w:val="2fb"/>
          <w:rFonts w:hint="cs"/>
          <w:rtl/>
          <w:rPrChange w:id="11705" w:author="מנוע אמוראים" w:date="2026-10-05T16:40:54Z">
            <w:rPr>
              <w:rFonts w:hint="cs"/>
              <w:rtl/>
            </w:rPr>
          </w:rPrChange>
        </w:rPr>
        <w:t xml:space="preserve">ו</w:t>
      </w:r>
      <w:r w:rsidRPr="00C63571">
        <w:rPr>
          <w:rtl/>
        </w:rPr>
        <w:t>: תיבדק.</w:t>
      </w:r>
    </w:p>
    <w:p w14:paraId="221D5674" w14:textId="77777777" w:rsidR="0046556D" w:rsidRDefault="00BD6C4F" w:rsidP="00BD6C4F">
      <w:pPr>
        <w:rPr>
          <w:rtl/>
        </w:rPr>
      </w:pPr>
      <w:r w:rsidRPr="00C63571">
        <w:rPr>
          <w:rtl/>
        </w:rPr>
        <w:t xml:space="preserve">• </w:t>
      </w:r>
      <w:r w:rsidRPr="004312FF">
        <w:rPr>
          <w:b/>
          <w:bCs/>
          <w:rtl/>
        </w:rPr>
        <w:t>חזקיה</w:t>
      </w:r>
      <w:r>
        <w:rPr>
          <w:rtl/>
        </w:rPr>
        <w:t xml:space="preserve">: אין ריאה לעוף, </w:t>
      </w:r>
      <w:r>
        <w:rPr>
          <w:rStyle w:val="2fb"/>
          <w:rtl/>
          <w:rPrChange w:id="11706" w:author="מנוע אמוראים" w:date="2026-10-05T16:40:54Z">
            <w:rPr>
              <w:rtl/>
            </w:rPr>
          </w:rPrChange>
        </w:rPr>
        <w:t xml:space="preserve">ור</w:t>
      </w:r>
      <w:r>
        <w:rPr>
          <w:rStyle w:val="2fb"/>
          <w:rFonts w:hint="cs"/>
          <w:rtl/>
          <w:rPrChange w:id="11707" w:author="מנוע אמוראים" w:date="2026-10-05T16:40:54Z">
            <w:rPr>
              <w:rFonts w:hint="cs"/>
              <w:rtl/>
            </w:rPr>
          </w:rPrChange>
        </w:rPr>
        <w:t xml:space="preserve">י</w:t>
      </w:r>
      <w:r>
        <w:rPr>
          <w:rStyle w:val="2fb"/>
          <w:rtl/>
          <w:rPrChange w:id="11708" w:author="מנוע אמוראים" w:date="2026-10-05T16:40:54Z">
            <w:rPr>
              <w:rtl/>
            </w:rPr>
          </w:rPrChange>
        </w:rPr>
        <w:t xml:space="preserve">"</w:t>
      </w:r>
      <w:r>
        <w:rPr>
          <w:rStyle w:val="2fb"/>
          <w:rFonts w:hint="cs"/>
          <w:rtl/>
          <w:rPrChange w:id="11709" w:author="מנוע אמוראים" w:date="2026-10-05T16:40:54Z">
            <w:rPr>
              <w:rFonts w:hint="cs"/>
              <w:rtl/>
            </w:rPr>
          </w:rPrChange>
        </w:rPr>
        <w:t xml:space="preserve">ו</w:t>
      </w:r>
      <w:r w:rsidRPr="00C63571">
        <w:rPr>
          <w:rtl/>
        </w:rPr>
        <w:t xml:space="preserve"> אמר: יש לו, וישנה כעלה של וורד בין אגפים.</w:t>
      </w:r>
    </w:p>
    <w:p w14:paraId="5A8A746F" w14:textId="77777777" w:rsidR="0046556D" w:rsidRDefault="00BD6C4F" w:rsidP="00BD6C4F">
      <w:pPr>
        <w:rPr>
          <w:rtl/>
        </w:rPr>
      </w:pPr>
      <w:r>
        <w:rPr>
          <w:rFonts w:hint="cs"/>
          <w:rtl/>
        </w:rPr>
        <w:t>אי היינו ד</w:t>
      </w:r>
      <w:r w:rsidRPr="00C63571">
        <w:rPr>
          <w:rtl/>
        </w:rPr>
        <w:t>לא מיטריף ביה, והתני לוי: טרפות שמנו חכמים ב</w:t>
      </w:r>
      <w:r>
        <w:rPr>
          <w:rtl/>
        </w:rPr>
        <w:t xml:space="preserve">בהמה כנגדן בעוף, </w:t>
      </w:r>
    </w:p>
    <w:p w14:paraId="0CA1AD6E" w14:textId="77777777" w:rsidR="0046556D" w:rsidRDefault="00BD6C4F" w:rsidP="00BD6C4F">
      <w:pPr>
        <w:rPr>
          <w:rtl/>
        </w:rPr>
      </w:pPr>
      <w:r>
        <w:rPr>
          <w:rtl/>
        </w:rPr>
        <w:t>יתר עליהן עוף</w:t>
      </w:r>
      <w:r w:rsidRPr="00C63571">
        <w:rPr>
          <w:rtl/>
        </w:rPr>
        <w:t xml:space="preserve"> נשבר העצם אע</w:t>
      </w:r>
      <w:r>
        <w:rPr>
          <w:rtl/>
        </w:rPr>
        <w:t>"</w:t>
      </w:r>
      <w:r w:rsidRPr="00C63571">
        <w:rPr>
          <w:rtl/>
        </w:rPr>
        <w:t>פ שלא ניקב קרום של מוח!</w:t>
      </w:r>
    </w:p>
    <w:p w14:paraId="3187060A" w14:textId="77777777" w:rsidR="0046556D" w:rsidRDefault="00BD6C4F" w:rsidP="00BD6C4F">
      <w:pPr>
        <w:rPr>
          <w:rtl/>
        </w:rPr>
      </w:pPr>
      <w:r w:rsidRPr="00C63571">
        <w:rPr>
          <w:rtl/>
        </w:rPr>
        <w:t>אלא: אין לו, לא לינפל ולא ליחמר,</w:t>
      </w:r>
      <w:r>
        <w:rPr>
          <w:rStyle w:val="2fb"/>
          <w:rFonts w:hint="cs"/>
          <w:rtl/>
          <w:rPrChange w:id="11710" w:author="מנוע אמוראים" w:date="2026-10-05T16:40:54Z">
            <w:rPr>
              <w:rFonts w:hint="cs"/>
              <w:rtl/>
            </w:rPr>
          </w:rPrChange>
        </w:rPr>
        <w:t xml:space="preserve">אר</w:t>
      </w:r>
      <w:r>
        <w:rPr>
          <w:rStyle w:val="2fb"/>
          <w:rtl/>
          <w:rPrChange w:id="11711" w:author="מנוע אמוראים" w:date="2026-10-05T16:40:54Z">
            <w:rPr>
              <w:rtl/>
            </w:rPr>
          </w:rPrChange>
        </w:rPr>
        <w:t xml:space="preserve">"</w:t>
      </w:r>
      <w:r>
        <w:rPr>
          <w:rStyle w:val="2fb"/>
          <w:rFonts w:hint="cs"/>
          <w:rtl/>
          <w:rPrChange w:id="11712" w:author="מנוע אמוראים" w:date="2026-10-05T16:40:54Z">
            <w:rPr>
              <w:rFonts w:hint="cs"/>
              <w:rtl/>
            </w:rPr>
          </w:rPrChange>
        </w:rPr>
        <w:t xml:space="preserve">ח</w:t>
      </w:r>
      <w:r w:rsidRPr="00C63571">
        <w:rPr>
          <w:rtl/>
        </w:rPr>
        <w:t>: הואיל ורוב צלעותיה מגינות עליה;</w:t>
      </w:r>
    </w:p>
    <w:p w14:paraId="23FF8680" w14:textId="77777777" w:rsidR="0046556D" w:rsidRDefault="00BD6C4F" w:rsidP="00BD6C4F">
      <w:pPr>
        <w:rPr>
          <w:rtl/>
        </w:rPr>
      </w:pPr>
      <w:r>
        <w:rPr>
          <w:rtl/>
        </w:rPr>
        <w:t xml:space="preserve">והא </w:t>
      </w:r>
      <w:r>
        <w:rPr>
          <w:rStyle w:val="2fb"/>
          <w:rtl/>
          <w:rPrChange w:id="11713" w:author="מנוע אמוראים" w:date="2026-10-05T16:40:54Z">
            <w:rPr>
              <w:rtl/>
            </w:rPr>
          </w:rPrChange>
        </w:rPr>
        <w:t xml:space="preserve">מד</w:t>
      </w:r>
      <w:r>
        <w:rPr>
          <w:rStyle w:val="2fb"/>
          <w:rFonts w:hint="cs"/>
          <w:rtl/>
          <w:rPrChange w:id="11714" w:author="מנוע אמוראים" w:date="2026-10-05T16:40:54Z">
            <w:rPr>
              <w:rFonts w:hint="cs"/>
              <w:rtl/>
            </w:rPr>
          </w:rPrChange>
        </w:rPr>
        <w:t xml:space="preserve">ארי</w:t>
      </w:r>
      <w:r>
        <w:rPr>
          <w:rStyle w:val="2fb"/>
          <w:rtl/>
          <w:rPrChange w:id="11715" w:author="מנוע אמוראים" w:date="2026-10-05T16:40:54Z">
            <w:rPr>
              <w:rtl/>
            </w:rPr>
          </w:rPrChange>
        </w:rPr>
        <w:t xml:space="preserve">"</w:t>
      </w:r>
      <w:r>
        <w:rPr>
          <w:rStyle w:val="2fb"/>
          <w:rFonts w:hint="cs"/>
          <w:rtl/>
          <w:rPrChange w:id="11716" w:author="מנוע אמוראים" w:date="2026-10-05T16:40:54Z">
            <w:rPr>
              <w:rFonts w:hint="cs"/>
              <w:rtl/>
            </w:rPr>
          </w:rPrChange>
        </w:rPr>
        <w:t xml:space="preserve">ו</w:t>
      </w:r>
      <w:r>
        <w:rPr>
          <w:rFonts w:hint="cs"/>
          <w:rtl/>
        </w:rPr>
        <w:t xml:space="preserve">:</w:t>
      </w:r>
      <w:r w:rsidRPr="00C63571">
        <w:rPr>
          <w:rtl/>
        </w:rPr>
        <w:t xml:space="preserve"> יש לו וישנה כעלה של וורד בין אגפיים, מכלל דחזקיה סבר דלית ליה!</w:t>
      </w:r>
    </w:p>
    <w:p w14:paraId="1CD7A050" w14:textId="77777777" w:rsidR="0046556D" w:rsidRDefault="00BD6C4F" w:rsidP="00BD6C4F">
      <w:pPr>
        <w:rPr>
          <w:rtl/>
        </w:rPr>
      </w:pPr>
      <w:r>
        <w:rPr>
          <w:rtl/>
        </w:rPr>
        <w:t xml:space="preserve">אלא אמרי במערבא משמיה </w:t>
      </w:r>
      <w:r>
        <w:rPr>
          <w:rStyle w:val="2fb"/>
          <w:rtl/>
          <w:rPrChange w:id="11717" w:author="מנוע אמוראים" w:date="2026-10-05T16:40:54Z">
            <w:rPr>
              <w:rtl/>
            </w:rPr>
          </w:rPrChange>
        </w:rPr>
        <w:t xml:space="preserve">דר</w:t>
      </w:r>
      <w:r>
        <w:rPr>
          <w:rStyle w:val="2fb"/>
          <w:rFonts w:hint="cs"/>
          <w:rtl/>
          <w:rPrChange w:id="11718" w:author="מנוע אמוראים" w:date="2026-10-05T16:40:54Z">
            <w:rPr>
              <w:rFonts w:hint="cs"/>
              <w:rtl/>
            </w:rPr>
          </w:rPrChange>
        </w:rPr>
        <w:t xml:space="preserve">יב</w:t>
      </w:r>
      <w:r>
        <w:rPr>
          <w:rStyle w:val="2fb"/>
          <w:rtl/>
          <w:rPrChange w:id="11719" w:author="מנוע אמוראים" w:date="2026-10-05T16:40:54Z">
            <w:rPr>
              <w:rtl/>
            </w:rPr>
          </w:rPrChange>
        </w:rPr>
        <w:t xml:space="preserve">"</w:t>
      </w:r>
      <w:r>
        <w:rPr>
          <w:rStyle w:val="2fb"/>
          <w:rFonts w:hint="cs"/>
          <w:rtl/>
          <w:rPrChange w:id="11720" w:author="מנוע אמוראים" w:date="2026-10-05T16:40:54Z">
            <w:rPr>
              <w:rFonts w:hint="cs"/>
              <w:rtl/>
            </w:rPr>
          </w:rPrChange>
        </w:rPr>
        <w:t xml:space="preserve">ח</w:t>
      </w:r>
      <w:r w:rsidRPr="00C63571">
        <w:rPr>
          <w:rtl/>
        </w:rPr>
        <w:t>: מדבריו של בריבי ניכר שאינו בקי בתרנגולין.</w:t>
      </w:r>
    </w:p>
    <w:p w14:paraId="172DDF4D" w14:textId="77777777" w:rsidR="0046556D" w:rsidRDefault="00BD6C4F" w:rsidP="00BD6C4F">
      <w:pPr>
        <w:rPr>
          <w:rtl/>
        </w:rPr>
      </w:pPr>
      <w:r>
        <w:rPr>
          <w:rtl/>
        </w:rPr>
        <w:t xml:space="preserve">• </w:t>
      </w:r>
      <w:r>
        <w:rPr>
          <w:rStyle w:val="2fb"/>
          <w:rtl/>
          <w:rPrChange w:id="11721" w:author="מנוע אמוראים" w:date="2026-10-05T16:40:54Z">
            <w:rPr>
              <w:rtl/>
            </w:rPr>
          </w:rPrChange>
        </w:rPr>
        <w:t xml:space="preserve">א</w:t>
      </w:r>
      <w:r>
        <w:rPr>
          <w:rStyle w:val="2fb"/>
          <w:rFonts w:hint="cs"/>
          <w:rtl/>
          <w:rPrChange w:id="11722" w:author="מנוע אמוראים" w:date="2026-10-05T16:40:54Z">
            <w:rPr>
              <w:rFonts w:hint="cs"/>
              <w:rtl/>
            </w:rPr>
          </w:rPrChange>
        </w:rPr>
        <w:t xml:space="preserve">ר</w:t>
      </w:r>
      <w:r>
        <w:rPr>
          <w:rStyle w:val="2fb"/>
          <w:rtl/>
          <w:rPrChange w:id="11723" w:author="מנוע אמוראים" w:date="2026-10-05T16:40:54Z">
            <w:rPr>
              <w:rtl/>
            </w:rPr>
          </w:rPrChange>
        </w:rPr>
        <w:t xml:space="preserve">"</w:t>
      </w:r>
      <w:r>
        <w:rPr>
          <w:rStyle w:val="2fb"/>
          <w:rFonts w:hint="cs"/>
          <w:rtl/>
          <w:rPrChange w:id="11724" w:author="מנוע אמוראים" w:date="2026-10-05T16:40:54Z">
            <w:rPr>
              <w:rFonts w:hint="cs"/>
              <w:rtl/>
            </w:rPr>
          </w:rPrChange>
        </w:rPr>
        <w:t xml:space="preserve">ה</w:t>
      </w:r>
      <w:r>
        <w:rPr>
          <w:rFonts w:hint="cs"/>
          <w:rtl/>
        </w:rPr>
        <w:t xml:space="preserve"> מרב</w:t>
      </w:r>
      <w:r w:rsidRPr="00C63571">
        <w:rPr>
          <w:rtl/>
        </w:rPr>
        <w:t>: שמוטת ירך בעוף כשרה.</w:t>
      </w:r>
    </w:p>
    <w:p w14:paraId="55DC5654" w14:textId="77777777" w:rsidR="0046556D" w:rsidRDefault="00BD6C4F" w:rsidP="00BD6C4F">
      <w:pPr>
        <w:rPr>
          <w:rtl/>
        </w:rPr>
      </w:pPr>
      <w:r>
        <w:rPr>
          <w:rFonts w:hint="cs"/>
          <w:rtl/>
        </w:rPr>
        <w:t>א</w:t>
      </w:r>
      <w:r w:rsidR="00BF1CF6">
        <w:rPr>
          <w:rtl/>
        </w:rPr>
        <w:t>"</w:t>
      </w:r>
      <w:r>
        <w:rPr>
          <w:rFonts w:hint="cs"/>
          <w:rtl/>
        </w:rPr>
        <w:t xml:space="preserve">ל </w:t>
      </w:r>
      <w:r>
        <w:rPr>
          <w:rStyle w:val="2fb"/>
          <w:rFonts w:hint="cs"/>
          <w:rtl/>
          <w:rPrChange w:id="11725" w:author="מנוע אמוראים" w:date="2026-10-05T16:40:54Z">
            <w:rPr>
              <w:rFonts w:hint="cs"/>
              <w:rtl/>
            </w:rPr>
          </w:rPrChange>
        </w:rPr>
        <w:t xml:space="preserve">רבר</w:t>
      </w:r>
      <w:r>
        <w:rPr>
          <w:rStyle w:val="2fb"/>
          <w:rtl/>
          <w:rPrChange w:id="11726" w:author="מנוע אמוראים" w:date="2026-10-05T16:40:54Z">
            <w:rPr>
              <w:rtl/>
            </w:rPr>
          </w:rPrChange>
        </w:rPr>
        <w:t xml:space="preserve">"</w:t>
      </w:r>
      <w:r>
        <w:rPr>
          <w:rStyle w:val="2fb"/>
          <w:rFonts w:hint="cs"/>
          <w:rtl/>
          <w:rPrChange w:id="11727" w:author="מנוע אמוראים" w:date="2026-10-05T16:40:54Z">
            <w:rPr>
              <w:rFonts w:hint="cs"/>
              <w:rtl/>
            </w:rPr>
          </w:rPrChange>
        </w:rPr>
        <w:t xml:space="preserve">ה</w:t>
      </w:r>
      <w:r>
        <w:rPr>
          <w:rFonts w:hint="cs"/>
          <w:rtl/>
        </w:rPr>
        <w:t xml:space="preserve"> </w:t>
      </w:r>
      <w:r>
        <w:rPr>
          <w:rStyle w:val="2fb"/>
          <w:rFonts w:hint="cs"/>
          <w:rtl/>
          <w:rPrChange w:id="11728" w:author="מנוע אמוראים" w:date="2026-10-05T16:40:54Z">
            <w:rPr>
              <w:rFonts w:hint="cs"/>
              <w:rtl/>
            </w:rPr>
          </w:rPrChange>
        </w:rPr>
        <w:t xml:space="preserve">לר</w:t>
      </w:r>
      <w:r>
        <w:rPr>
          <w:rStyle w:val="2fb"/>
          <w:rtl/>
          <w:rPrChange w:id="11729" w:author="מנוע אמוראים" w:date="2026-10-05T16:40:54Z">
            <w:rPr>
              <w:rtl/>
            </w:rPr>
          </w:rPrChange>
        </w:rPr>
        <w:t xml:space="preserve">"</w:t>
      </w:r>
      <w:r>
        <w:rPr>
          <w:rStyle w:val="2fb"/>
          <w:rFonts w:hint="cs"/>
          <w:rtl/>
          <w:rPrChange w:id="11730" w:author="מנוע אמוראים" w:date="2026-10-05T16:40:54Z">
            <w:rPr>
              <w:rFonts w:hint="cs"/>
              <w:rtl/>
            </w:rPr>
          </w:rPrChange>
        </w:rPr>
        <w:t xml:space="preserve">ה</w:t>
      </w:r>
      <w:r>
        <w:rPr>
          <w:rtl/>
        </w:rPr>
        <w:t xml:space="preserve">, והא רבנן דאתו מפומבדיתא אמרו: </w:t>
      </w:r>
      <w:r>
        <w:rPr>
          <w:rStyle w:val="2fb"/>
          <w:rtl/>
          <w:rPrChange w:id="11731" w:author="מנוע אמוראים" w:date="2026-10-05T16:40:54Z">
            <w:rPr>
              <w:rtl/>
            </w:rPr>
          </w:rPrChange>
        </w:rPr>
        <w:t xml:space="preserve">ר</w:t>
      </w:r>
      <w:r>
        <w:rPr>
          <w:rStyle w:val="2fb"/>
          <w:rtl/>
          <w:rPrChange w:id="11732" w:author="מנוע אמוראים" w:date="2026-10-05T16:40:54Z">
            <w:rPr>
              <w:rtl/>
            </w:rPr>
          </w:rPrChange>
        </w:rPr>
        <w:t xml:space="preserve">"</w:t>
      </w:r>
      <w:r>
        <w:rPr>
          <w:rStyle w:val="2fb"/>
          <w:rFonts w:hint="cs"/>
          <w:rtl/>
          <w:rPrChange w:id="11733" w:author="מנוע אמוראים" w:date="2026-10-05T16:40:54Z">
            <w:rPr>
              <w:rFonts w:hint="cs"/>
              <w:rtl/>
            </w:rPr>
          </w:rPrChange>
        </w:rPr>
        <w:t xml:space="preserve">י</w:t>
      </w:r>
      <w:r>
        <w:rPr>
          <w:rFonts w:hint="cs"/>
          <w:rtl/>
        </w:rPr>
        <w:t xml:space="preserve"> מדרב </w:t>
      </w:r>
      <w:r w:rsidRPr="00C63571">
        <w:rPr>
          <w:rtl/>
        </w:rPr>
        <w:t>אמר שמוטת ירך בעוף - טרפה!</w:t>
      </w:r>
    </w:p>
    <w:p w14:paraId="00E8A7B1" w14:textId="77777777" w:rsidR="0046556D" w:rsidRDefault="00BD6C4F" w:rsidP="00BD6C4F">
      <w:pPr>
        <w:rPr>
          <w:rtl/>
        </w:rPr>
      </w:pPr>
      <w:r w:rsidRPr="00C63571">
        <w:rPr>
          <w:rtl/>
        </w:rPr>
        <w:t>א"ל</w:t>
      </w:r>
      <w:r>
        <w:rPr>
          <w:rtl/>
        </w:rPr>
        <w:t>: ב</w:t>
      </w:r>
      <w:r>
        <w:rPr>
          <w:rFonts w:hint="cs"/>
          <w:rtl/>
        </w:rPr>
        <w:t>ני</w:t>
      </w:r>
      <w:r w:rsidRPr="00C63571">
        <w:rPr>
          <w:rtl/>
        </w:rPr>
        <w:t>, נהרא נהרא ופשטיה.</w:t>
      </w:r>
    </w:p>
    <w:p w14:paraId="7875D63D" w14:textId="77777777" w:rsidR="0046556D" w:rsidRDefault="00BD6C4F" w:rsidP="00BD6C4F">
      <w:pPr>
        <w:rPr>
          <w:rtl/>
        </w:rPr>
      </w:pPr>
      <w:r w:rsidRPr="00C63571">
        <w:rPr>
          <w:rtl/>
        </w:rPr>
        <w:t xml:space="preserve">• </w:t>
      </w:r>
      <w:r>
        <w:rPr>
          <w:rFonts w:hint="cs"/>
          <w:rtl/>
        </w:rPr>
        <w:t>הלך</w:t>
      </w:r>
      <w:r>
        <w:rPr>
          <w:rtl/>
        </w:rPr>
        <w:t xml:space="preserve"> רבי אבא, </w:t>
      </w:r>
      <w:r>
        <w:rPr>
          <w:rFonts w:hint="cs"/>
          <w:rtl/>
        </w:rPr>
        <w:t xml:space="preserve">מצאו </w:t>
      </w:r>
      <w:r>
        <w:rPr>
          <w:rStyle w:val="2fb"/>
          <w:rFonts w:hint="cs"/>
          <w:rtl/>
          <w:rPrChange w:id="11734" w:author="מנוע אמוראים" w:date="2026-10-05T16:40:54Z">
            <w:rPr>
              <w:rFonts w:hint="cs"/>
              <w:rtl/>
            </w:rPr>
          </w:rPrChange>
        </w:rPr>
        <w:t xml:space="preserve">לריב</w:t>
      </w:r>
      <w:r>
        <w:rPr>
          <w:rStyle w:val="2fb"/>
          <w:rtl/>
          <w:rPrChange w:id="11735" w:author="מנוע אמוראים" w:date="2026-10-05T16:40:54Z">
            <w:rPr>
              <w:rtl/>
            </w:rPr>
          </w:rPrChange>
        </w:rPr>
        <w:t xml:space="preserve">"</w:t>
      </w:r>
      <w:r>
        <w:rPr>
          <w:rStyle w:val="2fb"/>
          <w:rFonts w:hint="cs"/>
          <w:rtl/>
          <w:rPrChange w:id="11736" w:author="מנוע אמוראים" w:date="2026-10-05T16:40:54Z">
            <w:rPr>
              <w:rFonts w:hint="cs"/>
              <w:rtl/>
            </w:rPr>
          </w:rPrChange>
        </w:rPr>
        <w:t xml:space="preserve">א</w:t>
      </w:r>
      <w:r>
        <w:rPr>
          <w:rFonts w:hint="cs"/>
          <w:rtl/>
        </w:rPr>
        <w:t xml:space="preserve"> שבדק </w:t>
      </w:r>
      <w:r w:rsidRPr="00C63571">
        <w:rPr>
          <w:rtl/>
        </w:rPr>
        <w:t>בצומת הגידין, א"ל, ל</w:t>
      </w:r>
      <w:r>
        <w:rPr>
          <w:rtl/>
        </w:rPr>
        <w:t>מ</w:t>
      </w:r>
      <w:r>
        <w:rPr>
          <w:rFonts w:hint="cs"/>
          <w:rtl/>
        </w:rPr>
        <w:t xml:space="preserve">ה למר </w:t>
      </w:r>
      <w:r w:rsidRPr="00C63571">
        <w:rPr>
          <w:rtl/>
        </w:rPr>
        <w:t xml:space="preserve">כולי האי? </w:t>
      </w:r>
    </w:p>
    <w:p w14:paraId="5BA8D10E" w14:textId="77777777" w:rsidR="0046556D" w:rsidRDefault="00BD6C4F" w:rsidP="00BD6C4F">
      <w:pPr>
        <w:rPr>
          <w:rtl/>
        </w:rPr>
      </w:pPr>
      <w:r>
        <w:rPr>
          <w:rFonts w:hint="cs"/>
          <w:rtl/>
        </w:rPr>
        <w:t xml:space="preserve">והא </w:t>
      </w:r>
      <w:r>
        <w:rPr>
          <w:rStyle w:val="2fb"/>
          <w:rFonts w:hint="cs"/>
          <w:rtl/>
          <w:rPrChange w:id="11737" w:author="מנוע אמוראים" w:date="2026-10-05T16:40:54Z">
            <w:rPr>
              <w:rFonts w:hint="cs"/>
              <w:rtl/>
            </w:rPr>
          </w:rPrChange>
        </w:rPr>
        <w:t xml:space="preserve">ר</w:t>
      </w:r>
      <w:r>
        <w:rPr>
          <w:rStyle w:val="2fb"/>
          <w:rtl/>
          <w:rPrChange w:id="11738" w:author="מנוע אמוראים" w:date="2026-10-05T16:40:54Z">
            <w:rPr>
              <w:rtl/>
            </w:rPr>
          </w:rPrChange>
        </w:rPr>
        <w:t xml:space="preserve">"</w:t>
      </w:r>
      <w:r>
        <w:rPr>
          <w:rStyle w:val="2fb"/>
          <w:rFonts w:hint="cs"/>
          <w:rtl/>
          <w:rPrChange w:id="11739" w:author="מנוע אמוראים" w:date="2026-10-05T16:40:54Z">
            <w:rPr>
              <w:rFonts w:hint="cs"/>
              <w:rtl/>
            </w:rPr>
          </w:rPrChange>
        </w:rPr>
        <w:t xml:space="preserve">ה</w:t>
      </w:r>
      <w:r>
        <w:rPr>
          <w:rFonts w:hint="cs"/>
          <w:rtl/>
        </w:rPr>
        <w:t xml:space="preserve"> מרב</w:t>
      </w:r>
      <w:r w:rsidRPr="00C63571">
        <w:rPr>
          <w:rtl/>
        </w:rPr>
        <w:t>: שמוטת ירך בעוף כשרה!</w:t>
      </w:r>
    </w:p>
    <w:p w14:paraId="7668E4DE" w14:textId="77777777" w:rsidR="0046556D" w:rsidRDefault="00BD6C4F" w:rsidP="00BD6C4F">
      <w:pPr>
        <w:rPr>
          <w:rtl/>
        </w:rPr>
      </w:pPr>
      <w:r w:rsidRPr="00C63571">
        <w:rPr>
          <w:rtl/>
        </w:rPr>
        <w:t>א"ל: אנא מתניתין ידענא בהמה שנחתכו רגליה;</w:t>
      </w:r>
    </w:p>
    <w:p w14:paraId="3121103C" w14:textId="77777777" w:rsidR="0046556D" w:rsidRDefault="00BD6C4F" w:rsidP="00BD6C4F">
      <w:pPr>
        <w:rPr>
          <w:rtl/>
        </w:rPr>
      </w:pPr>
      <w:r w:rsidRPr="00C63571">
        <w:rPr>
          <w:rtl/>
        </w:rPr>
        <w:lastRenderedPageBreak/>
        <w:t xml:space="preserve">מן הארכובה ולמטה - כשרה, מן הארכובה ולמעלה - פסולה וכן שניטל צומת הגידין, </w:t>
      </w:r>
    </w:p>
    <w:p w14:paraId="5C78A3BD" w14:textId="77777777" w:rsidR="0046556D" w:rsidRDefault="00BD6C4F" w:rsidP="00BD6C4F">
      <w:pPr>
        <w:rPr>
          <w:rtl/>
        </w:rPr>
      </w:pPr>
      <w:r>
        <w:rPr>
          <w:rFonts w:hint="cs"/>
          <w:rtl/>
        </w:rPr>
        <w:t>ואהך אמר רב</w:t>
      </w:r>
      <w:r w:rsidRPr="00C63571">
        <w:rPr>
          <w:rtl/>
        </w:rPr>
        <w:t>: וכן בעוף.</w:t>
      </w:r>
    </w:p>
    <w:p w14:paraId="1B2E709D" w14:textId="77777777" w:rsidR="0046556D" w:rsidRDefault="00BD6C4F" w:rsidP="00BD6C4F">
      <w:pPr>
        <w:rPr>
          <w:rtl/>
        </w:rPr>
      </w:pPr>
      <w:r w:rsidRPr="00C63571">
        <w:rPr>
          <w:rtl/>
        </w:rPr>
        <w:t>אי הכי קשיא דרב אדרב!</w:t>
      </w:r>
    </w:p>
    <w:p w14:paraId="5FA3008A" w14:textId="77777777" w:rsidR="0046556D" w:rsidRDefault="00BD6C4F" w:rsidP="00BD6C4F">
      <w:pPr>
        <w:rPr>
          <w:rtl/>
        </w:rPr>
      </w:pPr>
      <w:r w:rsidRPr="006307D6">
        <w:rPr>
          <w:b/>
          <w:bCs/>
          <w:rtl/>
        </w:rPr>
        <w:t>אישתיק</w:t>
      </w:r>
      <w:r w:rsidRPr="00C63571">
        <w:rPr>
          <w:rtl/>
        </w:rPr>
        <w:t>;</w:t>
      </w:r>
    </w:p>
    <w:p w14:paraId="0B588F3E" w14:textId="77777777" w:rsidR="0046556D" w:rsidRDefault="00BD6C4F" w:rsidP="00BD6C4F">
      <w:pPr>
        <w:rPr>
          <w:rtl/>
        </w:rPr>
      </w:pPr>
      <w:r w:rsidRPr="00C63571">
        <w:rPr>
          <w:rtl/>
        </w:rPr>
        <w:t xml:space="preserve">א"ל: דלמא שני לה בין שמוטה לחתוכה? </w:t>
      </w:r>
    </w:p>
    <w:p w14:paraId="5F7C0095" w14:textId="77777777" w:rsidR="0046556D" w:rsidRDefault="00BD6C4F" w:rsidP="00BD6C4F">
      <w:pPr>
        <w:rPr>
          <w:rtl/>
        </w:rPr>
      </w:pPr>
      <w:r w:rsidRPr="00C63571">
        <w:rPr>
          <w:rtl/>
        </w:rPr>
        <w:t>א"ל: ואת מפרשת שמעתתיה דרב? בפירוש אמר רב שמוטה - כשר', חתוכה - פסולה, ואל תתמה שהרי חותכה מכאן ומתה חותכה מכאן וחיתה.</w:t>
      </w:r>
    </w:p>
    <w:p w14:paraId="332F43C6" w14:textId="77777777" w:rsidR="00BD6C4F" w:rsidRPr="003D23F5" w:rsidRDefault="00BD6C4F" w:rsidP="00F07436">
      <w:pPr>
        <w:pStyle w:val="afff3"/>
        <w:framePr w:wrap="around"/>
        <w:rPr>
          <w:rtl/>
        </w:rPr>
      </w:pPr>
      <w:r w:rsidRPr="003D23F5">
        <w:rPr>
          <w:rFonts w:hint="cs"/>
          <w:rtl/>
        </w:rPr>
        <w:t>נז:</w:t>
      </w:r>
    </w:p>
    <w:p w14:paraId="3747CF22" w14:textId="77777777" w:rsidR="0046556D" w:rsidRDefault="00BD6C4F" w:rsidP="00BD6C4F">
      <w:pPr>
        <w:rPr>
          <w:rtl/>
        </w:rPr>
      </w:pPr>
      <w:r>
        <w:rPr>
          <w:rFonts w:hint="cs"/>
          <w:rtl/>
        </w:rPr>
        <w:t xml:space="preserve">כשעלה ר' אבא מצאו </w:t>
      </w:r>
      <w:r>
        <w:rPr>
          <w:rStyle w:val="2fb"/>
          <w:rFonts w:hint="cs"/>
          <w:rtl/>
          <w:rPrChange w:id="11740" w:author="מנוע אמוראים" w:date="2026-10-05T16:40:54Z">
            <w:rPr>
              <w:rFonts w:hint="cs"/>
              <w:rtl/>
            </w:rPr>
          </w:rPrChange>
        </w:rPr>
        <w:t xml:space="preserve">לר</w:t>
      </w:r>
      <w:r>
        <w:rPr>
          <w:rStyle w:val="2fb"/>
          <w:rtl/>
          <w:rPrChange w:id="11741" w:author="מנוע אמוראים" w:date="2026-10-05T16:40:54Z">
            <w:rPr>
              <w:rtl/>
            </w:rPr>
          </w:rPrChange>
        </w:rPr>
        <w:t xml:space="preserve">"</w:t>
      </w:r>
      <w:r>
        <w:rPr>
          <w:rStyle w:val="2fb"/>
          <w:rFonts w:hint="cs"/>
          <w:rtl/>
          <w:rPrChange w:id="11742" w:author="מנוע אמוראים" w:date="2026-10-05T16:40:54Z">
            <w:rPr>
              <w:rFonts w:hint="cs"/>
              <w:rtl/>
            </w:rPr>
          </w:rPrChange>
        </w:rPr>
        <w:t xml:space="preserve">ז</w:t>
      </w:r>
      <w:r>
        <w:rPr>
          <w:rFonts w:hint="cs"/>
          <w:rtl/>
        </w:rPr>
        <w:t xml:space="preserve"> שישב ואמר </w:t>
      </w:r>
      <w:r>
        <w:rPr>
          <w:rStyle w:val="2fb"/>
          <w:rFonts w:hint="cs"/>
          <w:rtl/>
          <w:rPrChange w:id="11743" w:author="מנוע אמוראים" w:date="2026-10-05T16:40:54Z">
            <w:rPr>
              <w:rFonts w:hint="cs"/>
              <w:rtl/>
            </w:rPr>
          </w:rPrChange>
        </w:rPr>
        <w:t xml:space="preserve">מר</w:t>
      </w:r>
      <w:r>
        <w:rPr>
          <w:rStyle w:val="2fb"/>
          <w:rtl/>
          <w:rPrChange w:id="11744" w:author="מנוע אמוראים" w:date="2026-10-05T16:40:54Z">
            <w:rPr>
              <w:rtl/>
            </w:rPr>
          </w:rPrChange>
        </w:rPr>
        <w:t xml:space="preserve">"</w:t>
      </w:r>
      <w:r>
        <w:rPr>
          <w:rStyle w:val="2fb"/>
          <w:rFonts w:hint="cs"/>
          <w:rtl/>
          <w:rPrChange w:id="11745" w:author="מנוע אמוראים" w:date="2026-10-05T16:40:54Z">
            <w:rPr>
              <w:rFonts w:hint="cs"/>
              <w:rtl/>
            </w:rPr>
          </w:rPrChange>
        </w:rPr>
        <w:t xml:space="preserve">ה</w:t>
      </w:r>
      <w:r>
        <w:rPr>
          <w:rFonts w:hint="cs"/>
          <w:rtl/>
        </w:rPr>
        <w:t xml:space="preserve"> מרב</w:t>
      </w:r>
      <w:r w:rsidRPr="00C63571">
        <w:rPr>
          <w:rtl/>
        </w:rPr>
        <w:t xml:space="preserve">: שמוטת ירך בעוף טרפה, </w:t>
      </w:r>
    </w:p>
    <w:p w14:paraId="58E21AC6" w14:textId="77777777" w:rsidR="0046556D" w:rsidRDefault="00BD6C4F" w:rsidP="00BD6C4F">
      <w:pPr>
        <w:rPr>
          <w:rtl/>
        </w:rPr>
      </w:pPr>
      <w:r w:rsidRPr="00C63571">
        <w:rPr>
          <w:rtl/>
        </w:rPr>
        <w:t>א"ל: חיי דמר, מיו</w:t>
      </w:r>
      <w:r>
        <w:rPr>
          <w:rFonts w:hint="cs"/>
          <w:rtl/>
        </w:rPr>
        <w:t xml:space="preserve">ם שעלה מר לכאן יש לנו פתחחון פה לפני </w:t>
      </w:r>
      <w:r>
        <w:rPr>
          <w:rStyle w:val="2fb"/>
          <w:rFonts w:hint="cs"/>
          <w:rtl/>
          <w:rPrChange w:id="11746" w:author="מנוע אמוראים" w:date="2026-10-05T16:40:54Z">
            <w:rPr>
              <w:rFonts w:hint="cs"/>
              <w:rtl/>
            </w:rPr>
          </w:rPrChange>
        </w:rPr>
        <w:t xml:space="preserve">ר</w:t>
      </w:r>
      <w:r>
        <w:rPr>
          <w:rStyle w:val="2fb"/>
          <w:rtl/>
          <w:rPrChange w:id="11747" w:author="מנוע אמוראים" w:date="2026-10-05T16:40:54Z">
            <w:rPr>
              <w:rtl/>
            </w:rPr>
          </w:rPrChange>
        </w:rPr>
        <w:t xml:space="preserve">"</w:t>
      </w:r>
      <w:r>
        <w:rPr>
          <w:rStyle w:val="2fb"/>
          <w:rFonts w:hint="cs"/>
          <w:rtl/>
          <w:rPrChange w:id="11748" w:author="מנוע אמוראים" w:date="2026-10-05T16:40:54Z">
            <w:rPr>
              <w:rFonts w:hint="cs"/>
              <w:rtl/>
            </w:rPr>
          </w:rPrChange>
        </w:rPr>
        <w:t xml:space="preserve">ה</w:t>
      </w:r>
      <w:r>
        <w:rPr>
          <w:rFonts w:hint="cs"/>
          <w:rtl/>
        </w:rPr>
        <w:t xml:space="preserve"> ושאלנו ואמר לנו ד</w:t>
      </w:r>
      <w:r>
        <w:rPr>
          <w:rtl/>
        </w:rPr>
        <w:t xml:space="preserve">שמוטת ירך בעוף </w:t>
      </w:r>
      <w:r w:rsidRPr="00C63571">
        <w:rPr>
          <w:rtl/>
        </w:rPr>
        <w:t xml:space="preserve">כשירה, </w:t>
      </w:r>
    </w:p>
    <w:p w14:paraId="752A0C72" w14:textId="77777777" w:rsidR="0046556D" w:rsidRDefault="00BD6C4F" w:rsidP="00BD6C4F">
      <w:pPr>
        <w:rPr>
          <w:rtl/>
        </w:rPr>
      </w:pPr>
      <w:r w:rsidRPr="00C63571">
        <w:rPr>
          <w:rtl/>
        </w:rPr>
        <w:t>ו</w:t>
      </w:r>
      <w:r>
        <w:rPr>
          <w:rFonts w:hint="cs"/>
          <w:rtl/>
        </w:rPr>
        <w:t xml:space="preserve">מצא נמי </w:t>
      </w:r>
      <w:r>
        <w:rPr>
          <w:rStyle w:val="2fb"/>
          <w:rFonts w:hint="cs"/>
          <w:rtl/>
          <w:rPrChange w:id="11749" w:author="מנוע אמוראים" w:date="2026-10-05T16:40:54Z">
            <w:rPr>
              <w:rFonts w:hint="cs"/>
              <w:rtl/>
            </w:rPr>
          </w:rPrChange>
        </w:rPr>
        <w:t xml:space="preserve">לריב</w:t>
      </w:r>
      <w:r>
        <w:rPr>
          <w:rStyle w:val="2fb"/>
          <w:rtl/>
          <w:rPrChange w:id="11750" w:author="מנוע אמוראים" w:date="2026-10-05T16:40:54Z">
            <w:rPr>
              <w:rtl/>
            </w:rPr>
          </w:rPrChange>
        </w:rPr>
        <w:t xml:space="preserve">"</w:t>
      </w:r>
      <w:r>
        <w:rPr>
          <w:rStyle w:val="2fb"/>
          <w:rFonts w:hint="cs"/>
          <w:rtl/>
          <w:rPrChange w:id="11751" w:author="מנוע אמוראים" w:date="2026-10-05T16:40:54Z">
            <w:rPr>
              <w:rFonts w:hint="cs"/>
              <w:rtl/>
            </w:rPr>
          </w:rPrChange>
        </w:rPr>
        <w:t xml:space="preserve">א</w:t>
      </w:r>
      <w:r>
        <w:rPr>
          <w:rFonts w:hint="cs"/>
          <w:rtl/>
        </w:rPr>
        <w:t xml:space="preserve"> דישב ובדק בצומת הגידין והקשה לו</w:t>
      </w:r>
      <w:r w:rsidRPr="00C63571">
        <w:rPr>
          <w:rtl/>
        </w:rPr>
        <w:t xml:space="preserve">: לא </w:t>
      </w:r>
      <w:r>
        <w:rPr>
          <w:rtl/>
        </w:rPr>
        <w:t>ס"ל</w:t>
      </w:r>
      <w:r w:rsidRPr="00C63571">
        <w:rPr>
          <w:rtl/>
        </w:rPr>
        <w:t xml:space="preserve"> מר ה</w:t>
      </w:r>
      <w:r>
        <w:rPr>
          <w:rFonts w:hint="cs"/>
          <w:rtl/>
        </w:rPr>
        <w:t xml:space="preserve">ך </w:t>
      </w:r>
      <w:r>
        <w:rPr>
          <w:rStyle w:val="2fb"/>
          <w:rFonts w:hint="cs"/>
          <w:rtl/>
          <w:rPrChange w:id="11752" w:author="מנוע אמוראים" w:date="2026-10-05T16:40:54Z">
            <w:rPr>
              <w:rFonts w:hint="cs"/>
              <w:rtl/>
            </w:rPr>
          </w:rPrChange>
        </w:rPr>
        <w:t xml:space="preserve">דאר</w:t>
      </w:r>
      <w:r>
        <w:rPr>
          <w:rStyle w:val="2fb"/>
          <w:rtl/>
          <w:rPrChange w:id="11753" w:author="מנוע אמוראים" w:date="2026-10-05T16:40:54Z">
            <w:rPr>
              <w:rtl/>
            </w:rPr>
          </w:rPrChange>
        </w:rPr>
        <w:t xml:space="preserve">"</w:t>
      </w:r>
      <w:r>
        <w:rPr>
          <w:rStyle w:val="2fb"/>
          <w:rFonts w:hint="cs"/>
          <w:rtl/>
          <w:rPrChange w:id="11754" w:author="מנוע אמוראים" w:date="2026-10-05T16:40:54Z">
            <w:rPr>
              <w:rFonts w:hint="cs"/>
              <w:rtl/>
            </w:rPr>
          </w:rPrChange>
        </w:rPr>
        <w:t xml:space="preserve">ה</w:t>
      </w:r>
      <w:r>
        <w:rPr>
          <w:rFonts w:hint="cs"/>
          <w:rtl/>
        </w:rPr>
        <w:t xml:space="preserve"> מרב </w:t>
      </w:r>
      <w:r w:rsidRPr="00C63571">
        <w:rPr>
          <w:rtl/>
        </w:rPr>
        <w:t>שמוטת ירך בעוף - כשרה? א"ל: אנא מתניתין ידענא בהמה שנחתכו רגליה;</w:t>
      </w:r>
    </w:p>
    <w:p w14:paraId="692C6E8B" w14:textId="77777777" w:rsidR="0046556D" w:rsidRDefault="00BD6C4F" w:rsidP="00BD6C4F">
      <w:pPr>
        <w:rPr>
          <w:rtl/>
        </w:rPr>
      </w:pPr>
      <w:r w:rsidRPr="00C63571">
        <w:rPr>
          <w:rtl/>
        </w:rPr>
        <w:t>מן הארכובה ול</w:t>
      </w:r>
      <w:r>
        <w:rPr>
          <w:rtl/>
        </w:rPr>
        <w:t xml:space="preserve">מטה - כשרה, מן הארכובה ולמעלה </w:t>
      </w:r>
      <w:r w:rsidRPr="00C63571">
        <w:rPr>
          <w:rtl/>
        </w:rPr>
        <w:t>פסולה, וכן שניטל צומת הגידין, וא</w:t>
      </w:r>
      <w:r>
        <w:rPr>
          <w:rFonts w:hint="cs"/>
          <w:rtl/>
        </w:rPr>
        <w:t>הך אמר רב וכן בעוף</w:t>
      </w:r>
    </w:p>
    <w:p w14:paraId="6899B185" w14:textId="77777777" w:rsidR="0046556D" w:rsidRDefault="00BD6C4F" w:rsidP="00BD6C4F">
      <w:pPr>
        <w:rPr>
          <w:rtl/>
        </w:rPr>
      </w:pPr>
      <w:r w:rsidRPr="00C63571">
        <w:rPr>
          <w:rtl/>
        </w:rPr>
        <w:t>ואמרי ליה: אי הכי קשיא דרב אדרב!</w:t>
      </w:r>
    </w:p>
    <w:p w14:paraId="6B3C3226" w14:textId="77777777" w:rsidR="0046556D" w:rsidRDefault="00BD6C4F" w:rsidP="00BD6C4F">
      <w:pPr>
        <w:rPr>
          <w:rtl/>
        </w:rPr>
      </w:pPr>
      <w:r w:rsidRPr="006307D6">
        <w:rPr>
          <w:b/>
          <w:bCs/>
          <w:rtl/>
        </w:rPr>
        <w:t>אישתיק</w:t>
      </w:r>
      <w:r w:rsidRPr="00C63571">
        <w:rPr>
          <w:rtl/>
        </w:rPr>
        <w:t xml:space="preserve"> ואקשי ליה: ודלמא שני ליה לרב בין שמוטה לחתוכה? ואמר לי, ואת מפרשת שמעתיה דרב!</w:t>
      </w:r>
    </w:p>
    <w:p w14:paraId="7F5CDF27" w14:textId="77777777" w:rsidR="0046556D" w:rsidRDefault="00BD6C4F" w:rsidP="00BD6C4F">
      <w:pPr>
        <w:rPr>
          <w:rtl/>
        </w:rPr>
      </w:pPr>
      <w:r w:rsidRPr="00C63571">
        <w:rPr>
          <w:rtl/>
        </w:rPr>
        <w:t>בפירוש אמר רב: שמוטה - כשרה, חתוכה - פסולה;</w:t>
      </w:r>
    </w:p>
    <w:p w14:paraId="28E9C50B" w14:textId="77777777" w:rsidR="0046556D" w:rsidRDefault="00BD6C4F" w:rsidP="00BD6C4F">
      <w:pPr>
        <w:rPr>
          <w:rtl/>
        </w:rPr>
      </w:pPr>
      <w:r>
        <w:rPr>
          <w:rtl/>
        </w:rPr>
        <w:t xml:space="preserve">ואת מה בידך? הכי </w:t>
      </w:r>
      <w:r>
        <w:rPr>
          <w:rStyle w:val="2fb"/>
          <w:rtl/>
          <w:rPrChange w:id="11755" w:author="מנוע אמוראים" w:date="2026-10-05T16:40:54Z">
            <w:rPr>
              <w:rtl/>
            </w:rPr>
          </w:rPrChange>
        </w:rPr>
        <w:t xml:space="preserve">א</w:t>
      </w:r>
      <w:r>
        <w:rPr>
          <w:rStyle w:val="2fb"/>
          <w:rFonts w:hint="cs"/>
          <w:rtl/>
          <w:rPrChange w:id="11756" w:author="מנוע אמוראים" w:date="2026-10-05T16:40:54Z">
            <w:rPr>
              <w:rFonts w:hint="cs"/>
              <w:rtl/>
            </w:rPr>
          </w:rPrChange>
        </w:rPr>
        <w:t xml:space="preserve">רחב</w:t>
      </w:r>
      <w:r>
        <w:rPr>
          <w:rStyle w:val="2fb"/>
          <w:rtl/>
          <w:rPrChange w:id="11757" w:author="מנוע אמוראים" w:date="2026-10-05T16:40:54Z">
            <w:rPr>
              <w:rtl/>
            </w:rPr>
          </w:rPrChange>
        </w:rPr>
        <w:t xml:space="preserve">"</w:t>
      </w:r>
      <w:r>
        <w:rPr>
          <w:rStyle w:val="2fb"/>
          <w:rFonts w:hint="cs"/>
          <w:rtl/>
          <w:rPrChange w:id="11758" w:author="מנוע אמוראים" w:date="2026-10-05T16:40:54Z">
            <w:rPr>
              <w:rFonts w:hint="cs"/>
              <w:rtl/>
            </w:rPr>
          </w:rPrChange>
        </w:rPr>
        <w:t xml:space="preserve">א</w:t>
      </w:r>
      <w:r>
        <w:rPr>
          <w:rFonts w:hint="cs"/>
          <w:rtl/>
        </w:rPr>
        <w:t xml:space="preserve"> מרב</w:t>
      </w:r>
      <w:r>
        <w:rPr>
          <w:rtl/>
        </w:rPr>
        <w:t xml:space="preserve">: שמוטת ירך בעוף </w:t>
      </w:r>
      <w:r>
        <w:rPr>
          <w:rtl/>
        </w:rPr>
        <w:t xml:space="preserve">טרפה, וכן </w:t>
      </w:r>
      <w:r>
        <w:rPr>
          <w:rStyle w:val="2fb"/>
          <w:rtl/>
          <w:rPrChange w:id="11759" w:author="מנוע אמוראים" w:date="2026-10-05T16:40:54Z">
            <w:rPr>
              <w:rtl/>
            </w:rPr>
          </w:rPrChange>
        </w:rPr>
        <w:t xml:space="preserve">א</w:t>
      </w:r>
      <w:r>
        <w:rPr>
          <w:rStyle w:val="2fb"/>
          <w:rFonts w:hint="cs"/>
          <w:rtl/>
          <w:rPrChange w:id="11760" w:author="מנוע אמוראים" w:date="2026-10-05T16:40:54Z">
            <w:rPr>
              <w:rFonts w:hint="cs"/>
              <w:rtl/>
            </w:rPr>
          </w:rPrChange>
        </w:rPr>
        <w:t xml:space="preserve">ריב</w:t>
      </w:r>
      <w:r>
        <w:rPr>
          <w:rStyle w:val="2fb"/>
          <w:rtl/>
          <w:rPrChange w:id="11761" w:author="מנוע אמוראים" w:date="2026-10-05T16:40:54Z">
            <w:rPr>
              <w:rtl/>
            </w:rPr>
          </w:rPrChange>
        </w:rPr>
        <w:t xml:space="preserve">"</w:t>
      </w:r>
      <w:r>
        <w:rPr>
          <w:rStyle w:val="2fb"/>
          <w:rFonts w:hint="cs"/>
          <w:rtl/>
          <w:rPrChange w:id="11762" w:author="מנוע אמוראים" w:date="2026-10-05T16:40:54Z">
            <w:rPr>
              <w:rFonts w:hint="cs"/>
              <w:rtl/>
            </w:rPr>
          </w:rPrChange>
        </w:rPr>
        <w:t xml:space="preserve">א</w:t>
      </w:r>
      <w:r>
        <w:rPr>
          <w:rFonts w:hint="cs"/>
          <w:rtl/>
        </w:rPr>
        <w:t xml:space="preserve"> </w:t>
      </w:r>
      <w:r>
        <w:rPr>
          <w:rStyle w:val="2fb"/>
          <w:rFonts w:hint="cs"/>
          <w:rtl/>
          <w:rPrChange w:id="11763" w:author="מנוע אמוראים" w:date="2026-10-05T16:40:54Z">
            <w:rPr>
              <w:rFonts w:hint="cs"/>
              <w:rtl/>
            </w:rPr>
          </w:rPrChange>
        </w:rPr>
        <w:t xml:space="preserve">מרי</w:t>
      </w:r>
      <w:r>
        <w:rPr>
          <w:rStyle w:val="2fb"/>
          <w:rtl/>
          <w:rPrChange w:id="11764" w:author="מנוע אמוראים" w:date="2026-10-05T16:40:54Z">
            <w:rPr>
              <w:rtl/>
            </w:rPr>
          </w:rPrChange>
        </w:rPr>
        <w:t xml:space="preserve">"</w:t>
      </w:r>
      <w:r>
        <w:rPr>
          <w:rStyle w:val="2fb"/>
          <w:rFonts w:hint="cs"/>
          <w:rtl/>
          <w:rPrChange w:id="11765" w:author="מנוע אמוראים" w:date="2026-10-05T16:40:54Z">
            <w:rPr>
              <w:rFonts w:hint="cs"/>
              <w:rtl/>
            </w:rPr>
          </w:rPrChange>
        </w:rPr>
        <w:t xml:space="preserve">ו</w:t>
      </w:r>
      <w:r w:rsidRPr="00C63571">
        <w:rPr>
          <w:rtl/>
        </w:rPr>
        <w:t>: שמוטת ירך בעוף - טרפה.</w:t>
      </w:r>
    </w:p>
    <w:p w14:paraId="2B3903CD" w14:textId="77777777" w:rsidR="0046556D" w:rsidRDefault="00BD6C4F" w:rsidP="00BD6C4F">
      <w:pPr>
        <w:rPr>
          <w:rtl/>
        </w:rPr>
      </w:pPr>
      <w:r>
        <w:rPr>
          <w:rStyle w:val="2fb"/>
          <w:rFonts w:hint="cs"/>
          <w:rtl/>
          <w:rPrChange w:id="11766" w:author="מנוע אמוראים" w:date="2026-10-05T16:40:54Z">
            <w:rPr>
              <w:rFonts w:hint="cs"/>
              <w:rtl/>
            </w:rPr>
          </w:rPrChange>
        </w:rPr>
        <w:t xml:space="preserve">ואריב</w:t>
      </w:r>
      <w:r>
        <w:rPr>
          <w:rStyle w:val="2fb"/>
          <w:rtl/>
          <w:rPrChange w:id="11767" w:author="מנוע אמוראים" w:date="2026-10-05T16:40:54Z">
            <w:rPr>
              <w:rtl/>
            </w:rPr>
          </w:rPrChange>
        </w:rPr>
        <w:t xml:space="preserve">"</w:t>
      </w:r>
      <w:r>
        <w:rPr>
          <w:rStyle w:val="2fb"/>
          <w:rFonts w:hint="cs"/>
          <w:rtl/>
          <w:rPrChange w:id="11768" w:author="מנוע אמוראים" w:date="2026-10-05T16:40:54Z">
            <w:rPr>
              <w:rFonts w:hint="cs"/>
              <w:rtl/>
            </w:rPr>
          </w:rPrChange>
        </w:rPr>
        <w:t xml:space="preserve">א</w:t>
      </w:r>
      <w:r w:rsidRPr="00C63571">
        <w:rPr>
          <w:rtl/>
        </w:rPr>
        <w:t xml:space="preserve">: אילמלי הוה </w:t>
      </w:r>
      <w:r>
        <w:rPr>
          <w:rStyle w:val="2fb"/>
          <w:rtl/>
          <w:rPrChange w:id="11769" w:author="מנוע אמוראים" w:date="2026-10-05T16:40:54Z">
            <w:rPr>
              <w:rtl/>
            </w:rPr>
          </w:rPrChange>
        </w:rPr>
        <w:t xml:space="preserve">רי"ו</w:t>
      </w:r>
      <w:r w:rsidRPr="00C63571">
        <w:rPr>
          <w:rtl/>
        </w:rPr>
        <w:t xml:space="preserve"> באתרא דאורו בה חברוותא להתירא, לא פרכיס;</w:t>
      </w:r>
    </w:p>
    <w:p w14:paraId="455389EB" w14:textId="77777777" w:rsidR="0046556D" w:rsidRDefault="00BD6C4F" w:rsidP="00BD6C4F">
      <w:pPr>
        <w:rPr>
          <w:rtl/>
        </w:rPr>
      </w:pPr>
      <w:r>
        <w:rPr>
          <w:rStyle w:val="2fb"/>
          <w:rtl/>
          <w:rPrChange w:id="11770" w:author="מנוע אמוראים" w:date="2026-10-05T16:40:54Z">
            <w:rPr>
              <w:rtl/>
            </w:rPr>
          </w:rPrChange>
        </w:rPr>
        <w:t xml:space="preserve">דא</w:t>
      </w:r>
      <w:r>
        <w:rPr>
          <w:rStyle w:val="2fb"/>
          <w:rFonts w:hint="cs"/>
          <w:rtl/>
          <w:rPrChange w:id="11771" w:author="מנוע אמוראים" w:date="2026-10-05T16:40:54Z">
            <w:rPr>
              <w:rFonts w:hint="cs"/>
              <w:rtl/>
            </w:rPr>
          </w:rPrChange>
        </w:rPr>
        <w:t xml:space="preserve">ר</w:t>
      </w:r>
      <w:r>
        <w:rPr>
          <w:rStyle w:val="2fb"/>
          <w:rtl/>
          <w:rPrChange w:id="11772" w:author="מנוע אמוראים" w:date="2026-10-05T16:40:54Z">
            <w:rPr>
              <w:rtl/>
            </w:rPr>
          </w:rPrChange>
        </w:rPr>
        <w:t xml:space="preserve">"</w:t>
      </w:r>
      <w:r>
        <w:rPr>
          <w:rStyle w:val="2fb"/>
          <w:rFonts w:hint="cs"/>
          <w:rtl/>
          <w:rPrChange w:id="11773" w:author="מנוע אמוראים" w:date="2026-10-05T16:40:54Z">
            <w:rPr>
              <w:rFonts w:hint="cs"/>
              <w:rtl/>
            </w:rPr>
          </w:rPrChange>
        </w:rPr>
        <w:t xml:space="preserve">ח</w:t>
      </w:r>
      <w:r>
        <w:rPr>
          <w:rFonts w:hint="cs"/>
          <w:rtl/>
        </w:rPr>
        <w:t xml:space="preserve"> מרבי</w:t>
      </w:r>
      <w:r w:rsidRPr="00C63571">
        <w:rPr>
          <w:rtl/>
        </w:rPr>
        <w:t>: שמוטת ירך בעוף כשרה.</w:t>
      </w:r>
    </w:p>
    <w:p w14:paraId="30DEC9EC" w14:textId="77777777" w:rsidR="0046556D" w:rsidRDefault="00BD6C4F" w:rsidP="00BD6C4F">
      <w:pPr>
        <w:rPr>
          <w:rtl/>
        </w:rPr>
      </w:pPr>
      <w:r w:rsidRPr="00C63571">
        <w:rPr>
          <w:rtl/>
        </w:rPr>
        <w:t>ותרנגולת היתה לו לרבי חנינא שנשמטה ירך שלה, והביאה לפני רבי והתירה לו, ומלחה רבי חנינא וה</w:t>
      </w:r>
      <w:r>
        <w:rPr>
          <w:rFonts w:hint="cs"/>
          <w:rtl/>
        </w:rPr>
        <w:t>יה מורה</w:t>
      </w:r>
      <w:r w:rsidRPr="00C63571">
        <w:rPr>
          <w:rtl/>
        </w:rPr>
        <w:t xml:space="preserve"> בה הלכה לתלמידים: זה התיר לי רבי, זה התיר לי רבי.</w:t>
      </w:r>
    </w:p>
    <w:p w14:paraId="6DF53C7F" w14:textId="77777777" w:rsidR="0046556D" w:rsidRDefault="00BD6C4F" w:rsidP="00BD6C4F">
      <w:pPr>
        <w:rPr>
          <w:rtl/>
        </w:rPr>
      </w:pPr>
      <w:r>
        <w:rPr>
          <w:rtl/>
        </w:rPr>
        <w:t xml:space="preserve">ולית הלכתא ככל הני שמעתתא, אלא כי הא דשאל </w:t>
      </w:r>
      <w:r>
        <w:rPr>
          <w:rStyle w:val="2fb"/>
          <w:rtl/>
          <w:rPrChange w:id="11774" w:author="מנוע אמוראים" w:date="2026-10-05T16:40:54Z">
            <w:rPr>
              <w:rtl/>
            </w:rPr>
          </w:rPrChange>
        </w:rPr>
        <w:t xml:space="preserve">ר</w:t>
      </w:r>
      <w:r>
        <w:rPr>
          <w:rStyle w:val="2fb"/>
          <w:rFonts w:hint="cs"/>
          <w:rtl/>
          <w:rPrChange w:id="11775" w:author="מנוע אמוראים" w:date="2026-10-05T16:40:54Z">
            <w:rPr>
              <w:rFonts w:hint="cs"/>
              <w:rtl/>
            </w:rPr>
          </w:rPrChange>
        </w:rPr>
        <w:t xml:space="preserve">יב</w:t>
      </w:r>
      <w:r>
        <w:rPr>
          <w:rStyle w:val="2fb"/>
          <w:rtl/>
          <w:rPrChange w:id="11776" w:author="מנוע אמוראים" w:date="2026-10-05T16:40:54Z">
            <w:rPr>
              <w:rtl/>
            </w:rPr>
          </w:rPrChange>
        </w:rPr>
        <w:t xml:space="preserve">"</w:t>
      </w:r>
      <w:r>
        <w:rPr>
          <w:rStyle w:val="2fb"/>
          <w:rFonts w:hint="cs"/>
          <w:rtl/>
          <w:rPrChange w:id="11777" w:author="מנוע אמוראים" w:date="2026-10-05T16:40:54Z">
            <w:rPr>
              <w:rFonts w:hint="cs"/>
              <w:rtl/>
            </w:rPr>
          </w:rPrChange>
        </w:rPr>
        <w:t xml:space="preserve">נ</w:t>
      </w:r>
      <w:r>
        <w:rPr>
          <w:rFonts w:hint="cs"/>
          <w:rtl/>
        </w:rPr>
        <w:t xml:space="preserve"> את </w:t>
      </w:r>
      <w:r>
        <w:rPr>
          <w:rStyle w:val="2fb"/>
          <w:rFonts w:hint="cs"/>
          <w:rtl/>
          <w:rPrChange w:id="11778" w:author="מנוע אמוראים" w:date="2026-10-05T16:40:54Z">
            <w:rPr>
              <w:rFonts w:hint="cs"/>
              <w:rtl/>
            </w:rPr>
          </w:rPrChange>
        </w:rPr>
        <w:t xml:space="preserve">ריב</w:t>
      </w:r>
      <w:r>
        <w:rPr>
          <w:rStyle w:val="2fb"/>
          <w:rtl/>
          <w:rPrChange w:id="11779" w:author="מנוע אמוראים" w:date="2026-10-05T16:40:54Z">
            <w:rPr>
              <w:rtl/>
            </w:rPr>
          </w:rPrChange>
        </w:rPr>
        <w:t xml:space="preserve">"</w:t>
      </w:r>
      <w:r>
        <w:rPr>
          <w:rStyle w:val="2fb"/>
          <w:rFonts w:hint="cs"/>
          <w:rtl/>
          <w:rPrChange w:id="11780" w:author="מנוע אמוראים" w:date="2026-10-05T16:40:54Z">
            <w:rPr>
              <w:rFonts w:hint="cs"/>
              <w:rtl/>
            </w:rPr>
          </w:rPrChange>
        </w:rPr>
        <w:t xml:space="preserve">ל</w:t>
      </w:r>
      <w:r>
        <w:rPr>
          <w:rFonts w:hint="cs"/>
          <w:rtl/>
        </w:rPr>
        <w:t xml:space="preserve">:</w:t>
      </w:r>
      <w:r w:rsidRPr="00C63571">
        <w:rPr>
          <w:rtl/>
        </w:rPr>
        <w:t xml:space="preserve"> </w:t>
      </w:r>
    </w:p>
    <w:p w14:paraId="741EC533" w14:textId="77777777" w:rsidR="0046556D" w:rsidRDefault="00BD6C4F" w:rsidP="00BD6C4F">
      <w:pPr>
        <w:rPr>
          <w:rtl/>
        </w:rPr>
      </w:pPr>
      <w:r w:rsidRPr="00C63571">
        <w:rPr>
          <w:rtl/>
        </w:rPr>
        <w:t xml:space="preserve">קדירת קנה </w:t>
      </w:r>
      <w:r>
        <w:rPr>
          <w:rFonts w:hint="cs"/>
          <w:rtl/>
        </w:rPr>
        <w:t xml:space="preserve">[שנקדר ממנה חתיכה וסתמוה] </w:t>
      </w:r>
      <w:r w:rsidRPr="00C63571">
        <w:rPr>
          <w:rtl/>
        </w:rPr>
        <w:t>בכמה? א</w:t>
      </w:r>
      <w:r>
        <w:rPr>
          <w:rFonts w:hint="cs"/>
          <w:rtl/>
        </w:rPr>
        <w:t>"ל</w:t>
      </w:r>
      <w:r w:rsidRPr="00C63571">
        <w:rPr>
          <w:rtl/>
        </w:rPr>
        <w:t xml:space="preserve">: משנה שלמה שנינו עד כאיסר האיטלקי, </w:t>
      </w:r>
    </w:p>
    <w:p w14:paraId="5B80397A" w14:textId="77777777" w:rsidR="0046556D" w:rsidRDefault="00BD6C4F" w:rsidP="00BD6C4F">
      <w:pPr>
        <w:rPr>
          <w:rtl/>
        </w:rPr>
      </w:pPr>
      <w:r w:rsidRPr="00C63571">
        <w:rPr>
          <w:rtl/>
        </w:rPr>
        <w:t>אמר לו: והלא רחל אחת היתה בשכונתנו שנקדר קנה שלה, ועשו לה קרומין של קנה וחיתה!</w:t>
      </w:r>
    </w:p>
    <w:p w14:paraId="6129D236" w14:textId="77777777" w:rsidR="0046556D" w:rsidRDefault="00BD6C4F" w:rsidP="00BD6C4F">
      <w:pPr>
        <w:rPr>
          <w:rtl/>
        </w:rPr>
      </w:pPr>
      <w:r>
        <w:rPr>
          <w:rtl/>
        </w:rPr>
        <w:t xml:space="preserve">אמר לו: ועל </w:t>
      </w:r>
      <w:r>
        <w:rPr>
          <w:rFonts w:hint="cs"/>
          <w:rtl/>
        </w:rPr>
        <w:t>זה</w:t>
      </w:r>
      <w:r w:rsidRPr="00C63571">
        <w:rPr>
          <w:rtl/>
        </w:rPr>
        <w:t xml:space="preserve"> את ס</w:t>
      </w:r>
      <w:r>
        <w:rPr>
          <w:rFonts w:hint="cs"/>
          <w:rtl/>
        </w:rPr>
        <w:t>ו</w:t>
      </w:r>
      <w:r w:rsidRPr="00C63571">
        <w:rPr>
          <w:rtl/>
        </w:rPr>
        <w:t>מך? והלא הל</w:t>
      </w:r>
      <w:r>
        <w:rPr>
          <w:rtl/>
        </w:rPr>
        <w:t>כה רווחת בישראל שמוטת ירך בעוף</w:t>
      </w:r>
      <w:r w:rsidRPr="00C63571">
        <w:rPr>
          <w:rtl/>
        </w:rPr>
        <w:t xml:space="preserve"> טרפה, </w:t>
      </w:r>
    </w:p>
    <w:p w14:paraId="1C725A1B" w14:textId="45A86C4E" w:rsidR="0046556D" w:rsidRDefault="00BD6C4F" w:rsidP="00BD6C4F">
      <w:pPr>
        <w:rPr>
          <w:rtl/>
        </w:rPr>
      </w:pPr>
      <w:r>
        <w:rPr>
          <w:rtl/>
        </w:rPr>
        <w:t xml:space="preserve">ותרנגולת היתה לו </w:t>
      </w:r>
      <w:r>
        <w:rPr>
          <w:rStyle w:val="2fb"/>
          <w:rtl/>
          <w:rPrChange w:id="11781" w:author="מנוע אמוראים" w:date="2026-10-05T16:40:54Z">
            <w:rPr>
              <w:rtl/>
            </w:rPr>
          </w:rPrChange>
        </w:rPr>
        <w:t xml:space="preserve">לר</w:t>
      </w:r>
      <w:r>
        <w:rPr>
          <w:rStyle w:val="2fb"/>
          <w:rFonts w:hint="cs"/>
          <w:rtl/>
          <w:rPrChange w:id="11782" w:author="מנוע אמוראים" w:date="2026-10-05T16:40:54Z">
            <w:rPr>
              <w:rFonts w:hint="cs"/>
              <w:rtl/>
            </w:rPr>
          </w:rPrChange>
        </w:rPr>
        <w:t xml:space="preserve">שב</w:t>
      </w:r>
      <w:r>
        <w:rPr>
          <w:rStyle w:val="2fb"/>
          <w:rtl/>
          <w:rPrChange w:id="11783" w:author="מנוע אמוראים" w:date="2026-10-05T16:40:54Z">
            <w:rPr>
              <w:rtl/>
            </w:rPr>
          </w:rPrChange>
        </w:rPr>
        <w:t xml:space="preserve">"</w:t>
      </w:r>
      <w:r>
        <w:rPr>
          <w:rStyle w:val="2fb"/>
          <w:rFonts w:hint="cs"/>
          <w:rtl/>
          <w:rPrChange w:id="11784" w:author="מנוע אמוראים" w:date="2026-10-05T16:40:54Z">
            <w:rPr>
              <w:rFonts w:hint="cs"/>
              <w:rtl/>
            </w:rPr>
          </w:rPrChange>
        </w:rPr>
        <w:t xml:space="preserve">ח</w:t>
      </w:r>
      <w:r>
        <w:rPr>
          <w:rFonts w:hint="cs"/>
          <w:rtl/>
        </w:rPr>
        <w:t xml:space="preserve"> </w:t>
      </w:r>
      <w:r w:rsidRPr="00C63571">
        <w:rPr>
          <w:rtl/>
        </w:rPr>
        <w:t>שנשמטה ירך שלה, ועשו לה שפופרת של קנה - וחיתה!</w:t>
      </w:r>
    </w:p>
    <w:p w14:paraId="69F77447" w14:textId="77777777" w:rsidR="0046556D" w:rsidRDefault="00BD6C4F" w:rsidP="00BD6C4F">
      <w:pPr>
        <w:rPr>
          <w:rtl/>
        </w:rPr>
      </w:pPr>
      <w:r w:rsidRPr="00C63571">
        <w:rPr>
          <w:rtl/>
        </w:rPr>
        <w:t>אלא, מאי אית לך למימר - תוך י"ב חדש הוה, הכא נמי: תוך י"ב חדש הוה.</w:t>
      </w:r>
    </w:p>
    <w:p w14:paraId="5534CA04" w14:textId="77777777" w:rsidR="0046556D" w:rsidRDefault="00BD6C4F" w:rsidP="00BD6C4F">
      <w:pPr>
        <w:rPr>
          <w:rtl/>
        </w:rPr>
      </w:pPr>
      <w:r>
        <w:rPr>
          <w:rtl/>
        </w:rPr>
        <w:t xml:space="preserve">• אמרו עליו על </w:t>
      </w:r>
      <w:r>
        <w:rPr>
          <w:rStyle w:val="2fb"/>
          <w:rtl/>
          <w:rPrChange w:id="11785" w:author="מנוע אמוראים" w:date="2026-10-05T16:40:54Z">
            <w:rPr>
              <w:rtl/>
            </w:rPr>
          </w:rPrChange>
        </w:rPr>
        <w:t xml:space="preserve">ר</w:t>
      </w:r>
      <w:r>
        <w:rPr>
          <w:rStyle w:val="2fb"/>
          <w:rFonts w:hint="cs"/>
          <w:rtl/>
          <w:rPrChange w:id="11786" w:author="מנוע אמוראים" w:date="2026-10-05T16:40:54Z">
            <w:rPr>
              <w:rFonts w:hint="cs"/>
              <w:rtl/>
            </w:rPr>
          </w:rPrChange>
        </w:rPr>
        <w:t xml:space="preserve">שב</w:t>
      </w:r>
      <w:r>
        <w:rPr>
          <w:rStyle w:val="2fb"/>
          <w:rtl/>
          <w:rPrChange w:id="11787" w:author="מנוע אמוראים" w:date="2026-10-05T16:40:54Z">
            <w:rPr>
              <w:rtl/>
            </w:rPr>
          </w:rPrChange>
        </w:rPr>
        <w:t xml:space="preserve">"</w:t>
      </w:r>
      <w:r>
        <w:rPr>
          <w:rStyle w:val="2fb"/>
          <w:rFonts w:hint="cs"/>
          <w:rtl/>
          <w:rPrChange w:id="11788" w:author="מנוע אמוראים" w:date="2026-10-05T16:40:54Z">
            <w:rPr>
              <w:rFonts w:hint="cs"/>
              <w:rtl/>
            </w:rPr>
          </w:rPrChange>
        </w:rPr>
        <w:t xml:space="preserve">ח</w:t>
      </w:r>
      <w:r>
        <w:rPr>
          <w:rFonts w:hint="cs"/>
          <w:rtl/>
        </w:rPr>
        <w:t xml:space="preserve"> </w:t>
      </w:r>
      <w:r w:rsidRPr="00C63571">
        <w:rPr>
          <w:rtl/>
        </w:rPr>
        <w:t>שעסקן בדברים היה, והיה עושה דבר</w:t>
      </w:r>
      <w:r>
        <w:rPr>
          <w:rtl/>
        </w:rPr>
        <w:t xml:space="preserve"> להוציא מלבו של רבי יהודה, שהיה</w:t>
      </w:r>
      <w:r>
        <w:rPr>
          <w:rFonts w:hint="cs"/>
          <w:rtl/>
        </w:rPr>
        <w:t xml:space="preserve"> אומר ד</w:t>
      </w:r>
      <w:r w:rsidRPr="00C63571">
        <w:rPr>
          <w:rtl/>
        </w:rPr>
        <w:t>אם ניטלה הנוצה - פסולה;</w:t>
      </w:r>
    </w:p>
    <w:p w14:paraId="6536EFD1" w14:textId="77777777" w:rsidR="0046556D" w:rsidRDefault="00BD6C4F" w:rsidP="00BD6C4F">
      <w:pPr>
        <w:rPr>
          <w:rtl/>
        </w:rPr>
      </w:pPr>
      <w:r>
        <w:rPr>
          <w:rtl/>
        </w:rPr>
        <w:t xml:space="preserve">ותרנגולת היתה לו </w:t>
      </w:r>
      <w:r>
        <w:rPr>
          <w:rStyle w:val="2fb"/>
          <w:rtl/>
          <w:rPrChange w:id="11789" w:author="מנוע אמוראים" w:date="2026-10-05T16:40:54Z">
            <w:rPr>
              <w:rtl/>
            </w:rPr>
          </w:rPrChange>
        </w:rPr>
        <w:t xml:space="preserve">לר</w:t>
      </w:r>
      <w:r>
        <w:rPr>
          <w:rStyle w:val="2fb"/>
          <w:rFonts w:hint="cs"/>
          <w:rtl/>
          <w:rPrChange w:id="11790" w:author="מנוע אמוראים" w:date="2026-10-05T16:40:54Z">
            <w:rPr>
              <w:rFonts w:hint="cs"/>
              <w:rtl/>
            </w:rPr>
          </w:rPrChange>
        </w:rPr>
        <w:t xml:space="preserve">שב</w:t>
      </w:r>
      <w:r>
        <w:rPr>
          <w:rStyle w:val="2fb"/>
          <w:rtl/>
          <w:rPrChange w:id="11791" w:author="מנוע אמוראים" w:date="2026-10-05T16:40:54Z">
            <w:rPr>
              <w:rtl/>
            </w:rPr>
          </w:rPrChange>
        </w:rPr>
        <w:t xml:space="preserve">"</w:t>
      </w:r>
      <w:r>
        <w:rPr>
          <w:rStyle w:val="2fb"/>
          <w:rFonts w:hint="cs"/>
          <w:rtl/>
          <w:rPrChange w:id="11792" w:author="מנוע אמוראים" w:date="2026-10-05T16:40:54Z">
            <w:rPr>
              <w:rFonts w:hint="cs"/>
              <w:rtl/>
            </w:rPr>
          </w:rPrChange>
        </w:rPr>
        <w:t xml:space="preserve">ח</w:t>
      </w:r>
      <w:r>
        <w:rPr>
          <w:rFonts w:hint="cs"/>
          <w:rtl/>
        </w:rPr>
        <w:t xml:space="preserve"> </w:t>
      </w:r>
      <w:r w:rsidRPr="00C63571">
        <w:rPr>
          <w:rtl/>
        </w:rPr>
        <w:t xml:space="preserve">שניטלה נוצה שלה, והניחה </w:t>
      </w:r>
      <w:r>
        <w:rPr>
          <w:rtl/>
        </w:rPr>
        <w:t xml:space="preserve">בתנור וטלה עליה במטלית של </w:t>
      </w:r>
      <w:r>
        <w:rPr>
          <w:rFonts w:hint="cs"/>
          <w:rtl/>
        </w:rPr>
        <w:t>צורפי נחושת</w:t>
      </w:r>
      <w:r w:rsidRPr="00C63571">
        <w:rPr>
          <w:rtl/>
        </w:rPr>
        <w:t>, וגידלה כנפיים האחרונים יותר מן הראשונים.</w:t>
      </w:r>
    </w:p>
    <w:p w14:paraId="079B0224" w14:textId="77777777" w:rsidR="0046556D" w:rsidRDefault="00BD6C4F" w:rsidP="00BD6C4F">
      <w:pPr>
        <w:rPr>
          <w:rtl/>
        </w:rPr>
      </w:pPr>
      <w:r w:rsidRPr="00C63571">
        <w:rPr>
          <w:rtl/>
        </w:rPr>
        <w:t>ו</w:t>
      </w:r>
      <w:r>
        <w:rPr>
          <w:rFonts w:hint="cs"/>
          <w:rtl/>
        </w:rPr>
        <w:t>א</w:t>
      </w:r>
      <w:r w:rsidR="00BF1CF6">
        <w:rPr>
          <w:rtl/>
        </w:rPr>
        <w:t>"</w:t>
      </w:r>
      <w:r>
        <w:rPr>
          <w:rFonts w:hint="cs"/>
          <w:rtl/>
        </w:rPr>
        <w:t xml:space="preserve">א לומר שסב </w:t>
      </w:r>
      <w:r>
        <w:rPr>
          <w:rStyle w:val="2fb"/>
          <w:rFonts w:hint="cs"/>
          <w:rtl/>
          <w:rPrChange w:id="11793" w:author="מנוע אמוראים" w:date="2026-10-05T16:40:54Z">
            <w:rPr>
              <w:rFonts w:hint="cs"/>
              <w:rtl/>
            </w:rPr>
          </w:rPrChange>
        </w:rPr>
        <w:t xml:space="preserve">ר</w:t>
      </w:r>
      <w:r>
        <w:rPr>
          <w:rStyle w:val="2fb"/>
          <w:rtl/>
          <w:rPrChange w:id="11794" w:author="מנוע אמוראים" w:date="2026-10-05T16:40:54Z">
            <w:rPr>
              <w:rtl/>
            </w:rPr>
          </w:rPrChange>
        </w:rPr>
        <w:t xml:space="preserve">"</w:t>
      </w:r>
      <w:r>
        <w:rPr>
          <w:rStyle w:val="2fb"/>
          <w:rFonts w:hint="cs"/>
          <w:rtl/>
          <w:rPrChange w:id="11795" w:author="מנוע אמוראים" w:date="2026-10-05T16:40:54Z">
            <w:rPr>
              <w:rFonts w:hint="cs"/>
              <w:rtl/>
            </w:rPr>
          </w:rPrChange>
        </w:rPr>
        <w:t xml:space="preserve">י</w:t>
      </w:r>
      <w:r>
        <w:rPr>
          <w:rFonts w:hint="cs"/>
          <w:rtl/>
        </w:rPr>
        <w:t xml:space="preserve"> שמשבחת דא</w:t>
      </w:r>
      <w:r w:rsidR="00BF1CF6">
        <w:rPr>
          <w:rtl/>
        </w:rPr>
        <w:t>"</w:t>
      </w:r>
      <w:r>
        <w:rPr>
          <w:rFonts w:hint="cs"/>
          <w:rtl/>
        </w:rPr>
        <w:t>כ</w:t>
      </w:r>
      <w:r w:rsidRPr="00C63571">
        <w:rPr>
          <w:rtl/>
        </w:rPr>
        <w:t xml:space="preserve"> ב</w:t>
      </w:r>
      <w:r>
        <w:rPr>
          <w:rFonts w:hint="cs"/>
          <w:rtl/>
        </w:rPr>
        <w:t>דבר שנטרפה גודלת?</w:t>
      </w:r>
      <w:r w:rsidRPr="00C63571">
        <w:rPr>
          <w:rtl/>
        </w:rPr>
        <w:t xml:space="preserve"> כנפיים האחרונים יותר מן הראשונים? </w:t>
      </w:r>
    </w:p>
    <w:p w14:paraId="60ADD10E" w14:textId="77777777" w:rsidR="0046556D" w:rsidRDefault="00BD6C4F" w:rsidP="00BD6C4F">
      <w:pPr>
        <w:rPr>
          <w:rtl/>
        </w:rPr>
      </w:pPr>
      <w:r w:rsidRPr="00111098">
        <w:rPr>
          <w:b/>
          <w:bCs/>
          <w:rtl/>
        </w:rPr>
        <w:lastRenderedPageBreak/>
        <w:t>עסקן בדברים</w:t>
      </w:r>
      <w:r>
        <w:rPr>
          <w:rFonts w:hint="cs"/>
          <w:rtl/>
        </w:rPr>
        <w:t>-</w:t>
      </w:r>
      <w:r w:rsidRPr="00C63571">
        <w:rPr>
          <w:rtl/>
        </w:rPr>
        <w:t xml:space="preserve"> </w:t>
      </w:r>
      <w:r>
        <w:rPr>
          <w:rStyle w:val="2fb"/>
          <w:rFonts w:hint="cs"/>
          <w:rtl/>
          <w:rPrChange w:id="11796" w:author="מנוע אמוראים" w:date="2026-10-05T16:40:54Z">
            <w:rPr>
              <w:rFonts w:hint="cs"/>
              <w:rtl/>
            </w:rPr>
          </w:rPrChange>
        </w:rPr>
        <w:t xml:space="preserve">ד</w:t>
      </w:r>
      <w:r>
        <w:rPr>
          <w:rStyle w:val="2fb"/>
          <w:rtl/>
          <w:rPrChange w:id="11797" w:author="מנוע אמוראים" w:date="2026-10-05T16:40:54Z">
            <w:rPr>
              <w:rtl/>
            </w:rPr>
          </w:rPrChange>
        </w:rPr>
        <w:t xml:space="preserve">א</w:t>
      </w:r>
      <w:r>
        <w:rPr>
          <w:rStyle w:val="2fb"/>
          <w:rFonts w:hint="cs"/>
          <w:rtl/>
          <w:rPrChange w:id="11798" w:author="מנוע אמוראים" w:date="2026-10-05T16:40:54Z">
            <w:rPr>
              <w:rFonts w:hint="cs"/>
              <w:rtl/>
            </w:rPr>
          </w:rPrChange>
        </w:rPr>
        <w:t xml:space="preserve">ר</w:t>
      </w:r>
      <w:r>
        <w:rPr>
          <w:rStyle w:val="2fb"/>
          <w:rtl/>
          <w:rPrChange w:id="11799" w:author="מנוע אמוראים" w:date="2026-10-05T16:40:54Z">
            <w:rPr>
              <w:rtl/>
            </w:rPr>
          </w:rPrChange>
        </w:rPr>
        <w:t xml:space="preserve">"</w:t>
      </w:r>
      <w:r>
        <w:rPr>
          <w:rStyle w:val="2fb"/>
          <w:rFonts w:hint="cs"/>
          <w:rtl/>
          <w:rPrChange w:id="11800" w:author="מנוע אמוראים" w:date="2026-10-05T16:40:54Z">
            <w:rPr>
              <w:rFonts w:hint="cs"/>
              <w:rtl/>
            </w:rPr>
          </w:rPrChange>
        </w:rPr>
        <w:t xml:space="preserve">מ</w:t>
      </w:r>
      <w:r>
        <w:rPr>
          <w:rFonts w:hint="cs"/>
          <w:rtl/>
        </w:rPr>
        <w:t xml:space="preserve"> </w:t>
      </w:r>
      <w:r w:rsidRPr="0046594B">
        <w:rPr>
          <w:rStyle w:val="afffff0"/>
          <w:rFonts w:hint="cs"/>
          <w:rtl/>
        </w:rPr>
        <w:t>ד'</w:t>
      </w:r>
      <w:r w:rsidRPr="0046594B">
        <w:rPr>
          <w:rStyle w:val="afffff0"/>
          <w:rtl/>
        </w:rPr>
        <w:t>לך אל נמלה עצל ראה דרכיה וחכם אשר אין לה קצין שוטר ומושל תכין בקיץ לחמה</w:t>
      </w:r>
      <w:r w:rsidRPr="0046594B">
        <w:rPr>
          <w:rStyle w:val="afffff0"/>
          <w:rFonts w:hint="cs"/>
          <w:rtl/>
        </w:rPr>
        <w:t>'</w:t>
      </w:r>
      <w:r w:rsidRPr="0046594B">
        <w:rPr>
          <w:rStyle w:val="afffff0"/>
          <w:rtl/>
        </w:rPr>
        <w:t xml:space="preserve"> </w:t>
      </w:r>
      <w:r w:rsidRPr="00C63571">
        <w:rPr>
          <w:rtl/>
        </w:rPr>
        <w:t xml:space="preserve">אמר: </w:t>
      </w:r>
      <w:r>
        <w:rPr>
          <w:rFonts w:hint="cs"/>
          <w:rtl/>
        </w:rPr>
        <w:t>אלך אראה אם כך הוא שאין לה מלך</w:t>
      </w:r>
    </w:p>
    <w:p w14:paraId="0739E5D9" w14:textId="77777777" w:rsidR="0046556D" w:rsidRDefault="00BD6C4F" w:rsidP="00BD6C4F">
      <w:pPr>
        <w:rPr>
          <w:rtl/>
        </w:rPr>
      </w:pPr>
      <w:r>
        <w:rPr>
          <w:rFonts w:hint="cs"/>
          <w:rtl/>
        </w:rPr>
        <w:t>הלך</w:t>
      </w:r>
      <w:r>
        <w:rPr>
          <w:rtl/>
        </w:rPr>
        <w:t xml:space="preserve"> בתקופת תמוז, פרס</w:t>
      </w:r>
      <w:r w:rsidRPr="00C63571">
        <w:rPr>
          <w:rtl/>
        </w:rPr>
        <w:t xml:space="preserve"> לגלימה </w:t>
      </w:r>
      <w:r>
        <w:rPr>
          <w:rFonts w:hint="cs"/>
          <w:rtl/>
        </w:rPr>
        <w:t>על קן נמלים</w:t>
      </w:r>
      <w:r w:rsidRPr="00C63571">
        <w:rPr>
          <w:rtl/>
        </w:rPr>
        <w:t xml:space="preserve">, </w:t>
      </w:r>
      <w:r>
        <w:rPr>
          <w:rFonts w:hint="cs"/>
          <w:rtl/>
        </w:rPr>
        <w:t>יצא חד מהן הניח בו סימן</w:t>
      </w:r>
      <w:r w:rsidRPr="00C63571">
        <w:rPr>
          <w:rtl/>
        </w:rPr>
        <w:t xml:space="preserve">, על אמר להו נפל </w:t>
      </w:r>
      <w:r>
        <w:rPr>
          <w:rFonts w:hint="cs"/>
          <w:rtl/>
        </w:rPr>
        <w:t>צל</w:t>
      </w:r>
      <w:r w:rsidRPr="00C63571">
        <w:rPr>
          <w:rtl/>
        </w:rPr>
        <w:t xml:space="preserve">, </w:t>
      </w:r>
      <w:r>
        <w:rPr>
          <w:rFonts w:hint="cs"/>
          <w:rtl/>
        </w:rPr>
        <w:t xml:space="preserve">יצאו ובאו, הוציא לגלימתו נפל השמש </w:t>
      </w:r>
      <w:r w:rsidRPr="00C63571">
        <w:rPr>
          <w:rtl/>
        </w:rPr>
        <w:t>נפלו עלי</w:t>
      </w:r>
      <w:r>
        <w:rPr>
          <w:rFonts w:hint="cs"/>
          <w:rtl/>
        </w:rPr>
        <w:t>ו והרגוהו</w:t>
      </w:r>
      <w:r w:rsidRPr="00C63571">
        <w:rPr>
          <w:rtl/>
        </w:rPr>
        <w:t>.</w:t>
      </w:r>
    </w:p>
    <w:p w14:paraId="53336E8D" w14:textId="77777777" w:rsidR="0046556D" w:rsidRDefault="00BD6C4F" w:rsidP="00BD6C4F">
      <w:pPr>
        <w:rPr>
          <w:rtl/>
        </w:rPr>
      </w:pPr>
      <w:r w:rsidRPr="00C63571">
        <w:rPr>
          <w:rtl/>
        </w:rPr>
        <w:t>אמר: ש</w:t>
      </w:r>
      <w:r w:rsidR="00BF1CF6">
        <w:rPr>
          <w:rtl/>
        </w:rPr>
        <w:t>"</w:t>
      </w:r>
      <w:r w:rsidRPr="00C63571">
        <w:rPr>
          <w:rtl/>
        </w:rPr>
        <w:t>מ</w:t>
      </w:r>
      <w:r>
        <w:rPr>
          <w:rFonts w:hint="cs"/>
          <w:rtl/>
        </w:rPr>
        <w:t xml:space="preserve"> אין להם מלך דאי יש להם וכי אינם צריכים לרשות המלך </w:t>
      </w:r>
    </w:p>
    <w:p w14:paraId="77250451" w14:textId="77777777" w:rsidR="0046556D" w:rsidRDefault="00BD6C4F" w:rsidP="00BD6C4F">
      <w:pPr>
        <w:rPr>
          <w:rtl/>
        </w:rPr>
      </w:pPr>
      <w:r>
        <w:rPr>
          <w:rtl/>
        </w:rPr>
        <w:t xml:space="preserve">א"ל </w:t>
      </w:r>
      <w:r>
        <w:rPr>
          <w:rStyle w:val="2fb"/>
          <w:rtl/>
          <w:rPrChange w:id="11801" w:author="מנוע אמוראים" w:date="2026-10-05T16:40:54Z">
            <w:rPr>
              <w:rtl/>
            </w:rPr>
          </w:rPrChange>
        </w:rPr>
        <w:t xml:space="preserve">ר</w:t>
      </w:r>
      <w:r>
        <w:rPr>
          <w:rStyle w:val="2fb"/>
          <w:rFonts w:hint="cs"/>
          <w:rtl/>
          <w:rPrChange w:id="11802" w:author="מנוע אמוראים" w:date="2026-10-05T16:40:54Z">
            <w:rPr>
              <w:rFonts w:hint="cs"/>
              <w:rtl/>
            </w:rPr>
          </w:rPrChange>
        </w:rPr>
        <w:t xml:space="preserve">אב</w:t>
      </w:r>
      <w:r>
        <w:rPr>
          <w:rStyle w:val="2fb"/>
          <w:rtl/>
          <w:rPrChange w:id="11803" w:author="מנוע אמוראים" w:date="2026-10-05T16:40:54Z">
            <w:rPr>
              <w:rtl/>
            </w:rPr>
          </w:rPrChange>
        </w:rPr>
        <w:t xml:space="preserve">"</w:t>
      </w:r>
      <w:r>
        <w:rPr>
          <w:rStyle w:val="2fb"/>
          <w:rFonts w:hint="cs"/>
          <w:rtl/>
          <w:rPrChange w:id="11804" w:author="מנוע אמוראים" w:date="2026-10-05T16:40:54Z">
            <w:rPr>
              <w:rFonts w:hint="cs"/>
              <w:rtl/>
            </w:rPr>
          </w:rPrChange>
        </w:rPr>
        <w:t xml:space="preserve">ר</w:t>
      </w:r>
      <w:r>
        <w:rPr>
          <w:rFonts w:hint="cs"/>
          <w:rtl/>
        </w:rPr>
        <w:t xml:space="preserve"> </w:t>
      </w:r>
      <w:r>
        <w:rPr>
          <w:rStyle w:val="2fb"/>
          <w:rFonts w:hint="cs"/>
          <w:rtl/>
          <w:rPrChange w:id="11805" w:author="מנוע אמוראים" w:date="2026-10-05T16:40:54Z">
            <w:rPr>
              <w:rFonts w:hint="cs"/>
              <w:rtl/>
            </w:rPr>
          </w:rPrChange>
        </w:rPr>
        <w:t xml:space="preserve">לר</w:t>
      </w:r>
      <w:r>
        <w:rPr>
          <w:rStyle w:val="2fb"/>
          <w:rtl/>
          <w:rPrChange w:id="11806" w:author="מנוע אמוראים" w:date="2026-10-05T16:40:54Z">
            <w:rPr>
              <w:rtl/>
            </w:rPr>
          </w:rPrChange>
        </w:rPr>
        <w:t xml:space="preserve">"</w:t>
      </w:r>
      <w:r>
        <w:rPr>
          <w:rStyle w:val="2fb"/>
          <w:rFonts w:hint="cs"/>
          <w:rtl/>
          <w:rPrChange w:id="11807" w:author="מנוע אמוראים" w:date="2026-10-05T16:40:54Z">
            <w:rPr>
              <w:rFonts w:hint="cs"/>
              <w:rtl/>
            </w:rPr>
          </w:rPrChange>
        </w:rPr>
        <w:t xml:space="preserve">א</w:t>
      </w:r>
      <w:r w:rsidRPr="00C63571">
        <w:rPr>
          <w:rtl/>
        </w:rPr>
        <w:t xml:space="preserve">: </w:t>
      </w:r>
      <w:r>
        <w:rPr>
          <w:rFonts w:hint="cs"/>
          <w:rtl/>
        </w:rPr>
        <w:t>שמא המלך היה איתם א</w:t>
      </w:r>
      <w:r w:rsidR="00BF1CF6">
        <w:rPr>
          <w:rtl/>
        </w:rPr>
        <w:t>"</w:t>
      </w:r>
      <w:r>
        <w:rPr>
          <w:rFonts w:hint="cs"/>
          <w:rtl/>
        </w:rPr>
        <w:t xml:space="preserve">נ לקחו הורמנא דמלכא א'נ בין מלך למלך היה </w:t>
      </w:r>
      <w:r>
        <w:rPr>
          <w:rtl/>
        </w:rPr>
        <w:t>ד</w:t>
      </w:r>
      <w:r>
        <w:rPr>
          <w:rtl/>
        </w:rPr>
        <w:t xml:space="preserve">בימים </w:t>
      </w:r>
      <w:r>
        <w:rPr>
          <w:rStyle w:val="afffff0"/>
          <w:rtl/>
          <w:rPrChange w:id="9026" w:author="מנוע פסוקים" w:date="2026-10-05T16:37:55Z">
            <w:rPr>
              <w:rtl/>
            </w:rPr>
          </w:rPrChange>
        </w:rPr>
        <w:t xml:space="preserve">ההם אין מלך בישראל איש הישר בעיניו יעשה</w:t>
      </w:r>
      <w:r>
        <w:rPr>
          <w:rtl/>
        </w:rPr>
        <w:t xml:space="preserve">, אלא, סמוך אהימנותא דשלמה.</w:t>
      </w:r>
    </w:p>
    <w:p w14:paraId="6223833F" w14:textId="77777777" w:rsidR="0046556D" w:rsidRDefault="0046556D" w:rsidP="00BD6C4F">
      <w:pPr>
        <w:rPr>
          <w:rtl/>
        </w:rPr>
      </w:pPr>
    </w:p>
    <w:p w14:paraId="076EF06A" w14:textId="77777777" w:rsidR="0046556D" w:rsidRDefault="00BD6C4F" w:rsidP="00BD6C4F">
      <w:pPr>
        <w:rPr>
          <w:b/>
          <w:bCs/>
          <w:rtl/>
        </w:rPr>
      </w:pPr>
      <w:r>
        <w:rPr>
          <w:b/>
          <w:bCs/>
          <w:rtl/>
        </w:rPr>
        <w:t xml:space="preserve">• </w:t>
      </w:r>
      <w:r>
        <w:rPr>
          <w:rStyle w:val="2fb"/>
          <w:b/>
          <w:bCs/>
          <w:rtl/>
          <w:rPrChange w:id="11808" w:author="מנוע אמוראים" w:date="2026-10-05T16:40:54Z">
            <w:rPr>
              <w:b/>
              <w:bCs/>
              <w:rtl/>
            </w:rPr>
          </w:rPrChange>
        </w:rPr>
        <w:t xml:space="preserve">א</w:t>
      </w:r>
      <w:r>
        <w:rPr>
          <w:rStyle w:val="2fb"/>
          <w:rFonts w:hint="cs"/>
          <w:b/>
          <w:bCs/>
          <w:rtl/>
          <w:rPrChange w:id="11809" w:author="מנוע אמוראים" w:date="2026-10-05T16:40:54Z">
            <w:rPr>
              <w:rFonts w:hint="cs"/>
              <w:b/>
              <w:bCs/>
              <w:rtl/>
            </w:rPr>
          </w:rPrChange>
        </w:rPr>
        <w:t xml:space="preserve">ר</w:t>
      </w:r>
      <w:r>
        <w:rPr>
          <w:rStyle w:val="2fb"/>
          <w:b/>
          <w:bCs/>
          <w:rtl/>
          <w:rPrChange w:id="11810" w:author="מנוע אמוראים" w:date="2026-10-05T16:40:54Z">
            <w:rPr>
              <w:b/>
              <w:bCs/>
              <w:rtl/>
            </w:rPr>
          </w:rPrChange>
        </w:rPr>
        <w:t xml:space="preserve">"</w:t>
      </w:r>
      <w:r>
        <w:rPr>
          <w:rStyle w:val="2fb"/>
          <w:rFonts w:hint="cs"/>
          <w:b/>
          <w:bCs/>
          <w:rtl/>
          <w:rPrChange w:id="11811" w:author="מנוע אמוראים" w:date="2026-10-05T16:40:54Z">
            <w:rPr>
              <w:rFonts w:hint="cs"/>
              <w:b/>
              <w:bCs/>
              <w:rtl/>
            </w:rPr>
          </w:rPrChange>
        </w:rPr>
        <w:t xml:space="preserve">ה</w:t>
      </w:r>
      <w:r w:rsidRPr="00997CD7">
        <w:rPr>
          <w:b/>
          <w:bCs/>
          <w:rtl/>
        </w:rPr>
        <w:t>: סימן לטרפה - י"ב חדש.</w:t>
      </w:r>
    </w:p>
    <w:p w14:paraId="4609D4E5" w14:textId="77777777" w:rsidR="0046556D" w:rsidRDefault="00BD6C4F" w:rsidP="00BD6C4F">
      <w:pPr>
        <w:rPr>
          <w:rtl/>
        </w:rPr>
      </w:pPr>
      <w:r w:rsidRPr="00997CD7">
        <w:rPr>
          <w:b/>
          <w:bCs/>
          <w:rtl/>
        </w:rPr>
        <w:t>מיתיבי</w:t>
      </w:r>
      <w:r w:rsidRPr="00C63571">
        <w:rPr>
          <w:rtl/>
        </w:rPr>
        <w:t xml:space="preserve">: סימן לטרפה - כל שאינה יולדת, </w:t>
      </w:r>
    </w:p>
    <w:p w14:paraId="02392C7D" w14:textId="77777777" w:rsidR="0046556D" w:rsidRDefault="00BD6C4F" w:rsidP="00BD6C4F">
      <w:pPr>
        <w:rPr>
          <w:rtl/>
        </w:rPr>
      </w:pPr>
      <w:r>
        <w:rPr>
          <w:rStyle w:val="2fb"/>
          <w:rtl/>
          <w:rPrChange w:id="11812" w:author="מנוע אמוראים" w:date="2026-10-05T16:40:54Z">
            <w:rPr>
              <w:rtl/>
            </w:rPr>
          </w:rPrChange>
        </w:rPr>
        <w:t xml:space="preserve">רשב"ג</w:t>
      </w:r>
      <w:r>
        <w:rPr>
          <w:rtl/>
        </w:rPr>
        <w:t xml:space="preserve"> אומר: משבחת והולכת - בידוע שהיא כשרה, מתנוונה והולכת - בידוע שהיא טרפה, </w:t>
      </w:r>
    </w:p>
    <w:p w14:paraId="666C5BF9" w14:textId="77777777" w:rsidR="0046556D" w:rsidRDefault="00BD6C4F" w:rsidP="00BD6C4F">
      <w:pPr>
        <w:rPr>
          <w:rtl/>
        </w:rPr>
      </w:pPr>
      <w:r w:rsidRPr="00C63571">
        <w:rPr>
          <w:rtl/>
        </w:rPr>
        <w:t>רבי אומר: סימן לטרפה - שלשים יום, אמרו לו: והלא הרבה מתקיימות שתים שלש שנים!</w:t>
      </w:r>
    </w:p>
    <w:p w14:paraId="661151DF" w14:textId="77777777" w:rsidR="0046556D" w:rsidRDefault="00BD6C4F" w:rsidP="00BD6C4F">
      <w:pPr>
        <w:rPr>
          <w:rtl/>
        </w:rPr>
      </w:pPr>
      <w:r w:rsidRPr="00C63571">
        <w:rPr>
          <w:rtl/>
        </w:rPr>
        <w:t>• תנאי היא, דתניא:</w:t>
      </w:r>
      <w:r w:rsidRPr="00A71A5E">
        <w:rPr>
          <w:rStyle w:val="afffff0"/>
          <w:rtl/>
        </w:rPr>
        <w:t xml:space="preserve"> </w:t>
      </w:r>
      <w:r w:rsidRPr="00A71A5E">
        <w:rPr>
          <w:rStyle w:val="afffff0"/>
          <w:rFonts w:hint="cs"/>
          <w:rtl/>
        </w:rPr>
        <w:t>'</w:t>
      </w:r>
      <w:r w:rsidRPr="00A71A5E">
        <w:rPr>
          <w:rStyle w:val="afffff0"/>
          <w:rtl/>
        </w:rPr>
        <w:t>ובגלגלת שיש בה נקב אחד ארוך</w:t>
      </w:r>
      <w:r w:rsidRPr="00A71A5E">
        <w:rPr>
          <w:rStyle w:val="afffff0"/>
          <w:rFonts w:hint="cs"/>
          <w:rtl/>
        </w:rPr>
        <w:t>'</w:t>
      </w:r>
      <w:r w:rsidRPr="00A71A5E">
        <w:rPr>
          <w:rStyle w:val="afffff0"/>
          <w:rtl/>
        </w:rPr>
        <w:t>,</w:t>
      </w:r>
      <w:r>
        <w:rPr>
          <w:rtl/>
        </w:rPr>
        <w:t xml:space="preserve"> אפילו נקבים הרבה </w:t>
      </w:r>
      <w:r w:rsidRPr="00C63571">
        <w:rPr>
          <w:rtl/>
        </w:rPr>
        <w:t xml:space="preserve">מצטרפים למלא מקדח, </w:t>
      </w:r>
    </w:p>
    <w:p w14:paraId="417ED6DE" w14:textId="77777777" w:rsidR="0046556D" w:rsidRDefault="00BD6C4F" w:rsidP="00BD6C4F">
      <w:pPr>
        <w:rPr>
          <w:rtl/>
        </w:rPr>
      </w:pPr>
      <w:r>
        <w:rPr>
          <w:rStyle w:val="2fb"/>
          <w:rtl/>
          <w:rPrChange w:id="11813" w:author="מנוע אמוראים" w:date="2026-10-05T16:40:54Z">
            <w:rPr>
              <w:rtl/>
            </w:rPr>
          </w:rPrChange>
        </w:rPr>
        <w:t xml:space="preserve">א</w:t>
      </w:r>
      <w:r>
        <w:rPr>
          <w:rStyle w:val="2fb"/>
          <w:rFonts w:hint="cs"/>
          <w:rtl/>
          <w:rPrChange w:id="11814" w:author="מנוע אמוראים" w:date="2026-10-05T16:40:54Z">
            <w:rPr>
              <w:rFonts w:hint="cs"/>
              <w:rtl/>
            </w:rPr>
          </w:rPrChange>
        </w:rPr>
        <w:t xml:space="preserve">ריב</w:t>
      </w:r>
      <w:r>
        <w:rPr>
          <w:rStyle w:val="2fb"/>
          <w:rtl/>
          <w:rPrChange w:id="11815" w:author="מנוע אמוראים" w:date="2026-10-05T16:40:54Z">
            <w:rPr>
              <w:rtl/>
            </w:rPr>
          </w:rPrChange>
        </w:rPr>
        <w:t xml:space="preserve">"</w:t>
      </w:r>
      <w:r>
        <w:rPr>
          <w:rStyle w:val="2fb"/>
          <w:rFonts w:hint="cs"/>
          <w:rtl/>
          <w:rPrChange w:id="11816" w:author="מנוע אמוראים" w:date="2026-10-05T16:40:54Z">
            <w:rPr>
              <w:rFonts w:hint="cs"/>
              <w:rtl/>
            </w:rPr>
          </w:rPrChange>
        </w:rPr>
        <w:t xml:space="preserve">ה</w:t>
      </w:r>
      <w:r w:rsidRPr="00C63571">
        <w:rPr>
          <w:rtl/>
        </w:rPr>
        <w:t>: מעשה בענבול באחד שנפחתה גלגלתו, ועשו לו חידוק של קרויה</w:t>
      </w:r>
      <w:r>
        <w:rPr>
          <w:rFonts w:hint="cs"/>
          <w:rtl/>
        </w:rPr>
        <w:t>[מדלעת יבשה]</w:t>
      </w:r>
      <w:r w:rsidRPr="00C63571">
        <w:rPr>
          <w:rtl/>
        </w:rPr>
        <w:t xml:space="preserve"> וחיה.</w:t>
      </w:r>
    </w:p>
    <w:p w14:paraId="3A05C9FB" w14:textId="77777777" w:rsidR="0046556D" w:rsidRDefault="00BD6C4F" w:rsidP="00BD6C4F">
      <w:pPr>
        <w:rPr>
          <w:rtl/>
        </w:rPr>
      </w:pPr>
      <w:r>
        <w:rPr>
          <w:rFonts w:hint="cs"/>
          <w:rtl/>
        </w:rPr>
        <w:t>א</w:t>
      </w:r>
      <w:r w:rsidR="00BF1CF6">
        <w:rPr>
          <w:rtl/>
        </w:rPr>
        <w:t>"</w:t>
      </w:r>
      <w:r>
        <w:rPr>
          <w:rFonts w:hint="cs"/>
          <w:rtl/>
        </w:rPr>
        <w:t xml:space="preserve">ל </w:t>
      </w:r>
      <w:r>
        <w:rPr>
          <w:rStyle w:val="2fb"/>
          <w:rFonts w:hint="cs"/>
          <w:rtl/>
          <w:rPrChange w:id="11817" w:author="מנוע אמוראים" w:date="2026-10-05T16:40:54Z">
            <w:rPr>
              <w:rFonts w:hint="cs"/>
              <w:rtl/>
            </w:rPr>
          </w:rPrChange>
        </w:rPr>
        <w:t xml:space="preserve">רשב</w:t>
      </w:r>
      <w:r>
        <w:rPr>
          <w:rStyle w:val="2fb"/>
          <w:rtl/>
          <w:rPrChange w:id="11818" w:author="מנוע אמוראים" w:date="2026-10-05T16:40:54Z">
            <w:rPr>
              <w:rtl/>
            </w:rPr>
          </w:rPrChange>
        </w:rPr>
        <w:t xml:space="preserve">"</w:t>
      </w:r>
      <w:r>
        <w:rPr>
          <w:rStyle w:val="2fb"/>
          <w:rFonts w:hint="cs"/>
          <w:rtl/>
          <w:rPrChange w:id="11819" w:author="מנוע אמוראים" w:date="2026-10-05T16:40:54Z">
            <w:rPr>
              <w:rFonts w:hint="cs"/>
              <w:rtl/>
            </w:rPr>
          </w:rPrChange>
        </w:rPr>
        <w:t xml:space="preserve">א</w:t>
      </w:r>
      <w:r w:rsidRPr="00C63571">
        <w:rPr>
          <w:rtl/>
        </w:rPr>
        <w:t>: משם ראיה!</w:t>
      </w:r>
      <w:r>
        <w:rPr>
          <w:rFonts w:hint="cs"/>
          <w:rtl/>
        </w:rPr>
        <w:t xml:space="preserve"> </w:t>
      </w:r>
      <w:r w:rsidRPr="00C63571">
        <w:rPr>
          <w:rtl/>
        </w:rPr>
        <w:t>ימות החמה היה, וכיון שעברו עליו ימות הצנה מיד מת.</w:t>
      </w:r>
    </w:p>
    <w:p w14:paraId="0B227907" w14:textId="77777777" w:rsidR="0046556D" w:rsidRDefault="00BD6C4F" w:rsidP="00BD6C4F">
      <w:pPr>
        <w:rPr>
          <w:rtl/>
        </w:rPr>
      </w:pPr>
      <w:r w:rsidRPr="00C63571">
        <w:rPr>
          <w:rtl/>
        </w:rPr>
        <w:t xml:space="preserve">• </w:t>
      </w:r>
      <w:r>
        <w:rPr>
          <w:rStyle w:val="2fb"/>
          <w:rFonts w:hint="cs"/>
          <w:rtl/>
          <w:rPrChange w:id="11820" w:author="מנוע אמוראים" w:date="2026-10-05T16:40:54Z">
            <w:rPr>
              <w:rFonts w:hint="cs"/>
              <w:rtl/>
            </w:rPr>
          </w:rPrChange>
        </w:rPr>
        <w:t xml:space="preserve">אראב</w:t>
      </w:r>
      <w:r>
        <w:rPr>
          <w:rStyle w:val="2fb"/>
          <w:rtl/>
          <w:rPrChange w:id="11821" w:author="מנוע אמוראים" w:date="2026-10-05T16:40:54Z">
            <w:rPr>
              <w:rtl/>
            </w:rPr>
          </w:rPrChange>
        </w:rPr>
        <w:t xml:space="preserve">"</w:t>
      </w:r>
      <w:r>
        <w:rPr>
          <w:rStyle w:val="2fb"/>
          <w:rFonts w:hint="cs"/>
          <w:rtl/>
          <w:rPrChange w:id="11822" w:author="מנוע אמוראים" w:date="2026-10-05T16:40:54Z">
            <w:rPr>
              <w:rFonts w:hint="cs"/>
              <w:rtl/>
            </w:rPr>
          </w:rPrChange>
        </w:rPr>
        <w:t xml:space="preserve">י</w:t>
      </w:r>
      <w:r w:rsidRPr="00C63571">
        <w:rPr>
          <w:rtl/>
        </w:rPr>
        <w:t>: הלכה - טרפה יולדת ומשבחת.</w:t>
      </w:r>
    </w:p>
    <w:p w14:paraId="4489C906" w14:textId="77777777" w:rsidR="00BD6C4F" w:rsidRPr="003D23F5" w:rsidRDefault="00BD6C4F" w:rsidP="00F07436">
      <w:pPr>
        <w:pStyle w:val="afff3"/>
        <w:framePr w:wrap="around"/>
        <w:rPr>
          <w:rtl/>
        </w:rPr>
      </w:pPr>
      <w:r w:rsidRPr="003D23F5">
        <w:rPr>
          <w:rFonts w:hint="cs"/>
          <w:rtl/>
        </w:rPr>
        <w:t>נח.</w:t>
      </w:r>
    </w:p>
    <w:p w14:paraId="74F1CFF5" w14:textId="77777777" w:rsidR="0046556D" w:rsidRDefault="00BD6C4F" w:rsidP="00BD6C4F">
      <w:pPr>
        <w:rPr>
          <w:rtl/>
        </w:rPr>
      </w:pPr>
      <w:r w:rsidRPr="00C63571">
        <w:rPr>
          <w:rtl/>
        </w:rPr>
        <w:t xml:space="preserve">• אמימר: </w:t>
      </w:r>
      <w:r>
        <w:rPr>
          <w:rtl/>
        </w:rPr>
        <w:t>בי</w:t>
      </w:r>
      <w:r>
        <w:rPr>
          <w:rFonts w:hint="cs"/>
          <w:rtl/>
        </w:rPr>
        <w:t>צ</w:t>
      </w:r>
      <w:r>
        <w:rPr>
          <w:rtl/>
        </w:rPr>
        <w:t xml:space="preserve">י </w:t>
      </w:r>
      <w:r w:rsidRPr="00C63571">
        <w:rPr>
          <w:rtl/>
        </w:rPr>
        <w:t xml:space="preserve">טרפה </w:t>
      </w:r>
      <w:r>
        <w:rPr>
          <w:rFonts w:hint="cs"/>
          <w:rtl/>
        </w:rPr>
        <w:t xml:space="preserve">ראשונות שהיו במעיה אסורות </w:t>
      </w:r>
      <w:r w:rsidRPr="00C63571">
        <w:rPr>
          <w:rtl/>
        </w:rPr>
        <w:t>מ</w:t>
      </w:r>
      <w:r>
        <w:rPr>
          <w:rtl/>
        </w:rPr>
        <w:t>כאן ואילך, הו</w:t>
      </w:r>
      <w:r>
        <w:rPr>
          <w:rFonts w:hint="cs"/>
          <w:rtl/>
        </w:rPr>
        <w:t>"ל</w:t>
      </w:r>
      <w:r>
        <w:rPr>
          <w:rtl/>
        </w:rPr>
        <w:t xml:space="preserve"> זה וזה </w:t>
      </w:r>
      <w:r>
        <w:rPr>
          <w:rFonts w:hint="cs"/>
          <w:rtl/>
        </w:rPr>
        <w:t xml:space="preserve">[גםה הזכר] </w:t>
      </w:r>
      <w:r>
        <w:rPr>
          <w:rtl/>
        </w:rPr>
        <w:t>גורם</w:t>
      </w:r>
      <w:r>
        <w:rPr>
          <w:rFonts w:hint="cs"/>
          <w:rtl/>
        </w:rPr>
        <w:t xml:space="preserve"> ומ</w:t>
      </w:r>
      <w:r w:rsidRPr="00C63571">
        <w:rPr>
          <w:rtl/>
        </w:rPr>
        <w:t>ותר.</w:t>
      </w:r>
    </w:p>
    <w:p w14:paraId="7BC3CF9A" w14:textId="77777777" w:rsidR="0046556D" w:rsidRDefault="00BD6C4F" w:rsidP="00BD6C4F">
      <w:pPr>
        <w:rPr>
          <w:rtl/>
        </w:rPr>
      </w:pPr>
      <w:r w:rsidRPr="00C63571">
        <w:rPr>
          <w:rtl/>
        </w:rPr>
        <w:t xml:space="preserve">• </w:t>
      </w:r>
      <w:r>
        <w:rPr>
          <w:rFonts w:hint="cs"/>
          <w:rtl/>
        </w:rPr>
        <w:t>והך ד</w:t>
      </w:r>
      <w:r w:rsidRPr="00C63571">
        <w:rPr>
          <w:rtl/>
        </w:rPr>
        <w:t>שוין בביצת טריפה שאסורה, מפני שגדלה באיסור!</w:t>
      </w:r>
      <w:r>
        <w:rPr>
          <w:rFonts w:hint="cs"/>
          <w:rtl/>
        </w:rPr>
        <w:t xml:space="preserve">  - </w:t>
      </w:r>
      <w:r w:rsidRPr="00C63571">
        <w:rPr>
          <w:rtl/>
        </w:rPr>
        <w:t>התם ב</w:t>
      </w:r>
      <w:r>
        <w:rPr>
          <w:rFonts w:hint="cs"/>
          <w:rtl/>
        </w:rPr>
        <w:t xml:space="preserve">מתחממת מן הארץ </w:t>
      </w:r>
    </w:p>
    <w:p w14:paraId="220052D7" w14:textId="77777777" w:rsidR="0046556D" w:rsidRDefault="00BD6C4F" w:rsidP="00BD6C4F">
      <w:pPr>
        <w:rPr>
          <w:rtl/>
        </w:rPr>
      </w:pPr>
      <w:r>
        <w:rPr>
          <w:rFonts w:hint="cs"/>
          <w:rtl/>
        </w:rPr>
        <w:t>ולא תירצנו דמיירי בשיחלא קמא דא</w:t>
      </w:r>
      <w:r w:rsidR="00BF1CF6">
        <w:rPr>
          <w:rtl/>
        </w:rPr>
        <w:t>"</w:t>
      </w:r>
      <w:r>
        <w:rPr>
          <w:rFonts w:hint="cs"/>
          <w:rtl/>
        </w:rPr>
        <w:t xml:space="preserve">כ </w:t>
      </w:r>
      <w:r w:rsidRPr="00997CD7">
        <w:rPr>
          <w:rFonts w:hint="cs"/>
          <w:b/>
          <w:bCs/>
          <w:rtl/>
        </w:rPr>
        <w:t>גמרה</w:t>
      </w:r>
      <w:r>
        <w:rPr>
          <w:rFonts w:hint="cs"/>
          <w:rtl/>
        </w:rPr>
        <w:t xml:space="preserve"> מיבעי </w:t>
      </w:r>
    </w:p>
    <w:p w14:paraId="0176BA61" w14:textId="77777777" w:rsidR="0046556D" w:rsidRDefault="00BD6C4F" w:rsidP="00BD6C4F">
      <w:pPr>
        <w:rPr>
          <w:rtl/>
        </w:rPr>
      </w:pPr>
      <w:r w:rsidRPr="00C63571">
        <w:rPr>
          <w:rtl/>
        </w:rPr>
        <w:t xml:space="preserve">• </w:t>
      </w:r>
      <w:r>
        <w:rPr>
          <w:rFonts w:hint="cs"/>
          <w:rtl/>
        </w:rPr>
        <w:t xml:space="preserve">והך </w:t>
      </w:r>
      <w:r w:rsidRPr="00997CD7">
        <w:rPr>
          <w:rFonts w:hint="cs"/>
          <w:b/>
          <w:bCs/>
          <w:rtl/>
        </w:rPr>
        <w:t>ד</w:t>
      </w:r>
      <w:r w:rsidRPr="00997CD7">
        <w:rPr>
          <w:b/>
          <w:bCs/>
          <w:rtl/>
        </w:rPr>
        <w:t>ולד</w:t>
      </w:r>
      <w:r w:rsidRPr="00C63571">
        <w:rPr>
          <w:rtl/>
        </w:rPr>
        <w:t xml:space="preserve"> </w:t>
      </w:r>
      <w:r w:rsidRPr="00997CD7">
        <w:rPr>
          <w:b/>
          <w:bCs/>
          <w:rtl/>
        </w:rPr>
        <w:t>טרפה</w:t>
      </w:r>
      <w:r>
        <w:rPr>
          <w:rFonts w:hint="cs"/>
          <w:rtl/>
        </w:rPr>
        <w:t xml:space="preserve"> </w:t>
      </w:r>
      <w:r>
        <w:rPr>
          <w:rStyle w:val="2fb"/>
          <w:rFonts w:hint="cs"/>
          <w:b/>
          <w:bCs/>
          <w:rtl/>
          <w:rPrChange w:id="11823" w:author="מנוע אמוראים" w:date="2026-10-05T16:40:54Z">
            <w:rPr>
              <w:rFonts w:hint="cs"/>
              <w:b/>
              <w:bCs/>
              <w:rtl/>
            </w:rPr>
          </w:rPrChange>
        </w:rPr>
        <w:t xml:space="preserve">לר</w:t>
      </w:r>
      <w:r>
        <w:rPr>
          <w:rStyle w:val="2fb"/>
          <w:b/>
          <w:bCs/>
          <w:rtl/>
          <w:rPrChange w:id="11824" w:author="מנוע אמוראים" w:date="2026-10-05T16:40:54Z">
            <w:rPr>
              <w:b/>
              <w:bCs/>
              <w:rtl/>
            </w:rPr>
          </w:rPrChange>
        </w:rPr>
        <w:t xml:space="preserve">"</w:t>
      </w:r>
      <w:r>
        <w:rPr>
          <w:rStyle w:val="2fb"/>
          <w:rFonts w:hint="cs"/>
          <w:b/>
          <w:bCs/>
          <w:rtl/>
          <w:rPrChange w:id="11825" w:author="מנוע אמוראים" w:date="2026-10-05T16:40:54Z">
            <w:rPr>
              <w:rFonts w:hint="cs"/>
              <w:b/>
              <w:bCs/>
              <w:rtl/>
            </w:rPr>
          </w:rPrChange>
        </w:rPr>
        <w:t xml:space="preserve">א</w:t>
      </w:r>
      <w:r w:rsidRPr="00C63571">
        <w:rPr>
          <w:rtl/>
        </w:rPr>
        <w:t xml:space="preserve">: לא יקרב לגבי מזבח, </w:t>
      </w:r>
      <w:r w:rsidRPr="0040433B">
        <w:rPr>
          <w:b/>
          <w:bCs/>
          <w:rtl/>
        </w:rPr>
        <w:t>ו</w:t>
      </w:r>
      <w:r w:rsidRPr="0040433B">
        <w:rPr>
          <w:rFonts w:hint="cs"/>
          <w:b/>
          <w:bCs/>
          <w:rtl/>
        </w:rPr>
        <w:t>ל</w:t>
      </w:r>
      <w:r w:rsidRPr="0040433B">
        <w:rPr>
          <w:b/>
          <w:bCs/>
          <w:rtl/>
        </w:rPr>
        <w:t>ר' יהושע:</w:t>
      </w:r>
      <w:r w:rsidRPr="00C63571">
        <w:rPr>
          <w:rtl/>
        </w:rPr>
        <w:t xml:space="preserve"> יקרב </w:t>
      </w:r>
    </w:p>
    <w:p w14:paraId="42D8DE86" w14:textId="77777777" w:rsidR="0046556D" w:rsidRDefault="00BD6C4F" w:rsidP="00BD6C4F">
      <w:pPr>
        <w:rPr>
          <w:rtl/>
        </w:rPr>
      </w:pPr>
      <w:r w:rsidRPr="00AC163B">
        <w:rPr>
          <w:rFonts w:hint="cs"/>
          <w:b/>
          <w:bCs/>
          <w:rtl/>
        </w:rPr>
        <w:t>ופליגי</w:t>
      </w:r>
      <w:r>
        <w:rPr>
          <w:rFonts w:hint="cs"/>
          <w:rtl/>
        </w:rPr>
        <w:t xml:space="preserve"> </w:t>
      </w:r>
      <w:r w:rsidRPr="00C63571">
        <w:rPr>
          <w:rtl/>
        </w:rPr>
        <w:t>בשנטרפה ולבסוף עיברה;</w:t>
      </w:r>
      <w:r>
        <w:rPr>
          <w:rFonts w:hint="cs"/>
          <w:rtl/>
        </w:rPr>
        <w:t xml:space="preserve"> </w:t>
      </w:r>
      <w:r>
        <w:rPr>
          <w:rStyle w:val="2fb"/>
          <w:rFonts w:hint="cs"/>
          <w:rtl/>
          <w:rPrChange w:id="11826" w:author="מנוע אמוראים" w:date="2026-10-05T16:40:54Z">
            <w:rPr>
              <w:rFonts w:hint="cs"/>
              <w:rtl/>
            </w:rPr>
          </w:rPrChange>
        </w:rPr>
        <w:t xml:space="preserve">לר</w:t>
      </w:r>
      <w:r>
        <w:rPr>
          <w:rStyle w:val="2fb"/>
          <w:rtl/>
          <w:rPrChange w:id="11827" w:author="מנוע אמוראים" w:date="2026-10-05T16:40:54Z">
            <w:rPr>
              <w:rtl/>
            </w:rPr>
          </w:rPrChange>
        </w:rPr>
        <w:t xml:space="preserve">"</w:t>
      </w:r>
      <w:r>
        <w:rPr>
          <w:rStyle w:val="2fb"/>
          <w:rFonts w:hint="cs"/>
          <w:rtl/>
          <w:rPrChange w:id="11828" w:author="מנוע אמוראים" w:date="2026-10-05T16:40:54Z">
            <w:rPr>
              <w:rFonts w:hint="cs"/>
              <w:rtl/>
            </w:rPr>
          </w:rPrChange>
        </w:rPr>
        <w:t xml:space="preserve">א</w:t>
      </w:r>
      <w:r>
        <w:rPr>
          <w:rFonts w:hint="cs"/>
          <w:rtl/>
        </w:rPr>
        <w:t xml:space="preserve"> זה וזה גורם אסור ולרבי יהושע זה וזה גורם מותר </w:t>
      </w:r>
    </w:p>
    <w:p w14:paraId="14DD98DE" w14:textId="77777777" w:rsidR="0046556D" w:rsidRDefault="00BD6C4F" w:rsidP="00BD6C4F">
      <w:pPr>
        <w:rPr>
          <w:rtl/>
        </w:rPr>
      </w:pPr>
      <w:r w:rsidRPr="00AC163B">
        <w:rPr>
          <w:rFonts w:hint="cs"/>
          <w:b/>
          <w:bCs/>
          <w:rtl/>
        </w:rPr>
        <w:t>ופליגי</w:t>
      </w:r>
      <w:r>
        <w:rPr>
          <w:rFonts w:hint="cs"/>
          <w:rtl/>
        </w:rPr>
        <w:t xml:space="preserve"> בהדיוט </w:t>
      </w:r>
      <w:r w:rsidRPr="00C63571">
        <w:rPr>
          <w:rtl/>
        </w:rPr>
        <w:t xml:space="preserve">להודיעך כחו דר' יהושע, דאפילו לגבוה נמי שרי, </w:t>
      </w:r>
      <w:r>
        <w:rPr>
          <w:rFonts w:hint="cs"/>
          <w:rtl/>
        </w:rPr>
        <w:t xml:space="preserve">וכח דהיתרא עדיף ליה </w:t>
      </w:r>
    </w:p>
    <w:p w14:paraId="143E47F4" w14:textId="77777777" w:rsidR="0046556D" w:rsidRDefault="00BD6C4F" w:rsidP="00BD6C4F">
      <w:pPr>
        <w:rPr>
          <w:rtl/>
        </w:rPr>
      </w:pPr>
      <w:r>
        <w:rPr>
          <w:rtl/>
        </w:rPr>
        <w:t>ומודים בביצת טרפה שאסורה – ב</w:t>
      </w:r>
      <w:r>
        <w:rPr>
          <w:rFonts w:hint="cs"/>
          <w:rtl/>
        </w:rPr>
        <w:t>מתחממת מן הארץ</w:t>
      </w:r>
      <w:r w:rsidRPr="00C63571">
        <w:rPr>
          <w:rtl/>
        </w:rPr>
        <w:t>, דחד גורם הוא.</w:t>
      </w:r>
    </w:p>
    <w:p w14:paraId="345B242C" w14:textId="77777777" w:rsidR="0046556D" w:rsidRDefault="00BD6C4F" w:rsidP="00BD6C4F">
      <w:pPr>
        <w:rPr>
          <w:rtl/>
        </w:rPr>
      </w:pPr>
      <w:r w:rsidRPr="00C63571">
        <w:rPr>
          <w:rtl/>
        </w:rPr>
        <w:t xml:space="preserve">• רב אחא </w:t>
      </w:r>
      <w:r>
        <w:rPr>
          <w:rtl/>
        </w:rPr>
        <w:t>ס"ל</w:t>
      </w:r>
      <w:r>
        <w:rPr>
          <w:rtl/>
        </w:rPr>
        <w:t xml:space="preserve"> </w:t>
      </w:r>
      <w:r>
        <w:rPr>
          <w:rStyle w:val="2fb"/>
          <w:rtl/>
          <w:rPrChange w:id="11829" w:author="מנוע אמוראים" w:date="2026-10-05T16:40:54Z">
            <w:rPr>
              <w:rtl/>
            </w:rPr>
          </w:rPrChange>
        </w:rPr>
        <w:t xml:space="preserve">כר</w:t>
      </w:r>
      <w:r>
        <w:rPr>
          <w:rStyle w:val="2fb"/>
          <w:rFonts w:hint="cs"/>
          <w:rtl/>
          <w:rPrChange w:id="11830" w:author="מנוע אמוראים" w:date="2026-10-05T16:40:54Z">
            <w:rPr>
              <w:rFonts w:hint="cs"/>
              <w:rtl/>
            </w:rPr>
          </w:rPrChange>
        </w:rPr>
        <w:t xml:space="preserve">אב</w:t>
      </w:r>
      <w:r>
        <w:rPr>
          <w:rStyle w:val="2fb"/>
          <w:rtl/>
          <w:rPrChange w:id="11831" w:author="מנוע אמוראים" w:date="2026-10-05T16:40:54Z">
            <w:rPr>
              <w:rtl/>
            </w:rPr>
          </w:rPrChange>
        </w:rPr>
        <w:t xml:space="preserve">"</w:t>
      </w:r>
      <w:r>
        <w:rPr>
          <w:rStyle w:val="2fb"/>
          <w:rFonts w:hint="cs"/>
          <w:rtl/>
          <w:rPrChange w:id="11832" w:author="מנוע אמוראים" w:date="2026-10-05T16:40:54Z">
            <w:rPr>
              <w:rFonts w:hint="cs"/>
              <w:rtl/>
            </w:rPr>
          </w:rPrChange>
        </w:rPr>
        <w:t xml:space="preserve">י</w:t>
      </w:r>
      <w:r w:rsidRPr="00C63571">
        <w:rPr>
          <w:rtl/>
        </w:rPr>
        <w:t xml:space="preserve"> ומתני לה לדאמימר כדאמרן;</w:t>
      </w:r>
    </w:p>
    <w:p w14:paraId="27877F3B" w14:textId="77777777" w:rsidR="0046556D" w:rsidRDefault="00BD6C4F" w:rsidP="00BD6C4F">
      <w:pPr>
        <w:rPr>
          <w:rtl/>
        </w:rPr>
      </w:pPr>
      <w:r w:rsidRPr="00C63571">
        <w:rPr>
          <w:rtl/>
        </w:rPr>
        <w:t xml:space="preserve">רבינא לא </w:t>
      </w:r>
      <w:r>
        <w:rPr>
          <w:rtl/>
        </w:rPr>
        <w:t>ס"ל</w:t>
      </w:r>
      <w:r>
        <w:rPr>
          <w:rtl/>
        </w:rPr>
        <w:t xml:space="preserve"> </w:t>
      </w:r>
      <w:r>
        <w:rPr>
          <w:rStyle w:val="2fb"/>
          <w:rtl/>
          <w:rPrChange w:id="11833" w:author="מנוע אמוראים" w:date="2026-10-05T16:40:54Z">
            <w:rPr>
              <w:rtl/>
            </w:rPr>
          </w:rPrChange>
        </w:rPr>
        <w:t xml:space="preserve">כ</w:t>
      </w:r>
      <w:r>
        <w:rPr>
          <w:rStyle w:val="2fb"/>
          <w:rFonts w:hint="cs"/>
          <w:rtl/>
          <w:rPrChange w:id="11834" w:author="מנוע אמוראים" w:date="2026-10-05T16:40:54Z">
            <w:rPr>
              <w:rFonts w:hint="cs"/>
              <w:rtl/>
            </w:rPr>
          </w:rPrChange>
        </w:rPr>
        <w:t xml:space="preserve">ראב</w:t>
      </w:r>
      <w:r>
        <w:rPr>
          <w:rStyle w:val="2fb"/>
          <w:rtl/>
          <w:rPrChange w:id="11835" w:author="מנוע אמוראים" w:date="2026-10-05T16:40:54Z">
            <w:rPr>
              <w:rtl/>
            </w:rPr>
          </w:rPrChange>
        </w:rPr>
        <w:t xml:space="preserve">"</w:t>
      </w:r>
      <w:r>
        <w:rPr>
          <w:rStyle w:val="2fb"/>
          <w:rFonts w:hint="cs"/>
          <w:rtl/>
          <w:rPrChange w:id="11836" w:author="מנוע אמוראים" w:date="2026-10-05T16:40:54Z">
            <w:rPr>
              <w:rFonts w:hint="cs"/>
              <w:rtl/>
            </w:rPr>
          </w:rPrChange>
        </w:rPr>
        <w:t xml:space="preserve">י</w:t>
      </w:r>
      <w:r w:rsidRPr="00C63571">
        <w:rPr>
          <w:rtl/>
        </w:rPr>
        <w:t xml:space="preserve"> ומתני לה לדאמימר בהאי לישנא, </w:t>
      </w:r>
    </w:p>
    <w:p w14:paraId="1428CCB5" w14:textId="77777777" w:rsidR="0046556D" w:rsidRDefault="00BD6C4F" w:rsidP="00BD6C4F">
      <w:pPr>
        <w:rPr>
          <w:rtl/>
        </w:rPr>
      </w:pPr>
      <w:r w:rsidRPr="00C63571">
        <w:rPr>
          <w:rtl/>
        </w:rPr>
        <w:t>אמימר: הני ביעי דספק טרפה, דשיחלא קמ</w:t>
      </w:r>
      <w:r>
        <w:rPr>
          <w:rtl/>
        </w:rPr>
        <w:t>א - משהינן להו, אי הדרה וטענה שריין, ואי לא</w:t>
      </w:r>
      <w:r w:rsidRPr="00C63571">
        <w:rPr>
          <w:rtl/>
        </w:rPr>
        <w:t xml:space="preserve"> אסירן;</w:t>
      </w:r>
    </w:p>
    <w:p w14:paraId="7C420029" w14:textId="77777777" w:rsidR="0046556D" w:rsidRDefault="00BD6C4F" w:rsidP="00BD6C4F">
      <w:pPr>
        <w:rPr>
          <w:rtl/>
        </w:rPr>
      </w:pPr>
      <w:r w:rsidRPr="00C63571">
        <w:rPr>
          <w:rtl/>
        </w:rPr>
        <w:t>• איתיביה רב אשי לאמימר: ומודים בביצת טרפה שאסורה, מפני שגדלה באיסור!</w:t>
      </w:r>
    </w:p>
    <w:p w14:paraId="0B0D1EE2" w14:textId="77777777" w:rsidR="0046556D" w:rsidRDefault="00BD6C4F" w:rsidP="00BD6C4F">
      <w:pPr>
        <w:rPr>
          <w:rtl/>
        </w:rPr>
      </w:pPr>
      <w:r w:rsidRPr="00C63571">
        <w:rPr>
          <w:rtl/>
        </w:rPr>
        <w:t xml:space="preserve">א"ל: התם בדשיחלא קמא, </w:t>
      </w:r>
      <w:r>
        <w:rPr>
          <w:rFonts w:hint="cs"/>
          <w:rtl/>
        </w:rPr>
        <w:t xml:space="preserve">ותני גמרה והא דתנן בולד טריפה </w:t>
      </w:r>
      <w:r>
        <w:rPr>
          <w:rStyle w:val="2fb"/>
          <w:rFonts w:hint="cs"/>
          <w:rtl/>
          <w:rPrChange w:id="11837" w:author="מנוע אמוראים" w:date="2026-10-05T16:40:54Z">
            <w:rPr>
              <w:rFonts w:hint="cs"/>
              <w:rtl/>
            </w:rPr>
          </w:rPrChange>
        </w:rPr>
        <w:t xml:space="preserve">לר</w:t>
      </w:r>
      <w:r>
        <w:rPr>
          <w:rStyle w:val="2fb"/>
          <w:rtl/>
          <w:rPrChange w:id="11838" w:author="מנוע אמוראים" w:date="2026-10-05T16:40:54Z">
            <w:rPr>
              <w:rtl/>
            </w:rPr>
          </w:rPrChange>
        </w:rPr>
        <w:t xml:space="preserve">"</w:t>
      </w:r>
      <w:r>
        <w:rPr>
          <w:rStyle w:val="2fb"/>
          <w:rFonts w:hint="cs"/>
          <w:rtl/>
          <w:rPrChange w:id="11839" w:author="מנוע אמוראים" w:date="2026-10-05T16:40:54Z">
            <w:rPr>
              <w:rFonts w:hint="cs"/>
              <w:rtl/>
            </w:rPr>
          </w:rPrChange>
        </w:rPr>
        <w:t xml:space="preserve">א</w:t>
      </w:r>
      <w:r>
        <w:rPr>
          <w:rFonts w:hint="cs"/>
          <w:rtl/>
        </w:rPr>
        <w:t xml:space="preserve"> לא יקרב </w:t>
      </w:r>
      <w:r>
        <w:rPr>
          <w:rStyle w:val="2fb"/>
          <w:rFonts w:hint="cs"/>
          <w:rtl/>
          <w:rPrChange w:id="11840" w:author="מנוע אמוראים" w:date="2026-10-05T16:40:54Z">
            <w:rPr>
              <w:rFonts w:hint="cs"/>
              <w:rtl/>
            </w:rPr>
          </w:rPrChange>
        </w:rPr>
        <w:t xml:space="preserve">ולרי</w:t>
      </w:r>
      <w:r>
        <w:rPr>
          <w:rStyle w:val="2fb"/>
          <w:rtl/>
          <w:rPrChange w:id="11841" w:author="מנוע אמוראים" w:date="2026-10-05T16:40:54Z">
            <w:rPr>
              <w:rtl/>
            </w:rPr>
          </w:rPrChange>
        </w:rPr>
        <w:t xml:space="preserve">"</w:t>
      </w:r>
      <w:r>
        <w:rPr>
          <w:rStyle w:val="2fb"/>
          <w:rFonts w:hint="cs"/>
          <w:rtl/>
          <w:rPrChange w:id="11842" w:author="מנוע אמוראים" w:date="2026-10-05T16:40:54Z">
            <w:rPr>
              <w:rFonts w:hint="cs"/>
              <w:rtl/>
            </w:rPr>
          </w:rPrChange>
        </w:rPr>
        <w:t xml:space="preserve">ה</w:t>
      </w:r>
      <w:r>
        <w:rPr>
          <w:rFonts w:hint="cs"/>
          <w:rtl/>
        </w:rPr>
        <w:t xml:space="preserve"> יקרב </w:t>
      </w:r>
    </w:p>
    <w:p w14:paraId="11666C7E" w14:textId="77777777" w:rsidR="0046556D" w:rsidRDefault="00BD6C4F" w:rsidP="00BD6C4F">
      <w:pPr>
        <w:rPr>
          <w:rtl/>
        </w:rPr>
      </w:pPr>
      <w:r>
        <w:rPr>
          <w:rFonts w:hint="cs"/>
          <w:rtl/>
        </w:rPr>
        <w:t xml:space="preserve">פליגי </w:t>
      </w:r>
      <w:r>
        <w:rPr>
          <w:rtl/>
        </w:rPr>
        <w:t xml:space="preserve">כשעיברה ולבסוף נטרפה, </w:t>
      </w:r>
      <w:r>
        <w:rPr>
          <w:rStyle w:val="2fb"/>
          <w:rFonts w:hint="cs"/>
          <w:rtl/>
          <w:rPrChange w:id="11843" w:author="מנוע אמוראים" w:date="2026-10-05T16:40:54Z">
            <w:rPr>
              <w:rFonts w:hint="cs"/>
              <w:rtl/>
            </w:rPr>
          </w:rPrChange>
        </w:rPr>
        <w:t xml:space="preserve">לר</w:t>
      </w:r>
      <w:r>
        <w:rPr>
          <w:rStyle w:val="2fb"/>
          <w:rtl/>
          <w:rPrChange w:id="11844" w:author="מנוע אמוראים" w:date="2026-10-05T16:40:54Z">
            <w:rPr>
              <w:rtl/>
            </w:rPr>
          </w:rPrChange>
        </w:rPr>
        <w:t xml:space="preserve">"</w:t>
      </w:r>
      <w:r>
        <w:rPr>
          <w:rStyle w:val="2fb"/>
          <w:rFonts w:hint="cs"/>
          <w:rtl/>
          <w:rPrChange w:id="11845" w:author="מנוע אמוראים" w:date="2026-10-05T16:40:54Z">
            <w:rPr>
              <w:rFonts w:hint="cs"/>
              <w:rtl/>
            </w:rPr>
          </w:rPrChange>
        </w:rPr>
        <w:t xml:space="preserve">א</w:t>
      </w:r>
      <w:r w:rsidRPr="00C63571">
        <w:rPr>
          <w:rtl/>
        </w:rPr>
        <w:t>: עובר ירך אמו הוא, ו</w:t>
      </w:r>
      <w:r>
        <w:rPr>
          <w:rFonts w:hint="cs"/>
          <w:rtl/>
        </w:rPr>
        <w:t>לר'יה</w:t>
      </w:r>
      <w:r w:rsidRPr="00C63571">
        <w:rPr>
          <w:rtl/>
        </w:rPr>
        <w:t>: עובר לאו ירך אמו הוא.</w:t>
      </w:r>
    </w:p>
    <w:p w14:paraId="215CCD94" w14:textId="77777777" w:rsidR="0046556D" w:rsidRDefault="00BD6C4F" w:rsidP="00BD6C4F">
      <w:pPr>
        <w:rPr>
          <w:rtl/>
        </w:rPr>
      </w:pPr>
      <w:r w:rsidRPr="00AC163B">
        <w:rPr>
          <w:rFonts w:hint="cs"/>
          <w:b/>
          <w:bCs/>
          <w:rtl/>
        </w:rPr>
        <w:t>ופליגי</w:t>
      </w:r>
      <w:r>
        <w:rPr>
          <w:rFonts w:hint="cs"/>
          <w:rtl/>
        </w:rPr>
        <w:t xml:space="preserve"> בגבוה להודיעך כח דר' יהושע וכח דהיתרא עדיף ליה </w:t>
      </w:r>
    </w:p>
    <w:p w14:paraId="00477C43" w14:textId="77777777" w:rsidR="0046556D" w:rsidRDefault="00BD6C4F" w:rsidP="00BD6C4F">
      <w:pPr>
        <w:rPr>
          <w:rtl/>
        </w:rPr>
      </w:pPr>
      <w:r w:rsidRPr="00C63571">
        <w:rPr>
          <w:rtl/>
        </w:rPr>
        <w:t xml:space="preserve">ומודים ודאי בביצת טריפה שאסורה - בדשיחלא קמא, </w:t>
      </w:r>
      <w:r>
        <w:rPr>
          <w:rFonts w:hint="cs"/>
          <w:rtl/>
        </w:rPr>
        <w:t>ד</w:t>
      </w:r>
      <w:r w:rsidRPr="00C63571">
        <w:rPr>
          <w:rtl/>
        </w:rPr>
        <w:t>גופה היא.</w:t>
      </w:r>
    </w:p>
    <w:p w14:paraId="5176D37B" w14:textId="77777777" w:rsidR="0046556D" w:rsidRDefault="00BD6C4F" w:rsidP="00BD6C4F">
      <w:pPr>
        <w:rPr>
          <w:rtl/>
        </w:rPr>
      </w:pPr>
      <w:r w:rsidRPr="00853A21">
        <w:rPr>
          <w:b/>
          <w:bCs/>
          <w:rtl/>
        </w:rPr>
        <w:t>והלכתא</w:t>
      </w:r>
      <w:r w:rsidRPr="00C63571">
        <w:rPr>
          <w:rtl/>
        </w:rPr>
        <w:t>: בזכר - כל שנים עשר חדש, בנקבה כל שאינה יולדת.</w:t>
      </w:r>
    </w:p>
    <w:p w14:paraId="569BF7EA" w14:textId="77777777" w:rsidR="0046556D" w:rsidRDefault="00BD6C4F" w:rsidP="00BD6C4F">
      <w:pPr>
        <w:rPr>
          <w:rtl/>
        </w:rPr>
      </w:pPr>
      <w:r w:rsidRPr="00C63571">
        <w:rPr>
          <w:rtl/>
        </w:rPr>
        <w:lastRenderedPageBreak/>
        <w:t xml:space="preserve">• </w:t>
      </w:r>
      <w:r>
        <w:rPr>
          <w:rStyle w:val="2fb"/>
          <w:rFonts w:hint="cs"/>
          <w:rtl/>
          <w:rPrChange w:id="11846" w:author="מנוע אמוראים" w:date="2026-10-05T16:40:54Z">
            <w:rPr>
              <w:rFonts w:hint="cs"/>
              <w:rtl/>
            </w:rPr>
          </w:rPrChange>
        </w:rPr>
        <w:t xml:space="preserve">אר</w:t>
      </w:r>
      <w:r>
        <w:rPr>
          <w:rStyle w:val="2fb"/>
          <w:rtl/>
          <w:rPrChange w:id="11847" w:author="מנוע אמוראים" w:date="2026-10-05T16:40:54Z">
            <w:rPr>
              <w:rtl/>
            </w:rPr>
          </w:rPrChange>
        </w:rPr>
        <w:t xml:space="preserve">"</w:t>
      </w:r>
      <w:r>
        <w:rPr>
          <w:rStyle w:val="2fb"/>
          <w:rFonts w:hint="cs"/>
          <w:rtl/>
          <w:rPrChange w:id="11848" w:author="מנוע אמוראים" w:date="2026-10-05T16:40:54Z">
            <w:rPr>
              <w:rFonts w:hint="cs"/>
              <w:rtl/>
            </w:rPr>
          </w:rPrChange>
        </w:rPr>
        <w:t xml:space="preserve">ה</w:t>
      </w:r>
      <w:r w:rsidRPr="00C63571">
        <w:rPr>
          <w:rtl/>
        </w:rPr>
        <w:t>: כל בריה שאין בו עצם - אינו מתקיים י"ב חדש.</w:t>
      </w:r>
    </w:p>
    <w:p w14:paraId="3882B941" w14:textId="77777777" w:rsidR="0046556D" w:rsidRDefault="00BD6C4F" w:rsidP="00BD6C4F">
      <w:pPr>
        <w:rPr>
          <w:rtl/>
        </w:rPr>
      </w:pPr>
      <w:r>
        <w:rPr>
          <w:rStyle w:val="2fb"/>
          <w:rtl/>
          <w:rPrChange w:id="11849" w:author="מנוע אמוראים" w:date="2026-10-05T16:40:54Z">
            <w:rPr>
              <w:rtl/>
            </w:rPr>
          </w:rPrChange>
        </w:rPr>
        <w:t xml:space="preserve">א</w:t>
      </w:r>
      <w:r>
        <w:rPr>
          <w:rStyle w:val="2fb"/>
          <w:rFonts w:hint="cs"/>
          <w:rtl/>
          <w:rPrChange w:id="11850" w:author="מנוע אמוראים" w:date="2026-10-05T16:40:54Z">
            <w:rPr>
              <w:rFonts w:hint="cs"/>
              <w:rtl/>
            </w:rPr>
          </w:rPrChange>
        </w:rPr>
        <w:t xml:space="preserve">ר</w:t>
      </w:r>
      <w:r>
        <w:rPr>
          <w:rStyle w:val="2fb"/>
          <w:rtl/>
          <w:rPrChange w:id="11851" w:author="מנוע אמוראים" w:date="2026-10-05T16:40:54Z">
            <w:rPr>
              <w:rtl/>
            </w:rPr>
          </w:rPrChange>
        </w:rPr>
        <w:t xml:space="preserve">"</w:t>
      </w:r>
      <w:r>
        <w:rPr>
          <w:rStyle w:val="2fb"/>
          <w:rFonts w:hint="cs"/>
          <w:rtl/>
          <w:rPrChange w:id="11852" w:author="מנוע אמוראים" w:date="2026-10-05T16:40:54Z">
            <w:rPr>
              <w:rFonts w:hint="cs"/>
              <w:rtl/>
            </w:rPr>
          </w:rPrChange>
        </w:rPr>
        <w:t xml:space="preserve">פ</w:t>
      </w:r>
      <w:r>
        <w:rPr>
          <w:rFonts w:hint="cs"/>
          <w:rtl/>
        </w:rPr>
        <w:t xml:space="preserve"> ש</w:t>
      </w:r>
      <w:r w:rsidR="00BF1CF6">
        <w:rPr>
          <w:rtl/>
        </w:rPr>
        <w:t>"</w:t>
      </w:r>
      <w:r>
        <w:rPr>
          <w:rFonts w:hint="cs"/>
          <w:rtl/>
        </w:rPr>
        <w:t xml:space="preserve">מ </w:t>
      </w:r>
      <w:r>
        <w:rPr>
          <w:rStyle w:val="2fb"/>
          <w:rFonts w:hint="cs"/>
          <w:rtl/>
          <w:rPrChange w:id="11853" w:author="מנוע אמוראים" w:date="2026-10-05T16:40:54Z">
            <w:rPr>
              <w:rFonts w:hint="cs"/>
              <w:rtl/>
            </w:rPr>
          </w:rPrChange>
        </w:rPr>
        <w:t xml:space="preserve">מר</w:t>
      </w:r>
      <w:r>
        <w:rPr>
          <w:rStyle w:val="2fb"/>
          <w:rtl/>
          <w:rPrChange w:id="11854" w:author="מנוע אמוראים" w:date="2026-10-05T16:40:54Z">
            <w:rPr>
              <w:rtl/>
            </w:rPr>
          </w:rPrChange>
        </w:rPr>
        <w:t xml:space="preserve">"</w:t>
      </w:r>
      <w:r>
        <w:rPr>
          <w:rStyle w:val="2fb"/>
          <w:rFonts w:hint="cs"/>
          <w:rtl/>
          <w:rPrChange w:id="11855" w:author="מנוע אמוראים" w:date="2026-10-05T16:40:54Z">
            <w:rPr>
              <w:rFonts w:hint="cs"/>
              <w:rtl/>
            </w:rPr>
          </w:rPrChange>
        </w:rPr>
        <w:t xml:space="preserve">ה</w:t>
      </w:r>
      <w:r>
        <w:rPr>
          <w:rFonts w:hint="cs"/>
          <w:rtl/>
        </w:rPr>
        <w:t xml:space="preserve"> הך ד</w:t>
      </w:r>
      <w:r w:rsidRPr="00C63571">
        <w:rPr>
          <w:rtl/>
        </w:rPr>
        <w:t>שמואל: קישות שהתליע ב</w:t>
      </w:r>
      <w:r>
        <w:rPr>
          <w:rFonts w:hint="cs"/>
          <w:rtl/>
        </w:rPr>
        <w:t xml:space="preserve">עודה מחוברת </w:t>
      </w:r>
      <w:r w:rsidRPr="00C63571">
        <w:rPr>
          <w:rtl/>
        </w:rPr>
        <w:t xml:space="preserve">אסורה, </w:t>
      </w:r>
    </w:p>
    <w:p w14:paraId="0A09C603" w14:textId="77777777" w:rsidR="00BD6C4F" w:rsidRPr="003D23F5" w:rsidRDefault="00BD6C4F" w:rsidP="00F07436">
      <w:pPr>
        <w:pStyle w:val="afff3"/>
        <w:framePr w:wrap="around"/>
        <w:rPr>
          <w:rtl/>
        </w:rPr>
      </w:pPr>
      <w:r w:rsidRPr="003D23F5">
        <w:rPr>
          <w:rFonts w:hint="cs"/>
          <w:rtl/>
        </w:rPr>
        <w:t>נח:</w:t>
      </w:r>
    </w:p>
    <w:p w14:paraId="33FE1AF0" w14:textId="77777777" w:rsidR="0046556D" w:rsidRDefault="00BD6C4F" w:rsidP="00BD6C4F">
      <w:pPr>
        <w:rPr>
          <w:rtl/>
        </w:rPr>
      </w:pPr>
      <w:r>
        <w:rPr>
          <w:rtl/>
        </w:rPr>
        <w:t>הני תמרי דכדא ל</w:t>
      </w:r>
      <w:r>
        <w:rPr>
          <w:rFonts w:hint="cs"/>
          <w:rtl/>
        </w:rPr>
        <w:t>אחר י</w:t>
      </w:r>
      <w:r w:rsidR="00BF1CF6">
        <w:rPr>
          <w:rtl/>
        </w:rPr>
        <w:t>"</w:t>
      </w:r>
      <w:r>
        <w:rPr>
          <w:rFonts w:hint="cs"/>
          <w:rtl/>
        </w:rPr>
        <w:t>ב חודש מותר</w:t>
      </w:r>
      <w:r w:rsidRPr="00C63571">
        <w:rPr>
          <w:rtl/>
        </w:rPr>
        <w:t>.</w:t>
      </w:r>
    </w:p>
    <w:p w14:paraId="365C255B" w14:textId="77777777" w:rsidR="0046556D" w:rsidRDefault="00BD6C4F" w:rsidP="00BD6C4F">
      <w:pPr>
        <w:rPr>
          <w:rtl/>
        </w:rPr>
      </w:pPr>
      <w:r w:rsidRPr="00C63571">
        <w:rPr>
          <w:rtl/>
        </w:rPr>
        <w:t xml:space="preserve">• </w:t>
      </w:r>
      <w:r>
        <w:rPr>
          <w:rtl/>
        </w:rPr>
        <w:t xml:space="preserve">רב: </w:t>
      </w:r>
      <w:r>
        <w:rPr>
          <w:rFonts w:hint="cs"/>
          <w:rtl/>
        </w:rPr>
        <w:t>אין בקא[זבוב הנושך כצרעה] בת יום ואין זבוב בן שנה</w:t>
      </w:r>
    </w:p>
    <w:p w14:paraId="0811E86E" w14:textId="77777777" w:rsidR="0046556D" w:rsidRDefault="00BD6C4F" w:rsidP="00BD6C4F">
      <w:pPr>
        <w:rPr>
          <w:rtl/>
        </w:rPr>
      </w:pPr>
      <w:r w:rsidRPr="00C63571">
        <w:rPr>
          <w:rtl/>
        </w:rPr>
        <w:t xml:space="preserve">א"ל רב פפא לאביי: </w:t>
      </w:r>
      <w:r>
        <w:rPr>
          <w:rFonts w:hint="cs"/>
          <w:rtl/>
        </w:rPr>
        <w:t xml:space="preserve">והך דאמרי אינשי שבע שנים </w:t>
      </w:r>
      <w:r w:rsidRPr="00C63571">
        <w:rPr>
          <w:rtl/>
        </w:rPr>
        <w:t>אימרא בקתא מבקא, דא</w:t>
      </w:r>
      <w:r>
        <w:rPr>
          <w:rFonts w:hint="cs"/>
          <w:rtl/>
        </w:rPr>
        <w:t>מרה לו ראיתי לבן מחוזא</w:t>
      </w:r>
      <w:r w:rsidRPr="00C63571">
        <w:rPr>
          <w:rtl/>
        </w:rPr>
        <w:t xml:space="preserve"> </w:t>
      </w:r>
      <w:r>
        <w:rPr>
          <w:rFonts w:hint="cs"/>
          <w:rtl/>
        </w:rPr>
        <w:t xml:space="preserve">שטבל במים ועלה וכרך עצמו בסדינין והושיבה עליו ומצצה דמו ולא הודעת לי </w:t>
      </w:r>
    </w:p>
    <w:p w14:paraId="320E8BAB" w14:textId="77777777" w:rsidR="0046556D" w:rsidRDefault="00BD6C4F" w:rsidP="00BD6C4F">
      <w:pPr>
        <w:rPr>
          <w:rtl/>
        </w:rPr>
      </w:pPr>
      <w:r w:rsidRPr="00C63571">
        <w:rPr>
          <w:rtl/>
        </w:rPr>
        <w:t xml:space="preserve">א"ל: וליטעמיך הא דאמרי אינשי, </w:t>
      </w:r>
      <w:r>
        <w:rPr>
          <w:rFonts w:hint="cs"/>
          <w:rtl/>
        </w:rPr>
        <w:t xml:space="preserve">שישים מיני ברזל תלו </w:t>
      </w:r>
      <w:r w:rsidRPr="00C63571">
        <w:rPr>
          <w:rtl/>
        </w:rPr>
        <w:t xml:space="preserve">לבקא בקורנסיה, </w:t>
      </w:r>
      <w:r>
        <w:rPr>
          <w:rFonts w:hint="cs"/>
          <w:rtl/>
        </w:rPr>
        <w:t>הא זה במשקל שלהם א</w:t>
      </w:r>
      <w:r w:rsidR="00BF1CF6">
        <w:rPr>
          <w:rtl/>
        </w:rPr>
        <w:t>"</w:t>
      </w:r>
      <w:r>
        <w:rPr>
          <w:rFonts w:hint="cs"/>
          <w:rtl/>
        </w:rPr>
        <w:t>כ ה</w:t>
      </w:r>
      <w:r w:rsidR="00BF1CF6">
        <w:rPr>
          <w:rtl/>
        </w:rPr>
        <w:t>"</w:t>
      </w:r>
      <w:r>
        <w:rPr>
          <w:rFonts w:hint="cs"/>
          <w:rtl/>
        </w:rPr>
        <w:t xml:space="preserve">נ בשנים שלהם </w:t>
      </w:r>
    </w:p>
    <w:p w14:paraId="7310F270" w14:textId="77777777" w:rsidR="0046556D" w:rsidRDefault="00BD6C4F" w:rsidP="00BD6C4F">
      <w:pPr>
        <w:rPr>
          <w:rtl/>
        </w:rPr>
      </w:pPr>
      <w:r w:rsidRPr="00C63571">
        <w:rPr>
          <w:rtl/>
        </w:rPr>
        <w:t>• תנן התם: בהמה בעלת</w:t>
      </w:r>
      <w:r w:rsidR="004B0EAE">
        <w:rPr>
          <w:rtl/>
        </w:rPr>
        <w:t xml:space="preserve"> ה# </w:t>
      </w:r>
      <w:r w:rsidRPr="00C63571">
        <w:rPr>
          <w:rtl/>
        </w:rPr>
        <w:t>רגלים, או שאין לה אלא שלש - ה"ז מום;</w:t>
      </w:r>
    </w:p>
    <w:p w14:paraId="6C31B24A" w14:textId="77777777" w:rsidR="0046556D" w:rsidRDefault="00BD6C4F" w:rsidP="00BD6C4F">
      <w:pPr>
        <w:rPr>
          <w:rtl/>
        </w:rPr>
      </w:pPr>
      <w:r>
        <w:rPr>
          <w:rStyle w:val="2fb"/>
          <w:rFonts w:hint="cs"/>
          <w:rtl/>
          <w:rPrChange w:id="11856" w:author="מנוע אמוראים" w:date="2026-10-05T16:40:54Z">
            <w:rPr>
              <w:rFonts w:hint="cs"/>
              <w:rtl/>
            </w:rPr>
          </w:rPrChange>
        </w:rPr>
        <w:t xml:space="preserve">אר</w:t>
      </w:r>
      <w:r>
        <w:rPr>
          <w:rStyle w:val="2fb"/>
          <w:rtl/>
          <w:rPrChange w:id="11857" w:author="מנוע אמוראים" w:date="2026-10-05T16:40:54Z">
            <w:rPr>
              <w:rtl/>
            </w:rPr>
          </w:rPrChange>
        </w:rPr>
        <w:t xml:space="preserve">"</w:t>
      </w:r>
      <w:r>
        <w:rPr>
          <w:rStyle w:val="2fb"/>
          <w:rFonts w:hint="cs"/>
          <w:rtl/>
          <w:rPrChange w:id="11858" w:author="מנוע אמוראים" w:date="2026-10-05T16:40:54Z">
            <w:rPr>
              <w:rFonts w:hint="cs"/>
              <w:rtl/>
            </w:rPr>
          </w:rPrChange>
        </w:rPr>
        <w:t xml:space="preserve">ה</w:t>
      </w:r>
      <w:r w:rsidRPr="00C63571">
        <w:rPr>
          <w:rtl/>
        </w:rPr>
        <w:t xml:space="preserve">: לא שנו אלא שחסר ויתר ביד, אבל חסר ויתר ברגל </w:t>
      </w:r>
      <w:r>
        <w:rPr>
          <w:rtl/>
        </w:rPr>
        <w:t>–</w:t>
      </w:r>
      <w:r w:rsidRPr="00C63571">
        <w:rPr>
          <w:rtl/>
        </w:rPr>
        <w:t xml:space="preserve"> </w:t>
      </w:r>
      <w:r>
        <w:rPr>
          <w:rFonts w:hint="cs"/>
          <w:rtl/>
        </w:rPr>
        <w:t>טרפה הוא ד</w:t>
      </w:r>
      <w:r w:rsidRPr="00C63571">
        <w:rPr>
          <w:rtl/>
        </w:rPr>
        <w:t>כל יתר כנטול דמי.</w:t>
      </w:r>
    </w:p>
    <w:p w14:paraId="4991A79C" w14:textId="77777777" w:rsidR="0046556D" w:rsidRDefault="00BD6C4F" w:rsidP="00BD6C4F">
      <w:pPr>
        <w:rPr>
          <w:rtl/>
        </w:rPr>
      </w:pPr>
      <w:r w:rsidRPr="00C63571">
        <w:rPr>
          <w:rtl/>
        </w:rPr>
        <w:t xml:space="preserve">• </w:t>
      </w:r>
      <w:r>
        <w:rPr>
          <w:rFonts w:hint="cs"/>
          <w:rtl/>
        </w:rPr>
        <w:t>אותה חיה דהו</w:t>
      </w:r>
      <w:r w:rsidR="00BF1CF6">
        <w:rPr>
          <w:rtl/>
        </w:rPr>
        <w:t>"</w:t>
      </w:r>
      <w:r>
        <w:rPr>
          <w:rFonts w:hint="cs"/>
          <w:rtl/>
        </w:rPr>
        <w:t>ל מעי עיוור</w:t>
      </w:r>
      <w:r w:rsidRPr="00C63571">
        <w:rPr>
          <w:rtl/>
        </w:rPr>
        <w:t xml:space="preserve">, </w:t>
      </w:r>
      <w:r>
        <w:rPr>
          <w:rFonts w:hint="cs"/>
          <w:rtl/>
        </w:rPr>
        <w:t xml:space="preserve">הביאוה </w:t>
      </w:r>
      <w:r>
        <w:rPr>
          <w:rtl/>
        </w:rPr>
        <w:t>לרבינא, ו</w:t>
      </w:r>
      <w:r>
        <w:rPr>
          <w:rFonts w:hint="cs"/>
          <w:rtl/>
        </w:rPr>
        <w:t xml:space="preserve">הטריפה </w:t>
      </w:r>
      <w:r>
        <w:rPr>
          <w:rStyle w:val="2fb"/>
          <w:rFonts w:hint="cs"/>
          <w:rtl/>
          <w:rPrChange w:id="11859" w:author="מנוע אמוראים" w:date="2026-10-05T16:40:54Z">
            <w:rPr>
              <w:rFonts w:hint="cs"/>
              <w:rtl/>
            </w:rPr>
          </w:rPrChange>
        </w:rPr>
        <w:t xml:space="preserve">מר</w:t>
      </w:r>
      <w:r>
        <w:rPr>
          <w:rStyle w:val="2fb"/>
          <w:rtl/>
          <w:rPrChange w:id="11860" w:author="מנוע אמוראים" w:date="2026-10-05T16:40:54Z">
            <w:rPr>
              <w:rtl/>
            </w:rPr>
          </w:rPrChange>
        </w:rPr>
        <w:t xml:space="preserve">"</w:t>
      </w:r>
      <w:r>
        <w:rPr>
          <w:rStyle w:val="2fb"/>
          <w:rFonts w:hint="cs"/>
          <w:rtl/>
          <w:rPrChange w:id="11861" w:author="מנוע אמוראים" w:date="2026-10-05T16:40:54Z">
            <w:rPr>
              <w:rFonts w:hint="cs"/>
              <w:rtl/>
            </w:rPr>
          </w:rPrChange>
        </w:rPr>
        <w:t xml:space="preserve">ה</w:t>
      </w:r>
      <w:r>
        <w:rPr>
          <w:rFonts w:hint="cs"/>
          <w:rtl/>
        </w:rPr>
        <w:t xml:space="preserve"> </w:t>
      </w:r>
      <w:r w:rsidRPr="00C63571">
        <w:rPr>
          <w:rtl/>
        </w:rPr>
        <w:t>ואי שפכן להדדי - כשרה.</w:t>
      </w:r>
    </w:p>
    <w:p w14:paraId="73D7E6B5" w14:textId="77777777" w:rsidR="0046556D" w:rsidRDefault="00BD6C4F" w:rsidP="00BD6C4F">
      <w:pPr>
        <w:rPr>
          <w:rtl/>
        </w:rPr>
      </w:pPr>
      <w:r w:rsidRPr="00C63571">
        <w:rPr>
          <w:rtl/>
        </w:rPr>
        <w:t xml:space="preserve">• </w:t>
      </w:r>
      <w:r>
        <w:rPr>
          <w:rFonts w:hint="cs"/>
          <w:rtl/>
        </w:rPr>
        <w:t>אותו קנה שיצא מבית הכוסות ל</w:t>
      </w:r>
      <w:r w:rsidRPr="00C63571">
        <w:rPr>
          <w:rtl/>
        </w:rPr>
        <w:t>הובלילא, סבר רב אשי ל</w:t>
      </w:r>
      <w:r>
        <w:rPr>
          <w:rFonts w:hint="cs"/>
          <w:rtl/>
        </w:rPr>
        <w:t xml:space="preserve">הטריפה </w:t>
      </w:r>
    </w:p>
    <w:p w14:paraId="3CBAA231" w14:textId="77777777" w:rsidR="0046556D" w:rsidRDefault="00BD6C4F" w:rsidP="00BD6C4F">
      <w:pPr>
        <w:rPr>
          <w:rtl/>
        </w:rPr>
      </w:pPr>
      <w:r>
        <w:rPr>
          <w:rtl/>
        </w:rPr>
        <w:t xml:space="preserve">א"ל </w:t>
      </w:r>
      <w:r>
        <w:rPr>
          <w:rStyle w:val="2fb"/>
          <w:rtl/>
          <w:rPrChange w:id="11862" w:author="מנוע אמוראים" w:date="2026-10-05T16:40:54Z">
            <w:rPr>
              <w:rtl/>
            </w:rPr>
          </w:rPrChange>
        </w:rPr>
        <w:t xml:space="preserve">ר</w:t>
      </w:r>
      <w:r>
        <w:rPr>
          <w:rStyle w:val="2fb"/>
          <w:rFonts w:hint="cs"/>
          <w:rtl/>
          <w:rPrChange w:id="11863" w:author="מנוע אמוראים" w:date="2026-10-05T16:40:54Z">
            <w:rPr>
              <w:rFonts w:hint="cs"/>
              <w:rtl/>
            </w:rPr>
          </w:rPrChange>
        </w:rPr>
        <w:t xml:space="preserve">הב</w:t>
      </w:r>
      <w:r>
        <w:rPr>
          <w:rStyle w:val="2fb"/>
          <w:rtl/>
          <w:rPrChange w:id="11864" w:author="מנוע אמוראים" w:date="2026-10-05T16:40:54Z">
            <w:rPr>
              <w:rtl/>
            </w:rPr>
          </w:rPrChange>
        </w:rPr>
        <w:t xml:space="preserve">"</w:t>
      </w:r>
      <w:r>
        <w:rPr>
          <w:rStyle w:val="2fb"/>
          <w:rFonts w:hint="cs"/>
          <w:rtl/>
          <w:rPrChange w:id="11865" w:author="מנוע אמוראים" w:date="2026-10-05T16:40:54Z">
            <w:rPr>
              <w:rFonts w:hint="cs"/>
              <w:rtl/>
            </w:rPr>
          </w:rPrChange>
        </w:rPr>
        <w:t xml:space="preserve">ח</w:t>
      </w:r>
      <w:r>
        <w:rPr>
          <w:rFonts w:hint="cs"/>
          <w:rtl/>
        </w:rPr>
        <w:t xml:space="preserve"> לרב אשי</w:t>
      </w:r>
      <w:r w:rsidRPr="00C63571">
        <w:rPr>
          <w:rtl/>
        </w:rPr>
        <w:t>: כל הני חיוי ברייתא הכי אית להו.</w:t>
      </w:r>
    </w:p>
    <w:p w14:paraId="5EED1621" w14:textId="77777777" w:rsidR="0046556D" w:rsidRDefault="00BD6C4F" w:rsidP="00BD6C4F">
      <w:pPr>
        <w:rPr>
          <w:rtl/>
        </w:rPr>
      </w:pPr>
      <w:r w:rsidRPr="00C63571">
        <w:rPr>
          <w:rtl/>
        </w:rPr>
        <w:t xml:space="preserve">• </w:t>
      </w:r>
      <w:r>
        <w:rPr>
          <w:rFonts w:hint="cs"/>
          <w:rtl/>
        </w:rPr>
        <w:t xml:space="preserve">אותו קנה שהיה עובר </w:t>
      </w:r>
      <w:r>
        <w:rPr>
          <w:rtl/>
        </w:rPr>
        <w:t xml:space="preserve">מבי כסי לכרסא, סבר </w:t>
      </w:r>
      <w:r>
        <w:rPr>
          <w:rStyle w:val="2fb"/>
          <w:rtl/>
          <w:rPrChange w:id="11866" w:author="מנוע אמוראים" w:date="2026-10-05T16:40:54Z">
            <w:rPr>
              <w:rtl/>
            </w:rPr>
          </w:rPrChange>
        </w:rPr>
        <w:t xml:space="preserve">מ</w:t>
      </w:r>
      <w:r>
        <w:rPr>
          <w:rStyle w:val="2fb"/>
          <w:rFonts w:hint="cs"/>
          <w:rtl/>
          <w:rPrChange w:id="11867" w:author="מנוע אמוראים" w:date="2026-10-05T16:40:54Z">
            <w:rPr>
              <w:rFonts w:hint="cs"/>
              <w:rtl/>
            </w:rPr>
          </w:rPrChange>
        </w:rPr>
        <w:t xml:space="preserve">בר</w:t>
      </w:r>
      <w:r>
        <w:rPr>
          <w:rStyle w:val="2fb"/>
          <w:rtl/>
          <w:rPrChange w:id="11868" w:author="מנוע אמוראים" w:date="2026-10-05T16:40:54Z">
            <w:rPr>
              <w:rtl/>
            </w:rPr>
          </w:rPrChange>
        </w:rPr>
        <w:t xml:space="preserve">"</w:t>
      </w:r>
      <w:r>
        <w:rPr>
          <w:rStyle w:val="2fb"/>
          <w:rFonts w:hint="cs"/>
          <w:rtl/>
          <w:rPrChange w:id="11869" w:author="מנוע אמוראים" w:date="2026-10-05T16:40:54Z">
            <w:rPr>
              <w:rFonts w:hint="cs"/>
              <w:rtl/>
            </w:rPr>
          </w:rPrChange>
        </w:rPr>
        <w:t xml:space="preserve">א</w:t>
      </w:r>
      <w:r>
        <w:rPr>
          <w:rFonts w:hint="cs"/>
          <w:rtl/>
        </w:rPr>
        <w:t xml:space="preserve"> להכשירה </w:t>
      </w:r>
    </w:p>
    <w:p w14:paraId="4876D225" w14:textId="77777777" w:rsidR="0046556D" w:rsidRDefault="00BD6C4F" w:rsidP="00BD6C4F">
      <w:pPr>
        <w:rPr>
          <w:rtl/>
        </w:rPr>
      </w:pPr>
      <w:r>
        <w:rPr>
          <w:rFonts w:hint="cs"/>
          <w:rtl/>
        </w:rPr>
        <w:t>א</w:t>
      </w:r>
      <w:r w:rsidR="00BF1CF6">
        <w:rPr>
          <w:rtl/>
        </w:rPr>
        <w:t>"</w:t>
      </w:r>
      <w:r>
        <w:rPr>
          <w:rFonts w:hint="cs"/>
          <w:rtl/>
        </w:rPr>
        <w:t xml:space="preserve">ל </w:t>
      </w:r>
      <w:r>
        <w:rPr>
          <w:rStyle w:val="2fb"/>
          <w:rFonts w:hint="cs"/>
          <w:rtl/>
          <w:rPrChange w:id="11870" w:author="מנוע אמוראים" w:date="2026-10-05T16:40:54Z">
            <w:rPr>
              <w:rFonts w:hint="cs"/>
              <w:rtl/>
            </w:rPr>
          </w:rPrChange>
        </w:rPr>
        <w:t xml:space="preserve">ר</w:t>
      </w:r>
      <w:r>
        <w:rPr>
          <w:rStyle w:val="2fb"/>
          <w:rtl/>
          <w:rPrChange w:id="11871" w:author="מנוע אמוראים" w:date="2026-10-05T16:40:54Z">
            <w:rPr>
              <w:rtl/>
            </w:rPr>
          </w:rPrChange>
        </w:rPr>
        <w:t xml:space="preserve">"</w:t>
      </w:r>
      <w:r>
        <w:rPr>
          <w:rStyle w:val="2fb"/>
          <w:rFonts w:hint="cs"/>
          <w:rtl/>
          <w:rPrChange w:id="11872" w:author="מנוע אמוראים" w:date="2026-10-05T16:40:54Z">
            <w:rPr>
              <w:rFonts w:hint="cs"/>
              <w:rtl/>
            </w:rPr>
          </w:rPrChange>
        </w:rPr>
        <w:t xml:space="preserve">א</w:t>
      </w:r>
      <w:r>
        <w:rPr>
          <w:rFonts w:hint="cs"/>
          <w:rtl/>
        </w:rPr>
        <w:t xml:space="preserve"> </w:t>
      </w:r>
      <w:r w:rsidRPr="00C63571">
        <w:rPr>
          <w:rtl/>
        </w:rPr>
        <w:t>אטו כולהו בחדא מחיתא מחתינהו? היכא דאתמר - אתמר, היכא דלא אתמר - לא אתמר.</w:t>
      </w:r>
    </w:p>
    <w:p w14:paraId="1168AD56" w14:textId="77777777" w:rsidR="0046556D" w:rsidRDefault="00BD6C4F" w:rsidP="00BD6C4F">
      <w:pPr>
        <w:rPr>
          <w:rtl/>
        </w:rPr>
      </w:pPr>
      <w:r w:rsidRPr="00C63571">
        <w:rPr>
          <w:rtl/>
        </w:rPr>
        <w:t>• העיד נ</w:t>
      </w:r>
      <w:r>
        <w:rPr>
          <w:rFonts w:hint="cs"/>
          <w:rtl/>
        </w:rPr>
        <w:t>ב</w:t>
      </w:r>
      <w:r w:rsidR="00BF1CF6">
        <w:rPr>
          <w:rtl/>
        </w:rPr>
        <w:t>"</w:t>
      </w:r>
      <w:r>
        <w:rPr>
          <w:rFonts w:hint="cs"/>
          <w:rtl/>
        </w:rPr>
        <w:t>ש ר</w:t>
      </w:r>
      <w:r w:rsidRPr="00C63571">
        <w:rPr>
          <w:rtl/>
        </w:rPr>
        <w:t>ב טבחיא דציפורי לפני רבי על שני בני מעים היוצאין מן הבהמה כאחד שהיא טרפה, וכנגדן בעוף - כשרה;</w:t>
      </w:r>
    </w:p>
    <w:p w14:paraId="77CE7230" w14:textId="694FBDDB" w:rsidR="0046556D" w:rsidRDefault="00BD6C4F" w:rsidP="00BD6C4F">
      <w:pPr>
        <w:rPr>
          <w:rtl/>
        </w:rPr>
      </w:pPr>
      <w:r w:rsidRPr="00C63571">
        <w:rPr>
          <w:rtl/>
        </w:rPr>
        <w:t>בד</w:t>
      </w:r>
      <w:r>
        <w:rPr>
          <w:rtl/>
        </w:rPr>
        <w:t>"</w:t>
      </w:r>
      <w:r w:rsidRPr="00C63571">
        <w:rPr>
          <w:rtl/>
        </w:rPr>
        <w:t>א - שיוצאין בשני מקומות, אבל יוצאין במקום אחד וכלין עד כאצבע - כשרה.</w:t>
      </w:r>
    </w:p>
    <w:p w14:paraId="45FF933F" w14:textId="77777777" w:rsidR="0046556D" w:rsidRDefault="00BD6C4F" w:rsidP="00BD6C4F">
      <w:pPr>
        <w:rPr>
          <w:rtl/>
        </w:rPr>
      </w:pPr>
      <w:r w:rsidRPr="00AB17CA">
        <w:rPr>
          <w:b/>
          <w:bCs/>
          <w:rtl/>
        </w:rPr>
        <w:t>פליגי בה רב אמי ורב אסי,</w:t>
      </w:r>
      <w:r w:rsidRPr="00C63571">
        <w:rPr>
          <w:rtl/>
        </w:rPr>
        <w:t xml:space="preserve"> </w:t>
      </w:r>
      <w:r>
        <w:rPr>
          <w:rFonts w:hint="cs"/>
          <w:rtl/>
        </w:rPr>
        <w:t>- למ</w:t>
      </w:r>
      <w:r w:rsidR="00BF1CF6">
        <w:rPr>
          <w:rtl/>
        </w:rPr>
        <w:t>"</w:t>
      </w:r>
      <w:r>
        <w:rPr>
          <w:rFonts w:hint="cs"/>
          <w:rtl/>
        </w:rPr>
        <w:t xml:space="preserve">ד </w:t>
      </w:r>
      <w:r w:rsidRPr="00C63571">
        <w:rPr>
          <w:rtl/>
        </w:rPr>
        <w:t xml:space="preserve">הוא דהדרי וערבי, היינו דקתני עד כאצבע, </w:t>
      </w:r>
    </w:p>
    <w:p w14:paraId="78C0C2CE" w14:textId="33336C60" w:rsidR="0046556D" w:rsidRDefault="00BD6C4F" w:rsidP="00BD6C4F">
      <w:pPr>
        <w:rPr>
          <w:rtl/>
        </w:rPr>
      </w:pPr>
      <w:r w:rsidRPr="00C63571">
        <w:rPr>
          <w:rtl/>
        </w:rPr>
        <w:t>למ"ד אע</w:t>
      </w:r>
      <w:r>
        <w:rPr>
          <w:rtl/>
        </w:rPr>
        <w:t>"</w:t>
      </w:r>
      <w:r w:rsidRPr="00C63571">
        <w:rPr>
          <w:rtl/>
        </w:rPr>
        <w:t xml:space="preserve">ג דלא הדרי וערבי, </w:t>
      </w:r>
      <w:r>
        <w:rPr>
          <w:rFonts w:hint="cs"/>
          <w:rtl/>
        </w:rPr>
        <w:t>עד כאצבע היינו כאצבע מלמטה</w:t>
      </w:r>
      <w:r w:rsidRPr="00C63571">
        <w:rPr>
          <w:rtl/>
        </w:rPr>
        <w:t>.</w:t>
      </w:r>
    </w:p>
    <w:p w14:paraId="15FE60C2" w14:textId="77777777" w:rsidR="0046556D" w:rsidRDefault="00BD6C4F" w:rsidP="00BD6C4F">
      <w:pPr>
        <w:jc w:val="center"/>
        <w:rPr>
          <w:del w:id="90060" w:author="מנוע עיצוב" w:date="2026-10-08T11:01:28Z"/>
          <w:rtl/>
        </w:rPr>
      </w:pPr>
      <w:del w:id="90059" w:author="מנוע עיצוב" w:date="2026-10-08T11:01:28Z">
        <w:r>
          <w:rPr>
            <w:rFonts w:ascii="BA חניכי הישיבות" w:hAnsi="BA חניכי הישיבות" w:cs="BA חניכי הישיבות"/>
            <w:rtl/>
          </w:rPr>
          <w:delText xml:space="preserve">׻</w:delText>
        </w:r>
      </w:del>
    </w:p>
    <w:p w14:paraId="5AD2B922" w14:textId="77777777" w:rsidR="00BD6C4F" w:rsidRPr="003D23F5" w:rsidRDefault="00BD6C4F" w:rsidP="00BD6C4F">
      <w:pPr>
        <w:pStyle w:val="affff1"/>
        <w:rPr>
          <w:rtl/>
        </w:rPr>
      </w:pPr>
      <w:ins w:id="9847" w:author="מספור קטעי משנה" w:date="2026-10-06T06:45:19Z">
        <w:r>
          <w:rPr>
            <w:rStyle w:val="MisparKeta"/>
          </w:rPr>
          <w:t xml:space="preserve">ב. </w:t>
        </w:r>
      </w:ins>
      <w:r w:rsidRPr="003D23F5">
        <w:rPr>
          <w:rtl/>
        </w:rPr>
        <w:t>ר' יהודה אומר אם ניטלה הנוצה פסולה.</w:t>
      </w:r>
    </w:p>
    <w:p w14:paraId="61153234" w14:textId="77777777" w:rsidR="0046556D" w:rsidRDefault="00BD6C4F" w:rsidP="00BD6C4F">
      <w:pPr>
        <w:rPr>
          <w:rtl/>
        </w:rPr>
      </w:pPr>
      <w:r>
        <w:rPr>
          <w:rStyle w:val="2fb"/>
          <w:rFonts w:hint="cs"/>
          <w:rtl/>
          <w:rPrChange w:id="11873" w:author="מנוע אמוראים" w:date="2026-10-05T16:40:54Z">
            <w:rPr>
              <w:rFonts w:hint="cs"/>
              <w:rtl/>
            </w:rPr>
          </w:rPrChange>
        </w:rPr>
        <w:t xml:space="preserve">א</w:t>
      </w:r>
      <w:r>
        <w:rPr>
          <w:rStyle w:val="2fb"/>
          <w:rtl/>
          <w:rPrChange w:id="11874" w:author="מנוע אמוראים" w:date="2026-10-05T16:40:54Z">
            <w:rPr>
              <w:rtl/>
            </w:rPr>
          </w:rPrChange>
        </w:rPr>
        <w:t xml:space="preserve">רי"ו</w:t>
      </w:r>
      <w:r>
        <w:rPr>
          <w:rtl/>
        </w:rPr>
        <w:t xml:space="preserve">: </w:t>
      </w:r>
      <w:r>
        <w:rPr>
          <w:rStyle w:val="2fb"/>
          <w:rtl/>
          <w:rPrChange w:id="11875" w:author="מנוע אמוראים" w:date="2026-10-05T16:40:54Z">
            <w:rPr>
              <w:rtl/>
            </w:rPr>
          </w:rPrChange>
        </w:rPr>
        <w:t xml:space="preserve">ר</w:t>
      </w:r>
      <w:r>
        <w:rPr>
          <w:rStyle w:val="2fb"/>
          <w:rtl/>
          <w:rPrChange w:id="11876" w:author="מנוע אמוראים" w:date="2026-10-05T16:40:54Z">
            <w:rPr>
              <w:rtl/>
            </w:rPr>
          </w:rPrChange>
        </w:rPr>
        <w:t xml:space="preserve">"</w:t>
      </w:r>
      <w:r>
        <w:rPr>
          <w:rStyle w:val="2fb"/>
          <w:rFonts w:hint="cs"/>
          <w:rtl/>
          <w:rPrChange w:id="11877" w:author="מנוע אמוראים" w:date="2026-10-05T16:40:54Z">
            <w:rPr>
              <w:rFonts w:hint="cs"/>
              <w:rtl/>
            </w:rPr>
          </w:rPrChange>
        </w:rPr>
        <w:t xml:space="preserve">י</w:t>
      </w:r>
      <w:r>
        <w:rPr>
          <w:rFonts w:hint="cs"/>
          <w:rtl/>
        </w:rPr>
        <w:t xml:space="preserve"> </w:t>
      </w:r>
      <w:r>
        <w:rPr>
          <w:rStyle w:val="2fb"/>
          <w:rFonts w:hint="cs"/>
          <w:rtl/>
          <w:rPrChange w:id="11878" w:author="מנוע אמוראים" w:date="2026-10-05T16:40:54Z">
            <w:rPr>
              <w:rFonts w:hint="cs"/>
              <w:rtl/>
            </w:rPr>
          </w:rPrChange>
        </w:rPr>
        <w:t xml:space="preserve">ורי</w:t>
      </w:r>
      <w:r>
        <w:rPr>
          <w:rStyle w:val="2fb"/>
          <w:rtl/>
          <w:rPrChange w:id="11879" w:author="מנוע אמוראים" w:date="2026-10-05T16:40:54Z">
            <w:rPr>
              <w:rtl/>
            </w:rPr>
          </w:rPrChange>
        </w:rPr>
        <w:t xml:space="preserve">"</w:t>
      </w:r>
      <w:r>
        <w:rPr>
          <w:rStyle w:val="2fb"/>
          <w:rFonts w:hint="cs"/>
          <w:rtl/>
          <w:rPrChange w:id="11880" w:author="מנוע אמוראים" w:date="2026-10-05T16:40:54Z">
            <w:rPr>
              <w:rFonts w:hint="cs"/>
              <w:rtl/>
            </w:rPr>
          </w:rPrChange>
        </w:rPr>
        <w:t xml:space="preserve">ש</w:t>
      </w:r>
      <w:r>
        <w:rPr>
          <w:rFonts w:hint="cs"/>
          <w:rtl/>
        </w:rPr>
        <w:t xml:space="preserve"> אמרו דבר אחד </w:t>
      </w:r>
      <w:r>
        <w:rPr>
          <w:rStyle w:val="2fb"/>
          <w:rFonts w:hint="cs"/>
          <w:rtl/>
          <w:rPrChange w:id="11881" w:author="מנוע אמוראים" w:date="2026-10-05T16:40:54Z">
            <w:rPr>
              <w:rFonts w:hint="cs"/>
              <w:rtl/>
            </w:rPr>
          </w:rPrChange>
        </w:rPr>
        <w:t xml:space="preserve">ר</w:t>
      </w:r>
      <w:r>
        <w:rPr>
          <w:rStyle w:val="2fb"/>
          <w:rtl/>
          <w:rPrChange w:id="11882" w:author="מנוע אמוראים" w:date="2026-10-05T16:40:54Z">
            <w:rPr>
              <w:rtl/>
            </w:rPr>
          </w:rPrChange>
        </w:rPr>
        <w:t xml:space="preserve">"</w:t>
      </w:r>
      <w:r>
        <w:rPr>
          <w:rStyle w:val="2fb"/>
          <w:rFonts w:hint="cs"/>
          <w:rtl/>
          <w:rPrChange w:id="11883" w:author="מנוע אמוראים" w:date="2026-10-05T16:40:54Z">
            <w:rPr>
              <w:rFonts w:hint="cs"/>
              <w:rtl/>
            </w:rPr>
          </w:rPrChange>
        </w:rPr>
        <w:t xml:space="preserve">י</w:t>
      </w:r>
      <w:r>
        <w:rPr>
          <w:rFonts w:hint="cs"/>
          <w:rtl/>
        </w:rPr>
        <w:t xml:space="preserve"> הא דאמרן </w:t>
      </w:r>
      <w:r>
        <w:rPr>
          <w:rStyle w:val="2fb"/>
          <w:rFonts w:hint="cs"/>
          <w:rtl/>
          <w:rPrChange w:id="11884" w:author="מנוע אמוראים" w:date="2026-10-05T16:40:54Z">
            <w:rPr>
              <w:rFonts w:hint="cs"/>
              <w:rtl/>
            </w:rPr>
          </w:rPrChange>
        </w:rPr>
        <w:t xml:space="preserve">ורי</w:t>
      </w:r>
      <w:r>
        <w:rPr>
          <w:rStyle w:val="2fb"/>
          <w:rtl/>
          <w:rPrChange w:id="11885" w:author="מנוע אמוראים" w:date="2026-10-05T16:40:54Z">
            <w:rPr>
              <w:rtl/>
            </w:rPr>
          </w:rPrChange>
        </w:rPr>
        <w:t xml:space="preserve">"</w:t>
      </w:r>
      <w:r>
        <w:rPr>
          <w:rStyle w:val="2fb"/>
          <w:rFonts w:hint="cs"/>
          <w:rtl/>
          <w:rPrChange w:id="11886" w:author="מנוע אמוראים" w:date="2026-10-05T16:40:54Z">
            <w:rPr>
              <w:rFonts w:hint="cs"/>
              <w:rtl/>
            </w:rPr>
          </w:rPrChange>
        </w:rPr>
        <w:t xml:space="preserve">ש</w:t>
      </w:r>
      <w:r>
        <w:rPr>
          <w:rFonts w:hint="cs"/>
          <w:rtl/>
        </w:rPr>
        <w:t xml:space="preserve"> דתנן</w:t>
      </w:r>
      <w:r w:rsidRPr="00C63571">
        <w:rPr>
          <w:rtl/>
        </w:rPr>
        <w:t>: הנוצה מצטרפת.</w:t>
      </w:r>
    </w:p>
    <w:p w14:paraId="0533E177" w14:textId="77777777" w:rsidR="0046556D" w:rsidRDefault="00BD6C4F" w:rsidP="00BD6C4F">
      <w:pPr>
        <w:rPr>
          <w:rtl/>
        </w:rPr>
      </w:pPr>
      <w:r w:rsidRPr="00C63571">
        <w:rPr>
          <w:rtl/>
        </w:rPr>
        <w:t>אמר רבא: דילמא לא היא!</w:t>
      </w:r>
    </w:p>
    <w:p w14:paraId="325D4D46" w14:textId="77777777" w:rsidR="0046556D" w:rsidRDefault="00BD6C4F" w:rsidP="00BD6C4F">
      <w:pPr>
        <w:rPr>
          <w:rtl/>
        </w:rPr>
      </w:pPr>
      <w:r>
        <w:rPr>
          <w:rFonts w:hint="cs"/>
          <w:rtl/>
        </w:rPr>
        <w:t xml:space="preserve">דווקא הכא </w:t>
      </w:r>
      <w:r>
        <w:rPr>
          <w:rStyle w:val="2fb"/>
          <w:rFonts w:hint="cs"/>
          <w:rtl/>
          <w:rPrChange w:id="11887" w:author="מנוע אמוראים" w:date="2026-10-05T16:40:54Z">
            <w:rPr>
              <w:rFonts w:hint="cs"/>
              <w:rtl/>
            </w:rPr>
          </w:rPrChange>
        </w:rPr>
        <w:t xml:space="preserve">אר</w:t>
      </w:r>
      <w:r>
        <w:rPr>
          <w:rStyle w:val="2fb"/>
          <w:rtl/>
          <w:rPrChange w:id="11888" w:author="מנוע אמוראים" w:date="2026-10-05T16:40:54Z">
            <w:rPr>
              <w:rtl/>
            </w:rPr>
          </w:rPrChange>
        </w:rPr>
        <w:t xml:space="preserve">"</w:t>
      </w:r>
      <w:r>
        <w:rPr>
          <w:rStyle w:val="2fb"/>
          <w:rFonts w:hint="cs"/>
          <w:rtl/>
          <w:rPrChange w:id="11889" w:author="מנוע אמוראים" w:date="2026-10-05T16:40:54Z">
            <w:rPr>
              <w:rFonts w:hint="cs"/>
              <w:rtl/>
            </w:rPr>
          </w:rPrChange>
        </w:rPr>
        <w:t xml:space="preserve">י</w:t>
      </w:r>
      <w:r>
        <w:rPr>
          <w:rFonts w:hint="cs"/>
          <w:rtl/>
        </w:rPr>
        <w:t xml:space="preserve"> </w:t>
      </w:r>
      <w:r w:rsidRPr="00C63571">
        <w:rPr>
          <w:rtl/>
        </w:rPr>
        <w:t xml:space="preserve">לענין טרפה, דליכא מידי דמגין עליה, אבל לענין איפגולי כרבנן סבירא ליה, </w:t>
      </w:r>
    </w:p>
    <w:p w14:paraId="406A555D" w14:textId="77777777" w:rsidR="0046556D" w:rsidRDefault="00BD6C4F" w:rsidP="00BD6C4F">
      <w:pPr>
        <w:rPr>
          <w:rtl/>
        </w:rPr>
      </w:pPr>
      <w:r>
        <w:rPr>
          <w:rFonts w:hint="cs"/>
          <w:rtl/>
        </w:rPr>
        <w:t xml:space="preserve">ודווקא כאן אמר ר' ישמעאל </w:t>
      </w:r>
      <w:r w:rsidRPr="00C63571">
        <w:rPr>
          <w:rtl/>
        </w:rPr>
        <w:t>לענין</w:t>
      </w:r>
      <w:r>
        <w:rPr>
          <w:rFonts w:hint="cs"/>
          <w:rtl/>
        </w:rPr>
        <w:t xml:space="preserve"> פיגול [דראוי לאכילה]</w:t>
      </w:r>
      <w:r w:rsidRPr="00C63571">
        <w:rPr>
          <w:rtl/>
        </w:rPr>
        <w:t>, אבל לענין טרפה - אגוני לא מגין.</w:t>
      </w:r>
    </w:p>
    <w:p w14:paraId="4A59AFF2"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10" w:author="קלוד" w:date="2026-10-06T10:08:36Z"/>
        </w:rPr>
      </w:pPr>
      <w:ins w:id="20109" w:author="קלוד" w:date="2026-10-06T10:08:36Z">
        <w:r>
          <w:t xml:space="preserve">משנה ה</w:t>
        </w:r>
      </w:ins>
    </w:p>
    <w:p w14:paraId="6DBFA49D" w14:textId="77777777" w:rsidR="00BD6C4F" w:rsidRPr="003D23F5" w:rsidRDefault="00BD6C4F" w:rsidP="00BD6C4F">
      <w:pPr>
        <w:pStyle w:val="afff9"/>
        <w:rPr>
          <w:del w:id="20087" w:author="קלוד" w:date="2026-10-06T10:14:23Z"/>
          <w:rtl/>
        </w:rPr>
      </w:pPr>
      <w:ins w:id="9848" w:author="מספור קטעי משנה" w:date="2026-10-06T06:45:19Z">
        <w:del w:id="20085" w:author="קלוד" w:date="2026-10-06T10:14:23Z">
          <w:r>
            <w:rPr>
              <w:rStyle w:val="MisparKeta"/>
            </w:rPr>
            <w:delText xml:space="preserve">ג. </w:delText>
          </w:r>
        </w:del>
      </w:ins>
      <w:del w:id="20086" w:author="קלוד" w:date="2026-10-06T10:14:23Z">
        <w:r w:rsidRPr="003D23F5">
          <w:rPr>
            <w:rtl/>
          </w:rPr>
          <w:delText xml:space="preserve">מתני'.</w:delText>
        </w:r>
      </w:del>
    </w:p>
    <w:p w14:paraId="6C1B02BC" w14:textId="77777777" w:rsidR="00BD6C4F" w:rsidRPr="003D23F5" w:rsidRDefault="00BD6C4F" w:rsidP="00BD6C4F">
      <w:pPr>
        <w:pStyle w:val="afff9"/>
        <w:spacing w:before="120"/>
        <w:rPr>
          <w:rtl/>
        </w:rPr>
        <w:pPrChange w:id="90034" w:author="קלוד" w:date="2026-10-08T12:08:16Z">
          <w:pPr>
            <w:pStyle w:val="afff9"/>
          </w:pPr>
        </w:pPrChange>
      </w:pPr>
      <w:r w:rsidRPr="003D23F5">
        <w:rPr>
          <w:rtl/>
        </w:rPr>
        <w:t xml:space="preserve">אחוזת הדם, והמעושנת, והמצוננת, ושאכלה הרדופני, ושאכלה צואת תרנגולים, או ששתת מים הרעים כשרה, </w:t>
      </w:r>
    </w:p>
    <w:p w14:paraId="6344CF1F" w14:textId="77777777" w:rsidR="00BD6C4F" w:rsidRPr="003D23F5" w:rsidRDefault="00BD6C4F" w:rsidP="00BD6C4F">
      <w:pPr>
        <w:pStyle w:val="afff9"/>
        <w:rPr>
          <w:rtl/>
        </w:rPr>
      </w:pPr>
      <w:r w:rsidRPr="003D23F5">
        <w:rPr>
          <w:rtl/>
        </w:rPr>
        <w:t>אכלה סם המות, או שהכישה נחש מותרת משום טרפה, ואסורה משום סכנת נפשות.</w:t>
      </w:r>
    </w:p>
    <w:p w14:paraId="61CAB698" w14:textId="77777777" w:rsidR="0046556D" w:rsidRDefault="00BD6C4F" w:rsidP="00BD6C4F">
      <w:pPr>
        <w:jc w:val="center"/>
        <w:rPr>
          <w:rtl/>
        </w:rPr>
      </w:pPr>
      <w:r>
        <w:rPr>
          <w:rFonts w:ascii="BA חניכי הישיבות" w:hAnsi="BA חניכי הישיבות" w:cs="BA חניכי הישיבות"/>
          <w:rtl/>
        </w:rPr>
        <w:t>׻</w:t>
      </w:r>
    </w:p>
    <w:p w14:paraId="38CBD95C" w14:textId="77777777" w:rsidR="0046556D" w:rsidRDefault="00BD6C4F" w:rsidP="00BD6C4F">
      <w:pPr>
        <w:rPr>
          <w:rtl/>
        </w:rPr>
      </w:pPr>
      <w:r w:rsidRPr="0040433B">
        <w:rPr>
          <w:b/>
          <w:bCs/>
          <w:rtl/>
        </w:rPr>
        <w:t>שמואל</w:t>
      </w:r>
      <w:r w:rsidRPr="00C63571">
        <w:rPr>
          <w:rtl/>
        </w:rPr>
        <w:t xml:space="preserve">: הלעיטה חלתית - טרפה, </w:t>
      </w:r>
      <w:r>
        <w:rPr>
          <w:rFonts w:hint="cs"/>
          <w:rtl/>
        </w:rPr>
        <w:t>שנוקב</w:t>
      </w:r>
      <w:r w:rsidRPr="00C63571">
        <w:rPr>
          <w:rtl/>
        </w:rPr>
        <w:t xml:space="preserve"> </w:t>
      </w:r>
      <w:r>
        <w:rPr>
          <w:rFonts w:hint="cs"/>
          <w:rtl/>
        </w:rPr>
        <w:t>למעייה</w:t>
      </w:r>
      <w:r w:rsidRPr="00C63571">
        <w:rPr>
          <w:rtl/>
        </w:rPr>
        <w:t>.</w:t>
      </w:r>
    </w:p>
    <w:p w14:paraId="7F5E66B9" w14:textId="77777777" w:rsidR="0046556D" w:rsidRDefault="00BD6C4F" w:rsidP="00BD6C4F">
      <w:pPr>
        <w:rPr>
          <w:rtl/>
        </w:rPr>
      </w:pPr>
      <w:r w:rsidRPr="00C63571">
        <w:rPr>
          <w:rtl/>
        </w:rPr>
        <w:t>מתיב רב שיזבי: אחוזת הדם, והמעושנת, ושאכלה הרדופני, ושאכלה צואת תרנגולים, ושתת מים הרעים, הלעיטה תיעה, חלתית ופלפלין, אכלה סם המות - כשרה;</w:t>
      </w:r>
    </w:p>
    <w:p w14:paraId="6397D246" w14:textId="56D17557" w:rsidR="0046556D" w:rsidRDefault="00BD6C4F" w:rsidP="00BD6C4F">
      <w:pPr>
        <w:rPr>
          <w:rtl/>
        </w:rPr>
      </w:pPr>
      <w:r w:rsidRPr="00C63571">
        <w:rPr>
          <w:rtl/>
        </w:rPr>
        <w:lastRenderedPageBreak/>
        <w:t xml:space="preserve">הכישה נחש, או שנשכה כלב שוטה - מותרת משום טרפה, ואסורה משום סכנת נפשות, </w:t>
      </w:r>
    </w:p>
    <w:p w14:paraId="526AA610" w14:textId="77777777" w:rsidR="0046556D" w:rsidRDefault="00BD6C4F" w:rsidP="00BD6C4F">
      <w:pPr>
        <w:rPr>
          <w:rtl/>
        </w:rPr>
      </w:pPr>
      <w:r>
        <w:rPr>
          <w:rtl/>
        </w:rPr>
        <w:t>חלתית אחלתית ל</w:t>
      </w:r>
      <w:r w:rsidR="00BF1CF6">
        <w:rPr>
          <w:rtl/>
        </w:rPr>
        <w:t>"</w:t>
      </w:r>
      <w:r>
        <w:rPr>
          <w:rFonts w:hint="cs"/>
          <w:rtl/>
        </w:rPr>
        <w:t>ק</w:t>
      </w:r>
      <w:r w:rsidRPr="00C63571">
        <w:rPr>
          <w:rtl/>
        </w:rPr>
        <w:t xml:space="preserve">: כאן </w:t>
      </w:r>
      <w:r>
        <w:rPr>
          <w:rtl/>
        </w:rPr>
        <w:t>–</w:t>
      </w:r>
      <w:r w:rsidRPr="00C63571">
        <w:rPr>
          <w:rtl/>
        </w:rPr>
        <w:t xml:space="preserve"> בעלין</w:t>
      </w:r>
      <w:r>
        <w:rPr>
          <w:rFonts w:hint="cs"/>
          <w:rtl/>
        </w:rPr>
        <w:t xml:space="preserve"> שאינן מנקבין</w:t>
      </w:r>
      <w:r w:rsidRPr="00C63571">
        <w:rPr>
          <w:rtl/>
        </w:rPr>
        <w:t>, כאן - בקרטין.</w:t>
      </w:r>
    </w:p>
    <w:p w14:paraId="60719D76" w14:textId="77777777" w:rsidR="0046556D" w:rsidRDefault="00BD6C4F" w:rsidP="00BD6C4F">
      <w:pPr>
        <w:rPr>
          <w:rtl/>
        </w:rPr>
      </w:pPr>
      <w:r w:rsidRPr="00C63571">
        <w:rPr>
          <w:rtl/>
        </w:rPr>
        <w:t>סם המות אסם המות ל</w:t>
      </w:r>
      <w:r w:rsidR="00BF1CF6">
        <w:rPr>
          <w:rtl/>
        </w:rPr>
        <w:t>"</w:t>
      </w:r>
      <w:r>
        <w:rPr>
          <w:rFonts w:hint="cs"/>
          <w:rtl/>
        </w:rPr>
        <w:t>ק</w:t>
      </w:r>
      <w:r w:rsidRPr="00C63571">
        <w:rPr>
          <w:rtl/>
        </w:rPr>
        <w:t xml:space="preserve">: הא </w:t>
      </w:r>
      <w:r>
        <w:rPr>
          <w:rFonts w:hint="cs"/>
          <w:rtl/>
        </w:rPr>
        <w:t>שלה</w:t>
      </w:r>
      <w:r w:rsidRPr="00C63571">
        <w:rPr>
          <w:rtl/>
        </w:rPr>
        <w:t>, הא - דאדם.</w:t>
      </w:r>
    </w:p>
    <w:p w14:paraId="01B2960E" w14:textId="3C8F7BF9" w:rsidR="0046556D" w:rsidRDefault="00BD6C4F" w:rsidP="00BD6C4F">
      <w:pPr>
        <w:rPr>
          <w:rtl/>
        </w:rPr>
      </w:pPr>
      <w:r>
        <w:rPr>
          <w:rFonts w:hint="cs"/>
          <w:rtl/>
        </w:rPr>
        <w:t xml:space="preserve">    והך ד</w:t>
      </w:r>
      <w:r w:rsidRPr="00C63571">
        <w:rPr>
          <w:rtl/>
        </w:rPr>
        <w:t>סם המות דבהמה היינו הרדופני!</w:t>
      </w:r>
      <w:r>
        <w:rPr>
          <w:rFonts w:hint="cs"/>
          <w:rtl/>
        </w:rPr>
        <w:t xml:space="preserve"> - </w:t>
      </w:r>
      <w:r w:rsidRPr="00C63571">
        <w:rPr>
          <w:rtl/>
        </w:rPr>
        <w:t>תרי גווני סם המות.</w:t>
      </w:r>
    </w:p>
    <w:p w14:paraId="3B3356ED" w14:textId="77777777" w:rsidR="00BD6C4F" w:rsidRPr="003D23F5" w:rsidRDefault="00BD6C4F" w:rsidP="00F07436">
      <w:pPr>
        <w:pStyle w:val="afff3"/>
        <w:framePr w:wrap="around"/>
        <w:rPr>
          <w:rtl/>
        </w:rPr>
      </w:pPr>
      <w:r w:rsidRPr="003D23F5">
        <w:rPr>
          <w:rFonts w:hint="cs"/>
          <w:rtl/>
        </w:rPr>
        <w:t>נט.</w:t>
      </w:r>
    </w:p>
    <w:p w14:paraId="3B9A92A6" w14:textId="77777777" w:rsidR="0046556D" w:rsidRDefault="00BD6C4F" w:rsidP="00BD6C4F">
      <w:pPr>
        <w:rPr>
          <w:rtl/>
        </w:rPr>
      </w:pPr>
      <w:r>
        <w:rPr>
          <w:rtl/>
        </w:rPr>
        <w:t xml:space="preserve">• תיעה? </w:t>
      </w:r>
      <w:r>
        <w:rPr>
          <w:rStyle w:val="2fb"/>
          <w:rtl/>
          <w:rPrChange w:id="11890" w:author="מנוע אמוראים" w:date="2026-10-05T16:40:54Z">
            <w:rPr>
              <w:rtl/>
            </w:rPr>
          </w:rPrChange>
        </w:rPr>
        <w:t xml:space="preserve">א</w:t>
      </w:r>
      <w:r>
        <w:rPr>
          <w:rStyle w:val="2fb"/>
          <w:rFonts w:hint="cs"/>
          <w:rtl/>
          <w:rPrChange w:id="11891" w:author="מנוע אמוראים" w:date="2026-10-05T16:40:54Z">
            <w:rPr>
              <w:rFonts w:hint="cs"/>
              <w:rtl/>
            </w:rPr>
          </w:rPrChange>
        </w:rPr>
        <w:t xml:space="preserve">ר</w:t>
      </w:r>
      <w:r>
        <w:rPr>
          <w:rStyle w:val="2fb"/>
          <w:rtl/>
          <w:rPrChange w:id="11892" w:author="מנוע אמוראים" w:date="2026-10-05T16:40:54Z">
            <w:rPr>
              <w:rtl/>
            </w:rPr>
          </w:rPrChange>
        </w:rPr>
        <w:t xml:space="preserve">"</w:t>
      </w:r>
      <w:r>
        <w:rPr>
          <w:rStyle w:val="2fb"/>
          <w:rFonts w:hint="cs"/>
          <w:rtl/>
          <w:rPrChange w:id="11893" w:author="מנוע אמוראים" w:date="2026-10-05T16:40:54Z">
            <w:rPr>
              <w:rFonts w:hint="cs"/>
              <w:rtl/>
            </w:rPr>
          </w:rPrChange>
        </w:rPr>
        <w:t xml:space="preserve">י</w:t>
      </w:r>
      <w:r w:rsidRPr="00C63571">
        <w:rPr>
          <w:rtl/>
        </w:rPr>
        <w:t>: עיקרא דמרירתא</w:t>
      </w:r>
      <w:r>
        <w:rPr>
          <w:rFonts w:hint="cs"/>
          <w:rtl/>
        </w:rPr>
        <w:t xml:space="preserve"> [עשב מר מאד]</w:t>
      </w:r>
      <w:r w:rsidRPr="00C63571">
        <w:rPr>
          <w:rtl/>
        </w:rPr>
        <w:t>.</w:t>
      </w:r>
    </w:p>
    <w:p w14:paraId="33F8BEE6" w14:textId="77777777" w:rsidR="0046556D" w:rsidRDefault="00BD6C4F" w:rsidP="00BD6C4F">
      <w:pPr>
        <w:rPr>
          <w:rtl/>
        </w:rPr>
      </w:pPr>
      <w:r>
        <w:rPr>
          <w:rStyle w:val="2fb"/>
          <w:rtl/>
          <w:rPrChange w:id="11894" w:author="מנוע אמוראים" w:date="2026-10-05T16:40:54Z">
            <w:rPr>
              <w:rtl/>
            </w:rPr>
          </w:rPrChange>
        </w:rPr>
        <w:t xml:space="preserve">א</w:t>
      </w:r>
      <w:r>
        <w:rPr>
          <w:rStyle w:val="2fb"/>
          <w:rFonts w:hint="cs"/>
          <w:rtl/>
          <w:rPrChange w:id="11895" w:author="מנוע אמוראים" w:date="2026-10-05T16:40:54Z">
            <w:rPr>
              <w:rFonts w:hint="cs"/>
              <w:rtl/>
            </w:rPr>
          </w:rPrChange>
        </w:rPr>
        <w:t xml:space="preserve">ר</w:t>
      </w:r>
      <w:r>
        <w:rPr>
          <w:rStyle w:val="2fb"/>
          <w:rtl/>
          <w:rPrChange w:id="11896" w:author="מנוע אמוראים" w:date="2026-10-05T16:40:54Z">
            <w:rPr>
              <w:rtl/>
            </w:rPr>
          </w:rPrChange>
        </w:rPr>
        <w:t xml:space="preserve">"</w:t>
      </w:r>
      <w:r>
        <w:rPr>
          <w:rStyle w:val="2fb"/>
          <w:rFonts w:hint="cs"/>
          <w:rtl/>
          <w:rPrChange w:id="11897" w:author="מנוע אמוראים" w:date="2026-10-05T16:40:54Z">
            <w:rPr>
              <w:rFonts w:hint="cs"/>
              <w:rtl/>
            </w:rPr>
          </w:rPrChange>
        </w:rPr>
        <w:t xml:space="preserve">י</w:t>
      </w:r>
      <w:r w:rsidRPr="00C63571">
        <w:rPr>
          <w:rtl/>
        </w:rPr>
        <w:t>: ה</w:t>
      </w:r>
      <w:r>
        <w:rPr>
          <w:rFonts w:hint="cs"/>
          <w:rtl/>
        </w:rPr>
        <w:t>אוכל ג' תקלי חלתית קודם אכילתו נפשט עורו [שאוחזו קדחת]</w:t>
      </w:r>
    </w:p>
    <w:p w14:paraId="68C05A2A" w14:textId="77777777" w:rsidR="0046556D" w:rsidRDefault="00BD6C4F" w:rsidP="00BD6C4F">
      <w:pPr>
        <w:rPr>
          <w:rtl/>
        </w:rPr>
      </w:pPr>
      <w:r>
        <w:rPr>
          <w:rStyle w:val="2fb"/>
          <w:rtl/>
          <w:rPrChange w:id="11898" w:author="מנוע אמוראים" w:date="2026-10-05T16:40:54Z">
            <w:rPr>
              <w:rtl/>
            </w:rPr>
          </w:rPrChange>
        </w:rPr>
        <w:t xml:space="preserve">א</w:t>
      </w:r>
      <w:r>
        <w:rPr>
          <w:rStyle w:val="2fb"/>
          <w:rFonts w:hint="cs"/>
          <w:rtl/>
          <w:rPrChange w:id="11899" w:author="מנוע אמוראים" w:date="2026-10-05T16:40:54Z">
            <w:rPr>
              <w:rFonts w:hint="cs"/>
              <w:rtl/>
            </w:rPr>
          </w:rPrChange>
        </w:rPr>
        <w:t xml:space="preserve">ר</w:t>
      </w:r>
      <w:r>
        <w:rPr>
          <w:rStyle w:val="2fb"/>
          <w:rtl/>
          <w:rPrChange w:id="11900" w:author="מנוע אמוראים" w:date="2026-10-05T16:40:54Z">
            <w:rPr>
              <w:rtl/>
            </w:rPr>
          </w:rPrChange>
        </w:rPr>
        <w:t xml:space="preserve">"</w:t>
      </w:r>
      <w:r>
        <w:rPr>
          <w:rStyle w:val="2fb"/>
          <w:rFonts w:hint="cs"/>
          <w:rtl/>
          <w:rPrChange w:id="11901" w:author="מנוע אמוראים" w:date="2026-10-05T16:40:54Z">
            <w:rPr>
              <w:rFonts w:hint="cs"/>
              <w:rtl/>
            </w:rPr>
          </w:rPrChange>
        </w:rPr>
        <w:t xml:space="preserve">א</w:t>
      </w:r>
      <w:r w:rsidRPr="00C63571">
        <w:rPr>
          <w:rtl/>
        </w:rPr>
        <w:t xml:space="preserve">: בדידי הוה עובדא, ואכלי חד </w:t>
      </w:r>
      <w:r>
        <w:rPr>
          <w:rtl/>
        </w:rPr>
        <w:t>תקלא חלתיתא, ואי לא</w:t>
      </w:r>
      <w:r>
        <w:rPr>
          <w:rFonts w:hint="cs"/>
          <w:rtl/>
        </w:rPr>
        <w:t xml:space="preserve"> שישבתי במים אחזתני קדחת </w:t>
      </w:r>
      <w:r w:rsidRPr="00C63571">
        <w:rPr>
          <w:rtl/>
        </w:rPr>
        <w:t>וקיימתי בעצמי החכמה תחיה בעליה.</w:t>
      </w:r>
    </w:p>
    <w:p w14:paraId="364FEA94" w14:textId="77777777" w:rsidR="0046556D" w:rsidRDefault="00BD6C4F" w:rsidP="00BD6C4F">
      <w:pPr>
        <w:rPr>
          <w:rtl/>
        </w:rPr>
      </w:pPr>
      <w:r>
        <w:rPr>
          <w:rFonts w:hint="cs"/>
          <w:rtl/>
        </w:rPr>
        <w:t>א'ר יוסף</w:t>
      </w:r>
      <w:r w:rsidRPr="00C63571">
        <w:rPr>
          <w:rtl/>
        </w:rPr>
        <w:t xml:space="preserve">: </w:t>
      </w:r>
      <w:r>
        <w:rPr>
          <w:rFonts w:hint="cs"/>
          <w:rtl/>
        </w:rPr>
        <w:t>האוכל י</w:t>
      </w:r>
      <w:r w:rsidR="00BF1CF6">
        <w:rPr>
          <w:rtl/>
        </w:rPr>
        <w:t>"</w:t>
      </w:r>
      <w:r>
        <w:rPr>
          <w:rFonts w:hint="cs"/>
          <w:rtl/>
        </w:rPr>
        <w:t xml:space="preserve">ז ביצים וד' אגוזים וז' אביונות הצלף וב' ריבעיות דבש </w:t>
      </w:r>
      <w:r w:rsidRPr="00C63571">
        <w:rPr>
          <w:rtl/>
        </w:rPr>
        <w:t xml:space="preserve">בתקופת תמוז </w:t>
      </w:r>
      <w:r>
        <w:rPr>
          <w:rFonts w:hint="cs"/>
          <w:rtl/>
        </w:rPr>
        <w:t>קודם אכילתו נעקר קנה ליבו</w:t>
      </w:r>
      <w:r w:rsidRPr="00C63571">
        <w:rPr>
          <w:rtl/>
        </w:rPr>
        <w:t>.</w:t>
      </w:r>
    </w:p>
    <w:p w14:paraId="32E70A21" w14:textId="77777777" w:rsidR="0046556D" w:rsidRDefault="00BD6C4F" w:rsidP="00BD6C4F">
      <w:pPr>
        <w:rPr>
          <w:rtl/>
        </w:rPr>
      </w:pPr>
      <w:r w:rsidRPr="004C3EFD">
        <w:rPr>
          <w:rtl/>
        </w:rPr>
        <w:t xml:space="preserve">• </w:t>
      </w:r>
      <w:r w:rsidRPr="004C3EFD">
        <w:rPr>
          <w:rFonts w:hint="cs"/>
          <w:rtl/>
        </w:rPr>
        <w:t xml:space="preserve">עופר שהביאו לריש גלותא שנפסקו רגליו האחוריות ובדקו רב </w:t>
      </w:r>
      <w:r w:rsidRPr="004C3EFD">
        <w:rPr>
          <w:rtl/>
        </w:rPr>
        <w:t>בצומת הגידין ו</w:t>
      </w:r>
      <w:r w:rsidRPr="004C3EFD">
        <w:rPr>
          <w:rFonts w:hint="cs"/>
          <w:rtl/>
        </w:rPr>
        <w:t xml:space="preserve">הכשירו ורצה לאכול ממנו צלי </w:t>
      </w:r>
    </w:p>
    <w:p w14:paraId="647C7013" w14:textId="77777777" w:rsidR="0046556D" w:rsidRDefault="00BD6C4F" w:rsidP="00BD6C4F">
      <w:pPr>
        <w:rPr>
          <w:rtl/>
        </w:rPr>
      </w:pPr>
      <w:r w:rsidRPr="00C63571">
        <w:rPr>
          <w:rtl/>
        </w:rPr>
        <w:t>א"ל שמואל: לא חייש מר לניקורי? א"ל: מאי תקנתא? נ</w:t>
      </w:r>
      <w:r>
        <w:rPr>
          <w:rFonts w:hint="cs"/>
          <w:rtl/>
        </w:rPr>
        <w:t xml:space="preserve">ושיבו בתנור ויבדק מאליו </w:t>
      </w:r>
    </w:p>
    <w:p w14:paraId="14E46BD0" w14:textId="77777777" w:rsidR="0046556D" w:rsidRDefault="00BD6C4F" w:rsidP="00BD6C4F">
      <w:pPr>
        <w:rPr>
          <w:rtl/>
        </w:rPr>
      </w:pPr>
      <w:r>
        <w:rPr>
          <w:rFonts w:hint="cs"/>
          <w:rtl/>
        </w:rPr>
        <w:t xml:space="preserve">שמו בתנור ונפל חתיכות חתיכות </w:t>
      </w:r>
      <w:r w:rsidRPr="00C63571">
        <w:rPr>
          <w:rtl/>
        </w:rPr>
        <w:t>.</w:t>
      </w:r>
    </w:p>
    <w:p w14:paraId="1A08B50D" w14:textId="77777777" w:rsidR="0046556D" w:rsidRDefault="00BD6C4F" w:rsidP="00BD6C4F">
      <w:pPr>
        <w:rPr>
          <w:rtl/>
        </w:rPr>
      </w:pPr>
      <w:r w:rsidRPr="00C63571">
        <w:rPr>
          <w:rtl/>
        </w:rPr>
        <w:t>קרי שמואל עליה דרב:</w:t>
      </w:r>
      <w:r w:rsidRPr="00A71A5E">
        <w:rPr>
          <w:rStyle w:val="afffff0"/>
          <w:rtl/>
        </w:rPr>
        <w:t xml:space="preserve"> </w:t>
      </w:r>
      <w:r w:rsidRPr="00A71A5E">
        <w:rPr>
          <w:rStyle w:val="afffff0"/>
          <w:rFonts w:hint="cs"/>
          <w:rtl/>
        </w:rPr>
        <w:t>'</w:t>
      </w:r>
      <w:r w:rsidRPr="00A71A5E">
        <w:rPr>
          <w:rStyle w:val="afffff0"/>
          <w:rtl/>
        </w:rPr>
        <w:t>לא יאונה לצדיק כל און</w:t>
      </w:r>
      <w:r w:rsidRPr="00A71A5E">
        <w:rPr>
          <w:rStyle w:val="afffff0"/>
          <w:rFonts w:hint="cs"/>
          <w:rtl/>
        </w:rPr>
        <w:t>'</w:t>
      </w:r>
      <w:r w:rsidRPr="00A71A5E">
        <w:rPr>
          <w:rStyle w:val="afffff0"/>
          <w:rtl/>
        </w:rPr>
        <w:t xml:space="preserve"> </w:t>
      </w:r>
    </w:p>
    <w:p w14:paraId="5B1666D3" w14:textId="77777777" w:rsidR="0046556D" w:rsidRDefault="00BD6C4F" w:rsidP="00BD6C4F">
      <w:pPr>
        <w:rPr>
          <w:rtl/>
        </w:rPr>
      </w:pPr>
      <w:r w:rsidRPr="00C63571">
        <w:rPr>
          <w:rtl/>
        </w:rPr>
        <w:t>קרי רב עליה דשמואל: כל רז לא אנס לך.</w:t>
      </w:r>
    </w:p>
    <w:p w14:paraId="057381DA"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12" w:author="קלוד" w:date="2026-10-06T10:08:36Z"/>
        </w:rPr>
      </w:pPr>
      <w:ins w:id="20111" w:author="קלוד" w:date="2026-10-06T10:08:36Z">
        <w:r>
          <w:t xml:space="preserve">משנה ו</w:t>
        </w:r>
      </w:ins>
    </w:p>
    <w:p w14:paraId="3B492977" w14:textId="77777777" w:rsidR="00BD6C4F" w:rsidRPr="003D23F5" w:rsidRDefault="00BD6C4F" w:rsidP="00BD6C4F">
      <w:pPr>
        <w:pStyle w:val="afff9"/>
        <w:rPr>
          <w:del w:id="20090" w:author="קלוד" w:date="2026-10-06T10:14:23Z"/>
          <w:rtl/>
        </w:rPr>
      </w:pPr>
      <w:ins w:id="9849" w:author="מספור קטעי משנה" w:date="2026-10-06T06:45:19Z">
        <w:del w:id="20088" w:author="קלוד" w:date="2026-10-06T10:14:23Z">
          <w:r>
            <w:rPr>
              <w:rStyle w:val="MisparKeta"/>
            </w:rPr>
            <w:delText xml:space="preserve">א. </w:delText>
          </w:r>
        </w:del>
      </w:ins>
      <w:del w:id="20089" w:author="קלוד" w:date="2026-10-06T10:14:23Z">
        <w:r w:rsidRPr="003D23F5">
          <w:rPr>
            <w:rtl/>
          </w:rPr>
          <w:delText xml:space="preserve">מתני'.</w:delText>
        </w:r>
      </w:del>
    </w:p>
    <w:p w14:paraId="00C88696" w14:textId="77777777" w:rsidR="00BD6C4F" w:rsidRPr="003D23F5" w:rsidRDefault="00BD6C4F" w:rsidP="00BD6C4F">
      <w:pPr>
        <w:pStyle w:val="afff9"/>
        <w:spacing w:before="120"/>
        <w:rPr>
          <w:rtl/>
        </w:rPr>
        <w:pPrChange w:id="90035" w:author="קלוד" w:date="2026-10-08T12:08:16Z">
          <w:pPr>
            <w:pStyle w:val="afff9"/>
          </w:pPr>
        </w:pPrChange>
      </w:pPr>
      <w:r w:rsidRPr="003D23F5">
        <w:rPr>
          <w:rtl/>
        </w:rPr>
        <w:t xml:space="preserve">סימני בהמה וחיה נאמרו מן התורה, וסימני העוף לא נאמרו, </w:t>
      </w:r>
    </w:p>
    <w:p w14:paraId="27DFDF7E" w14:textId="77777777" w:rsidR="00BD6C4F" w:rsidRPr="003D23F5" w:rsidRDefault="00BD6C4F" w:rsidP="00BD6C4F">
      <w:pPr>
        <w:pStyle w:val="afff9"/>
        <w:rPr>
          <w:rtl/>
        </w:rPr>
      </w:pPr>
      <w:r>
        <w:rPr>
          <w:rtl/>
        </w:rPr>
        <w:t xml:space="preserve">אבל אמרו </w:t>
      </w:r>
      <w:r>
        <w:rPr>
          <w:rStyle w:val="TanaimMishna"/>
          <w:rtl/>
          <w:rPrChange w:id="20010" w:author="קלוד" w:date="2026-10-06T10:08:36Z">
            <w:rPr>
              <w:rtl/>
            </w:rPr>
          </w:rPrChange>
        </w:rPr>
        <w:t xml:space="preserve">חכמים</w:t>
      </w:r>
      <w:r>
        <w:rPr>
          <w:rStyle w:val="TanaimMishna"/>
          <w:rtl/>
          <w:rPrChange w:id="21298" w:author="Claude" w:date="2026-10-07T09:24:29Z">
            <w:rPr>
              <w:rtl/>
            </w:rPr>
          </w:rPrChange>
        </w:rPr>
        <w:t xml:space="preserve">:</w:t>
      </w:r>
      <w:r>
        <w:rPr>
          <w:rtl/>
        </w:rPr>
        <w:t xml:space="preserve"> כל עוף הדורס - טמא, </w:t>
      </w:r>
    </w:p>
    <w:p w14:paraId="528DA4B0" w14:textId="6793D27A" w:rsidR="00BD6C4F" w:rsidRPr="003D23F5" w:rsidRDefault="00BD6C4F" w:rsidP="00BD6C4F">
      <w:pPr>
        <w:pStyle w:val="afff9"/>
        <w:rPr>
          <w:rtl/>
        </w:rPr>
      </w:pPr>
      <w:r w:rsidRPr="003D23F5">
        <w:rPr>
          <w:rFonts w:hint="cs"/>
          <w:rtl/>
        </w:rPr>
        <w:t xml:space="preserve"> </w:t>
      </w:r>
      <w:r w:rsidRPr="003D23F5">
        <w:rPr>
          <w:rtl/>
        </w:rPr>
        <w:t xml:space="preserve">כל שיש לו אצבע יתירה, וזפק, וקורקבנו נקלף - טהור, </w:t>
      </w:r>
    </w:p>
    <w:p w14:paraId="1EF3D6F5" w14:textId="77777777" w:rsidR="00BD6C4F" w:rsidRPr="003D23F5" w:rsidRDefault="00BD6C4F" w:rsidP="00BD6C4F">
      <w:pPr>
        <w:pStyle w:val="afff9"/>
        <w:rPr>
          <w:rtl/>
        </w:rPr>
      </w:pPr>
      <w:r>
        <w:rPr>
          <w:rStyle w:val="TanaimMishna"/>
          <w:rtl/>
          <w:rPrChange w:id="22392" w:author="Claude" w:date="2026-10-07T09:47:47Z">
            <w:rPr>
              <w:rtl/>
            </w:rPr>
          </w:rPrChange>
        </w:rPr>
        <w:t xml:space="preserve">ר' אלעזר</w:t>
      </w:r>
      <w:r>
        <w:rPr>
          <w:rtl/>
        </w:rPr>
        <w:t xml:space="preserve"> בר' צדוק אומר: כל עוף החולק את רגליו - טמא.</w:t>
      </w:r>
    </w:p>
    <w:p w14:paraId="0B8A3D17" w14:textId="77777777" w:rsidR="00BD6C4F" w:rsidRPr="003D23F5" w:rsidRDefault="00BD6C4F" w:rsidP="00BD6C4F">
      <w:pPr>
        <w:pStyle w:val="afff9"/>
        <w:rPr>
          <w:rtl/>
        </w:rPr>
      </w:pPr>
      <w:r>
        <w:rPr>
          <w:rtl/>
        </w:rPr>
        <w:t xml:space="preserve">ובחגבים: כל שיש לו ארבע רגלים, וארבע כנפים, וקרצולים, וכנפיו חופין את רובו, </w:t>
      </w:r>
      <w:r>
        <w:rPr>
          <w:rStyle w:val="TanaimMishna"/>
          <w:rtl/>
          <w:rPrChange w:id="20011" w:author="קלוד" w:date="2026-10-06T10:08:36Z">
            <w:rPr>
              <w:rtl/>
            </w:rPr>
          </w:rPrChange>
        </w:rPr>
        <w:t xml:space="preserve">רבי יוסי</w:t>
      </w:r>
      <w:r>
        <w:rPr>
          <w:rtl/>
        </w:rPr>
        <w:t xml:space="preserve"> אומר</w:t>
      </w:r>
      <w:r>
        <w:rPr>
          <w:rStyle w:val="TanaimMishna"/>
          <w:rtl/>
          <w:rPrChange w:id="21299" w:author="Claude" w:date="2026-10-07T09:24:29Z">
            <w:rPr>
              <w:rtl/>
            </w:rPr>
          </w:rPrChange>
        </w:rPr>
        <w:t xml:space="preserve">:</w:t>
      </w:r>
      <w:r>
        <w:rPr>
          <w:rtl/>
        </w:rPr>
        <w:t xml:space="preserve"> ושמו חגב.</w:t>
      </w:r>
    </w:p>
    <w:p w14:paraId="515644CA" w14:textId="77777777" w:rsidR="00BD6C4F" w:rsidRPr="003D23F5" w:rsidRDefault="00BD6C4F" w:rsidP="00BD6C4F">
      <w:pPr>
        <w:pStyle w:val="afff9"/>
        <w:rPr>
          <w:rtl/>
        </w:rPr>
      </w:pPr>
      <w:r w:rsidRPr="003D23F5">
        <w:rPr>
          <w:rtl/>
        </w:rPr>
        <w:t>ובדגים: כל שיש לו סנפיר וקשקשת,</w:t>
      </w:r>
    </w:p>
    <w:p w14:paraId="7599E461" w14:textId="77777777" w:rsidR="00BD6C4F" w:rsidRPr="003D23F5" w:rsidRDefault="00BD6C4F" w:rsidP="00BD6C4F">
      <w:pPr>
        <w:pStyle w:val="afff9"/>
        <w:rPr>
          <w:rtl/>
        </w:rPr>
      </w:pPr>
      <w:r>
        <w:rPr>
          <w:rStyle w:val="TanaimMishna"/>
          <w:rtl/>
          <w:rPrChange w:id="20012" w:author="קלוד" w:date="2026-10-06T10:08:36Z">
            <w:rPr>
              <w:rtl/>
            </w:rPr>
          </w:rPrChange>
        </w:rPr>
        <w:t xml:space="preserve">רבי יהודה</w:t>
      </w:r>
      <w:r>
        <w:rPr>
          <w:rtl/>
        </w:rPr>
        <w:t xml:space="preserve"> אומר</w:t>
      </w:r>
      <w:r>
        <w:rPr>
          <w:rStyle w:val="TanaimMishna"/>
          <w:rtl/>
          <w:rPrChange w:id="21300" w:author="Claude" w:date="2026-10-07T09:24:29Z">
            <w:rPr>
              <w:rtl/>
            </w:rPr>
          </w:rPrChange>
        </w:rPr>
        <w:t xml:space="preserve">:</w:t>
      </w:r>
      <w:r>
        <w:rPr>
          <w:rtl/>
        </w:rPr>
        <w:t xml:space="preserve"> שני קשקשין וסנפיר אחד: </w:t>
      </w:r>
    </w:p>
    <w:p w14:paraId="2BDB45C4" w14:textId="77777777" w:rsidR="00BD6C4F" w:rsidRPr="003D23F5" w:rsidRDefault="00BD6C4F" w:rsidP="00BD6C4F">
      <w:pPr>
        <w:pStyle w:val="afff9"/>
        <w:rPr>
          <w:rtl/>
        </w:rPr>
      </w:pPr>
      <w:r w:rsidRPr="003D23F5">
        <w:rPr>
          <w:rtl/>
        </w:rPr>
        <w:t>ואלו הן קשקשין - הקבועין בו, וסנפירים - הפורח בהן.</w:t>
      </w:r>
    </w:p>
    <w:p w14:paraId="161032AB" w14:textId="77777777" w:rsidR="0046556D" w:rsidRDefault="00BD6C4F" w:rsidP="00BD6C4F">
      <w:pPr>
        <w:jc w:val="center"/>
        <w:rPr>
          <w:rtl/>
        </w:rPr>
      </w:pPr>
      <w:r>
        <w:rPr>
          <w:rFonts w:ascii="BA חניכי הישיבות" w:hAnsi="BA חניכי הישיבות" w:cs="BA חניכי הישיבות"/>
          <w:rtl/>
        </w:rPr>
        <w:t>׻</w:t>
      </w:r>
    </w:p>
    <w:p w14:paraId="06748205" w14:textId="77777777" w:rsidR="0046556D" w:rsidRDefault="00BD6C4F" w:rsidP="00BD6C4F">
      <w:pPr>
        <w:rPr>
          <w:rtl/>
        </w:rPr>
      </w:pPr>
      <w:r w:rsidRPr="00814AAF">
        <w:rPr>
          <w:b/>
          <w:bCs/>
          <w:rtl/>
        </w:rPr>
        <w:t>ת"ר</w:t>
      </w:r>
      <w:r w:rsidRPr="00C63571">
        <w:rPr>
          <w:rtl/>
        </w:rPr>
        <w:t>, אלו הן סימני בהמה: כל בהמה מפרסת פרסה וגו',</w:t>
      </w:r>
    </w:p>
    <w:p w14:paraId="3EACC0A0" w14:textId="77777777" w:rsidR="0046556D" w:rsidRDefault="00BD6C4F" w:rsidP="00BD6C4F">
      <w:pPr>
        <w:rPr>
          <w:b/>
          <w:bCs/>
          <w:rtl/>
        </w:rPr>
      </w:pPr>
      <w:r w:rsidRPr="00C63076">
        <w:rPr>
          <w:rFonts w:hint="cs"/>
          <w:b/>
          <w:bCs/>
          <w:rtl/>
        </w:rPr>
        <w:t xml:space="preserve">כל בהמה שאין לה שיניים למעלה בידוע שהיא מעלת גרה ומפרסת פרסה וטהורה </w:t>
      </w:r>
    </w:p>
    <w:p w14:paraId="0466868E" w14:textId="77777777" w:rsidR="0046556D" w:rsidRDefault="00BD6C4F" w:rsidP="00BD6C4F">
      <w:pPr>
        <w:rPr>
          <w:rtl/>
        </w:rPr>
      </w:pPr>
      <w:r>
        <w:rPr>
          <w:rFonts w:hint="cs"/>
          <w:rtl/>
        </w:rPr>
        <w:t xml:space="preserve">[ולא להיפך דהא בן גמל אין לו אפי' ניבים ושפן וארנבת יש להן שיניים למעלה הגם שמעלות גרה וגם לא כתיב בתורה שיניים] </w:t>
      </w:r>
    </w:p>
    <w:p w14:paraId="6C44B38D" w14:textId="2CFE760D" w:rsidR="0046556D" w:rsidRDefault="00BD6C4F" w:rsidP="00BD6C4F">
      <w:pPr>
        <w:rPr>
          <w:rtl/>
        </w:rPr>
      </w:pPr>
      <w:r w:rsidRPr="00C63076">
        <w:rPr>
          <w:rFonts w:hint="cs"/>
          <w:b/>
          <w:bCs/>
          <w:rtl/>
        </w:rPr>
        <w:t xml:space="preserve">ולא בדקי </w:t>
      </w:r>
      <w:r w:rsidRPr="00C63076">
        <w:rPr>
          <w:b/>
          <w:bCs/>
          <w:rtl/>
        </w:rPr>
        <w:t>בפרסותיה!</w:t>
      </w:r>
      <w:r>
        <w:rPr>
          <w:rFonts w:hint="cs"/>
          <w:rtl/>
        </w:rPr>
        <w:t>- ד</w:t>
      </w:r>
      <w:r w:rsidRPr="00C63571">
        <w:rPr>
          <w:rtl/>
        </w:rPr>
        <w:t xml:space="preserve">כגון שהיו פרסותיה חתוכות, </w:t>
      </w:r>
    </w:p>
    <w:p w14:paraId="22A90A61" w14:textId="77777777" w:rsidR="0046556D" w:rsidRDefault="00BD6C4F" w:rsidP="00BD6C4F">
      <w:pPr>
        <w:rPr>
          <w:rtl/>
        </w:rPr>
      </w:pPr>
      <w:r>
        <w:rPr>
          <w:rStyle w:val="2fb"/>
          <w:rFonts w:hint="cs"/>
          <w:b/>
          <w:bCs/>
          <w:rtl/>
          <w:rPrChange w:id="11902" w:author="מנוע אמוראים" w:date="2026-10-05T16:40:54Z">
            <w:rPr>
              <w:rFonts w:hint="cs"/>
              <w:b/>
              <w:bCs/>
              <w:rtl/>
            </w:rPr>
          </w:rPrChange>
        </w:rPr>
        <w:t xml:space="preserve">וכדר</w:t>
      </w:r>
      <w:r>
        <w:rPr>
          <w:rStyle w:val="2fb"/>
          <w:b/>
          <w:bCs/>
          <w:rtl/>
          <w:rPrChange w:id="11903" w:author="מנוע אמוראים" w:date="2026-10-05T16:40:54Z">
            <w:rPr>
              <w:b/>
              <w:bCs/>
              <w:rtl/>
            </w:rPr>
          </w:rPrChange>
        </w:rPr>
        <w:t xml:space="preserve">"</w:t>
      </w:r>
      <w:r>
        <w:rPr>
          <w:rStyle w:val="2fb"/>
          <w:rFonts w:hint="cs"/>
          <w:b/>
          <w:bCs/>
          <w:rtl/>
          <w:rPrChange w:id="11904" w:author="מנוע אמוראים" w:date="2026-10-05T16:40:54Z">
            <w:rPr>
              <w:rFonts w:hint="cs"/>
              <w:b/>
              <w:bCs/>
              <w:rtl/>
            </w:rPr>
          </w:rPrChange>
        </w:rPr>
        <w:t xml:space="preserve">ח</w:t>
      </w:r>
      <w:r w:rsidRPr="00C63571">
        <w:rPr>
          <w:rtl/>
        </w:rPr>
        <w:t>: היה מהלך במדבר ומצא בהמה שפרסותיה חתוכות בוד</w:t>
      </w:r>
      <w:r>
        <w:rPr>
          <w:rtl/>
        </w:rPr>
        <w:t xml:space="preserve">ק בפיה, </w:t>
      </w:r>
    </w:p>
    <w:p w14:paraId="4A000347" w14:textId="3903A17F" w:rsidR="0046556D" w:rsidRDefault="00BD6C4F" w:rsidP="00BD6C4F">
      <w:pPr>
        <w:rPr>
          <w:rtl/>
        </w:rPr>
      </w:pPr>
      <w:r>
        <w:rPr>
          <w:rtl/>
        </w:rPr>
        <w:t xml:space="preserve">אם אין לה שינים למעלה </w:t>
      </w:r>
      <w:r w:rsidRPr="00C63571">
        <w:rPr>
          <w:rtl/>
        </w:rPr>
        <w:t xml:space="preserve">בידוע שהיא טהורה, אם לאו </w:t>
      </w:r>
      <w:r>
        <w:rPr>
          <w:rtl/>
        </w:rPr>
        <w:t>בידוע שהיא טמאה</w:t>
      </w:r>
      <w:r>
        <w:rPr>
          <w:rFonts w:hint="cs"/>
          <w:rtl/>
        </w:rPr>
        <w:t>,</w:t>
      </w:r>
      <w:r w:rsidRPr="00C63571">
        <w:rPr>
          <w:rtl/>
        </w:rPr>
        <w:t xml:space="preserve"> </w:t>
      </w:r>
      <w:r>
        <w:rPr>
          <w:rtl/>
        </w:rPr>
        <w:t>ובלבד שיכיר בן ג</w:t>
      </w:r>
      <w:r>
        <w:rPr>
          <w:rFonts w:hint="cs"/>
          <w:rtl/>
        </w:rPr>
        <w:t>מל</w:t>
      </w:r>
      <w:r w:rsidRPr="00C63571">
        <w:rPr>
          <w:rtl/>
        </w:rPr>
        <w:t xml:space="preserve"> </w:t>
      </w:r>
    </w:p>
    <w:p w14:paraId="7D8AA50A" w14:textId="5B5757A2" w:rsidR="0046556D" w:rsidRDefault="00BD6C4F" w:rsidP="00BD6C4F">
      <w:pPr>
        <w:rPr>
          <w:rtl/>
        </w:rPr>
      </w:pPr>
      <w:r>
        <w:rPr>
          <w:rFonts w:hint="cs"/>
          <w:rtl/>
        </w:rPr>
        <w:t xml:space="preserve">ולא אמרי' דיש הדומה לבן גמל דתני </w:t>
      </w:r>
      <w:r>
        <w:rPr>
          <w:rStyle w:val="2fb"/>
          <w:rFonts w:hint="cs"/>
          <w:rtl/>
          <w:rPrChange w:id="11905" w:author="מנוע אמוראים" w:date="2026-10-05T16:40:54Z">
            <w:rPr>
              <w:rFonts w:hint="cs"/>
              <w:rtl/>
            </w:rPr>
          </w:rPrChange>
        </w:rPr>
        <w:t xml:space="preserve">מדרי</w:t>
      </w:r>
      <w:r>
        <w:rPr>
          <w:rStyle w:val="2fb"/>
          <w:rtl/>
          <w:rPrChange w:id="11906" w:author="מנוע אמוראים" w:date="2026-10-05T16:40:54Z">
            <w:rPr>
              <w:rtl/>
            </w:rPr>
          </w:rPrChange>
        </w:rPr>
        <w:t xml:space="preserve">"</w:t>
      </w:r>
      <w:r>
        <w:rPr>
          <w:rStyle w:val="2fb"/>
          <w:rFonts w:hint="cs"/>
          <w:rtl/>
          <w:rPrChange w:id="11907" w:author="מנוע אמוראים" w:date="2026-10-05T16:40:54Z">
            <w:rPr>
              <w:rFonts w:hint="cs"/>
              <w:rtl/>
            </w:rPr>
          </w:rPrChange>
        </w:rPr>
        <w:t xml:space="preserve">ש</w:t>
      </w:r>
      <w:r>
        <w:rPr>
          <w:rFonts w:hint="cs"/>
          <w:rtl/>
        </w:rPr>
        <w:t xml:space="preserve">:</w:t>
      </w:r>
      <w:r w:rsidRPr="00A71A5E">
        <w:rPr>
          <w:rStyle w:val="afffff0"/>
          <w:rFonts w:hint="cs"/>
          <w:rtl/>
        </w:rPr>
        <w:t xml:space="preserve"> '</w:t>
      </w:r>
      <w:r w:rsidRPr="00A71A5E">
        <w:rPr>
          <w:rStyle w:val="afffff0"/>
          <w:rtl/>
        </w:rPr>
        <w:t>ואת הגמל כי מעלה גרה הוא</w:t>
      </w:r>
      <w:r w:rsidRPr="00A71A5E">
        <w:rPr>
          <w:rStyle w:val="afffff0"/>
          <w:rFonts w:hint="cs"/>
          <w:rtl/>
        </w:rPr>
        <w:t>'</w:t>
      </w:r>
      <w:r w:rsidRPr="00A71A5E">
        <w:rPr>
          <w:rStyle w:val="afffff0"/>
          <w:rtl/>
        </w:rPr>
        <w:t>,</w:t>
      </w:r>
      <w:r w:rsidRPr="00C63571">
        <w:rPr>
          <w:rtl/>
        </w:rPr>
        <w:t xml:space="preserve"> שליט בעולמו יודע שאין לך דבר מעלה גרה וטמא אלא גמל, לפיכך פרט בו הכתוב הוא.</w:t>
      </w:r>
    </w:p>
    <w:p w14:paraId="4AEA6033" w14:textId="77777777" w:rsidR="0046556D" w:rsidRDefault="00BD6C4F" w:rsidP="00BD6C4F">
      <w:pPr>
        <w:rPr>
          <w:rtl/>
        </w:rPr>
      </w:pPr>
      <w:r w:rsidRPr="00C63571">
        <w:rPr>
          <w:rtl/>
        </w:rPr>
        <w:t xml:space="preserve">• </w:t>
      </w:r>
      <w:r>
        <w:rPr>
          <w:rStyle w:val="2fb"/>
          <w:b/>
          <w:bCs/>
          <w:rtl/>
          <w:rPrChange w:id="11908" w:author="מנוע אמוראים" w:date="2026-10-05T16:40:54Z">
            <w:rPr>
              <w:b/>
              <w:bCs/>
              <w:rtl/>
            </w:rPr>
          </w:rPrChange>
        </w:rPr>
        <w:t xml:space="preserve">וא</w:t>
      </w:r>
      <w:r>
        <w:rPr>
          <w:rStyle w:val="2fb"/>
          <w:rFonts w:hint="cs"/>
          <w:b/>
          <w:bCs/>
          <w:rtl/>
          <w:rPrChange w:id="11909" w:author="מנוע אמוראים" w:date="2026-10-05T16:40:54Z">
            <w:rPr>
              <w:rFonts w:hint="cs"/>
              <w:b/>
              <w:bCs/>
              <w:rtl/>
            </w:rPr>
          </w:rPrChange>
        </w:rPr>
        <w:t xml:space="preserve">ר</w:t>
      </w:r>
      <w:r>
        <w:rPr>
          <w:rStyle w:val="2fb"/>
          <w:b/>
          <w:bCs/>
          <w:rtl/>
          <w:rPrChange w:id="11910" w:author="מנוע אמוראים" w:date="2026-10-05T16:40:54Z">
            <w:rPr>
              <w:b/>
              <w:bCs/>
              <w:rtl/>
            </w:rPr>
          </w:rPrChange>
        </w:rPr>
        <w:t xml:space="preserve">"</w:t>
      </w:r>
      <w:r>
        <w:rPr>
          <w:rStyle w:val="2fb"/>
          <w:rFonts w:hint="cs"/>
          <w:b/>
          <w:bCs/>
          <w:rtl/>
          <w:rPrChange w:id="11911" w:author="מנוע אמוראים" w:date="2026-10-05T16:40:54Z">
            <w:rPr>
              <w:rFonts w:hint="cs"/>
              <w:b/>
              <w:bCs/>
              <w:rtl/>
            </w:rPr>
          </w:rPrChange>
        </w:rPr>
        <w:t xml:space="preserve">ח</w:t>
      </w:r>
      <w:r w:rsidRPr="00C63571">
        <w:rPr>
          <w:rtl/>
        </w:rPr>
        <w:t>: היה מהלך בדרך ומצא בהמה שפיה גמום, ב</w:t>
      </w:r>
      <w:r>
        <w:rPr>
          <w:rtl/>
        </w:rPr>
        <w:t xml:space="preserve">ודק בפרסותיה, </w:t>
      </w:r>
    </w:p>
    <w:p w14:paraId="1C797034" w14:textId="40C9BB2B" w:rsidR="0046556D" w:rsidRDefault="00BD6C4F" w:rsidP="00BD6C4F">
      <w:pPr>
        <w:rPr>
          <w:rtl/>
        </w:rPr>
      </w:pPr>
      <w:r>
        <w:rPr>
          <w:rtl/>
        </w:rPr>
        <w:t>אם פרסותיה סדוקות בידוע שהיא טהורה, אם לאו</w:t>
      </w:r>
      <w:r w:rsidRPr="00C63571">
        <w:rPr>
          <w:rtl/>
        </w:rPr>
        <w:t xml:space="preserve"> בידוע שהיא טמאה, ובלבד שיכיר חזיר.</w:t>
      </w:r>
    </w:p>
    <w:p w14:paraId="79D22F0A" w14:textId="161E27E1" w:rsidR="0046556D" w:rsidRDefault="00BD6C4F" w:rsidP="00BD6C4F">
      <w:pPr>
        <w:rPr>
          <w:rtl/>
        </w:rPr>
      </w:pPr>
      <w:r>
        <w:rPr>
          <w:rFonts w:hint="cs"/>
          <w:rtl/>
        </w:rPr>
        <w:lastRenderedPageBreak/>
        <w:t xml:space="preserve">ולא אמרי' דיש מין הדומה לחזיר </w:t>
      </w:r>
      <w:r>
        <w:rPr>
          <w:rStyle w:val="2fb"/>
          <w:rtl/>
          <w:rPrChange w:id="11912" w:author="מנוע אמוראים" w:date="2026-10-05T16:40:54Z">
            <w:rPr>
              <w:rtl/>
            </w:rPr>
          </w:rPrChange>
        </w:rPr>
        <w:t xml:space="preserve">ד</w:t>
      </w:r>
      <w:r>
        <w:rPr>
          <w:rStyle w:val="2fb"/>
          <w:rtl/>
          <w:rPrChange w:id="11913" w:author="מנוע אמוראים" w:date="2026-10-05T16:40:54Z">
            <w:rPr>
              <w:rtl/>
            </w:rPr>
          </w:rPrChange>
        </w:rPr>
        <w:t xml:space="preserve">תדרי"ש</w:t>
      </w:r>
      <w:r w:rsidRPr="00C63571">
        <w:rPr>
          <w:rtl/>
        </w:rPr>
        <w:t>:</w:t>
      </w:r>
      <w:r w:rsidRPr="00A71A5E">
        <w:rPr>
          <w:rStyle w:val="afffff0"/>
          <w:rtl/>
        </w:rPr>
        <w:t xml:space="preserve"> </w:t>
      </w:r>
      <w:r w:rsidRPr="00A71A5E">
        <w:rPr>
          <w:rStyle w:val="afffff0"/>
          <w:rFonts w:hint="cs"/>
          <w:rtl/>
        </w:rPr>
        <w:t>'</w:t>
      </w:r>
      <w:r w:rsidRPr="00A71A5E">
        <w:rPr>
          <w:rStyle w:val="afffff0"/>
          <w:rtl/>
        </w:rPr>
        <w:t>ואת החזיר כי מפריס פרסה הוא</w:t>
      </w:r>
      <w:r w:rsidRPr="00A71A5E">
        <w:rPr>
          <w:rStyle w:val="afffff0"/>
          <w:rFonts w:hint="cs"/>
          <w:rtl/>
        </w:rPr>
        <w:t>'</w:t>
      </w:r>
      <w:r w:rsidRPr="00A71A5E">
        <w:rPr>
          <w:rStyle w:val="afffff0"/>
          <w:rtl/>
        </w:rPr>
        <w:t>,</w:t>
      </w:r>
      <w:r w:rsidRPr="00C63571">
        <w:rPr>
          <w:rtl/>
        </w:rPr>
        <w:t xml:space="preserve"> שליט בעולמו יודע שאין לך דבר שמפריס פרסה וטמא אלא חזיר, לפיכך פרט בו הכתוב הוא.</w:t>
      </w:r>
    </w:p>
    <w:p w14:paraId="0F637CA9" w14:textId="77777777" w:rsidR="0046556D" w:rsidRDefault="00BD6C4F" w:rsidP="00BD6C4F">
      <w:pPr>
        <w:rPr>
          <w:rtl/>
        </w:rPr>
      </w:pPr>
      <w:r w:rsidRPr="00C63571">
        <w:rPr>
          <w:rtl/>
        </w:rPr>
        <w:t xml:space="preserve">• </w:t>
      </w:r>
      <w:r>
        <w:rPr>
          <w:rStyle w:val="2fb"/>
          <w:b/>
          <w:bCs/>
          <w:rtl/>
          <w:rPrChange w:id="11914" w:author="מנוע אמוראים" w:date="2026-10-05T16:40:54Z">
            <w:rPr>
              <w:b/>
              <w:bCs/>
              <w:rtl/>
            </w:rPr>
          </w:rPrChange>
        </w:rPr>
        <w:t xml:space="preserve">וא</w:t>
      </w:r>
      <w:r>
        <w:rPr>
          <w:rStyle w:val="2fb"/>
          <w:rFonts w:hint="cs"/>
          <w:b/>
          <w:bCs/>
          <w:rtl/>
          <w:rPrChange w:id="11915" w:author="מנוע אמוראים" w:date="2026-10-05T16:40:54Z">
            <w:rPr>
              <w:rFonts w:hint="cs"/>
              <w:b/>
              <w:bCs/>
              <w:rtl/>
            </w:rPr>
          </w:rPrChange>
        </w:rPr>
        <w:t xml:space="preserve">ר</w:t>
      </w:r>
      <w:r>
        <w:rPr>
          <w:rStyle w:val="2fb"/>
          <w:b/>
          <w:bCs/>
          <w:rtl/>
          <w:rPrChange w:id="11916" w:author="מנוע אמוראים" w:date="2026-10-05T16:40:54Z">
            <w:rPr>
              <w:b/>
              <w:bCs/>
              <w:rtl/>
            </w:rPr>
          </w:rPrChange>
        </w:rPr>
        <w:t xml:space="preserve">"</w:t>
      </w:r>
      <w:r>
        <w:rPr>
          <w:rStyle w:val="2fb"/>
          <w:rFonts w:hint="cs"/>
          <w:b/>
          <w:bCs/>
          <w:rtl/>
          <w:rPrChange w:id="11917" w:author="מנוע אמוראים" w:date="2026-10-05T16:40:54Z">
            <w:rPr>
              <w:rFonts w:hint="cs"/>
              <w:b/>
              <w:bCs/>
              <w:rtl/>
            </w:rPr>
          </w:rPrChange>
        </w:rPr>
        <w:t xml:space="preserve">ח</w:t>
      </w:r>
      <w:r w:rsidRPr="00C63571">
        <w:rPr>
          <w:rtl/>
        </w:rPr>
        <w:t>: היה מהלך במדבר, ומצא בהמה שפיה גמום ופרסותיה חתוכות, בודק בבשרה;</w:t>
      </w:r>
    </w:p>
    <w:p w14:paraId="76B213C4" w14:textId="77777777" w:rsidR="0046556D" w:rsidRDefault="00BD6C4F" w:rsidP="00BD6C4F">
      <w:pPr>
        <w:rPr>
          <w:rtl/>
        </w:rPr>
      </w:pPr>
      <w:r w:rsidRPr="00C63571">
        <w:rPr>
          <w:rtl/>
        </w:rPr>
        <w:t>אם מהלך שתי וערב בידוע שהיא טהורה, ואם לאו בידוע שהיא טמאה, ובלבד שיכיר ערוד.</w:t>
      </w:r>
    </w:p>
    <w:p w14:paraId="28AD4522" w14:textId="77777777" w:rsidR="0046556D" w:rsidRDefault="00BD6C4F" w:rsidP="00BD6C4F">
      <w:pPr>
        <w:rPr>
          <w:rtl/>
        </w:rPr>
      </w:pPr>
      <w:r>
        <w:rPr>
          <w:rFonts w:hint="cs"/>
          <w:rtl/>
        </w:rPr>
        <w:t>ולא אמרי' דאולי יש הדומה לערוד ד</w:t>
      </w:r>
      <w:r w:rsidRPr="00C63571">
        <w:rPr>
          <w:rtl/>
        </w:rPr>
        <w:t>גמירי דליכא.</w:t>
      </w:r>
      <w:r>
        <w:rPr>
          <w:rFonts w:hint="cs"/>
          <w:rtl/>
        </w:rPr>
        <w:t xml:space="preserve"> ובודק בכנפי העוקץ</w:t>
      </w:r>
    </w:p>
    <w:p w14:paraId="1A41F7CE" w14:textId="77777777" w:rsidR="0046556D" w:rsidRDefault="00BD6C4F" w:rsidP="00BD6C4F">
      <w:pPr>
        <w:jc w:val="center"/>
        <w:rPr>
          <w:del w:id="90062" w:author="מנוע עיצוב" w:date="2026-10-08T11:01:28Z"/>
          <w:rtl/>
        </w:rPr>
      </w:pPr>
      <w:del w:id="90061" w:author="מנוע עיצוב" w:date="2026-10-08T11:01:28Z">
        <w:r>
          <w:rPr>
            <w:rFonts w:ascii="BA חניכי הישיבות" w:hAnsi="BA חניכי הישיבות" w:cs="BA חניכי הישיבות"/>
            <w:rtl/>
          </w:rPr>
          <w:delText xml:space="preserve">׻</w:delText>
        </w:r>
      </w:del>
    </w:p>
    <w:p w14:paraId="6FCC5421" w14:textId="77777777" w:rsidR="00BD6C4F" w:rsidRPr="003D23F5" w:rsidRDefault="00BD6C4F" w:rsidP="00BD6C4F">
      <w:pPr>
        <w:pStyle w:val="affff1"/>
        <w:rPr>
          <w:rtl/>
        </w:rPr>
      </w:pPr>
      <w:ins w:id="9850" w:author="מספור קטעי משנה" w:date="2026-10-06T06:45:19Z">
        <w:r>
          <w:rPr>
            <w:rStyle w:val="MisparKeta"/>
          </w:rPr>
          <w:t xml:space="preserve">ג. </w:t>
        </w:r>
      </w:ins>
      <w:r w:rsidRPr="003D23F5">
        <w:rPr>
          <w:rtl/>
        </w:rPr>
        <w:t>סימני חיה.</w:t>
      </w:r>
    </w:p>
    <w:p w14:paraId="0CC45BF8" w14:textId="77777777" w:rsidR="0046556D" w:rsidRDefault="00BD6C4F" w:rsidP="00BD6C4F">
      <w:pPr>
        <w:rPr>
          <w:rtl/>
        </w:rPr>
      </w:pPr>
      <w:r w:rsidRPr="00767C59">
        <w:rPr>
          <w:b/>
          <w:bCs/>
          <w:rtl/>
        </w:rPr>
        <w:t>ת"ר</w:t>
      </w:r>
      <w:r w:rsidRPr="00C63571">
        <w:rPr>
          <w:rtl/>
        </w:rPr>
        <w:t>: אלו הן סימני חיה, חיה בכלל בהמה היא לסימנין!</w:t>
      </w:r>
    </w:p>
    <w:p w14:paraId="6408F4CF" w14:textId="77777777" w:rsidR="00BD6C4F" w:rsidRPr="003D23F5" w:rsidRDefault="00BD6C4F" w:rsidP="00F07436">
      <w:pPr>
        <w:pStyle w:val="afff3"/>
        <w:framePr w:wrap="around"/>
        <w:rPr>
          <w:rtl/>
        </w:rPr>
      </w:pPr>
      <w:r w:rsidRPr="003D23F5">
        <w:rPr>
          <w:rFonts w:hint="cs"/>
          <w:rtl/>
        </w:rPr>
        <w:t>נט:</w:t>
      </w:r>
    </w:p>
    <w:p w14:paraId="46A4A07C" w14:textId="77777777" w:rsidR="0046556D" w:rsidRDefault="00BD6C4F" w:rsidP="00BD6C4F">
      <w:pPr>
        <w:rPr>
          <w:rtl/>
        </w:rPr>
      </w:pPr>
      <w:r>
        <w:rPr>
          <w:rStyle w:val="2fb"/>
          <w:rFonts w:hint="cs"/>
          <w:rtl/>
          <w:rPrChange w:id="11918" w:author="מנוע אמוראים" w:date="2026-10-05T16:40:54Z">
            <w:rPr>
              <w:rFonts w:hint="cs"/>
              <w:rtl/>
            </w:rPr>
          </w:rPrChange>
        </w:rPr>
        <w:t xml:space="preserve">אר</w:t>
      </w:r>
      <w:r>
        <w:rPr>
          <w:rStyle w:val="2fb"/>
          <w:rtl/>
          <w:rPrChange w:id="11919" w:author="מנוע אמוראים" w:date="2026-10-05T16:40:54Z">
            <w:rPr>
              <w:rtl/>
            </w:rPr>
          </w:rPrChange>
        </w:rPr>
        <w:t xml:space="preserve">"</w:t>
      </w:r>
      <w:r>
        <w:rPr>
          <w:rStyle w:val="2fb"/>
          <w:rFonts w:hint="cs"/>
          <w:rtl/>
          <w:rPrChange w:id="11920" w:author="מנוע אמוראים" w:date="2026-10-05T16:40:54Z">
            <w:rPr>
              <w:rFonts w:hint="cs"/>
              <w:rtl/>
            </w:rPr>
          </w:rPrChange>
        </w:rPr>
        <w:t xml:space="preserve">ז</w:t>
      </w:r>
      <w:r>
        <w:rPr>
          <w:rFonts w:hint="cs"/>
          <w:rtl/>
        </w:rPr>
        <w:t xml:space="preserve">: </w:t>
      </w:r>
      <w:r w:rsidRPr="00C63571">
        <w:rPr>
          <w:rtl/>
        </w:rPr>
        <w:t>להתיר חלבה, וה</w:t>
      </w:r>
      <w:r w:rsidR="00BF1CF6">
        <w:rPr>
          <w:rtl/>
        </w:rPr>
        <w:t>"</w:t>
      </w:r>
      <w:r>
        <w:rPr>
          <w:rFonts w:hint="cs"/>
          <w:rtl/>
        </w:rPr>
        <w:t>ק</w:t>
      </w:r>
      <w:r w:rsidRPr="00C63571">
        <w:rPr>
          <w:rtl/>
        </w:rPr>
        <w:t>: אלו הן סימני חיה שחלבה מותר - כל שיש לה קרנים וטלפים.</w:t>
      </w:r>
    </w:p>
    <w:p w14:paraId="34AD957B" w14:textId="77777777" w:rsidR="0046556D" w:rsidRDefault="00BD6C4F" w:rsidP="00BD6C4F">
      <w:pPr>
        <w:rPr>
          <w:rtl/>
        </w:rPr>
      </w:pPr>
      <w:r>
        <w:rPr>
          <w:rStyle w:val="2fb"/>
          <w:rtl/>
          <w:rPrChange w:id="11921" w:author="מנוע אמוראים" w:date="2026-10-05T16:40:54Z">
            <w:rPr>
              <w:rtl/>
            </w:rPr>
          </w:rPrChange>
        </w:rPr>
        <w:t xml:space="preserve">ר</w:t>
      </w:r>
      <w:r>
        <w:rPr>
          <w:rStyle w:val="2fb"/>
          <w:rtl/>
          <w:rPrChange w:id="11922" w:author="מנוע אמוראים" w:date="2026-10-05T16:40:54Z">
            <w:rPr>
              <w:rtl/>
            </w:rPr>
          </w:rPrChange>
        </w:rPr>
        <w:t xml:space="preserve">"</w:t>
      </w:r>
      <w:r>
        <w:rPr>
          <w:rStyle w:val="2fb"/>
          <w:rFonts w:hint="cs"/>
          <w:rtl/>
          <w:rPrChange w:id="11923" w:author="מנוע אמוראים" w:date="2026-10-05T16:40:54Z">
            <w:rPr>
              <w:rFonts w:hint="cs"/>
              <w:rtl/>
            </w:rPr>
          </w:rPrChange>
        </w:rPr>
        <w:t xml:space="preserve">ד</w:t>
      </w:r>
      <w:r>
        <w:rPr>
          <w:rFonts w:hint="cs"/>
          <w:rtl/>
        </w:rPr>
        <w:t xml:space="preserve"> </w:t>
      </w:r>
      <w:r w:rsidRPr="00C63571">
        <w:rPr>
          <w:rtl/>
        </w:rPr>
        <w:t>אומר: יש לה קרנים - אי אתה צריך לחזור על טלפים, יש לה טלפים - צריך אתה לחזור על קרנים, וקרש אע</w:t>
      </w:r>
      <w:r>
        <w:rPr>
          <w:rtl/>
        </w:rPr>
        <w:t>"</w:t>
      </w:r>
      <w:r w:rsidRPr="00C63571">
        <w:rPr>
          <w:rtl/>
        </w:rPr>
        <w:t>פ שאין לו אלא קרן אחת מותר.</w:t>
      </w:r>
    </w:p>
    <w:p w14:paraId="024C60C3" w14:textId="77777777" w:rsidR="0046556D" w:rsidRDefault="00BD6C4F" w:rsidP="00BD6C4F">
      <w:pPr>
        <w:rPr>
          <w:rtl/>
        </w:rPr>
      </w:pPr>
      <w:r w:rsidRPr="00C63571">
        <w:rPr>
          <w:rtl/>
        </w:rPr>
        <w:t>כללא הוא? והרי עז, דיש לו קרנים וטלפים - וחלבו אסור!</w:t>
      </w:r>
    </w:p>
    <w:p w14:paraId="4728BA7C" w14:textId="77777777" w:rsidR="0046556D" w:rsidRDefault="00BD6C4F" w:rsidP="00BD6C4F">
      <w:pPr>
        <w:ind w:left="283" w:firstLine="142"/>
        <w:rPr>
          <w:rtl/>
        </w:rPr>
      </w:pPr>
      <w:r w:rsidRPr="00C63571">
        <w:rPr>
          <w:rtl/>
        </w:rPr>
        <w:t>כרוכות בעינן, והרי שור, דכרוכות - וחלבו אסור!</w:t>
      </w:r>
    </w:p>
    <w:p w14:paraId="0086EFE2" w14:textId="77777777" w:rsidR="0046556D" w:rsidRDefault="00BD6C4F" w:rsidP="00BD6C4F">
      <w:pPr>
        <w:ind w:left="283" w:firstLine="142"/>
        <w:rPr>
          <w:rtl/>
        </w:rPr>
      </w:pPr>
      <w:r w:rsidRPr="00C63571">
        <w:rPr>
          <w:rtl/>
        </w:rPr>
        <w:t>חרוקות בעינן, והרי עז, דחרוקות - וחלבו אסור!</w:t>
      </w:r>
    </w:p>
    <w:p w14:paraId="53AD6A7F" w14:textId="77777777" w:rsidR="0046556D" w:rsidRDefault="00BD6C4F" w:rsidP="00BD6C4F">
      <w:pPr>
        <w:ind w:left="283" w:firstLine="142"/>
        <w:rPr>
          <w:rtl/>
        </w:rPr>
      </w:pPr>
      <w:r w:rsidRPr="00C63571">
        <w:rPr>
          <w:rtl/>
        </w:rPr>
        <w:t>מפוצלות בעינן, והרי צבי, דאין מפוצלות - וחלבו מותר!</w:t>
      </w:r>
    </w:p>
    <w:p w14:paraId="3EDB6939" w14:textId="77777777" w:rsidR="0046556D" w:rsidRDefault="00BD6C4F" w:rsidP="00BD6C4F">
      <w:pPr>
        <w:ind w:left="283" w:firstLine="142"/>
        <w:rPr>
          <w:rtl/>
        </w:rPr>
      </w:pPr>
      <w:r w:rsidRPr="00C63571">
        <w:rPr>
          <w:rtl/>
        </w:rPr>
        <w:t xml:space="preserve">חדורות </w:t>
      </w:r>
      <w:r>
        <w:rPr>
          <w:rFonts w:hint="cs"/>
          <w:rtl/>
        </w:rPr>
        <w:t xml:space="preserve">[דחדין למעלה] </w:t>
      </w:r>
      <w:r w:rsidRPr="00C63571">
        <w:rPr>
          <w:rtl/>
        </w:rPr>
        <w:t>בעינן</w:t>
      </w:r>
      <w:r>
        <w:rPr>
          <w:rFonts w:hint="cs"/>
          <w:rtl/>
        </w:rPr>
        <w:t xml:space="preserve"> היכן שמתפצלות אין להרהר ולבדוק! שאינה בהמה !</w:t>
      </w:r>
    </w:p>
    <w:p w14:paraId="026081E8" w14:textId="77777777" w:rsidR="0046556D" w:rsidRDefault="00BD6C4F" w:rsidP="00BD6C4F">
      <w:pPr>
        <w:ind w:left="283" w:firstLine="142"/>
        <w:rPr>
          <w:rtl/>
        </w:rPr>
      </w:pPr>
      <w:r>
        <w:rPr>
          <w:rFonts w:hint="cs"/>
          <w:rtl/>
        </w:rPr>
        <w:t>ו</w:t>
      </w:r>
      <w:r>
        <w:rPr>
          <w:rtl/>
        </w:rPr>
        <w:t>היכ</w:t>
      </w:r>
      <w:r>
        <w:rPr>
          <w:rFonts w:hint="cs"/>
          <w:rtl/>
        </w:rPr>
        <w:t xml:space="preserve">ן שלא מפוצלות </w:t>
      </w:r>
      <w:r w:rsidRPr="00C63571">
        <w:rPr>
          <w:rtl/>
        </w:rPr>
        <w:t xml:space="preserve">בעינן </w:t>
      </w:r>
      <w:r>
        <w:rPr>
          <w:rFonts w:hint="cs"/>
          <w:rtl/>
        </w:rPr>
        <w:t>דחריצהן תכופות וסמוכין ומובלעין זה בזה]</w:t>
      </w:r>
      <w:r w:rsidRPr="00C63571">
        <w:rPr>
          <w:rtl/>
        </w:rPr>
        <w:t>;</w:t>
      </w:r>
    </w:p>
    <w:p w14:paraId="4B645EB9" w14:textId="77777777" w:rsidR="0046556D" w:rsidRDefault="00BD6C4F" w:rsidP="00BD6C4F">
      <w:pPr>
        <w:rPr>
          <w:rtl/>
        </w:rPr>
      </w:pPr>
      <w:r w:rsidRPr="00C63571">
        <w:rPr>
          <w:rtl/>
        </w:rPr>
        <w:t>והיינו ספיקא דעיזא כרכוז.</w:t>
      </w:r>
      <w:r>
        <w:rPr>
          <w:rFonts w:hint="cs"/>
          <w:rtl/>
        </w:rPr>
        <w:t xml:space="preserve"> שמסתפקים אם בהמה אם חיה </w:t>
      </w:r>
    </w:p>
    <w:p w14:paraId="6492B6F3" w14:textId="77777777" w:rsidR="0046556D" w:rsidRDefault="00BD6C4F" w:rsidP="00BD6C4F">
      <w:pPr>
        <w:rPr>
          <w:rtl/>
        </w:rPr>
      </w:pPr>
      <w:r w:rsidRPr="00C63571">
        <w:rPr>
          <w:rtl/>
        </w:rPr>
        <w:t xml:space="preserve">• </w:t>
      </w:r>
      <w:r>
        <w:rPr>
          <w:rFonts w:hint="cs"/>
          <w:rtl/>
        </w:rPr>
        <w:t>אותה עז</w:t>
      </w:r>
      <w:r w:rsidRPr="00C63571">
        <w:rPr>
          <w:rtl/>
        </w:rPr>
        <w:t xml:space="preserve"> </w:t>
      </w:r>
      <w:r>
        <w:rPr>
          <w:rFonts w:hint="cs"/>
          <w:rtl/>
        </w:rPr>
        <w:t>ד</w:t>
      </w:r>
      <w:r w:rsidRPr="00C63571">
        <w:rPr>
          <w:rtl/>
        </w:rPr>
        <w:t xml:space="preserve">כרכוז </w:t>
      </w:r>
      <w:r>
        <w:rPr>
          <w:rFonts w:hint="cs"/>
          <w:rtl/>
        </w:rPr>
        <w:t>שהיתה אצל ריש גלותא</w:t>
      </w:r>
      <w:r w:rsidRPr="00C63571">
        <w:rPr>
          <w:rtl/>
        </w:rPr>
        <w:t>, דעקור מלא צנא ד</w:t>
      </w:r>
      <w:r>
        <w:rPr>
          <w:rtl/>
        </w:rPr>
        <w:t>חלב</w:t>
      </w:r>
      <w:r w:rsidRPr="00C63571">
        <w:rPr>
          <w:rtl/>
        </w:rPr>
        <w:t xml:space="preserve"> מינה, </w:t>
      </w:r>
    </w:p>
    <w:p w14:paraId="6B816DA7" w14:textId="77777777" w:rsidR="0046556D" w:rsidRDefault="00BD6C4F" w:rsidP="00BD6C4F">
      <w:pPr>
        <w:rPr>
          <w:rtl/>
        </w:rPr>
      </w:pPr>
      <w:r>
        <w:rPr>
          <w:rtl/>
        </w:rPr>
        <w:t xml:space="preserve">רב אחאי אסר, </w:t>
      </w:r>
      <w:r>
        <w:rPr>
          <w:rStyle w:val="2fb"/>
          <w:rtl/>
          <w:rPrChange w:id="11924" w:author="מנוע אמוראים" w:date="2026-10-05T16:40:54Z">
            <w:rPr>
              <w:rtl/>
            </w:rPr>
          </w:rPrChange>
        </w:rPr>
        <w:t xml:space="preserve">ר</w:t>
      </w:r>
      <w:r>
        <w:rPr>
          <w:rStyle w:val="2fb"/>
          <w:rFonts w:hint="cs"/>
          <w:rtl/>
          <w:rPrChange w:id="11925" w:author="מנוע אמוראים" w:date="2026-10-05T16:40:54Z">
            <w:rPr>
              <w:rFonts w:hint="cs"/>
              <w:rtl/>
            </w:rPr>
          </w:rPrChange>
        </w:rPr>
        <w:t xml:space="preserve">שבדר</w:t>
      </w:r>
      <w:r>
        <w:rPr>
          <w:rStyle w:val="2fb"/>
          <w:rtl/>
          <w:rPrChange w:id="11926" w:author="מנוע אמוראים" w:date="2026-10-05T16:40:54Z">
            <w:rPr>
              <w:rtl/>
            </w:rPr>
          </w:rPrChange>
        </w:rPr>
        <w:t xml:space="preserve">"</w:t>
      </w:r>
      <w:r>
        <w:rPr>
          <w:rStyle w:val="2fb"/>
          <w:rFonts w:hint="cs"/>
          <w:rtl/>
          <w:rPrChange w:id="11927" w:author="מנוע אמוראים" w:date="2026-10-05T16:40:54Z">
            <w:rPr>
              <w:rFonts w:hint="cs"/>
              <w:rtl/>
            </w:rPr>
          </w:rPrChange>
        </w:rPr>
        <w:t xml:space="preserve">א</w:t>
      </w:r>
      <w:r>
        <w:rPr>
          <w:rFonts w:hint="cs"/>
          <w:rtl/>
        </w:rPr>
        <w:t xml:space="preserve"> אכל ממנו קרא על עצמו</w:t>
      </w:r>
      <w:r w:rsidRPr="00C63571">
        <w:rPr>
          <w:rtl/>
        </w:rPr>
        <w:t>: מפרי פי איש תשבע בטנו.</w:t>
      </w:r>
    </w:p>
    <w:p w14:paraId="5F5896A7" w14:textId="77777777" w:rsidR="0046556D" w:rsidRDefault="00BD6C4F" w:rsidP="00BD6C4F">
      <w:pPr>
        <w:rPr>
          <w:rtl/>
        </w:rPr>
      </w:pPr>
      <w:r w:rsidRPr="00C63571">
        <w:rPr>
          <w:rtl/>
        </w:rPr>
        <w:t>שלחו מתם: הלכתא כוותיה דשמואל בריה דרבי אבהו, והזהרו ברבינו אחאי, שמאיר עיני גולה הוא.</w:t>
      </w:r>
    </w:p>
    <w:p w14:paraId="64986F97" w14:textId="77777777" w:rsidR="0046556D" w:rsidRDefault="00BD6C4F" w:rsidP="00BD6C4F">
      <w:pPr>
        <w:rPr>
          <w:rtl/>
        </w:rPr>
      </w:pPr>
      <w:r w:rsidRPr="00C63571">
        <w:rPr>
          <w:rtl/>
        </w:rPr>
        <w:t>וקרש אע</w:t>
      </w:r>
      <w:r>
        <w:rPr>
          <w:rtl/>
        </w:rPr>
        <w:t>"</w:t>
      </w:r>
      <w:r w:rsidRPr="00C63571">
        <w:rPr>
          <w:rtl/>
        </w:rPr>
        <w:t>פ שאין לו אלא קרן אחר מותר.</w:t>
      </w:r>
    </w:p>
    <w:p w14:paraId="46FDD569" w14:textId="77777777" w:rsidR="0046556D" w:rsidRDefault="00BD6C4F" w:rsidP="00BD6C4F">
      <w:pPr>
        <w:rPr>
          <w:rtl/>
        </w:rPr>
      </w:pPr>
      <w:r>
        <w:rPr>
          <w:rtl/>
        </w:rPr>
        <w:t xml:space="preserve">• </w:t>
      </w:r>
      <w:r>
        <w:rPr>
          <w:rStyle w:val="2fb"/>
          <w:rtl/>
          <w:rPrChange w:id="11928" w:author="מנוע אמוראים" w:date="2026-10-05T16:40:54Z">
            <w:rPr>
              <w:rtl/>
            </w:rPr>
          </w:rPrChange>
        </w:rPr>
        <w:t xml:space="preserve">א</w:t>
      </w:r>
      <w:r>
        <w:rPr>
          <w:rStyle w:val="2fb"/>
          <w:rFonts w:hint="cs"/>
          <w:rtl/>
          <w:rPrChange w:id="11929" w:author="מנוע אמוראים" w:date="2026-10-05T16:40:54Z">
            <w:rPr>
              <w:rFonts w:hint="cs"/>
              <w:rtl/>
            </w:rPr>
          </w:rPrChange>
        </w:rPr>
        <w:t xml:space="preserve">ר</w:t>
      </w:r>
      <w:r>
        <w:rPr>
          <w:rStyle w:val="2fb"/>
          <w:rtl/>
          <w:rPrChange w:id="11930" w:author="מנוע אמוראים" w:date="2026-10-05T16:40:54Z">
            <w:rPr>
              <w:rtl/>
            </w:rPr>
          </w:rPrChange>
        </w:rPr>
        <w:t xml:space="preserve">"</w:t>
      </w:r>
      <w:r>
        <w:rPr>
          <w:rStyle w:val="2fb"/>
          <w:rFonts w:hint="cs"/>
          <w:rtl/>
          <w:rPrChange w:id="11931" w:author="מנוע אמוראים" w:date="2026-10-05T16:40:54Z">
            <w:rPr>
              <w:rFonts w:hint="cs"/>
              <w:rtl/>
            </w:rPr>
          </w:rPrChange>
        </w:rPr>
        <w:t xml:space="preserve">י</w:t>
      </w:r>
      <w:r w:rsidRPr="00C63571">
        <w:rPr>
          <w:rtl/>
        </w:rPr>
        <w:t>: קרש - טביא דבי עילאי, טגרס - אריא דבי עילאי.</w:t>
      </w:r>
    </w:p>
    <w:p w14:paraId="12F10A05" w14:textId="77777777" w:rsidR="0046556D" w:rsidRDefault="00BD6C4F" w:rsidP="00BD6C4F">
      <w:pPr>
        <w:rPr>
          <w:rtl/>
        </w:rPr>
      </w:pPr>
      <w:r w:rsidRPr="00C63571">
        <w:rPr>
          <w:rtl/>
        </w:rPr>
        <w:t xml:space="preserve">• </w:t>
      </w:r>
      <w:r>
        <w:rPr>
          <w:rStyle w:val="2fb"/>
          <w:rFonts w:hint="cs"/>
          <w:rtl/>
          <w:rPrChange w:id="11932" w:author="מנוע אמוראים" w:date="2026-10-05T16:40:54Z">
            <w:rPr>
              <w:rFonts w:hint="cs"/>
              <w:rtl/>
            </w:rPr>
          </w:rPrChange>
        </w:rPr>
        <w:t xml:space="preserve">אר</w:t>
      </w:r>
      <w:r>
        <w:rPr>
          <w:rStyle w:val="2fb"/>
          <w:rtl/>
          <w:rPrChange w:id="11933" w:author="מנוע אמוראים" w:date="2026-10-05T16:40:54Z">
            <w:rPr>
              <w:rtl/>
            </w:rPr>
          </w:rPrChange>
        </w:rPr>
        <w:t xml:space="preserve">"</w:t>
      </w:r>
      <w:r>
        <w:rPr>
          <w:rStyle w:val="2fb"/>
          <w:rFonts w:hint="cs"/>
          <w:rtl/>
          <w:rPrChange w:id="11934" w:author="מנוע אמוראים" w:date="2026-10-05T16:40:54Z">
            <w:rPr>
              <w:rFonts w:hint="cs"/>
              <w:rtl/>
            </w:rPr>
          </w:rPrChange>
        </w:rPr>
        <w:t xml:space="preserve">כ</w:t>
      </w:r>
      <w:r w:rsidRPr="00C63571">
        <w:rPr>
          <w:rtl/>
        </w:rPr>
        <w:t>: תשע אמהתא הוי בין אונא לאונא דאריא דבי עילאי.</w:t>
      </w:r>
    </w:p>
    <w:p w14:paraId="441A125F" w14:textId="77777777" w:rsidR="0046556D" w:rsidRDefault="00BD6C4F" w:rsidP="00BD6C4F">
      <w:pPr>
        <w:rPr>
          <w:rtl/>
        </w:rPr>
      </w:pPr>
      <w:r w:rsidRPr="00C63571">
        <w:rPr>
          <w:rtl/>
        </w:rPr>
        <w:t>אמר רב יוסף: שיתסר אמהתא הוי משכיה דטביא דבי עילאי.</w:t>
      </w:r>
    </w:p>
    <w:p w14:paraId="373F94F6" w14:textId="77777777" w:rsidR="0046556D" w:rsidRDefault="00BD6C4F" w:rsidP="00BD6C4F">
      <w:pPr>
        <w:rPr>
          <w:rtl/>
        </w:rPr>
      </w:pPr>
      <w:r w:rsidRPr="00C63571">
        <w:rPr>
          <w:rtl/>
        </w:rPr>
        <w:t xml:space="preserve">א"ל קיסר לר' יהושע בן חנניה: אלהיכם כאריה </w:t>
      </w:r>
      <w:r>
        <w:rPr>
          <w:rFonts w:hint="cs"/>
          <w:rtl/>
        </w:rPr>
        <w:t xml:space="preserve">משול </w:t>
      </w:r>
      <w:r w:rsidRPr="0046594B">
        <w:rPr>
          <w:rStyle w:val="afffff0"/>
          <w:rFonts w:hint="cs"/>
          <w:rtl/>
        </w:rPr>
        <w:t>ד'</w:t>
      </w:r>
      <w:r w:rsidRPr="0046594B">
        <w:rPr>
          <w:rStyle w:val="afffff0"/>
          <w:rtl/>
        </w:rPr>
        <w:t>אריה שאג מי לא יירא</w:t>
      </w:r>
      <w:r w:rsidRPr="0046594B">
        <w:rPr>
          <w:rStyle w:val="afffff0"/>
          <w:rFonts w:hint="cs"/>
          <w:rtl/>
        </w:rPr>
        <w:t>'</w:t>
      </w:r>
      <w:r w:rsidRPr="0046594B">
        <w:rPr>
          <w:rStyle w:val="afffff0"/>
          <w:rtl/>
        </w:rPr>
        <w:t xml:space="preserve"> </w:t>
      </w:r>
      <w:r>
        <w:rPr>
          <w:rFonts w:hint="cs"/>
          <w:rtl/>
        </w:rPr>
        <w:t xml:space="preserve">מה הגדולה הא פרש יכול להרוג את האריה </w:t>
      </w:r>
    </w:p>
    <w:p w14:paraId="1D428207" w14:textId="77777777" w:rsidR="0046556D" w:rsidRDefault="00BD6C4F" w:rsidP="00BD6C4F">
      <w:pPr>
        <w:rPr>
          <w:rtl/>
        </w:rPr>
      </w:pPr>
      <w:r w:rsidRPr="00C63571">
        <w:rPr>
          <w:rtl/>
        </w:rPr>
        <w:t xml:space="preserve">א"ל: לאו </w:t>
      </w:r>
      <w:r>
        <w:rPr>
          <w:rFonts w:hint="cs"/>
          <w:rtl/>
        </w:rPr>
        <w:t xml:space="preserve">כאריה כזה משול אלא </w:t>
      </w:r>
      <w:r w:rsidRPr="00C63571">
        <w:rPr>
          <w:rtl/>
        </w:rPr>
        <w:t xml:space="preserve">כאריא דבי עילאי </w:t>
      </w:r>
    </w:p>
    <w:p w14:paraId="1B830629" w14:textId="77777777" w:rsidR="0046556D" w:rsidRDefault="00BD6C4F" w:rsidP="00BD6C4F">
      <w:pPr>
        <w:rPr>
          <w:rtl/>
        </w:rPr>
      </w:pPr>
      <w:r w:rsidRPr="00C63571">
        <w:rPr>
          <w:rtl/>
        </w:rPr>
        <w:t xml:space="preserve">א"ל: </w:t>
      </w:r>
      <w:r>
        <w:rPr>
          <w:rFonts w:hint="cs"/>
          <w:rtl/>
        </w:rPr>
        <w:t xml:space="preserve"> שרוצה לראותו א</w:t>
      </w:r>
      <w:r w:rsidR="00BF1CF6">
        <w:rPr>
          <w:rtl/>
        </w:rPr>
        <w:t>"</w:t>
      </w:r>
      <w:r>
        <w:rPr>
          <w:rFonts w:hint="cs"/>
          <w:rtl/>
        </w:rPr>
        <w:t>ל שאינו יכו א</w:t>
      </w:r>
      <w:r w:rsidR="00BF1CF6">
        <w:rPr>
          <w:rtl/>
        </w:rPr>
        <w:t>"</w:t>
      </w:r>
      <w:r>
        <w:rPr>
          <w:rFonts w:hint="cs"/>
          <w:rtl/>
        </w:rPr>
        <w:t>ל שחייב להראותו ביקש רחמים ונעקר ממקומו כשהרחיק ד' מאות פרסה נהם קול אחד וכל נשים מעוברות, וחומות רומי נפלו עד שהרחיק שלוש מאות פרסה נהם קול אחר נשרו שיניים טוחנות של גברים,  ו</w:t>
      </w:r>
      <w:r w:rsidRPr="00C63571">
        <w:rPr>
          <w:rtl/>
        </w:rPr>
        <w:t>אף הוא נפל מכורסייא לארעא.</w:t>
      </w:r>
    </w:p>
    <w:p w14:paraId="0C900E8A" w14:textId="77777777" w:rsidR="0046556D" w:rsidRDefault="00BD6C4F" w:rsidP="00BD6C4F">
      <w:pPr>
        <w:rPr>
          <w:rtl/>
        </w:rPr>
      </w:pPr>
      <w:r w:rsidRPr="00C63571">
        <w:rPr>
          <w:rtl/>
        </w:rPr>
        <w:t>א"ל: במטותא מינך, ב</w:t>
      </w:r>
      <w:r>
        <w:rPr>
          <w:rFonts w:hint="cs"/>
          <w:rtl/>
        </w:rPr>
        <w:t xml:space="preserve">קש רחמים שאשוב למקומי ביקש רחמים עליו ושב למקומו </w:t>
      </w:r>
    </w:p>
    <w:p w14:paraId="0D8A8E17" w14:textId="77777777" w:rsidR="0046556D" w:rsidRDefault="0046556D" w:rsidP="00BD6C4F">
      <w:pPr>
        <w:rPr>
          <w:rtl/>
        </w:rPr>
      </w:pPr>
    </w:p>
    <w:p w14:paraId="1779C68C" w14:textId="77777777" w:rsidR="0046556D" w:rsidRDefault="00BD6C4F" w:rsidP="00BD6C4F">
      <w:pPr>
        <w:rPr>
          <w:rtl/>
        </w:rPr>
      </w:pPr>
      <w:r w:rsidRPr="00C63571">
        <w:rPr>
          <w:rtl/>
        </w:rPr>
        <w:t xml:space="preserve">• א"ל קיסר לר' יהושע בן חנניה: </w:t>
      </w:r>
      <w:r>
        <w:rPr>
          <w:rFonts w:hint="cs"/>
          <w:rtl/>
        </w:rPr>
        <w:t>שרוצה לראות לאלוהיכם א</w:t>
      </w:r>
      <w:r w:rsidR="00BF1CF6">
        <w:rPr>
          <w:rtl/>
        </w:rPr>
        <w:t>"</w:t>
      </w:r>
      <w:r>
        <w:rPr>
          <w:rFonts w:hint="cs"/>
          <w:rtl/>
        </w:rPr>
        <w:t>ל אינך יכול א</w:t>
      </w:r>
      <w:r w:rsidR="00BF1CF6">
        <w:rPr>
          <w:rtl/>
        </w:rPr>
        <w:t>"</w:t>
      </w:r>
      <w:r>
        <w:rPr>
          <w:rFonts w:hint="cs"/>
          <w:rtl/>
        </w:rPr>
        <w:t>ל אעפ</w:t>
      </w:r>
      <w:r w:rsidR="00BF1CF6">
        <w:rPr>
          <w:rtl/>
        </w:rPr>
        <w:t>"</w:t>
      </w:r>
      <w:r>
        <w:rPr>
          <w:rFonts w:hint="cs"/>
          <w:rtl/>
        </w:rPr>
        <w:t xml:space="preserve">כ </w:t>
      </w:r>
    </w:p>
    <w:p w14:paraId="35C2B98F" w14:textId="77777777" w:rsidR="00BD6C4F" w:rsidRPr="003D23F5" w:rsidRDefault="00BD6C4F" w:rsidP="00F07436">
      <w:pPr>
        <w:pStyle w:val="afff3"/>
        <w:framePr w:wrap="around"/>
        <w:rPr>
          <w:rtl/>
        </w:rPr>
      </w:pPr>
      <w:r w:rsidRPr="003D23F5">
        <w:rPr>
          <w:rFonts w:hint="cs"/>
          <w:rtl/>
        </w:rPr>
        <w:t>ס.</w:t>
      </w:r>
    </w:p>
    <w:p w14:paraId="0A556E7B" w14:textId="77777777" w:rsidR="0046556D" w:rsidRDefault="00BD6C4F" w:rsidP="00BD6C4F">
      <w:pPr>
        <w:rPr>
          <w:rtl/>
        </w:rPr>
      </w:pPr>
      <w:r>
        <w:rPr>
          <w:rFonts w:hint="cs"/>
          <w:rtl/>
        </w:rPr>
        <w:lastRenderedPageBreak/>
        <w:t>הלך והעמידו לאותו יום בתקופת תמוז א</w:t>
      </w:r>
      <w:r w:rsidR="00BF1CF6">
        <w:rPr>
          <w:rtl/>
        </w:rPr>
        <w:t>"</w:t>
      </w:r>
      <w:r>
        <w:rPr>
          <w:rFonts w:hint="cs"/>
          <w:rtl/>
        </w:rPr>
        <w:t>ל הסתכל בשמש א</w:t>
      </w:r>
      <w:r w:rsidR="00BF1CF6">
        <w:rPr>
          <w:rtl/>
        </w:rPr>
        <w:t>"</w:t>
      </w:r>
      <w:r>
        <w:rPr>
          <w:rFonts w:hint="cs"/>
          <w:rtl/>
        </w:rPr>
        <w:t>ל איני יכול א</w:t>
      </w:r>
      <w:r w:rsidR="00BF1CF6">
        <w:rPr>
          <w:rtl/>
        </w:rPr>
        <w:t>"</w:t>
      </w:r>
      <w:r>
        <w:rPr>
          <w:rFonts w:hint="cs"/>
          <w:rtl/>
        </w:rPr>
        <w:t>ל אינך יכול להסתכל באחד משמשיו של מלך כ</w:t>
      </w:r>
      <w:r w:rsidR="00BF1CF6">
        <w:rPr>
          <w:rtl/>
        </w:rPr>
        <w:t>"</w:t>
      </w:r>
      <w:r>
        <w:rPr>
          <w:rFonts w:hint="cs"/>
          <w:rtl/>
        </w:rPr>
        <w:t xml:space="preserve">ש על שכינה </w:t>
      </w:r>
    </w:p>
    <w:p w14:paraId="0A7C1BC2" w14:textId="77777777" w:rsidR="0046556D" w:rsidRDefault="00BD6C4F" w:rsidP="00BD6C4F">
      <w:pPr>
        <w:rPr>
          <w:rtl/>
        </w:rPr>
      </w:pPr>
      <w:r w:rsidRPr="00C63571">
        <w:rPr>
          <w:rtl/>
        </w:rPr>
        <w:t xml:space="preserve">• א"ל קיסר לרבי יהושע בן חנניה: </w:t>
      </w:r>
      <w:r>
        <w:rPr>
          <w:rFonts w:hint="cs"/>
          <w:rtl/>
        </w:rPr>
        <w:t xml:space="preserve">שרוצה לתקן סעודה לאלוהי ישראל </w:t>
      </w:r>
    </w:p>
    <w:p w14:paraId="5641A85C" w14:textId="77777777" w:rsidR="0046556D" w:rsidRDefault="00BD6C4F" w:rsidP="00BD6C4F">
      <w:pPr>
        <w:rPr>
          <w:rtl/>
        </w:rPr>
      </w:pPr>
      <w:r>
        <w:rPr>
          <w:rFonts w:hint="cs"/>
          <w:rtl/>
        </w:rPr>
        <w:t xml:space="preserve">  </w:t>
      </w:r>
      <w:r w:rsidRPr="00C63571">
        <w:rPr>
          <w:rtl/>
        </w:rPr>
        <w:t xml:space="preserve">א"ל: </w:t>
      </w:r>
      <w:r>
        <w:rPr>
          <w:rFonts w:hint="cs"/>
          <w:rtl/>
        </w:rPr>
        <w:t>אינך יכול שמרובים חילותיו ושמשיו א</w:t>
      </w:r>
      <w:r w:rsidR="00BF1CF6">
        <w:rPr>
          <w:rtl/>
        </w:rPr>
        <w:t>"</w:t>
      </w:r>
      <w:r>
        <w:rPr>
          <w:rFonts w:hint="cs"/>
          <w:rtl/>
        </w:rPr>
        <w:t>ל אעפ</w:t>
      </w:r>
      <w:r w:rsidR="00BF1CF6">
        <w:rPr>
          <w:rtl/>
        </w:rPr>
        <w:t>"</w:t>
      </w:r>
      <w:r>
        <w:rPr>
          <w:rFonts w:hint="cs"/>
          <w:rtl/>
        </w:rPr>
        <w:t>כ א</w:t>
      </w:r>
      <w:r w:rsidR="00BF1CF6">
        <w:rPr>
          <w:rtl/>
        </w:rPr>
        <w:t>"</w:t>
      </w:r>
      <w:r>
        <w:rPr>
          <w:rFonts w:hint="cs"/>
          <w:rtl/>
        </w:rPr>
        <w:t>ל צא לשפת נהר גידא שם מקום מרווח להתקבץ לשמשיו.. טרח ששה חודשי קיץ באתה רוח והעיפה הכל לים, טרח ששה חודשי חורף בא מטר והטביעו הכל בים, א</w:t>
      </w:r>
      <w:r w:rsidR="00BF1CF6">
        <w:rPr>
          <w:rtl/>
        </w:rPr>
        <w:t>"</w:t>
      </w:r>
      <w:r>
        <w:rPr>
          <w:rFonts w:hint="cs"/>
          <w:rtl/>
        </w:rPr>
        <w:t>ל מאי האי א</w:t>
      </w:r>
      <w:r w:rsidR="00BF1CF6">
        <w:rPr>
          <w:rtl/>
        </w:rPr>
        <w:t>"</w:t>
      </w:r>
      <w:r>
        <w:rPr>
          <w:rFonts w:hint="cs"/>
          <w:rtl/>
        </w:rPr>
        <w:t>ל אלו מכבדי הבית שהגיעו קודם וכילו הכל עוד קודם הסעודה.. א</w:t>
      </w:r>
      <w:r w:rsidRPr="00C63571">
        <w:rPr>
          <w:rtl/>
        </w:rPr>
        <w:t xml:space="preserve">"ל: אי הכי, </w:t>
      </w:r>
      <w:r>
        <w:rPr>
          <w:rFonts w:hint="cs"/>
          <w:rtl/>
        </w:rPr>
        <w:t>איני יכול</w:t>
      </w:r>
      <w:r w:rsidRPr="00C63571">
        <w:rPr>
          <w:rtl/>
        </w:rPr>
        <w:t>.</w:t>
      </w:r>
    </w:p>
    <w:p w14:paraId="2FE4A4D2" w14:textId="77777777" w:rsidR="0046556D" w:rsidRDefault="00BD6C4F" w:rsidP="00BD6C4F">
      <w:pPr>
        <w:rPr>
          <w:rtl/>
        </w:rPr>
      </w:pPr>
      <w:r w:rsidRPr="00C63571">
        <w:rPr>
          <w:rtl/>
        </w:rPr>
        <w:t>• א"ל בת קיסר לר' י</w:t>
      </w:r>
      <w:r>
        <w:rPr>
          <w:rtl/>
        </w:rPr>
        <w:t>הושע בן חנניה: אלהיכון נגר</w:t>
      </w:r>
      <w:r>
        <w:rPr>
          <w:rFonts w:hint="cs"/>
          <w:rtl/>
        </w:rPr>
        <w:t xml:space="preserve"> </w:t>
      </w:r>
      <w:r w:rsidRPr="00C63571">
        <w:rPr>
          <w:rtl/>
        </w:rPr>
        <w:t xml:space="preserve">הוא, </w:t>
      </w:r>
      <w:r w:rsidRPr="0046594B">
        <w:rPr>
          <w:rStyle w:val="afffff0"/>
          <w:rtl/>
        </w:rPr>
        <w:t>ד</w:t>
      </w:r>
      <w:r w:rsidRPr="0046594B">
        <w:rPr>
          <w:rStyle w:val="afffff0"/>
          <w:rFonts w:hint="cs"/>
          <w:rtl/>
        </w:rPr>
        <w:t>'</w:t>
      </w:r>
      <w:r w:rsidRPr="0046594B">
        <w:rPr>
          <w:rStyle w:val="afffff0"/>
          <w:rtl/>
        </w:rPr>
        <w:t>המקרה במים עליותיו</w:t>
      </w:r>
      <w:r w:rsidRPr="0046594B">
        <w:rPr>
          <w:rStyle w:val="afffff0"/>
          <w:rFonts w:hint="cs"/>
          <w:rtl/>
        </w:rPr>
        <w:t>'</w:t>
      </w:r>
      <w:r w:rsidRPr="0046594B">
        <w:rPr>
          <w:rStyle w:val="afffff0"/>
          <w:rtl/>
        </w:rPr>
        <w:t>,</w:t>
      </w:r>
      <w:r w:rsidRPr="00C63571">
        <w:rPr>
          <w:rtl/>
        </w:rPr>
        <w:t xml:space="preserve"> </w:t>
      </w:r>
      <w:r>
        <w:rPr>
          <w:rFonts w:hint="cs"/>
          <w:rtl/>
        </w:rPr>
        <w:t xml:space="preserve">תבקש ממנו שיעשה לי מקום מסתור אחד, והסכים, ביקש רחמים עליה ונצטרע הושיבוה בשוקי דרומי ונתנו לה מסתור שהיו נוהגים של המצורע ברוצי מביאים לו מסתוב ויושב בשוק וסותר שערו שיראוהו ויבקשו רחמים עליו וכשיום אחד חלף שם וראה שסותרת שעשרותיה אמר לך מסתור נאה הביא לך אלוקי , אמרה לו בקש מאלוקיך שיקח ממני מה שנתן לי אמר לה אלוקי מה שנותן9 נותן ואינו לוקח, </w:t>
      </w:r>
    </w:p>
    <w:p w14:paraId="7193C622" w14:textId="77777777" w:rsidR="0046556D" w:rsidRDefault="0046556D" w:rsidP="00BD6C4F">
      <w:pPr>
        <w:rPr>
          <w:rtl/>
        </w:rPr>
      </w:pPr>
    </w:p>
    <w:p w14:paraId="4D24E8E2" w14:textId="77777777" w:rsidR="0046556D" w:rsidRDefault="00BD6C4F" w:rsidP="00BD6C4F">
      <w:pPr>
        <w:rPr>
          <w:rtl/>
        </w:rPr>
      </w:pPr>
      <w:r>
        <w:rPr>
          <w:rtl/>
        </w:rPr>
        <w:t xml:space="preserve">• </w:t>
      </w:r>
      <w:r>
        <w:rPr>
          <w:rStyle w:val="2fb"/>
          <w:rtl/>
          <w:rPrChange w:id="11935" w:author="מנוע אמוראים" w:date="2026-10-05T16:40:54Z">
            <w:rPr>
              <w:rtl/>
            </w:rPr>
          </w:rPrChange>
        </w:rPr>
        <w:t xml:space="preserve">א</w:t>
      </w:r>
      <w:r>
        <w:rPr>
          <w:rStyle w:val="2fb"/>
          <w:rFonts w:hint="cs"/>
          <w:rtl/>
          <w:rPrChange w:id="11936" w:author="מנוע אמוראים" w:date="2026-10-05T16:40:54Z">
            <w:rPr>
              <w:rFonts w:hint="cs"/>
              <w:rtl/>
            </w:rPr>
          </w:rPrChange>
        </w:rPr>
        <w:t xml:space="preserve">ר</w:t>
      </w:r>
      <w:r>
        <w:rPr>
          <w:rStyle w:val="2fb"/>
          <w:rtl/>
          <w:rPrChange w:id="11937" w:author="מנוע אמוראים" w:date="2026-10-05T16:40:54Z">
            <w:rPr>
              <w:rtl/>
            </w:rPr>
          </w:rPrChange>
        </w:rPr>
        <w:t xml:space="preserve">"</w:t>
      </w:r>
      <w:r>
        <w:rPr>
          <w:rStyle w:val="2fb"/>
          <w:rFonts w:hint="cs"/>
          <w:rtl/>
          <w:rPrChange w:id="11938" w:author="מנוע אמוראים" w:date="2026-10-05T16:40:54Z">
            <w:rPr>
              <w:rFonts w:hint="cs"/>
              <w:rtl/>
            </w:rPr>
          </w:rPrChange>
        </w:rPr>
        <w:t xml:space="preserve">י</w:t>
      </w:r>
      <w:r w:rsidRPr="00C63571">
        <w:rPr>
          <w:rtl/>
        </w:rPr>
        <w:t xml:space="preserve">: שור </w:t>
      </w:r>
      <w:r>
        <w:rPr>
          <w:rtl/>
        </w:rPr>
        <w:t>–</w:t>
      </w:r>
      <w:r w:rsidRPr="00C63571">
        <w:rPr>
          <w:rtl/>
        </w:rPr>
        <w:t xml:space="preserve"> </w:t>
      </w:r>
      <w:r>
        <w:rPr>
          <w:rFonts w:hint="cs"/>
          <w:rtl/>
        </w:rPr>
        <w:t>בעל כרס ופרסות רחבות וראשו וזנבו גדול וחילופן בחמור</w:t>
      </w:r>
      <w:r w:rsidRPr="00C63571">
        <w:rPr>
          <w:rtl/>
        </w:rPr>
        <w:t>.</w:t>
      </w:r>
      <w:r>
        <w:rPr>
          <w:rFonts w:hint="cs"/>
          <w:rtl/>
        </w:rPr>
        <w:t xml:space="preserve"> ונפק</w:t>
      </w:r>
      <w:r w:rsidR="00BF1CF6">
        <w:rPr>
          <w:rtl/>
        </w:rPr>
        <w:t>"</w:t>
      </w:r>
      <w:r>
        <w:rPr>
          <w:rFonts w:hint="cs"/>
          <w:rtl/>
        </w:rPr>
        <w:t>מ למקח וממכר</w:t>
      </w:r>
    </w:p>
    <w:p w14:paraId="1C06FA8C" w14:textId="77777777" w:rsidR="0046556D" w:rsidRDefault="00BD6C4F" w:rsidP="00BD6C4F">
      <w:pPr>
        <w:rPr>
          <w:rtl/>
        </w:rPr>
      </w:pPr>
      <w:r w:rsidRPr="00C63571">
        <w:rPr>
          <w:rtl/>
        </w:rPr>
        <w:t xml:space="preserve">• </w:t>
      </w:r>
      <w:r>
        <w:rPr>
          <w:rStyle w:val="2fb"/>
          <w:rFonts w:hint="cs"/>
          <w:rtl/>
          <w:rPrChange w:id="11939" w:author="מנוע אמוראים" w:date="2026-10-05T16:40:54Z">
            <w:rPr>
              <w:rFonts w:hint="cs"/>
              <w:rtl/>
            </w:rPr>
          </w:rPrChange>
        </w:rPr>
        <w:t xml:space="preserve">ואר</w:t>
      </w:r>
      <w:r>
        <w:rPr>
          <w:rStyle w:val="2fb"/>
          <w:rtl/>
          <w:rPrChange w:id="11940" w:author="מנוע אמוראים" w:date="2026-10-05T16:40:54Z">
            <w:rPr>
              <w:rtl/>
            </w:rPr>
          </w:rPrChange>
        </w:rPr>
        <w:t xml:space="preserve">"</w:t>
      </w:r>
      <w:r>
        <w:rPr>
          <w:rStyle w:val="2fb"/>
          <w:rFonts w:hint="cs"/>
          <w:rtl/>
          <w:rPrChange w:id="11941" w:author="מנוע אמוראים" w:date="2026-10-05T16:40:54Z">
            <w:rPr>
              <w:rFonts w:hint="cs"/>
              <w:rtl/>
            </w:rPr>
          </w:rPrChange>
        </w:rPr>
        <w:t xml:space="preserve">י</w:t>
      </w:r>
      <w:r>
        <w:rPr>
          <w:rtl/>
        </w:rPr>
        <w:t xml:space="preserve">: שור שהקריב אדם הראשון, קרן אחת היתה לו במצחו, שנאמר ותיטב לה' </w:t>
      </w:r>
      <w:r>
        <w:rPr>
          <w:rStyle w:val="afffff0"/>
          <w:rtl/>
          <w:rPrChange w:id="9027" w:author="מנוע פסוקים" w:date="2026-10-05T16:37:55Z">
            <w:rPr>
              <w:rtl/>
            </w:rPr>
          </w:rPrChange>
        </w:rPr>
        <w:t xml:space="preserve">משור פר מקרין מפריס</w:t>
      </w:r>
      <w:r>
        <w:rPr>
          <w:rtl/>
        </w:rPr>
        <w:t xml:space="preserve">.</w:t>
      </w:r>
    </w:p>
    <w:p w14:paraId="52C69B89" w14:textId="77777777" w:rsidR="0046556D" w:rsidRDefault="00BD6C4F" w:rsidP="00BD6C4F">
      <w:pPr>
        <w:rPr>
          <w:rtl/>
        </w:rPr>
      </w:pPr>
      <w:r>
        <w:rPr>
          <w:rFonts w:hint="cs"/>
          <w:rtl/>
        </w:rPr>
        <w:t xml:space="preserve">[ואפי' דמקרין משמע שנים מקרן כתיב] </w:t>
      </w:r>
    </w:p>
    <w:p w14:paraId="2849A5F8" w14:textId="77777777" w:rsidR="0046556D" w:rsidRDefault="00BD6C4F" w:rsidP="00BD6C4F">
      <w:pPr>
        <w:rPr>
          <w:rtl/>
        </w:rPr>
      </w:pPr>
      <w:r>
        <w:rPr>
          <w:rStyle w:val="2fb"/>
          <w:rFonts w:hint="cs"/>
          <w:rtl/>
          <w:rPrChange w:id="11942" w:author="מנוע אמוראים" w:date="2026-10-05T16:40:54Z">
            <w:rPr>
              <w:rFonts w:hint="cs"/>
              <w:rtl/>
            </w:rPr>
          </w:rPrChange>
        </w:rPr>
        <w:t xml:space="preserve">ואר</w:t>
      </w:r>
      <w:r>
        <w:rPr>
          <w:rStyle w:val="2fb"/>
          <w:rtl/>
          <w:rPrChange w:id="11943" w:author="מנוע אמוראים" w:date="2026-10-05T16:40:54Z">
            <w:rPr>
              <w:rtl/>
            </w:rPr>
          </w:rPrChange>
        </w:rPr>
        <w:t xml:space="preserve">"</w:t>
      </w:r>
      <w:r>
        <w:rPr>
          <w:rStyle w:val="2fb"/>
          <w:rFonts w:hint="cs"/>
          <w:rtl/>
          <w:rPrChange w:id="11944" w:author="מנוע אמוראים" w:date="2026-10-05T16:40:54Z">
            <w:rPr>
              <w:rFonts w:hint="cs"/>
              <w:rtl/>
            </w:rPr>
          </w:rPrChange>
        </w:rPr>
        <w:t xml:space="preserve">י</w:t>
      </w:r>
      <w:r w:rsidRPr="00C63571">
        <w:rPr>
          <w:rtl/>
        </w:rPr>
        <w:t>: שור שהקריב אדם הראשון, קרניו קודמות לפרסותיו, שנא</w:t>
      </w:r>
      <w:r>
        <w:rPr>
          <w:rFonts w:hint="cs"/>
          <w:rtl/>
        </w:rPr>
        <w:t>'</w:t>
      </w:r>
      <w:r w:rsidRPr="00A71A5E">
        <w:rPr>
          <w:rStyle w:val="afffff0"/>
          <w:rtl/>
        </w:rPr>
        <w:t xml:space="preserve"> </w:t>
      </w:r>
      <w:r w:rsidR="004B0EAE" w:rsidRPr="00A71A5E">
        <w:rPr>
          <w:rStyle w:val="afffff0"/>
          <w:rFonts w:hint="cs"/>
          <w:rtl/>
        </w:rPr>
        <w:t>'</w:t>
      </w:r>
      <w:r w:rsidRPr="00A71A5E">
        <w:rPr>
          <w:rStyle w:val="afffff0"/>
          <w:rtl/>
        </w:rPr>
        <w:t xml:space="preserve">ותיטב לה' </w:t>
      </w:r>
      <w:r w:rsidRPr="00C63571">
        <w:rPr>
          <w:rtl/>
        </w:rPr>
        <w:t>משור פר מקרין מפריס, מקרין - ברישא, והדר - מפריס.</w:t>
      </w:r>
    </w:p>
    <w:p w14:paraId="2C70F4B6" w14:textId="77777777" w:rsidR="0046556D" w:rsidRDefault="00BD6C4F" w:rsidP="00BD6C4F">
      <w:pPr>
        <w:rPr>
          <w:rtl/>
        </w:rPr>
      </w:pPr>
      <w:r w:rsidRPr="00C63571">
        <w:rPr>
          <w:rtl/>
        </w:rPr>
        <w:t xml:space="preserve">מסייע </w:t>
      </w:r>
      <w:r>
        <w:rPr>
          <w:rFonts w:hint="cs"/>
          <w:rtl/>
        </w:rPr>
        <w:t>לריב'ל</w:t>
      </w:r>
      <w:r w:rsidRPr="00C63571">
        <w:rPr>
          <w:rtl/>
        </w:rPr>
        <w:t xml:space="preserve"> </w:t>
      </w:r>
      <w:r>
        <w:rPr>
          <w:rStyle w:val="2fb"/>
          <w:rFonts w:hint="cs"/>
          <w:rtl/>
          <w:rPrChange w:id="11945" w:author="מנוע אמוראים" w:date="2026-10-05T16:40:54Z">
            <w:rPr>
              <w:rFonts w:hint="cs"/>
              <w:rtl/>
            </w:rPr>
          </w:rPrChange>
        </w:rPr>
        <w:t xml:space="preserve">דא</w:t>
      </w:r>
      <w:r>
        <w:rPr>
          <w:rStyle w:val="2fb"/>
          <w:rtl/>
          <w:rPrChange w:id="11946" w:author="מנוע אמוראים" w:date="2026-10-05T16:40:54Z">
            <w:rPr>
              <w:rtl/>
            </w:rPr>
          </w:rPrChange>
        </w:rPr>
        <w:t xml:space="preserve">ריב"ל</w:t>
      </w:r>
      <w:r>
        <w:rPr>
          <w:rtl/>
        </w:rPr>
        <w:t xml:space="preserve">: כל מעשה בראשית - בקומתן נבראו, בדעתן נבראו, בצביונם נבראו;</w:t>
      </w:r>
    </w:p>
    <w:p w14:paraId="0468A6E3" w14:textId="77777777" w:rsidR="0046556D" w:rsidRDefault="00BD6C4F" w:rsidP="00BD6C4F">
      <w:pPr>
        <w:rPr>
          <w:rtl/>
        </w:rPr>
      </w:pPr>
      <w:r>
        <w:rPr>
          <w:rtl/>
        </w:rPr>
        <w:t xml:space="preserve">שנאמר </w:t>
      </w:r>
      <w:r>
        <w:rPr>
          <w:rStyle w:val="afffff0"/>
          <w:rtl/>
          <w:rPrChange w:id="9028" w:author="מנוע פסוקים" w:date="2026-10-05T16:37:55Z">
            <w:rPr>
              <w:rtl/>
            </w:rPr>
          </w:rPrChange>
        </w:rPr>
        <w:t xml:space="preserve">ויכולו השמים והארץ וכל צבאם</w:t>
      </w:r>
      <w:r>
        <w:rPr>
          <w:rtl/>
        </w:rPr>
        <w:t xml:space="preserve">, אל תקרי צבאם אלא: צביונם.</w:t>
      </w:r>
    </w:p>
    <w:p w14:paraId="3DD711DB" w14:textId="77777777" w:rsidR="0046556D" w:rsidRDefault="00BD6C4F" w:rsidP="00BD6C4F">
      <w:pPr>
        <w:rPr>
          <w:rtl/>
        </w:rPr>
      </w:pPr>
      <w:r>
        <w:rPr>
          <w:rtl/>
        </w:rPr>
        <w:t xml:space="preserve">• דרש </w:t>
      </w:r>
      <w:r>
        <w:rPr>
          <w:rStyle w:val="2fb"/>
          <w:rtl/>
          <w:rPrChange w:id="11947" w:author="מנוע אמוראים" w:date="2026-10-05T16:40:54Z">
            <w:rPr>
              <w:rtl/>
            </w:rPr>
          </w:rPrChange>
        </w:rPr>
        <w:t xml:space="preserve">ר</w:t>
      </w:r>
      <w:r>
        <w:rPr>
          <w:rStyle w:val="2fb"/>
          <w:rFonts w:hint="cs"/>
          <w:rtl/>
          <w:rPrChange w:id="11948" w:author="מנוע אמוראים" w:date="2026-10-05T16:40:54Z">
            <w:rPr>
              <w:rFonts w:hint="cs"/>
              <w:rtl/>
            </w:rPr>
          </w:rPrChange>
        </w:rPr>
        <w:t xml:space="preserve">חב</w:t>
      </w:r>
      <w:r>
        <w:rPr>
          <w:rStyle w:val="2fb"/>
          <w:rtl/>
          <w:rPrChange w:id="11949" w:author="מנוע אמוראים" w:date="2026-10-05T16:40:54Z">
            <w:rPr>
              <w:rtl/>
            </w:rPr>
          </w:rPrChange>
        </w:rPr>
        <w:t xml:space="preserve">"</w:t>
      </w:r>
      <w:r>
        <w:rPr>
          <w:rStyle w:val="2fb"/>
          <w:rFonts w:hint="cs"/>
          <w:rtl/>
          <w:rPrChange w:id="11950" w:author="מנוע אמוראים" w:date="2026-10-05T16:40:54Z">
            <w:rPr>
              <w:rFonts w:hint="cs"/>
              <w:rtl/>
            </w:rPr>
          </w:rPrChange>
        </w:rPr>
        <w:t xml:space="preserve">פ</w:t>
      </w:r>
      <w:r w:rsidRPr="00C63571">
        <w:rPr>
          <w:rtl/>
        </w:rPr>
        <w:t>:</w:t>
      </w:r>
      <w:r w:rsidRPr="00A71A5E">
        <w:rPr>
          <w:rStyle w:val="afffff0"/>
          <w:rtl/>
        </w:rPr>
        <w:t xml:space="preserve"> </w:t>
      </w:r>
      <w:r w:rsidRPr="00A71A5E">
        <w:rPr>
          <w:rStyle w:val="afffff0"/>
          <w:rFonts w:hint="cs"/>
          <w:rtl/>
        </w:rPr>
        <w:t>'</w:t>
      </w:r>
      <w:r w:rsidRPr="00A71A5E">
        <w:rPr>
          <w:rStyle w:val="afffff0"/>
          <w:rtl/>
        </w:rPr>
        <w:t>יהי כבוד</w:t>
      </w:r>
      <w:r w:rsidR="004B0EAE" w:rsidRPr="00A71A5E">
        <w:rPr>
          <w:rStyle w:val="afffff0"/>
          <w:rtl/>
        </w:rPr>
        <w:t xml:space="preserve"> ה# </w:t>
      </w:r>
      <w:r w:rsidRPr="00A71A5E">
        <w:rPr>
          <w:rStyle w:val="afffff0"/>
          <w:rtl/>
        </w:rPr>
        <w:t>לעולם ישמח</w:t>
      </w:r>
      <w:r w:rsidR="004B0EAE" w:rsidRPr="00A71A5E">
        <w:rPr>
          <w:rStyle w:val="afffff0"/>
          <w:rtl/>
        </w:rPr>
        <w:t xml:space="preserve"> ה# </w:t>
      </w:r>
      <w:r w:rsidRPr="00A71A5E">
        <w:rPr>
          <w:rStyle w:val="afffff0"/>
          <w:rtl/>
        </w:rPr>
        <w:t>במעשיו</w:t>
      </w:r>
      <w:r w:rsidRPr="00A71A5E">
        <w:rPr>
          <w:rStyle w:val="afffff0"/>
          <w:rFonts w:hint="cs"/>
          <w:rtl/>
        </w:rPr>
        <w:t>'</w:t>
      </w:r>
      <w:r w:rsidRPr="00A71A5E">
        <w:rPr>
          <w:rStyle w:val="afffff0"/>
          <w:rtl/>
        </w:rPr>
        <w:t>,</w:t>
      </w:r>
      <w:r w:rsidRPr="00C63571">
        <w:rPr>
          <w:rtl/>
        </w:rPr>
        <w:t xml:space="preserve"> פסוק זה, שר העולם אמרו;</w:t>
      </w:r>
    </w:p>
    <w:p w14:paraId="7ED4CBA8" w14:textId="77777777" w:rsidR="0046556D" w:rsidRDefault="00BD6C4F" w:rsidP="00BD6C4F">
      <w:pPr>
        <w:rPr>
          <w:rtl/>
        </w:rPr>
      </w:pPr>
      <w:r w:rsidRPr="00C63571">
        <w:rPr>
          <w:rtl/>
        </w:rPr>
        <w:t xml:space="preserve">בשעה שאמר </w:t>
      </w:r>
      <w:r>
        <w:rPr>
          <w:rtl/>
        </w:rPr>
        <w:t>הקב"ה</w:t>
      </w:r>
      <w:r w:rsidRPr="00C63571">
        <w:rPr>
          <w:rtl/>
        </w:rPr>
        <w:t xml:space="preserve"> למינהו באילנות, נשאו דשאים </w:t>
      </w:r>
      <w:r>
        <w:rPr>
          <w:rtl/>
        </w:rPr>
        <w:t>ק"ו</w:t>
      </w:r>
      <w:r w:rsidRPr="00C63571">
        <w:rPr>
          <w:rtl/>
        </w:rPr>
        <w:t xml:space="preserve"> בעצמן: אם רצונו של </w:t>
      </w:r>
      <w:r>
        <w:rPr>
          <w:rtl/>
        </w:rPr>
        <w:t>הקב"ה</w:t>
      </w:r>
      <w:r w:rsidRPr="00C63571">
        <w:rPr>
          <w:rtl/>
        </w:rPr>
        <w:t xml:space="preserve"> בערבוביא, למה אמר למינהו באילנות? </w:t>
      </w:r>
    </w:p>
    <w:p w14:paraId="4495E8B6" w14:textId="1DECB29D" w:rsidR="0046556D" w:rsidRDefault="00BD6C4F" w:rsidP="00BD6C4F">
      <w:pPr>
        <w:rPr>
          <w:rtl/>
        </w:rPr>
      </w:pPr>
      <w:r w:rsidRPr="00C63571">
        <w:rPr>
          <w:rtl/>
        </w:rPr>
        <w:t xml:space="preserve">ועוד ק"ו: ומה אילנות שאין דרכן לצאת בערבוביא, אמר </w:t>
      </w:r>
      <w:r>
        <w:rPr>
          <w:rtl/>
        </w:rPr>
        <w:t>הקב"ה</w:t>
      </w:r>
      <w:r w:rsidRPr="00A71A5E">
        <w:rPr>
          <w:rStyle w:val="afffff0"/>
          <w:rtl/>
        </w:rPr>
        <w:t xml:space="preserve"> </w:t>
      </w:r>
      <w:r w:rsidRPr="00A71A5E">
        <w:rPr>
          <w:rStyle w:val="afffff0"/>
          <w:rFonts w:hint="cs"/>
          <w:rtl/>
        </w:rPr>
        <w:t>'</w:t>
      </w:r>
      <w:r w:rsidRPr="00A71A5E">
        <w:rPr>
          <w:rStyle w:val="afffff0"/>
          <w:rtl/>
        </w:rPr>
        <w:t>למינהו</w:t>
      </w:r>
      <w:r w:rsidRPr="00A71A5E">
        <w:rPr>
          <w:rStyle w:val="afffff0"/>
          <w:rFonts w:hint="cs"/>
          <w:rtl/>
        </w:rPr>
        <w:t>'</w:t>
      </w:r>
      <w:r w:rsidRPr="00A71A5E">
        <w:rPr>
          <w:rStyle w:val="afffff0"/>
          <w:rtl/>
        </w:rPr>
        <w:t xml:space="preserve"> </w:t>
      </w:r>
      <w:r w:rsidRPr="00C63571">
        <w:rPr>
          <w:rtl/>
        </w:rPr>
        <w:t>אנו עאכ"ו מיד כל אחד ואחד יצא למינו.</w:t>
      </w:r>
    </w:p>
    <w:p w14:paraId="460D718C" w14:textId="1C8CFCA4" w:rsidR="0046556D" w:rsidRDefault="00BD6C4F" w:rsidP="00BD6C4F">
      <w:pPr>
        <w:rPr>
          <w:rtl/>
        </w:rPr>
      </w:pPr>
      <w:r>
        <w:rPr>
          <w:rtl/>
        </w:rPr>
        <w:t xml:space="preserve">פתח שר העולם ואמר: </w:t>
      </w:r>
      <w:r>
        <w:rPr>
          <w:rStyle w:val="afffff0"/>
          <w:rtl/>
          <w:rPrChange w:id="9029" w:author="מנוע פסוקים" w:date="2026-10-05T16:37:55Z">
            <w:rPr>
              <w:rtl/>
            </w:rPr>
          </w:rPrChange>
        </w:rPr>
        <w:t xml:space="preserve">יהי כבוד</w:t>
      </w:r>
      <w:r>
        <w:rPr>
          <w:rStyle w:val="afffff0"/>
          <w:rtl/>
          <w:rPrChange w:id="9030" w:author="מנוע פסוקים" w:date="2026-10-05T16:37:55Z">
            <w:rPr>
              <w:rtl/>
            </w:rPr>
          </w:rPrChange>
        </w:rPr>
        <w:t xml:space="preserve"> ה# </w:t>
      </w:r>
      <w:r>
        <w:rPr>
          <w:rStyle w:val="afffff0"/>
          <w:rtl/>
          <w:rPrChange w:id="9031" w:author="מנוע פסוקים" w:date="2026-10-05T16:37:55Z">
            <w:rPr>
              <w:rtl/>
            </w:rPr>
          </w:rPrChange>
        </w:rPr>
        <w:t xml:space="preserve">לעולם ישמח</w:t>
      </w:r>
      <w:r>
        <w:rPr>
          <w:rStyle w:val="afffff0"/>
          <w:rtl/>
          <w:rPrChange w:id="9032" w:author="מנוע פסוקים" w:date="2026-10-05T16:37:55Z">
            <w:rPr>
              <w:rtl/>
            </w:rPr>
          </w:rPrChange>
        </w:rPr>
        <w:t xml:space="preserve"> ה# </w:t>
      </w:r>
      <w:r>
        <w:rPr>
          <w:rStyle w:val="afffff0"/>
          <w:rtl/>
          <w:rPrChange w:id="9033" w:author="מנוע פסוקים" w:date="2026-10-05T16:37:55Z">
            <w:rPr>
              <w:rtl/>
            </w:rPr>
          </w:rPrChange>
        </w:rPr>
        <w:t xml:space="preserve">במעשיו</w:t>
      </w:r>
      <w:r>
        <w:rPr>
          <w:rtl/>
        </w:rPr>
        <w:t xml:space="preserve">.</w:t>
      </w:r>
    </w:p>
    <w:p w14:paraId="0CC9E320" w14:textId="77777777" w:rsidR="00BD6C4F" w:rsidRPr="003D23F5" w:rsidRDefault="00BD6C4F" w:rsidP="00F07436">
      <w:pPr>
        <w:pStyle w:val="afff3"/>
        <w:framePr w:wrap="around"/>
        <w:rPr>
          <w:rtl/>
        </w:rPr>
      </w:pPr>
      <w:r w:rsidRPr="003D23F5">
        <w:rPr>
          <w:rFonts w:hint="cs"/>
          <w:rtl/>
        </w:rPr>
        <w:t>ס:</w:t>
      </w:r>
    </w:p>
    <w:p w14:paraId="381AFF3E" w14:textId="77777777" w:rsidR="0046556D" w:rsidRDefault="00BD6C4F" w:rsidP="00BD6C4F">
      <w:pPr>
        <w:rPr>
          <w:rtl/>
        </w:rPr>
      </w:pPr>
      <w:r w:rsidRPr="00C63571">
        <w:rPr>
          <w:rtl/>
        </w:rPr>
        <w:t xml:space="preserve">• </w:t>
      </w:r>
      <w:r w:rsidRPr="00B16DA0">
        <w:rPr>
          <w:b/>
          <w:bCs/>
          <w:rtl/>
        </w:rPr>
        <w:t>בעי רבינא:</w:t>
      </w:r>
      <w:r w:rsidRPr="00C63571">
        <w:rPr>
          <w:rtl/>
        </w:rPr>
        <w:t xml:space="preserve"> הרכיב שני דשאים זה על גב זה </w:t>
      </w:r>
      <w:r>
        <w:rPr>
          <w:rStyle w:val="2fb"/>
          <w:rFonts w:hint="cs"/>
          <w:rtl/>
          <w:rPrChange w:id="11951" w:author="מנוע אמוראים" w:date="2026-10-05T16:40:54Z">
            <w:rPr>
              <w:rFonts w:hint="cs"/>
              <w:rtl/>
            </w:rPr>
          </w:rPrChange>
        </w:rPr>
        <w:t xml:space="preserve">לרב</w:t>
      </w:r>
      <w:r>
        <w:rPr>
          <w:rStyle w:val="2fb"/>
          <w:rtl/>
          <w:rPrChange w:id="11952" w:author="מנוע אמוראים" w:date="2026-10-05T16:40:54Z">
            <w:rPr>
              <w:rtl/>
            </w:rPr>
          </w:rPrChange>
        </w:rPr>
        <w:t xml:space="preserve">"</w:t>
      </w:r>
      <w:r>
        <w:rPr>
          <w:rStyle w:val="2fb"/>
          <w:rFonts w:hint="cs"/>
          <w:rtl/>
          <w:rPrChange w:id="11953" w:author="מנוע אמוראים" w:date="2026-10-05T16:40:54Z">
            <w:rPr>
              <w:rFonts w:hint="cs"/>
              <w:rtl/>
            </w:rPr>
          </w:rPrChange>
        </w:rPr>
        <w:t xml:space="preserve">פ</w:t>
      </w:r>
      <w:r>
        <w:rPr>
          <w:rFonts w:hint="cs"/>
          <w:rtl/>
        </w:rPr>
        <w:t xml:space="preserve"> </w:t>
      </w:r>
      <w:r>
        <w:rPr>
          <w:rtl/>
        </w:rPr>
        <w:t xml:space="preserve">מהו? כיון דלא כתב בהו למינהו </w:t>
      </w:r>
      <w:r w:rsidRPr="00C63571">
        <w:rPr>
          <w:rtl/>
        </w:rPr>
        <w:t xml:space="preserve">לא מיחייב, </w:t>
      </w:r>
      <w:r w:rsidRPr="00787598">
        <w:rPr>
          <w:b/>
          <w:bCs/>
          <w:rtl/>
        </w:rPr>
        <w:t>או"ד</w:t>
      </w:r>
      <w:r w:rsidRPr="00C63571">
        <w:rPr>
          <w:rtl/>
        </w:rPr>
        <w:t>: כיון דהסכים אידיהו</w:t>
      </w:r>
      <w:r>
        <w:rPr>
          <w:rFonts w:hint="cs"/>
          <w:rtl/>
        </w:rPr>
        <w:t xml:space="preserve"> </w:t>
      </w:r>
      <w:r w:rsidRPr="00C63571">
        <w:rPr>
          <w:rtl/>
        </w:rPr>
        <w:t xml:space="preserve">כמאן דכתיב בהו למינהו דמיא? </w:t>
      </w:r>
      <w:r w:rsidRPr="002513D6">
        <w:rPr>
          <w:b/>
          <w:bCs/>
          <w:rtl/>
        </w:rPr>
        <w:t>תיקו</w:t>
      </w:r>
      <w:r w:rsidRPr="00C63571">
        <w:rPr>
          <w:rtl/>
        </w:rPr>
        <w:t>.</w:t>
      </w:r>
    </w:p>
    <w:p w14:paraId="7EBEC556" w14:textId="77777777" w:rsidR="0046556D" w:rsidRDefault="00BD6C4F" w:rsidP="00BD6C4F">
      <w:pPr>
        <w:rPr>
          <w:rtl/>
        </w:rPr>
      </w:pPr>
      <w:r>
        <w:rPr>
          <w:rtl/>
        </w:rPr>
        <w:t xml:space="preserve">• </w:t>
      </w:r>
      <w:r>
        <w:rPr>
          <w:rStyle w:val="2fb"/>
          <w:rtl/>
          <w:rPrChange w:id="11954" w:author="מנוע אמוראים" w:date="2026-10-05T16:40:54Z">
            <w:rPr>
              <w:rtl/>
            </w:rPr>
          </w:rPrChange>
        </w:rPr>
        <w:t xml:space="preserve">ר</w:t>
      </w:r>
      <w:r>
        <w:rPr>
          <w:rStyle w:val="2fb"/>
          <w:rFonts w:hint="cs"/>
          <w:rtl/>
          <w:rPrChange w:id="11955" w:author="מנוע אמוראים" w:date="2026-10-05T16:40:54Z">
            <w:rPr>
              <w:rFonts w:hint="cs"/>
              <w:rtl/>
            </w:rPr>
          </w:rPrChange>
        </w:rPr>
        <w:t xml:space="preserve">שב</w:t>
      </w:r>
      <w:r>
        <w:rPr>
          <w:rStyle w:val="2fb"/>
          <w:rtl/>
          <w:rPrChange w:id="11956" w:author="מנוע אמוראים" w:date="2026-10-05T16:40:54Z">
            <w:rPr>
              <w:rtl/>
            </w:rPr>
          </w:rPrChange>
        </w:rPr>
        <w:t xml:space="preserve">"</w:t>
      </w:r>
      <w:r>
        <w:rPr>
          <w:rStyle w:val="2fb"/>
          <w:rFonts w:hint="cs"/>
          <w:rtl/>
          <w:rPrChange w:id="11957" w:author="מנוע אמוראים" w:date="2026-10-05T16:40:54Z">
            <w:rPr>
              <w:rFonts w:hint="cs"/>
              <w:rtl/>
            </w:rPr>
          </w:rPrChange>
        </w:rPr>
        <w:t xml:space="preserve">פ</w:t>
      </w:r>
      <w:r>
        <w:rPr>
          <w:rFonts w:hint="cs"/>
          <w:rtl/>
        </w:rPr>
        <w:t xml:space="preserve"> רמי כתיב</w:t>
      </w:r>
      <w:r w:rsidRPr="00A71A5E">
        <w:rPr>
          <w:rStyle w:val="afffff0"/>
          <w:rFonts w:hint="cs"/>
          <w:rtl/>
        </w:rPr>
        <w:t xml:space="preserve"> '</w:t>
      </w:r>
      <w:r w:rsidRPr="00A71A5E">
        <w:rPr>
          <w:rStyle w:val="afffff0"/>
          <w:rtl/>
        </w:rPr>
        <w:t>ויעש אלהים את שני המאורות הגדולים</w:t>
      </w:r>
      <w:r w:rsidRPr="00A71A5E">
        <w:rPr>
          <w:rStyle w:val="afffff0"/>
          <w:rFonts w:hint="cs"/>
          <w:rtl/>
        </w:rPr>
        <w:t>'</w:t>
      </w:r>
      <w:r w:rsidRPr="00A71A5E">
        <w:rPr>
          <w:rStyle w:val="afffff0"/>
          <w:rtl/>
        </w:rPr>
        <w:t xml:space="preserve"> </w:t>
      </w:r>
      <w:r>
        <w:rPr>
          <w:rtl/>
        </w:rPr>
        <w:t xml:space="preserve">וכתיב: </w:t>
      </w:r>
      <w:r>
        <w:rPr>
          <w:rStyle w:val="afffff0"/>
          <w:rtl/>
          <w:rPrChange w:id="9034" w:author="מנוע פסוקים" w:date="2026-10-05T16:37:55Z">
            <w:rPr>
              <w:rtl/>
            </w:rPr>
          </w:rPrChange>
        </w:rPr>
        <w:t xml:space="preserve">את המאור הגדול</w:t>
      </w:r>
      <w:r>
        <w:rPr>
          <w:rtl/>
        </w:rPr>
        <w:t xml:space="preserve"> ואת המאור הקטן!</w:t>
      </w:r>
    </w:p>
    <w:p w14:paraId="77A56FF2" w14:textId="77777777" w:rsidR="0046556D" w:rsidRDefault="00BD6C4F" w:rsidP="00BD6C4F">
      <w:pPr>
        <w:rPr>
          <w:rtl/>
        </w:rPr>
      </w:pPr>
      <w:r w:rsidRPr="00C63571">
        <w:rPr>
          <w:rtl/>
        </w:rPr>
        <w:t xml:space="preserve">אמרה ירח לפני </w:t>
      </w:r>
      <w:r>
        <w:rPr>
          <w:rtl/>
        </w:rPr>
        <w:t>הקב"ה</w:t>
      </w:r>
      <w:r>
        <w:rPr>
          <w:rtl/>
        </w:rPr>
        <w:t xml:space="preserve">: </w:t>
      </w:r>
      <w:r>
        <w:rPr>
          <w:rStyle w:val="2fb"/>
          <w:rtl/>
          <w:rPrChange w:id="11958" w:author="מנוע אמוראים" w:date="2026-10-05T16:40:54Z">
            <w:rPr>
              <w:rtl/>
            </w:rPr>
          </w:rPrChange>
        </w:rPr>
        <w:t xml:space="preserve">רבש"ע</w:t>
      </w:r>
      <w:r>
        <w:rPr>
          <w:rtl/>
        </w:rPr>
        <w:t xml:space="preserve">, אפשר לשני מלכים שישתמשו בכתר אחד? </w:t>
      </w:r>
    </w:p>
    <w:p w14:paraId="20C492EC" w14:textId="77777777" w:rsidR="0046556D" w:rsidRDefault="00BD6C4F" w:rsidP="00BD6C4F">
      <w:pPr>
        <w:rPr>
          <w:rtl/>
        </w:rPr>
      </w:pPr>
      <w:r w:rsidRPr="00C63571">
        <w:rPr>
          <w:rtl/>
        </w:rPr>
        <w:t>אמר לה: לכי ומעטי את עצמך!</w:t>
      </w:r>
    </w:p>
    <w:p w14:paraId="304532E4" w14:textId="77777777" w:rsidR="0046556D" w:rsidRDefault="00BD6C4F" w:rsidP="00BD6C4F">
      <w:pPr>
        <w:rPr>
          <w:rtl/>
        </w:rPr>
      </w:pPr>
      <w:r>
        <w:rPr>
          <w:rtl/>
        </w:rPr>
        <w:t xml:space="preserve">אמרה לפניו: </w:t>
      </w:r>
      <w:r>
        <w:rPr>
          <w:rStyle w:val="2fb"/>
          <w:rtl/>
          <w:rPrChange w:id="11959" w:author="מנוע אמוראים" w:date="2026-10-05T16:40:54Z">
            <w:rPr>
              <w:rtl/>
            </w:rPr>
          </w:rPrChange>
        </w:rPr>
        <w:t xml:space="preserve">רבש"ע</w:t>
      </w:r>
      <w:r>
        <w:rPr>
          <w:rtl/>
        </w:rPr>
        <w:t xml:space="preserve">, הואיל ואמרתי לפניך דבר הגון, אמעיט את עצמי? </w:t>
      </w:r>
    </w:p>
    <w:p w14:paraId="69BE0F6B" w14:textId="77777777" w:rsidR="0046556D" w:rsidRDefault="00BD6C4F" w:rsidP="00BD6C4F">
      <w:pPr>
        <w:rPr>
          <w:rtl/>
        </w:rPr>
      </w:pPr>
      <w:r w:rsidRPr="00C63571">
        <w:rPr>
          <w:rtl/>
        </w:rPr>
        <w:lastRenderedPageBreak/>
        <w:t xml:space="preserve">אמר לה: לכי ומשול ביום ובלילה, אמרה ליה: מאי רבותיה, </w:t>
      </w:r>
      <w:r>
        <w:rPr>
          <w:rFonts w:hint="cs"/>
          <w:rtl/>
        </w:rPr>
        <w:t xml:space="preserve">דנר ביום למה מועיל </w:t>
      </w:r>
    </w:p>
    <w:p w14:paraId="3B627DB9" w14:textId="77777777" w:rsidR="0046556D" w:rsidRDefault="00BD6C4F" w:rsidP="00BD6C4F">
      <w:pPr>
        <w:rPr>
          <w:rtl/>
        </w:rPr>
      </w:pPr>
      <w:r w:rsidRPr="00C63571">
        <w:rPr>
          <w:rtl/>
        </w:rPr>
        <w:t xml:space="preserve">אמר לה: זיל, לימנו בך ישראל ימים ושנים, </w:t>
      </w:r>
    </w:p>
    <w:p w14:paraId="4C7DF3BB" w14:textId="77777777" w:rsidR="0046556D" w:rsidRDefault="00BD6C4F" w:rsidP="00BD6C4F">
      <w:pPr>
        <w:rPr>
          <w:rtl/>
        </w:rPr>
      </w:pPr>
      <w:r w:rsidRPr="00C63571">
        <w:rPr>
          <w:rtl/>
        </w:rPr>
        <w:t xml:space="preserve">אמרה ליה: יומא </w:t>
      </w:r>
      <w:r>
        <w:rPr>
          <w:rtl/>
        </w:rPr>
        <w:t>נמי, אי אפשר דלא מנו ביה תקופות</w:t>
      </w:r>
      <w:r w:rsidRPr="00C63571">
        <w:rPr>
          <w:rtl/>
        </w:rPr>
        <w:t xml:space="preserve">, </w:t>
      </w:r>
      <w:r w:rsidRPr="0046594B">
        <w:rPr>
          <w:rStyle w:val="afffff0"/>
          <w:rtl/>
        </w:rPr>
        <w:t>ד</w:t>
      </w:r>
      <w:r w:rsidRPr="0046594B">
        <w:rPr>
          <w:rStyle w:val="afffff0"/>
          <w:rFonts w:hint="cs"/>
          <w:rtl/>
        </w:rPr>
        <w:t>'</w:t>
      </w:r>
      <w:r w:rsidRPr="0046594B">
        <w:rPr>
          <w:rStyle w:val="afffff0"/>
          <w:rtl/>
        </w:rPr>
        <w:t>והיו לאותות ולמועדים ולימים ושנים</w:t>
      </w:r>
      <w:r w:rsidRPr="0046594B">
        <w:rPr>
          <w:rStyle w:val="afffff0"/>
          <w:rFonts w:hint="cs"/>
          <w:rtl/>
        </w:rPr>
        <w:t>'</w:t>
      </w:r>
      <w:r w:rsidRPr="0046594B">
        <w:rPr>
          <w:rStyle w:val="afffff0"/>
          <w:rtl/>
        </w:rPr>
        <w:t>,</w:t>
      </w:r>
      <w:r w:rsidRPr="00C63571">
        <w:rPr>
          <w:rtl/>
        </w:rPr>
        <w:t xml:space="preserve"> </w:t>
      </w:r>
    </w:p>
    <w:p w14:paraId="16FC1864" w14:textId="77777777" w:rsidR="0046556D" w:rsidRDefault="00BD6C4F" w:rsidP="00BD6C4F">
      <w:pPr>
        <w:rPr>
          <w:rtl/>
        </w:rPr>
      </w:pPr>
      <w:r>
        <w:rPr>
          <w:rFonts w:hint="cs"/>
          <w:rtl/>
        </w:rPr>
        <w:t>לכי ש</w:t>
      </w:r>
      <w:r w:rsidRPr="00C63571">
        <w:rPr>
          <w:rtl/>
        </w:rPr>
        <w:t>יקר</w:t>
      </w:r>
      <w:r>
        <w:rPr>
          <w:rFonts w:hint="cs"/>
          <w:rtl/>
        </w:rPr>
        <w:t>א</w:t>
      </w:r>
      <w:r>
        <w:rPr>
          <w:rtl/>
        </w:rPr>
        <w:t>ו צדיקי בשמ</w:t>
      </w:r>
      <w:r w:rsidRPr="00C63571">
        <w:rPr>
          <w:rtl/>
        </w:rPr>
        <w:t>ך: יעקב הקטן</w:t>
      </w:r>
      <w:r>
        <w:rPr>
          <w:rFonts w:hint="cs"/>
          <w:rtl/>
        </w:rPr>
        <w:t>,</w:t>
      </w:r>
      <w:r w:rsidRPr="00C63571">
        <w:rPr>
          <w:rtl/>
        </w:rPr>
        <w:t xml:space="preserve"> שמואל הקטן</w:t>
      </w:r>
      <w:r>
        <w:rPr>
          <w:rFonts w:hint="cs"/>
          <w:rtl/>
        </w:rPr>
        <w:t>,</w:t>
      </w:r>
      <w:r w:rsidRPr="00C63571">
        <w:rPr>
          <w:rtl/>
        </w:rPr>
        <w:t xml:space="preserve"> דוד</w:t>
      </w:r>
      <w:r>
        <w:rPr>
          <w:rFonts w:hint="cs"/>
          <w:rtl/>
        </w:rPr>
        <w:t xml:space="preserve"> </w:t>
      </w:r>
      <w:r w:rsidRPr="00C63571">
        <w:rPr>
          <w:rtl/>
        </w:rPr>
        <w:t>הקטן.</w:t>
      </w:r>
    </w:p>
    <w:p w14:paraId="6040646E" w14:textId="77777777" w:rsidR="0046556D" w:rsidRDefault="00BD6C4F" w:rsidP="00BD6C4F">
      <w:pPr>
        <w:rPr>
          <w:rtl/>
        </w:rPr>
      </w:pPr>
      <w:r>
        <w:rPr>
          <w:rFonts w:hint="cs"/>
          <w:rtl/>
        </w:rPr>
        <w:t xml:space="preserve">ראה שלא מיושבת דעתה, </w:t>
      </w:r>
      <w:r w:rsidRPr="00C63571">
        <w:rPr>
          <w:rtl/>
        </w:rPr>
        <w:t xml:space="preserve">אמר </w:t>
      </w:r>
      <w:r>
        <w:rPr>
          <w:rtl/>
        </w:rPr>
        <w:t>הקב"ה</w:t>
      </w:r>
      <w:r w:rsidRPr="00C63571">
        <w:rPr>
          <w:rtl/>
        </w:rPr>
        <w:t>: הביאו כפרה עלי שמיעטתי את הירח!</w:t>
      </w:r>
    </w:p>
    <w:p w14:paraId="2159C154" w14:textId="77777777" w:rsidR="0046556D" w:rsidRDefault="00BD6C4F" w:rsidP="00BD6C4F">
      <w:pPr>
        <w:rPr>
          <w:rtl/>
        </w:rPr>
      </w:pPr>
      <w:r>
        <w:rPr>
          <w:rtl/>
        </w:rPr>
        <w:t xml:space="preserve">והיינו </w:t>
      </w:r>
      <w:r>
        <w:rPr>
          <w:rStyle w:val="2fb"/>
          <w:rtl/>
          <w:rPrChange w:id="11960" w:author="מנוע אמוראים" w:date="2026-10-05T16:40:54Z">
            <w:rPr>
              <w:rtl/>
            </w:rPr>
          </w:rPrChange>
        </w:rPr>
        <w:t xml:space="preserve">דא</w:t>
      </w:r>
      <w:r>
        <w:rPr>
          <w:rStyle w:val="2fb"/>
          <w:rFonts w:hint="cs"/>
          <w:rtl/>
          <w:rPrChange w:id="11961" w:author="מנוע אמוראים" w:date="2026-10-05T16:40:54Z">
            <w:rPr>
              <w:rFonts w:hint="cs"/>
              <w:rtl/>
            </w:rPr>
          </w:rPrChange>
        </w:rPr>
        <w:t xml:space="preserve">רשב</w:t>
      </w:r>
      <w:r>
        <w:rPr>
          <w:rStyle w:val="2fb"/>
          <w:rtl/>
          <w:rPrChange w:id="11962" w:author="מנוע אמוראים" w:date="2026-10-05T16:40:54Z">
            <w:rPr>
              <w:rtl/>
            </w:rPr>
          </w:rPrChange>
        </w:rPr>
        <w:t xml:space="preserve">"</w:t>
      </w:r>
      <w:r>
        <w:rPr>
          <w:rStyle w:val="2fb"/>
          <w:rFonts w:hint="cs"/>
          <w:rtl/>
          <w:rPrChange w:id="11963" w:author="מנוע אמוראים" w:date="2026-10-05T16:40:54Z">
            <w:rPr>
              <w:rFonts w:hint="cs"/>
              <w:rtl/>
            </w:rPr>
          </w:rPrChange>
        </w:rPr>
        <w:t xml:space="preserve">ל</w:t>
      </w:r>
      <w:r w:rsidRPr="00C63571">
        <w:rPr>
          <w:rtl/>
        </w:rPr>
        <w:t xml:space="preserve">: מה נשתנה שעיר של ראש חדש שנאמר בו לה' אמר </w:t>
      </w:r>
      <w:r>
        <w:rPr>
          <w:rtl/>
        </w:rPr>
        <w:t>הקב"ה</w:t>
      </w:r>
      <w:r w:rsidRPr="00C63571">
        <w:rPr>
          <w:rtl/>
        </w:rPr>
        <w:t>: שעיר זה יהא כפרה על שמיעטתי את הירח.</w:t>
      </w:r>
    </w:p>
    <w:p w14:paraId="0B5A868A" w14:textId="77777777" w:rsidR="0046556D" w:rsidRDefault="00BD6C4F" w:rsidP="00BD6C4F">
      <w:pPr>
        <w:rPr>
          <w:rtl/>
        </w:rPr>
      </w:pPr>
      <w:r w:rsidRPr="00C63571">
        <w:rPr>
          <w:rtl/>
        </w:rPr>
        <w:t>• רב אסי רמי,</w:t>
      </w:r>
      <w:r w:rsidRPr="00A71A5E">
        <w:rPr>
          <w:rStyle w:val="afffff0"/>
          <w:rtl/>
        </w:rPr>
        <w:t xml:space="preserve"> </w:t>
      </w:r>
      <w:r w:rsidRPr="00A71A5E">
        <w:rPr>
          <w:rStyle w:val="afffff0"/>
          <w:rFonts w:hint="cs"/>
          <w:rtl/>
        </w:rPr>
        <w:t>'</w:t>
      </w:r>
      <w:r w:rsidRPr="00A71A5E">
        <w:rPr>
          <w:rStyle w:val="afffff0"/>
          <w:rtl/>
        </w:rPr>
        <w:t>ותוצא הארץ דשא ב</w:t>
      </w:r>
      <w:r w:rsidRPr="00A71A5E">
        <w:rPr>
          <w:rStyle w:val="afffff0"/>
          <w:rFonts w:hint="cs"/>
          <w:rtl/>
        </w:rPr>
        <w:t xml:space="preserve">ג' </w:t>
      </w:r>
      <w:r w:rsidRPr="00C63571">
        <w:rPr>
          <w:rtl/>
        </w:rPr>
        <w:t>בשבת</w:t>
      </w:r>
      <w:r>
        <w:rPr>
          <w:rFonts w:hint="cs"/>
          <w:rtl/>
        </w:rPr>
        <w:t>'</w:t>
      </w:r>
      <w:r w:rsidRPr="00C63571">
        <w:rPr>
          <w:rtl/>
        </w:rPr>
        <w:t xml:space="preserve">, וכתיב, </w:t>
      </w:r>
      <w:r>
        <w:rPr>
          <w:rFonts w:hint="cs"/>
          <w:rtl/>
        </w:rPr>
        <w:t>'</w:t>
      </w:r>
      <w:r>
        <w:rPr>
          <w:rStyle w:val="afffff0"/>
          <w:rtl/>
          <w:rPrChange w:id="9035" w:author="מנוע פסוקים" w:date="2026-10-05T16:37:55Z">
            <w:rPr>
              <w:rtl/>
            </w:rPr>
          </w:rPrChange>
        </w:rPr>
        <w:t xml:space="preserve">וכל שיח השדה טרם יהיה בארץ</w:t>
      </w:r>
      <w:r>
        <w:rPr>
          <w:rtl/>
        </w:rPr>
        <w:t xml:space="preserve"> ב</w:t>
      </w:r>
      <w:r>
        <w:rPr>
          <w:rFonts w:hint="cs"/>
          <w:rtl/>
        </w:rPr>
        <w:t>ער</w:t>
      </w:r>
      <w:r w:rsidR="00BF1CF6">
        <w:rPr>
          <w:rtl/>
        </w:rPr>
        <w:t>"</w:t>
      </w:r>
      <w:r>
        <w:rPr>
          <w:rFonts w:hint="cs"/>
          <w:rtl/>
        </w:rPr>
        <w:t>ש'</w:t>
      </w:r>
    </w:p>
    <w:p w14:paraId="2AE81980" w14:textId="77777777" w:rsidR="0046556D" w:rsidRDefault="00BD6C4F" w:rsidP="00BD6C4F">
      <w:pPr>
        <w:rPr>
          <w:rtl/>
        </w:rPr>
      </w:pPr>
      <w:r w:rsidRPr="00C63571">
        <w:rPr>
          <w:rtl/>
        </w:rPr>
        <w:t>מלמד שיצאו דשאים ועמדו על פתח קרקע, עד שבא אדם הראשון ובקש עליהם רחמים, וירדו גשמים וצמחו;</w:t>
      </w:r>
    </w:p>
    <w:p w14:paraId="25271446" w14:textId="77777777" w:rsidR="0046556D" w:rsidRDefault="00BD6C4F" w:rsidP="00BD6C4F">
      <w:pPr>
        <w:rPr>
          <w:rtl/>
        </w:rPr>
      </w:pPr>
      <w:r w:rsidRPr="00C63571">
        <w:rPr>
          <w:rtl/>
        </w:rPr>
        <w:t>ללמדך: שהקב"ה מתאוה לתפלתן של צדיקים.</w:t>
      </w:r>
    </w:p>
    <w:p w14:paraId="674193EC" w14:textId="77777777" w:rsidR="0046556D" w:rsidRDefault="00BD6C4F" w:rsidP="00BD6C4F">
      <w:pPr>
        <w:rPr>
          <w:rtl/>
        </w:rPr>
      </w:pPr>
      <w:r>
        <w:rPr>
          <w:rtl/>
        </w:rPr>
        <w:t xml:space="preserve">• </w:t>
      </w:r>
      <w:r>
        <w:rPr>
          <w:rStyle w:val="2fb"/>
          <w:rtl/>
          <w:rPrChange w:id="11964" w:author="מנוע אמוראים" w:date="2026-10-05T16:40:54Z">
            <w:rPr>
              <w:rtl/>
            </w:rPr>
          </w:rPrChange>
        </w:rPr>
        <w:t xml:space="preserve">ר</w:t>
      </w:r>
      <w:r>
        <w:rPr>
          <w:rStyle w:val="2fb"/>
          <w:rFonts w:hint="cs"/>
          <w:rtl/>
          <w:rPrChange w:id="11965" w:author="מנוע אמוראים" w:date="2026-10-05T16:40:54Z">
            <w:rPr>
              <w:rFonts w:hint="cs"/>
              <w:rtl/>
            </w:rPr>
          </w:rPrChange>
        </w:rPr>
        <w:t xml:space="preserve">נב</w:t>
      </w:r>
      <w:r>
        <w:rPr>
          <w:rStyle w:val="2fb"/>
          <w:rtl/>
          <w:rPrChange w:id="11966" w:author="מנוע אמוראים" w:date="2026-10-05T16:40:54Z">
            <w:rPr>
              <w:rtl/>
            </w:rPr>
          </w:rPrChange>
        </w:rPr>
        <w:t xml:space="preserve">"</w:t>
      </w:r>
      <w:r>
        <w:rPr>
          <w:rStyle w:val="2fb"/>
          <w:rFonts w:hint="cs"/>
          <w:rtl/>
          <w:rPrChange w:id="11967" w:author="מנוע אמוראים" w:date="2026-10-05T16:40:54Z">
            <w:rPr>
              <w:rFonts w:hint="cs"/>
              <w:rtl/>
            </w:rPr>
          </w:rPrChange>
        </w:rPr>
        <w:t xml:space="preserve">פ</w:t>
      </w:r>
      <w:r>
        <w:rPr>
          <w:rFonts w:hint="cs"/>
          <w:rtl/>
        </w:rPr>
        <w:t xml:space="preserve"> היה לו גינה זרע ביזרני ולא צמח ביקש רחמים ובא מטר וצמח אמר היינו דרב אסי </w:t>
      </w:r>
    </w:p>
    <w:p w14:paraId="59D4C469" w14:textId="77777777" w:rsidR="0046556D" w:rsidRDefault="00BD6C4F" w:rsidP="00BD6C4F">
      <w:pPr>
        <w:rPr>
          <w:rtl/>
        </w:rPr>
      </w:pPr>
      <w:r w:rsidRPr="00C63571">
        <w:rPr>
          <w:rtl/>
        </w:rPr>
        <w:t xml:space="preserve">• </w:t>
      </w:r>
      <w:r>
        <w:rPr>
          <w:rStyle w:val="2fb"/>
          <w:rFonts w:hint="cs"/>
          <w:rtl/>
          <w:rPrChange w:id="11968" w:author="מנוע אמוראים" w:date="2026-10-05T16:40:54Z">
            <w:rPr>
              <w:rFonts w:hint="cs"/>
              <w:rtl/>
            </w:rPr>
          </w:rPrChange>
        </w:rPr>
        <w:t xml:space="preserve">אר</w:t>
      </w:r>
      <w:r>
        <w:rPr>
          <w:rStyle w:val="2fb"/>
          <w:rtl/>
          <w:rPrChange w:id="11969" w:author="מנוע אמוראים" w:date="2026-10-05T16:40:54Z">
            <w:rPr>
              <w:rtl/>
            </w:rPr>
          </w:rPrChange>
        </w:rPr>
        <w:t xml:space="preserve">"</w:t>
      </w:r>
      <w:r>
        <w:rPr>
          <w:rStyle w:val="2fb"/>
          <w:rFonts w:hint="cs"/>
          <w:rtl/>
          <w:rPrChange w:id="11970" w:author="מנוע אמוראים" w:date="2026-10-05T16:40:54Z">
            <w:rPr>
              <w:rFonts w:hint="cs"/>
              <w:rtl/>
            </w:rPr>
          </w:rPrChange>
        </w:rPr>
        <w:t xml:space="preserve">ח</w:t>
      </w:r>
      <w:r>
        <w:rPr>
          <w:rFonts w:hint="cs"/>
          <w:rtl/>
        </w:rPr>
        <w:t xml:space="preserve"> בר</w:t>
      </w:r>
      <w:r w:rsidRPr="00C63571">
        <w:rPr>
          <w:rtl/>
        </w:rPr>
        <w:t xml:space="preserve"> רבא: השסועה - בריה בפני עצמה היא, שיש לה שני גבין ושני שדראות;</w:t>
      </w:r>
    </w:p>
    <w:p w14:paraId="527FDDC4" w14:textId="77777777" w:rsidR="0046556D" w:rsidRDefault="00BD6C4F" w:rsidP="00BD6C4F">
      <w:pPr>
        <w:rPr>
          <w:rtl/>
        </w:rPr>
      </w:pPr>
      <w:r w:rsidRPr="00C63571">
        <w:rPr>
          <w:rtl/>
        </w:rPr>
        <w:t xml:space="preserve">וכי משה רבינו </w:t>
      </w:r>
      <w:r>
        <w:rPr>
          <w:rFonts w:hint="cs"/>
          <w:rtl/>
        </w:rPr>
        <w:t>צייד או מושך בקשת היה</w:t>
      </w:r>
      <w:r w:rsidRPr="00C63571">
        <w:rPr>
          <w:rtl/>
        </w:rPr>
        <w:t>? מכאן תשובה לאומר אין תורה מן השמים!</w:t>
      </w:r>
    </w:p>
    <w:p w14:paraId="0E6B7814" w14:textId="77777777" w:rsidR="0046556D" w:rsidRDefault="00BD6C4F" w:rsidP="00BD6C4F">
      <w:pPr>
        <w:rPr>
          <w:rtl/>
        </w:rPr>
      </w:pPr>
      <w:r>
        <w:rPr>
          <w:rtl/>
        </w:rPr>
        <w:t xml:space="preserve">א"ל </w:t>
      </w:r>
      <w:r>
        <w:rPr>
          <w:rStyle w:val="2fb"/>
          <w:rtl/>
          <w:rPrChange w:id="11971" w:author="מנוע אמוראים" w:date="2026-10-05T16:40:54Z">
            <w:rPr>
              <w:rtl/>
            </w:rPr>
          </w:rPrChange>
        </w:rPr>
        <w:t xml:space="preserve">ר</w:t>
      </w:r>
      <w:r>
        <w:rPr>
          <w:rStyle w:val="2fb"/>
          <w:rtl/>
          <w:rPrChange w:id="11972" w:author="מנוע אמוראים" w:date="2026-10-05T16:40:54Z">
            <w:rPr>
              <w:rtl/>
            </w:rPr>
          </w:rPrChange>
        </w:rPr>
        <w:t xml:space="preserve">"</w:t>
      </w:r>
      <w:r>
        <w:rPr>
          <w:rStyle w:val="2fb"/>
          <w:rFonts w:hint="cs"/>
          <w:rtl/>
          <w:rPrChange w:id="11973" w:author="מנוע אמוראים" w:date="2026-10-05T16:40:54Z">
            <w:rPr>
              <w:rFonts w:hint="cs"/>
              <w:rtl/>
            </w:rPr>
          </w:rPrChange>
        </w:rPr>
        <w:t xml:space="preserve">ח</w:t>
      </w:r>
      <w:r>
        <w:rPr>
          <w:rFonts w:hint="cs"/>
          <w:rtl/>
        </w:rPr>
        <w:t xml:space="preserve"> </w:t>
      </w:r>
      <w:r>
        <w:rPr>
          <w:rStyle w:val="2fb"/>
          <w:rFonts w:hint="cs"/>
          <w:rtl/>
          <w:rPrChange w:id="11974" w:author="מנוע אמוראים" w:date="2026-10-05T16:40:54Z">
            <w:rPr>
              <w:rFonts w:hint="cs"/>
              <w:rtl/>
            </w:rPr>
          </w:rPrChange>
        </w:rPr>
        <w:t xml:space="preserve">לרתב</w:t>
      </w:r>
      <w:r>
        <w:rPr>
          <w:rStyle w:val="2fb"/>
          <w:rtl/>
          <w:rPrChange w:id="11975" w:author="מנוע אמוראים" w:date="2026-10-05T16:40:54Z">
            <w:rPr>
              <w:rtl/>
            </w:rPr>
          </w:rPrChange>
        </w:rPr>
        <w:t xml:space="preserve">"</w:t>
      </w:r>
      <w:r>
        <w:rPr>
          <w:rStyle w:val="2fb"/>
          <w:rFonts w:hint="cs"/>
          <w:rtl/>
          <w:rPrChange w:id="11976" w:author="מנוע אמוראים" w:date="2026-10-05T16:40:54Z">
            <w:rPr>
              <w:rFonts w:hint="cs"/>
              <w:rtl/>
            </w:rPr>
          </w:rPrChange>
        </w:rPr>
        <w:t xml:space="preserve">א</w:t>
      </w:r>
      <w:r w:rsidRPr="00C63571">
        <w:rPr>
          <w:rtl/>
        </w:rPr>
        <w:t>: זיל כתוב קניגי ובליסטרי באגדתיך, ופרשה.</w:t>
      </w:r>
    </w:p>
    <w:p w14:paraId="4BEA62DE" w14:textId="77777777" w:rsidR="0046556D" w:rsidRDefault="00BD6C4F" w:rsidP="00BD6C4F">
      <w:pPr>
        <w:rPr>
          <w:rtl/>
        </w:rPr>
      </w:pPr>
      <w:r>
        <w:rPr>
          <w:rStyle w:val="afffff0"/>
          <w:b/>
          <w:bCs/>
          <w:rtl/>
          <w:rPrChange w:id="9036" w:author="מנוע פסוקים" w:date="2026-10-05T16:37:55Z">
            <w:rPr>
              <w:b/>
              <w:bCs/>
              <w:rtl/>
            </w:rPr>
          </w:rPrChange>
        </w:rPr>
        <w:t xml:space="preserve">חמשת</w:t>
      </w:r>
      <w:r>
        <w:rPr>
          <w:rStyle w:val="afffff0"/>
          <w:rtl/>
          <w:rPrChange w:id="9037" w:author="מנוע פסוקים" w:date="2026-10-05T16:37:55Z">
            <w:rPr>
              <w:rtl/>
            </w:rPr>
          </w:rPrChange>
        </w:rPr>
        <w:t xml:space="preserve"> סרני פלשתים העזתי והאשדודי האשקלוני הגתי והעקרוני והעוים</w:t>
      </w:r>
      <w:r>
        <w:rPr>
          <w:rtl/>
        </w:rPr>
        <w:t xml:space="preserve">, אמר חמשה וחשיב ש</w:t>
      </w:r>
      <w:r>
        <w:rPr>
          <w:rFonts w:hint="cs"/>
          <w:rtl/>
        </w:rPr>
        <w:t>ש</w:t>
      </w:r>
      <w:r w:rsidRPr="00C63571">
        <w:rPr>
          <w:rtl/>
        </w:rPr>
        <w:t>!</w:t>
      </w:r>
    </w:p>
    <w:p w14:paraId="79DFC30D" w14:textId="77777777" w:rsidR="0046556D" w:rsidRDefault="00BD6C4F" w:rsidP="00BD6C4F">
      <w:pPr>
        <w:rPr>
          <w:rtl/>
        </w:rPr>
      </w:pPr>
      <w:r w:rsidRPr="00C63571">
        <w:rPr>
          <w:rtl/>
        </w:rPr>
        <w:t>אמר ר' יונתן: ארונקי שלהן חמשה.</w:t>
      </w:r>
    </w:p>
    <w:p w14:paraId="184AB2DA" w14:textId="77777777" w:rsidR="0046556D" w:rsidRDefault="00BD6C4F" w:rsidP="00BD6C4F">
      <w:pPr>
        <w:rPr>
          <w:rtl/>
        </w:rPr>
      </w:pPr>
      <w:r w:rsidRPr="00C63571">
        <w:rPr>
          <w:rtl/>
        </w:rPr>
        <w:t>א"ל רב חסדא לר' תחליפא בר אבינא: כתוב ארונקי באגדתיך, ופרשה.</w:t>
      </w:r>
    </w:p>
    <w:p w14:paraId="04BC02AE" w14:textId="77777777" w:rsidR="0046556D" w:rsidRDefault="00BD6C4F" w:rsidP="00BD6C4F">
      <w:pPr>
        <w:rPr>
          <w:rtl/>
        </w:rPr>
      </w:pPr>
      <w:r w:rsidRPr="00C63571">
        <w:rPr>
          <w:rtl/>
        </w:rPr>
        <w:t xml:space="preserve">ופליגא דרב: </w:t>
      </w:r>
      <w:r>
        <w:rPr>
          <w:rFonts w:hint="cs"/>
          <w:rtl/>
        </w:rPr>
        <w:t>ד</w:t>
      </w:r>
      <w:r w:rsidRPr="00C63571">
        <w:rPr>
          <w:rtl/>
        </w:rPr>
        <w:t xml:space="preserve">עוים מתימן באו, </w:t>
      </w:r>
      <w:r>
        <w:rPr>
          <w:rFonts w:hint="cs"/>
          <w:rtl/>
        </w:rPr>
        <w:t>ותנ</w:t>
      </w:r>
      <w:r w:rsidR="00BF1CF6">
        <w:rPr>
          <w:rtl/>
        </w:rPr>
        <w:t>"</w:t>
      </w:r>
      <w:r>
        <w:rPr>
          <w:rFonts w:hint="cs"/>
          <w:rtl/>
        </w:rPr>
        <w:t>ה ו</w:t>
      </w:r>
      <w:r>
        <w:rPr>
          <w:rtl/>
        </w:rPr>
        <w:t>למה נקרא שמן עוים</w:t>
      </w:r>
      <w:r w:rsidRPr="00C63571">
        <w:rPr>
          <w:rtl/>
        </w:rPr>
        <w:t xml:space="preserve"> שעיותו את מקומן, </w:t>
      </w:r>
    </w:p>
    <w:p w14:paraId="3BBF8A81" w14:textId="77777777" w:rsidR="0046556D" w:rsidRDefault="00BD6C4F" w:rsidP="00BD6C4F">
      <w:pPr>
        <w:ind w:firstLine="2522"/>
        <w:rPr>
          <w:rtl/>
        </w:rPr>
      </w:pPr>
      <w:r>
        <w:rPr>
          <w:rFonts w:hint="cs"/>
          <w:rtl/>
        </w:rPr>
        <w:t>ד</w:t>
      </w:r>
      <w:r w:rsidRPr="00C63571">
        <w:rPr>
          <w:rtl/>
        </w:rPr>
        <w:t>"א: עוים - שאיוו לאלהות הרבה.</w:t>
      </w:r>
    </w:p>
    <w:p w14:paraId="3E3140AB" w14:textId="77777777" w:rsidR="0046556D" w:rsidRDefault="00BD6C4F" w:rsidP="00BD6C4F">
      <w:pPr>
        <w:ind w:firstLine="2522"/>
        <w:rPr>
          <w:rtl/>
        </w:rPr>
      </w:pPr>
      <w:r w:rsidRPr="00C63571">
        <w:rPr>
          <w:rtl/>
        </w:rPr>
        <w:t>ד"א: עוים - שכל הרואה אותם אוחזתו עוית;</w:t>
      </w:r>
    </w:p>
    <w:p w14:paraId="028AB6BE" w14:textId="77777777" w:rsidR="0046556D" w:rsidRDefault="00BD6C4F" w:rsidP="00BD6C4F">
      <w:pPr>
        <w:rPr>
          <w:rtl/>
        </w:rPr>
      </w:pPr>
      <w:r w:rsidRPr="00C63571">
        <w:rPr>
          <w:rtl/>
        </w:rPr>
        <w:t>א"ר יוסף: ו</w:t>
      </w:r>
      <w:r>
        <w:rPr>
          <w:rFonts w:hint="cs"/>
          <w:rtl/>
        </w:rPr>
        <w:t>יש להם ט</w:t>
      </w:r>
      <w:r w:rsidR="00BF1CF6">
        <w:rPr>
          <w:rtl/>
        </w:rPr>
        <w:t>"</w:t>
      </w:r>
      <w:r>
        <w:rPr>
          <w:rFonts w:hint="cs"/>
          <w:rtl/>
        </w:rPr>
        <w:t>ז שורות</w:t>
      </w:r>
      <w:r w:rsidRPr="00C63571">
        <w:rPr>
          <w:rtl/>
        </w:rPr>
        <w:t xml:space="preserve"> שיני לכל חד וחד.</w:t>
      </w:r>
    </w:p>
    <w:p w14:paraId="1E91499A" w14:textId="77777777" w:rsidR="0046556D" w:rsidRDefault="00BD6C4F" w:rsidP="00BD6C4F">
      <w:pPr>
        <w:rPr>
          <w:b/>
          <w:bCs/>
          <w:rtl/>
        </w:rPr>
      </w:pPr>
      <w:r w:rsidRPr="00C63571">
        <w:rPr>
          <w:rtl/>
        </w:rPr>
        <w:t>•</w:t>
      </w:r>
      <w:r>
        <w:rPr>
          <w:b/>
          <w:bCs/>
          <w:rtl/>
        </w:rPr>
        <w:t xml:space="preserve"> </w:t>
      </w:r>
      <w:r>
        <w:rPr>
          <w:rStyle w:val="2fb"/>
          <w:b/>
          <w:bCs/>
          <w:rtl/>
          <w:rPrChange w:id="11977" w:author="מנוע אמוראים" w:date="2026-10-05T16:40:54Z">
            <w:rPr>
              <w:b/>
              <w:bCs/>
              <w:rtl/>
            </w:rPr>
          </w:rPrChange>
        </w:rPr>
        <w:t xml:space="preserve">א</w:t>
      </w:r>
      <w:r>
        <w:rPr>
          <w:rStyle w:val="2fb"/>
          <w:rFonts w:hint="cs"/>
          <w:b/>
          <w:bCs/>
          <w:rtl/>
          <w:rPrChange w:id="11978" w:author="מנוע אמוראים" w:date="2026-10-05T16:40:54Z">
            <w:rPr>
              <w:rFonts w:hint="cs"/>
              <w:b/>
              <w:bCs/>
              <w:rtl/>
            </w:rPr>
          </w:rPrChange>
        </w:rPr>
        <w:t xml:space="preserve">רשב</w:t>
      </w:r>
      <w:r>
        <w:rPr>
          <w:rStyle w:val="2fb"/>
          <w:b/>
          <w:bCs/>
          <w:rtl/>
          <w:rPrChange w:id="11979" w:author="מנוע אמוראים" w:date="2026-10-05T16:40:54Z">
            <w:rPr>
              <w:b/>
              <w:bCs/>
              <w:rtl/>
            </w:rPr>
          </w:rPrChange>
        </w:rPr>
        <w:t xml:space="preserve">"</w:t>
      </w:r>
      <w:r>
        <w:rPr>
          <w:rStyle w:val="2fb"/>
          <w:rFonts w:hint="cs"/>
          <w:b/>
          <w:bCs/>
          <w:rtl/>
          <w:rPrChange w:id="11980" w:author="מנוע אמוראים" w:date="2026-10-05T16:40:54Z">
            <w:rPr>
              <w:rFonts w:hint="cs"/>
              <w:b/>
              <w:bCs/>
              <w:rtl/>
            </w:rPr>
          </w:rPrChange>
        </w:rPr>
        <w:t xml:space="preserve">ל</w:t>
      </w:r>
      <w:r w:rsidRPr="00734E72">
        <w:rPr>
          <w:b/>
          <w:bCs/>
          <w:rtl/>
        </w:rPr>
        <w:t>: הרבה מקראות שראויין לשרוף</w:t>
      </w:r>
      <w:r w:rsidRPr="00734E72">
        <w:rPr>
          <w:rFonts w:hint="cs"/>
          <w:b/>
          <w:bCs/>
          <w:rtl/>
        </w:rPr>
        <w:t>,</w:t>
      </w:r>
      <w:r w:rsidRPr="00734E72">
        <w:rPr>
          <w:b/>
          <w:bCs/>
          <w:rtl/>
        </w:rPr>
        <w:t xml:space="preserve"> והן הן גופי תורה, </w:t>
      </w:r>
    </w:p>
    <w:p w14:paraId="46C163BA" w14:textId="77777777" w:rsidR="0046556D" w:rsidRDefault="00BD6C4F" w:rsidP="00BD6C4F">
      <w:pPr>
        <w:rPr>
          <w:rtl/>
        </w:rPr>
      </w:pPr>
      <w:r w:rsidRPr="003017EE">
        <w:rPr>
          <w:rStyle w:val="afffff0"/>
          <w:rFonts w:hint="cs"/>
          <w:rtl/>
        </w:rPr>
        <w:t>'</w:t>
      </w:r>
      <w:r w:rsidRPr="003017EE">
        <w:rPr>
          <w:rStyle w:val="afffff0"/>
          <w:rtl/>
        </w:rPr>
        <w:t>והעוים היושבים בחצרים עד עזה</w:t>
      </w:r>
      <w:r w:rsidRPr="003017EE">
        <w:rPr>
          <w:rStyle w:val="afffff0"/>
          <w:rFonts w:hint="cs"/>
          <w:rtl/>
        </w:rPr>
        <w:t>'</w:t>
      </w:r>
      <w:r w:rsidRPr="003017EE">
        <w:rPr>
          <w:rStyle w:val="afffff0"/>
          <w:rtl/>
        </w:rPr>
        <w:t>,</w:t>
      </w:r>
      <w:r w:rsidRPr="00C63571">
        <w:rPr>
          <w:rtl/>
        </w:rPr>
        <w:t xml:space="preserve"> </w:t>
      </w:r>
      <w:r>
        <w:rPr>
          <w:rFonts w:hint="cs"/>
          <w:rtl/>
        </w:rPr>
        <w:t>ונפק</w:t>
      </w:r>
      <w:r w:rsidR="00BF1CF6">
        <w:rPr>
          <w:rtl/>
        </w:rPr>
        <w:t>"</w:t>
      </w:r>
      <w:r>
        <w:rPr>
          <w:rFonts w:hint="cs"/>
          <w:rtl/>
        </w:rPr>
        <w:t>מ</w:t>
      </w:r>
      <w:r w:rsidRPr="00C63571">
        <w:rPr>
          <w:rtl/>
        </w:rPr>
        <w:t xml:space="preserve"> מד</w:t>
      </w:r>
      <w:r>
        <w:rPr>
          <w:rFonts w:hint="cs"/>
          <w:rtl/>
        </w:rPr>
        <w:t xml:space="preserve">השביע </w:t>
      </w:r>
      <w:r w:rsidRPr="00C63571">
        <w:rPr>
          <w:rtl/>
        </w:rPr>
        <w:t xml:space="preserve">אבימלך לאברהם אם תשקור לי ולניני ולנכדי, </w:t>
      </w:r>
    </w:p>
    <w:p w14:paraId="041BABB1" w14:textId="77777777" w:rsidR="0046556D" w:rsidRDefault="00BD6C4F" w:rsidP="00BD6C4F">
      <w:pPr>
        <w:rPr>
          <w:rtl/>
        </w:rPr>
      </w:pPr>
      <w:r w:rsidRPr="00C63571">
        <w:rPr>
          <w:rtl/>
        </w:rPr>
        <w:t xml:space="preserve">אמר </w:t>
      </w:r>
      <w:r>
        <w:rPr>
          <w:rtl/>
        </w:rPr>
        <w:t>הקב"ה</w:t>
      </w:r>
      <w:r w:rsidRPr="00C63571">
        <w:rPr>
          <w:rtl/>
        </w:rPr>
        <w:t xml:space="preserve"> ליתו כפתורים, ליפקו מעוים דהיינו פלשתים, וליתו ישראל ליפקו מכפתורים.</w:t>
      </w:r>
    </w:p>
    <w:p w14:paraId="349665F7" w14:textId="77777777" w:rsidR="0046556D" w:rsidRDefault="00BD6C4F" w:rsidP="00BD6C4F">
      <w:pPr>
        <w:rPr>
          <w:rtl/>
        </w:rPr>
      </w:pPr>
      <w:r w:rsidRPr="00C63571">
        <w:rPr>
          <w:rtl/>
        </w:rPr>
        <w:t>כיוצא בדבר אתה אומר,</w:t>
      </w:r>
      <w:r w:rsidRPr="00A71A5E">
        <w:rPr>
          <w:rStyle w:val="afffff0"/>
          <w:rtl/>
        </w:rPr>
        <w:t xml:space="preserve"> </w:t>
      </w:r>
      <w:r w:rsidRPr="00A71A5E">
        <w:rPr>
          <w:rStyle w:val="afffff0"/>
          <w:rFonts w:hint="cs"/>
          <w:rtl/>
        </w:rPr>
        <w:t>'</w:t>
      </w:r>
      <w:r w:rsidRPr="00A71A5E">
        <w:rPr>
          <w:rStyle w:val="afffff0"/>
          <w:rtl/>
        </w:rPr>
        <w:t xml:space="preserve">כי חשבון עיר סיחון מלך האמורי היא והוא נלחם במלך מואב וגו' </w:t>
      </w:r>
    </w:p>
    <w:p w14:paraId="08D28535" w14:textId="77777777" w:rsidR="0046556D" w:rsidRDefault="00BD6C4F" w:rsidP="00BD6C4F">
      <w:pPr>
        <w:rPr>
          <w:rtl/>
        </w:rPr>
      </w:pPr>
      <w:r>
        <w:rPr>
          <w:rFonts w:hint="cs"/>
          <w:rtl/>
        </w:rPr>
        <w:t>נפק</w:t>
      </w:r>
      <w:r w:rsidR="00BF1CF6">
        <w:rPr>
          <w:rtl/>
        </w:rPr>
        <w:t>"</w:t>
      </w:r>
      <w:r>
        <w:rPr>
          <w:rFonts w:hint="cs"/>
          <w:rtl/>
        </w:rPr>
        <w:t xml:space="preserve">מ </w:t>
      </w:r>
      <w:r w:rsidRPr="00C63571">
        <w:rPr>
          <w:rtl/>
        </w:rPr>
        <w:t>דא</w:t>
      </w:r>
      <w:r>
        <w:rPr>
          <w:rFonts w:hint="cs"/>
          <w:rtl/>
        </w:rPr>
        <w:t xml:space="preserve">"ל </w:t>
      </w:r>
      <w:r>
        <w:rPr>
          <w:rtl/>
        </w:rPr>
        <w:t>הקב"ה</w:t>
      </w:r>
      <w:r w:rsidRPr="00C63571">
        <w:rPr>
          <w:rtl/>
        </w:rPr>
        <w:t xml:space="preserve"> לישראל,</w:t>
      </w:r>
      <w:r w:rsidRPr="00A71A5E">
        <w:rPr>
          <w:rStyle w:val="afffff0"/>
          <w:rtl/>
        </w:rPr>
        <w:t xml:space="preserve"> </w:t>
      </w:r>
      <w:r w:rsidRPr="00A71A5E">
        <w:rPr>
          <w:rStyle w:val="afffff0"/>
          <w:rFonts w:hint="cs"/>
          <w:rtl/>
        </w:rPr>
        <w:t>'</w:t>
      </w:r>
      <w:r w:rsidRPr="00A71A5E">
        <w:rPr>
          <w:rStyle w:val="afffff0"/>
          <w:rtl/>
        </w:rPr>
        <w:t>אל תצר את מואב</w:t>
      </w:r>
      <w:r w:rsidRPr="00A71A5E">
        <w:rPr>
          <w:rStyle w:val="afffff0"/>
          <w:rFonts w:hint="cs"/>
          <w:rtl/>
        </w:rPr>
        <w:t>'</w:t>
      </w:r>
      <w:r w:rsidRPr="00A71A5E">
        <w:rPr>
          <w:rStyle w:val="afffff0"/>
          <w:rtl/>
        </w:rPr>
        <w:t>,</w:t>
      </w:r>
      <w:r w:rsidRPr="00C63571">
        <w:rPr>
          <w:rtl/>
        </w:rPr>
        <w:t xml:space="preserve"> </w:t>
      </w:r>
      <w:r>
        <w:rPr>
          <w:rtl/>
        </w:rPr>
        <w:t xml:space="preserve">ליתי סיחון </w:t>
      </w:r>
      <w:r>
        <w:rPr>
          <w:rFonts w:hint="cs"/>
          <w:rtl/>
        </w:rPr>
        <w:t>ליצא</w:t>
      </w:r>
      <w:r w:rsidRPr="00C63571">
        <w:rPr>
          <w:rtl/>
        </w:rPr>
        <w:t xml:space="preserve"> ממואב, וליתו</w:t>
      </w:r>
      <w:r>
        <w:rPr>
          <w:rtl/>
        </w:rPr>
        <w:t xml:space="preserve"> ישראל</w:t>
      </w:r>
      <w:r w:rsidRPr="00C63571">
        <w:rPr>
          <w:rtl/>
        </w:rPr>
        <w:t xml:space="preserve"> ו</w:t>
      </w:r>
      <w:r>
        <w:rPr>
          <w:rFonts w:hint="cs"/>
          <w:rtl/>
        </w:rPr>
        <w:t xml:space="preserve">יצאו </w:t>
      </w:r>
      <w:r w:rsidRPr="00C63571">
        <w:rPr>
          <w:rtl/>
        </w:rPr>
        <w:t>מסיחון;</w:t>
      </w:r>
    </w:p>
    <w:p w14:paraId="0F4CF8E1" w14:textId="77777777" w:rsidR="0046556D" w:rsidRDefault="00BD6C4F" w:rsidP="00BD6C4F">
      <w:pPr>
        <w:rPr>
          <w:rtl/>
        </w:rPr>
      </w:pPr>
      <w:r>
        <w:rPr>
          <w:rtl/>
        </w:rPr>
        <w:t xml:space="preserve">והיינו </w:t>
      </w:r>
      <w:r>
        <w:rPr>
          <w:rStyle w:val="2fb"/>
          <w:rtl/>
          <w:rPrChange w:id="11981" w:author="מנוע אמוראים" w:date="2026-10-05T16:40:54Z">
            <w:rPr>
              <w:rtl/>
            </w:rPr>
          </w:rPrChange>
        </w:rPr>
        <w:t xml:space="preserve">דא</w:t>
      </w:r>
      <w:r>
        <w:rPr>
          <w:rStyle w:val="2fb"/>
          <w:rFonts w:hint="cs"/>
          <w:rtl/>
          <w:rPrChange w:id="11982" w:author="מנוע אמוראים" w:date="2026-10-05T16:40:54Z">
            <w:rPr>
              <w:rFonts w:hint="cs"/>
              <w:rtl/>
            </w:rPr>
          </w:rPrChange>
        </w:rPr>
        <w:t xml:space="preserve">ר</w:t>
      </w:r>
      <w:r>
        <w:rPr>
          <w:rStyle w:val="2fb"/>
          <w:rtl/>
          <w:rPrChange w:id="11983" w:author="מנוע אמוראים" w:date="2026-10-05T16:40:54Z">
            <w:rPr>
              <w:rtl/>
            </w:rPr>
          </w:rPrChange>
        </w:rPr>
        <w:t xml:space="preserve">"</w:t>
      </w:r>
      <w:r>
        <w:rPr>
          <w:rStyle w:val="2fb"/>
          <w:rFonts w:hint="cs"/>
          <w:rtl/>
          <w:rPrChange w:id="11984" w:author="מנוע אמוראים" w:date="2026-10-05T16:40:54Z">
            <w:rPr>
              <w:rFonts w:hint="cs"/>
              <w:rtl/>
            </w:rPr>
          </w:rPrChange>
        </w:rPr>
        <w:t xml:space="preserve">פ</w:t>
      </w:r>
      <w:r w:rsidRPr="00C63571">
        <w:rPr>
          <w:rtl/>
        </w:rPr>
        <w:t>:</w:t>
      </w:r>
      <w:r w:rsidRPr="00A71A5E">
        <w:rPr>
          <w:rStyle w:val="afffff0"/>
          <w:rtl/>
        </w:rPr>
        <w:t xml:space="preserve"> </w:t>
      </w:r>
      <w:r w:rsidRPr="00A71A5E">
        <w:rPr>
          <w:rStyle w:val="afffff0"/>
          <w:rFonts w:hint="cs"/>
          <w:rtl/>
        </w:rPr>
        <w:t>'</w:t>
      </w:r>
      <w:r w:rsidRPr="00A71A5E">
        <w:rPr>
          <w:rStyle w:val="afffff0"/>
          <w:rtl/>
        </w:rPr>
        <w:t>עמון ומואב טיהרו בסיחון</w:t>
      </w:r>
      <w:r w:rsidRPr="00A71A5E">
        <w:rPr>
          <w:rStyle w:val="afffff0"/>
          <w:rFonts w:hint="cs"/>
          <w:rtl/>
        </w:rPr>
        <w:t>'</w:t>
      </w:r>
      <w:r w:rsidRPr="00A71A5E">
        <w:rPr>
          <w:rStyle w:val="afffff0"/>
          <w:rtl/>
        </w:rPr>
        <w:t>.</w:t>
      </w:r>
    </w:p>
    <w:p w14:paraId="16F4932D" w14:textId="77777777" w:rsidR="0046556D" w:rsidRDefault="00BD6C4F" w:rsidP="00BD6C4F">
      <w:pPr>
        <w:rPr>
          <w:rtl/>
        </w:rPr>
      </w:pPr>
      <w:r w:rsidRPr="00C63571">
        <w:rPr>
          <w:rtl/>
        </w:rPr>
        <w:t>•</w:t>
      </w:r>
      <w:r w:rsidRPr="00A71A5E">
        <w:rPr>
          <w:rStyle w:val="afffff0"/>
          <w:rtl/>
        </w:rPr>
        <w:t xml:space="preserve"> </w:t>
      </w:r>
      <w:r w:rsidRPr="00A71A5E">
        <w:rPr>
          <w:rStyle w:val="afffff0"/>
          <w:rFonts w:hint="cs"/>
          <w:rtl/>
        </w:rPr>
        <w:t>'</w:t>
      </w:r>
      <w:r w:rsidRPr="00A71A5E">
        <w:rPr>
          <w:rStyle w:val="afffff0"/>
          <w:rtl/>
        </w:rPr>
        <w:t>צידונים יקראו לחרמון שריון</w:t>
      </w:r>
      <w:r w:rsidRPr="00A71A5E">
        <w:rPr>
          <w:rStyle w:val="afffff0"/>
          <w:rFonts w:hint="cs"/>
          <w:rtl/>
        </w:rPr>
        <w:t>'</w:t>
      </w:r>
      <w:r w:rsidRPr="00A71A5E">
        <w:rPr>
          <w:rStyle w:val="afffff0"/>
          <w:rtl/>
        </w:rPr>
        <w:t xml:space="preserve"> </w:t>
      </w:r>
      <w:r w:rsidRPr="00C63571">
        <w:rPr>
          <w:rtl/>
        </w:rPr>
        <w:t>תנא:</w:t>
      </w:r>
      <w:r w:rsidRPr="00A71A5E">
        <w:rPr>
          <w:rStyle w:val="afffff0"/>
          <w:rtl/>
        </w:rPr>
        <w:t xml:space="preserve"> </w:t>
      </w:r>
      <w:r w:rsidRPr="00A71A5E">
        <w:rPr>
          <w:rStyle w:val="afffff0"/>
          <w:rFonts w:hint="cs"/>
          <w:rtl/>
        </w:rPr>
        <w:t>'</w:t>
      </w:r>
      <w:r w:rsidRPr="00A71A5E">
        <w:rPr>
          <w:rStyle w:val="afffff0"/>
          <w:rtl/>
        </w:rPr>
        <w:t>שניר ושריון</w:t>
      </w:r>
      <w:r w:rsidRPr="00A71A5E">
        <w:rPr>
          <w:rStyle w:val="afffff0"/>
          <w:rFonts w:hint="cs"/>
          <w:rtl/>
        </w:rPr>
        <w:t>'</w:t>
      </w:r>
      <w:r w:rsidRPr="00A71A5E">
        <w:rPr>
          <w:rStyle w:val="afffff0"/>
          <w:rtl/>
        </w:rPr>
        <w:t xml:space="preserve"> </w:t>
      </w:r>
      <w:r w:rsidRPr="00C63571">
        <w:rPr>
          <w:rtl/>
        </w:rPr>
        <w:t xml:space="preserve">מהרי ארץ ישראל, מלמד שכל אחד ואחד מאומות העולם הלך ובנה לו כרך גדול לעצמו, והעלה לו על שם הרי ארץ ישראל, </w:t>
      </w:r>
    </w:p>
    <w:p w14:paraId="3FBEEB1B" w14:textId="67C4DD9E" w:rsidR="0046556D" w:rsidRDefault="00BD6C4F" w:rsidP="00BD6C4F">
      <w:pPr>
        <w:rPr>
          <w:rtl/>
        </w:rPr>
      </w:pPr>
      <w:r w:rsidRPr="00C63571">
        <w:rPr>
          <w:rtl/>
        </w:rPr>
        <w:t>ללמדך: שאפילו הרי ארץ ישראל חביבין על האומות העולם.</w:t>
      </w:r>
    </w:p>
    <w:p w14:paraId="1A4E48C5" w14:textId="77777777" w:rsidR="0046556D" w:rsidRDefault="00BD6C4F" w:rsidP="00BD6C4F">
      <w:pPr>
        <w:rPr>
          <w:rtl/>
        </w:rPr>
      </w:pPr>
      <w:r w:rsidRPr="00C63571">
        <w:rPr>
          <w:rtl/>
        </w:rPr>
        <w:t>כיוצא בו</w:t>
      </w:r>
      <w:r w:rsidRPr="00A71A5E">
        <w:rPr>
          <w:rStyle w:val="afffff0"/>
          <w:rtl/>
        </w:rPr>
        <w:t xml:space="preserve"> </w:t>
      </w:r>
      <w:r w:rsidRPr="00A71A5E">
        <w:rPr>
          <w:rStyle w:val="afffff0"/>
          <w:rFonts w:hint="cs"/>
          <w:rtl/>
        </w:rPr>
        <w:t>'</w:t>
      </w:r>
      <w:r w:rsidRPr="00A71A5E">
        <w:rPr>
          <w:rStyle w:val="afffff0"/>
          <w:rtl/>
        </w:rPr>
        <w:t>ואת העם העביר אותו לערים</w:t>
      </w:r>
      <w:r w:rsidRPr="00A71A5E">
        <w:rPr>
          <w:rStyle w:val="afffff0"/>
          <w:rFonts w:hint="cs"/>
          <w:rtl/>
        </w:rPr>
        <w:t>'</w:t>
      </w:r>
      <w:r w:rsidRPr="00A71A5E">
        <w:rPr>
          <w:rStyle w:val="afffff0"/>
          <w:rtl/>
        </w:rPr>
        <w:t>,</w:t>
      </w:r>
      <w:r w:rsidRPr="00C63571">
        <w:rPr>
          <w:rtl/>
        </w:rPr>
        <w:t xml:space="preserve"> </w:t>
      </w:r>
      <w:r>
        <w:rPr>
          <w:rFonts w:hint="cs"/>
          <w:rtl/>
        </w:rPr>
        <w:t>כדי שלא יקראו לאחיו גולים</w:t>
      </w:r>
      <w:r w:rsidRPr="00C63571">
        <w:rPr>
          <w:rtl/>
        </w:rPr>
        <w:t>.</w:t>
      </w:r>
    </w:p>
    <w:p w14:paraId="484A7EDD" w14:textId="77777777" w:rsidR="0046556D" w:rsidRDefault="00BD6C4F" w:rsidP="00BD6C4F">
      <w:pPr>
        <w:jc w:val="center"/>
        <w:rPr>
          <w:del w:id="90064" w:author="מנוע עיצוב" w:date="2026-10-08T11:01:28Z"/>
          <w:rtl/>
        </w:rPr>
      </w:pPr>
      <w:del w:id="90063" w:author="מנוע עיצוב" w:date="2026-10-08T11:01:28Z">
        <w:r>
          <w:rPr>
            <w:rFonts w:ascii="BA חניכי הישיבות" w:hAnsi="BA חניכי הישיבות" w:cs="BA חניכי הישיבות"/>
            <w:rtl/>
          </w:rPr>
          <w:lastRenderedPageBreak/>
          <w:delText xml:space="preserve">׻</w:delText>
        </w:r>
      </w:del>
    </w:p>
    <w:p w14:paraId="6CF1C132" w14:textId="77777777" w:rsidR="00BD6C4F" w:rsidRPr="003D23F5" w:rsidRDefault="00BD6C4F" w:rsidP="00F07436">
      <w:pPr>
        <w:pStyle w:val="afff3"/>
        <w:framePr w:wrap="around"/>
        <w:rPr>
          <w:rtl/>
        </w:rPr>
      </w:pPr>
      <w:r w:rsidRPr="003D23F5">
        <w:rPr>
          <w:rFonts w:hint="cs"/>
          <w:rtl/>
        </w:rPr>
        <w:t>סא.</w:t>
      </w:r>
    </w:p>
    <w:p w14:paraId="118D7DFF" w14:textId="77777777" w:rsidR="00BD6C4F" w:rsidRPr="003D23F5" w:rsidRDefault="00BD6C4F" w:rsidP="00BD6C4F">
      <w:pPr>
        <w:pStyle w:val="affff1"/>
        <w:rPr>
          <w:rtl/>
        </w:rPr>
      </w:pPr>
      <w:ins w:id="9851" w:author="מספור קטעי משנה" w:date="2026-10-06T06:45:19Z">
        <w:r>
          <w:rPr>
            <w:rStyle w:val="MisparKeta"/>
          </w:rPr>
          <w:t xml:space="preserve">ד. </w:t>
        </w:r>
      </w:ins>
      <w:r w:rsidRPr="003D23F5">
        <w:rPr>
          <w:rtl/>
        </w:rPr>
        <w:t>סימני העוף לא נאמרו.</w:t>
      </w:r>
    </w:p>
    <w:p w14:paraId="7C276996" w14:textId="77777777" w:rsidR="0046556D" w:rsidRDefault="00BD6C4F" w:rsidP="00BD6C4F">
      <w:pPr>
        <w:rPr>
          <w:rtl/>
        </w:rPr>
      </w:pPr>
      <w:r w:rsidRPr="00C63571">
        <w:rPr>
          <w:rtl/>
        </w:rPr>
        <w:t xml:space="preserve">ולא? והתניא: נשר מיוחד, שאין לו אצבע יתרה, וזפק, </w:t>
      </w:r>
      <w:r>
        <w:rPr>
          <w:rtl/>
        </w:rPr>
        <w:t>ואין קורקבנו נקלף ודורס ואוכל</w:t>
      </w:r>
      <w:r>
        <w:rPr>
          <w:rFonts w:hint="cs"/>
          <w:rtl/>
        </w:rPr>
        <w:t xml:space="preserve"> </w:t>
      </w:r>
      <w:r w:rsidRPr="00C63571">
        <w:rPr>
          <w:rtl/>
        </w:rPr>
        <w:t xml:space="preserve">טמא, אף </w:t>
      </w:r>
      <w:r>
        <w:rPr>
          <w:rFonts w:hint="cs"/>
          <w:rtl/>
        </w:rPr>
        <w:t>כיו</w:t>
      </w:r>
      <w:r w:rsidR="00BF1CF6">
        <w:rPr>
          <w:rtl/>
        </w:rPr>
        <w:t>"</w:t>
      </w:r>
      <w:r>
        <w:rPr>
          <w:rFonts w:hint="cs"/>
          <w:rtl/>
        </w:rPr>
        <w:t xml:space="preserve">ב </w:t>
      </w:r>
      <w:r w:rsidRPr="00C63571">
        <w:rPr>
          <w:rtl/>
        </w:rPr>
        <w:t xml:space="preserve">טמא, </w:t>
      </w:r>
    </w:p>
    <w:p w14:paraId="0F0AAA6A" w14:textId="77777777" w:rsidR="0046556D" w:rsidRDefault="00BD6C4F" w:rsidP="00BD6C4F">
      <w:pPr>
        <w:rPr>
          <w:rtl/>
        </w:rPr>
      </w:pPr>
      <w:r w:rsidRPr="00C63571">
        <w:rPr>
          <w:rtl/>
        </w:rPr>
        <w:t>תורין שיש להן אצבע יתרה, וזפק, וקו</w:t>
      </w:r>
      <w:r>
        <w:rPr>
          <w:rtl/>
        </w:rPr>
        <w:t>רקבן נקלף, ואין דורסין ואוכלין</w:t>
      </w:r>
      <w:r w:rsidRPr="00C63571">
        <w:rPr>
          <w:rtl/>
        </w:rPr>
        <w:t xml:space="preserve"> טהורין, אף כ</w:t>
      </w:r>
      <w:r>
        <w:rPr>
          <w:rFonts w:hint="cs"/>
          <w:rtl/>
        </w:rPr>
        <w:t>יו</w:t>
      </w:r>
      <w:r w:rsidR="00BF1CF6">
        <w:rPr>
          <w:rtl/>
        </w:rPr>
        <w:t>"</w:t>
      </w:r>
      <w:r>
        <w:rPr>
          <w:rFonts w:hint="cs"/>
          <w:rtl/>
        </w:rPr>
        <w:t xml:space="preserve">ב </w:t>
      </w:r>
      <w:r w:rsidRPr="00C63571">
        <w:rPr>
          <w:rtl/>
        </w:rPr>
        <w:t>טהורין!</w:t>
      </w:r>
    </w:p>
    <w:p w14:paraId="27384EFE" w14:textId="77777777" w:rsidR="0046556D" w:rsidRDefault="00BD6C4F" w:rsidP="00BD6C4F">
      <w:pPr>
        <w:rPr>
          <w:rtl/>
        </w:rPr>
      </w:pPr>
      <w:r w:rsidRPr="00C63571">
        <w:rPr>
          <w:rtl/>
        </w:rPr>
        <w:t>אמר אביי: לא נאמר פירושן מדברי תורה, אלא מדברי סופרים.</w:t>
      </w:r>
    </w:p>
    <w:p w14:paraId="363B3FBD" w14:textId="77777777" w:rsidR="0046556D" w:rsidRDefault="00BD6C4F" w:rsidP="00BD6C4F">
      <w:pPr>
        <w:rPr>
          <w:b/>
          <w:bCs/>
          <w:rtl/>
        </w:rPr>
      </w:pPr>
      <w:r w:rsidRPr="00A3581A">
        <w:rPr>
          <w:b/>
          <w:bCs/>
          <w:rtl/>
        </w:rPr>
        <w:t>• תני רבי חייא: עוף הבא בסימן אחד - טהור, לפי שאין דומה לנשר.</w:t>
      </w:r>
    </w:p>
    <w:p w14:paraId="1A090ADB" w14:textId="77777777" w:rsidR="0046556D" w:rsidRDefault="00BD6C4F" w:rsidP="00BD6C4F">
      <w:pPr>
        <w:rPr>
          <w:rtl/>
        </w:rPr>
      </w:pPr>
      <w:r w:rsidRPr="00C63571">
        <w:rPr>
          <w:rtl/>
        </w:rPr>
        <w:t>נשר דלית ליה כלל - הוא דלא תיכול, הא איכא דאית ליה חד - תיכול!</w:t>
      </w:r>
    </w:p>
    <w:p w14:paraId="67F23B30" w14:textId="77777777" w:rsidR="0046556D" w:rsidRDefault="00BD6C4F" w:rsidP="00BD6C4F">
      <w:pPr>
        <w:rPr>
          <w:rtl/>
        </w:rPr>
      </w:pPr>
      <w:r>
        <w:rPr>
          <w:rFonts w:hint="cs"/>
          <w:rtl/>
        </w:rPr>
        <w:t xml:space="preserve">ויקשה: דנלמד מתורים דבעי' דיהיה כולהו ד' </w:t>
      </w:r>
    </w:p>
    <w:p w14:paraId="52D59327" w14:textId="77777777" w:rsidR="0046556D" w:rsidRDefault="00BD6C4F" w:rsidP="00BD6C4F">
      <w:pPr>
        <w:ind w:hanging="313"/>
        <w:rPr>
          <w:rtl/>
        </w:rPr>
      </w:pPr>
      <w:r>
        <w:rPr>
          <w:rFonts w:hint="cs"/>
          <w:rtl/>
        </w:rPr>
        <w:t>א</w:t>
      </w:r>
      <w:r w:rsidR="00BF1CF6">
        <w:rPr>
          <w:rtl/>
        </w:rPr>
        <w:t>"</w:t>
      </w:r>
      <w:r>
        <w:rPr>
          <w:rFonts w:hint="cs"/>
          <w:rtl/>
        </w:rPr>
        <w:t>כ</w:t>
      </w:r>
      <w:r w:rsidRPr="00C63571">
        <w:rPr>
          <w:rtl/>
        </w:rPr>
        <w:t xml:space="preserve"> שאר עופות טמאין דכתב רחמנא ל</w:t>
      </w:r>
      <w:r>
        <w:rPr>
          <w:rtl/>
        </w:rPr>
        <w:t xml:space="preserve">מ"ל? </w:t>
      </w:r>
      <w:r>
        <w:rPr>
          <w:rFonts w:hint="cs"/>
          <w:rtl/>
        </w:rPr>
        <w:t>נלמד מהם דכל ג' ולא אכלי' וכ</w:t>
      </w:r>
      <w:r w:rsidR="00BF1CF6">
        <w:rPr>
          <w:rtl/>
        </w:rPr>
        <w:t>"</w:t>
      </w:r>
      <w:r>
        <w:rPr>
          <w:rFonts w:hint="cs"/>
          <w:rtl/>
        </w:rPr>
        <w:t xml:space="preserve">ש תרי וחד </w:t>
      </w:r>
    </w:p>
    <w:p w14:paraId="667B1C87" w14:textId="77777777" w:rsidR="0046556D" w:rsidRDefault="00BD6C4F" w:rsidP="00BD6C4F">
      <w:pPr>
        <w:ind w:hanging="313"/>
        <w:rPr>
          <w:rtl/>
        </w:rPr>
      </w:pPr>
      <w:r>
        <w:rPr>
          <w:rFonts w:hint="cs"/>
          <w:rtl/>
        </w:rPr>
        <w:t>א</w:t>
      </w:r>
      <w:r w:rsidR="00BF1CF6">
        <w:rPr>
          <w:rtl/>
        </w:rPr>
        <w:t>"</w:t>
      </w:r>
      <w:r>
        <w:rPr>
          <w:rFonts w:hint="cs"/>
          <w:rtl/>
        </w:rPr>
        <w:t xml:space="preserve">כ </w:t>
      </w:r>
      <w:r w:rsidRPr="00C63571">
        <w:rPr>
          <w:rtl/>
        </w:rPr>
        <w:t>עורב דכתב רחמנא ל</w:t>
      </w:r>
      <w:r>
        <w:rPr>
          <w:rtl/>
        </w:rPr>
        <w:t>מ"ל</w:t>
      </w:r>
      <w:r w:rsidRPr="00C63571">
        <w:rPr>
          <w:rtl/>
        </w:rPr>
        <w:t xml:space="preserve">? </w:t>
      </w:r>
      <w:r>
        <w:rPr>
          <w:rFonts w:hint="cs"/>
          <w:rtl/>
        </w:rPr>
        <w:t>הא כ</w:t>
      </w:r>
      <w:r w:rsidR="00BF1CF6">
        <w:rPr>
          <w:rtl/>
        </w:rPr>
        <w:t>"</w:t>
      </w:r>
      <w:r>
        <w:rPr>
          <w:rFonts w:hint="cs"/>
          <w:rtl/>
        </w:rPr>
        <w:t xml:space="preserve">ש ביש לו שנים, וכן נלמד מעורב דכל שיש לו שנים לא  </w:t>
      </w:r>
    </w:p>
    <w:p w14:paraId="1C024D53" w14:textId="77777777" w:rsidR="00BD6C4F" w:rsidRPr="003D23F5" w:rsidRDefault="00BD6C4F" w:rsidP="00F07436">
      <w:pPr>
        <w:pStyle w:val="afff3"/>
        <w:framePr w:wrap="around"/>
        <w:rPr>
          <w:rtl/>
        </w:rPr>
      </w:pPr>
      <w:r w:rsidRPr="003D23F5">
        <w:rPr>
          <w:rFonts w:hint="cs"/>
          <w:rtl/>
        </w:rPr>
        <w:t>סא:</w:t>
      </w:r>
    </w:p>
    <w:p w14:paraId="1F5D1A4F" w14:textId="77777777" w:rsidR="0046556D" w:rsidRDefault="00BD6C4F" w:rsidP="00BD6C4F">
      <w:pPr>
        <w:ind w:hanging="313"/>
        <w:rPr>
          <w:rtl/>
        </w:rPr>
      </w:pPr>
      <w:r w:rsidRPr="00C63571">
        <w:rPr>
          <w:rtl/>
        </w:rPr>
        <w:t>א"כ, פרס ועזניה דכתב רחמנא ל</w:t>
      </w:r>
      <w:r>
        <w:rPr>
          <w:rtl/>
        </w:rPr>
        <w:t xml:space="preserve">מ"ל? </w:t>
      </w:r>
      <w:r>
        <w:rPr>
          <w:rFonts w:hint="cs"/>
          <w:rtl/>
        </w:rPr>
        <w:t xml:space="preserve">אי ביש לו ב' לא אכלי' כל ביש לו חד </w:t>
      </w:r>
    </w:p>
    <w:p w14:paraId="51C7022B" w14:textId="77777777" w:rsidR="0046556D" w:rsidRDefault="00BD6C4F" w:rsidP="00BD6C4F">
      <w:pPr>
        <w:ind w:hanging="313"/>
        <w:rPr>
          <w:rtl/>
        </w:rPr>
      </w:pPr>
      <w:r w:rsidRPr="00C63571">
        <w:rPr>
          <w:rtl/>
        </w:rPr>
        <w:t>א"כ נשר דכתב רחמנא ל</w:t>
      </w:r>
      <w:r>
        <w:rPr>
          <w:rtl/>
        </w:rPr>
        <w:t>מ"ל</w:t>
      </w:r>
      <w:r w:rsidRPr="00C63571">
        <w:rPr>
          <w:rtl/>
        </w:rPr>
        <w:t xml:space="preserve">? </w:t>
      </w:r>
      <w:r>
        <w:rPr>
          <w:rFonts w:hint="cs"/>
          <w:rtl/>
        </w:rPr>
        <w:t>אי חד לא כ</w:t>
      </w:r>
      <w:r w:rsidR="00BF1CF6">
        <w:rPr>
          <w:rtl/>
        </w:rPr>
        <w:t>"</w:t>
      </w:r>
      <w:r>
        <w:rPr>
          <w:rFonts w:hint="cs"/>
          <w:rtl/>
        </w:rPr>
        <w:t xml:space="preserve">ש שאין לו בכלל </w:t>
      </w:r>
    </w:p>
    <w:p w14:paraId="5AAB11AC" w14:textId="77777777" w:rsidR="0046556D" w:rsidRDefault="00BD6C4F" w:rsidP="00BD6C4F">
      <w:pPr>
        <w:ind w:hanging="313"/>
        <w:rPr>
          <w:rtl/>
        </w:rPr>
      </w:pPr>
      <w:r w:rsidRPr="00A3581A">
        <w:rPr>
          <w:rtl/>
        </w:rPr>
        <w:t>אלא: נשר דלית ליה כלל הוא דלא תיכול, הא דאית ליה חד - אכול.</w:t>
      </w:r>
    </w:p>
    <w:p w14:paraId="6FD1DC75" w14:textId="77777777" w:rsidR="0046556D" w:rsidRDefault="00BD6C4F" w:rsidP="00BD6C4F">
      <w:pPr>
        <w:rPr>
          <w:rtl/>
        </w:rPr>
      </w:pPr>
      <w:r w:rsidRPr="00C63571">
        <w:rPr>
          <w:rtl/>
        </w:rPr>
        <w:t>ואלא טעמא דכת</w:t>
      </w:r>
      <w:r>
        <w:rPr>
          <w:rFonts w:hint="cs"/>
          <w:rtl/>
        </w:rPr>
        <w:t>ו</w:t>
      </w:r>
      <w:r w:rsidRPr="00C63571">
        <w:rPr>
          <w:rtl/>
        </w:rPr>
        <w:t>ב</w:t>
      </w:r>
      <w:r w:rsidRPr="00A71A5E">
        <w:rPr>
          <w:rStyle w:val="afffff0"/>
          <w:rtl/>
        </w:rPr>
        <w:t xml:space="preserve"> </w:t>
      </w:r>
      <w:r w:rsidRPr="00A71A5E">
        <w:rPr>
          <w:rStyle w:val="afffff0"/>
          <w:rFonts w:hint="cs"/>
          <w:rtl/>
        </w:rPr>
        <w:t>'</w:t>
      </w:r>
      <w:r w:rsidRPr="00A71A5E">
        <w:rPr>
          <w:rStyle w:val="afffff0"/>
          <w:rtl/>
        </w:rPr>
        <w:t>נשר</w:t>
      </w:r>
      <w:r w:rsidRPr="00A71A5E">
        <w:rPr>
          <w:rStyle w:val="afffff0"/>
          <w:rFonts w:hint="cs"/>
          <w:rtl/>
        </w:rPr>
        <w:t>'</w:t>
      </w:r>
      <w:r w:rsidRPr="00A71A5E">
        <w:rPr>
          <w:rStyle w:val="afffff0"/>
          <w:rtl/>
        </w:rPr>
        <w:t>,</w:t>
      </w:r>
      <w:r w:rsidRPr="00C63571">
        <w:rPr>
          <w:rtl/>
        </w:rPr>
        <w:t xml:space="preserve"> הא </w:t>
      </w:r>
      <w:r>
        <w:rPr>
          <w:rFonts w:hint="cs"/>
          <w:rtl/>
        </w:rPr>
        <w:t>בלא זה ילפי' מפרס ועזניה דהוו ש</w:t>
      </w:r>
      <w:r w:rsidRPr="00C63571">
        <w:rPr>
          <w:rtl/>
        </w:rPr>
        <w:t>ני כתובין הבאין כאחד אין מלמדין!</w:t>
      </w:r>
    </w:p>
    <w:p w14:paraId="610360B3" w14:textId="77777777" w:rsidR="0046556D" w:rsidRDefault="00BD6C4F" w:rsidP="00BD6C4F">
      <w:pPr>
        <w:rPr>
          <w:rtl/>
        </w:rPr>
      </w:pPr>
      <w:r w:rsidRPr="00C63571">
        <w:rPr>
          <w:rtl/>
        </w:rPr>
        <w:t>גמירי, דאיכא בהאי - ליכא בהאי, ודאיכא בהאי - ליכא בהאי.</w:t>
      </w:r>
    </w:p>
    <w:p w14:paraId="59A197F4" w14:textId="77777777" w:rsidR="0046556D" w:rsidRDefault="0046556D" w:rsidP="00BD6C4F">
      <w:pPr>
        <w:rPr>
          <w:rtl/>
        </w:rPr>
      </w:pPr>
    </w:p>
    <w:p w14:paraId="274F5F2F" w14:textId="77777777" w:rsidR="0046556D" w:rsidRDefault="00BD6C4F" w:rsidP="00BD6C4F">
      <w:pPr>
        <w:rPr>
          <w:rtl/>
        </w:rPr>
      </w:pPr>
      <w:r w:rsidRPr="00C63571">
        <w:rPr>
          <w:rtl/>
        </w:rPr>
        <w:t xml:space="preserve">מכדי, עשרים וארבעה עופות טמאים הוו, אי אפשר דחד דאיכא בהנך ליכא בהני, </w:t>
      </w:r>
      <w:r>
        <w:rPr>
          <w:rFonts w:hint="cs"/>
          <w:rtl/>
        </w:rPr>
        <w:t>והו</w:t>
      </w:r>
      <w:r w:rsidR="00BF1CF6">
        <w:rPr>
          <w:rtl/>
        </w:rPr>
        <w:t>"</w:t>
      </w:r>
      <w:r>
        <w:rPr>
          <w:rFonts w:hint="cs"/>
          <w:rtl/>
        </w:rPr>
        <w:t>ל</w:t>
      </w:r>
      <w:r w:rsidRPr="00C63571">
        <w:rPr>
          <w:rtl/>
        </w:rPr>
        <w:t xml:space="preserve"> שני כתובים הבאים כאחד!</w:t>
      </w:r>
    </w:p>
    <w:p w14:paraId="2B034500" w14:textId="77777777" w:rsidR="0046556D" w:rsidRDefault="00BD6C4F" w:rsidP="00BD6C4F">
      <w:pPr>
        <w:rPr>
          <w:rtl/>
        </w:rPr>
      </w:pPr>
      <w:r w:rsidRPr="00C63571">
        <w:rPr>
          <w:rtl/>
        </w:rPr>
        <w:t>גמירי: עשרים וארבעה עופות טמאים הוו, וארבעה סימנין;</w:t>
      </w:r>
    </w:p>
    <w:p w14:paraId="377AC9F2" w14:textId="77777777" w:rsidR="0046556D" w:rsidRDefault="00BD6C4F" w:rsidP="00BD6C4F">
      <w:pPr>
        <w:rPr>
          <w:rtl/>
        </w:rPr>
      </w:pPr>
      <w:r w:rsidRPr="00C63571">
        <w:rPr>
          <w:rtl/>
        </w:rPr>
        <w:t>תלתא - הדרי בכולהו, עשרים מהם - שלשה שלשה, ותרי - בעורב, חד בפרס, וחד בעזניה, דאיתיה בהא ליתיה בהא, מהו דתימא: ליליף מיניה,</w:t>
      </w:r>
    </w:p>
    <w:p w14:paraId="7CA2248C" w14:textId="77777777" w:rsidR="0046556D" w:rsidRDefault="00BD6C4F" w:rsidP="00BD6C4F">
      <w:pPr>
        <w:rPr>
          <w:rtl/>
        </w:rPr>
      </w:pPr>
      <w:r w:rsidRPr="00C63571">
        <w:rPr>
          <w:rtl/>
        </w:rPr>
        <w:t>כתב רחמנא נשר דלית ליה כלל הוא דלא תיכול, הא איכא דאית ליה חד - אכול.</w:t>
      </w:r>
    </w:p>
    <w:p w14:paraId="736114AE" w14:textId="77777777" w:rsidR="0046556D" w:rsidRDefault="0046556D" w:rsidP="00BD6C4F">
      <w:pPr>
        <w:rPr>
          <w:rtl/>
        </w:rPr>
      </w:pPr>
    </w:p>
    <w:p w14:paraId="6E6340EF" w14:textId="77777777" w:rsidR="0046556D" w:rsidRDefault="00BD6C4F" w:rsidP="00BD6C4F">
      <w:pPr>
        <w:rPr>
          <w:rtl/>
        </w:rPr>
      </w:pPr>
      <w:r>
        <w:rPr>
          <w:rFonts w:hint="cs"/>
          <w:rtl/>
        </w:rPr>
        <w:t>ו</w:t>
      </w:r>
      <w:r w:rsidRPr="00C63571">
        <w:rPr>
          <w:rtl/>
        </w:rPr>
        <w:t xml:space="preserve">תורין דכתב רחמנא </w:t>
      </w:r>
      <w:r>
        <w:rPr>
          <w:rStyle w:val="2fb"/>
          <w:rFonts w:hint="cs"/>
          <w:rtl/>
          <w:rPrChange w:id="11985" w:author="מנוע אמוראים" w:date="2026-10-05T16:40:54Z">
            <w:rPr>
              <w:rFonts w:hint="cs"/>
              <w:rtl/>
            </w:rPr>
          </w:rPrChange>
        </w:rPr>
        <w:t xml:space="preserve">רעב</w:t>
      </w:r>
      <w:r>
        <w:rPr>
          <w:rStyle w:val="2fb"/>
          <w:rtl/>
          <w:rPrChange w:id="11986" w:author="מנוע אמוראים" w:date="2026-10-05T16:40:54Z">
            <w:rPr>
              <w:rtl/>
            </w:rPr>
          </w:rPrChange>
        </w:rPr>
        <w:t xml:space="preserve">"</w:t>
      </w:r>
      <w:r>
        <w:rPr>
          <w:rStyle w:val="2fb"/>
          <w:rFonts w:hint="cs"/>
          <w:rtl/>
          <w:rPrChange w:id="11987" w:author="מנוע אמוראים" w:date="2026-10-05T16:40:54Z">
            <w:rPr>
              <w:rFonts w:hint="cs"/>
              <w:rtl/>
            </w:rPr>
          </w:rPrChange>
        </w:rPr>
        <w:t xml:space="preserve">ח</w:t>
      </w:r>
      <w:r>
        <w:rPr>
          <w:rFonts w:hint="cs"/>
          <w:rtl/>
        </w:rPr>
        <w:t xml:space="preserve">:</w:t>
      </w:r>
      <w:r w:rsidRPr="00C63571">
        <w:rPr>
          <w:rtl/>
        </w:rPr>
        <w:t xml:space="preserve"> לקרבן.</w:t>
      </w:r>
    </w:p>
    <w:p w14:paraId="70BEF60D" w14:textId="77777777" w:rsidR="00BD6C4F" w:rsidRPr="003D23F5" w:rsidRDefault="00BD6C4F" w:rsidP="00F07436">
      <w:pPr>
        <w:pStyle w:val="afff3"/>
        <w:framePr w:wrap="around"/>
        <w:rPr>
          <w:rtl/>
        </w:rPr>
      </w:pPr>
      <w:r w:rsidRPr="003D23F5">
        <w:rPr>
          <w:rFonts w:hint="cs"/>
          <w:rtl/>
        </w:rPr>
        <w:t>סב.</w:t>
      </w:r>
    </w:p>
    <w:p w14:paraId="68F239D8" w14:textId="77777777" w:rsidR="0046556D" w:rsidRDefault="00BD6C4F" w:rsidP="00BD6C4F">
      <w:pPr>
        <w:rPr>
          <w:rtl/>
        </w:rPr>
      </w:pPr>
      <w:r w:rsidRPr="00C63571">
        <w:rPr>
          <w:rtl/>
        </w:rPr>
        <w:t xml:space="preserve">• </w:t>
      </w:r>
      <w:r>
        <w:rPr>
          <w:rStyle w:val="2fb"/>
          <w:rFonts w:hint="cs"/>
          <w:rtl/>
          <w:rPrChange w:id="11988" w:author="מנוע אמוראים" w:date="2026-10-05T16:40:54Z">
            <w:rPr>
              <w:rFonts w:hint="cs"/>
              <w:rtl/>
            </w:rPr>
          </w:rPrChange>
        </w:rPr>
        <w:t xml:space="preserve">אר</w:t>
      </w:r>
      <w:r>
        <w:rPr>
          <w:rStyle w:val="2fb"/>
          <w:rtl/>
          <w:rPrChange w:id="11989" w:author="מנוע אמוראים" w:date="2026-10-05T16:40:54Z">
            <w:rPr>
              <w:rtl/>
            </w:rPr>
          </w:rPrChange>
        </w:rPr>
        <w:t xml:space="preserve">"</w:t>
      </w:r>
      <w:r>
        <w:rPr>
          <w:rStyle w:val="2fb"/>
          <w:rFonts w:hint="cs"/>
          <w:rtl/>
          <w:rPrChange w:id="11990" w:author="מנוע אמוראים" w:date="2026-10-05T16:40:54Z">
            <w:rPr>
              <w:rFonts w:hint="cs"/>
              <w:rtl/>
            </w:rPr>
          </w:rPrChange>
        </w:rPr>
        <w:t xml:space="preserve">נ</w:t>
      </w:r>
      <w:r w:rsidRPr="00C63571">
        <w:rPr>
          <w:rtl/>
        </w:rPr>
        <w:t xml:space="preserve">: </w:t>
      </w:r>
      <w:r>
        <w:rPr>
          <w:rtl/>
        </w:rPr>
        <w:t xml:space="preserve">היה בקי בהן ובשמותיהן </w:t>
      </w:r>
      <w:r w:rsidRPr="00C63571">
        <w:rPr>
          <w:rtl/>
        </w:rPr>
        <w:t>עוף הבא בסימן אחד טהור, לא היה בקי בהן ובשמותיהן - בסימן אחד - טמא, בשני סימנין - טהור, והוא שיכיר עורב.</w:t>
      </w:r>
    </w:p>
    <w:p w14:paraId="2FA20DAE" w14:textId="77777777" w:rsidR="0046556D" w:rsidRDefault="00BD6C4F" w:rsidP="00BD6C4F">
      <w:pPr>
        <w:rPr>
          <w:rtl/>
        </w:rPr>
      </w:pPr>
      <w:r>
        <w:rPr>
          <w:rtl/>
        </w:rPr>
        <w:t>עורב ותו לא? והתניא:</w:t>
      </w:r>
      <w:r w:rsidRPr="00A71A5E">
        <w:rPr>
          <w:rStyle w:val="afffff0"/>
          <w:rtl/>
        </w:rPr>
        <w:t xml:space="preserve"> </w:t>
      </w:r>
      <w:r w:rsidRPr="00A71A5E">
        <w:rPr>
          <w:rStyle w:val="afffff0"/>
          <w:rFonts w:hint="cs"/>
          <w:rtl/>
        </w:rPr>
        <w:t>'</w:t>
      </w:r>
      <w:r w:rsidRPr="00A71A5E">
        <w:rPr>
          <w:rStyle w:val="afffff0"/>
          <w:rtl/>
        </w:rPr>
        <w:t>עורב</w:t>
      </w:r>
      <w:r w:rsidRPr="00A71A5E">
        <w:rPr>
          <w:rStyle w:val="afffff0"/>
          <w:rFonts w:hint="cs"/>
          <w:rtl/>
        </w:rPr>
        <w:t>'</w:t>
      </w:r>
      <w:r w:rsidRPr="00A71A5E">
        <w:rPr>
          <w:rStyle w:val="afffff0"/>
          <w:rtl/>
        </w:rPr>
        <w:t xml:space="preserve"> </w:t>
      </w:r>
      <w:r w:rsidRPr="00C63571">
        <w:rPr>
          <w:rtl/>
        </w:rPr>
        <w:t>זה עורב,</w:t>
      </w:r>
      <w:r w:rsidRPr="00A71A5E">
        <w:rPr>
          <w:rStyle w:val="afffff0"/>
          <w:rtl/>
        </w:rPr>
        <w:t xml:space="preserve"> </w:t>
      </w:r>
      <w:r w:rsidRPr="00A71A5E">
        <w:rPr>
          <w:rStyle w:val="afffff0"/>
          <w:rFonts w:hint="cs"/>
          <w:rtl/>
        </w:rPr>
        <w:t>'</w:t>
      </w:r>
      <w:r w:rsidRPr="00A71A5E">
        <w:rPr>
          <w:rStyle w:val="afffff0"/>
          <w:rtl/>
        </w:rPr>
        <w:t>למינו</w:t>
      </w:r>
      <w:r w:rsidRPr="00A71A5E">
        <w:rPr>
          <w:rStyle w:val="afffff0"/>
          <w:rFonts w:hint="cs"/>
          <w:rtl/>
        </w:rPr>
        <w:t>'</w:t>
      </w:r>
      <w:r w:rsidRPr="00A71A5E">
        <w:rPr>
          <w:rStyle w:val="afffff0"/>
          <w:rtl/>
        </w:rPr>
        <w:t xml:space="preserve"> </w:t>
      </w:r>
      <w:r>
        <w:rPr>
          <w:rtl/>
        </w:rPr>
        <w:t>–</w:t>
      </w:r>
      <w:r w:rsidRPr="00C63571">
        <w:rPr>
          <w:rtl/>
        </w:rPr>
        <w:t xml:space="preserve"> </w:t>
      </w:r>
      <w:r>
        <w:rPr>
          <w:rStyle w:val="2fb"/>
          <w:rFonts w:hint="cs"/>
          <w:rtl/>
          <w:rPrChange w:id="11991" w:author="מנוע אמוראים" w:date="2026-10-05T16:40:54Z">
            <w:rPr>
              <w:rFonts w:hint="cs"/>
              <w:rtl/>
            </w:rPr>
          </w:rPrChange>
        </w:rPr>
        <w:t xml:space="preserve">ר</w:t>
      </w:r>
      <w:r>
        <w:rPr>
          <w:rStyle w:val="2fb"/>
          <w:rtl/>
          <w:rPrChange w:id="11992" w:author="מנוע אמוראים" w:date="2026-10-05T16:40:54Z">
            <w:rPr>
              <w:rtl/>
            </w:rPr>
          </w:rPrChange>
        </w:rPr>
        <w:t xml:space="preserve">"</w:t>
      </w:r>
      <w:r>
        <w:rPr>
          <w:rStyle w:val="2fb"/>
          <w:rFonts w:hint="cs"/>
          <w:rtl/>
          <w:rPrChange w:id="11993" w:author="מנוע אמוראים" w:date="2026-10-05T16:40:54Z">
            <w:rPr>
              <w:rFonts w:hint="cs"/>
              <w:rtl/>
            </w:rPr>
          </w:rPrChange>
        </w:rPr>
        <w:t xml:space="preserve">א</w:t>
      </w:r>
      <w:r w:rsidRPr="00C63571">
        <w:rPr>
          <w:rtl/>
        </w:rPr>
        <w:t xml:space="preserve"> אומר: להביא את הזרזיר, </w:t>
      </w:r>
    </w:p>
    <w:p w14:paraId="76F38980" w14:textId="77777777" w:rsidR="0046556D" w:rsidRDefault="00BD6C4F" w:rsidP="00BD6C4F">
      <w:pPr>
        <w:rPr>
          <w:rtl/>
        </w:rPr>
      </w:pPr>
      <w:r>
        <w:rPr>
          <w:rFonts w:hint="cs"/>
          <w:rtl/>
        </w:rPr>
        <w:t xml:space="preserve">אמרו לו </w:t>
      </w:r>
      <w:r>
        <w:rPr>
          <w:rStyle w:val="2fb"/>
          <w:rFonts w:hint="cs"/>
          <w:rtl/>
          <w:rPrChange w:id="11994" w:author="מנוע אמוראים" w:date="2026-10-05T16:40:54Z">
            <w:rPr>
              <w:rFonts w:hint="cs"/>
              <w:rtl/>
            </w:rPr>
          </w:rPrChange>
        </w:rPr>
        <w:t xml:space="preserve">לר</w:t>
      </w:r>
      <w:r>
        <w:rPr>
          <w:rStyle w:val="2fb"/>
          <w:rtl/>
          <w:rPrChange w:id="11995" w:author="מנוע אמוראים" w:date="2026-10-05T16:40:54Z">
            <w:rPr>
              <w:rtl/>
            </w:rPr>
          </w:rPrChange>
        </w:rPr>
        <w:t xml:space="preserve">"</w:t>
      </w:r>
      <w:r>
        <w:rPr>
          <w:rStyle w:val="2fb"/>
          <w:rFonts w:hint="cs"/>
          <w:rtl/>
          <w:rPrChange w:id="11996" w:author="מנוע אמוראים" w:date="2026-10-05T16:40:54Z">
            <w:rPr>
              <w:rFonts w:hint="cs"/>
              <w:rtl/>
            </w:rPr>
          </w:rPrChange>
        </w:rPr>
        <w:t xml:space="preserve">א</w:t>
      </w:r>
      <w:r w:rsidRPr="00C63571">
        <w:rPr>
          <w:rtl/>
        </w:rPr>
        <w:t>: והלא אנשי כפר תמרתא שביהודה היו אוכלים אותן, מפני שיש להן זפק!</w:t>
      </w:r>
    </w:p>
    <w:p w14:paraId="77EEE3AA" w14:textId="77777777" w:rsidR="0046556D" w:rsidRDefault="00BD6C4F" w:rsidP="00BD6C4F">
      <w:pPr>
        <w:rPr>
          <w:rtl/>
        </w:rPr>
      </w:pPr>
      <w:r w:rsidRPr="00C63571">
        <w:rPr>
          <w:rtl/>
        </w:rPr>
        <w:t>אמר להם: אף הן עתידין ליתן את הדין.</w:t>
      </w:r>
    </w:p>
    <w:p w14:paraId="22A0EDD1" w14:textId="77777777" w:rsidR="0046556D" w:rsidRDefault="00BD6C4F" w:rsidP="00BD6C4F">
      <w:pPr>
        <w:rPr>
          <w:rtl/>
        </w:rPr>
      </w:pPr>
      <w:r w:rsidRPr="00C63571">
        <w:rPr>
          <w:rtl/>
        </w:rPr>
        <w:t>דבר אחר:</w:t>
      </w:r>
      <w:r w:rsidRPr="00A71A5E">
        <w:rPr>
          <w:rStyle w:val="afffff0"/>
          <w:rtl/>
        </w:rPr>
        <w:t xml:space="preserve"> </w:t>
      </w:r>
      <w:r w:rsidRPr="00A71A5E">
        <w:rPr>
          <w:rStyle w:val="afffff0"/>
          <w:rFonts w:hint="cs"/>
          <w:rtl/>
        </w:rPr>
        <w:t>'</w:t>
      </w:r>
      <w:r w:rsidRPr="00A71A5E">
        <w:rPr>
          <w:rStyle w:val="afffff0"/>
          <w:rtl/>
        </w:rPr>
        <w:t>למינהו</w:t>
      </w:r>
      <w:r w:rsidRPr="00A71A5E">
        <w:rPr>
          <w:rStyle w:val="afffff0"/>
          <w:rFonts w:hint="cs"/>
          <w:rtl/>
        </w:rPr>
        <w:t>'</w:t>
      </w:r>
      <w:r w:rsidRPr="00A71A5E">
        <w:rPr>
          <w:rStyle w:val="afffff0"/>
          <w:rtl/>
        </w:rPr>
        <w:t xml:space="preserve"> </w:t>
      </w:r>
      <w:r>
        <w:rPr>
          <w:rtl/>
        </w:rPr>
        <w:t>–</w:t>
      </w:r>
      <w:r w:rsidRPr="00C63571">
        <w:rPr>
          <w:rtl/>
        </w:rPr>
        <w:t xml:space="preserve"> </w:t>
      </w:r>
      <w:r>
        <w:rPr>
          <w:rStyle w:val="2fb"/>
          <w:rFonts w:hint="cs"/>
          <w:rtl/>
          <w:rPrChange w:id="11997" w:author="מנוע אמוראים" w:date="2026-10-05T16:40:54Z">
            <w:rPr>
              <w:rFonts w:hint="cs"/>
              <w:rtl/>
            </w:rPr>
          </w:rPrChange>
        </w:rPr>
        <w:t xml:space="preserve">לר</w:t>
      </w:r>
      <w:r>
        <w:rPr>
          <w:rStyle w:val="2fb"/>
          <w:rtl/>
          <w:rPrChange w:id="11998" w:author="מנוע אמוראים" w:date="2026-10-05T16:40:54Z">
            <w:rPr>
              <w:rtl/>
            </w:rPr>
          </w:rPrChange>
        </w:rPr>
        <w:t xml:space="preserve">"</w:t>
      </w:r>
      <w:r>
        <w:rPr>
          <w:rStyle w:val="2fb"/>
          <w:rFonts w:hint="cs"/>
          <w:rtl/>
          <w:rPrChange w:id="11999" w:author="מנוע אמוראים" w:date="2026-10-05T16:40:54Z">
            <w:rPr>
              <w:rFonts w:hint="cs"/>
              <w:rtl/>
            </w:rPr>
          </w:rPrChange>
        </w:rPr>
        <w:t xml:space="preserve">א</w:t>
      </w:r>
      <w:r>
        <w:rPr>
          <w:rFonts w:hint="cs"/>
          <w:rtl/>
        </w:rPr>
        <w:t xml:space="preserve">: </w:t>
      </w:r>
      <w:r w:rsidRPr="00C63571">
        <w:rPr>
          <w:rtl/>
        </w:rPr>
        <w:t xml:space="preserve">להביא סנונית לבנה, </w:t>
      </w:r>
    </w:p>
    <w:p w14:paraId="12D0248C" w14:textId="77777777" w:rsidR="0046556D" w:rsidRDefault="00BD6C4F" w:rsidP="00BD6C4F">
      <w:pPr>
        <w:rPr>
          <w:rtl/>
        </w:rPr>
      </w:pPr>
      <w:r w:rsidRPr="00C63571">
        <w:rPr>
          <w:rtl/>
        </w:rPr>
        <w:t>אמרו לו: והלא אנשי גליל העליון אוכלים אותו, מפני שקרקבנו נקלף!</w:t>
      </w:r>
    </w:p>
    <w:p w14:paraId="5616DC7C" w14:textId="77777777" w:rsidR="0046556D" w:rsidRDefault="00BD6C4F" w:rsidP="00BD6C4F">
      <w:pPr>
        <w:rPr>
          <w:rtl/>
        </w:rPr>
      </w:pPr>
      <w:r w:rsidRPr="00C63571">
        <w:rPr>
          <w:rtl/>
        </w:rPr>
        <w:t>אמר להם: אף הן עתידין ליתן את הדין.</w:t>
      </w:r>
    </w:p>
    <w:p w14:paraId="461561C7" w14:textId="77777777" w:rsidR="0046556D" w:rsidRDefault="00BD6C4F" w:rsidP="00BD6C4F">
      <w:pPr>
        <w:rPr>
          <w:rtl/>
        </w:rPr>
      </w:pPr>
      <w:r w:rsidRPr="00C63571">
        <w:rPr>
          <w:rtl/>
        </w:rPr>
        <w:t>אלא: עורב וכל מין עורב.</w:t>
      </w:r>
    </w:p>
    <w:p w14:paraId="3D54FC3D" w14:textId="77777777" w:rsidR="0046556D" w:rsidRDefault="00BD6C4F" w:rsidP="00BD6C4F">
      <w:pPr>
        <w:rPr>
          <w:rtl/>
        </w:rPr>
      </w:pPr>
      <w:r w:rsidRPr="00C63571">
        <w:rPr>
          <w:rtl/>
        </w:rPr>
        <w:t>• אמימר, הלכתא: עוף הבא בסימן אחד - טהור, והוא דלא דריס.</w:t>
      </w:r>
    </w:p>
    <w:p w14:paraId="005D8E0D" w14:textId="77777777" w:rsidR="0046556D" w:rsidRDefault="00BD6C4F" w:rsidP="00BD6C4F">
      <w:pPr>
        <w:rPr>
          <w:rtl/>
        </w:rPr>
      </w:pPr>
      <w:r>
        <w:rPr>
          <w:rtl/>
        </w:rPr>
        <w:t xml:space="preserve">א"ל רב אשי לאמימר: הא </w:t>
      </w:r>
      <w:r>
        <w:rPr>
          <w:rStyle w:val="2fb"/>
          <w:rtl/>
          <w:rPrChange w:id="12000" w:author="מנוע אמוראים" w:date="2026-10-05T16:40:54Z">
            <w:rPr>
              <w:rtl/>
            </w:rPr>
          </w:rPrChange>
        </w:rPr>
        <w:t xml:space="preserve">דר</w:t>
      </w:r>
      <w:r>
        <w:rPr>
          <w:rStyle w:val="2fb"/>
          <w:rtl/>
          <w:rPrChange w:id="12001" w:author="מנוע אמוראים" w:date="2026-10-05T16:40:54Z">
            <w:rPr>
              <w:rtl/>
            </w:rPr>
          </w:rPrChange>
        </w:rPr>
        <w:t xml:space="preserve">"</w:t>
      </w:r>
      <w:r>
        <w:rPr>
          <w:rStyle w:val="2fb"/>
          <w:rFonts w:hint="cs"/>
          <w:rtl/>
          <w:rPrChange w:id="12002" w:author="מנוע אמוראים" w:date="2026-10-05T16:40:54Z">
            <w:rPr>
              <w:rFonts w:hint="cs"/>
              <w:rtl/>
            </w:rPr>
          </w:rPrChange>
        </w:rPr>
        <w:t xml:space="preserve">נ</w:t>
      </w:r>
      <w:r>
        <w:rPr>
          <w:rFonts w:hint="cs"/>
          <w:rtl/>
        </w:rPr>
        <w:t xml:space="preserve"> </w:t>
      </w:r>
      <w:r w:rsidRPr="00C63571">
        <w:rPr>
          <w:rtl/>
        </w:rPr>
        <w:t xml:space="preserve"> מאי? א"ל: לא שמיע לי, כלומר לא סבירא לי;</w:t>
      </w:r>
    </w:p>
    <w:p w14:paraId="201F2CB1" w14:textId="77777777" w:rsidR="0046556D" w:rsidRDefault="00BD6C4F" w:rsidP="00BD6C4F">
      <w:pPr>
        <w:rPr>
          <w:rtl/>
        </w:rPr>
      </w:pPr>
      <w:r w:rsidRPr="00C63571">
        <w:rPr>
          <w:rtl/>
        </w:rPr>
        <w:t>מאי איכא, משום פרס ועזניה - ליתנהו בישוב!</w:t>
      </w:r>
    </w:p>
    <w:p w14:paraId="67023CF8" w14:textId="77777777" w:rsidR="0046556D" w:rsidRDefault="00BD6C4F" w:rsidP="00BD6C4F">
      <w:pPr>
        <w:rPr>
          <w:rtl/>
        </w:rPr>
      </w:pPr>
      <w:r>
        <w:rPr>
          <w:rtl/>
        </w:rPr>
        <w:t xml:space="preserve">• </w:t>
      </w:r>
      <w:r>
        <w:rPr>
          <w:rStyle w:val="2fb"/>
          <w:rtl/>
          <w:rPrChange w:id="12003" w:author="מנוע אמוראים" w:date="2026-10-05T16:40:54Z">
            <w:rPr>
              <w:rtl/>
            </w:rPr>
          </w:rPrChange>
        </w:rPr>
        <w:t xml:space="preserve">א</w:t>
      </w:r>
      <w:r>
        <w:rPr>
          <w:rStyle w:val="2fb"/>
          <w:rFonts w:hint="cs"/>
          <w:rtl/>
          <w:rPrChange w:id="12004" w:author="מנוע אמוראים" w:date="2026-10-05T16:40:54Z">
            <w:rPr>
              <w:rFonts w:hint="cs"/>
              <w:rtl/>
            </w:rPr>
          </w:rPrChange>
        </w:rPr>
        <w:t xml:space="preserve">ר</w:t>
      </w:r>
      <w:r>
        <w:rPr>
          <w:rStyle w:val="2fb"/>
          <w:rtl/>
          <w:rPrChange w:id="12005" w:author="מנוע אמוראים" w:date="2026-10-05T16:40:54Z">
            <w:rPr>
              <w:rtl/>
            </w:rPr>
          </w:rPrChange>
        </w:rPr>
        <w:t xml:space="preserve">"</w:t>
      </w:r>
      <w:r>
        <w:rPr>
          <w:rStyle w:val="2fb"/>
          <w:rFonts w:hint="cs"/>
          <w:rtl/>
          <w:rPrChange w:id="12006" w:author="מנוע אמוראים" w:date="2026-10-05T16:40:54Z">
            <w:rPr>
              <w:rFonts w:hint="cs"/>
              <w:rtl/>
            </w:rPr>
          </w:rPrChange>
        </w:rPr>
        <w:t xml:space="preserve">י</w:t>
      </w:r>
      <w:r w:rsidRPr="00C63571">
        <w:rPr>
          <w:rtl/>
        </w:rPr>
        <w:t>: עוף המסרט כשר לטהרת מצורע, וזו היא סנונית לבנה שנחלקו בה ר' אליעזר וחכמים.</w:t>
      </w:r>
    </w:p>
    <w:p w14:paraId="5BE9E6EF" w14:textId="0676DF87" w:rsidR="0046556D" w:rsidRDefault="00BD6C4F" w:rsidP="00BD6C4F">
      <w:pPr>
        <w:rPr>
          <w:rtl/>
        </w:rPr>
      </w:pPr>
      <w:r w:rsidRPr="0054330A">
        <w:rPr>
          <w:b/>
          <w:bCs/>
          <w:rtl/>
        </w:rPr>
        <w:t>אמימר</w:t>
      </w:r>
      <w:r w:rsidRPr="00C63571">
        <w:rPr>
          <w:rtl/>
        </w:rPr>
        <w:t xml:space="preserve">: </w:t>
      </w:r>
      <w:r>
        <w:rPr>
          <w:rFonts w:hint="cs"/>
          <w:rtl/>
        </w:rPr>
        <w:t>בכרסה לבנה לכו</w:t>
      </w:r>
      <w:r w:rsidR="00BF1CF6">
        <w:rPr>
          <w:rtl/>
        </w:rPr>
        <w:t>"</w:t>
      </w:r>
      <w:r>
        <w:rPr>
          <w:rFonts w:hint="cs"/>
          <w:rtl/>
        </w:rPr>
        <w:t xml:space="preserve">ע שרי </w:t>
      </w:r>
      <w:r w:rsidRPr="00AC163B">
        <w:rPr>
          <w:rFonts w:hint="cs"/>
          <w:b/>
          <w:bCs/>
          <w:rtl/>
        </w:rPr>
        <w:t>ופליגי</w:t>
      </w:r>
      <w:r>
        <w:rPr>
          <w:rFonts w:hint="cs"/>
          <w:rtl/>
        </w:rPr>
        <w:t xml:space="preserve"> בירוקה ר'א אסר ורבנן התירו והלכתא </w:t>
      </w:r>
      <w:r>
        <w:rPr>
          <w:rStyle w:val="2fb"/>
          <w:rFonts w:hint="cs"/>
          <w:rtl/>
          <w:rPrChange w:id="12007" w:author="מנוע אמוראים" w:date="2026-10-05T16:40:54Z">
            <w:rPr>
              <w:rFonts w:hint="cs"/>
              <w:rtl/>
            </w:rPr>
          </w:rPrChange>
        </w:rPr>
        <w:t xml:space="preserve">כר</w:t>
      </w:r>
      <w:r>
        <w:rPr>
          <w:rStyle w:val="2fb"/>
          <w:rtl/>
          <w:rPrChange w:id="12008" w:author="מנוע אמוראים" w:date="2026-10-05T16:40:54Z">
            <w:rPr>
              <w:rtl/>
            </w:rPr>
          </w:rPrChange>
        </w:rPr>
        <w:t xml:space="preserve">"</w:t>
      </w:r>
      <w:r>
        <w:rPr>
          <w:rStyle w:val="2fb"/>
          <w:rFonts w:hint="cs"/>
          <w:rtl/>
          <w:rPrChange w:id="12009" w:author="מנוע אמוראים" w:date="2026-10-05T16:40:54Z">
            <w:rPr>
              <w:rFonts w:hint="cs"/>
              <w:rtl/>
            </w:rPr>
          </w:rPrChange>
        </w:rPr>
        <w:t xml:space="preserve">א</w:t>
      </w:r>
      <w:r>
        <w:rPr>
          <w:rFonts w:hint="cs"/>
          <w:rtl/>
        </w:rPr>
        <w:t xml:space="preserve"> דאסור </w:t>
      </w:r>
    </w:p>
    <w:p w14:paraId="374D4DCB" w14:textId="1969EB74" w:rsidR="0046556D" w:rsidRDefault="00BD6C4F" w:rsidP="00BD6C4F">
      <w:pPr>
        <w:rPr>
          <w:rtl/>
        </w:rPr>
      </w:pPr>
      <w:r w:rsidRPr="0054330A">
        <w:rPr>
          <w:b/>
          <w:bCs/>
          <w:rtl/>
        </w:rPr>
        <w:t>מר</w:t>
      </w:r>
      <w:r>
        <w:rPr>
          <w:rtl/>
        </w:rPr>
        <w:t xml:space="preserve"> </w:t>
      </w:r>
      <w:r w:rsidRPr="0054330A">
        <w:rPr>
          <w:b/>
          <w:bCs/>
          <w:rtl/>
        </w:rPr>
        <w:t>זוטרא</w:t>
      </w:r>
      <w:r>
        <w:rPr>
          <w:rtl/>
        </w:rPr>
        <w:t xml:space="preserve"> מתני</w:t>
      </w:r>
      <w:r w:rsidRPr="00C63571">
        <w:rPr>
          <w:rtl/>
        </w:rPr>
        <w:t>: בדירוק</w:t>
      </w:r>
      <w:r>
        <w:rPr>
          <w:rFonts w:hint="cs"/>
          <w:rtl/>
        </w:rPr>
        <w:t>ה כו</w:t>
      </w:r>
      <w:r w:rsidR="00BF1CF6">
        <w:rPr>
          <w:rtl/>
        </w:rPr>
        <w:t>"</w:t>
      </w:r>
      <w:r>
        <w:rPr>
          <w:rFonts w:hint="cs"/>
          <w:rtl/>
        </w:rPr>
        <w:t xml:space="preserve">ע אסור ופליגי בלבנה </w:t>
      </w:r>
      <w:r>
        <w:rPr>
          <w:rStyle w:val="2fb"/>
          <w:rFonts w:hint="cs"/>
          <w:rtl/>
          <w:rPrChange w:id="12010" w:author="מנוע אמוראים" w:date="2026-10-05T16:40:54Z">
            <w:rPr>
              <w:rFonts w:hint="cs"/>
              <w:rtl/>
            </w:rPr>
          </w:rPrChange>
        </w:rPr>
        <w:t xml:space="preserve">לר</w:t>
      </w:r>
      <w:r>
        <w:rPr>
          <w:rStyle w:val="2fb"/>
          <w:rtl/>
          <w:rPrChange w:id="12011" w:author="מנוע אמוראים" w:date="2026-10-05T16:40:54Z">
            <w:rPr>
              <w:rtl/>
            </w:rPr>
          </w:rPrChange>
        </w:rPr>
        <w:t xml:space="preserve">"</w:t>
      </w:r>
      <w:r>
        <w:rPr>
          <w:rStyle w:val="2fb"/>
          <w:rFonts w:hint="cs"/>
          <w:rtl/>
          <w:rPrChange w:id="12012" w:author="מנוע אמוראים" w:date="2026-10-05T16:40:54Z">
            <w:rPr>
              <w:rFonts w:hint="cs"/>
              <w:rtl/>
            </w:rPr>
          </w:rPrChange>
        </w:rPr>
        <w:t xml:space="preserve">א</w:t>
      </w:r>
      <w:r>
        <w:rPr>
          <w:rFonts w:hint="cs"/>
          <w:rtl/>
        </w:rPr>
        <w:t xml:space="preserve"> אסר ורבנן התירו והלכתא כרבנן </w:t>
      </w:r>
    </w:p>
    <w:p w14:paraId="2BAE3EF6" w14:textId="0F7A7778" w:rsidR="0046556D" w:rsidRDefault="00BD6C4F" w:rsidP="00BD6C4F">
      <w:pPr>
        <w:rPr>
          <w:rtl/>
        </w:rPr>
      </w:pPr>
      <w:r>
        <w:rPr>
          <w:rFonts w:hint="cs"/>
          <w:rtl/>
        </w:rPr>
        <w:t>ל</w:t>
      </w:r>
      <w:r w:rsidRPr="00C63571">
        <w:rPr>
          <w:rtl/>
        </w:rPr>
        <w:t xml:space="preserve">מ"ד </w:t>
      </w:r>
      <w:r>
        <w:rPr>
          <w:rFonts w:hint="cs"/>
          <w:rtl/>
        </w:rPr>
        <w:t xml:space="preserve">בכרסה לבנה פליגי היינו </w:t>
      </w:r>
      <w:r w:rsidRPr="00C63571">
        <w:rPr>
          <w:rtl/>
        </w:rPr>
        <w:t xml:space="preserve">דקתני זו היא סנונית לבנה, </w:t>
      </w:r>
    </w:p>
    <w:p w14:paraId="56B23184" w14:textId="6845DE27" w:rsidR="0046556D" w:rsidRDefault="00BD6C4F" w:rsidP="00BD6C4F">
      <w:pPr>
        <w:rPr>
          <w:rtl/>
        </w:rPr>
      </w:pPr>
      <w:r>
        <w:rPr>
          <w:rtl/>
        </w:rPr>
        <w:t>למ"ד בדירוק</w:t>
      </w:r>
      <w:r>
        <w:rPr>
          <w:rFonts w:hint="cs"/>
          <w:rtl/>
        </w:rPr>
        <w:t>ה</w:t>
      </w:r>
      <w:r w:rsidRPr="00C63571">
        <w:rPr>
          <w:rtl/>
        </w:rPr>
        <w:t xml:space="preserve"> פליגי סנונית לבנה? לאפוקי דבתי, דאוכמתי.</w:t>
      </w:r>
    </w:p>
    <w:p w14:paraId="0D22801B" w14:textId="77777777" w:rsidR="0046556D" w:rsidRDefault="0046556D" w:rsidP="00BD6C4F">
      <w:pPr>
        <w:rPr>
          <w:rtl/>
        </w:rPr>
      </w:pPr>
    </w:p>
    <w:p w14:paraId="7F99358A" w14:textId="77777777" w:rsidR="0046556D" w:rsidRDefault="00BD6C4F" w:rsidP="00BD6C4F">
      <w:pPr>
        <w:rPr>
          <w:rtl/>
        </w:rPr>
      </w:pPr>
      <w:r w:rsidRPr="00C63571">
        <w:rPr>
          <w:rtl/>
        </w:rPr>
        <w:t xml:space="preserve">• רחבה </w:t>
      </w:r>
      <w:r>
        <w:rPr>
          <w:rStyle w:val="2fb"/>
          <w:rFonts w:hint="cs"/>
          <w:rtl/>
          <w:rPrChange w:id="12013" w:author="מנוע אמוראים" w:date="2026-10-05T16:40:54Z">
            <w:rPr>
              <w:rFonts w:hint="cs"/>
              <w:rtl/>
            </w:rPr>
          </w:rPrChange>
        </w:rPr>
        <w:t xml:space="preserve">מר</w:t>
      </w:r>
      <w:r>
        <w:rPr>
          <w:rStyle w:val="2fb"/>
          <w:rtl/>
          <w:rPrChange w:id="12014" w:author="מנוע אמוראים" w:date="2026-10-05T16:40:54Z">
            <w:rPr>
              <w:rtl/>
            </w:rPr>
          </w:rPrChange>
        </w:rPr>
        <w:t xml:space="preserve">"</w:t>
      </w:r>
      <w:r>
        <w:rPr>
          <w:rStyle w:val="2fb"/>
          <w:rFonts w:hint="cs"/>
          <w:rtl/>
          <w:rPrChange w:id="12015" w:author="מנוע אמוראים" w:date="2026-10-05T16:40:54Z">
            <w:rPr>
              <w:rFonts w:hint="cs"/>
              <w:rtl/>
            </w:rPr>
          </w:rPrChange>
        </w:rPr>
        <w:t xml:space="preserve">י</w:t>
      </w:r>
      <w:r w:rsidRPr="00C63571">
        <w:rPr>
          <w:rtl/>
        </w:rPr>
        <w:t>: תסיל - פסול משום תורין, וכשר משום בני יונה;</w:t>
      </w:r>
    </w:p>
    <w:p w14:paraId="33A7F601" w14:textId="77777777" w:rsidR="0046556D" w:rsidRDefault="00BD6C4F" w:rsidP="00BD6C4F">
      <w:pPr>
        <w:rPr>
          <w:rtl/>
        </w:rPr>
      </w:pPr>
      <w:r w:rsidRPr="00C63571">
        <w:rPr>
          <w:rtl/>
        </w:rPr>
        <w:t>דאציפי ותורין של רחבה - כשרין משום תורין, ופסולין משום בני יונה.</w:t>
      </w:r>
    </w:p>
    <w:p w14:paraId="4D955C67" w14:textId="77777777" w:rsidR="00BD6C4F" w:rsidRPr="003D23F5" w:rsidRDefault="00BD6C4F" w:rsidP="00F07436">
      <w:pPr>
        <w:pStyle w:val="afff3"/>
        <w:framePr w:wrap="around"/>
        <w:rPr>
          <w:rtl/>
        </w:rPr>
      </w:pPr>
      <w:r w:rsidRPr="003D23F5">
        <w:rPr>
          <w:rFonts w:hint="cs"/>
          <w:rtl/>
        </w:rPr>
        <w:t>סב:</w:t>
      </w:r>
    </w:p>
    <w:p w14:paraId="7606C5AA" w14:textId="77777777" w:rsidR="0046556D" w:rsidRDefault="00BD6C4F" w:rsidP="00BD6C4F">
      <w:pPr>
        <w:rPr>
          <w:rtl/>
        </w:rPr>
      </w:pPr>
      <w:r>
        <w:rPr>
          <w:rStyle w:val="2fb"/>
          <w:rFonts w:hint="cs"/>
          <w:rtl/>
          <w:rPrChange w:id="12016" w:author="מנוע אמוראים" w:date="2026-10-05T16:40:54Z">
            <w:rPr>
              <w:rFonts w:hint="cs"/>
              <w:rtl/>
            </w:rPr>
          </w:rPrChange>
        </w:rPr>
        <w:t xml:space="preserve">רדב</w:t>
      </w:r>
      <w:r>
        <w:rPr>
          <w:rStyle w:val="2fb"/>
          <w:rtl/>
          <w:rPrChange w:id="12017" w:author="מנוע אמוראים" w:date="2026-10-05T16:40:54Z">
            <w:rPr>
              <w:rtl/>
            </w:rPr>
          </w:rPrChange>
        </w:rPr>
        <w:t xml:space="preserve">"</w:t>
      </w:r>
      <w:r>
        <w:rPr>
          <w:rStyle w:val="2fb"/>
          <w:rFonts w:hint="cs"/>
          <w:rtl/>
          <w:rPrChange w:id="12018" w:author="מנוע אמוראים" w:date="2026-10-05T16:40:54Z">
            <w:rPr>
              <w:rFonts w:hint="cs"/>
              <w:rtl/>
            </w:rPr>
          </w:rPrChange>
        </w:rPr>
        <w:t xml:space="preserve">ק</w:t>
      </w:r>
      <w:r w:rsidRPr="00C63571">
        <w:rPr>
          <w:rtl/>
        </w:rPr>
        <w:t>: כל העופות פוסלין מי חטאת, חוץ מן היונה - מפני שמוצצת, ואם איתא, ליתני חוץ מיונה ותסיל!</w:t>
      </w:r>
    </w:p>
    <w:p w14:paraId="7CD9FA53" w14:textId="77777777" w:rsidR="0046556D" w:rsidRDefault="00BD6C4F" w:rsidP="00BD6C4F">
      <w:pPr>
        <w:rPr>
          <w:rtl/>
        </w:rPr>
      </w:pPr>
      <w:r w:rsidRPr="00C63571">
        <w:rPr>
          <w:rtl/>
        </w:rPr>
        <w:t>• א"ר זירא: זה מוצץ ומקיא, וזה מוצץ ואינו מקיא.</w:t>
      </w:r>
    </w:p>
    <w:p w14:paraId="51652DD3" w14:textId="77777777" w:rsidR="0046556D" w:rsidRDefault="00BD6C4F" w:rsidP="00BD6C4F">
      <w:pPr>
        <w:rPr>
          <w:rtl/>
        </w:rPr>
      </w:pPr>
      <w:r>
        <w:rPr>
          <w:rStyle w:val="2fb"/>
          <w:rtl/>
          <w:rPrChange w:id="12019" w:author="מנוע אמוראים" w:date="2026-10-05T16:40:54Z">
            <w:rPr>
              <w:rtl/>
            </w:rPr>
          </w:rPrChange>
        </w:rPr>
        <w:t xml:space="preserve">א</w:t>
      </w:r>
      <w:r>
        <w:rPr>
          <w:rStyle w:val="2fb"/>
          <w:rFonts w:hint="cs"/>
          <w:rtl/>
          <w:rPrChange w:id="12020" w:author="מנוע אמוראים" w:date="2026-10-05T16:40:54Z">
            <w:rPr>
              <w:rFonts w:hint="cs"/>
              <w:rtl/>
            </w:rPr>
          </w:rPrChange>
        </w:rPr>
        <w:t xml:space="preserve">ר</w:t>
      </w:r>
      <w:r>
        <w:rPr>
          <w:rStyle w:val="2fb"/>
          <w:rtl/>
          <w:rPrChange w:id="12021" w:author="מנוע אמוראים" w:date="2026-10-05T16:40:54Z">
            <w:rPr>
              <w:rtl/>
            </w:rPr>
          </w:rPrChange>
        </w:rPr>
        <w:t xml:space="preserve">"</w:t>
      </w:r>
      <w:r>
        <w:rPr>
          <w:rStyle w:val="2fb"/>
          <w:rFonts w:hint="cs"/>
          <w:rtl/>
          <w:rPrChange w:id="12022" w:author="מנוע אמוראים" w:date="2026-10-05T16:40:54Z">
            <w:rPr>
              <w:rFonts w:hint="cs"/>
              <w:rtl/>
            </w:rPr>
          </w:rPrChange>
        </w:rPr>
        <w:t xml:space="preserve">י</w:t>
      </w:r>
      <w:r>
        <w:rPr>
          <w:rtl/>
        </w:rPr>
        <w:t xml:space="preserve">: הני </w:t>
      </w:r>
      <w:r>
        <w:rPr>
          <w:rFonts w:hint="cs"/>
          <w:rtl/>
        </w:rPr>
        <w:t>תורים</w:t>
      </w:r>
      <w:r w:rsidRPr="00C63571">
        <w:rPr>
          <w:rtl/>
        </w:rPr>
        <w:t xml:space="preserve"> צוצייני - כשרים לגבי מזבח, והן הן תורין של רחבה.</w:t>
      </w:r>
    </w:p>
    <w:p w14:paraId="319BD23E" w14:textId="77777777" w:rsidR="0046556D" w:rsidRDefault="00BD6C4F" w:rsidP="00BD6C4F">
      <w:pPr>
        <w:rPr>
          <w:rtl/>
        </w:rPr>
      </w:pPr>
      <w:r w:rsidRPr="00C63571">
        <w:rPr>
          <w:rtl/>
        </w:rPr>
        <w:t xml:space="preserve">• </w:t>
      </w:r>
      <w:r>
        <w:rPr>
          <w:rtl/>
        </w:rPr>
        <w:t xml:space="preserve">מיתיבי: אזוב </w:t>
      </w:r>
      <w:r w:rsidRPr="00C63571">
        <w:rPr>
          <w:rtl/>
        </w:rPr>
        <w:t>ולא אזוב יון, ולא אזוב כוחלי, ולא אזוב רומי, ולא מדברי, ולא כל אזוב שיש לו שם לווי!</w:t>
      </w:r>
    </w:p>
    <w:p w14:paraId="41DD5F27" w14:textId="77777777" w:rsidR="0046556D" w:rsidRDefault="00BD6C4F" w:rsidP="00BD6C4F">
      <w:pPr>
        <w:rPr>
          <w:rtl/>
        </w:rPr>
      </w:pPr>
      <w:r w:rsidRPr="00C63571">
        <w:rPr>
          <w:rtl/>
        </w:rPr>
        <w:t>אמר אביי: כל שנשתנה שמו קו</w:t>
      </w:r>
      <w:r>
        <w:rPr>
          <w:rtl/>
        </w:rPr>
        <w:t>דם מתן תורה, והקפידה תורה עליו</w:t>
      </w:r>
      <w:r w:rsidRPr="00C63571">
        <w:rPr>
          <w:rtl/>
        </w:rPr>
        <w:t xml:space="preserve"> יש לו שם לווי פסול, והני לא נשתנו שמן קודם מתן תורה.</w:t>
      </w:r>
    </w:p>
    <w:p w14:paraId="649831B5" w14:textId="77777777" w:rsidR="0046556D" w:rsidRDefault="00BD6C4F" w:rsidP="00BD6C4F">
      <w:pPr>
        <w:rPr>
          <w:rtl/>
        </w:rPr>
      </w:pPr>
      <w:r w:rsidRPr="00C63571">
        <w:rPr>
          <w:rtl/>
        </w:rPr>
        <w:t xml:space="preserve">• </w:t>
      </w:r>
      <w:r>
        <w:rPr>
          <w:rtl/>
        </w:rPr>
        <w:t>רבא</w:t>
      </w:r>
      <w:r w:rsidRPr="00C63571">
        <w:rPr>
          <w:rtl/>
        </w:rPr>
        <w:t xml:space="preserve">: הני </w:t>
      </w:r>
      <w:r>
        <w:rPr>
          <w:rFonts w:hint="cs"/>
          <w:rtl/>
        </w:rPr>
        <w:t xml:space="preserve">תורים </w:t>
      </w:r>
      <w:r w:rsidRPr="00C63571">
        <w:rPr>
          <w:rtl/>
        </w:rPr>
        <w:t>צוצייני, באתרייהו, סתמא קרי להו.</w:t>
      </w:r>
    </w:p>
    <w:p w14:paraId="3DB7E517" w14:textId="77777777" w:rsidR="0046556D" w:rsidRDefault="00BD6C4F" w:rsidP="00BD6C4F">
      <w:pPr>
        <w:rPr>
          <w:rtl/>
        </w:rPr>
      </w:pPr>
      <w:r w:rsidRPr="00C63571">
        <w:rPr>
          <w:rtl/>
        </w:rPr>
        <w:t xml:space="preserve">• אמר רב יהודה: הני כרזי דבי חילפי </w:t>
      </w:r>
      <w:r>
        <w:rPr>
          <w:rFonts w:hint="cs"/>
          <w:rtl/>
        </w:rPr>
        <w:t>[חגבים סרפדים]</w:t>
      </w:r>
      <w:r w:rsidRPr="00C63571">
        <w:rPr>
          <w:rtl/>
        </w:rPr>
        <w:t>- שרו, ודבי כרבי - אסירי.</w:t>
      </w:r>
    </w:p>
    <w:p w14:paraId="52DC7241" w14:textId="77777777" w:rsidR="0046556D" w:rsidRDefault="00BD6C4F" w:rsidP="00BD6C4F">
      <w:pPr>
        <w:rPr>
          <w:rtl/>
        </w:rPr>
      </w:pPr>
      <w:r w:rsidRPr="00C63571">
        <w:rPr>
          <w:rtl/>
        </w:rPr>
        <w:t>• רבינא: ומלקינן עלייהו משום שרץ העוף.</w:t>
      </w:r>
    </w:p>
    <w:p w14:paraId="6E180BB7" w14:textId="77777777" w:rsidR="0046556D" w:rsidRDefault="00BD6C4F" w:rsidP="00BD6C4F">
      <w:pPr>
        <w:rPr>
          <w:rtl/>
        </w:rPr>
      </w:pPr>
      <w:r>
        <w:rPr>
          <w:rStyle w:val="2fb"/>
          <w:rtl/>
          <w:rPrChange w:id="12023" w:author="מנוע אמוראים" w:date="2026-10-05T16:40:54Z">
            <w:rPr>
              <w:rtl/>
            </w:rPr>
          </w:rPrChange>
        </w:rPr>
        <w:t xml:space="preserve">וא</w:t>
      </w:r>
      <w:r>
        <w:rPr>
          <w:rStyle w:val="2fb"/>
          <w:rFonts w:hint="cs"/>
          <w:rtl/>
          <w:rPrChange w:id="12024" w:author="מנוע אמוראים" w:date="2026-10-05T16:40:54Z">
            <w:rPr>
              <w:rFonts w:hint="cs"/>
              <w:rtl/>
            </w:rPr>
          </w:rPrChange>
        </w:rPr>
        <w:t xml:space="preserve">ר</w:t>
      </w:r>
      <w:r>
        <w:rPr>
          <w:rStyle w:val="2fb"/>
          <w:rtl/>
          <w:rPrChange w:id="12025" w:author="מנוע אמוראים" w:date="2026-10-05T16:40:54Z">
            <w:rPr>
              <w:rtl/>
            </w:rPr>
          </w:rPrChange>
        </w:rPr>
        <w:t xml:space="preserve">"</w:t>
      </w:r>
      <w:r>
        <w:rPr>
          <w:rStyle w:val="2fb"/>
          <w:rFonts w:hint="cs"/>
          <w:rtl/>
          <w:rPrChange w:id="12026" w:author="מנוע אמוראים" w:date="2026-10-05T16:40:54Z">
            <w:rPr>
              <w:rFonts w:hint="cs"/>
              <w:rtl/>
            </w:rPr>
          </w:rPrChange>
        </w:rPr>
        <w:t xml:space="preserve">י</w:t>
      </w:r>
      <w:r w:rsidRPr="00C63571">
        <w:rPr>
          <w:rtl/>
        </w:rPr>
        <w:t xml:space="preserve"> צרדא - שרי, ברדא - אסיר, וסימניך בר מיניה, מרדא - ספקא.</w:t>
      </w:r>
    </w:p>
    <w:p w14:paraId="2B865F19" w14:textId="77777777" w:rsidR="0046556D" w:rsidRDefault="0046556D" w:rsidP="00BD6C4F">
      <w:pPr>
        <w:rPr>
          <w:rtl/>
        </w:rPr>
      </w:pPr>
    </w:p>
    <w:p w14:paraId="5CFB000C" w14:textId="77777777" w:rsidR="0046556D" w:rsidRDefault="00BD6C4F" w:rsidP="00BD6C4F">
      <w:pPr>
        <w:rPr>
          <w:rtl/>
        </w:rPr>
      </w:pPr>
      <w:r w:rsidRPr="00C63571">
        <w:rPr>
          <w:rtl/>
        </w:rPr>
        <w:t>• רב אסי, שמונה ספיקות הן: חובא, חוגא, סוגא והרנוגא, תושלמי, ומרדא, כוחילנא, ובר נפחא.</w:t>
      </w:r>
    </w:p>
    <w:p w14:paraId="243DAE84" w14:textId="77777777" w:rsidR="0046556D" w:rsidRDefault="00BD6C4F" w:rsidP="00BD6C4F">
      <w:pPr>
        <w:rPr>
          <w:rtl/>
        </w:rPr>
      </w:pPr>
      <w:r w:rsidRPr="00C63571">
        <w:rPr>
          <w:rtl/>
        </w:rPr>
        <w:t xml:space="preserve">ספיקייהו? עופות טהורים קורקבנן נקלף, וטמאין אין קורקבנן נקלף, והני - קורקבנן נקלף בסכינא, </w:t>
      </w:r>
    </w:p>
    <w:p w14:paraId="6D5CD5D7" w14:textId="77777777" w:rsidR="0046556D" w:rsidRDefault="00BD6C4F" w:rsidP="00BD6C4F">
      <w:pPr>
        <w:rPr>
          <w:rtl/>
        </w:rPr>
      </w:pPr>
      <w:r>
        <w:rPr>
          <w:rtl/>
        </w:rPr>
        <w:t>ו</w:t>
      </w:r>
      <w:r>
        <w:rPr>
          <w:rFonts w:hint="cs"/>
          <w:rtl/>
        </w:rPr>
        <w:t xml:space="preserve">אותה אווז של מר שמואל דלא נקלף קורקבנו והושיבו בשמש ושנרפה נקלף </w:t>
      </w:r>
      <w:r>
        <w:rPr>
          <w:rtl/>
        </w:rPr>
        <w:t>–</w:t>
      </w:r>
      <w:r>
        <w:rPr>
          <w:rFonts w:hint="cs"/>
          <w:rtl/>
        </w:rPr>
        <w:t xml:space="preserve"> שם נקלף ביד, אבל כאן נקלף רק בסכין </w:t>
      </w:r>
    </w:p>
    <w:p w14:paraId="1D849BC8" w14:textId="77777777" w:rsidR="0046556D" w:rsidRDefault="00BD6C4F" w:rsidP="00BD6C4F">
      <w:pPr>
        <w:rPr>
          <w:rtl/>
        </w:rPr>
      </w:pPr>
      <w:r w:rsidRPr="00C63571">
        <w:rPr>
          <w:rtl/>
        </w:rPr>
        <w:t>•</w:t>
      </w:r>
      <w:r>
        <w:rPr>
          <w:rFonts w:hint="cs"/>
          <w:rtl/>
        </w:rPr>
        <w:t xml:space="preserve"> א</w:t>
      </w:r>
      <w:r w:rsidRPr="00C63571">
        <w:rPr>
          <w:rtl/>
        </w:rPr>
        <w:t>מ</w:t>
      </w:r>
      <w:r>
        <w:rPr>
          <w:rtl/>
        </w:rPr>
        <w:t>ר אביי: תרנגול</w:t>
      </w:r>
      <w:r w:rsidRPr="00C63571">
        <w:rPr>
          <w:rtl/>
        </w:rPr>
        <w:t xml:space="preserve"> דאגמא חד משמונה ספיקות הוא, והיינו מרדו.</w:t>
      </w:r>
    </w:p>
    <w:p w14:paraId="0359191B" w14:textId="77777777" w:rsidR="0046556D" w:rsidRDefault="00BD6C4F" w:rsidP="00BD6C4F">
      <w:pPr>
        <w:rPr>
          <w:rtl/>
        </w:rPr>
      </w:pPr>
      <w:r>
        <w:rPr>
          <w:rtl/>
        </w:rPr>
        <w:t xml:space="preserve">• </w:t>
      </w:r>
      <w:r>
        <w:rPr>
          <w:rStyle w:val="2fb"/>
          <w:rtl/>
          <w:rPrChange w:id="12027" w:author="מנוע אמוראים" w:date="2026-10-05T16:40:54Z">
            <w:rPr>
              <w:rtl/>
            </w:rPr>
          </w:rPrChange>
        </w:rPr>
        <w:t xml:space="preserve">א</w:t>
      </w:r>
      <w:r>
        <w:rPr>
          <w:rStyle w:val="2fb"/>
          <w:rFonts w:hint="cs"/>
          <w:rtl/>
          <w:rPrChange w:id="12028" w:author="מנוע אמוראים" w:date="2026-10-05T16:40:54Z">
            <w:rPr>
              <w:rFonts w:hint="cs"/>
              <w:rtl/>
            </w:rPr>
          </w:rPrChange>
        </w:rPr>
        <w:t xml:space="preserve">ר</w:t>
      </w:r>
      <w:r>
        <w:rPr>
          <w:rStyle w:val="2fb"/>
          <w:rtl/>
          <w:rPrChange w:id="12029" w:author="מנוע אמוראים" w:date="2026-10-05T16:40:54Z">
            <w:rPr>
              <w:rtl/>
            </w:rPr>
          </w:rPrChange>
        </w:rPr>
        <w:t xml:space="preserve">"</w:t>
      </w:r>
      <w:r>
        <w:rPr>
          <w:rStyle w:val="2fb"/>
          <w:rFonts w:hint="cs"/>
          <w:rtl/>
          <w:rPrChange w:id="12030" w:author="מנוע אמוראים" w:date="2026-10-05T16:40:54Z">
            <w:rPr>
              <w:rFonts w:hint="cs"/>
              <w:rtl/>
            </w:rPr>
          </w:rPrChange>
        </w:rPr>
        <w:t xml:space="preserve">פ</w:t>
      </w:r>
      <w:r w:rsidRPr="00C63571">
        <w:rPr>
          <w:rtl/>
        </w:rPr>
        <w:t>: ת</w:t>
      </w:r>
      <w:r>
        <w:rPr>
          <w:rtl/>
        </w:rPr>
        <w:t>רנגו</w:t>
      </w:r>
      <w:r>
        <w:rPr>
          <w:rFonts w:hint="cs"/>
          <w:rtl/>
        </w:rPr>
        <w:t>ל האגם</w:t>
      </w:r>
      <w:r>
        <w:rPr>
          <w:rtl/>
        </w:rPr>
        <w:t xml:space="preserve"> - אסירא, </w:t>
      </w:r>
      <w:r w:rsidRPr="00CC647A">
        <w:rPr>
          <w:b/>
          <w:bCs/>
          <w:rtl/>
        </w:rPr>
        <w:t>תרנגולת</w:t>
      </w:r>
      <w:r w:rsidRPr="00C63571">
        <w:rPr>
          <w:rtl/>
        </w:rPr>
        <w:t xml:space="preserve"> </w:t>
      </w:r>
      <w:r>
        <w:rPr>
          <w:rFonts w:hint="cs"/>
          <w:rtl/>
        </w:rPr>
        <w:t>האגם מותרת וסימניך</w:t>
      </w:r>
      <w:r w:rsidRPr="00C63571">
        <w:rPr>
          <w:rtl/>
        </w:rPr>
        <w:t xml:space="preserve"> עמוני ולא עמונית.</w:t>
      </w:r>
    </w:p>
    <w:p w14:paraId="0C24E54C" w14:textId="77777777" w:rsidR="0046556D" w:rsidRDefault="00BD6C4F" w:rsidP="00BD6C4F">
      <w:pPr>
        <w:rPr>
          <w:rtl/>
        </w:rPr>
      </w:pPr>
      <w:r w:rsidRPr="00C63571">
        <w:rPr>
          <w:rtl/>
        </w:rPr>
        <w:t xml:space="preserve">• </w:t>
      </w:r>
      <w:r>
        <w:rPr>
          <w:rtl/>
        </w:rPr>
        <w:t>דרש מרימר: תרנגולת</w:t>
      </w:r>
      <w:r>
        <w:rPr>
          <w:rFonts w:hint="cs"/>
          <w:rtl/>
        </w:rPr>
        <w:t xml:space="preserve"> האגם </w:t>
      </w:r>
      <w:r w:rsidRPr="00CC647A">
        <w:rPr>
          <w:rFonts w:hint="cs"/>
          <w:b/>
          <w:bCs/>
          <w:rtl/>
        </w:rPr>
        <w:t>אסורה</w:t>
      </w:r>
      <w:r>
        <w:rPr>
          <w:rFonts w:hint="cs"/>
          <w:rtl/>
        </w:rPr>
        <w:t xml:space="preserve"> שראוה דורסת ואוכלת והיינו גירותא[עוף דורס טמא]</w:t>
      </w:r>
      <w:r w:rsidRPr="00C63571">
        <w:rPr>
          <w:rtl/>
        </w:rPr>
        <w:t>.</w:t>
      </w:r>
    </w:p>
    <w:p w14:paraId="7E7D48D5" w14:textId="77777777" w:rsidR="0046556D" w:rsidRDefault="00BD6C4F" w:rsidP="00BD6C4F">
      <w:pPr>
        <w:rPr>
          <w:rtl/>
        </w:rPr>
      </w:pPr>
      <w:r w:rsidRPr="00C63571">
        <w:rPr>
          <w:rtl/>
        </w:rPr>
        <w:t>• רב: שבור אנדרפטא</w:t>
      </w:r>
      <w:r>
        <w:rPr>
          <w:rFonts w:hint="cs"/>
          <w:rtl/>
        </w:rPr>
        <w:t>[שם העוף]</w:t>
      </w:r>
      <w:r w:rsidRPr="00C63571">
        <w:rPr>
          <w:rtl/>
        </w:rPr>
        <w:t xml:space="preserve"> - שרי, פירוז אנדרפטא - אסור, וסימניך פירוז רשיעא.</w:t>
      </w:r>
    </w:p>
    <w:p w14:paraId="2760045F" w14:textId="77777777" w:rsidR="0046556D" w:rsidRDefault="00BD6C4F" w:rsidP="00BD6C4F">
      <w:pPr>
        <w:rPr>
          <w:rtl/>
        </w:rPr>
      </w:pPr>
      <w:r w:rsidRPr="00C63571">
        <w:rPr>
          <w:rtl/>
        </w:rPr>
        <w:t xml:space="preserve">• </w:t>
      </w:r>
      <w:r>
        <w:rPr>
          <w:rStyle w:val="2fb"/>
          <w:rFonts w:hint="cs"/>
          <w:rtl/>
          <w:rPrChange w:id="12031" w:author="מנוע אמוראים" w:date="2026-10-05T16:40:54Z">
            <w:rPr>
              <w:rFonts w:hint="cs"/>
              <w:rtl/>
            </w:rPr>
          </w:rPrChange>
        </w:rPr>
        <w:t xml:space="preserve">ר</w:t>
      </w:r>
      <w:r>
        <w:rPr>
          <w:rStyle w:val="2fb"/>
          <w:rtl/>
          <w:rPrChange w:id="12032" w:author="מנוע אמוראים" w:date="2026-10-05T16:40:54Z">
            <w:rPr>
              <w:rtl/>
            </w:rPr>
          </w:rPrChange>
        </w:rPr>
        <w:t xml:space="preserve">"</w:t>
      </w:r>
      <w:r>
        <w:rPr>
          <w:rStyle w:val="2fb"/>
          <w:rFonts w:hint="cs"/>
          <w:rtl/>
          <w:rPrChange w:id="12033" w:author="מנוע אמוראים" w:date="2026-10-05T16:40:54Z">
            <w:rPr>
              <w:rFonts w:hint="cs"/>
              <w:rtl/>
            </w:rPr>
          </w:rPrChange>
        </w:rPr>
        <w:t xml:space="preserve">ה</w:t>
      </w:r>
      <w:r w:rsidRPr="00C63571">
        <w:rPr>
          <w:rtl/>
        </w:rPr>
        <w:t>: בוניא - שרי, פרוא - אסיר, וסימניך פרואה אמגושא.</w:t>
      </w:r>
    </w:p>
    <w:p w14:paraId="2994870E" w14:textId="77777777" w:rsidR="0046556D" w:rsidRDefault="00BD6C4F" w:rsidP="00BD6C4F">
      <w:pPr>
        <w:rPr>
          <w:rtl/>
        </w:rPr>
      </w:pPr>
      <w:r w:rsidRPr="00C63571">
        <w:rPr>
          <w:rtl/>
        </w:rPr>
        <w:t xml:space="preserve">• </w:t>
      </w:r>
      <w:r>
        <w:rPr>
          <w:rStyle w:val="2fb"/>
          <w:rFonts w:hint="cs"/>
          <w:rtl/>
          <w:rPrChange w:id="12034" w:author="מנוע אמוראים" w:date="2026-10-05T16:40:54Z">
            <w:rPr>
              <w:rFonts w:hint="cs"/>
              <w:rtl/>
            </w:rPr>
          </w:rPrChange>
        </w:rPr>
        <w:t xml:space="preserve">אר</w:t>
      </w:r>
      <w:r>
        <w:rPr>
          <w:rStyle w:val="2fb"/>
          <w:rtl/>
          <w:rPrChange w:id="12035" w:author="מנוע אמוראים" w:date="2026-10-05T16:40:54Z">
            <w:rPr>
              <w:rtl/>
            </w:rPr>
          </w:rPrChange>
        </w:rPr>
        <w:t xml:space="preserve">"</w:t>
      </w:r>
      <w:r>
        <w:rPr>
          <w:rStyle w:val="2fb"/>
          <w:rFonts w:hint="cs"/>
          <w:rtl/>
          <w:rPrChange w:id="12036" w:author="מנוע אמוראים" w:date="2026-10-05T16:40:54Z">
            <w:rPr>
              <w:rFonts w:hint="cs"/>
              <w:rtl/>
            </w:rPr>
          </w:rPrChange>
        </w:rPr>
        <w:t xml:space="preserve">פ</w:t>
      </w:r>
      <w:r w:rsidRPr="00C63571">
        <w:rPr>
          <w:rtl/>
        </w:rPr>
        <w:t>: מרדו זגיד ואכיל - שרי, סגיד ואכיל - אסור, וסימניך לא תשתחוה לאל אחר.</w:t>
      </w:r>
    </w:p>
    <w:p w14:paraId="420DF60F" w14:textId="77777777" w:rsidR="0046556D" w:rsidRDefault="00BD6C4F" w:rsidP="00BD6C4F">
      <w:pPr>
        <w:rPr>
          <w:rtl/>
        </w:rPr>
      </w:pPr>
      <w:r w:rsidRPr="00C63571">
        <w:rPr>
          <w:rtl/>
        </w:rPr>
        <w:t>שמואל: שתיא חמרא - אסירא, וסימניך שתויי יין פסולין לעבודה.</w:t>
      </w:r>
    </w:p>
    <w:p w14:paraId="2CA56C5A" w14:textId="77777777" w:rsidR="00BD6C4F" w:rsidRPr="003D23F5" w:rsidRDefault="00BD6C4F" w:rsidP="00F07436">
      <w:pPr>
        <w:pStyle w:val="afff3"/>
        <w:framePr w:wrap="around"/>
        <w:rPr>
          <w:rtl/>
        </w:rPr>
      </w:pPr>
      <w:r w:rsidRPr="003D23F5">
        <w:rPr>
          <w:rFonts w:hint="cs"/>
          <w:rtl/>
        </w:rPr>
        <w:t>סג.</w:t>
      </w:r>
    </w:p>
    <w:p w14:paraId="613A766F" w14:textId="77777777" w:rsidR="0046556D" w:rsidRDefault="00BD6C4F" w:rsidP="00BD6C4F">
      <w:pPr>
        <w:rPr>
          <w:rtl/>
        </w:rPr>
      </w:pPr>
      <w:r w:rsidRPr="00C63571">
        <w:rPr>
          <w:rtl/>
        </w:rPr>
        <w:t>שמואל: מזגא חמרא - אסירא, בת מזגא חמרא - שריא, וסימניך יפה כח הבן מכח האב.</w:t>
      </w:r>
    </w:p>
    <w:p w14:paraId="1ADE73F1" w14:textId="77777777" w:rsidR="0046556D" w:rsidRDefault="00BD6C4F" w:rsidP="00BD6C4F">
      <w:pPr>
        <w:rPr>
          <w:rtl/>
        </w:rPr>
      </w:pPr>
      <w:r w:rsidRPr="00C63571">
        <w:rPr>
          <w:rtl/>
        </w:rPr>
        <w:lastRenderedPageBreak/>
        <w:t xml:space="preserve">• </w:t>
      </w:r>
      <w:r>
        <w:rPr>
          <w:rStyle w:val="2fb"/>
          <w:rFonts w:hint="cs"/>
          <w:rtl/>
          <w:rPrChange w:id="12037" w:author="מנוע אמוראים" w:date="2026-10-05T16:40:54Z">
            <w:rPr>
              <w:rFonts w:hint="cs"/>
              <w:rtl/>
            </w:rPr>
          </w:rPrChange>
        </w:rPr>
        <w:t xml:space="preserve">אר</w:t>
      </w:r>
      <w:r>
        <w:rPr>
          <w:rStyle w:val="2fb"/>
          <w:rtl/>
          <w:rPrChange w:id="12038" w:author="מנוע אמוראים" w:date="2026-10-05T16:40:54Z">
            <w:rPr>
              <w:rtl/>
            </w:rPr>
          </w:rPrChange>
        </w:rPr>
        <w:t xml:space="preserve">"</w:t>
      </w:r>
      <w:r>
        <w:rPr>
          <w:rStyle w:val="2fb"/>
          <w:rFonts w:hint="cs"/>
          <w:rtl/>
          <w:rPrChange w:id="12039" w:author="מנוע אמוראים" w:date="2026-10-05T16:40:54Z">
            <w:rPr>
              <w:rFonts w:hint="cs"/>
              <w:rtl/>
            </w:rPr>
          </w:rPrChange>
        </w:rPr>
        <w:t xml:space="preserve">י</w:t>
      </w:r>
      <w:r w:rsidRPr="00C63571">
        <w:rPr>
          <w:rtl/>
        </w:rPr>
        <w:t xml:space="preserve">: שקיטנא אריכי שקי וסומקי - שריא, וסימניך - מורזמא, גוצי וסומקי - אסירי, </w:t>
      </w:r>
    </w:p>
    <w:p w14:paraId="6312A271" w14:textId="77777777" w:rsidR="0046556D" w:rsidRDefault="00BD6C4F" w:rsidP="00BD6C4F">
      <w:pPr>
        <w:rPr>
          <w:rtl/>
        </w:rPr>
      </w:pPr>
      <w:r w:rsidRPr="00C63571">
        <w:rPr>
          <w:rtl/>
        </w:rPr>
        <w:t>וסימניך ננוס פסול, אריכי שקי וירוקי - אסירי, וסימניך, ירוקין פסולין.</w:t>
      </w:r>
    </w:p>
    <w:p w14:paraId="5CEEA43D" w14:textId="77777777" w:rsidR="0046556D" w:rsidRDefault="00BD6C4F" w:rsidP="00BD6C4F">
      <w:pPr>
        <w:rPr>
          <w:rtl/>
        </w:rPr>
      </w:pPr>
      <w:r w:rsidRPr="00C63571">
        <w:rPr>
          <w:rtl/>
        </w:rPr>
        <w:t xml:space="preserve">• </w:t>
      </w:r>
      <w:r>
        <w:rPr>
          <w:rStyle w:val="2fb"/>
          <w:rFonts w:hint="cs"/>
          <w:rtl/>
          <w:rPrChange w:id="12040" w:author="מנוע אמוראים" w:date="2026-10-05T16:40:54Z">
            <w:rPr>
              <w:rFonts w:hint="cs"/>
              <w:rtl/>
            </w:rPr>
          </w:rPrChange>
        </w:rPr>
        <w:t xml:space="preserve">אר</w:t>
      </w:r>
      <w:r>
        <w:rPr>
          <w:rStyle w:val="2fb"/>
          <w:rtl/>
          <w:rPrChange w:id="12041" w:author="מנוע אמוראים" w:date="2026-10-05T16:40:54Z">
            <w:rPr>
              <w:rtl/>
            </w:rPr>
          </w:rPrChange>
        </w:rPr>
        <w:t xml:space="preserve">"</w:t>
      </w:r>
      <w:r>
        <w:rPr>
          <w:rStyle w:val="2fb"/>
          <w:rFonts w:hint="cs"/>
          <w:rtl/>
          <w:rPrChange w:id="12042" w:author="מנוע אמוראים" w:date="2026-10-05T16:40:54Z">
            <w:rPr>
              <w:rFonts w:hint="cs"/>
              <w:rtl/>
            </w:rPr>
          </w:rPrChange>
        </w:rPr>
        <w:t xml:space="preserve">י</w:t>
      </w:r>
      <w:r>
        <w:rPr>
          <w:rtl/>
        </w:rPr>
        <w:t xml:space="preserve">: </w:t>
      </w:r>
      <w:r w:rsidRPr="009F1987">
        <w:rPr>
          <w:b/>
          <w:bCs/>
          <w:rtl/>
        </w:rPr>
        <w:t>שלך</w:t>
      </w:r>
      <w:r>
        <w:rPr>
          <w:rtl/>
        </w:rPr>
        <w:t xml:space="preserve"> </w:t>
      </w:r>
      <w:r w:rsidRPr="00C63571">
        <w:rPr>
          <w:rtl/>
        </w:rPr>
        <w:t xml:space="preserve">זה השולה דגים מן הים, </w:t>
      </w:r>
      <w:r w:rsidRPr="009F1987">
        <w:rPr>
          <w:b/>
          <w:bCs/>
          <w:rtl/>
        </w:rPr>
        <w:t>דוכיפת</w:t>
      </w:r>
      <w:r w:rsidRPr="00C63571">
        <w:rPr>
          <w:rtl/>
        </w:rPr>
        <w:t xml:space="preserve"> - שהודו כפות </w:t>
      </w:r>
      <w:r>
        <w:rPr>
          <w:rFonts w:hint="cs"/>
          <w:rtl/>
        </w:rPr>
        <w:t>ותנ</w:t>
      </w:r>
      <w:r w:rsidR="00BF1CF6">
        <w:rPr>
          <w:rtl/>
        </w:rPr>
        <w:t>"</w:t>
      </w:r>
      <w:r>
        <w:rPr>
          <w:rFonts w:hint="cs"/>
          <w:rtl/>
        </w:rPr>
        <w:t>ה ש</w:t>
      </w:r>
      <w:r w:rsidRPr="00C63571">
        <w:rPr>
          <w:rtl/>
        </w:rPr>
        <w:t>הודו כפות, וזהו שהביא שמיר לבית המקדש.</w:t>
      </w:r>
    </w:p>
    <w:p w14:paraId="4A1F942C" w14:textId="77777777" w:rsidR="0046556D" w:rsidRDefault="00BD6C4F" w:rsidP="00BD6C4F">
      <w:pPr>
        <w:rPr>
          <w:rtl/>
        </w:rPr>
      </w:pPr>
      <w:r w:rsidRPr="00C63571">
        <w:rPr>
          <w:rtl/>
        </w:rPr>
        <w:t>• ר' יוחנן, כ</w:t>
      </w:r>
      <w:r>
        <w:rPr>
          <w:rFonts w:hint="cs"/>
          <w:rtl/>
        </w:rPr>
        <w:t>שהיה רואה שלך א</w:t>
      </w:r>
      <w:r w:rsidRPr="00C63571">
        <w:rPr>
          <w:rtl/>
        </w:rPr>
        <w:t>מר: משפטיך תהום רבה, כ</w:t>
      </w:r>
      <w:r>
        <w:rPr>
          <w:rFonts w:hint="cs"/>
          <w:rtl/>
        </w:rPr>
        <w:t>שראה נמלה אמר</w:t>
      </w:r>
      <w:r w:rsidRPr="00C63571">
        <w:rPr>
          <w:rtl/>
        </w:rPr>
        <w:t>:</w:t>
      </w:r>
      <w:r>
        <w:rPr>
          <w:rFonts w:hint="cs"/>
          <w:rtl/>
        </w:rPr>
        <w:t>'</w:t>
      </w:r>
      <w:r w:rsidRPr="00C63571">
        <w:rPr>
          <w:rtl/>
        </w:rPr>
        <w:t xml:space="preserve"> צדקתך כהררי אל.</w:t>
      </w:r>
    </w:p>
    <w:p w14:paraId="388437EC" w14:textId="77777777" w:rsidR="0046556D" w:rsidRDefault="00BD6C4F" w:rsidP="00BD6C4F">
      <w:pPr>
        <w:rPr>
          <w:rtl/>
        </w:rPr>
      </w:pPr>
      <w:r w:rsidRPr="00C63571">
        <w:rPr>
          <w:rtl/>
        </w:rPr>
        <w:t xml:space="preserve">• אמר אמימר: </w:t>
      </w:r>
      <w:r w:rsidRPr="009F1987">
        <w:rPr>
          <w:b/>
          <w:bCs/>
          <w:rtl/>
        </w:rPr>
        <w:t>לקני</w:t>
      </w:r>
      <w:r w:rsidRPr="00C63571">
        <w:rPr>
          <w:rtl/>
        </w:rPr>
        <w:t xml:space="preserve"> </w:t>
      </w:r>
      <w:r w:rsidRPr="009F1987">
        <w:rPr>
          <w:b/>
          <w:bCs/>
          <w:rtl/>
        </w:rPr>
        <w:t>ובטני</w:t>
      </w:r>
      <w:r w:rsidRPr="00C63571">
        <w:rPr>
          <w:rtl/>
        </w:rPr>
        <w:t xml:space="preserve"> - </w:t>
      </w:r>
      <w:r>
        <w:rPr>
          <w:rFonts w:hint="cs"/>
          <w:rtl/>
        </w:rPr>
        <w:t>מותרים</w:t>
      </w:r>
      <w:r w:rsidRPr="00C63571">
        <w:rPr>
          <w:rtl/>
        </w:rPr>
        <w:t xml:space="preserve">, </w:t>
      </w:r>
      <w:r w:rsidRPr="009F1987">
        <w:rPr>
          <w:b/>
          <w:bCs/>
          <w:rtl/>
        </w:rPr>
        <w:t>שקנאי</w:t>
      </w:r>
      <w:r w:rsidRPr="00C63571">
        <w:rPr>
          <w:rtl/>
        </w:rPr>
        <w:t xml:space="preserve"> </w:t>
      </w:r>
      <w:r w:rsidRPr="009F1987">
        <w:rPr>
          <w:b/>
          <w:bCs/>
          <w:rtl/>
        </w:rPr>
        <w:t>ובטנאי</w:t>
      </w:r>
      <w:r>
        <w:rPr>
          <w:rFonts w:hint="cs"/>
          <w:rtl/>
        </w:rPr>
        <w:t xml:space="preserve"> </w:t>
      </w:r>
      <w:r w:rsidRPr="00C63571">
        <w:rPr>
          <w:rtl/>
        </w:rPr>
        <w:t>מקום שנהגו לאכול - אוכלין, מקום שנהגו שלא לאכול - אין אוכלין.</w:t>
      </w:r>
    </w:p>
    <w:p w14:paraId="43622DB4" w14:textId="77777777" w:rsidR="0046556D" w:rsidRDefault="00BD6C4F" w:rsidP="00BD6C4F">
      <w:pPr>
        <w:rPr>
          <w:rtl/>
        </w:rPr>
      </w:pPr>
      <w:r>
        <w:rPr>
          <w:rFonts w:hint="cs"/>
          <w:rtl/>
        </w:rPr>
        <w:t xml:space="preserve">במנהג הדבר תלוי דהא במקום </w:t>
      </w:r>
      <w:r w:rsidRPr="00C63571">
        <w:rPr>
          <w:rtl/>
        </w:rPr>
        <w:t>דשכיחי פרס ועזניה, הא ב</w:t>
      </w:r>
      <w:r>
        <w:rPr>
          <w:rFonts w:hint="cs"/>
          <w:rtl/>
        </w:rPr>
        <w:t xml:space="preserve">מקום שלא </w:t>
      </w:r>
      <w:r w:rsidRPr="00C63571">
        <w:rPr>
          <w:rtl/>
        </w:rPr>
        <w:t>שכיחי פרס ועזניה.</w:t>
      </w:r>
    </w:p>
    <w:p w14:paraId="28802B7B" w14:textId="77777777" w:rsidR="0046556D" w:rsidRDefault="00BD6C4F" w:rsidP="00BD6C4F">
      <w:pPr>
        <w:rPr>
          <w:rtl/>
        </w:rPr>
      </w:pPr>
      <w:r>
        <w:rPr>
          <w:rtl/>
        </w:rPr>
        <w:t>•</w:t>
      </w:r>
      <w:r w:rsidRPr="00C63571">
        <w:rPr>
          <w:rtl/>
        </w:rPr>
        <w:t xml:space="preserve"> אביי: קואי וקקואי - אסירי, קקואתא - שריא.</w:t>
      </w:r>
      <w:r>
        <w:rPr>
          <w:rFonts w:hint="cs"/>
          <w:rtl/>
        </w:rPr>
        <w:t xml:space="preserve">   </w:t>
      </w:r>
      <w:r w:rsidRPr="00C63571">
        <w:rPr>
          <w:rtl/>
        </w:rPr>
        <w:t>במערבא מלקו עילוה, וקרו לה תחוותא.</w:t>
      </w:r>
    </w:p>
    <w:p w14:paraId="5810E666" w14:textId="77777777" w:rsidR="0046556D" w:rsidRDefault="00BD6C4F" w:rsidP="00BD6C4F">
      <w:pPr>
        <w:rPr>
          <w:rtl/>
        </w:rPr>
      </w:pPr>
      <w:r w:rsidRPr="00767C59">
        <w:rPr>
          <w:b/>
          <w:bCs/>
          <w:rtl/>
        </w:rPr>
        <w:t>ת"ר</w:t>
      </w:r>
      <w:r w:rsidRPr="00C63571">
        <w:rPr>
          <w:rtl/>
        </w:rPr>
        <w:t xml:space="preserve">: </w:t>
      </w:r>
      <w:r w:rsidRPr="009F1987">
        <w:rPr>
          <w:b/>
          <w:bCs/>
          <w:rtl/>
        </w:rPr>
        <w:t>תנשמת</w:t>
      </w:r>
      <w:r w:rsidRPr="00C63571">
        <w:rPr>
          <w:rtl/>
        </w:rPr>
        <w:t xml:space="preserve"> - באות שבעופות.</w:t>
      </w:r>
      <w:r>
        <w:rPr>
          <w:rFonts w:hint="cs"/>
          <w:rtl/>
        </w:rPr>
        <w:t xml:space="preserve"> ולא באות שבשרצים </w:t>
      </w:r>
    </w:p>
    <w:p w14:paraId="1B63B34B" w14:textId="77777777" w:rsidR="0046556D" w:rsidRDefault="00BD6C4F" w:rsidP="00BD6C4F">
      <w:pPr>
        <w:rPr>
          <w:rtl/>
        </w:rPr>
      </w:pPr>
      <w:r>
        <w:rPr>
          <w:rFonts w:hint="cs"/>
          <w:rtl/>
        </w:rPr>
        <w:t>ד</w:t>
      </w:r>
      <w:r w:rsidRPr="00C63571">
        <w:rPr>
          <w:rtl/>
        </w:rPr>
        <w:t xml:space="preserve">צא ולמד מי"ג מדות שהתורה נדרשת בהן, דבר הלמד מענינו, </w:t>
      </w:r>
      <w:r>
        <w:rPr>
          <w:rFonts w:hint="cs"/>
          <w:rtl/>
        </w:rPr>
        <w:t xml:space="preserve">הכתוב מדבר בעופות אף כאן </w:t>
      </w:r>
    </w:p>
    <w:p w14:paraId="5AE20EB9" w14:textId="77777777" w:rsidR="0046556D" w:rsidRDefault="00BD6C4F" w:rsidP="00BD6C4F">
      <w:pPr>
        <w:rPr>
          <w:rtl/>
        </w:rPr>
      </w:pPr>
      <w:r w:rsidRPr="00C63571">
        <w:rPr>
          <w:rtl/>
        </w:rPr>
        <w:t xml:space="preserve">תניא נמי גבי שרצים כה"ג: תנשמת - באות שבשרצים, </w:t>
      </w:r>
      <w:r>
        <w:rPr>
          <w:rFonts w:hint="cs"/>
          <w:rtl/>
        </w:rPr>
        <w:t xml:space="preserve">ולא שבעופות </w:t>
      </w:r>
    </w:p>
    <w:p w14:paraId="2D5BBE2D" w14:textId="77777777" w:rsidR="0046556D" w:rsidRDefault="00BD6C4F" w:rsidP="00BD6C4F">
      <w:pPr>
        <w:rPr>
          <w:rtl/>
        </w:rPr>
      </w:pPr>
      <w:r w:rsidRPr="00C63571">
        <w:rPr>
          <w:rtl/>
        </w:rPr>
        <w:t xml:space="preserve">צא ולמד מי"ג מדות שהתורה נדרשת בהן דבר הלמד מענינו, </w:t>
      </w:r>
      <w:r>
        <w:rPr>
          <w:rFonts w:hint="cs"/>
          <w:rtl/>
        </w:rPr>
        <w:t>ד</w:t>
      </w:r>
      <w:r w:rsidRPr="00C63571">
        <w:rPr>
          <w:rtl/>
        </w:rPr>
        <w:t>בשרצים, אף כאן - בשרצים.</w:t>
      </w:r>
    </w:p>
    <w:p w14:paraId="339B9E90" w14:textId="77777777" w:rsidR="0046556D" w:rsidRDefault="00BD6C4F" w:rsidP="00BD6C4F">
      <w:pPr>
        <w:rPr>
          <w:rtl/>
        </w:rPr>
      </w:pPr>
      <w:r w:rsidRPr="00C63571">
        <w:rPr>
          <w:rtl/>
        </w:rPr>
        <w:t>אמר אביי: באות שבעופות - קיפוף, באות שבשרצים - קורפדאי.</w:t>
      </w:r>
    </w:p>
    <w:p w14:paraId="741EC876" w14:textId="77777777" w:rsidR="0046556D" w:rsidRDefault="00BD6C4F" w:rsidP="00BD6C4F">
      <w:pPr>
        <w:rPr>
          <w:rtl/>
        </w:rPr>
      </w:pPr>
      <w:r w:rsidRPr="00C63571">
        <w:rPr>
          <w:rtl/>
        </w:rPr>
        <w:t xml:space="preserve">• אמר רב יהודה: </w:t>
      </w:r>
      <w:r w:rsidRPr="009F1987">
        <w:rPr>
          <w:b/>
          <w:bCs/>
          <w:rtl/>
        </w:rPr>
        <w:t>קאת</w:t>
      </w:r>
      <w:r w:rsidRPr="00C63571">
        <w:rPr>
          <w:rtl/>
        </w:rPr>
        <w:t xml:space="preserve"> - זו הקוק </w:t>
      </w:r>
      <w:r w:rsidRPr="009F1987">
        <w:rPr>
          <w:b/>
          <w:bCs/>
          <w:rtl/>
        </w:rPr>
        <w:t>רחם</w:t>
      </w:r>
      <w:r w:rsidRPr="00C63571">
        <w:rPr>
          <w:rtl/>
        </w:rPr>
        <w:t xml:space="preserve"> - זו שרקרק.</w:t>
      </w:r>
    </w:p>
    <w:p w14:paraId="5BFD4203" w14:textId="77777777" w:rsidR="0046556D" w:rsidRDefault="00BD6C4F" w:rsidP="00BD6C4F">
      <w:pPr>
        <w:rPr>
          <w:rtl/>
        </w:rPr>
      </w:pPr>
      <w:r w:rsidRPr="00C63571">
        <w:rPr>
          <w:rtl/>
        </w:rPr>
        <w:t>א"ר יוחנן: למה נקרא שמו רחם? כיון שבא רחם - באו רחמים לעולם.</w:t>
      </w:r>
    </w:p>
    <w:p w14:paraId="1DDA63B4" w14:textId="77777777" w:rsidR="0046556D" w:rsidRDefault="00BD6C4F" w:rsidP="00BD6C4F">
      <w:pPr>
        <w:rPr>
          <w:rtl/>
        </w:rPr>
      </w:pPr>
      <w:r>
        <w:rPr>
          <w:rStyle w:val="2fb"/>
          <w:rFonts w:hint="cs"/>
          <w:rtl/>
          <w:rPrChange w:id="12043" w:author="מנוע אמוראים" w:date="2026-10-05T16:40:54Z">
            <w:rPr>
              <w:rFonts w:hint="cs"/>
              <w:rtl/>
            </w:rPr>
          </w:rPrChange>
        </w:rPr>
        <w:t xml:space="preserve">ארב</w:t>
      </w:r>
      <w:r>
        <w:rPr>
          <w:rStyle w:val="2fb"/>
          <w:rtl/>
          <w:rPrChange w:id="12044" w:author="מנוע אמוראים" w:date="2026-10-05T16:40:54Z">
            <w:rPr>
              <w:rtl/>
            </w:rPr>
          </w:rPrChange>
        </w:rPr>
        <w:t xml:space="preserve">"</w:t>
      </w:r>
      <w:r>
        <w:rPr>
          <w:rStyle w:val="2fb"/>
          <w:rFonts w:hint="cs"/>
          <w:rtl/>
          <w:rPrChange w:id="12045" w:author="מנוע אמוראים" w:date="2026-10-05T16:40:54Z">
            <w:rPr>
              <w:rFonts w:hint="cs"/>
              <w:rtl/>
            </w:rPr>
          </w:rPrChange>
        </w:rPr>
        <w:t xml:space="preserve">א</w:t>
      </w:r>
      <w:r w:rsidRPr="00C63571">
        <w:rPr>
          <w:rtl/>
        </w:rPr>
        <w:t xml:space="preserve">: והוא </w:t>
      </w:r>
      <w:r>
        <w:rPr>
          <w:rFonts w:hint="cs"/>
          <w:rtl/>
        </w:rPr>
        <w:t>שיושב על דבר ומצפצף</w:t>
      </w:r>
      <w:r w:rsidRPr="00C63571">
        <w:rPr>
          <w:rtl/>
        </w:rPr>
        <w:t xml:space="preserve"> שרקרק, וגמירי, דאי </w:t>
      </w:r>
      <w:r>
        <w:rPr>
          <w:rFonts w:hint="cs"/>
          <w:rtl/>
        </w:rPr>
        <w:t>יושב על הארץ ושורק בא משיח שנא' '</w:t>
      </w:r>
      <w:r w:rsidRPr="00C63571">
        <w:rPr>
          <w:rtl/>
        </w:rPr>
        <w:t>אשרקה להם ואקבצם;</w:t>
      </w:r>
    </w:p>
    <w:p w14:paraId="5E2FB878" w14:textId="5B687AC6" w:rsidR="0046556D" w:rsidRDefault="00BD6C4F" w:rsidP="00BD6C4F">
      <w:pPr>
        <w:rPr>
          <w:rtl/>
        </w:rPr>
      </w:pPr>
      <w:r>
        <w:rPr>
          <w:rFonts w:hint="cs"/>
          <w:rtl/>
        </w:rPr>
        <w:t xml:space="preserve">וזה שישב </w:t>
      </w:r>
      <w:r>
        <w:rPr>
          <w:rtl/>
        </w:rPr>
        <w:t>בי כרבא ושרק, ו</w:t>
      </w:r>
      <w:r>
        <w:rPr>
          <w:rFonts w:hint="cs"/>
          <w:rtl/>
        </w:rPr>
        <w:t xml:space="preserve">נפלה אבן ופסקה למוחו דהוא בדאי היה </w:t>
      </w:r>
    </w:p>
    <w:p w14:paraId="67C4C9C1" w14:textId="77777777" w:rsidR="00822210" w:rsidRDefault="00BD6C4F" w:rsidP="00BD6C4F">
      <w:pPr>
        <w:rPr>
          <w:rtl/>
        </w:rPr>
      </w:pPr>
      <w:r w:rsidRPr="00C63571">
        <w:rPr>
          <w:rtl/>
        </w:rPr>
        <w:t xml:space="preserve">• </w:t>
      </w:r>
      <w:r w:rsidRPr="00767C59">
        <w:rPr>
          <w:b/>
          <w:bCs/>
          <w:rtl/>
        </w:rPr>
        <w:t>ת"ר</w:t>
      </w:r>
      <w:r w:rsidRPr="00C63571">
        <w:rPr>
          <w:rtl/>
        </w:rPr>
        <w:t xml:space="preserve">: </w:t>
      </w:r>
      <w:r w:rsidRPr="009F1987">
        <w:rPr>
          <w:b/>
          <w:bCs/>
          <w:rtl/>
        </w:rPr>
        <w:t>עורב</w:t>
      </w:r>
      <w:r w:rsidRPr="00C63571">
        <w:rPr>
          <w:rtl/>
        </w:rPr>
        <w:t xml:space="preserve"> - זה עורב</w:t>
      </w:r>
      <w:r w:rsidRPr="00A71A5E">
        <w:rPr>
          <w:rStyle w:val="afffff0"/>
          <w:rtl/>
        </w:rPr>
        <w:t xml:space="preserve"> </w:t>
      </w:r>
      <w:r w:rsidRPr="00A71A5E">
        <w:rPr>
          <w:rStyle w:val="afffff0"/>
          <w:rFonts w:hint="cs"/>
          <w:rtl/>
        </w:rPr>
        <w:t>'</w:t>
      </w:r>
      <w:r w:rsidRPr="00A71A5E">
        <w:rPr>
          <w:rStyle w:val="afffff0"/>
          <w:rtl/>
        </w:rPr>
        <w:t>את כל העורב</w:t>
      </w:r>
      <w:r w:rsidRPr="00A71A5E">
        <w:rPr>
          <w:rStyle w:val="afffff0"/>
          <w:rFonts w:hint="cs"/>
          <w:rtl/>
        </w:rPr>
        <w:t>'</w:t>
      </w:r>
      <w:r w:rsidRPr="00A71A5E">
        <w:rPr>
          <w:rStyle w:val="afffff0"/>
          <w:rtl/>
        </w:rPr>
        <w:t xml:space="preserve"> </w:t>
      </w:r>
      <w:r w:rsidRPr="00C63571">
        <w:rPr>
          <w:rtl/>
        </w:rPr>
        <w:t>להביא עורב העמקי,</w:t>
      </w:r>
      <w:r w:rsidRPr="00A71A5E">
        <w:rPr>
          <w:rStyle w:val="afffff0"/>
          <w:rtl/>
        </w:rPr>
        <w:t xml:space="preserve"> </w:t>
      </w:r>
      <w:r w:rsidRPr="00A71A5E">
        <w:rPr>
          <w:rStyle w:val="afffff0"/>
          <w:rFonts w:hint="cs"/>
          <w:rtl/>
        </w:rPr>
        <w:t>'</w:t>
      </w:r>
      <w:r w:rsidRPr="00A71A5E">
        <w:rPr>
          <w:rStyle w:val="afffff0"/>
          <w:rtl/>
        </w:rPr>
        <w:t>למינו</w:t>
      </w:r>
      <w:r w:rsidRPr="00A71A5E">
        <w:rPr>
          <w:rStyle w:val="afffff0"/>
          <w:rFonts w:hint="cs"/>
          <w:rtl/>
        </w:rPr>
        <w:t>'</w:t>
      </w:r>
      <w:r w:rsidRPr="00A71A5E">
        <w:rPr>
          <w:rStyle w:val="afffff0"/>
          <w:rtl/>
        </w:rPr>
        <w:t xml:space="preserve"> </w:t>
      </w:r>
      <w:r w:rsidRPr="00C63571">
        <w:rPr>
          <w:rtl/>
        </w:rPr>
        <w:t>להביא עורב הבא בראשי יונים.</w:t>
      </w:r>
    </w:p>
    <w:p w14:paraId="037CDC1D" w14:textId="77777777" w:rsidR="00822210" w:rsidRDefault="00822210" w:rsidP="00BD6C4F">
      <w:pPr>
        <w:rPr>
          <w:rtl/>
        </w:rPr>
      </w:pPr>
      <w:r>
        <w:rPr>
          <w:rtl/>
        </w:rPr>
        <w:t xml:space="preserve"> '</w:t>
      </w:r>
      <w:r w:rsidR="00BD6C4F" w:rsidRPr="00C63571">
        <w:rPr>
          <w:rtl/>
        </w:rPr>
        <w:t>עורב</w:t>
      </w:r>
      <w:r w:rsidR="00BD6C4F">
        <w:rPr>
          <w:rFonts w:hint="cs"/>
          <w:rtl/>
        </w:rPr>
        <w:t>'</w:t>
      </w:r>
      <w:r w:rsidR="00BD6C4F" w:rsidRPr="00C63571">
        <w:rPr>
          <w:rtl/>
        </w:rPr>
        <w:t xml:space="preserve"> - זה עורב אוכמא, וכן הוא אומר קווצותיו תלתלים שחורות כעורב;</w:t>
      </w:r>
    </w:p>
    <w:p w14:paraId="681506B2" w14:textId="77777777" w:rsidR="0046556D" w:rsidRDefault="00822210" w:rsidP="00BD6C4F">
      <w:pPr>
        <w:rPr>
          <w:rtl/>
        </w:rPr>
      </w:pPr>
      <w:r>
        <w:rPr>
          <w:rtl/>
        </w:rPr>
        <w:t xml:space="preserve"> '</w:t>
      </w:r>
      <w:r w:rsidR="00BD6C4F" w:rsidRPr="00C63571">
        <w:rPr>
          <w:rtl/>
        </w:rPr>
        <w:t>העמקי</w:t>
      </w:r>
      <w:r w:rsidR="00BD6C4F">
        <w:rPr>
          <w:rFonts w:hint="cs"/>
          <w:rtl/>
        </w:rPr>
        <w:t>'</w:t>
      </w:r>
      <w:r w:rsidR="00BD6C4F" w:rsidRPr="00C63571">
        <w:rPr>
          <w:rtl/>
        </w:rPr>
        <w:t xml:space="preserve"> - חיוורא, וכן אומר,</w:t>
      </w:r>
      <w:r w:rsidR="00BD6C4F" w:rsidRPr="00A71A5E">
        <w:rPr>
          <w:rStyle w:val="afffff0"/>
          <w:rtl/>
        </w:rPr>
        <w:t xml:space="preserve"> </w:t>
      </w:r>
      <w:r w:rsidR="00BD6C4F" w:rsidRPr="00A71A5E">
        <w:rPr>
          <w:rStyle w:val="afffff0"/>
          <w:rFonts w:hint="cs"/>
          <w:rtl/>
        </w:rPr>
        <w:t>'</w:t>
      </w:r>
      <w:r w:rsidR="00BD6C4F" w:rsidRPr="00A71A5E">
        <w:rPr>
          <w:rStyle w:val="afffff0"/>
          <w:rtl/>
        </w:rPr>
        <w:t>ומראהו עמוק מן העור</w:t>
      </w:r>
      <w:r w:rsidR="00BD6C4F" w:rsidRPr="00A71A5E">
        <w:rPr>
          <w:rStyle w:val="afffff0"/>
          <w:rFonts w:hint="cs"/>
          <w:rtl/>
        </w:rPr>
        <w:t>'</w:t>
      </w:r>
      <w:r w:rsidR="00BD6C4F" w:rsidRPr="00A71A5E">
        <w:rPr>
          <w:rStyle w:val="afffff0"/>
          <w:rtl/>
        </w:rPr>
        <w:t xml:space="preserve"> </w:t>
      </w:r>
      <w:r w:rsidR="00BD6C4F" w:rsidRPr="00C63571">
        <w:rPr>
          <w:rtl/>
        </w:rPr>
        <w:t>- כמראה חמה העמוקה מן הצל;</w:t>
      </w:r>
    </w:p>
    <w:p w14:paraId="09AEC36B" w14:textId="77777777" w:rsidR="0046556D" w:rsidRDefault="00BD6C4F" w:rsidP="00BD6C4F">
      <w:pPr>
        <w:rPr>
          <w:rtl/>
        </w:rPr>
      </w:pPr>
      <w:r w:rsidRPr="00C63571">
        <w:rPr>
          <w:rtl/>
        </w:rPr>
        <w:t xml:space="preserve">ועורב הבא בראשי יונים </w:t>
      </w:r>
      <w:r>
        <w:rPr>
          <w:rStyle w:val="2fb"/>
          <w:rFonts w:hint="cs"/>
          <w:rtl/>
          <w:rPrChange w:id="12046" w:author="מנוע אמוראים" w:date="2026-10-05T16:40:54Z">
            <w:rPr>
              <w:rFonts w:hint="cs"/>
              <w:rtl/>
            </w:rPr>
          </w:rPrChange>
        </w:rPr>
        <w:t xml:space="preserve">אר</w:t>
      </w:r>
      <w:r>
        <w:rPr>
          <w:rStyle w:val="2fb"/>
          <w:rtl/>
          <w:rPrChange w:id="12047" w:author="מנוע אמוראים" w:date="2026-10-05T16:40:54Z">
            <w:rPr>
              <w:rtl/>
            </w:rPr>
          </w:rPrChange>
        </w:rPr>
        <w:t xml:space="preserve">"</w:t>
      </w:r>
      <w:r>
        <w:rPr>
          <w:rStyle w:val="2fb"/>
          <w:rFonts w:hint="cs"/>
          <w:rtl/>
          <w:rPrChange w:id="12048" w:author="מנוע אמוראים" w:date="2026-10-05T16:40:54Z">
            <w:rPr>
              <w:rFonts w:hint="cs"/>
              <w:rtl/>
            </w:rPr>
          </w:rPrChange>
        </w:rPr>
        <w:t xml:space="preserve">פ</w:t>
      </w:r>
      <w:r w:rsidRPr="00C63571">
        <w:rPr>
          <w:rtl/>
        </w:rPr>
        <w:t xml:space="preserve">: </w:t>
      </w:r>
      <w:r>
        <w:rPr>
          <w:rFonts w:hint="cs"/>
          <w:rtl/>
        </w:rPr>
        <w:t xml:space="preserve">- </w:t>
      </w:r>
      <w:r w:rsidRPr="00C63571">
        <w:rPr>
          <w:rtl/>
        </w:rPr>
        <w:t>דדמי רישיה לדיונה.</w:t>
      </w:r>
    </w:p>
    <w:p w14:paraId="108B90CD" w14:textId="77777777" w:rsidR="0046556D" w:rsidRDefault="00BD6C4F" w:rsidP="00BD6C4F">
      <w:pPr>
        <w:rPr>
          <w:rtl/>
        </w:rPr>
      </w:pPr>
      <w:r w:rsidRPr="00C63571">
        <w:rPr>
          <w:rtl/>
        </w:rPr>
        <w:t xml:space="preserve">• </w:t>
      </w:r>
      <w:r w:rsidRPr="00767C59">
        <w:rPr>
          <w:b/>
          <w:bCs/>
          <w:rtl/>
        </w:rPr>
        <w:t>ת"ר</w:t>
      </w:r>
      <w:r w:rsidRPr="00C63571">
        <w:rPr>
          <w:rtl/>
        </w:rPr>
        <w:t xml:space="preserve">: </w:t>
      </w:r>
      <w:r w:rsidRPr="009F1987">
        <w:rPr>
          <w:b/>
          <w:bCs/>
          <w:rtl/>
        </w:rPr>
        <w:t>הנץ</w:t>
      </w:r>
      <w:r w:rsidRPr="00C63571">
        <w:rPr>
          <w:rtl/>
        </w:rPr>
        <w:t xml:space="preserve"> - זה הנץ, למינהו - להביא את בר חיריא.</w:t>
      </w:r>
      <w:r>
        <w:rPr>
          <w:rFonts w:hint="cs"/>
          <w:rtl/>
        </w:rPr>
        <w:t>- והיינו שורינקא</w:t>
      </w:r>
    </w:p>
    <w:p w14:paraId="553ED366" w14:textId="77777777" w:rsidR="0046556D" w:rsidRDefault="00BD6C4F" w:rsidP="00BD6C4F">
      <w:pPr>
        <w:rPr>
          <w:rtl/>
        </w:rPr>
      </w:pPr>
      <w:r w:rsidRPr="00C63571">
        <w:rPr>
          <w:rtl/>
        </w:rPr>
        <w:t xml:space="preserve">• </w:t>
      </w:r>
      <w:r>
        <w:rPr>
          <w:rStyle w:val="2fb"/>
          <w:rFonts w:hint="cs"/>
          <w:rtl/>
          <w:rPrChange w:id="12049" w:author="מנוע אמוראים" w:date="2026-10-05T16:40:54Z">
            <w:rPr>
              <w:rFonts w:hint="cs"/>
              <w:rtl/>
            </w:rPr>
          </w:rPrChange>
        </w:rPr>
        <w:t xml:space="preserve">אר</w:t>
      </w:r>
      <w:r>
        <w:rPr>
          <w:rStyle w:val="2fb"/>
          <w:rtl/>
          <w:rPrChange w:id="12050" w:author="מנוע אמוראים" w:date="2026-10-05T16:40:54Z">
            <w:rPr>
              <w:rtl/>
            </w:rPr>
          </w:rPrChange>
        </w:rPr>
        <w:t xml:space="preserve">"</w:t>
      </w:r>
      <w:r>
        <w:rPr>
          <w:rStyle w:val="2fb"/>
          <w:rFonts w:hint="cs"/>
          <w:rtl/>
          <w:rPrChange w:id="12051" w:author="מנוע אמוראים" w:date="2026-10-05T16:40:54Z">
            <w:rPr>
              <w:rFonts w:hint="cs"/>
              <w:rtl/>
            </w:rPr>
          </w:rPrChange>
        </w:rPr>
        <w:t xml:space="preserve">י</w:t>
      </w:r>
      <w:r>
        <w:rPr>
          <w:rFonts w:hint="cs"/>
          <w:rtl/>
        </w:rPr>
        <w:t xml:space="preserve">:</w:t>
      </w:r>
      <w:r w:rsidRPr="00C63571">
        <w:rPr>
          <w:rtl/>
        </w:rPr>
        <w:t xml:space="preserve"> </w:t>
      </w:r>
      <w:r w:rsidRPr="009F1987">
        <w:rPr>
          <w:b/>
          <w:bCs/>
          <w:rtl/>
        </w:rPr>
        <w:t>החסידה</w:t>
      </w:r>
      <w:r w:rsidRPr="00C63571">
        <w:rPr>
          <w:rtl/>
        </w:rPr>
        <w:t xml:space="preserve"> - זו דיה לבנה, נקרא</w:t>
      </w:r>
      <w:r>
        <w:rPr>
          <w:rFonts w:hint="cs"/>
          <w:rtl/>
        </w:rPr>
        <w:t>ה</w:t>
      </w:r>
      <w:r w:rsidRPr="00C63571">
        <w:rPr>
          <w:rtl/>
        </w:rPr>
        <w:t xml:space="preserve"> </w:t>
      </w:r>
      <w:r>
        <w:rPr>
          <w:rFonts w:hint="cs"/>
          <w:rtl/>
        </w:rPr>
        <w:t>ח</w:t>
      </w:r>
      <w:r w:rsidRPr="00C63571">
        <w:rPr>
          <w:rtl/>
        </w:rPr>
        <w:t>סידה - שעושה חסידות עם חברותיה;</w:t>
      </w:r>
    </w:p>
    <w:p w14:paraId="6640E278" w14:textId="523ADA64" w:rsidR="0046556D" w:rsidRDefault="00BD6C4F" w:rsidP="00BD6C4F">
      <w:pPr>
        <w:rPr>
          <w:rtl/>
        </w:rPr>
      </w:pPr>
      <w:r w:rsidRPr="009F1987">
        <w:rPr>
          <w:b/>
          <w:bCs/>
          <w:rtl/>
        </w:rPr>
        <w:t>האנפה</w:t>
      </w:r>
      <w:r w:rsidRPr="00C63571">
        <w:rPr>
          <w:rtl/>
        </w:rPr>
        <w:t xml:space="preserve"> - זו דיה רגזנית, נקרא</w:t>
      </w:r>
      <w:r>
        <w:rPr>
          <w:rFonts w:hint="cs"/>
          <w:rtl/>
        </w:rPr>
        <w:t>ה</w:t>
      </w:r>
      <w:r w:rsidRPr="00C63571">
        <w:rPr>
          <w:rtl/>
        </w:rPr>
        <w:t xml:space="preserve"> אנפה - שמנאפת עם חברותיה.</w:t>
      </w:r>
    </w:p>
    <w:p w14:paraId="623CFD71" w14:textId="77777777" w:rsidR="0046556D" w:rsidRDefault="00BD6C4F" w:rsidP="00BD6C4F">
      <w:pPr>
        <w:rPr>
          <w:rtl/>
        </w:rPr>
      </w:pPr>
      <w:r w:rsidRPr="00C63571">
        <w:rPr>
          <w:rtl/>
        </w:rPr>
        <w:t xml:space="preserve">• </w:t>
      </w:r>
      <w:r>
        <w:rPr>
          <w:rStyle w:val="2fb"/>
          <w:rFonts w:hint="cs"/>
          <w:rtl/>
          <w:rPrChange w:id="12052" w:author="מנוע אמוראים" w:date="2026-10-05T16:40:54Z">
            <w:rPr>
              <w:rFonts w:hint="cs"/>
              <w:rtl/>
            </w:rPr>
          </w:rPrChange>
        </w:rPr>
        <w:t xml:space="preserve">ארחבר</w:t>
      </w:r>
      <w:r>
        <w:rPr>
          <w:rStyle w:val="2fb"/>
          <w:rtl/>
          <w:rPrChange w:id="12053" w:author="מנוע אמוראים" w:date="2026-10-05T16:40:54Z">
            <w:rPr>
              <w:rtl/>
            </w:rPr>
          </w:rPrChange>
        </w:rPr>
        <w:t xml:space="preserve">"</w:t>
      </w:r>
      <w:r>
        <w:rPr>
          <w:rStyle w:val="2fb"/>
          <w:rFonts w:hint="cs"/>
          <w:rtl/>
          <w:rPrChange w:id="12054" w:author="מנוע אמוראים" w:date="2026-10-05T16:40:54Z">
            <w:rPr>
              <w:rFonts w:hint="cs"/>
              <w:rtl/>
            </w:rPr>
          </w:rPrChange>
        </w:rPr>
        <w:t xml:space="preserve">ח</w:t>
      </w:r>
      <w:r>
        <w:rPr>
          <w:rFonts w:hint="cs"/>
          <w:rtl/>
        </w:rPr>
        <w:t xml:space="preserve"> </w:t>
      </w:r>
      <w:r>
        <w:rPr>
          <w:rStyle w:val="2fb"/>
          <w:rFonts w:hint="cs"/>
          <w:rtl/>
          <w:rPrChange w:id="12055" w:author="מנוע אמוראים" w:date="2026-10-05T16:40:54Z">
            <w:rPr>
              <w:rFonts w:hint="cs"/>
              <w:rtl/>
            </w:rPr>
          </w:rPrChange>
        </w:rPr>
        <w:t xml:space="preserve">מרחבד</w:t>
      </w:r>
      <w:r>
        <w:rPr>
          <w:rStyle w:val="2fb"/>
          <w:rtl/>
          <w:rPrChange w:id="12056" w:author="מנוע אמוראים" w:date="2026-10-05T16:40:54Z">
            <w:rPr>
              <w:rtl/>
            </w:rPr>
          </w:rPrChange>
        </w:rPr>
        <w:t xml:space="preserve">"</w:t>
      </w:r>
      <w:r>
        <w:rPr>
          <w:rStyle w:val="2fb"/>
          <w:rFonts w:hint="cs"/>
          <w:rtl/>
          <w:rPrChange w:id="12057" w:author="מנוע אמוראים" w:date="2026-10-05T16:40:54Z">
            <w:rPr>
              <w:rFonts w:hint="cs"/>
              <w:rtl/>
            </w:rPr>
          </w:rPrChange>
        </w:rPr>
        <w:t xml:space="preserve">ר</w:t>
      </w:r>
      <w:r>
        <w:rPr>
          <w:rFonts w:hint="cs"/>
          <w:rtl/>
        </w:rPr>
        <w:t xml:space="preserve"> מרב:</w:t>
      </w:r>
      <w:r w:rsidRPr="00C63571">
        <w:rPr>
          <w:rtl/>
        </w:rPr>
        <w:t xml:space="preserve"> עשרים וארבעה עופות טמאין הן.</w:t>
      </w:r>
    </w:p>
    <w:p w14:paraId="58D3CED0" w14:textId="77777777" w:rsidR="0046556D" w:rsidRDefault="00BD6C4F" w:rsidP="00BD6C4F">
      <w:pPr>
        <w:rPr>
          <w:rtl/>
        </w:rPr>
      </w:pPr>
      <w:r>
        <w:rPr>
          <w:rtl/>
        </w:rPr>
        <w:t xml:space="preserve">א"ל </w:t>
      </w:r>
      <w:r>
        <w:rPr>
          <w:rStyle w:val="2fb"/>
          <w:rtl/>
          <w:rPrChange w:id="12058" w:author="מנוע אמוראים" w:date="2026-10-05T16:40:54Z">
            <w:rPr>
              <w:rtl/>
            </w:rPr>
          </w:rPrChange>
        </w:rPr>
        <w:t xml:space="preserve">ר</w:t>
      </w:r>
      <w:r>
        <w:rPr>
          <w:rStyle w:val="2fb"/>
          <w:rFonts w:hint="cs"/>
          <w:rtl/>
          <w:rPrChange w:id="12059" w:author="מנוע אמוראים" w:date="2026-10-05T16:40:54Z">
            <w:rPr>
              <w:rFonts w:hint="cs"/>
              <w:rtl/>
            </w:rPr>
          </w:rPrChange>
        </w:rPr>
        <w:t xml:space="preserve">חב</w:t>
      </w:r>
      <w:r>
        <w:rPr>
          <w:rStyle w:val="2fb"/>
          <w:rtl/>
          <w:rPrChange w:id="12060" w:author="מנוע אמוראים" w:date="2026-10-05T16:40:54Z">
            <w:rPr>
              <w:rtl/>
            </w:rPr>
          </w:rPrChange>
        </w:rPr>
        <w:t xml:space="preserve">"</w:t>
      </w:r>
      <w:r>
        <w:rPr>
          <w:rStyle w:val="2fb"/>
          <w:rFonts w:hint="cs"/>
          <w:rtl/>
          <w:rPrChange w:id="12061" w:author="מנוע אמוראים" w:date="2026-10-05T16:40:54Z">
            <w:rPr>
              <w:rFonts w:hint="cs"/>
              <w:rtl/>
            </w:rPr>
          </w:rPrChange>
        </w:rPr>
        <w:t xml:space="preserve">רח</w:t>
      </w:r>
      <w:r>
        <w:rPr>
          <w:rFonts w:hint="cs"/>
          <w:rtl/>
        </w:rPr>
        <w:t xml:space="preserve"> </w:t>
      </w:r>
      <w:r>
        <w:rPr>
          <w:rStyle w:val="2fb"/>
          <w:rFonts w:hint="cs"/>
          <w:rtl/>
          <w:rPrChange w:id="12062" w:author="מנוע אמוראים" w:date="2026-10-05T16:40:54Z">
            <w:rPr>
              <w:rFonts w:hint="cs"/>
              <w:rtl/>
            </w:rPr>
          </w:rPrChange>
        </w:rPr>
        <w:t xml:space="preserve">לר</w:t>
      </w:r>
      <w:r>
        <w:rPr>
          <w:rStyle w:val="2fb"/>
          <w:rtl/>
          <w:rPrChange w:id="12063" w:author="מנוע אמוראים" w:date="2026-10-05T16:40:54Z">
            <w:rPr>
              <w:rtl/>
            </w:rPr>
          </w:rPrChange>
        </w:rPr>
        <w:t xml:space="preserve">"</w:t>
      </w:r>
      <w:r>
        <w:rPr>
          <w:rStyle w:val="2fb"/>
          <w:rFonts w:hint="cs"/>
          <w:rtl/>
          <w:rPrChange w:id="12064" w:author="מנוע אמוראים" w:date="2026-10-05T16:40:54Z">
            <w:rPr>
              <w:rFonts w:hint="cs"/>
              <w:rtl/>
            </w:rPr>
          </w:rPrChange>
        </w:rPr>
        <w:t xml:space="preserve">ח</w:t>
      </w:r>
      <w:r>
        <w:rPr>
          <w:rFonts w:hint="cs"/>
          <w:rtl/>
        </w:rPr>
        <w:t xml:space="preserve">: </w:t>
      </w:r>
      <w:r w:rsidRPr="00C63571">
        <w:rPr>
          <w:rtl/>
        </w:rPr>
        <w:t>אי דויקרא - עשרים הוו!</w:t>
      </w:r>
      <w:r>
        <w:rPr>
          <w:rFonts w:hint="cs"/>
          <w:rtl/>
        </w:rPr>
        <w:t xml:space="preserve">  </w:t>
      </w:r>
      <w:r w:rsidRPr="00C63571">
        <w:rPr>
          <w:rtl/>
        </w:rPr>
        <w:t>אי דמשנה תורה - עשרים וחד הוו!</w:t>
      </w:r>
    </w:p>
    <w:p w14:paraId="50B1D794" w14:textId="77777777" w:rsidR="0046556D" w:rsidRDefault="00BD6C4F" w:rsidP="00BD6C4F">
      <w:pPr>
        <w:rPr>
          <w:rtl/>
        </w:rPr>
      </w:pPr>
      <w:r w:rsidRPr="00C63571">
        <w:rPr>
          <w:rtl/>
        </w:rPr>
        <w:t>וכי תימא: דאה דכתיבא בויקרא, ולא כתיבא במשנה תורה, שדייה עלייהו, אכתי עשרין ותרין הוו!</w:t>
      </w:r>
    </w:p>
    <w:p w14:paraId="51A836AF" w14:textId="77777777" w:rsidR="0046556D" w:rsidRDefault="00BD6C4F" w:rsidP="00BD6C4F">
      <w:pPr>
        <w:rPr>
          <w:rtl/>
        </w:rPr>
      </w:pPr>
      <w:r w:rsidRPr="00C63571">
        <w:rPr>
          <w:rtl/>
        </w:rPr>
        <w:t>א"ל</w:t>
      </w:r>
      <w:r>
        <w:rPr>
          <w:rtl/>
        </w:rPr>
        <w:t>, הכי אמר אבוה דאמך מ</w:t>
      </w:r>
      <w:r w:rsidRPr="00C63571">
        <w:rPr>
          <w:rtl/>
        </w:rPr>
        <w:t>דרב: למינ</w:t>
      </w:r>
      <w:r>
        <w:rPr>
          <w:rtl/>
        </w:rPr>
        <w:t xml:space="preserve">ה למינה למינו למינהו </w:t>
      </w:r>
      <w:r w:rsidRPr="00C63571">
        <w:rPr>
          <w:rtl/>
        </w:rPr>
        <w:t xml:space="preserve">הרי כאן ארבע, אי הכי </w:t>
      </w:r>
      <w:r>
        <w:rPr>
          <w:rFonts w:hint="cs"/>
          <w:rtl/>
        </w:rPr>
        <w:t>כ</w:t>
      </w:r>
      <w:r w:rsidR="00BF1CF6">
        <w:rPr>
          <w:rtl/>
        </w:rPr>
        <w:t>"</w:t>
      </w:r>
      <w:r>
        <w:rPr>
          <w:rFonts w:hint="cs"/>
          <w:rtl/>
        </w:rPr>
        <w:t xml:space="preserve">ו </w:t>
      </w:r>
      <w:r w:rsidRPr="00C63571">
        <w:rPr>
          <w:rtl/>
        </w:rPr>
        <w:t>הוו!</w:t>
      </w:r>
    </w:p>
    <w:p w14:paraId="3D46C352" w14:textId="77777777" w:rsidR="0046556D" w:rsidRDefault="00BD6C4F" w:rsidP="00BD6C4F">
      <w:pPr>
        <w:rPr>
          <w:rtl/>
        </w:rPr>
      </w:pPr>
      <w:r w:rsidRPr="00C63571">
        <w:rPr>
          <w:rtl/>
        </w:rPr>
        <w:t xml:space="preserve">אביי: דאה וראה - אחת היא, </w:t>
      </w:r>
      <w:r>
        <w:rPr>
          <w:rFonts w:hint="cs"/>
          <w:rtl/>
        </w:rPr>
        <w:t>שבמשנה תורה אמר דאה וכן איה ש</w:t>
      </w:r>
      <w:r w:rsidR="00BF1CF6">
        <w:rPr>
          <w:rtl/>
        </w:rPr>
        <w:t>"</w:t>
      </w:r>
      <w:r>
        <w:rPr>
          <w:rFonts w:hint="cs"/>
          <w:rtl/>
        </w:rPr>
        <w:t xml:space="preserve">מ אחת היה </w:t>
      </w:r>
    </w:p>
    <w:p w14:paraId="5EC00245" w14:textId="77777777" w:rsidR="00BD6C4F" w:rsidRPr="003D23F5" w:rsidRDefault="00BD6C4F" w:rsidP="00F07436">
      <w:pPr>
        <w:pStyle w:val="afff3"/>
        <w:framePr w:wrap="around"/>
        <w:rPr>
          <w:rtl/>
        </w:rPr>
      </w:pPr>
      <w:r w:rsidRPr="003D23F5">
        <w:rPr>
          <w:rFonts w:hint="cs"/>
          <w:rtl/>
        </w:rPr>
        <w:lastRenderedPageBreak/>
        <w:t>סג.</w:t>
      </w:r>
    </w:p>
    <w:p w14:paraId="0723F6F9" w14:textId="36D90DB6" w:rsidR="0046556D" w:rsidRDefault="00BD6C4F" w:rsidP="00BD6C4F">
      <w:pPr>
        <w:rPr>
          <w:rtl/>
        </w:rPr>
      </w:pPr>
      <w:r>
        <w:rPr>
          <w:rFonts w:hint="cs"/>
          <w:rtl/>
        </w:rPr>
        <w:t>ו</w:t>
      </w:r>
      <w:r w:rsidRPr="00C63571">
        <w:rPr>
          <w:rtl/>
        </w:rPr>
        <w:t>כשם שראה ודאה - אחת היא, כך איה ודיה - אחת היא, ד</w:t>
      </w:r>
      <w:r>
        <w:rPr>
          <w:rFonts w:hint="cs"/>
          <w:rtl/>
        </w:rPr>
        <w:t>להכי כפלה במשנ</w:t>
      </w:r>
      <w:r w:rsidR="00BF1CF6">
        <w:rPr>
          <w:rtl/>
        </w:rPr>
        <w:t>"</w:t>
      </w:r>
      <w:r>
        <w:rPr>
          <w:rFonts w:hint="cs"/>
          <w:rtl/>
        </w:rPr>
        <w:t xml:space="preserve">ת </w:t>
      </w:r>
    </w:p>
    <w:p w14:paraId="09C66323" w14:textId="77777777" w:rsidR="0046556D" w:rsidRDefault="00BD6C4F" w:rsidP="00BD6C4F">
      <w:pPr>
        <w:rPr>
          <w:rtl/>
        </w:rPr>
      </w:pPr>
      <w:r w:rsidRPr="00C63571">
        <w:rPr>
          <w:rtl/>
        </w:rPr>
        <w:t>וכי מאחר שאיה ודיה אחת היא, ל</w:t>
      </w:r>
      <w:r>
        <w:rPr>
          <w:rtl/>
        </w:rPr>
        <w:t>מ"ל</w:t>
      </w:r>
      <w:r w:rsidRPr="00C63571">
        <w:rPr>
          <w:rtl/>
        </w:rPr>
        <w:t xml:space="preserve">ה למיכתב איה ודיה? </w:t>
      </w:r>
    </w:p>
    <w:p w14:paraId="1AD5DD6E" w14:textId="77777777" w:rsidR="0046556D" w:rsidRDefault="00BD6C4F" w:rsidP="00BD6C4F">
      <w:pPr>
        <w:rPr>
          <w:rtl/>
        </w:rPr>
      </w:pPr>
      <w:r w:rsidRPr="00C63571">
        <w:rPr>
          <w:rtl/>
        </w:rPr>
        <w:t>כדתניא, רבי אומר: אקרא אני איה, דיה למה נאמרה? כדי שלא תתן פתחון פה לבעל דין לחלוק, שלא תהא אתה קורא איה, והוא קורא דיה, אתה קורא דיה והוא קורא איה, לכך כתב במשנה תורה: והראה ואת האיה והדיה למינה.</w:t>
      </w:r>
    </w:p>
    <w:p w14:paraId="199C82C8" w14:textId="77777777" w:rsidR="0046556D" w:rsidRDefault="00BD6C4F" w:rsidP="00BD6C4F">
      <w:pPr>
        <w:rPr>
          <w:rtl/>
        </w:rPr>
      </w:pPr>
      <w:r w:rsidRPr="00C63571">
        <w:rPr>
          <w:rtl/>
        </w:rPr>
        <w:t xml:space="preserve">• </w:t>
      </w:r>
      <w:r>
        <w:rPr>
          <w:rFonts w:hint="cs"/>
          <w:rtl/>
        </w:rPr>
        <w:t>והך ד</w:t>
      </w:r>
      <w:r w:rsidRPr="00C63571">
        <w:rPr>
          <w:rtl/>
        </w:rPr>
        <w:t>למה נשנו: בבהמה - מפני השסועה, ובעופות - מפני הראה.</w:t>
      </w:r>
    </w:p>
    <w:p w14:paraId="2451E084" w14:textId="77777777" w:rsidR="0046556D" w:rsidRDefault="00BD6C4F" w:rsidP="00BD6C4F">
      <w:pPr>
        <w:rPr>
          <w:rtl/>
        </w:rPr>
      </w:pPr>
      <w:r>
        <w:rPr>
          <w:rFonts w:hint="cs"/>
          <w:rtl/>
        </w:rPr>
        <w:t>לאו לאוספי אלא לפרושי ופליגא דר' אבהו ד</w:t>
      </w:r>
      <w:r w:rsidRPr="00C63571">
        <w:rPr>
          <w:rtl/>
        </w:rPr>
        <w:t>רא</w:t>
      </w:r>
      <w:r>
        <w:rPr>
          <w:rtl/>
        </w:rPr>
        <w:t xml:space="preserve">ה זו איה, ולמה נקרא שמה ראה </w:t>
      </w:r>
      <w:r w:rsidRPr="00C63571">
        <w:rPr>
          <w:rtl/>
        </w:rPr>
        <w:t xml:space="preserve">שרואה ביותר, </w:t>
      </w:r>
    </w:p>
    <w:p w14:paraId="741EE1B8" w14:textId="3FEFE1B9" w:rsidR="0046556D" w:rsidRDefault="00BD6C4F" w:rsidP="00BD6C4F">
      <w:pPr>
        <w:rPr>
          <w:rtl/>
        </w:rPr>
      </w:pPr>
      <w:r w:rsidRPr="00C63571">
        <w:rPr>
          <w:rtl/>
        </w:rPr>
        <w:t>וכן אומר</w:t>
      </w:r>
      <w:r w:rsidRPr="00A71A5E">
        <w:rPr>
          <w:rStyle w:val="afffff0"/>
          <w:rtl/>
        </w:rPr>
        <w:t xml:space="preserve"> </w:t>
      </w:r>
      <w:r w:rsidRPr="00A71A5E">
        <w:rPr>
          <w:rStyle w:val="afffff0"/>
          <w:rFonts w:hint="cs"/>
          <w:rtl/>
        </w:rPr>
        <w:t>'</w:t>
      </w:r>
      <w:r w:rsidRPr="00A71A5E">
        <w:rPr>
          <w:rStyle w:val="afffff0"/>
          <w:rtl/>
        </w:rPr>
        <w:t>נתיב לא ידעו עיט ולא שזפתו עין איה</w:t>
      </w:r>
      <w:r w:rsidRPr="00A71A5E">
        <w:rPr>
          <w:rStyle w:val="afffff0"/>
          <w:rFonts w:hint="cs"/>
          <w:rtl/>
        </w:rPr>
        <w:t>'</w:t>
      </w:r>
      <w:r w:rsidRPr="00A71A5E">
        <w:rPr>
          <w:rStyle w:val="afffff0"/>
          <w:rtl/>
        </w:rPr>
        <w:t>.</w:t>
      </w:r>
    </w:p>
    <w:p w14:paraId="5FC651C5" w14:textId="77777777" w:rsidR="0046556D" w:rsidRDefault="0046556D" w:rsidP="00BD6C4F">
      <w:pPr>
        <w:rPr>
          <w:rtl/>
        </w:rPr>
      </w:pPr>
    </w:p>
    <w:p w14:paraId="563BCB35" w14:textId="77777777" w:rsidR="0046556D" w:rsidRDefault="00BD6C4F" w:rsidP="00BD6C4F">
      <w:pPr>
        <w:rPr>
          <w:rtl/>
        </w:rPr>
      </w:pPr>
      <w:r w:rsidRPr="00C63571">
        <w:rPr>
          <w:rtl/>
        </w:rPr>
        <w:t>• תנא: עומדת בבבל ורואה נבלה בארץ ישראל.</w:t>
      </w:r>
    </w:p>
    <w:p w14:paraId="4EEF8586" w14:textId="77777777" w:rsidR="0046556D" w:rsidRDefault="00BD6C4F" w:rsidP="00BD6C4F">
      <w:pPr>
        <w:rPr>
          <w:rtl/>
        </w:rPr>
      </w:pPr>
      <w:r w:rsidRPr="00C63571">
        <w:rPr>
          <w:rtl/>
        </w:rPr>
        <w:t>מדראה היינו איה, מכלל דדאה לאו היינו ראה, מ</w:t>
      </w:r>
      <w:r>
        <w:rPr>
          <w:rFonts w:hint="cs"/>
          <w:rtl/>
        </w:rPr>
        <w:t>דאוספי משנ</w:t>
      </w:r>
      <w:r w:rsidR="00BF1CF6">
        <w:rPr>
          <w:rtl/>
        </w:rPr>
        <w:t>"</w:t>
      </w:r>
      <w:r>
        <w:rPr>
          <w:rFonts w:hint="cs"/>
          <w:rtl/>
        </w:rPr>
        <w:t>ת ש</w:t>
      </w:r>
      <w:r w:rsidR="00BF1CF6">
        <w:rPr>
          <w:rtl/>
        </w:rPr>
        <w:t>"</w:t>
      </w:r>
      <w:r>
        <w:rPr>
          <w:rFonts w:hint="cs"/>
          <w:rtl/>
        </w:rPr>
        <w:t xml:space="preserve">מ אחת היא </w:t>
      </w:r>
    </w:p>
    <w:p w14:paraId="55E23447" w14:textId="77777777" w:rsidR="0046556D" w:rsidRDefault="00BD6C4F" w:rsidP="00BD6C4F">
      <w:pPr>
        <w:rPr>
          <w:rtl/>
        </w:rPr>
      </w:pPr>
      <w:r>
        <w:rPr>
          <w:rtl/>
        </w:rPr>
        <w:t>ומדראה היינו איה</w:t>
      </w:r>
      <w:r w:rsidRPr="00C63571">
        <w:rPr>
          <w:rtl/>
        </w:rPr>
        <w:t xml:space="preserve"> מכלל דדיה לאו היינו איה, </w:t>
      </w:r>
      <w:r>
        <w:rPr>
          <w:rFonts w:hint="cs"/>
          <w:rtl/>
        </w:rPr>
        <w:t>ומדשינה הכתוב ש</w:t>
      </w:r>
      <w:r w:rsidR="00BF1CF6">
        <w:rPr>
          <w:rtl/>
        </w:rPr>
        <w:t>"</w:t>
      </w:r>
      <w:r>
        <w:rPr>
          <w:rFonts w:hint="cs"/>
          <w:rtl/>
        </w:rPr>
        <w:t>מ</w:t>
      </w:r>
      <w:r>
        <w:rPr>
          <w:rtl/>
        </w:rPr>
        <w:t xml:space="preserve">: דאה וראה דיה ואיה </w:t>
      </w:r>
      <w:r w:rsidRPr="00C63571">
        <w:rPr>
          <w:rtl/>
        </w:rPr>
        <w:t>אחת היא.</w:t>
      </w:r>
    </w:p>
    <w:p w14:paraId="61FC7663" w14:textId="77777777" w:rsidR="0046556D" w:rsidRDefault="00BD6C4F" w:rsidP="00BD6C4F">
      <w:pPr>
        <w:rPr>
          <w:rtl/>
        </w:rPr>
      </w:pPr>
      <w:r w:rsidRPr="00C63571">
        <w:rPr>
          <w:rtl/>
        </w:rPr>
        <w:t xml:space="preserve">• </w:t>
      </w:r>
      <w:r w:rsidRPr="0000282B">
        <w:rPr>
          <w:b/>
          <w:bCs/>
          <w:rtl/>
        </w:rPr>
        <w:t>תניא</w:t>
      </w:r>
      <w:r w:rsidRPr="00C63571">
        <w:rPr>
          <w:rtl/>
        </w:rPr>
        <w:t xml:space="preserve"> איסי בן יהודה אומר: מאה עופות טמאין יש במזרח, וכולן מין איה הן.</w:t>
      </w:r>
    </w:p>
    <w:p w14:paraId="2D5691B4" w14:textId="77777777" w:rsidR="0046556D" w:rsidRDefault="00BD6C4F" w:rsidP="00BD6C4F">
      <w:pPr>
        <w:rPr>
          <w:rtl/>
        </w:rPr>
      </w:pPr>
      <w:r w:rsidRPr="00C63571">
        <w:rPr>
          <w:rtl/>
        </w:rPr>
        <w:t xml:space="preserve">תני אבימי בריה דר' אבהו: ז' מאות מיני דגים הן וח' מאות מיני חגבים, ולעופות </w:t>
      </w:r>
      <w:r>
        <w:rPr>
          <w:rFonts w:hint="cs"/>
          <w:rtl/>
        </w:rPr>
        <w:t xml:space="preserve">טהורים </w:t>
      </w:r>
      <w:r w:rsidRPr="00C63571">
        <w:rPr>
          <w:rtl/>
        </w:rPr>
        <w:t>אין מספר.</w:t>
      </w:r>
    </w:p>
    <w:p w14:paraId="6D2062C8" w14:textId="77777777" w:rsidR="0046556D" w:rsidRDefault="00BD6C4F" w:rsidP="00BD6C4F">
      <w:pPr>
        <w:rPr>
          <w:rtl/>
        </w:rPr>
      </w:pPr>
      <w:r w:rsidRPr="00C63571">
        <w:rPr>
          <w:rtl/>
        </w:rPr>
        <w:t xml:space="preserve">• </w:t>
      </w:r>
      <w:r w:rsidRPr="0000282B">
        <w:rPr>
          <w:b/>
          <w:bCs/>
          <w:rtl/>
        </w:rPr>
        <w:t>תניא</w:t>
      </w:r>
      <w:r w:rsidRPr="00C63571">
        <w:rPr>
          <w:rtl/>
        </w:rPr>
        <w:t xml:space="preserve"> רבי אומר: גלוי וידוע לפני מי שאמר והיה העולם שבהמה טמאה מרובה מן הטהורות - לפיכך מנה הכתוב בטהורה, </w:t>
      </w:r>
    </w:p>
    <w:p w14:paraId="0E7A7BEF" w14:textId="77777777" w:rsidR="0046556D" w:rsidRDefault="00BD6C4F" w:rsidP="00BD6C4F">
      <w:pPr>
        <w:rPr>
          <w:rtl/>
        </w:rPr>
      </w:pPr>
      <w:r w:rsidRPr="00C63571">
        <w:rPr>
          <w:rtl/>
        </w:rPr>
        <w:t>גלוי וידוע לפני מי שאמר והיה העולם ש</w:t>
      </w:r>
      <w:r>
        <w:rPr>
          <w:rtl/>
        </w:rPr>
        <w:t xml:space="preserve">עופות טהורין מרובין על הטמאין </w:t>
      </w:r>
      <w:r w:rsidRPr="00C63571">
        <w:rPr>
          <w:rtl/>
        </w:rPr>
        <w:t>לפיכך מנה הכתוב בטמאין.</w:t>
      </w:r>
    </w:p>
    <w:p w14:paraId="0BF13B3F" w14:textId="77777777" w:rsidR="0046556D" w:rsidRDefault="00BD6C4F" w:rsidP="00BD6C4F">
      <w:pPr>
        <w:rPr>
          <w:rtl/>
        </w:rPr>
      </w:pPr>
      <w:r>
        <w:rPr>
          <w:rFonts w:hint="cs"/>
          <w:rtl/>
        </w:rPr>
        <w:t>וקמ</w:t>
      </w:r>
      <w:r w:rsidR="00BF1CF6">
        <w:rPr>
          <w:rtl/>
        </w:rPr>
        <w:t>"</w:t>
      </w:r>
      <w:r>
        <w:rPr>
          <w:rFonts w:hint="cs"/>
          <w:rtl/>
        </w:rPr>
        <w:t xml:space="preserve">ל </w:t>
      </w:r>
      <w:r>
        <w:rPr>
          <w:rStyle w:val="2fb"/>
          <w:rFonts w:hint="cs"/>
          <w:rtl/>
          <w:rPrChange w:id="12065" w:author="מנוע אמוראים" w:date="2026-10-05T16:40:54Z">
            <w:rPr>
              <w:rFonts w:hint="cs"/>
              <w:rtl/>
            </w:rPr>
          </w:rPrChange>
        </w:rPr>
        <w:t xml:space="preserve">כדר</w:t>
      </w:r>
      <w:r>
        <w:rPr>
          <w:rStyle w:val="2fb"/>
          <w:rtl/>
          <w:rPrChange w:id="12066" w:author="מנוע אמוראים" w:date="2026-10-05T16:40:54Z">
            <w:rPr>
              <w:rtl/>
            </w:rPr>
          </w:rPrChange>
        </w:rPr>
        <w:t xml:space="preserve">"</w:t>
      </w:r>
      <w:r>
        <w:rPr>
          <w:rStyle w:val="2fb"/>
          <w:rFonts w:hint="cs"/>
          <w:rtl/>
          <w:rPrChange w:id="12067" w:author="מנוע אמוראים" w:date="2026-10-05T16:40:54Z">
            <w:rPr>
              <w:rFonts w:hint="cs"/>
              <w:rtl/>
            </w:rPr>
          </w:rPrChange>
        </w:rPr>
        <w:t xml:space="preserve">ה</w:t>
      </w:r>
      <w:r>
        <w:rPr>
          <w:rFonts w:hint="cs"/>
          <w:rtl/>
        </w:rPr>
        <w:t xml:space="preserve"> מרב </w:t>
      </w:r>
      <w:r>
        <w:rPr>
          <w:rStyle w:val="2fb"/>
          <w:rFonts w:hint="cs"/>
          <w:rtl/>
          <w:rPrChange w:id="12068" w:author="מנוע אמוראים" w:date="2026-10-05T16:40:54Z">
            <w:rPr>
              <w:rFonts w:hint="cs"/>
              <w:rtl/>
            </w:rPr>
          </w:rPrChange>
        </w:rPr>
        <w:t xml:space="preserve">מר</w:t>
      </w:r>
      <w:r>
        <w:rPr>
          <w:rStyle w:val="2fb"/>
          <w:rtl/>
          <w:rPrChange w:id="12069" w:author="מנוע אמוראים" w:date="2026-10-05T16:40:54Z">
            <w:rPr>
              <w:rtl/>
            </w:rPr>
          </w:rPrChange>
        </w:rPr>
        <w:t xml:space="preserve">"</w:t>
      </w:r>
      <w:r>
        <w:rPr>
          <w:rStyle w:val="2fb"/>
          <w:rFonts w:hint="cs"/>
          <w:rtl/>
          <w:rPrChange w:id="12070" w:author="מנוע אמוראים" w:date="2026-10-05T16:40:54Z">
            <w:rPr>
              <w:rFonts w:hint="cs"/>
              <w:rtl/>
            </w:rPr>
          </w:rPrChange>
        </w:rPr>
        <w:t xml:space="preserve">מ</w:t>
      </w:r>
      <w:r w:rsidRPr="00C63571">
        <w:rPr>
          <w:rtl/>
        </w:rPr>
        <w:t>: לעולם ישנה אדם לתלמידו דרך קצרה.</w:t>
      </w:r>
    </w:p>
    <w:p w14:paraId="407A94F0" w14:textId="77777777" w:rsidR="0046556D" w:rsidRDefault="0046556D" w:rsidP="00BD6C4F">
      <w:pPr>
        <w:rPr>
          <w:rtl/>
        </w:rPr>
      </w:pPr>
    </w:p>
    <w:p w14:paraId="39B085BE" w14:textId="77777777" w:rsidR="0046556D" w:rsidRDefault="00BD6C4F" w:rsidP="00BD6C4F">
      <w:pPr>
        <w:rPr>
          <w:rtl/>
        </w:rPr>
      </w:pPr>
      <w:r w:rsidRPr="00C63571">
        <w:rPr>
          <w:rtl/>
        </w:rPr>
        <w:t>• א"ר יצחק: עוף טהור נאכל במסורת;</w:t>
      </w:r>
    </w:p>
    <w:p w14:paraId="44079999" w14:textId="77777777" w:rsidR="0046556D" w:rsidRDefault="00BD6C4F" w:rsidP="00BD6C4F">
      <w:pPr>
        <w:rPr>
          <w:rtl/>
        </w:rPr>
      </w:pPr>
      <w:r w:rsidRPr="00C63571">
        <w:rPr>
          <w:rtl/>
        </w:rPr>
        <w:t>נאמן הצייד לומר: עוף זה טהור מסר לי רבי.</w:t>
      </w:r>
      <w:r>
        <w:rPr>
          <w:rFonts w:hint="cs"/>
          <w:rtl/>
        </w:rPr>
        <w:t xml:space="preserve">  </w:t>
      </w:r>
      <w:r w:rsidRPr="00C63571">
        <w:rPr>
          <w:rtl/>
        </w:rPr>
        <w:t>א"ר יוחנן: והוא שבקי בהן ובשמותיהן.</w:t>
      </w:r>
    </w:p>
    <w:p w14:paraId="729C58AC" w14:textId="77777777" w:rsidR="0046556D" w:rsidRDefault="00BD6C4F" w:rsidP="00BD6C4F">
      <w:pPr>
        <w:rPr>
          <w:rtl/>
        </w:rPr>
      </w:pPr>
      <w:r w:rsidRPr="00C63571">
        <w:rPr>
          <w:rtl/>
        </w:rPr>
        <w:t xml:space="preserve">• </w:t>
      </w:r>
      <w:r w:rsidRPr="00FA087B">
        <w:rPr>
          <w:b/>
          <w:bCs/>
          <w:rtl/>
        </w:rPr>
        <w:t>בעי ר' זירא</w:t>
      </w:r>
      <w:r>
        <w:rPr>
          <w:rtl/>
        </w:rPr>
        <w:t xml:space="preserve">: רבו - חכם, או רבו </w:t>
      </w:r>
      <w:r w:rsidRPr="00C63571">
        <w:rPr>
          <w:rtl/>
        </w:rPr>
        <w:t xml:space="preserve">צייד? </w:t>
      </w:r>
      <w:r>
        <w:rPr>
          <w:rFonts w:hint="cs"/>
          <w:rtl/>
        </w:rPr>
        <w:t xml:space="preserve">ובהכרח מהך </w:t>
      </w:r>
      <w:r>
        <w:rPr>
          <w:rStyle w:val="2fb"/>
          <w:rFonts w:hint="cs"/>
          <w:rtl/>
          <w:rPrChange w:id="12071" w:author="מנוע אמוראים" w:date="2026-10-05T16:40:54Z">
            <w:rPr>
              <w:rFonts w:hint="cs"/>
              <w:rtl/>
            </w:rPr>
          </w:rPrChange>
        </w:rPr>
        <w:t xml:space="preserve">דרי</w:t>
      </w:r>
      <w:r>
        <w:rPr>
          <w:rStyle w:val="2fb"/>
          <w:rtl/>
          <w:rPrChange w:id="12072" w:author="מנוע אמוראים" w:date="2026-10-05T16:40:54Z">
            <w:rPr>
              <w:rtl/>
            </w:rPr>
          </w:rPrChange>
        </w:rPr>
        <w:t xml:space="preserve">"</w:t>
      </w:r>
      <w:r>
        <w:rPr>
          <w:rStyle w:val="2fb"/>
          <w:rFonts w:hint="cs"/>
          <w:rtl/>
          <w:rPrChange w:id="12073" w:author="מנוע אמוראים" w:date="2026-10-05T16:40:54Z">
            <w:rPr>
              <w:rFonts w:hint="cs"/>
              <w:rtl/>
            </w:rPr>
          </w:rPrChange>
        </w:rPr>
        <w:t xml:space="preserve">ו</w:t>
      </w:r>
      <w:r>
        <w:rPr>
          <w:rFonts w:hint="cs"/>
          <w:rtl/>
        </w:rPr>
        <w:t xml:space="preserve"> דהיינו </w:t>
      </w:r>
      <w:r w:rsidRPr="00FA087B">
        <w:rPr>
          <w:rFonts w:hint="cs"/>
          <w:b/>
          <w:bCs/>
          <w:rtl/>
        </w:rPr>
        <w:t>צייד</w:t>
      </w:r>
      <w:r>
        <w:rPr>
          <w:rFonts w:hint="cs"/>
          <w:rtl/>
        </w:rPr>
        <w:t xml:space="preserve"> דאי חכם מאי יהני לו</w:t>
      </w:r>
    </w:p>
    <w:p w14:paraId="7302B35F" w14:textId="77777777" w:rsidR="0046556D" w:rsidRDefault="00BD6C4F" w:rsidP="00BD6C4F">
      <w:pPr>
        <w:rPr>
          <w:rtl/>
        </w:rPr>
      </w:pPr>
      <w:r w:rsidRPr="00767C59">
        <w:rPr>
          <w:b/>
          <w:bCs/>
          <w:rtl/>
        </w:rPr>
        <w:t>ת"ר</w:t>
      </w:r>
      <w:r w:rsidRPr="00C63571">
        <w:rPr>
          <w:rtl/>
        </w:rPr>
        <w:t>: לוקחין ביצים מן הע</w:t>
      </w:r>
      <w:r>
        <w:rPr>
          <w:rFonts w:hint="cs"/>
          <w:rtl/>
        </w:rPr>
        <w:t>כו</w:t>
      </w:r>
      <w:r w:rsidR="00BF1CF6">
        <w:rPr>
          <w:rtl/>
        </w:rPr>
        <w:t>"</w:t>
      </w:r>
      <w:r>
        <w:rPr>
          <w:rFonts w:hint="cs"/>
          <w:rtl/>
        </w:rPr>
        <w:t xml:space="preserve">ם </w:t>
      </w:r>
      <w:r w:rsidRPr="00C63571">
        <w:rPr>
          <w:rtl/>
        </w:rPr>
        <w:t>בכל מקום, ואין חוששין לא משום נבלות ולא משום טרפות.</w:t>
      </w:r>
    </w:p>
    <w:p w14:paraId="49A82B23" w14:textId="77777777" w:rsidR="0046556D" w:rsidRDefault="00BD6C4F" w:rsidP="00BD6C4F">
      <w:pPr>
        <w:rPr>
          <w:rtl/>
        </w:rPr>
      </w:pPr>
      <w:r w:rsidRPr="00C63571">
        <w:rPr>
          <w:rtl/>
        </w:rPr>
        <w:t>ו</w:t>
      </w:r>
      <w:r>
        <w:rPr>
          <w:rFonts w:hint="cs"/>
          <w:rtl/>
        </w:rPr>
        <w:t xml:space="preserve">מיירי באומר של עוף פלוני טהור ולא סתם עוף דיוכל להשתמיט </w:t>
      </w:r>
    </w:p>
    <w:p w14:paraId="538BBFA5" w14:textId="77777777" w:rsidR="00BD6C4F" w:rsidRPr="003D23F5" w:rsidRDefault="00BD6C4F" w:rsidP="00F07436">
      <w:pPr>
        <w:pStyle w:val="afff3"/>
        <w:framePr w:wrap="around"/>
        <w:rPr>
          <w:rtl/>
        </w:rPr>
      </w:pPr>
      <w:r w:rsidRPr="003D23F5">
        <w:rPr>
          <w:rFonts w:hint="cs"/>
          <w:rtl/>
        </w:rPr>
        <w:t>סד.</w:t>
      </w:r>
    </w:p>
    <w:p w14:paraId="3344064B" w14:textId="77777777" w:rsidR="0046556D" w:rsidRDefault="00BD6C4F" w:rsidP="00BD6C4F">
      <w:pPr>
        <w:rPr>
          <w:rtl/>
        </w:rPr>
      </w:pPr>
      <w:r>
        <w:rPr>
          <w:rFonts w:hint="cs"/>
          <w:rtl/>
        </w:rPr>
        <w:t xml:space="preserve">ויקשה דיבדוק בסימני ביצים </w:t>
      </w:r>
      <w:r>
        <w:rPr>
          <w:rtl/>
        </w:rPr>
        <w:t>דתניא:</w:t>
      </w:r>
      <w:r>
        <w:rPr>
          <w:rFonts w:hint="cs"/>
          <w:rtl/>
        </w:rPr>
        <w:t xml:space="preserve">כך סימני </w:t>
      </w:r>
      <w:r w:rsidRPr="00C63571">
        <w:rPr>
          <w:rtl/>
        </w:rPr>
        <w:t>עוברי דגים, ותניא גבי ביצים: אלו הן סימני ביצים;</w:t>
      </w:r>
    </w:p>
    <w:p w14:paraId="53B22D8F" w14:textId="77777777" w:rsidR="0046556D" w:rsidRDefault="00BD6C4F" w:rsidP="00BD6C4F">
      <w:pPr>
        <w:rPr>
          <w:rtl/>
        </w:rPr>
      </w:pPr>
      <w:r w:rsidRPr="00C63571">
        <w:rPr>
          <w:rtl/>
        </w:rPr>
        <w:t xml:space="preserve">כל שכודרת ועגולגולת, ראשה אחר כד וראשה אחד חד - טהורה, ב' ראשיה כדין, או ב' ראשיה חדין - טמאין, חלבון מבחוץ וחלמון מבפנים - טהורה, </w:t>
      </w:r>
    </w:p>
    <w:p w14:paraId="758A9745" w14:textId="77777777" w:rsidR="0046556D" w:rsidRDefault="00BD6C4F" w:rsidP="00BD6C4F">
      <w:pPr>
        <w:rPr>
          <w:rtl/>
        </w:rPr>
      </w:pPr>
      <w:r w:rsidRPr="00C63571">
        <w:rPr>
          <w:rtl/>
        </w:rPr>
        <w:t>חלמון מבחוץ וחלבון מבפנים - טמאה, חלמון וחלבון מעורבין זה בזה - בידוע שהיא ביצת השרץ!</w:t>
      </w:r>
    </w:p>
    <w:p w14:paraId="60DA277A" w14:textId="77777777" w:rsidR="0046556D" w:rsidRDefault="00BD6C4F" w:rsidP="00BD6C4F">
      <w:pPr>
        <w:rPr>
          <w:rtl/>
        </w:rPr>
      </w:pPr>
      <w:r>
        <w:rPr>
          <w:rFonts w:hint="cs"/>
          <w:rtl/>
        </w:rPr>
        <w:t>א</w:t>
      </w:r>
      <w:r w:rsidR="00BF1CF6">
        <w:rPr>
          <w:rtl/>
        </w:rPr>
        <w:t>"</w:t>
      </w:r>
      <w:r>
        <w:rPr>
          <w:rFonts w:hint="cs"/>
          <w:rtl/>
        </w:rPr>
        <w:t xml:space="preserve">צ </w:t>
      </w:r>
      <w:r w:rsidRPr="00C63571">
        <w:rPr>
          <w:rtl/>
        </w:rPr>
        <w:t>דחתוכות;</w:t>
      </w:r>
      <w:r>
        <w:rPr>
          <w:rFonts w:hint="cs"/>
          <w:rtl/>
        </w:rPr>
        <w:t xml:space="preserve">  </w:t>
      </w:r>
      <w:r w:rsidRPr="00C63571">
        <w:rPr>
          <w:rtl/>
        </w:rPr>
        <w:t>וליבדוק בחלמון וחלבון!</w:t>
      </w:r>
    </w:p>
    <w:p w14:paraId="2C296570" w14:textId="77777777" w:rsidR="0046556D" w:rsidRDefault="00BD6C4F" w:rsidP="00BD6C4F">
      <w:pPr>
        <w:rPr>
          <w:rtl/>
        </w:rPr>
      </w:pPr>
      <w:r w:rsidRPr="00C63571">
        <w:rPr>
          <w:rtl/>
        </w:rPr>
        <w:t>בטרופות בקערה, וכה"ג מי זבנינן מינייהו, והא תניא: אין מוכרין ביצת טרפה לע</w:t>
      </w:r>
      <w:r>
        <w:rPr>
          <w:rFonts w:hint="cs"/>
          <w:rtl/>
        </w:rPr>
        <w:t>כו</w:t>
      </w:r>
      <w:r w:rsidR="00BF1CF6">
        <w:rPr>
          <w:rtl/>
        </w:rPr>
        <w:t>"</w:t>
      </w:r>
      <w:r>
        <w:rPr>
          <w:rFonts w:hint="cs"/>
          <w:rtl/>
        </w:rPr>
        <w:t xml:space="preserve">ם </w:t>
      </w:r>
      <w:r w:rsidRPr="00C63571">
        <w:rPr>
          <w:rtl/>
        </w:rPr>
        <w:t>אא"כ טרופה בקערה, לפיכך אין לוקחין מהם ביצים טרופות בקערה!</w:t>
      </w:r>
    </w:p>
    <w:p w14:paraId="4B2545AA" w14:textId="77777777" w:rsidR="0046556D" w:rsidRDefault="00BD6C4F" w:rsidP="00BD6C4F">
      <w:pPr>
        <w:rPr>
          <w:rtl/>
        </w:rPr>
      </w:pPr>
      <w:r>
        <w:rPr>
          <w:rtl/>
        </w:rPr>
        <w:t xml:space="preserve">אלא </w:t>
      </w:r>
      <w:r>
        <w:rPr>
          <w:rStyle w:val="2fb"/>
          <w:rtl/>
          <w:rPrChange w:id="12074" w:author="מנוע אמוראים" w:date="2026-10-05T16:40:54Z">
            <w:rPr>
              <w:rtl/>
            </w:rPr>
          </w:rPrChange>
        </w:rPr>
        <w:t xml:space="preserve">א</w:t>
      </w:r>
      <w:r>
        <w:rPr>
          <w:rStyle w:val="2fb"/>
          <w:rFonts w:hint="cs"/>
          <w:rtl/>
          <w:rPrChange w:id="12075" w:author="מנוע אמוראים" w:date="2026-10-05T16:40:54Z">
            <w:rPr>
              <w:rFonts w:hint="cs"/>
              <w:rtl/>
            </w:rPr>
          </w:rPrChange>
        </w:rPr>
        <w:t xml:space="preserve">ר</w:t>
      </w:r>
      <w:r>
        <w:rPr>
          <w:rStyle w:val="2fb"/>
          <w:rtl/>
          <w:rPrChange w:id="12076" w:author="מנוע אמוראים" w:date="2026-10-05T16:40:54Z">
            <w:rPr>
              <w:rtl/>
            </w:rPr>
          </w:rPrChange>
        </w:rPr>
        <w:t xml:space="preserve">"</w:t>
      </w:r>
      <w:r>
        <w:rPr>
          <w:rStyle w:val="2fb"/>
          <w:rFonts w:hint="cs"/>
          <w:rtl/>
          <w:rPrChange w:id="12077" w:author="מנוע אמוראים" w:date="2026-10-05T16:40:54Z">
            <w:rPr>
              <w:rFonts w:hint="cs"/>
              <w:rtl/>
            </w:rPr>
          </w:rPrChange>
        </w:rPr>
        <w:t xml:space="preserve">ז</w:t>
      </w:r>
      <w:r w:rsidRPr="00C63571">
        <w:rPr>
          <w:rtl/>
        </w:rPr>
        <w:t>: סימנין לאו דאורייתא, דא</w:t>
      </w:r>
      <w:r>
        <w:rPr>
          <w:rFonts w:hint="cs"/>
          <w:rtl/>
        </w:rPr>
        <w:t>לת</w:t>
      </w:r>
      <w:r w:rsidR="00BF1CF6">
        <w:rPr>
          <w:rtl/>
        </w:rPr>
        <w:t>"</w:t>
      </w:r>
      <w:r>
        <w:rPr>
          <w:rFonts w:hint="cs"/>
          <w:rtl/>
        </w:rPr>
        <w:t>ה</w:t>
      </w:r>
      <w:r w:rsidRPr="00C63571">
        <w:rPr>
          <w:rtl/>
        </w:rPr>
        <w:t xml:space="preserve"> הא דרב אסי שמנה ספיקות הן</w:t>
      </w:r>
      <w:r>
        <w:rPr>
          <w:rFonts w:hint="cs"/>
          <w:rtl/>
        </w:rPr>
        <w:t>,</w:t>
      </w:r>
      <w:r w:rsidRPr="00C63571">
        <w:rPr>
          <w:rtl/>
        </w:rPr>
        <w:t xml:space="preserve"> ליבדוק בביצים דידהו</w:t>
      </w:r>
    </w:p>
    <w:p w14:paraId="6FEE6BA3" w14:textId="77777777" w:rsidR="0046556D" w:rsidRDefault="00BD6C4F" w:rsidP="00BD6C4F">
      <w:pPr>
        <w:rPr>
          <w:rtl/>
        </w:rPr>
      </w:pPr>
      <w:r w:rsidRPr="00C63571">
        <w:rPr>
          <w:rtl/>
        </w:rPr>
        <w:lastRenderedPageBreak/>
        <w:t>אלא ש"מ: סימנין לאו דאורייתא.</w:t>
      </w:r>
    </w:p>
    <w:p w14:paraId="28A44719" w14:textId="77777777" w:rsidR="0046556D" w:rsidRDefault="00BD6C4F" w:rsidP="00BD6C4F">
      <w:pPr>
        <w:rPr>
          <w:rtl/>
        </w:rPr>
      </w:pPr>
      <w:r w:rsidRPr="00C63571">
        <w:rPr>
          <w:rtl/>
        </w:rPr>
        <w:t>אלא למאי הלכתא קתני לה? ה</w:t>
      </w:r>
      <w:r w:rsidR="00BF1CF6">
        <w:rPr>
          <w:rtl/>
        </w:rPr>
        <w:t>"</w:t>
      </w:r>
      <w:r>
        <w:rPr>
          <w:rFonts w:hint="cs"/>
          <w:rtl/>
        </w:rPr>
        <w:t>ק</w:t>
      </w:r>
      <w:r w:rsidRPr="00C63571">
        <w:rPr>
          <w:rtl/>
        </w:rPr>
        <w:t>: ב' ראשיה כדין, או ב' ראשיה חדין, או חלמון מבחוץ וחלבון מבפנים - ודאי טמאה, רישיה חד - חד, רישיה חד - כד, וחלבון מבחוץ וחלמון מבפנים, ואמר לך של עוף פלוני, וטהור הוא - סמוך עליהם;</w:t>
      </w:r>
    </w:p>
    <w:p w14:paraId="41485FBA" w14:textId="77777777" w:rsidR="0046556D" w:rsidRDefault="00BD6C4F" w:rsidP="00BD6C4F">
      <w:pPr>
        <w:rPr>
          <w:rtl/>
        </w:rPr>
      </w:pPr>
      <w:r w:rsidRPr="00C63571">
        <w:rPr>
          <w:rtl/>
        </w:rPr>
        <w:t>בסתמא - לא תסמוך עליהם, דאיכא דעורבא דדמי לדיונה.</w:t>
      </w:r>
    </w:p>
    <w:p w14:paraId="108D2DA7" w14:textId="77777777" w:rsidR="0046556D" w:rsidRDefault="00BD6C4F" w:rsidP="00BD6C4F">
      <w:pPr>
        <w:rPr>
          <w:rtl/>
        </w:rPr>
      </w:pPr>
      <w:r w:rsidRPr="00C3159E">
        <w:rPr>
          <w:b/>
          <w:bCs/>
          <w:rtl/>
        </w:rPr>
        <w:t>אמר מר</w:t>
      </w:r>
      <w:r>
        <w:rPr>
          <w:rtl/>
        </w:rPr>
        <w:t xml:space="preserve">: חלבון וחלמון מעורבין זה בזה </w:t>
      </w:r>
      <w:r w:rsidRPr="00C63571">
        <w:rPr>
          <w:rtl/>
        </w:rPr>
        <w:t xml:space="preserve">בידוע שהיא ביצת השרץ, </w:t>
      </w:r>
    </w:p>
    <w:p w14:paraId="131D134C" w14:textId="77777777" w:rsidR="0046556D" w:rsidRDefault="00BD6C4F" w:rsidP="00BD6C4F">
      <w:pPr>
        <w:rPr>
          <w:rtl/>
        </w:rPr>
      </w:pPr>
      <w:r>
        <w:rPr>
          <w:rtl/>
        </w:rPr>
        <w:t xml:space="preserve">למאי הלכתא? </w:t>
      </w:r>
      <w:r>
        <w:rPr>
          <w:rStyle w:val="2fb"/>
          <w:rtl/>
          <w:rPrChange w:id="12078" w:author="מנוע אמוראים" w:date="2026-10-05T16:40:54Z">
            <w:rPr>
              <w:rtl/>
            </w:rPr>
          </w:rPrChange>
        </w:rPr>
        <w:t xml:space="preserve">א</w:t>
      </w:r>
      <w:r>
        <w:rPr>
          <w:rStyle w:val="2fb"/>
          <w:rFonts w:hint="cs"/>
          <w:rtl/>
          <w:rPrChange w:id="12079" w:author="מנוע אמוראים" w:date="2026-10-05T16:40:54Z">
            <w:rPr>
              <w:rFonts w:hint="cs"/>
              <w:rtl/>
            </w:rPr>
          </w:rPrChange>
        </w:rPr>
        <w:t xml:space="preserve">רעב</w:t>
      </w:r>
      <w:r>
        <w:rPr>
          <w:rStyle w:val="2fb"/>
          <w:rtl/>
          <w:rPrChange w:id="12080" w:author="מנוע אמוראים" w:date="2026-10-05T16:40:54Z">
            <w:rPr>
              <w:rtl/>
            </w:rPr>
          </w:rPrChange>
        </w:rPr>
        <w:t xml:space="preserve">"</w:t>
      </w:r>
      <w:r>
        <w:rPr>
          <w:rStyle w:val="2fb"/>
          <w:rFonts w:hint="cs"/>
          <w:rtl/>
          <w:rPrChange w:id="12081" w:author="מנוע אמוראים" w:date="2026-10-05T16:40:54Z">
            <w:rPr>
              <w:rFonts w:hint="cs"/>
              <w:rtl/>
            </w:rPr>
          </w:rPrChange>
        </w:rPr>
        <w:t xml:space="preserve">ח</w:t>
      </w:r>
      <w:r w:rsidRPr="00C63571">
        <w:rPr>
          <w:rtl/>
        </w:rPr>
        <w:t xml:space="preserve">: לומר שאם ריקמה וניקבה מטמאה בכעדשה, </w:t>
      </w:r>
    </w:p>
    <w:p w14:paraId="5D7A03DA" w14:textId="77777777" w:rsidR="0046556D" w:rsidRDefault="00BD6C4F" w:rsidP="00BD6C4F">
      <w:pPr>
        <w:rPr>
          <w:rtl/>
        </w:rPr>
      </w:pPr>
      <w:r w:rsidRPr="00C63571">
        <w:rPr>
          <w:rtl/>
        </w:rPr>
        <w:t>מתקיף רבינא: ודלמא דנחש היא</w:t>
      </w:r>
      <w:r>
        <w:rPr>
          <w:rtl/>
        </w:rPr>
        <w:t xml:space="preserve">? אלא אמר רבא: שאם ריקמה ואכלה </w:t>
      </w:r>
      <w:r w:rsidRPr="00C63571">
        <w:rPr>
          <w:rtl/>
        </w:rPr>
        <w:t>לוקה עליה משום שרץ השורץ על הארץ;</w:t>
      </w:r>
    </w:p>
    <w:p w14:paraId="2CF2B9B5" w14:textId="77777777" w:rsidR="0046556D" w:rsidRDefault="00BD6C4F" w:rsidP="00BD6C4F">
      <w:pPr>
        <w:rPr>
          <w:rtl/>
        </w:rPr>
      </w:pPr>
      <w:r>
        <w:rPr>
          <w:rFonts w:hint="cs"/>
          <w:rtl/>
        </w:rPr>
        <w:t>והך דטמאה אפי' דטהורה נמי דתניא כל השרץ השורץ על הארץ לרבות האפרוחים שלא נפתחו עיניהם</w:t>
      </w:r>
    </w:p>
    <w:p w14:paraId="76CB23BA" w14:textId="77777777" w:rsidR="00BD6C4F" w:rsidRPr="003D23F5" w:rsidRDefault="00BD6C4F" w:rsidP="00F07436">
      <w:pPr>
        <w:pStyle w:val="afff3"/>
        <w:framePr w:wrap="around"/>
        <w:rPr>
          <w:rtl/>
        </w:rPr>
      </w:pPr>
      <w:r w:rsidRPr="003D23F5">
        <w:rPr>
          <w:rFonts w:hint="cs"/>
          <w:rtl/>
        </w:rPr>
        <w:t>סד:</w:t>
      </w:r>
    </w:p>
    <w:p w14:paraId="6A2681A4" w14:textId="77777777" w:rsidR="0046556D" w:rsidRDefault="000828F8" w:rsidP="00C62948">
      <w:pPr>
        <w:pStyle w:val="affffb"/>
        <w:rPr>
          <w:rtl/>
        </w:rPr>
      </w:pPr>
      <w:r>
        <w:rPr>
          <w:rtl/>
        </w:rPr>
        <w:t xml:space="preserve">- </w:t>
      </w:r>
      <w:r w:rsidR="00BD6C4F" w:rsidRPr="00C63571">
        <w:rPr>
          <w:rtl/>
        </w:rPr>
        <w:t>מדרבנן, וקרא אסמכתא בעלמא.</w:t>
      </w:r>
    </w:p>
    <w:p w14:paraId="62486025" w14:textId="77777777" w:rsidR="0046556D" w:rsidRDefault="00BD6C4F" w:rsidP="00BD6C4F">
      <w:pPr>
        <w:rPr>
          <w:rtl/>
        </w:rPr>
      </w:pPr>
      <w:r w:rsidRPr="00C63571">
        <w:rPr>
          <w:rtl/>
        </w:rPr>
        <w:t xml:space="preserve">• </w:t>
      </w:r>
      <w:r w:rsidRPr="00814AAF">
        <w:rPr>
          <w:b/>
          <w:bCs/>
          <w:rtl/>
        </w:rPr>
        <w:t>ת"ר</w:t>
      </w:r>
      <w:r>
        <w:rPr>
          <w:rtl/>
        </w:rPr>
        <w:t xml:space="preserve">: גיעולי ביצים מותרות, ביצים מוזרות </w:t>
      </w:r>
      <w:r w:rsidRPr="00C63571">
        <w:rPr>
          <w:rtl/>
        </w:rPr>
        <w:t xml:space="preserve">נפש יפה תאכלם, </w:t>
      </w:r>
    </w:p>
    <w:p w14:paraId="0D9D570B" w14:textId="77777777" w:rsidR="0046556D" w:rsidRDefault="00BD6C4F" w:rsidP="00BD6C4F">
      <w:pPr>
        <w:rPr>
          <w:rtl/>
        </w:rPr>
      </w:pPr>
      <w:r w:rsidRPr="00C63571">
        <w:rPr>
          <w:rtl/>
        </w:rPr>
        <w:t>נמצא עליה קורט דם - זורק את הדם ואוכל את השאר.</w:t>
      </w:r>
    </w:p>
    <w:p w14:paraId="6820EE2D" w14:textId="77777777" w:rsidR="0046556D" w:rsidRDefault="00BD6C4F" w:rsidP="00BD6C4F">
      <w:pPr>
        <w:rPr>
          <w:rtl/>
        </w:rPr>
      </w:pPr>
      <w:r w:rsidRPr="00C63571">
        <w:rPr>
          <w:rtl/>
        </w:rPr>
        <w:t xml:space="preserve">• </w:t>
      </w:r>
      <w:r>
        <w:rPr>
          <w:rStyle w:val="2fb"/>
          <w:rtl/>
          <w:rPrChange w:id="12082" w:author="מנוע אמוראים" w:date="2026-10-05T16:40:54Z">
            <w:rPr>
              <w:rtl/>
            </w:rPr>
          </w:rPrChange>
        </w:rPr>
        <w:t xml:space="preserve">ארי"ר</w:t>
      </w:r>
      <w:r w:rsidRPr="00C63571">
        <w:rPr>
          <w:rtl/>
        </w:rPr>
        <w:t>: והוא שנמצא על קשר שלה.</w:t>
      </w:r>
    </w:p>
    <w:p w14:paraId="525E227E" w14:textId="70B3518B" w:rsidR="0046556D" w:rsidRDefault="00BD6C4F" w:rsidP="00BD6C4F">
      <w:pPr>
        <w:rPr>
          <w:rtl/>
        </w:rPr>
      </w:pPr>
      <w:r>
        <w:rPr>
          <w:rtl/>
        </w:rPr>
        <w:t xml:space="preserve">תני דוסתאי אבוה </w:t>
      </w:r>
      <w:r>
        <w:rPr>
          <w:rStyle w:val="2fb"/>
          <w:rtl/>
          <w:rPrChange w:id="12083" w:author="מנוע אמוראים" w:date="2026-10-05T16:40:54Z">
            <w:rPr>
              <w:rtl/>
            </w:rPr>
          </w:rPrChange>
        </w:rPr>
        <w:t xml:space="preserve">דר</w:t>
      </w:r>
      <w:r>
        <w:rPr>
          <w:rStyle w:val="2fb"/>
          <w:rtl/>
          <w:rPrChange w:id="12084" w:author="מנוע אמוראים" w:date="2026-10-05T16:40:54Z">
            <w:rPr>
              <w:rtl/>
            </w:rPr>
          </w:rPrChange>
        </w:rPr>
        <w:t xml:space="preserve">"</w:t>
      </w:r>
      <w:r>
        <w:rPr>
          <w:rStyle w:val="2fb"/>
          <w:rFonts w:hint="cs"/>
          <w:rtl/>
          <w:rPrChange w:id="12085" w:author="מנוע אמוראים" w:date="2026-10-05T16:40:54Z">
            <w:rPr>
              <w:rFonts w:hint="cs"/>
              <w:rtl/>
            </w:rPr>
          </w:rPrChange>
        </w:rPr>
        <w:t xml:space="preserve">א</w:t>
      </w:r>
      <w:r w:rsidRPr="00C63571">
        <w:rPr>
          <w:rtl/>
        </w:rPr>
        <w:t xml:space="preserve">: </w:t>
      </w:r>
      <w:r>
        <w:rPr>
          <w:rFonts w:hint="cs"/>
          <w:rtl/>
        </w:rPr>
        <w:t xml:space="preserve">דווקא </w:t>
      </w:r>
      <w:r w:rsidRPr="00C63571">
        <w:rPr>
          <w:rtl/>
        </w:rPr>
        <w:t xml:space="preserve">נמצא על חלבון שלה, אבל נמצא על חלמון שלה אפי' ביצה אסורה, </w:t>
      </w:r>
      <w:r>
        <w:rPr>
          <w:rFonts w:hint="cs"/>
          <w:rtl/>
        </w:rPr>
        <w:t>שנתפשט הקלקול בכולה</w:t>
      </w:r>
      <w:r w:rsidRPr="00C63571">
        <w:rPr>
          <w:rtl/>
        </w:rPr>
        <w:t>.</w:t>
      </w:r>
    </w:p>
    <w:p w14:paraId="005E1611" w14:textId="77777777" w:rsidR="0046556D" w:rsidRDefault="00BD6C4F" w:rsidP="00BD6C4F">
      <w:pPr>
        <w:rPr>
          <w:rtl/>
        </w:rPr>
      </w:pPr>
      <w:r>
        <w:rPr>
          <w:rtl/>
        </w:rPr>
        <w:t xml:space="preserve">א"ל </w:t>
      </w:r>
      <w:r>
        <w:rPr>
          <w:rStyle w:val="2fb"/>
          <w:rtl/>
          <w:rPrChange w:id="12086" w:author="מנוע אמוראים" w:date="2026-10-05T16:40:54Z">
            <w:rPr>
              <w:rtl/>
            </w:rPr>
          </w:rPrChange>
        </w:rPr>
        <w:t xml:space="preserve">ר</w:t>
      </w:r>
      <w:r>
        <w:rPr>
          <w:rStyle w:val="2fb"/>
          <w:rtl/>
          <w:rPrChange w:id="12087" w:author="מנוע אמוראים" w:date="2026-10-05T16:40:54Z">
            <w:rPr>
              <w:rtl/>
            </w:rPr>
          </w:rPrChange>
        </w:rPr>
        <w:t xml:space="preserve">"</w:t>
      </w:r>
      <w:r>
        <w:rPr>
          <w:rStyle w:val="2fb"/>
          <w:rFonts w:hint="cs"/>
          <w:rtl/>
          <w:rPrChange w:id="12088" w:author="מנוע אמוראים" w:date="2026-10-05T16:40:54Z">
            <w:rPr>
              <w:rFonts w:hint="cs"/>
              <w:rtl/>
            </w:rPr>
          </w:rPrChange>
        </w:rPr>
        <w:t xml:space="preserve">ג</w:t>
      </w:r>
      <w:r>
        <w:rPr>
          <w:rFonts w:hint="cs"/>
          <w:rtl/>
        </w:rPr>
        <w:t xml:space="preserve"> </w:t>
      </w:r>
      <w:r w:rsidRPr="00C63571">
        <w:rPr>
          <w:rtl/>
        </w:rPr>
        <w:t>מבי כתיל לרב אשי: איפכא תני תנא קמיה דאביי, ואביי הוא דתרצה ניהליה הכי.</w:t>
      </w:r>
    </w:p>
    <w:p w14:paraId="348138EF" w14:textId="77777777" w:rsidR="0046556D" w:rsidRDefault="00BD6C4F" w:rsidP="00BD6C4F">
      <w:pPr>
        <w:rPr>
          <w:rtl/>
        </w:rPr>
      </w:pPr>
      <w:r w:rsidRPr="00C63571">
        <w:rPr>
          <w:rtl/>
        </w:rPr>
        <w:t>• חזקיה: מנין לביצת טמאה שהיא אסורה מן התורה? שנא</w:t>
      </w:r>
      <w:r>
        <w:rPr>
          <w:rFonts w:hint="cs"/>
          <w:rtl/>
        </w:rPr>
        <w:t>'</w:t>
      </w:r>
      <w:r w:rsidRPr="00C63571">
        <w:rPr>
          <w:rtl/>
        </w:rPr>
        <w:t>: ו</w:t>
      </w:r>
      <w:r>
        <w:rPr>
          <w:rFonts w:hint="cs"/>
          <w:rtl/>
        </w:rPr>
        <w:t>'</w:t>
      </w:r>
      <w:r w:rsidRPr="00C63571">
        <w:rPr>
          <w:rtl/>
        </w:rPr>
        <w:t>את בת היענה</w:t>
      </w:r>
      <w:r>
        <w:rPr>
          <w:rFonts w:hint="cs"/>
          <w:rtl/>
        </w:rPr>
        <w:t>'</w:t>
      </w:r>
      <w:r w:rsidRPr="00C63571">
        <w:rPr>
          <w:rtl/>
        </w:rPr>
        <w:t>, וכי בת יש לה ליענה? אלא איזו זו ביצה טמאה;</w:t>
      </w:r>
    </w:p>
    <w:p w14:paraId="5C71E97D" w14:textId="77777777" w:rsidR="0046556D" w:rsidRDefault="00BD6C4F" w:rsidP="00BD6C4F">
      <w:pPr>
        <w:rPr>
          <w:rtl/>
        </w:rPr>
      </w:pPr>
      <w:r w:rsidRPr="00C63571">
        <w:rPr>
          <w:rtl/>
        </w:rPr>
        <w:t>ודלמא היינו שמייהו? לא ס</w:t>
      </w:r>
      <w:r w:rsidR="00BF1CF6">
        <w:rPr>
          <w:rtl/>
        </w:rPr>
        <w:t>"</w:t>
      </w:r>
      <w:r>
        <w:rPr>
          <w:rFonts w:hint="cs"/>
          <w:rtl/>
        </w:rPr>
        <w:t>ד</w:t>
      </w:r>
      <w:r w:rsidRPr="00C63571">
        <w:rPr>
          <w:rtl/>
        </w:rPr>
        <w:t>, ד</w:t>
      </w:r>
      <w:r>
        <w:rPr>
          <w:rFonts w:hint="cs"/>
          <w:rtl/>
        </w:rPr>
        <w:t>'</w:t>
      </w:r>
      <w:r w:rsidRPr="00C63571">
        <w:rPr>
          <w:rtl/>
        </w:rPr>
        <w:t>בת עמי לאכזר כיענים במדבר</w:t>
      </w:r>
      <w:r>
        <w:rPr>
          <w:rFonts w:hint="cs"/>
          <w:rtl/>
        </w:rPr>
        <w:t>'</w:t>
      </w:r>
      <w:r w:rsidRPr="00C63571">
        <w:rPr>
          <w:rtl/>
        </w:rPr>
        <w:t>;</w:t>
      </w:r>
    </w:p>
    <w:p w14:paraId="19173F46" w14:textId="77777777" w:rsidR="0046556D" w:rsidRDefault="00BD6C4F" w:rsidP="00BD6C4F">
      <w:pPr>
        <w:rPr>
          <w:rtl/>
        </w:rPr>
      </w:pPr>
      <w:r>
        <w:rPr>
          <w:rFonts w:hint="cs"/>
          <w:rtl/>
        </w:rPr>
        <w:t>והך ד'</w:t>
      </w:r>
      <w:r>
        <w:rPr>
          <w:rStyle w:val="afffff0"/>
          <w:rtl/>
          <w:rPrChange w:id="9038" w:author="מנוע פסוקים" w:date="2026-10-05T16:37:55Z">
            <w:rPr>
              <w:rtl/>
            </w:rPr>
          </w:rPrChange>
        </w:rPr>
        <w:t xml:space="preserve">אעשה מספד כתנים ואבל כבנות יענה</w:t>
      </w:r>
      <w:r>
        <w:rPr>
          <w:rFonts w:hint="cs"/>
          <w:rtl/>
        </w:rPr>
        <w:t>'</w:t>
      </w:r>
      <w:r w:rsidRPr="00C63571">
        <w:rPr>
          <w:rtl/>
        </w:rPr>
        <w:t>!</w:t>
      </w:r>
    </w:p>
    <w:p w14:paraId="2BE31242" w14:textId="77777777" w:rsidR="0046556D" w:rsidRDefault="00BD6C4F" w:rsidP="00BD6C4F">
      <w:pPr>
        <w:rPr>
          <w:rtl/>
        </w:rPr>
      </w:pPr>
      <w:r w:rsidRPr="00C63571">
        <w:rPr>
          <w:rtl/>
        </w:rPr>
        <w:t>כיענה זו שמתאבלת על בניה, וה</w:t>
      </w:r>
      <w:r>
        <w:rPr>
          <w:rFonts w:hint="cs"/>
          <w:rtl/>
        </w:rPr>
        <w:t xml:space="preserve">ך </w:t>
      </w:r>
      <w:r w:rsidRPr="0046594B">
        <w:rPr>
          <w:rStyle w:val="afffff0"/>
          <w:rFonts w:hint="cs"/>
          <w:rtl/>
        </w:rPr>
        <w:t>ד'</w:t>
      </w:r>
      <w:r w:rsidRPr="0046594B">
        <w:rPr>
          <w:rStyle w:val="afffff0"/>
          <w:rtl/>
        </w:rPr>
        <w:t>ושכנו שם בנות יענה</w:t>
      </w:r>
      <w:r w:rsidRPr="0046594B">
        <w:rPr>
          <w:rStyle w:val="afffff0"/>
          <w:rFonts w:hint="cs"/>
          <w:rtl/>
        </w:rPr>
        <w:t xml:space="preserve">' </w:t>
      </w:r>
      <w:r w:rsidRPr="00C63571">
        <w:rPr>
          <w:rtl/>
        </w:rPr>
        <w:t xml:space="preserve">כיענה זו ששוכנת עם בניה, </w:t>
      </w:r>
    </w:p>
    <w:p w14:paraId="41403FCC" w14:textId="77777777" w:rsidR="0046556D" w:rsidRDefault="00BD6C4F" w:rsidP="00BD6C4F">
      <w:pPr>
        <w:rPr>
          <w:rtl/>
        </w:rPr>
      </w:pPr>
      <w:r>
        <w:rPr>
          <w:rFonts w:hint="cs"/>
          <w:rtl/>
        </w:rPr>
        <w:t xml:space="preserve">והך </w:t>
      </w:r>
      <w:r w:rsidRPr="0046594B">
        <w:rPr>
          <w:rStyle w:val="afffff0"/>
          <w:rFonts w:hint="cs"/>
          <w:rtl/>
        </w:rPr>
        <w:t>ד'</w:t>
      </w:r>
      <w:r w:rsidRPr="0046594B">
        <w:rPr>
          <w:rStyle w:val="afffff0"/>
          <w:rtl/>
        </w:rPr>
        <w:t>תכבדני חית השדה תנים ובנות יענה</w:t>
      </w:r>
      <w:r w:rsidRPr="0046594B">
        <w:rPr>
          <w:rStyle w:val="afffff0"/>
          <w:rFonts w:hint="cs"/>
          <w:rtl/>
        </w:rPr>
        <w:t>'</w:t>
      </w:r>
      <w:r w:rsidRPr="0046594B">
        <w:rPr>
          <w:rStyle w:val="afffff0"/>
          <w:rtl/>
        </w:rPr>
        <w:t xml:space="preserve"> </w:t>
      </w:r>
      <w:r>
        <w:rPr>
          <w:rFonts w:hint="cs"/>
          <w:rtl/>
        </w:rPr>
        <w:t>ואי ס</w:t>
      </w:r>
      <w:r w:rsidR="00BF1CF6">
        <w:rPr>
          <w:rtl/>
        </w:rPr>
        <w:t>"</w:t>
      </w:r>
      <w:r>
        <w:rPr>
          <w:rFonts w:hint="cs"/>
          <w:rtl/>
        </w:rPr>
        <w:t>ד</w:t>
      </w:r>
      <w:r w:rsidRPr="00C63571">
        <w:rPr>
          <w:rtl/>
        </w:rPr>
        <w:t xml:space="preserve"> ביצה, ביצה בת מימר שירה היא? </w:t>
      </w:r>
    </w:p>
    <w:p w14:paraId="58DC5C6F" w14:textId="77777777" w:rsidR="0046556D" w:rsidRDefault="00BD6C4F" w:rsidP="00BD6C4F">
      <w:pPr>
        <w:rPr>
          <w:rtl/>
        </w:rPr>
      </w:pPr>
      <w:r w:rsidRPr="00C63571">
        <w:rPr>
          <w:rtl/>
        </w:rPr>
        <w:t>אלא כתיב</w:t>
      </w:r>
      <w:r w:rsidRPr="00A71A5E">
        <w:rPr>
          <w:rStyle w:val="afffff0"/>
          <w:rtl/>
        </w:rPr>
        <w:t xml:space="preserve"> </w:t>
      </w:r>
      <w:r w:rsidRPr="00A71A5E">
        <w:rPr>
          <w:rStyle w:val="afffff0"/>
          <w:rFonts w:hint="cs"/>
          <w:rtl/>
        </w:rPr>
        <w:t>'</w:t>
      </w:r>
      <w:r w:rsidRPr="00A71A5E">
        <w:rPr>
          <w:rStyle w:val="afffff0"/>
          <w:rtl/>
        </w:rPr>
        <w:t>היענה</w:t>
      </w:r>
      <w:r w:rsidRPr="00A71A5E">
        <w:rPr>
          <w:rStyle w:val="afffff0"/>
          <w:rFonts w:hint="cs"/>
          <w:rtl/>
        </w:rPr>
        <w:t>'</w:t>
      </w:r>
      <w:r w:rsidRPr="00A71A5E">
        <w:rPr>
          <w:rStyle w:val="afffff0"/>
          <w:rtl/>
        </w:rPr>
        <w:t xml:space="preserve"> </w:t>
      </w:r>
      <w:r w:rsidRPr="00C63571">
        <w:rPr>
          <w:rtl/>
        </w:rPr>
        <w:t>וכתיב</w:t>
      </w:r>
      <w:r w:rsidRPr="00A71A5E">
        <w:rPr>
          <w:rStyle w:val="afffff0"/>
          <w:rtl/>
        </w:rPr>
        <w:t xml:space="preserve"> </w:t>
      </w:r>
      <w:r w:rsidRPr="00A71A5E">
        <w:rPr>
          <w:rStyle w:val="afffff0"/>
          <w:rFonts w:hint="cs"/>
          <w:rtl/>
        </w:rPr>
        <w:t>'</w:t>
      </w:r>
      <w:r w:rsidRPr="00A71A5E">
        <w:rPr>
          <w:rStyle w:val="afffff0"/>
          <w:rtl/>
        </w:rPr>
        <w:t>בת היענה</w:t>
      </w:r>
      <w:r w:rsidRPr="00A71A5E">
        <w:rPr>
          <w:rStyle w:val="afffff0"/>
          <w:rFonts w:hint="cs"/>
          <w:rtl/>
        </w:rPr>
        <w:t>'</w:t>
      </w:r>
      <w:r w:rsidRPr="00A71A5E">
        <w:rPr>
          <w:rStyle w:val="afffff0"/>
          <w:rtl/>
        </w:rPr>
        <w:t>,</w:t>
      </w:r>
      <w:r w:rsidRPr="00C63571">
        <w:rPr>
          <w:rtl/>
        </w:rPr>
        <w:t xml:space="preserve"> ושאני הכא דפסק ספרא לשתי תיבות, </w:t>
      </w:r>
    </w:p>
    <w:p w14:paraId="18D2FAAC" w14:textId="77777777" w:rsidR="0046556D" w:rsidRDefault="00BD6C4F" w:rsidP="00BD6C4F">
      <w:pPr>
        <w:rPr>
          <w:rtl/>
        </w:rPr>
      </w:pPr>
      <w:r>
        <w:rPr>
          <w:rtl/>
        </w:rPr>
        <w:t>ומדפסיק להו ספרא</w:t>
      </w:r>
      <w:r w:rsidRPr="00C63571">
        <w:rPr>
          <w:rtl/>
        </w:rPr>
        <w:t xml:space="preserve"> ב</w:t>
      </w:r>
      <w:r>
        <w:rPr>
          <w:rFonts w:hint="cs"/>
          <w:rtl/>
        </w:rPr>
        <w:t>שני תיבות</w:t>
      </w:r>
      <w:r w:rsidRPr="00C63571">
        <w:rPr>
          <w:rtl/>
        </w:rPr>
        <w:t>, ש"מ - תרי שמות נינהו.</w:t>
      </w:r>
    </w:p>
    <w:p w14:paraId="70E764FC" w14:textId="77777777" w:rsidR="00BD6C4F" w:rsidRPr="003D23F5" w:rsidRDefault="00BD6C4F" w:rsidP="00F07436">
      <w:pPr>
        <w:pStyle w:val="afff3"/>
        <w:framePr w:wrap="around"/>
        <w:rPr>
          <w:rtl/>
        </w:rPr>
      </w:pPr>
      <w:r w:rsidRPr="003D23F5">
        <w:rPr>
          <w:rFonts w:hint="cs"/>
          <w:rtl/>
        </w:rPr>
        <w:t>סה.</w:t>
      </w:r>
    </w:p>
    <w:p w14:paraId="781A02D7" w14:textId="77777777" w:rsidR="0046556D" w:rsidRDefault="00BD6C4F" w:rsidP="00BD6C4F">
      <w:pPr>
        <w:rPr>
          <w:rtl/>
        </w:rPr>
      </w:pPr>
      <w:r>
        <w:rPr>
          <w:rtl/>
        </w:rPr>
        <w:t>אלא מעתה, את כדר</w:t>
      </w:r>
      <w:r w:rsidRPr="00C63571">
        <w:rPr>
          <w:rtl/>
        </w:rPr>
        <w:t>לעומר, דפסק להו ספרא בתרי, ה"נ ד</w:t>
      </w:r>
      <w:r>
        <w:rPr>
          <w:rFonts w:hint="cs"/>
          <w:rtl/>
        </w:rPr>
        <w:t>ב' שמות נינהו</w:t>
      </w:r>
      <w:r w:rsidRPr="00C63571">
        <w:rPr>
          <w:rtl/>
        </w:rPr>
        <w:t xml:space="preserve">? </w:t>
      </w:r>
    </w:p>
    <w:p w14:paraId="18EBF682" w14:textId="77777777" w:rsidR="0046556D" w:rsidRDefault="00BD6C4F" w:rsidP="00BD6C4F">
      <w:pPr>
        <w:rPr>
          <w:rtl/>
        </w:rPr>
      </w:pPr>
      <w:r>
        <w:rPr>
          <w:rtl/>
        </w:rPr>
        <w:t xml:space="preserve">אמרי: התם </w:t>
      </w:r>
      <w:r w:rsidRPr="00C63571">
        <w:rPr>
          <w:rtl/>
        </w:rPr>
        <w:t>בשתי תיבות פסיק להו, בש</w:t>
      </w:r>
      <w:r>
        <w:rPr>
          <w:rtl/>
        </w:rPr>
        <w:t xml:space="preserve">ני שיטין לא פסיק להו, אבל הכא </w:t>
      </w:r>
      <w:r w:rsidRPr="00C63571">
        <w:rPr>
          <w:rtl/>
        </w:rPr>
        <w:t>אפי' בשני שיטין נמי פסיק להו.</w:t>
      </w:r>
    </w:p>
    <w:p w14:paraId="2F5C8B35" w14:textId="77777777" w:rsidR="0046556D" w:rsidRDefault="00BD6C4F" w:rsidP="00BD6C4F">
      <w:pPr>
        <w:jc w:val="center"/>
        <w:rPr>
          <w:del w:id="90066" w:author="מנוע עיצוב" w:date="2026-10-08T11:01:28Z"/>
          <w:rtl/>
        </w:rPr>
      </w:pPr>
      <w:del w:id="90065" w:author="מנוע עיצוב" w:date="2026-10-08T11:01:28Z">
        <w:r>
          <w:rPr>
            <w:rFonts w:ascii="BA חניכי הישיבות" w:hAnsi="BA חניכי הישיבות" w:cs="BA חניכי הישיבות"/>
            <w:rtl/>
          </w:rPr>
          <w:delText xml:space="preserve">׻</w:delText>
        </w:r>
      </w:del>
    </w:p>
    <w:p w14:paraId="0C5529A7" w14:textId="77777777" w:rsidR="00BD6C4F" w:rsidRPr="003D23F5" w:rsidRDefault="00BD6C4F" w:rsidP="00BD6C4F">
      <w:pPr>
        <w:pStyle w:val="affff1"/>
        <w:rPr>
          <w:rtl/>
        </w:rPr>
      </w:pPr>
      <w:ins w:id="9852" w:author="מספור קטעי משנה" w:date="2026-10-06T06:45:19Z">
        <w:r>
          <w:rPr>
            <w:rStyle w:val="MisparKeta"/>
          </w:rPr>
          <w:t xml:space="preserve">א. </w:t>
        </w:r>
      </w:ins>
      <w:r w:rsidRPr="003D23F5">
        <w:rPr>
          <w:rtl/>
        </w:rPr>
        <w:t>אבל אמרו חכמים כל עוף [</w:t>
      </w:r>
      <w:r w:rsidR="00BF1CF6">
        <w:rPr>
          <w:rtl/>
        </w:rPr>
        <w:t>וכו#</w:t>
      </w:r>
      <w:r w:rsidRPr="003D23F5">
        <w:rPr>
          <w:rtl/>
        </w:rPr>
        <w:t>].</w:t>
      </w:r>
    </w:p>
    <w:p w14:paraId="3A2BA464" w14:textId="77777777" w:rsidR="0046556D" w:rsidRDefault="00BD6C4F" w:rsidP="00BD6C4F">
      <w:pPr>
        <w:rPr>
          <w:rtl/>
        </w:rPr>
      </w:pPr>
      <w:r>
        <w:rPr>
          <w:rtl/>
        </w:rPr>
        <w:t xml:space="preserve">תניא, </w:t>
      </w:r>
      <w:r>
        <w:rPr>
          <w:rStyle w:val="2fb"/>
          <w:rtl/>
          <w:rPrChange w:id="12089" w:author="מנוע אמוראים" w:date="2026-10-05T16:40:54Z">
            <w:rPr>
              <w:rtl/>
            </w:rPr>
          </w:rPrChange>
        </w:rPr>
        <w:t xml:space="preserve">ר</w:t>
      </w:r>
      <w:r>
        <w:rPr>
          <w:rStyle w:val="2fb"/>
          <w:rtl/>
          <w:rPrChange w:id="12090" w:author="מנוע אמוראים" w:date="2026-10-05T16:40:54Z">
            <w:rPr>
              <w:rtl/>
            </w:rPr>
          </w:rPrChange>
        </w:rPr>
        <w:t xml:space="preserve">"</w:t>
      </w:r>
      <w:r>
        <w:rPr>
          <w:rStyle w:val="2fb"/>
          <w:rFonts w:hint="cs"/>
          <w:rtl/>
          <w:rPrChange w:id="12091" w:author="מנוע אמוראים" w:date="2026-10-05T16:40:54Z">
            <w:rPr>
              <w:rFonts w:hint="cs"/>
              <w:rtl/>
            </w:rPr>
          </w:rPrChange>
        </w:rPr>
        <w:t xml:space="preserve">ג</w:t>
      </w:r>
      <w:r w:rsidRPr="00C63571">
        <w:rPr>
          <w:rtl/>
        </w:rPr>
        <w:t>: דורס ואוכל - בידוע שהוא טמא, יש לו</w:t>
      </w:r>
      <w:r>
        <w:rPr>
          <w:rtl/>
        </w:rPr>
        <w:t xml:space="preserve"> אצבע יתירה וזפק וקרקבנו נקלף </w:t>
      </w:r>
      <w:r w:rsidRPr="00C63571">
        <w:rPr>
          <w:rtl/>
        </w:rPr>
        <w:t>בידוע שהוא טהור;</w:t>
      </w:r>
    </w:p>
    <w:p w14:paraId="374E5710" w14:textId="77777777" w:rsidR="0046556D" w:rsidRDefault="00BD6C4F" w:rsidP="00BD6C4F">
      <w:pPr>
        <w:rPr>
          <w:rtl/>
        </w:rPr>
      </w:pPr>
      <w:r>
        <w:rPr>
          <w:rStyle w:val="2fb"/>
          <w:rFonts w:hint="cs"/>
          <w:rtl/>
          <w:rPrChange w:id="12092" w:author="מנוע אמוראים" w:date="2026-10-05T16:40:54Z">
            <w:rPr>
              <w:rFonts w:hint="cs"/>
              <w:rtl/>
            </w:rPr>
          </w:rPrChange>
        </w:rPr>
        <w:t xml:space="preserve">ראב</w:t>
      </w:r>
      <w:r>
        <w:rPr>
          <w:rStyle w:val="2fb"/>
          <w:rtl/>
          <w:rPrChange w:id="12093" w:author="מנוע אמוראים" w:date="2026-10-05T16:40:54Z">
            <w:rPr>
              <w:rtl/>
            </w:rPr>
          </w:rPrChange>
        </w:rPr>
        <w:t xml:space="preserve">"</w:t>
      </w:r>
      <w:r>
        <w:rPr>
          <w:rStyle w:val="2fb"/>
          <w:rFonts w:hint="cs"/>
          <w:rtl/>
          <w:rPrChange w:id="12094" w:author="מנוע אמוראים" w:date="2026-10-05T16:40:54Z">
            <w:rPr>
              <w:rFonts w:hint="cs"/>
              <w:rtl/>
            </w:rPr>
          </w:rPrChange>
        </w:rPr>
        <w:t xml:space="preserve">צ</w:t>
      </w:r>
      <w:r w:rsidRPr="00C63571">
        <w:rPr>
          <w:rtl/>
        </w:rPr>
        <w:t>: מותחין לו חוט של משיחה, אם חולק</w:t>
      </w:r>
      <w:r>
        <w:rPr>
          <w:rtl/>
        </w:rPr>
        <w:t xml:space="preserve"> את רגליו שתים לכאן ושתים לכאן</w:t>
      </w:r>
      <w:r w:rsidRPr="00C63571">
        <w:rPr>
          <w:rtl/>
        </w:rPr>
        <w:t xml:space="preserve"> טמא, </w:t>
      </w:r>
    </w:p>
    <w:p w14:paraId="536EC645" w14:textId="77777777" w:rsidR="0046556D" w:rsidRDefault="00BD6C4F" w:rsidP="00BD6C4F">
      <w:pPr>
        <w:rPr>
          <w:rtl/>
        </w:rPr>
      </w:pPr>
      <w:r w:rsidRPr="00C63571">
        <w:rPr>
          <w:rtl/>
        </w:rPr>
        <w:t>שלש לכאן ואחת לכאן - טהור;</w:t>
      </w:r>
    </w:p>
    <w:p w14:paraId="5BB92D84" w14:textId="77777777" w:rsidR="0046556D" w:rsidRDefault="00BD6C4F" w:rsidP="00BD6C4F">
      <w:pPr>
        <w:rPr>
          <w:rtl/>
        </w:rPr>
      </w:pPr>
      <w:r>
        <w:rPr>
          <w:rtl/>
        </w:rPr>
        <w:t xml:space="preserve">• </w:t>
      </w:r>
      <w:r>
        <w:rPr>
          <w:rStyle w:val="2fb"/>
          <w:rtl/>
          <w:rPrChange w:id="12095" w:author="מנוע אמוראים" w:date="2026-10-05T16:40:54Z">
            <w:rPr>
              <w:rtl/>
            </w:rPr>
          </w:rPrChange>
        </w:rPr>
        <w:t xml:space="preserve">ר"ש</w:t>
      </w:r>
      <w:r>
        <w:rPr>
          <w:rtl/>
        </w:rPr>
        <w:t xml:space="preserve"> בן אלעזר אומר: כל עוף הקולט מן האויר - טמא.</w:t>
      </w:r>
      <w:r>
        <w:rPr>
          <w:rFonts w:hint="cs"/>
          <w:rtl/>
        </w:rPr>
        <w:t xml:space="preserve"> </w:t>
      </w:r>
      <w:r w:rsidRPr="00C63571">
        <w:rPr>
          <w:rtl/>
        </w:rPr>
        <w:t>ציפרתא נמי מקלט קלטה!</w:t>
      </w:r>
    </w:p>
    <w:p w14:paraId="6A1402BB" w14:textId="77777777" w:rsidR="0046556D" w:rsidRDefault="00BD6C4F" w:rsidP="00BD6C4F">
      <w:pPr>
        <w:rPr>
          <w:rtl/>
        </w:rPr>
      </w:pPr>
      <w:r w:rsidRPr="00C63571">
        <w:rPr>
          <w:rtl/>
        </w:rPr>
        <w:t>• אביי: קולט ואוכל, קאמרי.</w:t>
      </w:r>
    </w:p>
    <w:p w14:paraId="1CB9C1B6" w14:textId="77777777" w:rsidR="0046556D" w:rsidRDefault="00BD6C4F" w:rsidP="00BD6C4F">
      <w:pPr>
        <w:rPr>
          <w:rtl/>
        </w:rPr>
      </w:pPr>
      <w:r w:rsidRPr="00C63571">
        <w:rPr>
          <w:rtl/>
        </w:rPr>
        <w:t>אחרים אומרים: שכן עם טמאים - טמא, עם טהורים - טהור.</w:t>
      </w:r>
    </w:p>
    <w:p w14:paraId="1D492DAC" w14:textId="77777777" w:rsidR="0046556D" w:rsidRDefault="00BD6C4F" w:rsidP="00BD6C4F">
      <w:pPr>
        <w:rPr>
          <w:rtl/>
        </w:rPr>
      </w:pPr>
      <w:r>
        <w:rPr>
          <w:rStyle w:val="2fb"/>
          <w:rFonts w:hint="cs"/>
          <w:rtl/>
          <w:rPrChange w:id="12096" w:author="מנוע אמוראים" w:date="2026-10-05T16:40:54Z">
            <w:rPr>
              <w:rFonts w:hint="cs"/>
              <w:rtl/>
            </w:rPr>
          </w:rPrChange>
        </w:rPr>
        <w:t xml:space="preserve">כר</w:t>
      </w:r>
      <w:r>
        <w:rPr>
          <w:rStyle w:val="2fb"/>
          <w:rtl/>
          <w:rPrChange w:id="12097" w:author="מנוע אמוראים" w:date="2026-10-05T16:40:54Z">
            <w:rPr>
              <w:rtl/>
            </w:rPr>
          </w:rPrChange>
        </w:rPr>
        <w:t xml:space="preserve">"</w:t>
      </w:r>
      <w:r>
        <w:rPr>
          <w:rStyle w:val="2fb"/>
          <w:rFonts w:hint="cs"/>
          <w:rtl/>
          <w:rPrChange w:id="12098" w:author="מנוע אמוראים" w:date="2026-10-05T16:40:54Z">
            <w:rPr>
              <w:rFonts w:hint="cs"/>
              <w:rtl/>
            </w:rPr>
          </w:rPrChange>
        </w:rPr>
        <w:t xml:space="preserve">א</w:t>
      </w:r>
      <w:r>
        <w:rPr>
          <w:rtl/>
        </w:rPr>
        <w:t xml:space="preserve"> דתניא </w:t>
      </w:r>
      <w:r>
        <w:rPr>
          <w:rStyle w:val="2fb"/>
          <w:rtl/>
          <w:rPrChange w:id="12099" w:author="מנוע אמוראים" w:date="2026-10-05T16:40:54Z">
            <w:rPr>
              <w:rtl/>
            </w:rPr>
          </w:rPrChange>
        </w:rPr>
        <w:t xml:space="preserve">ר"א</w:t>
      </w:r>
      <w:r>
        <w:rPr>
          <w:rtl/>
        </w:rPr>
        <w:t xml:space="preserve"> אומר: לא לחנם הלך זרזיר אצל עורב אלא מפני שהוא מינו;</w:t>
      </w:r>
    </w:p>
    <w:p w14:paraId="1B69EF10" w14:textId="77777777" w:rsidR="0046556D" w:rsidRDefault="00BD6C4F" w:rsidP="00BD6C4F">
      <w:pPr>
        <w:rPr>
          <w:rtl/>
        </w:rPr>
      </w:pPr>
      <w:r w:rsidRPr="00C63571">
        <w:rPr>
          <w:rtl/>
        </w:rPr>
        <w:t>אפי' תימא רבנן - שכן ונדמה קאמרינן.</w:t>
      </w:r>
    </w:p>
    <w:p w14:paraId="4A04E88B" w14:textId="77777777" w:rsidR="0046556D" w:rsidRDefault="00BD6C4F" w:rsidP="00BD6C4F">
      <w:pPr>
        <w:jc w:val="center"/>
        <w:rPr>
          <w:del w:id="90068" w:author="מנוע עיצוב" w:date="2026-10-08T11:01:28Z"/>
          <w:rtl/>
        </w:rPr>
      </w:pPr>
      <w:del w:id="90067" w:author="מנוע עיצוב" w:date="2026-10-08T11:01:28Z">
        <w:r>
          <w:rPr>
            <w:rFonts w:ascii="BA חניכי הישיבות" w:hAnsi="BA חניכי הישיבות" w:cs="BA חניכי הישיבות"/>
            <w:rtl/>
          </w:rPr>
          <w:delText xml:space="preserve">׻</w:delText>
        </w:r>
      </w:del>
    </w:p>
    <w:p w14:paraId="3959EB06" w14:textId="77777777" w:rsidR="00BD6C4F" w:rsidRPr="003D23F5" w:rsidRDefault="00BD6C4F" w:rsidP="00BD6C4F">
      <w:pPr>
        <w:pStyle w:val="affff1"/>
        <w:rPr>
          <w:rtl/>
        </w:rPr>
      </w:pPr>
      <w:ins w:id="9853" w:author="מספור קטעי משנה" w:date="2026-10-06T06:45:19Z">
        <w:r>
          <w:rPr>
            <w:rStyle w:val="MisparKeta"/>
          </w:rPr>
          <w:t xml:space="preserve">ב. </w:t>
        </w:r>
      </w:ins>
      <w:r w:rsidRPr="003D23F5">
        <w:rPr>
          <w:rtl/>
        </w:rPr>
        <w:t>ובחגבים כל שיש לו כו'.</w:t>
      </w:r>
    </w:p>
    <w:p w14:paraId="499A0671" w14:textId="77777777" w:rsidR="0046556D" w:rsidRDefault="00BD6C4F" w:rsidP="00BD6C4F">
      <w:pPr>
        <w:rPr>
          <w:rtl/>
        </w:rPr>
      </w:pPr>
      <w:r w:rsidRPr="00BF173E">
        <w:rPr>
          <w:rFonts w:hint="cs"/>
          <w:b/>
          <w:bCs/>
          <w:rtl/>
        </w:rPr>
        <w:t>רובו</w:t>
      </w:r>
      <w:r w:rsidRPr="00C63571">
        <w:rPr>
          <w:rtl/>
        </w:rPr>
        <w:t xml:space="preserve">: </w:t>
      </w:r>
      <w:r>
        <w:rPr>
          <w:rStyle w:val="2fb"/>
          <w:rFonts w:hint="cs"/>
          <w:rtl/>
          <w:rPrChange w:id="12100" w:author="מנוע אמוראים" w:date="2026-10-05T16:40:54Z">
            <w:rPr>
              <w:rFonts w:hint="cs"/>
              <w:rtl/>
            </w:rPr>
          </w:rPrChange>
        </w:rPr>
        <w:t xml:space="preserve">אריא</w:t>
      </w:r>
      <w:r>
        <w:rPr>
          <w:rStyle w:val="2fb"/>
          <w:rtl/>
          <w:rPrChange w:id="12101" w:author="מנוע אמוראים" w:date="2026-10-05T16:40:54Z">
            <w:rPr>
              <w:rtl/>
            </w:rPr>
          </w:rPrChange>
        </w:rPr>
        <w:t xml:space="preserve">"</w:t>
      </w:r>
      <w:r>
        <w:rPr>
          <w:rStyle w:val="2fb"/>
          <w:rFonts w:hint="cs"/>
          <w:rtl/>
          <w:rPrChange w:id="12102" w:author="מנוע אמוראים" w:date="2026-10-05T16:40:54Z">
            <w:rPr>
              <w:rFonts w:hint="cs"/>
              <w:rtl/>
            </w:rPr>
          </w:rPrChange>
        </w:rPr>
        <w:t xml:space="preserve">ר</w:t>
      </w:r>
      <w:r>
        <w:rPr>
          <w:rFonts w:hint="cs"/>
          <w:rtl/>
        </w:rPr>
        <w:t xml:space="preserve"> </w:t>
      </w:r>
      <w:r w:rsidRPr="00C63571">
        <w:rPr>
          <w:rtl/>
        </w:rPr>
        <w:t>רוב ארכו, ואמרי לה: רוב הקיפו;</w:t>
      </w:r>
      <w:r>
        <w:rPr>
          <w:rFonts w:hint="cs"/>
          <w:rtl/>
        </w:rPr>
        <w:t xml:space="preserve">   </w:t>
      </w:r>
      <w:r>
        <w:rPr>
          <w:rStyle w:val="2fb"/>
          <w:rFonts w:hint="cs"/>
          <w:rtl/>
          <w:rPrChange w:id="12103" w:author="מנוע אמוראים" w:date="2026-10-05T16:40:54Z">
            <w:rPr>
              <w:rFonts w:hint="cs"/>
              <w:rtl/>
            </w:rPr>
          </w:rPrChange>
        </w:rPr>
        <w:t xml:space="preserve">אר</w:t>
      </w:r>
      <w:r>
        <w:rPr>
          <w:rStyle w:val="2fb"/>
          <w:rtl/>
          <w:rPrChange w:id="12104" w:author="מנוע אמוראים" w:date="2026-10-05T16:40:54Z">
            <w:rPr>
              <w:rtl/>
            </w:rPr>
          </w:rPrChange>
        </w:rPr>
        <w:t xml:space="preserve">"</w:t>
      </w:r>
      <w:r>
        <w:rPr>
          <w:rStyle w:val="2fb"/>
          <w:rFonts w:hint="cs"/>
          <w:rtl/>
          <w:rPrChange w:id="12105" w:author="מנוע אמוראים" w:date="2026-10-05T16:40:54Z">
            <w:rPr>
              <w:rFonts w:hint="cs"/>
              <w:rtl/>
            </w:rPr>
          </w:rPrChange>
        </w:rPr>
        <w:t xml:space="preserve">פ</w:t>
      </w:r>
      <w:r>
        <w:rPr>
          <w:rFonts w:hint="cs"/>
          <w:rtl/>
        </w:rPr>
        <w:t xml:space="preserve"> הלכך בענין לתרוויהו </w:t>
      </w:r>
    </w:p>
    <w:p w14:paraId="34F5FEE8" w14:textId="77777777" w:rsidR="0046556D" w:rsidRDefault="0046556D" w:rsidP="00BD6C4F">
      <w:pPr>
        <w:rPr>
          <w:rtl/>
        </w:rPr>
      </w:pPr>
    </w:p>
    <w:p w14:paraId="5C40ECA9" w14:textId="77777777" w:rsidR="0046556D" w:rsidRDefault="00BD6C4F" w:rsidP="00BD6C4F">
      <w:pPr>
        <w:rPr>
          <w:rtl/>
        </w:rPr>
      </w:pPr>
      <w:r w:rsidRPr="00C63571">
        <w:rPr>
          <w:rtl/>
        </w:rPr>
        <w:t xml:space="preserve">• </w:t>
      </w:r>
      <w:r w:rsidRPr="00767C59">
        <w:rPr>
          <w:b/>
          <w:bCs/>
          <w:rtl/>
        </w:rPr>
        <w:t>ת"ר</w:t>
      </w:r>
      <w:r w:rsidRPr="00C63571">
        <w:rPr>
          <w:rtl/>
        </w:rPr>
        <w:t>: אין לו עכשיו ו</w:t>
      </w:r>
      <w:r>
        <w:rPr>
          <w:rtl/>
        </w:rPr>
        <w:t xml:space="preserve">עתיד לגדל לאחר זמן, כגון הזחל </w:t>
      </w:r>
      <w:r w:rsidRPr="00C63571">
        <w:rPr>
          <w:rtl/>
        </w:rPr>
        <w:t xml:space="preserve">מותר, </w:t>
      </w:r>
    </w:p>
    <w:p w14:paraId="41C3FC31" w14:textId="77777777" w:rsidR="0046556D" w:rsidRDefault="00BD6C4F" w:rsidP="00BD6C4F">
      <w:pPr>
        <w:rPr>
          <w:rtl/>
        </w:rPr>
      </w:pPr>
      <w:r>
        <w:rPr>
          <w:rStyle w:val="2fb"/>
          <w:rtl/>
          <w:rPrChange w:id="12106" w:author="מנוע אמוראים" w:date="2026-10-05T16:40:54Z">
            <w:rPr>
              <w:rtl/>
            </w:rPr>
          </w:rPrChange>
        </w:rPr>
        <w:t xml:space="preserve">ר"א</w:t>
      </w:r>
      <w:r>
        <w:rPr>
          <w:rtl/>
        </w:rPr>
        <w:t xml:space="preserve"> בר' יוסי אומר: אשר לא כרעים - אע</w:t>
      </w:r>
      <w:r>
        <w:rPr>
          <w:rtl/>
        </w:rPr>
        <w:t>"</w:t>
      </w:r>
      <w:r w:rsidRPr="00C63571">
        <w:rPr>
          <w:rtl/>
        </w:rPr>
        <w:t>פ שאין לו עכשיו ועתיד לגדל לאחר זמן.</w:t>
      </w:r>
    </w:p>
    <w:p w14:paraId="16AEB3C1" w14:textId="77777777" w:rsidR="0046556D" w:rsidRDefault="00BD6C4F" w:rsidP="00BD6C4F">
      <w:pPr>
        <w:rPr>
          <w:rtl/>
        </w:rPr>
      </w:pPr>
      <w:r w:rsidRPr="00C63571">
        <w:rPr>
          <w:rtl/>
        </w:rPr>
        <w:t>זחל</w:t>
      </w:r>
      <w:r>
        <w:rPr>
          <w:rFonts w:hint="cs"/>
          <w:rtl/>
        </w:rPr>
        <w:t>- א</w:t>
      </w:r>
      <w:r w:rsidRPr="00C63571">
        <w:rPr>
          <w:rtl/>
        </w:rPr>
        <w:t>מר אביי: אסקרין.</w:t>
      </w:r>
    </w:p>
    <w:p w14:paraId="47329F52" w14:textId="77777777" w:rsidR="0046556D" w:rsidRDefault="00BD6C4F" w:rsidP="00BD6C4F">
      <w:pPr>
        <w:rPr>
          <w:rtl/>
        </w:rPr>
      </w:pPr>
      <w:r w:rsidRPr="00C63571">
        <w:rPr>
          <w:rtl/>
        </w:rPr>
        <w:t xml:space="preserve">• </w:t>
      </w:r>
      <w:r w:rsidRPr="00767C59">
        <w:rPr>
          <w:b/>
          <w:bCs/>
          <w:rtl/>
        </w:rPr>
        <w:t>ת"ר</w:t>
      </w:r>
      <w:r w:rsidRPr="00C63571">
        <w:rPr>
          <w:rtl/>
        </w:rPr>
        <w:t xml:space="preserve"> </w:t>
      </w:r>
      <w:r w:rsidRPr="0046594B">
        <w:rPr>
          <w:rStyle w:val="afffff0"/>
          <w:rFonts w:hint="cs"/>
          <w:rtl/>
        </w:rPr>
        <w:t>'</w:t>
      </w:r>
      <w:r w:rsidRPr="0046594B">
        <w:rPr>
          <w:rStyle w:val="afffff0"/>
          <w:rtl/>
        </w:rPr>
        <w:t>את אלה מהם תאכלו את הארבה וגו'</w:t>
      </w:r>
      <w:r w:rsidRPr="00C63571">
        <w:rPr>
          <w:rtl/>
        </w:rPr>
        <w:t xml:space="preserve">, ארבה - זה גובאי, סלעם - זה רשון, חרגול - זה ניפול, חגב - זה גדיאן, </w:t>
      </w:r>
    </w:p>
    <w:p w14:paraId="7C16ED12" w14:textId="77777777" w:rsidR="0046556D" w:rsidRDefault="00BD6C4F" w:rsidP="0046594B">
      <w:pPr>
        <w:rPr>
          <w:rtl/>
        </w:rPr>
      </w:pPr>
      <w:r w:rsidRPr="0046594B">
        <w:rPr>
          <w:rStyle w:val="afffff0"/>
          <w:rFonts w:hint="cs"/>
          <w:rtl/>
        </w:rPr>
        <w:t>'</w:t>
      </w:r>
      <w:r w:rsidRPr="0046594B">
        <w:rPr>
          <w:rStyle w:val="afffff0"/>
          <w:rtl/>
        </w:rPr>
        <w:t>למינו למינהו למינהו למינהו</w:t>
      </w:r>
      <w:r>
        <w:rPr>
          <w:rtl/>
        </w:rPr>
        <w:t xml:space="preserve"> </w:t>
      </w:r>
      <w:r w:rsidR="0046594B">
        <w:rPr>
          <w:rFonts w:hint="cs"/>
          <w:rtl/>
        </w:rPr>
        <w:t>/</w:t>
      </w:r>
      <w:r w:rsidRPr="00C63571">
        <w:rPr>
          <w:rtl/>
        </w:rPr>
        <w:t xml:space="preserve">ישמעאל תנא: אלו כללי כללות ואלו פרטי פרטות, ארבה - זה גובאי, למינו - להביא ציפורת כרמים, אין לי אלא הבא ואין לו גבחת, הבא ויש לו גבחת מנין? </w:t>
      </w:r>
    </w:p>
    <w:p w14:paraId="1691B50A" w14:textId="2A4C2B72" w:rsidR="00BD6C4F" w:rsidRPr="00C63571" w:rsidRDefault="00BD6C4F" w:rsidP="00A71A5E">
      <w:pPr>
        <w:pStyle w:val="afffff"/>
        <w:rPr>
          <w:rtl/>
        </w:rPr>
      </w:pPr>
      <w:r w:rsidRPr="00C63571">
        <w:rPr>
          <w:rtl/>
        </w:rPr>
        <w:t>ת"ל: '</w:t>
      </w:r>
      <w:r>
        <w:rPr>
          <w:rtl/>
        </w:rPr>
        <w:t>סלעם</w:t>
      </w:r>
      <w:r w:rsidRPr="00C63571">
        <w:rPr>
          <w:rtl/>
        </w:rPr>
        <w:t xml:space="preserve"> זה ניפול למינהו - להביא את האושכף;</w:t>
      </w:r>
    </w:p>
    <w:p w14:paraId="6EDB10E1" w14:textId="77777777" w:rsidR="00BD6C4F" w:rsidRDefault="00BD6C4F" w:rsidP="00A71A5E">
      <w:pPr>
        <w:pStyle w:val="afffff"/>
        <w:rPr>
          <w:rtl/>
        </w:rPr>
      </w:pPr>
      <w:r w:rsidRPr="00C63571">
        <w:rPr>
          <w:rtl/>
        </w:rPr>
        <w:t xml:space="preserve">ואין לי אלא הבא ואין לו גבחת, הבא ויש לו גבחת, הבא ואין לו זנב, הבא ויש לו זנב, מנין? </w:t>
      </w:r>
    </w:p>
    <w:p w14:paraId="6523762E" w14:textId="77777777" w:rsidR="00BD6C4F" w:rsidRPr="00C63571" w:rsidRDefault="000828F8" w:rsidP="00A71A5E">
      <w:pPr>
        <w:pStyle w:val="afffff"/>
        <w:rPr>
          <w:rtl/>
        </w:rPr>
      </w:pPr>
      <w:r>
        <w:rPr>
          <w:rtl/>
        </w:rPr>
        <w:t xml:space="preserve">- </w:t>
      </w:r>
      <w:r w:rsidR="00BD6C4F" w:rsidRPr="00C63571">
        <w:rPr>
          <w:rtl/>
        </w:rPr>
        <w:t>ת"ל: ' חרגול - זה רשון, למינהו - להביא את הכרספת ואת השחלנית;</w:t>
      </w:r>
    </w:p>
    <w:p w14:paraId="1C79B906" w14:textId="77777777" w:rsidR="0046556D" w:rsidRDefault="00BD6C4F" w:rsidP="00BD6C4F">
      <w:pPr>
        <w:rPr>
          <w:rtl/>
        </w:rPr>
      </w:pPr>
      <w:r w:rsidRPr="00C63571">
        <w:rPr>
          <w:rtl/>
        </w:rPr>
        <w:t>ואין לי אלא הבא ואין לו גבחת, הבא ויש לו גבחת, הבא ואין לו זנב, הבא ויש לו זנב, הבא ואין ראשו ארוך, הבא וראשו ארוך, מנין? אמרת, הרי אתה דן בנין אב משלשתן: לא ראי ארבה כראי חרגול, ולא ראי חרגול כראי ארבה, ולא ראי שניהם כראי סלעם, ולא ראי סלעם כראי שניהם, הצד השוה שבהן - שיש לו ד' רגלים, וארבע כנפים, וקרצולים, וכנפיו חופין את רובו, אף כל שיש לו ארבע רגלים, וארבע כנפים, וקרצולים, וכנפיו חופין את רובו.</w:t>
      </w:r>
    </w:p>
    <w:p w14:paraId="04BBEDC1" w14:textId="77777777" w:rsidR="0046556D" w:rsidRDefault="00BD6C4F" w:rsidP="00BD6C4F">
      <w:pPr>
        <w:rPr>
          <w:rtl/>
        </w:rPr>
      </w:pPr>
      <w:r w:rsidRPr="00C63571">
        <w:rPr>
          <w:rtl/>
        </w:rPr>
        <w:t>והלא הצרצור הזה יש לו ארבע רגלים וד' כנפים וקרצולים וכנפיו חופין את רובו, יכול יהא מותר? ת"ל:</w:t>
      </w:r>
      <w:r w:rsidRPr="00A71A5E">
        <w:rPr>
          <w:rStyle w:val="afffff0"/>
          <w:rtl/>
        </w:rPr>
        <w:t xml:space="preserve"> 'חגב</w:t>
      </w:r>
      <w:r w:rsidRPr="00A71A5E">
        <w:rPr>
          <w:rStyle w:val="afffff0"/>
          <w:rFonts w:hint="cs"/>
          <w:rtl/>
        </w:rPr>
        <w:t>'</w:t>
      </w:r>
      <w:r w:rsidRPr="00A71A5E">
        <w:rPr>
          <w:rStyle w:val="afffff0"/>
          <w:rtl/>
        </w:rPr>
        <w:t xml:space="preserve"> </w:t>
      </w:r>
      <w:r w:rsidRPr="00C63571">
        <w:rPr>
          <w:rtl/>
        </w:rPr>
        <w:t xml:space="preserve">- ששמו חגב, </w:t>
      </w:r>
      <w:r w:rsidRPr="00A71A5E">
        <w:rPr>
          <w:rStyle w:val="afffff0"/>
          <w:rFonts w:hint="cs"/>
          <w:rtl/>
        </w:rPr>
        <w:t xml:space="preserve"> </w:t>
      </w:r>
      <w:r w:rsidRPr="00A71A5E">
        <w:rPr>
          <w:rStyle w:val="afffff0"/>
          <w:rtl/>
        </w:rPr>
        <w:t>'למינהו</w:t>
      </w:r>
      <w:r w:rsidRPr="00A71A5E">
        <w:rPr>
          <w:rStyle w:val="afffff0"/>
          <w:rFonts w:hint="cs"/>
          <w:rtl/>
        </w:rPr>
        <w:t>'</w:t>
      </w:r>
      <w:r w:rsidRPr="00A71A5E">
        <w:rPr>
          <w:rStyle w:val="afffff0"/>
          <w:rtl/>
        </w:rPr>
        <w:t xml:space="preserve"> </w:t>
      </w:r>
      <w:r w:rsidRPr="00C63571">
        <w:rPr>
          <w:rtl/>
        </w:rPr>
        <w:t>עד שיהא בו כל הסימנין הללו.</w:t>
      </w:r>
    </w:p>
    <w:p w14:paraId="389CBF09" w14:textId="77777777" w:rsidR="0046556D" w:rsidRDefault="00BD6C4F" w:rsidP="00BD6C4F">
      <w:pPr>
        <w:rPr>
          <w:rtl/>
        </w:rPr>
      </w:pPr>
      <w:r w:rsidRPr="00C63571">
        <w:rPr>
          <w:rtl/>
        </w:rPr>
        <w:t>פריך רב אחאי: מה להנך שכן אין ראשן ארוך!</w:t>
      </w:r>
    </w:p>
    <w:p w14:paraId="70597F67" w14:textId="77777777" w:rsidR="0046556D" w:rsidRDefault="00BD6C4F" w:rsidP="00BD6C4F">
      <w:pPr>
        <w:rPr>
          <w:rtl/>
        </w:rPr>
      </w:pPr>
      <w:r w:rsidRPr="00C63571">
        <w:rPr>
          <w:rtl/>
        </w:rPr>
        <w:t>וכי תימא כיון דשוו בד' סימנין, מייתינן ולא פרכינן, אי הכי חרגול נמי, דשוו להו, לא ליכתוב, ותיתי מארבה וסלעם!</w:t>
      </w:r>
    </w:p>
    <w:p w14:paraId="34798908" w14:textId="77777777" w:rsidR="0046556D" w:rsidRDefault="00BD6C4F" w:rsidP="00BD6C4F">
      <w:pPr>
        <w:rPr>
          <w:rtl/>
        </w:rPr>
      </w:pPr>
      <w:r w:rsidRPr="00C63571">
        <w:rPr>
          <w:rtl/>
        </w:rPr>
        <w:t>אלא, איכא למיפרך, מה להנך שכן אין להן זנב, ה"נ איכא למיפרך: שכן אין ראשן ארוך!</w:t>
      </w:r>
    </w:p>
    <w:p w14:paraId="358AC010" w14:textId="77777777" w:rsidR="0046556D" w:rsidRDefault="00BD6C4F" w:rsidP="00BD6C4F">
      <w:pPr>
        <w:rPr>
          <w:rtl/>
        </w:rPr>
      </w:pPr>
      <w:r w:rsidRPr="00C63571">
        <w:rPr>
          <w:rtl/>
        </w:rPr>
        <w:t>אלא אמר רב אחאי: סלעם יתירא הוא;</w:t>
      </w:r>
    </w:p>
    <w:p w14:paraId="26F6FC95" w14:textId="77777777" w:rsidR="0046556D" w:rsidRDefault="00BD6C4F" w:rsidP="00BD6C4F">
      <w:pPr>
        <w:rPr>
          <w:rtl/>
        </w:rPr>
      </w:pPr>
      <w:r w:rsidRPr="00C63571">
        <w:rPr>
          <w:rtl/>
        </w:rPr>
        <w:t>לא ליכתוב רחמנא סלעם ותיתי מארבה ומחרגול, ד</w:t>
      </w:r>
      <w:r>
        <w:rPr>
          <w:rFonts w:hint="cs"/>
          <w:rtl/>
        </w:rPr>
        <w:t>אי</w:t>
      </w:r>
      <w:r>
        <w:rPr>
          <w:rtl/>
        </w:rPr>
        <w:t xml:space="preserve"> פרכת </w:t>
      </w:r>
      <w:r w:rsidRPr="00C63571">
        <w:rPr>
          <w:rtl/>
        </w:rPr>
        <w:t xml:space="preserve">מה לארבה דאין לו גבחת </w:t>
      </w:r>
      <w:r>
        <w:rPr>
          <w:rtl/>
        </w:rPr>
        <w:t>–</w:t>
      </w:r>
    </w:p>
    <w:p w14:paraId="6C44A0A4" w14:textId="472B8842" w:rsidR="0046556D" w:rsidRDefault="00BD6C4F" w:rsidP="00BD6C4F">
      <w:pPr>
        <w:rPr>
          <w:rtl/>
        </w:rPr>
      </w:pPr>
      <w:r>
        <w:rPr>
          <w:rFonts w:hint="cs"/>
          <w:rtl/>
        </w:rPr>
        <w:t xml:space="preserve">  </w:t>
      </w:r>
      <w:r w:rsidRPr="00C63571">
        <w:rPr>
          <w:rtl/>
        </w:rPr>
        <w:t>הרי חרגול דיש לו גב</w:t>
      </w:r>
      <w:r>
        <w:rPr>
          <w:rtl/>
        </w:rPr>
        <w:t xml:space="preserve">חת, מה לחרגול דיש לו זנב </w:t>
      </w:r>
      <w:r w:rsidRPr="00C63571">
        <w:rPr>
          <w:rtl/>
        </w:rPr>
        <w:t xml:space="preserve">הרי ארבה דאין לו זנב, </w:t>
      </w:r>
    </w:p>
    <w:p w14:paraId="1FD39C7B" w14:textId="6C172FA1" w:rsidR="0046556D" w:rsidRDefault="00BD6C4F" w:rsidP="00BD6C4F">
      <w:pPr>
        <w:rPr>
          <w:rtl/>
        </w:rPr>
      </w:pPr>
      <w:r>
        <w:rPr>
          <w:rFonts w:hint="cs"/>
          <w:rtl/>
        </w:rPr>
        <w:t>'</w:t>
      </w:r>
      <w:r w:rsidRPr="00C63571">
        <w:rPr>
          <w:rtl/>
        </w:rPr>
        <w:t>סלעם</w:t>
      </w:r>
      <w:r>
        <w:rPr>
          <w:rFonts w:hint="cs"/>
          <w:rtl/>
        </w:rPr>
        <w:t>'</w:t>
      </w:r>
      <w:r w:rsidRPr="00C63571">
        <w:rPr>
          <w:rtl/>
        </w:rPr>
        <w:t xml:space="preserve"> </w:t>
      </w:r>
      <w:r>
        <w:rPr>
          <w:rFonts w:hint="cs"/>
          <w:rtl/>
        </w:rPr>
        <w:t xml:space="preserve">- </w:t>
      </w:r>
      <w:r w:rsidRPr="00C63571">
        <w:rPr>
          <w:rtl/>
        </w:rPr>
        <w:t>אם אינו ענין לגופו, תנהו ענין לראשו ארוך!</w:t>
      </w:r>
    </w:p>
    <w:p w14:paraId="1426D98D" w14:textId="77777777" w:rsidR="00BD6C4F" w:rsidRPr="003D23F5" w:rsidRDefault="00BD6C4F" w:rsidP="00F07436">
      <w:pPr>
        <w:pStyle w:val="afff3"/>
        <w:framePr w:wrap="around"/>
        <w:rPr>
          <w:rtl/>
        </w:rPr>
      </w:pPr>
      <w:r w:rsidRPr="003D23F5">
        <w:rPr>
          <w:rFonts w:hint="cs"/>
          <w:rtl/>
        </w:rPr>
        <w:t>סו.</w:t>
      </w:r>
    </w:p>
    <w:p w14:paraId="3174B8E9" w14:textId="77777777" w:rsidR="0046556D" w:rsidRDefault="00BD6C4F" w:rsidP="00BD6C4F">
      <w:pPr>
        <w:rPr>
          <w:rtl/>
        </w:rPr>
      </w:pPr>
      <w:r w:rsidRPr="00AC163B">
        <w:rPr>
          <w:rFonts w:hint="cs"/>
          <w:b/>
          <w:bCs/>
          <w:rtl/>
        </w:rPr>
        <w:t>ופליגי</w:t>
      </w:r>
      <w:r w:rsidRPr="00C63571">
        <w:rPr>
          <w:rtl/>
        </w:rPr>
        <w:t xml:space="preserve"> </w:t>
      </w:r>
      <w:r>
        <w:rPr>
          <w:rFonts w:hint="cs"/>
          <w:rtl/>
        </w:rPr>
        <w:t>ד</w:t>
      </w:r>
      <w:r>
        <w:rPr>
          <w:rtl/>
        </w:rPr>
        <w:t xml:space="preserve">תנא דבי רב </w:t>
      </w:r>
      <w:r>
        <w:rPr>
          <w:rStyle w:val="2fb"/>
          <w:rtl/>
          <w:rPrChange w:id="12107" w:author="מנוע אמוראים" w:date="2026-10-05T16:40:54Z">
            <w:rPr>
              <w:rtl/>
            </w:rPr>
          </w:rPrChange>
        </w:rPr>
        <w:t xml:space="preserve">ו</w:t>
      </w:r>
      <w:r>
        <w:rPr>
          <w:rStyle w:val="2fb"/>
          <w:rtl/>
          <w:rPrChange w:id="12108" w:author="מנוע אמוראים" w:date="2026-10-05T16:40:54Z">
            <w:rPr>
              <w:rtl/>
            </w:rPr>
          </w:rPrChange>
        </w:rPr>
        <w:t xml:space="preserve">תדר"יש</w:t>
      </w:r>
      <w:r w:rsidRPr="00C63571">
        <w:rPr>
          <w:rtl/>
        </w:rPr>
        <w:t xml:space="preserve">? בראשו ארוך קמיפלגי, </w:t>
      </w:r>
    </w:p>
    <w:p w14:paraId="65E68F72" w14:textId="77777777" w:rsidR="0046556D" w:rsidRDefault="00BD6C4F" w:rsidP="00BD6C4F">
      <w:pPr>
        <w:rPr>
          <w:rtl/>
        </w:rPr>
      </w:pPr>
      <w:r w:rsidRPr="00C63571">
        <w:rPr>
          <w:rtl/>
        </w:rPr>
        <w:t>ת</w:t>
      </w:r>
      <w:r>
        <w:rPr>
          <w:rFonts w:hint="cs"/>
          <w:rtl/>
        </w:rPr>
        <w:t>ד</w:t>
      </w:r>
      <w:r w:rsidR="00BF1CF6">
        <w:rPr>
          <w:rtl/>
        </w:rPr>
        <w:t>"</w:t>
      </w:r>
      <w:r>
        <w:rPr>
          <w:rFonts w:hint="cs"/>
          <w:rtl/>
        </w:rPr>
        <w:t>ר</w:t>
      </w:r>
      <w:r w:rsidRPr="00C63571">
        <w:rPr>
          <w:rtl/>
        </w:rPr>
        <w:t>:</w:t>
      </w:r>
      <w:r w:rsidRPr="00A71A5E">
        <w:rPr>
          <w:rStyle w:val="afffff0"/>
          <w:rtl/>
        </w:rPr>
        <w:t xml:space="preserve"> </w:t>
      </w:r>
      <w:r w:rsidRPr="00A71A5E">
        <w:rPr>
          <w:rStyle w:val="afffff0"/>
          <w:rFonts w:hint="cs"/>
          <w:rtl/>
        </w:rPr>
        <w:t>'</w:t>
      </w:r>
      <w:r w:rsidRPr="00A71A5E">
        <w:rPr>
          <w:rStyle w:val="afffff0"/>
          <w:rtl/>
        </w:rPr>
        <w:t>אשר לו כרעים כלל</w:t>
      </w:r>
      <w:r w:rsidRPr="00A71A5E">
        <w:rPr>
          <w:rStyle w:val="afffff0"/>
          <w:rFonts w:hint="cs"/>
          <w:rtl/>
        </w:rPr>
        <w:t>'</w:t>
      </w:r>
      <w:r w:rsidRPr="00A71A5E">
        <w:rPr>
          <w:rStyle w:val="afffff0"/>
          <w:rtl/>
        </w:rPr>
        <w:t>,</w:t>
      </w:r>
      <w:r>
        <w:rPr>
          <w:rtl/>
        </w:rPr>
        <w:t xml:space="preserve"> ארבה סלעם חרגול חגב למינהו </w:t>
      </w:r>
      <w:r w:rsidRPr="00C63571">
        <w:rPr>
          <w:rtl/>
        </w:rPr>
        <w:t>פרט, כלל ופרט אין בכלל אלא מה שבפרט, דמיניה אין דלאו דמיניה לא, ומרבי דדמי ליה משני צדדין;</w:t>
      </w:r>
    </w:p>
    <w:p w14:paraId="5919E938" w14:textId="77777777" w:rsidR="0046556D" w:rsidRDefault="00BD6C4F" w:rsidP="00BD6C4F">
      <w:pPr>
        <w:rPr>
          <w:rtl/>
        </w:rPr>
      </w:pPr>
      <w:r>
        <w:rPr>
          <w:rStyle w:val="2fb"/>
          <w:rtl/>
          <w:rPrChange w:id="12109" w:author="מנוע אמוראים" w:date="2026-10-05T16:40:54Z">
            <w:rPr>
              <w:rtl/>
            </w:rPr>
          </w:rPrChange>
        </w:rPr>
        <w:t xml:space="preserve">תדרי"ש</w:t>
      </w:r>
      <w:r>
        <w:rPr>
          <w:rtl/>
        </w:rPr>
        <w:t xml:space="preserve"> סבר:</w:t>
      </w:r>
      <w:r w:rsidRPr="00A71A5E">
        <w:rPr>
          <w:rStyle w:val="afffff0"/>
          <w:rtl/>
        </w:rPr>
        <w:t xml:space="preserve"> </w:t>
      </w:r>
      <w:r w:rsidRPr="00A71A5E">
        <w:rPr>
          <w:rStyle w:val="afffff0"/>
          <w:rFonts w:hint="cs"/>
          <w:rtl/>
        </w:rPr>
        <w:t>'</w:t>
      </w:r>
      <w:r w:rsidRPr="00A71A5E">
        <w:rPr>
          <w:rStyle w:val="afffff0"/>
          <w:rtl/>
        </w:rPr>
        <w:t>אשר לו כרעים</w:t>
      </w:r>
      <w:r w:rsidRPr="00A71A5E">
        <w:rPr>
          <w:rStyle w:val="afffff0"/>
          <w:rFonts w:hint="cs"/>
          <w:rtl/>
        </w:rPr>
        <w:t>'</w:t>
      </w:r>
      <w:r w:rsidRPr="00A71A5E">
        <w:rPr>
          <w:rStyle w:val="afffff0"/>
          <w:rtl/>
        </w:rPr>
        <w:t xml:space="preserve"> </w:t>
      </w:r>
      <w:r w:rsidRPr="00C63571">
        <w:rPr>
          <w:rtl/>
        </w:rPr>
        <w:t>כלל,</w:t>
      </w:r>
      <w:r w:rsidRPr="00A71A5E">
        <w:rPr>
          <w:rStyle w:val="afffff0"/>
          <w:rtl/>
        </w:rPr>
        <w:t xml:space="preserve"> </w:t>
      </w:r>
      <w:r w:rsidRPr="00A71A5E">
        <w:rPr>
          <w:rStyle w:val="afffff0"/>
          <w:rFonts w:hint="cs"/>
          <w:rtl/>
        </w:rPr>
        <w:t>'</w:t>
      </w:r>
      <w:r w:rsidRPr="00A71A5E">
        <w:rPr>
          <w:rStyle w:val="afffff0"/>
          <w:rtl/>
        </w:rPr>
        <w:t>ארבה סלעם חרגול חגב</w:t>
      </w:r>
      <w:r w:rsidRPr="00A71A5E">
        <w:rPr>
          <w:rStyle w:val="afffff0"/>
          <w:rFonts w:hint="cs"/>
          <w:rtl/>
        </w:rPr>
        <w:t>'</w:t>
      </w:r>
      <w:r w:rsidRPr="00A71A5E">
        <w:rPr>
          <w:rStyle w:val="afffff0"/>
          <w:rtl/>
        </w:rPr>
        <w:t xml:space="preserve"> </w:t>
      </w:r>
      <w:r w:rsidRPr="00C63571">
        <w:rPr>
          <w:rtl/>
        </w:rPr>
        <w:t>- פרט,</w:t>
      </w:r>
      <w:r w:rsidRPr="00A71A5E">
        <w:rPr>
          <w:rStyle w:val="afffff0"/>
          <w:rtl/>
        </w:rPr>
        <w:t xml:space="preserve"> </w:t>
      </w:r>
      <w:r w:rsidRPr="00A71A5E">
        <w:rPr>
          <w:rStyle w:val="afffff0"/>
          <w:rFonts w:hint="cs"/>
          <w:rtl/>
        </w:rPr>
        <w:t>'</w:t>
      </w:r>
      <w:r w:rsidRPr="00A71A5E">
        <w:rPr>
          <w:rStyle w:val="afffff0"/>
          <w:rtl/>
        </w:rPr>
        <w:t>למינהו</w:t>
      </w:r>
      <w:r w:rsidRPr="00A71A5E">
        <w:rPr>
          <w:rStyle w:val="afffff0"/>
          <w:rFonts w:hint="cs"/>
          <w:rtl/>
        </w:rPr>
        <w:t>'</w:t>
      </w:r>
      <w:r w:rsidRPr="00A71A5E">
        <w:rPr>
          <w:rStyle w:val="afffff0"/>
          <w:rtl/>
        </w:rPr>
        <w:t xml:space="preserve"> </w:t>
      </w:r>
      <w:r w:rsidRPr="00C63571">
        <w:rPr>
          <w:rtl/>
        </w:rPr>
        <w:t xml:space="preserve">חזר וכלל, </w:t>
      </w:r>
    </w:p>
    <w:p w14:paraId="5214FD42" w14:textId="77777777" w:rsidR="0046556D" w:rsidRDefault="00BD6C4F" w:rsidP="00BD6C4F">
      <w:pPr>
        <w:rPr>
          <w:rtl/>
        </w:rPr>
      </w:pPr>
      <w:r w:rsidRPr="00C63571">
        <w:rPr>
          <w:rtl/>
        </w:rPr>
        <w:t>כלל ופרט וכלל אי אתה דן אלא כעין הפרט, ומרבי כל דדמי ליה בחד צד.</w:t>
      </w:r>
    </w:p>
    <w:p w14:paraId="0A44A6BF" w14:textId="77777777" w:rsidR="0046556D" w:rsidRDefault="00BD6C4F" w:rsidP="00BD6C4F">
      <w:pPr>
        <w:rPr>
          <w:rtl/>
        </w:rPr>
      </w:pPr>
      <w:r w:rsidRPr="00C63571">
        <w:rPr>
          <w:rtl/>
        </w:rPr>
        <w:lastRenderedPageBreak/>
        <w:t>והא לא דמי כללא קמא לכללא בתרא!</w:t>
      </w:r>
    </w:p>
    <w:p w14:paraId="06BD91BB" w14:textId="77777777" w:rsidR="0046556D" w:rsidRDefault="00BD6C4F" w:rsidP="00BD6C4F">
      <w:pPr>
        <w:rPr>
          <w:rtl/>
        </w:rPr>
      </w:pPr>
      <w:r w:rsidRPr="00C63571">
        <w:rPr>
          <w:rtl/>
        </w:rPr>
        <w:t xml:space="preserve">כללא קמא </w:t>
      </w:r>
      <w:r>
        <w:rPr>
          <w:rtl/>
        </w:rPr>
        <w:t>–</w:t>
      </w:r>
      <w:r w:rsidRPr="00A71A5E">
        <w:rPr>
          <w:rStyle w:val="afffff0"/>
          <w:rtl/>
        </w:rPr>
        <w:t xml:space="preserve"> </w:t>
      </w:r>
      <w:r w:rsidRPr="00A71A5E">
        <w:rPr>
          <w:rStyle w:val="afffff0"/>
          <w:rFonts w:hint="cs"/>
          <w:rtl/>
        </w:rPr>
        <w:t>'</w:t>
      </w:r>
      <w:r w:rsidRPr="00A71A5E">
        <w:rPr>
          <w:rStyle w:val="afffff0"/>
          <w:rtl/>
        </w:rPr>
        <w:t>אשר לו כרעים</w:t>
      </w:r>
      <w:r w:rsidRPr="00A71A5E">
        <w:rPr>
          <w:rStyle w:val="afffff0"/>
          <w:rFonts w:hint="cs"/>
          <w:rtl/>
        </w:rPr>
        <w:t>'</w:t>
      </w:r>
      <w:r w:rsidRPr="00A71A5E">
        <w:rPr>
          <w:rStyle w:val="afffff0"/>
          <w:rtl/>
        </w:rPr>
        <w:t xml:space="preserve"> </w:t>
      </w:r>
      <w:r w:rsidRPr="00C63571">
        <w:rPr>
          <w:rtl/>
        </w:rPr>
        <w:t xml:space="preserve">דאית ליה אכול דלית ליה לא תיכול, </w:t>
      </w:r>
    </w:p>
    <w:p w14:paraId="318C6A15" w14:textId="77777777" w:rsidR="0046556D" w:rsidRDefault="00BD6C4F" w:rsidP="00BD6C4F">
      <w:pPr>
        <w:rPr>
          <w:rtl/>
        </w:rPr>
      </w:pPr>
      <w:r w:rsidRPr="00C63571">
        <w:rPr>
          <w:rtl/>
        </w:rPr>
        <w:t>כללא בתרא - עד דשוו בארבעה סימנין!</w:t>
      </w:r>
    </w:p>
    <w:p w14:paraId="72CE757A" w14:textId="77777777" w:rsidR="0046556D" w:rsidRDefault="00BD6C4F" w:rsidP="00BD6C4F">
      <w:pPr>
        <w:rPr>
          <w:rtl/>
        </w:rPr>
      </w:pPr>
      <w:r w:rsidRPr="00C63571">
        <w:rPr>
          <w:rtl/>
        </w:rPr>
        <w:t xml:space="preserve">• </w:t>
      </w:r>
      <w:r>
        <w:rPr>
          <w:rStyle w:val="2fb"/>
          <w:rtl/>
          <w:rPrChange w:id="12110" w:author="מנוע אמוראים" w:date="2026-10-05T16:40:54Z">
            <w:rPr>
              <w:rtl/>
            </w:rPr>
          </w:rPrChange>
        </w:rPr>
        <w:t xml:space="preserve">תדרי"ש</w:t>
      </w:r>
      <w:r w:rsidRPr="00C63571">
        <w:rPr>
          <w:rtl/>
        </w:rPr>
        <w:t xml:space="preserve"> בכללי ופרטי כ</w:t>
      </w:r>
      <w:r>
        <w:rPr>
          <w:rFonts w:hint="cs"/>
          <w:rtl/>
        </w:rPr>
        <w:t>ה</w:t>
      </w:r>
      <w:r w:rsidR="00BF1CF6">
        <w:rPr>
          <w:rtl/>
        </w:rPr>
        <w:t>"</w:t>
      </w:r>
      <w:r>
        <w:rPr>
          <w:rFonts w:hint="cs"/>
          <w:rtl/>
        </w:rPr>
        <w:t xml:space="preserve">ג </w:t>
      </w:r>
      <w:r w:rsidRPr="00C63571">
        <w:rPr>
          <w:rtl/>
        </w:rPr>
        <w:t xml:space="preserve">דאין, ודאמרי' נמי בעלמא דדאין </w:t>
      </w:r>
      <w:r>
        <w:rPr>
          <w:rStyle w:val="2fb"/>
          <w:rtl/>
          <w:rPrChange w:id="12111" w:author="מנוע אמוראים" w:date="2026-10-05T16:40:54Z">
            <w:rPr>
              <w:rtl/>
            </w:rPr>
          </w:rPrChange>
        </w:rPr>
        <w:t xml:space="preserve">תדרי"ש</w:t>
      </w:r>
      <w:r w:rsidRPr="00C63571">
        <w:rPr>
          <w:rtl/>
        </w:rPr>
        <w:t xml:space="preserve"> בכללי ופרטי </w:t>
      </w:r>
      <w:r>
        <w:rPr>
          <w:rFonts w:hint="cs"/>
          <w:rtl/>
        </w:rPr>
        <w:t>כה</w:t>
      </w:r>
      <w:r w:rsidR="00BF1CF6">
        <w:rPr>
          <w:rtl/>
        </w:rPr>
        <w:t>"</w:t>
      </w:r>
      <w:r>
        <w:rPr>
          <w:rFonts w:hint="cs"/>
          <w:rtl/>
        </w:rPr>
        <w:t>ג</w:t>
      </w:r>
      <w:r w:rsidRPr="00C63571">
        <w:rPr>
          <w:rtl/>
        </w:rPr>
        <w:t xml:space="preserve"> - מהכא.</w:t>
      </w:r>
    </w:p>
    <w:p w14:paraId="757DBEF4" w14:textId="77777777" w:rsidR="0046556D" w:rsidRDefault="0046556D" w:rsidP="00BD6C4F">
      <w:pPr>
        <w:rPr>
          <w:rtl/>
        </w:rPr>
      </w:pPr>
    </w:p>
    <w:p w14:paraId="74139DBC" w14:textId="77777777" w:rsidR="0046556D" w:rsidRDefault="00BD6C4F" w:rsidP="00BD6C4F">
      <w:pPr>
        <w:rPr>
          <w:rtl/>
        </w:rPr>
      </w:pPr>
      <w:r w:rsidRPr="00C63571">
        <w:rPr>
          <w:rtl/>
        </w:rPr>
        <w:t>• אמר מר: אי שמו חגב יכול אין בו כל הסימנין הללו ת"ל</w:t>
      </w:r>
      <w:r w:rsidRPr="00A71A5E">
        <w:rPr>
          <w:rStyle w:val="afffff0"/>
          <w:rtl/>
        </w:rPr>
        <w:t xml:space="preserve"> </w:t>
      </w:r>
      <w:r w:rsidRPr="00A71A5E">
        <w:rPr>
          <w:rStyle w:val="afffff0"/>
          <w:rFonts w:hint="cs"/>
          <w:rtl/>
        </w:rPr>
        <w:t>'</w:t>
      </w:r>
      <w:r w:rsidRPr="00A71A5E">
        <w:rPr>
          <w:rStyle w:val="afffff0"/>
          <w:rtl/>
        </w:rPr>
        <w:t>למינהו</w:t>
      </w:r>
      <w:r w:rsidRPr="00A71A5E">
        <w:rPr>
          <w:rStyle w:val="afffff0"/>
          <w:rFonts w:hint="cs"/>
          <w:rtl/>
        </w:rPr>
        <w:t>'</w:t>
      </w:r>
      <w:r w:rsidRPr="00A71A5E">
        <w:rPr>
          <w:rStyle w:val="afffff0"/>
          <w:rtl/>
        </w:rPr>
        <w:t xml:space="preserve"> </w:t>
      </w:r>
      <w:r w:rsidRPr="00C63571">
        <w:rPr>
          <w:rtl/>
        </w:rPr>
        <w:t xml:space="preserve">עד שיהו בו כל הסימנין הללו, אין בו כל הסימנין הללו </w:t>
      </w:r>
      <w:r>
        <w:rPr>
          <w:rFonts w:hint="cs"/>
          <w:rtl/>
        </w:rPr>
        <w:t>כיון ד</w:t>
      </w:r>
      <w:r w:rsidRPr="00C63571">
        <w:rPr>
          <w:rtl/>
        </w:rPr>
        <w:t>כתיב סלעם לרבויי ראש</w:t>
      </w:r>
      <w:r>
        <w:rPr>
          <w:rtl/>
        </w:rPr>
        <w:t xml:space="preserve">ו ארוך, אימא לירבי נמי כל דהו </w:t>
      </w:r>
      <w:r w:rsidRPr="00C63571">
        <w:rPr>
          <w:rtl/>
        </w:rPr>
        <w:t>קמ"ל.</w:t>
      </w:r>
    </w:p>
    <w:p w14:paraId="2F972252" w14:textId="77777777" w:rsidR="0046556D" w:rsidRDefault="00BD6C4F" w:rsidP="00BD6C4F">
      <w:pPr>
        <w:rPr>
          <w:rtl/>
        </w:rPr>
      </w:pPr>
      <w:r w:rsidRPr="00C63571">
        <w:rPr>
          <w:rtl/>
        </w:rPr>
        <w:t>מ</w:t>
      </w:r>
      <w:r w:rsidR="00BF1CF6">
        <w:rPr>
          <w:rtl/>
        </w:rPr>
        <w:t>"</w:t>
      </w:r>
      <w:r>
        <w:rPr>
          <w:rFonts w:hint="cs"/>
          <w:rtl/>
        </w:rPr>
        <w:t xml:space="preserve">ש </w:t>
      </w:r>
      <w:r w:rsidRPr="00C63571">
        <w:rPr>
          <w:rtl/>
        </w:rPr>
        <w:t xml:space="preserve">התם </w:t>
      </w:r>
      <w:r w:rsidRPr="0046594B">
        <w:rPr>
          <w:rStyle w:val="afffff0"/>
          <w:rtl/>
        </w:rPr>
        <w:t>ד</w:t>
      </w:r>
      <w:r w:rsidRPr="0046594B">
        <w:rPr>
          <w:rStyle w:val="afffff0"/>
          <w:rFonts w:hint="cs"/>
          <w:rtl/>
        </w:rPr>
        <w:t>'</w:t>
      </w:r>
      <w:r w:rsidRPr="0046594B">
        <w:rPr>
          <w:rStyle w:val="afffff0"/>
          <w:rtl/>
        </w:rPr>
        <w:t>סלעם</w:t>
      </w:r>
      <w:r w:rsidRPr="0046594B">
        <w:rPr>
          <w:rStyle w:val="afffff0"/>
          <w:rFonts w:hint="cs"/>
          <w:rtl/>
        </w:rPr>
        <w:t>'</w:t>
      </w:r>
      <w:r w:rsidRPr="0046594B">
        <w:rPr>
          <w:rStyle w:val="afffff0"/>
          <w:rtl/>
        </w:rPr>
        <w:t xml:space="preserve"> </w:t>
      </w:r>
      <w:r w:rsidRPr="00C63571">
        <w:rPr>
          <w:rtl/>
        </w:rPr>
        <w:t>זה רשון חרגול - זה ניפול ומ</w:t>
      </w:r>
      <w:r w:rsidR="00BF1CF6">
        <w:rPr>
          <w:rtl/>
        </w:rPr>
        <w:t>"</w:t>
      </w:r>
      <w:r>
        <w:rPr>
          <w:rFonts w:hint="cs"/>
          <w:rtl/>
        </w:rPr>
        <w:t xml:space="preserve">ש </w:t>
      </w:r>
      <w:r w:rsidRPr="00C63571">
        <w:rPr>
          <w:rtl/>
        </w:rPr>
        <w:t xml:space="preserve">הכא דסלעם זה ניפול חרגול זה רשון? </w:t>
      </w:r>
    </w:p>
    <w:p w14:paraId="540C625A" w14:textId="77777777" w:rsidR="0046556D" w:rsidRDefault="00BD6C4F" w:rsidP="00BD6C4F">
      <w:pPr>
        <w:rPr>
          <w:rtl/>
        </w:rPr>
      </w:pPr>
      <w:r w:rsidRPr="00C63571">
        <w:rPr>
          <w:rtl/>
        </w:rPr>
        <w:t>מר כי אתריה ומר כי אתריה.</w:t>
      </w:r>
    </w:p>
    <w:p w14:paraId="7A260A3B" w14:textId="77777777" w:rsidR="0046556D" w:rsidRDefault="00BD6C4F" w:rsidP="00BD6C4F">
      <w:pPr>
        <w:jc w:val="center"/>
        <w:rPr>
          <w:del w:id="90070" w:author="מנוע עיצוב" w:date="2026-10-08T11:01:28Z"/>
          <w:rtl/>
        </w:rPr>
      </w:pPr>
      <w:del w:id="90069" w:author="מנוע עיצוב" w:date="2026-10-08T11:01:28Z">
        <w:r>
          <w:rPr>
            <w:rFonts w:ascii="BA חניכי הישיבות" w:hAnsi="BA חניכי הישיבות" w:cs="BA חניכי הישיבות"/>
            <w:rtl/>
          </w:rPr>
          <w:delText xml:space="preserve">׻</w:delText>
        </w:r>
      </w:del>
    </w:p>
    <w:p w14:paraId="20637D16" w14:textId="77777777" w:rsidR="00BD6C4F" w:rsidRPr="003D23F5" w:rsidRDefault="00BD6C4F" w:rsidP="00BD6C4F">
      <w:pPr>
        <w:pStyle w:val="affff1"/>
        <w:rPr>
          <w:rtl/>
        </w:rPr>
      </w:pPr>
      <w:ins w:id="9854" w:author="מספור קטעי משנה" w:date="2026-10-06T06:45:19Z">
        <w:r>
          <w:rPr>
            <w:rStyle w:val="MisparKeta"/>
          </w:rPr>
          <w:t xml:space="preserve">א. </w:t>
        </w:r>
      </w:ins>
      <w:r w:rsidRPr="003D23F5">
        <w:rPr>
          <w:rtl/>
        </w:rPr>
        <w:t>ובדגים כל שיש לו סנפיר וקשקשת.</w:t>
      </w:r>
    </w:p>
    <w:p w14:paraId="23C26E04" w14:textId="508B23A8" w:rsidR="0046556D" w:rsidRDefault="00BD6C4F" w:rsidP="00BD6C4F">
      <w:pPr>
        <w:rPr>
          <w:rtl/>
        </w:rPr>
      </w:pPr>
      <w:r w:rsidRPr="00814AAF">
        <w:rPr>
          <w:b/>
          <w:bCs/>
          <w:rtl/>
        </w:rPr>
        <w:t>ת"ר</w:t>
      </w:r>
      <w:r w:rsidRPr="00C63571">
        <w:rPr>
          <w:rtl/>
        </w:rPr>
        <w:t xml:space="preserve">: אין לו עכשיו ועתיד לגדל לאחר זמן, כגון הסולתנית והעפיאן - ה"ז מותר, </w:t>
      </w:r>
    </w:p>
    <w:p w14:paraId="75034BB1" w14:textId="04E3BABA" w:rsidR="0046556D" w:rsidRDefault="00BD6C4F" w:rsidP="00BD6C4F">
      <w:pPr>
        <w:rPr>
          <w:rtl/>
        </w:rPr>
      </w:pPr>
      <w:r w:rsidRPr="00C63571">
        <w:rPr>
          <w:rtl/>
        </w:rPr>
        <w:t xml:space="preserve">יש לו עכשיו ועתיד להשירן בשעה שעולה מן המים, </w:t>
      </w:r>
    </w:p>
    <w:p w14:paraId="1A7BC701" w14:textId="3CA5E48E" w:rsidR="0046556D" w:rsidRDefault="00BD6C4F" w:rsidP="00BD6C4F">
      <w:pPr>
        <w:rPr>
          <w:rtl/>
        </w:rPr>
      </w:pPr>
      <w:r>
        <w:rPr>
          <w:rFonts w:hint="cs"/>
          <w:rtl/>
        </w:rPr>
        <w:t xml:space="preserve">        </w:t>
      </w:r>
      <w:r w:rsidRPr="00C63571">
        <w:rPr>
          <w:rtl/>
        </w:rPr>
        <w:t>כגון אקונס וא</w:t>
      </w:r>
      <w:r>
        <w:rPr>
          <w:rtl/>
        </w:rPr>
        <w:t xml:space="preserve">פונס כספתיאס ואכספטיאס ואטונס </w:t>
      </w:r>
      <w:r w:rsidRPr="00C63571">
        <w:rPr>
          <w:rtl/>
        </w:rPr>
        <w:t>ה"ז מותר.</w:t>
      </w:r>
    </w:p>
    <w:p w14:paraId="198E3507" w14:textId="77777777" w:rsidR="00BD6C4F" w:rsidRPr="003D23F5" w:rsidRDefault="00BD6C4F" w:rsidP="00F07436">
      <w:pPr>
        <w:pStyle w:val="afff3"/>
        <w:framePr w:wrap="around"/>
        <w:rPr>
          <w:rtl/>
        </w:rPr>
      </w:pPr>
      <w:r w:rsidRPr="003D23F5">
        <w:rPr>
          <w:rFonts w:hint="cs"/>
          <w:rtl/>
        </w:rPr>
        <w:t>סו:</w:t>
      </w:r>
    </w:p>
    <w:p w14:paraId="7F9501D7" w14:textId="77777777" w:rsidR="0046556D" w:rsidRDefault="00BD6C4F" w:rsidP="00BD6C4F">
      <w:pPr>
        <w:rPr>
          <w:rtl/>
        </w:rPr>
      </w:pPr>
      <w:r w:rsidRPr="00C63571">
        <w:rPr>
          <w:rtl/>
        </w:rPr>
        <w:t>תנן התם: כל שיש לו קשקשת יש לו סנפיר, ויש שיש לו סנפיר ואין לו קשקשת;</w:t>
      </w:r>
    </w:p>
    <w:p w14:paraId="12748D12" w14:textId="77777777" w:rsidR="0046556D" w:rsidRDefault="00BD6C4F" w:rsidP="00BD6C4F">
      <w:pPr>
        <w:rPr>
          <w:rtl/>
        </w:rPr>
      </w:pPr>
      <w:r w:rsidRPr="00C63571">
        <w:rPr>
          <w:rtl/>
        </w:rPr>
        <w:t>יש לו קשקשת ויש לו סנפיר - דג טהור, יש לו סנפיר ואין לו קשקשת - דג טמא.</w:t>
      </w:r>
    </w:p>
    <w:p w14:paraId="1C5497AD" w14:textId="77777777" w:rsidR="0046556D" w:rsidRDefault="00BD6C4F" w:rsidP="00BD6C4F">
      <w:pPr>
        <w:rPr>
          <w:rtl/>
        </w:rPr>
      </w:pPr>
      <w:r w:rsidRPr="00C63571">
        <w:rPr>
          <w:rtl/>
        </w:rPr>
        <w:t>אי כתב רחמנא קשקשת ולא סנפיר, ה</w:t>
      </w:r>
      <w:r>
        <w:rPr>
          <w:rFonts w:hint="cs"/>
          <w:rtl/>
        </w:rPr>
        <w:t>ו</w:t>
      </w:r>
      <w:r w:rsidR="00BF1CF6">
        <w:rPr>
          <w:rtl/>
        </w:rPr>
        <w:t>"</w:t>
      </w:r>
      <w:r>
        <w:rPr>
          <w:rFonts w:hint="cs"/>
          <w:rtl/>
        </w:rPr>
        <w:t>א</w:t>
      </w:r>
      <w:r>
        <w:rPr>
          <w:rtl/>
        </w:rPr>
        <w:t xml:space="preserve"> קשקשת </w:t>
      </w:r>
      <w:r w:rsidRPr="00C63571">
        <w:rPr>
          <w:rtl/>
        </w:rPr>
        <w:t>סנפיר, ואפי' דג טמא, כתב רחמנא סנפיר וקשקשת.</w:t>
      </w:r>
    </w:p>
    <w:p w14:paraId="744B7ACC" w14:textId="77777777" w:rsidR="0046556D" w:rsidRDefault="00BD6C4F" w:rsidP="00BD6C4F">
      <w:pPr>
        <w:rPr>
          <w:rtl/>
        </w:rPr>
      </w:pPr>
      <w:r w:rsidRPr="00C63571">
        <w:rPr>
          <w:rtl/>
        </w:rPr>
        <w:t>והשתא</w:t>
      </w:r>
      <w:r>
        <w:rPr>
          <w:rtl/>
        </w:rPr>
        <w:t xml:space="preserve"> דכתב רחמנא סנפיר וקשקשת, </w:t>
      </w:r>
      <w:r>
        <w:rPr>
          <w:rFonts w:hint="cs"/>
          <w:rtl/>
        </w:rPr>
        <w:t>-</w:t>
      </w:r>
      <w:r>
        <w:rPr>
          <w:rtl/>
        </w:rPr>
        <w:t>קשקשת לבוש</w:t>
      </w:r>
      <w:r>
        <w:rPr>
          <w:rFonts w:hint="cs"/>
          <w:rtl/>
        </w:rPr>
        <w:t xml:space="preserve"> הוא</w:t>
      </w:r>
      <w:r w:rsidRPr="00C63571">
        <w:rPr>
          <w:rtl/>
        </w:rPr>
        <w:t xml:space="preserve"> </w:t>
      </w:r>
      <w:r w:rsidRPr="0046594B">
        <w:rPr>
          <w:rStyle w:val="afffff0"/>
          <w:rtl/>
        </w:rPr>
        <w:t>ד</w:t>
      </w:r>
      <w:r w:rsidRPr="0046594B">
        <w:rPr>
          <w:rStyle w:val="afffff0"/>
          <w:rFonts w:hint="cs"/>
          <w:rtl/>
        </w:rPr>
        <w:t>'</w:t>
      </w:r>
      <w:r w:rsidRPr="0046594B">
        <w:rPr>
          <w:rStyle w:val="afffff0"/>
          <w:rtl/>
        </w:rPr>
        <w:t>ושריון קשקשים הוא לבוש</w:t>
      </w:r>
      <w:r w:rsidRPr="0046594B">
        <w:rPr>
          <w:rStyle w:val="afffff0"/>
          <w:rFonts w:hint="cs"/>
          <w:rtl/>
        </w:rPr>
        <w:t>'</w:t>
      </w:r>
      <w:r w:rsidRPr="0046594B">
        <w:rPr>
          <w:rStyle w:val="afffff0"/>
          <w:rtl/>
        </w:rPr>
        <w:t>,</w:t>
      </w:r>
      <w:r w:rsidRPr="00C63571">
        <w:rPr>
          <w:rtl/>
        </w:rPr>
        <w:t xml:space="preserve"> </w:t>
      </w:r>
    </w:p>
    <w:p w14:paraId="0EB2D1BC" w14:textId="77777777" w:rsidR="0046556D" w:rsidRDefault="00BD6C4F" w:rsidP="00BD6C4F">
      <w:pPr>
        <w:rPr>
          <w:rtl/>
        </w:rPr>
      </w:pPr>
      <w:r w:rsidRPr="00C63571">
        <w:rPr>
          <w:rtl/>
        </w:rPr>
        <w:t>וליכתוב רחמנא קשקשת ולא ליכתוב סנפיר!</w:t>
      </w:r>
      <w:r>
        <w:rPr>
          <w:rFonts w:hint="cs"/>
          <w:rtl/>
        </w:rPr>
        <w:t xml:space="preserve"> - </w:t>
      </w:r>
      <w:r w:rsidRPr="00C63571">
        <w:rPr>
          <w:rtl/>
        </w:rPr>
        <w:t xml:space="preserve">א"ר אבהו, וכן </w:t>
      </w:r>
      <w:r>
        <w:rPr>
          <w:rStyle w:val="2fb"/>
          <w:rtl/>
          <w:rPrChange w:id="12112" w:author="מנוע אמוראים" w:date="2026-10-05T16:40:54Z">
            <w:rPr>
              <w:rtl/>
            </w:rPr>
          </w:rPrChange>
        </w:rPr>
        <w:t xml:space="preserve">תדרי"ש</w:t>
      </w:r>
      <w:r w:rsidRPr="00C63571">
        <w:rPr>
          <w:rtl/>
        </w:rPr>
        <w:t>: יגדיל תורה ויאדיר.</w:t>
      </w:r>
    </w:p>
    <w:p w14:paraId="7D24C2E1" w14:textId="77777777" w:rsidR="0046556D" w:rsidRDefault="0046556D" w:rsidP="00BD6C4F">
      <w:pPr>
        <w:rPr>
          <w:rtl/>
        </w:rPr>
      </w:pPr>
    </w:p>
    <w:p w14:paraId="06552AAD" w14:textId="77777777" w:rsidR="0046556D" w:rsidRDefault="00BD6C4F" w:rsidP="00BD6C4F">
      <w:pPr>
        <w:rPr>
          <w:rtl/>
        </w:rPr>
      </w:pPr>
      <w:r w:rsidRPr="00767C59">
        <w:rPr>
          <w:b/>
          <w:bCs/>
          <w:rtl/>
        </w:rPr>
        <w:t>ת"ר</w:t>
      </w:r>
      <w:r w:rsidRPr="00C63571">
        <w:rPr>
          <w:rtl/>
        </w:rPr>
        <w:t xml:space="preserve">: ממשמע שנאמר אכול את שיש לו, שומע אני אל תאכל את שאין לו, </w:t>
      </w:r>
    </w:p>
    <w:p w14:paraId="0C52E8EC" w14:textId="77777777" w:rsidR="0046556D" w:rsidRDefault="00BD6C4F" w:rsidP="00BD6C4F">
      <w:pPr>
        <w:rPr>
          <w:rtl/>
        </w:rPr>
      </w:pPr>
      <w:r w:rsidRPr="00C63571">
        <w:rPr>
          <w:rtl/>
        </w:rPr>
        <w:t xml:space="preserve">וממשמע שנאמר אל תאכל את שאין לו, שומע </w:t>
      </w:r>
      <w:r>
        <w:rPr>
          <w:rtl/>
        </w:rPr>
        <w:t xml:space="preserve">אני אכול את שיש לו, </w:t>
      </w:r>
    </w:p>
    <w:p w14:paraId="63BE5071" w14:textId="77777777" w:rsidR="0046556D" w:rsidRDefault="00BD6C4F" w:rsidP="00BD6C4F">
      <w:pPr>
        <w:rPr>
          <w:rtl/>
        </w:rPr>
      </w:pPr>
      <w:r>
        <w:rPr>
          <w:rtl/>
        </w:rPr>
        <w:t xml:space="preserve">ולמה שנאן </w:t>
      </w:r>
      <w:r w:rsidRPr="00C63571">
        <w:rPr>
          <w:rtl/>
        </w:rPr>
        <w:t>לעבור עליו בעשה ולא תעשה;</w:t>
      </w:r>
    </w:p>
    <w:p w14:paraId="1720ED6C" w14:textId="77777777" w:rsidR="0046556D" w:rsidRDefault="00BD6C4F" w:rsidP="00BD6C4F">
      <w:pPr>
        <w:rPr>
          <w:rtl/>
        </w:rPr>
      </w:pPr>
      <w:r w:rsidRPr="00C63571">
        <w:rPr>
          <w:rtl/>
        </w:rPr>
        <w:t>•</w:t>
      </w:r>
      <w:r w:rsidRPr="00A71A5E">
        <w:rPr>
          <w:rStyle w:val="afffff0"/>
          <w:rtl/>
        </w:rPr>
        <w:t xml:space="preserve"> </w:t>
      </w:r>
      <w:r w:rsidRPr="00A71A5E">
        <w:rPr>
          <w:rStyle w:val="afffff0"/>
          <w:rFonts w:hint="cs"/>
          <w:rtl/>
        </w:rPr>
        <w:t>'</w:t>
      </w:r>
      <w:r w:rsidRPr="00A71A5E">
        <w:rPr>
          <w:rStyle w:val="afffff0"/>
          <w:rtl/>
        </w:rPr>
        <w:t>תאכלו מכל אשר במים</w:t>
      </w:r>
      <w:r w:rsidRPr="00A71A5E">
        <w:rPr>
          <w:rStyle w:val="afffff0"/>
          <w:rFonts w:hint="cs"/>
          <w:rtl/>
        </w:rPr>
        <w:t>'</w:t>
      </w:r>
      <w:r w:rsidRPr="00A71A5E">
        <w:rPr>
          <w:rStyle w:val="afffff0"/>
          <w:rtl/>
        </w:rPr>
        <w:t xml:space="preserve"> </w:t>
      </w:r>
      <w:r w:rsidRPr="00C63571">
        <w:rPr>
          <w:rtl/>
        </w:rPr>
        <w:t xml:space="preserve">מה ת"ל - שיכול, הואיל והתיר במפורש והתיר בסתם, מה כשהתיר במפורש לא התיר אלא בכלים, אף כשהתיר בסתם לא התיר אלא בכלים, </w:t>
      </w:r>
    </w:p>
    <w:p w14:paraId="65411110" w14:textId="77777777" w:rsidR="0046556D" w:rsidRDefault="00BD6C4F" w:rsidP="00BD6C4F">
      <w:pPr>
        <w:rPr>
          <w:rtl/>
        </w:rPr>
      </w:pPr>
      <w:r w:rsidRPr="00C63571">
        <w:rPr>
          <w:rtl/>
        </w:rPr>
        <w:t>מנין לרבות בורות שיחין ומערות ששוחה ושותה מהן ואינו נמנע? ת"ל</w:t>
      </w:r>
      <w:r w:rsidRPr="00A71A5E">
        <w:rPr>
          <w:rStyle w:val="afffff0"/>
          <w:rtl/>
        </w:rPr>
        <w:t xml:space="preserve"> </w:t>
      </w:r>
      <w:r w:rsidRPr="00A71A5E">
        <w:rPr>
          <w:rStyle w:val="afffff0"/>
          <w:rFonts w:hint="cs"/>
          <w:rtl/>
        </w:rPr>
        <w:t>'</w:t>
      </w:r>
      <w:r w:rsidRPr="00A71A5E">
        <w:rPr>
          <w:rStyle w:val="afffff0"/>
          <w:rtl/>
        </w:rPr>
        <w:t>תאכלו מכל אשר במים</w:t>
      </w:r>
      <w:r w:rsidRPr="00A71A5E">
        <w:rPr>
          <w:rStyle w:val="afffff0"/>
          <w:rFonts w:hint="cs"/>
          <w:rtl/>
        </w:rPr>
        <w:t>'</w:t>
      </w:r>
      <w:r w:rsidRPr="00A71A5E">
        <w:rPr>
          <w:rStyle w:val="afffff0"/>
          <w:rtl/>
        </w:rPr>
        <w:t>.</w:t>
      </w:r>
    </w:p>
    <w:p w14:paraId="0C3881EF" w14:textId="77777777" w:rsidR="0046556D" w:rsidRDefault="00BD6C4F" w:rsidP="00BD6C4F">
      <w:pPr>
        <w:rPr>
          <w:rtl/>
        </w:rPr>
      </w:pPr>
      <w:r w:rsidRPr="00C63571">
        <w:rPr>
          <w:rtl/>
        </w:rPr>
        <w:t xml:space="preserve">• התיר בכלים </w:t>
      </w:r>
      <w:r w:rsidRPr="0046594B">
        <w:rPr>
          <w:rStyle w:val="afffff0"/>
          <w:rtl/>
        </w:rPr>
        <w:t>ד</w:t>
      </w:r>
      <w:r w:rsidRPr="0046594B">
        <w:rPr>
          <w:rStyle w:val="afffff0"/>
          <w:rFonts w:hint="cs"/>
          <w:rtl/>
        </w:rPr>
        <w:t>'</w:t>
      </w:r>
      <w:r w:rsidRPr="0046594B">
        <w:rPr>
          <w:rStyle w:val="afffff0"/>
          <w:rtl/>
        </w:rPr>
        <w:t>את זה תאכלו מכל אשר במים וגו',</w:t>
      </w:r>
      <w:r w:rsidRPr="00C63571">
        <w:rPr>
          <w:rtl/>
        </w:rPr>
        <w:t xml:space="preserve"> בימים ובנחלים הוא דכי אית ליה אכול דלית ליה לא תיכול, הא בכלים - אע</w:t>
      </w:r>
      <w:r>
        <w:rPr>
          <w:rtl/>
        </w:rPr>
        <w:t>"</w:t>
      </w:r>
      <w:r w:rsidRPr="00C63571">
        <w:rPr>
          <w:rtl/>
        </w:rPr>
        <w:t>ג דלית ליה אכול, אימא: בכלים אע</w:t>
      </w:r>
      <w:r>
        <w:rPr>
          <w:rtl/>
        </w:rPr>
        <w:t>"</w:t>
      </w:r>
      <w:r w:rsidRPr="00C63571">
        <w:rPr>
          <w:rtl/>
        </w:rPr>
        <w:t>ג דאית ליה לא תיכול!</w:t>
      </w:r>
    </w:p>
    <w:p w14:paraId="6EDD6F9C" w14:textId="77777777" w:rsidR="0046556D" w:rsidRDefault="00BD6C4F" w:rsidP="00BD6C4F">
      <w:pPr>
        <w:rPr>
          <w:rtl/>
        </w:rPr>
      </w:pPr>
      <w:r w:rsidRPr="00C63571">
        <w:rPr>
          <w:rtl/>
        </w:rPr>
        <w:t xml:space="preserve">לא </w:t>
      </w:r>
      <w:r>
        <w:rPr>
          <w:rFonts w:hint="cs"/>
          <w:rtl/>
        </w:rPr>
        <w:t>ס</w:t>
      </w:r>
      <w:r w:rsidR="00BF1CF6">
        <w:rPr>
          <w:rtl/>
        </w:rPr>
        <w:t>"</w:t>
      </w:r>
      <w:r>
        <w:rPr>
          <w:rFonts w:hint="cs"/>
          <w:rtl/>
        </w:rPr>
        <w:t>ד</w:t>
      </w:r>
      <w:r w:rsidRPr="00C63571">
        <w:rPr>
          <w:rtl/>
        </w:rPr>
        <w:t xml:space="preserve"> </w:t>
      </w:r>
      <w:r w:rsidRPr="0046594B">
        <w:rPr>
          <w:rStyle w:val="afffff0"/>
          <w:rtl/>
        </w:rPr>
        <w:t>ד</w:t>
      </w:r>
      <w:r w:rsidRPr="0046594B">
        <w:rPr>
          <w:rStyle w:val="afffff0"/>
          <w:rFonts w:hint="cs"/>
          <w:rtl/>
        </w:rPr>
        <w:t>'</w:t>
      </w:r>
      <w:r w:rsidRPr="0046594B">
        <w:rPr>
          <w:rStyle w:val="afffff0"/>
          <w:rtl/>
        </w:rPr>
        <w:t>וכל אשר אין לו סנפיר וקשקשת בימים ובנחלים מכל שרץ המים</w:t>
      </w:r>
      <w:r w:rsidRPr="0046594B">
        <w:rPr>
          <w:rStyle w:val="afffff0"/>
          <w:rFonts w:hint="cs"/>
          <w:rtl/>
        </w:rPr>
        <w:t>'</w:t>
      </w:r>
      <w:r w:rsidRPr="0046594B">
        <w:rPr>
          <w:rStyle w:val="afffff0"/>
          <w:rtl/>
        </w:rPr>
        <w:t>,</w:t>
      </w:r>
      <w:r w:rsidRPr="00C63571">
        <w:rPr>
          <w:rtl/>
        </w:rPr>
        <w:t xml:space="preserve"> </w:t>
      </w:r>
    </w:p>
    <w:p w14:paraId="400F9FF2" w14:textId="77777777" w:rsidR="0046556D" w:rsidRDefault="00BD6C4F" w:rsidP="00BD6C4F">
      <w:pPr>
        <w:rPr>
          <w:rtl/>
        </w:rPr>
      </w:pPr>
      <w:r w:rsidRPr="00C63571">
        <w:rPr>
          <w:rtl/>
        </w:rPr>
        <w:t>בימים ובנחלים - דלית ליה לא תיכול, הא בכלים, אע</w:t>
      </w:r>
      <w:r>
        <w:rPr>
          <w:rtl/>
        </w:rPr>
        <w:t>"</w:t>
      </w:r>
      <w:r w:rsidRPr="00C63571">
        <w:rPr>
          <w:rtl/>
        </w:rPr>
        <w:t>ג דלית ליה - אכול.</w:t>
      </w:r>
    </w:p>
    <w:p w14:paraId="3277CC86" w14:textId="77777777" w:rsidR="0046556D" w:rsidRDefault="00BD6C4F" w:rsidP="00BD6C4F">
      <w:pPr>
        <w:rPr>
          <w:rtl/>
        </w:rPr>
      </w:pPr>
      <w:r w:rsidRPr="00C63571">
        <w:rPr>
          <w:rtl/>
        </w:rPr>
        <w:t>ואימא: במים - כלל, בימים ובנחלים - פרט, כלל ופרט אין בכלל אלא מה שבפרט: ימים ונחלים - אין, נעיצין וחריצין - לא!</w:t>
      </w:r>
    </w:p>
    <w:p w14:paraId="38EE00B4" w14:textId="77777777" w:rsidR="0046556D" w:rsidRDefault="00BD6C4F" w:rsidP="00BD6C4F">
      <w:pPr>
        <w:rPr>
          <w:rtl/>
        </w:rPr>
      </w:pPr>
      <w:r w:rsidRPr="00C63571">
        <w:rPr>
          <w:rtl/>
        </w:rPr>
        <w:lastRenderedPageBreak/>
        <w:t>במים - חזר וכלל.</w:t>
      </w:r>
    </w:p>
    <w:p w14:paraId="1D9DD2EF" w14:textId="77777777" w:rsidR="0046556D" w:rsidRDefault="00BD6C4F" w:rsidP="00BD6C4F">
      <w:pPr>
        <w:rPr>
          <w:rtl/>
        </w:rPr>
      </w:pPr>
      <w:r w:rsidRPr="00C63571">
        <w:rPr>
          <w:rtl/>
        </w:rPr>
        <w:t>הני תרי כללי דסמיכי להדדי נינהו!</w:t>
      </w:r>
    </w:p>
    <w:p w14:paraId="4AB1D09F" w14:textId="77777777" w:rsidR="00BD6C4F" w:rsidRPr="003D23F5" w:rsidRDefault="00BD6C4F" w:rsidP="00F07436">
      <w:pPr>
        <w:pStyle w:val="afff3"/>
        <w:framePr w:wrap="around"/>
        <w:rPr>
          <w:rtl/>
        </w:rPr>
      </w:pPr>
      <w:r w:rsidRPr="003D23F5">
        <w:rPr>
          <w:rFonts w:hint="cs"/>
          <w:rtl/>
        </w:rPr>
        <w:t>סז.</w:t>
      </w:r>
    </w:p>
    <w:p w14:paraId="229D4DA3" w14:textId="77777777" w:rsidR="0046556D" w:rsidRDefault="00BD6C4F" w:rsidP="00BD6C4F">
      <w:pPr>
        <w:rPr>
          <w:rtl/>
        </w:rPr>
      </w:pPr>
      <w:r w:rsidRPr="00C63571">
        <w:rPr>
          <w:rtl/>
        </w:rPr>
        <w:t>רבינא כדאמרי במערבא: כל מקום שאתה מוצא שני כללות הסמוכין זה לזה, הטל פרט ביניהם ודונם בכלל ופרט וכלל.</w:t>
      </w:r>
    </w:p>
    <w:p w14:paraId="07B832F2" w14:textId="77777777" w:rsidR="0046556D" w:rsidRDefault="00BD6C4F" w:rsidP="00BD6C4F">
      <w:pPr>
        <w:rPr>
          <w:rtl/>
        </w:rPr>
      </w:pPr>
      <w:r w:rsidRPr="00C63571">
        <w:rPr>
          <w:rtl/>
        </w:rPr>
        <w:t xml:space="preserve">במים - כלל, בימים ובנחלים - פרט, במים - חזר וכלל, כלל ופרט וכלל אי אתה דן אלא כעין הפרט, </w:t>
      </w:r>
      <w:r>
        <w:rPr>
          <w:rFonts w:hint="cs"/>
          <w:rtl/>
        </w:rPr>
        <w:t>ד</w:t>
      </w:r>
      <w:r w:rsidRPr="00C63571">
        <w:rPr>
          <w:rtl/>
        </w:rPr>
        <w:t xml:space="preserve">מפורש - מים נובעים, אף כל - מים נובעים, </w:t>
      </w:r>
    </w:p>
    <w:p w14:paraId="40872164" w14:textId="77777777" w:rsidR="0046556D" w:rsidRDefault="00BD6C4F" w:rsidP="00BD6C4F">
      <w:pPr>
        <w:rPr>
          <w:rtl/>
        </w:rPr>
      </w:pPr>
      <w:r w:rsidRPr="00C63571">
        <w:rPr>
          <w:rtl/>
        </w:rPr>
        <w:t>• רבי</w:t>
      </w:r>
      <w:r>
        <w:rPr>
          <w:rtl/>
        </w:rPr>
        <w:t xml:space="preserve"> - חריצין ונעיצין לאיסורא, ו</w:t>
      </w:r>
      <w:r w:rsidRPr="00C63571">
        <w:rPr>
          <w:rtl/>
        </w:rPr>
        <w:t>מיעט - בורות שיחין ומערות להתירא.</w:t>
      </w:r>
    </w:p>
    <w:p w14:paraId="1B18CB01" w14:textId="77777777" w:rsidR="0046556D" w:rsidRDefault="00BD6C4F" w:rsidP="00BD6C4F">
      <w:pPr>
        <w:rPr>
          <w:rtl/>
        </w:rPr>
      </w:pPr>
      <w:r>
        <w:rPr>
          <w:rtl/>
        </w:rPr>
        <w:t xml:space="preserve">ואימא: מה הפרט מפורש מים גדלין על גבי קרקע, אף כל </w:t>
      </w:r>
      <w:r w:rsidRPr="00C63571">
        <w:rPr>
          <w:rtl/>
        </w:rPr>
        <w:t xml:space="preserve">מים גדלין על גבי קרקע, </w:t>
      </w:r>
    </w:p>
    <w:p w14:paraId="21309864" w14:textId="77777777" w:rsidR="0046556D" w:rsidRDefault="00BD6C4F" w:rsidP="00BD6C4F">
      <w:pPr>
        <w:rPr>
          <w:rtl/>
        </w:rPr>
      </w:pPr>
      <w:r w:rsidRPr="00C63571">
        <w:rPr>
          <w:rtl/>
        </w:rPr>
        <w:t>רבי - אפי' בורות שיחין ומערות לאיסורא, ומאי מיעט כלים!</w:t>
      </w:r>
    </w:p>
    <w:p w14:paraId="6053028D" w14:textId="77777777" w:rsidR="0046556D" w:rsidRDefault="00BD6C4F" w:rsidP="00BD6C4F">
      <w:pPr>
        <w:rPr>
          <w:rtl/>
        </w:rPr>
      </w:pPr>
      <w:r>
        <w:rPr>
          <w:rFonts w:hint="cs"/>
          <w:rtl/>
        </w:rPr>
        <w:t>א</w:t>
      </w:r>
      <w:r w:rsidR="00BF1CF6">
        <w:rPr>
          <w:rtl/>
        </w:rPr>
        <w:t>"</w:t>
      </w:r>
      <w:r>
        <w:rPr>
          <w:rFonts w:hint="cs"/>
          <w:rtl/>
        </w:rPr>
        <w:t xml:space="preserve">כ </w:t>
      </w:r>
      <w:r>
        <w:rPr>
          <w:rtl/>
        </w:rPr>
        <w:t xml:space="preserve">תאכלו מאי אהני ליה? </w:t>
      </w:r>
      <w:r>
        <w:rPr>
          <w:rStyle w:val="2fb"/>
          <w:rtl/>
          <w:rPrChange w:id="12113" w:author="מנוע אמוראים" w:date="2026-10-05T16:40:54Z">
            <w:rPr>
              <w:rtl/>
            </w:rPr>
          </w:rPrChange>
        </w:rPr>
        <w:t xml:space="preserve">ר</w:t>
      </w:r>
      <w:r>
        <w:rPr>
          <w:rStyle w:val="2fb"/>
          <w:rFonts w:hint="cs"/>
          <w:rtl/>
          <w:rPrChange w:id="12114" w:author="מנוע אמוראים" w:date="2026-10-05T16:40:54Z">
            <w:rPr>
              <w:rFonts w:hint="cs"/>
              <w:rtl/>
            </w:rPr>
          </w:rPrChange>
        </w:rPr>
        <w:t xml:space="preserve">י</w:t>
      </w:r>
      <w:r>
        <w:rPr>
          <w:rStyle w:val="2fb"/>
          <w:rtl/>
          <w:rPrChange w:id="12115" w:author="מנוע אמוראים" w:date="2026-10-05T16:40:54Z">
            <w:rPr>
              <w:rtl/>
            </w:rPr>
          </w:rPrChange>
        </w:rPr>
        <w:t xml:space="preserve">"</w:t>
      </w:r>
      <w:r>
        <w:rPr>
          <w:rStyle w:val="2fb"/>
          <w:rFonts w:hint="cs"/>
          <w:rtl/>
          <w:rPrChange w:id="12116" w:author="מנוע אמוראים" w:date="2026-10-05T16:40:54Z">
            <w:rPr>
              <w:rFonts w:hint="cs"/>
              <w:rtl/>
            </w:rPr>
          </w:rPrChange>
        </w:rPr>
        <w:t xml:space="preserve">ש</w:t>
      </w:r>
      <w:r>
        <w:rPr>
          <w:rFonts w:hint="cs"/>
          <w:rtl/>
        </w:rPr>
        <w:t xml:space="preserve"> </w:t>
      </w:r>
      <w:r w:rsidRPr="00C63571">
        <w:rPr>
          <w:rtl/>
        </w:rPr>
        <w:t>תנא: במים במים שתי פעמים, אין זה כלל ופרט, אלא ריבה ומיעט;</w:t>
      </w:r>
    </w:p>
    <w:p w14:paraId="6B95CD56" w14:textId="77777777" w:rsidR="0046556D" w:rsidRDefault="00BD6C4F" w:rsidP="00BD6C4F">
      <w:pPr>
        <w:rPr>
          <w:rtl/>
        </w:rPr>
      </w:pPr>
      <w:r w:rsidRPr="00C63571">
        <w:rPr>
          <w:rtl/>
        </w:rPr>
        <w:t>במים - ריבה, בימים ובנחלים - מיעט, במים - חזר וריבה;</w:t>
      </w:r>
    </w:p>
    <w:p w14:paraId="6CF34E95" w14:textId="77777777" w:rsidR="0046556D" w:rsidRDefault="00BD6C4F" w:rsidP="00BD6C4F">
      <w:pPr>
        <w:rPr>
          <w:rtl/>
        </w:rPr>
      </w:pPr>
      <w:r w:rsidRPr="00C63571">
        <w:rPr>
          <w:rtl/>
        </w:rPr>
        <w:t>ריבה ומ</w:t>
      </w:r>
      <w:r>
        <w:rPr>
          <w:rtl/>
        </w:rPr>
        <w:t xml:space="preserve">יעט וריבה ריבה הכל, מאי רבי </w:t>
      </w:r>
      <w:r w:rsidRPr="00C63571">
        <w:rPr>
          <w:rtl/>
        </w:rPr>
        <w:t>חריצ</w:t>
      </w:r>
      <w:r>
        <w:rPr>
          <w:rtl/>
        </w:rPr>
        <w:t xml:space="preserve">ין ונעיצין לאיסורא, ומאי מיעט </w:t>
      </w:r>
      <w:r w:rsidRPr="00C63571">
        <w:rPr>
          <w:rtl/>
        </w:rPr>
        <w:t>בורות שיחין ומערות להתירא.</w:t>
      </w:r>
    </w:p>
    <w:p w14:paraId="4D1A8B29" w14:textId="77777777" w:rsidR="0046556D" w:rsidRDefault="00BD6C4F" w:rsidP="00BD6C4F">
      <w:pPr>
        <w:rPr>
          <w:rtl/>
        </w:rPr>
      </w:pPr>
      <w:r w:rsidRPr="00C63571">
        <w:rPr>
          <w:rtl/>
        </w:rPr>
        <w:t>אימא: מאי ריבה - בורות שיחין ומערות לאיסורא ומאי מיעט - מיעט כלים!</w:t>
      </w:r>
    </w:p>
    <w:p w14:paraId="0E59866E" w14:textId="77777777" w:rsidR="0046556D" w:rsidRDefault="00BD6C4F" w:rsidP="00BD6C4F">
      <w:pPr>
        <w:rPr>
          <w:rtl/>
        </w:rPr>
      </w:pPr>
      <w:r w:rsidRPr="00C63571">
        <w:rPr>
          <w:rtl/>
        </w:rPr>
        <w:t>א"כ תאכלו מאי אהני ליה? ואיפוך אנא!</w:t>
      </w:r>
    </w:p>
    <w:p w14:paraId="1B86D7F8" w14:textId="77777777" w:rsidR="0046556D" w:rsidRDefault="00BD6C4F" w:rsidP="00BD6C4F">
      <w:pPr>
        <w:rPr>
          <w:rtl/>
        </w:rPr>
      </w:pPr>
      <w:r w:rsidRPr="00C63571">
        <w:rPr>
          <w:rtl/>
        </w:rPr>
        <w:t xml:space="preserve">כדתני מתתיה בר יהודה: </w:t>
      </w:r>
      <w:r>
        <w:rPr>
          <w:rtl/>
        </w:rPr>
        <w:t>מרבה אני בורות שיחין ומערות</w:t>
      </w:r>
      <w:r w:rsidRPr="00C63571">
        <w:rPr>
          <w:rtl/>
        </w:rPr>
        <w:t xml:space="preserve"> שהן עצורים ככלים, ומוציא אני חריצין ונעיצין שאין עצורין ככלים.</w:t>
      </w:r>
    </w:p>
    <w:p w14:paraId="1F180CCD" w14:textId="77777777" w:rsidR="0046556D" w:rsidRDefault="00BD6C4F" w:rsidP="00BD6C4F">
      <w:pPr>
        <w:rPr>
          <w:rtl/>
        </w:rPr>
      </w:pPr>
      <w:r w:rsidRPr="00C63571">
        <w:rPr>
          <w:rtl/>
        </w:rPr>
        <w:t xml:space="preserve">הי סתום והי מפורש? פליגי בה רב אחא ורבינא, </w:t>
      </w:r>
    </w:p>
    <w:p w14:paraId="78AFE7CA" w14:textId="77777777" w:rsidR="0046556D" w:rsidRDefault="00BD6C4F" w:rsidP="00BD6C4F">
      <w:pPr>
        <w:rPr>
          <w:rtl/>
        </w:rPr>
      </w:pPr>
      <w:r>
        <w:rPr>
          <w:rtl/>
        </w:rPr>
        <w:t>מ"ד</w:t>
      </w:r>
      <w:r w:rsidRPr="00C63571">
        <w:rPr>
          <w:rtl/>
        </w:rPr>
        <w:t xml:space="preserve"> יש לו מפורש</w:t>
      </w:r>
      <w:r>
        <w:rPr>
          <w:rFonts w:hint="cs"/>
          <w:rtl/>
        </w:rPr>
        <w:t xml:space="preserve"> ד</w:t>
      </w:r>
      <w:r>
        <w:rPr>
          <w:rtl/>
        </w:rPr>
        <w:t xml:space="preserve">מיניה הוא דמשתרו כלים, </w:t>
      </w:r>
    </w:p>
    <w:p w14:paraId="0F5C2FFD" w14:textId="77777777" w:rsidR="0046556D" w:rsidRDefault="00BD6C4F" w:rsidP="00BD6C4F">
      <w:pPr>
        <w:rPr>
          <w:rtl/>
        </w:rPr>
      </w:pPr>
      <w:r>
        <w:rPr>
          <w:rFonts w:hint="cs"/>
          <w:rtl/>
        </w:rPr>
        <w:t>ומ</w:t>
      </w:r>
      <w:r w:rsidR="00BF1CF6">
        <w:rPr>
          <w:rtl/>
        </w:rPr>
        <w:t>"</w:t>
      </w:r>
      <w:r>
        <w:rPr>
          <w:rFonts w:hint="cs"/>
          <w:rtl/>
        </w:rPr>
        <w:t xml:space="preserve">ד </w:t>
      </w:r>
      <w:r w:rsidRPr="00C63571">
        <w:rPr>
          <w:rtl/>
        </w:rPr>
        <w:t>אין לו מפורש? דהאי הוא דמוכח אהאיך, דאי מהאיך הו</w:t>
      </w:r>
      <w:r w:rsidR="00BF1CF6">
        <w:rPr>
          <w:rtl/>
        </w:rPr>
        <w:t>"</w:t>
      </w:r>
      <w:r>
        <w:rPr>
          <w:rFonts w:hint="cs"/>
          <w:rtl/>
        </w:rPr>
        <w:t>א</w:t>
      </w:r>
      <w:r w:rsidRPr="00C63571">
        <w:rPr>
          <w:rtl/>
        </w:rPr>
        <w:t>: בכלים אע</w:t>
      </w:r>
      <w:r>
        <w:rPr>
          <w:rtl/>
        </w:rPr>
        <w:t>"</w:t>
      </w:r>
      <w:r w:rsidRPr="00C63571">
        <w:rPr>
          <w:rtl/>
        </w:rPr>
        <w:t>ג</w:t>
      </w:r>
      <w:r>
        <w:rPr>
          <w:rtl/>
        </w:rPr>
        <w:t xml:space="preserve"> דאית ליה </w:t>
      </w:r>
      <w:r w:rsidRPr="00C63571">
        <w:rPr>
          <w:rtl/>
        </w:rPr>
        <w:t>נמי לא תיכול.</w:t>
      </w:r>
    </w:p>
    <w:p w14:paraId="5EA9BD46" w14:textId="77777777" w:rsidR="0046556D" w:rsidRDefault="0046556D" w:rsidP="00BD6C4F">
      <w:pPr>
        <w:rPr>
          <w:rtl/>
        </w:rPr>
      </w:pPr>
    </w:p>
    <w:p w14:paraId="30CF0165" w14:textId="77777777" w:rsidR="0046556D" w:rsidRDefault="00BD6C4F" w:rsidP="00BD6C4F">
      <w:pPr>
        <w:rPr>
          <w:rtl/>
        </w:rPr>
      </w:pPr>
      <w:r w:rsidRPr="00C63571">
        <w:rPr>
          <w:rtl/>
        </w:rPr>
        <w:t xml:space="preserve">• </w:t>
      </w:r>
      <w:r>
        <w:rPr>
          <w:rStyle w:val="2fb"/>
          <w:rFonts w:hint="cs"/>
          <w:rtl/>
          <w:rPrChange w:id="12117" w:author="מנוע אמוראים" w:date="2026-10-05T16:40:54Z">
            <w:rPr>
              <w:rFonts w:hint="cs"/>
              <w:rtl/>
            </w:rPr>
          </w:rPrChange>
        </w:rPr>
        <w:t xml:space="preserve">אר</w:t>
      </w:r>
      <w:r>
        <w:rPr>
          <w:rStyle w:val="2fb"/>
          <w:rtl/>
          <w:rPrChange w:id="12118" w:author="מנוע אמוראים" w:date="2026-10-05T16:40:54Z">
            <w:rPr>
              <w:rtl/>
            </w:rPr>
          </w:rPrChange>
        </w:rPr>
        <w:t xml:space="preserve">"</w:t>
      </w:r>
      <w:r>
        <w:rPr>
          <w:rStyle w:val="2fb"/>
          <w:rFonts w:hint="cs"/>
          <w:rtl/>
          <w:rPrChange w:id="12119" w:author="מנוע אמוראים" w:date="2026-10-05T16:40:54Z">
            <w:rPr>
              <w:rFonts w:hint="cs"/>
              <w:rtl/>
            </w:rPr>
          </w:rPrChange>
        </w:rPr>
        <w:t xml:space="preserve">ה</w:t>
      </w:r>
      <w:r w:rsidRPr="00C63571">
        <w:rPr>
          <w:rtl/>
        </w:rPr>
        <w:t>: לא לשפי אינש שיכרא בצבייתא באורתא, דילמא פריש לעיל מצבייתא והדר נפיל לכסא, והוי עובר משום שרץ השורץ על הארץ.</w:t>
      </w:r>
    </w:p>
    <w:p w14:paraId="107546CD" w14:textId="77777777" w:rsidR="0046556D" w:rsidRDefault="00BD6C4F" w:rsidP="00BD6C4F">
      <w:pPr>
        <w:rPr>
          <w:rtl/>
        </w:rPr>
      </w:pPr>
      <w:r w:rsidRPr="00C63571">
        <w:rPr>
          <w:rtl/>
        </w:rPr>
        <w:t>אי הכי, במנא נמי;</w:t>
      </w:r>
      <w:r>
        <w:rPr>
          <w:rFonts w:hint="cs"/>
          <w:rtl/>
        </w:rPr>
        <w:t xml:space="preserve">  </w:t>
      </w:r>
      <w:r w:rsidRPr="00C63571">
        <w:rPr>
          <w:rtl/>
        </w:rPr>
        <w:t>דלמא פריש לדפנא דמנא והדר נפיל למנא!</w:t>
      </w:r>
    </w:p>
    <w:p w14:paraId="7E29E868" w14:textId="77777777" w:rsidR="0046556D" w:rsidRDefault="00BD6C4F" w:rsidP="00BD6C4F">
      <w:pPr>
        <w:rPr>
          <w:rtl/>
        </w:rPr>
      </w:pPr>
      <w:r w:rsidRPr="00C63571">
        <w:rPr>
          <w:rtl/>
        </w:rPr>
        <w:t>התם היינו רביתיה, ומדתניא: מנין לרבות בורות שיחין ומערות ששוחה ושותה מהן ואינו נמנע - ת"ל:</w:t>
      </w:r>
      <w:r w:rsidRPr="00A71A5E">
        <w:rPr>
          <w:rStyle w:val="afffff0"/>
          <w:rtl/>
        </w:rPr>
        <w:t xml:space="preserve"> </w:t>
      </w:r>
      <w:r w:rsidRPr="00A71A5E">
        <w:rPr>
          <w:rStyle w:val="afffff0"/>
          <w:rFonts w:hint="cs"/>
          <w:rtl/>
        </w:rPr>
        <w:t>'</w:t>
      </w:r>
      <w:r w:rsidRPr="00A71A5E">
        <w:rPr>
          <w:rStyle w:val="afffff0"/>
          <w:rtl/>
        </w:rPr>
        <w:t>תאכלו מכל אשר במים</w:t>
      </w:r>
      <w:r w:rsidRPr="00A71A5E">
        <w:rPr>
          <w:rStyle w:val="afffff0"/>
          <w:rFonts w:hint="cs"/>
          <w:rtl/>
        </w:rPr>
        <w:t>'</w:t>
      </w:r>
      <w:r w:rsidRPr="00A71A5E">
        <w:rPr>
          <w:rStyle w:val="afffff0"/>
          <w:rtl/>
        </w:rPr>
        <w:t>,</w:t>
      </w:r>
      <w:r w:rsidRPr="00C63571">
        <w:rPr>
          <w:rtl/>
        </w:rPr>
        <w:t xml:space="preserve"> ולי</w:t>
      </w:r>
      <w:r>
        <w:rPr>
          <w:rtl/>
        </w:rPr>
        <w:t xml:space="preserve">חוש דלמא פריש לדפנא והדר נפיל </w:t>
      </w:r>
      <w:r w:rsidRPr="00C63571">
        <w:rPr>
          <w:rtl/>
        </w:rPr>
        <w:t>אלא היינו רביתיה, ה"נ: היינו רביתיה.</w:t>
      </w:r>
    </w:p>
    <w:p w14:paraId="28C5D7FE" w14:textId="77777777" w:rsidR="0046556D" w:rsidRDefault="00BD6C4F" w:rsidP="00BD6C4F">
      <w:pPr>
        <w:rPr>
          <w:rtl/>
        </w:rPr>
      </w:pPr>
      <w:r w:rsidRPr="00C63571">
        <w:rPr>
          <w:rtl/>
        </w:rPr>
        <w:t>א"ל ר</w:t>
      </w:r>
      <w:r>
        <w:rPr>
          <w:rFonts w:hint="cs"/>
          <w:rtl/>
        </w:rPr>
        <w:t xml:space="preserve">ח </w:t>
      </w:r>
      <w:r>
        <w:rPr>
          <w:rStyle w:val="2fb"/>
          <w:rFonts w:hint="cs"/>
          <w:rtl/>
          <w:rPrChange w:id="12120" w:author="מנוע אמוראים" w:date="2026-10-05T16:40:54Z">
            <w:rPr>
              <w:rFonts w:hint="cs"/>
              <w:rtl/>
            </w:rPr>
          </w:rPrChange>
        </w:rPr>
        <w:t xml:space="preserve">לר</w:t>
      </w:r>
      <w:r>
        <w:rPr>
          <w:rStyle w:val="2fb"/>
          <w:rtl/>
          <w:rPrChange w:id="12121" w:author="מנוע אמוראים" w:date="2026-10-05T16:40:54Z">
            <w:rPr>
              <w:rtl/>
            </w:rPr>
          </w:rPrChange>
        </w:rPr>
        <w:t xml:space="preserve">"</w:t>
      </w:r>
      <w:r>
        <w:rPr>
          <w:rStyle w:val="2fb"/>
          <w:rFonts w:hint="cs"/>
          <w:rtl/>
          <w:rPrChange w:id="12122" w:author="מנוע אמוראים" w:date="2026-10-05T16:40:54Z">
            <w:rPr>
              <w:rFonts w:hint="cs"/>
              <w:rtl/>
            </w:rPr>
          </w:rPrChange>
        </w:rPr>
        <w:t xml:space="preserve">ה</w:t>
      </w:r>
      <w:r>
        <w:rPr>
          <w:rFonts w:hint="cs"/>
          <w:rtl/>
        </w:rPr>
        <w:t xml:space="preserve"> </w:t>
      </w:r>
      <w:r w:rsidRPr="00C63571">
        <w:rPr>
          <w:rtl/>
        </w:rPr>
        <w:t>תניא דמסייע לך: כל השרץ השורץ על הארץ - לרבות יבחושין שסיננן;</w:t>
      </w:r>
    </w:p>
    <w:p w14:paraId="48FBE8A4" w14:textId="77777777" w:rsidR="0046556D" w:rsidRDefault="00BD6C4F" w:rsidP="00BD6C4F">
      <w:pPr>
        <w:rPr>
          <w:rtl/>
        </w:rPr>
      </w:pPr>
      <w:r w:rsidRPr="00C63571">
        <w:rPr>
          <w:rtl/>
        </w:rPr>
        <w:t>טעמא - דסיננן, הא לא סיננן - שרי.</w:t>
      </w:r>
    </w:p>
    <w:p w14:paraId="0318AC5B" w14:textId="77777777" w:rsidR="00BD6C4F" w:rsidRPr="003D23F5" w:rsidRDefault="00BD6C4F" w:rsidP="00F07436">
      <w:pPr>
        <w:pStyle w:val="afff3"/>
        <w:framePr w:wrap="around"/>
        <w:rPr>
          <w:rtl/>
        </w:rPr>
      </w:pPr>
      <w:r w:rsidRPr="003D23F5">
        <w:rPr>
          <w:rFonts w:hint="cs"/>
          <w:rtl/>
        </w:rPr>
        <w:t>סז:</w:t>
      </w:r>
    </w:p>
    <w:p w14:paraId="6498CB31" w14:textId="77777777" w:rsidR="0046556D" w:rsidRDefault="00BD6C4F" w:rsidP="00BD6C4F">
      <w:pPr>
        <w:rPr>
          <w:rtl/>
        </w:rPr>
      </w:pPr>
      <w:r w:rsidRPr="00C63571">
        <w:rPr>
          <w:rtl/>
        </w:rPr>
        <w:t>שמואל: קישות שהתליעה באביה - אסורה משום השרץ השורץ על הארץ.</w:t>
      </w:r>
    </w:p>
    <w:p w14:paraId="54B7F01E" w14:textId="77777777" w:rsidR="0046556D" w:rsidRDefault="00BD6C4F" w:rsidP="00BD6C4F">
      <w:pPr>
        <w:rPr>
          <w:rtl/>
        </w:rPr>
      </w:pPr>
      <w:r w:rsidRPr="00C63571">
        <w:rPr>
          <w:rtl/>
        </w:rPr>
        <w:t>לימ</w:t>
      </w:r>
      <w:r>
        <w:rPr>
          <w:rtl/>
        </w:rPr>
        <w:t>א מסייע ליה, דתני חדא: על הארץ</w:t>
      </w:r>
      <w:r w:rsidRPr="00C63571">
        <w:rPr>
          <w:rtl/>
        </w:rPr>
        <w:t xml:space="preserve"> להוציא את הזיזין שבעדשים, ואת היתושים שבכליסים, ותולעת שבתמרים ושבגרוגרות;</w:t>
      </w:r>
    </w:p>
    <w:p w14:paraId="2F838D29" w14:textId="77777777" w:rsidR="0046556D" w:rsidRDefault="00BD6C4F" w:rsidP="00BD6C4F">
      <w:pPr>
        <w:rPr>
          <w:rtl/>
        </w:rPr>
      </w:pPr>
      <w:r w:rsidRPr="00C63571">
        <w:rPr>
          <w:rtl/>
        </w:rPr>
        <w:t>ותניא אידך: כל השרץ השורץ על הארץ - לרבות תולעת שבעיקרי זיתים ושבעיקרי גפנים.</w:t>
      </w:r>
    </w:p>
    <w:p w14:paraId="64CB24B3" w14:textId="77777777" w:rsidR="0046556D" w:rsidRDefault="00BD6C4F" w:rsidP="00BD6C4F">
      <w:pPr>
        <w:rPr>
          <w:rtl/>
        </w:rPr>
      </w:pPr>
      <w:r w:rsidRPr="00C63571">
        <w:rPr>
          <w:rtl/>
        </w:rPr>
        <w:t>מ</w:t>
      </w:r>
      <w:r>
        <w:rPr>
          <w:rtl/>
        </w:rPr>
        <w:t xml:space="preserve">אי לאו אידי ואידי בפירא, והא באביה, והא </w:t>
      </w:r>
      <w:r w:rsidRPr="00C63571">
        <w:rPr>
          <w:rtl/>
        </w:rPr>
        <w:t xml:space="preserve">שלא באביה? לא, אידי ואידי באביה, </w:t>
      </w:r>
    </w:p>
    <w:p w14:paraId="604BD9D1" w14:textId="77777777" w:rsidR="0046556D" w:rsidRDefault="00BD6C4F" w:rsidP="00BD6C4F">
      <w:pPr>
        <w:rPr>
          <w:b/>
          <w:bCs/>
          <w:rtl/>
        </w:rPr>
      </w:pPr>
      <w:r>
        <w:rPr>
          <w:rFonts w:hint="cs"/>
          <w:rtl/>
        </w:rPr>
        <w:t>ול</w:t>
      </w:r>
      <w:r w:rsidR="00BF1CF6">
        <w:rPr>
          <w:rtl/>
        </w:rPr>
        <w:t>"</w:t>
      </w:r>
      <w:r>
        <w:rPr>
          <w:rFonts w:hint="cs"/>
          <w:rtl/>
        </w:rPr>
        <w:t>ק</w:t>
      </w:r>
      <w:r w:rsidRPr="00C63571">
        <w:rPr>
          <w:rtl/>
        </w:rPr>
        <w:t>: הא בפירא, הא</w:t>
      </w:r>
      <w:r>
        <w:rPr>
          <w:rFonts w:hint="cs"/>
          <w:rtl/>
        </w:rPr>
        <w:t xml:space="preserve"> </w:t>
      </w:r>
      <w:r w:rsidRPr="00C63571">
        <w:rPr>
          <w:rtl/>
        </w:rPr>
        <w:t>באילנא גופא, דיקא נמי, דקתני תולע</w:t>
      </w:r>
      <w:r>
        <w:rPr>
          <w:rtl/>
        </w:rPr>
        <w:t>ת שבעיקרי זיתים ושבעיקרי גפנים</w:t>
      </w:r>
      <w:r w:rsidRPr="00C63571">
        <w:rPr>
          <w:rtl/>
        </w:rPr>
        <w:t xml:space="preserve"> </w:t>
      </w:r>
      <w:r w:rsidRPr="0058106C">
        <w:rPr>
          <w:b/>
          <w:bCs/>
          <w:rtl/>
        </w:rPr>
        <w:t>ש"מ.</w:t>
      </w:r>
    </w:p>
    <w:p w14:paraId="58F00B41" w14:textId="77777777" w:rsidR="0046556D" w:rsidRDefault="0046556D" w:rsidP="00BD6C4F">
      <w:pPr>
        <w:rPr>
          <w:rtl/>
        </w:rPr>
      </w:pPr>
    </w:p>
    <w:p w14:paraId="0BEC9EC6" w14:textId="77777777" w:rsidR="0046556D" w:rsidRDefault="00BD6C4F" w:rsidP="00AB425A">
      <w:pPr>
        <w:rPr>
          <w:rtl/>
        </w:rPr>
      </w:pPr>
      <w:r w:rsidRPr="00AB425A">
        <w:rPr>
          <w:b/>
          <w:bCs/>
          <w:rtl/>
        </w:rPr>
        <w:lastRenderedPageBreak/>
        <w:t>• בעי רב יוסף</w:t>
      </w:r>
      <w:r w:rsidRPr="00C63571">
        <w:rPr>
          <w:rtl/>
        </w:rPr>
        <w:t xml:space="preserve">: פרשה ומתה, מהו? מקצתה, מהו? לאויר העולם, מהו? </w:t>
      </w:r>
      <w:r w:rsidRPr="002513D6">
        <w:rPr>
          <w:b/>
          <w:bCs/>
          <w:rtl/>
        </w:rPr>
        <w:t>תיקו</w:t>
      </w:r>
      <w:r w:rsidRPr="00C63571">
        <w:rPr>
          <w:rtl/>
        </w:rPr>
        <w:t>.</w:t>
      </w:r>
    </w:p>
    <w:p w14:paraId="0F93C376" w14:textId="77777777" w:rsidR="0046556D" w:rsidRDefault="00BD6C4F" w:rsidP="00BD6C4F">
      <w:pPr>
        <w:rPr>
          <w:rtl/>
        </w:rPr>
      </w:pPr>
      <w:r w:rsidRPr="00AB425A">
        <w:rPr>
          <w:b/>
          <w:bCs/>
          <w:rtl/>
        </w:rPr>
        <w:t>• בעי רב אשי</w:t>
      </w:r>
      <w:r w:rsidRPr="00C63571">
        <w:rPr>
          <w:rtl/>
        </w:rPr>
        <w:t xml:space="preserve">: לגג תמרה, מהו? לגג גרעינתה, מהו? מתמרה לתמרה, מהו? </w:t>
      </w:r>
      <w:r w:rsidRPr="002513D6">
        <w:rPr>
          <w:b/>
          <w:bCs/>
          <w:rtl/>
        </w:rPr>
        <w:t>תיקו</w:t>
      </w:r>
      <w:r w:rsidRPr="00C63571">
        <w:rPr>
          <w:rtl/>
        </w:rPr>
        <w:t>.</w:t>
      </w:r>
    </w:p>
    <w:p w14:paraId="32BE3BD1" w14:textId="77777777" w:rsidR="0046556D" w:rsidRDefault="00BD6C4F" w:rsidP="00BD6C4F">
      <w:pPr>
        <w:rPr>
          <w:rtl/>
        </w:rPr>
      </w:pPr>
      <w:r>
        <w:rPr>
          <w:rStyle w:val="2fb"/>
          <w:rFonts w:hint="cs"/>
          <w:rtl/>
          <w:rPrChange w:id="12123" w:author="מנוע אמוראים" w:date="2026-10-05T16:40:54Z">
            <w:rPr>
              <w:rFonts w:hint="cs"/>
              <w:rtl/>
            </w:rPr>
          </w:rPrChange>
        </w:rPr>
        <w:t xml:space="preserve">אר</w:t>
      </w:r>
      <w:r>
        <w:rPr>
          <w:rStyle w:val="2fb"/>
          <w:rtl/>
          <w:rPrChange w:id="12124" w:author="מנוע אמוראים" w:date="2026-10-05T16:40:54Z">
            <w:rPr>
              <w:rtl/>
            </w:rPr>
          </w:rPrChange>
        </w:rPr>
        <w:t xml:space="preserve">"</w:t>
      </w:r>
      <w:r>
        <w:rPr>
          <w:rStyle w:val="2fb"/>
          <w:rFonts w:hint="cs"/>
          <w:rtl/>
          <w:rPrChange w:id="12125" w:author="מנוע אמוראים" w:date="2026-10-05T16:40:54Z">
            <w:rPr>
              <w:rFonts w:hint="cs"/>
              <w:rtl/>
            </w:rPr>
          </w:rPrChange>
        </w:rPr>
        <w:t xml:space="preserve">ש</w:t>
      </w:r>
      <w:r>
        <w:rPr>
          <w:rFonts w:hint="cs"/>
          <w:rtl/>
        </w:rPr>
        <w:t xml:space="preserve"> </w:t>
      </w:r>
      <w:r>
        <w:rPr>
          <w:rStyle w:val="2fb"/>
          <w:rFonts w:hint="cs"/>
          <w:rtl/>
          <w:rPrChange w:id="12126" w:author="מנוע אמוראים" w:date="2026-10-05T16:40:54Z">
            <w:rPr>
              <w:rFonts w:hint="cs"/>
              <w:rtl/>
            </w:rPr>
          </w:rPrChange>
        </w:rPr>
        <w:t xml:space="preserve">בדר</w:t>
      </w:r>
      <w:r>
        <w:rPr>
          <w:rStyle w:val="2fb"/>
          <w:rtl/>
          <w:rPrChange w:id="12127" w:author="מנוע אמוראים" w:date="2026-10-05T16:40:54Z">
            <w:rPr>
              <w:rtl/>
            </w:rPr>
          </w:rPrChange>
        </w:rPr>
        <w:t xml:space="preserve">"</w:t>
      </w:r>
      <w:r>
        <w:rPr>
          <w:rStyle w:val="2fb"/>
          <w:rFonts w:hint="cs"/>
          <w:rtl/>
          <w:rPrChange w:id="12128" w:author="מנוע אמוראים" w:date="2026-10-05T16:40:54Z">
            <w:rPr>
              <w:rFonts w:hint="cs"/>
              <w:rtl/>
            </w:rPr>
          </w:rPrChange>
        </w:rPr>
        <w:t xml:space="preserve">א</w:t>
      </w:r>
      <w:r w:rsidRPr="00C63571">
        <w:rPr>
          <w:rtl/>
        </w:rPr>
        <w:t xml:space="preserve">: קוקיאני אסירי, </w:t>
      </w:r>
      <w:r>
        <w:rPr>
          <w:rFonts w:hint="cs"/>
          <w:rtl/>
        </w:rPr>
        <w:t>ד</w:t>
      </w:r>
      <w:r w:rsidRPr="00C63571">
        <w:rPr>
          <w:rtl/>
        </w:rPr>
        <w:t>מעלמא אתו.</w:t>
      </w:r>
    </w:p>
    <w:p w14:paraId="4709925F" w14:textId="77777777" w:rsidR="0046556D" w:rsidRDefault="00767C59" w:rsidP="00BD6C4F">
      <w:pPr>
        <w:rPr>
          <w:rtl/>
        </w:rPr>
      </w:pPr>
      <w:r>
        <w:rPr>
          <w:rtl/>
        </w:rPr>
        <w:t>מתקיף</w:t>
      </w:r>
      <w:r w:rsidR="00BD6C4F" w:rsidRPr="00C63571">
        <w:rPr>
          <w:rtl/>
        </w:rPr>
        <w:t xml:space="preserve"> רב אשי: אי מעלמא אתו, לישתכחו דרך בית הריעי!</w:t>
      </w:r>
    </w:p>
    <w:p w14:paraId="5541315C" w14:textId="77777777" w:rsidR="0046556D" w:rsidRDefault="00BD6C4F" w:rsidP="00BD6C4F">
      <w:pPr>
        <w:rPr>
          <w:rtl/>
        </w:rPr>
      </w:pPr>
      <w:r w:rsidRPr="00DE6214">
        <w:rPr>
          <w:b/>
          <w:bCs/>
          <w:rtl/>
        </w:rPr>
        <w:t>א</w:t>
      </w:r>
      <w:r w:rsidR="00BF1CF6">
        <w:rPr>
          <w:b/>
          <w:bCs/>
          <w:rtl/>
        </w:rPr>
        <w:t>"</w:t>
      </w:r>
      <w:r w:rsidRPr="00DE6214">
        <w:rPr>
          <w:b/>
          <w:bCs/>
          <w:rtl/>
        </w:rPr>
        <w:t>ד</w:t>
      </w:r>
      <w:r>
        <w:rPr>
          <w:rFonts w:hint="cs"/>
          <w:rtl/>
        </w:rPr>
        <w:t>:</w:t>
      </w:r>
      <w:r>
        <w:rPr>
          <w:rtl/>
        </w:rPr>
        <w:t xml:space="preserve"> </w:t>
      </w:r>
      <w:r>
        <w:rPr>
          <w:rStyle w:val="2fb"/>
          <w:rtl/>
          <w:rPrChange w:id="12129" w:author="מנוע אמוראים" w:date="2026-10-05T16:40:54Z">
            <w:rPr>
              <w:rtl/>
            </w:rPr>
          </w:rPrChange>
        </w:rPr>
        <w:t xml:space="preserve">א</w:t>
      </w:r>
      <w:r>
        <w:rPr>
          <w:rStyle w:val="2fb"/>
          <w:rFonts w:hint="cs"/>
          <w:rtl/>
          <w:rPrChange w:id="12130" w:author="מנוע אמוראים" w:date="2026-10-05T16:40:54Z">
            <w:rPr>
              <w:rFonts w:hint="cs"/>
              <w:rtl/>
            </w:rPr>
          </w:rPrChange>
        </w:rPr>
        <w:t xml:space="preserve">רשבדר</w:t>
      </w:r>
      <w:r>
        <w:rPr>
          <w:rStyle w:val="2fb"/>
          <w:rtl/>
          <w:rPrChange w:id="12131" w:author="מנוע אמוראים" w:date="2026-10-05T16:40:54Z">
            <w:rPr>
              <w:rtl/>
            </w:rPr>
          </w:rPrChange>
        </w:rPr>
        <w:t xml:space="preserve">"</w:t>
      </w:r>
      <w:r>
        <w:rPr>
          <w:rStyle w:val="2fb"/>
          <w:rFonts w:hint="cs"/>
          <w:rtl/>
          <w:rPrChange w:id="12132" w:author="מנוע אמוראים" w:date="2026-10-05T16:40:54Z">
            <w:rPr>
              <w:rFonts w:hint="cs"/>
              <w:rtl/>
            </w:rPr>
          </w:rPrChange>
        </w:rPr>
        <w:t xml:space="preserve">א</w:t>
      </w:r>
      <w:r w:rsidRPr="00C63571">
        <w:rPr>
          <w:rtl/>
        </w:rPr>
        <w:t xml:space="preserve">: קוקיאני שרו, </w:t>
      </w:r>
      <w:r>
        <w:rPr>
          <w:rFonts w:hint="cs"/>
          <w:rtl/>
        </w:rPr>
        <w:t>ד</w:t>
      </w:r>
      <w:r w:rsidRPr="00C63571">
        <w:rPr>
          <w:rtl/>
        </w:rPr>
        <w:t>מיניה גבלי.</w:t>
      </w:r>
    </w:p>
    <w:p w14:paraId="410F7103" w14:textId="77777777" w:rsidR="0046556D" w:rsidRDefault="00BD6C4F" w:rsidP="00BD6C4F">
      <w:pPr>
        <w:rPr>
          <w:rtl/>
        </w:rPr>
      </w:pPr>
      <w:r>
        <w:rPr>
          <w:rStyle w:val="2fb"/>
          <w:rtl/>
          <w:rPrChange w:id="12133" w:author="מנוע אמוראים" w:date="2026-10-05T16:40:54Z">
            <w:rPr>
              <w:rtl/>
            </w:rPr>
          </w:rPrChange>
        </w:rPr>
        <w:t xml:space="preserve">א</w:t>
      </w:r>
      <w:r>
        <w:rPr>
          <w:rStyle w:val="2fb"/>
          <w:rFonts w:hint="cs"/>
          <w:rtl/>
          <w:rPrChange w:id="12134" w:author="מנוע אמוראים" w:date="2026-10-05T16:40:54Z">
            <w:rPr>
              <w:rFonts w:hint="cs"/>
              <w:rtl/>
            </w:rPr>
          </w:rPrChange>
        </w:rPr>
        <w:t xml:space="preserve">ר</w:t>
      </w:r>
      <w:r>
        <w:rPr>
          <w:rStyle w:val="2fb"/>
          <w:rtl/>
          <w:rPrChange w:id="12135" w:author="מנוע אמוראים" w:date="2026-10-05T16:40:54Z">
            <w:rPr>
              <w:rtl/>
            </w:rPr>
          </w:rPrChange>
        </w:rPr>
        <w:t xml:space="preserve">"</w:t>
      </w:r>
      <w:r>
        <w:rPr>
          <w:rStyle w:val="2fb"/>
          <w:rFonts w:hint="cs"/>
          <w:rtl/>
          <w:rPrChange w:id="12136" w:author="מנוע אמוראים" w:date="2026-10-05T16:40:54Z">
            <w:rPr>
              <w:rFonts w:hint="cs"/>
              <w:rtl/>
            </w:rPr>
          </w:rPrChange>
        </w:rPr>
        <w:t xml:space="preserve">א</w:t>
      </w:r>
      <w:r w:rsidRPr="00C63571">
        <w:rPr>
          <w:rtl/>
        </w:rPr>
        <w:t>: פשיטא, דאי מעלמא אתו - לישתכחו דרך בית הריעי!</w:t>
      </w:r>
    </w:p>
    <w:p w14:paraId="086F4AB9" w14:textId="77777777" w:rsidR="0046556D" w:rsidRDefault="00BD6C4F" w:rsidP="00BD6C4F">
      <w:pPr>
        <w:rPr>
          <w:rtl/>
        </w:rPr>
      </w:pPr>
      <w:r w:rsidRPr="00DC51CB">
        <w:rPr>
          <w:b/>
          <w:bCs/>
          <w:rtl/>
        </w:rPr>
        <w:t>והלכתא</w:t>
      </w:r>
      <w:r>
        <w:rPr>
          <w:rtl/>
        </w:rPr>
        <w:t xml:space="preserve">: קוקיאני אסירי, </w:t>
      </w:r>
      <w:r>
        <w:rPr>
          <w:rFonts w:hint="cs"/>
          <w:rtl/>
        </w:rPr>
        <w:t>-ד</w:t>
      </w:r>
      <w:r w:rsidRPr="00C63571">
        <w:rPr>
          <w:rtl/>
        </w:rPr>
        <w:t>מינם ניים, ועיילי ליה באוסייה תולעים.</w:t>
      </w:r>
    </w:p>
    <w:p w14:paraId="30924B63" w14:textId="77777777" w:rsidR="0046556D" w:rsidRDefault="00BD6C4F" w:rsidP="00BD6C4F">
      <w:pPr>
        <w:rPr>
          <w:rtl/>
        </w:rPr>
      </w:pPr>
      <w:r w:rsidRPr="00C63571">
        <w:rPr>
          <w:rtl/>
        </w:rPr>
        <w:t>דרני דבשרא - אסירי, דכוורי - שריין.</w:t>
      </w:r>
    </w:p>
    <w:p w14:paraId="7762E6EF" w14:textId="77777777" w:rsidR="0046556D" w:rsidRDefault="00BD6C4F" w:rsidP="00BD6C4F">
      <w:pPr>
        <w:rPr>
          <w:rtl/>
        </w:rPr>
      </w:pPr>
      <w:r w:rsidRPr="00C63571">
        <w:rPr>
          <w:rtl/>
        </w:rPr>
        <w:t>אמר לה רבינא לאימיה: אבלע לי ואנא איכול.</w:t>
      </w:r>
    </w:p>
    <w:p w14:paraId="28425417" w14:textId="77777777" w:rsidR="0046556D" w:rsidRDefault="00BD6C4F" w:rsidP="00BD6C4F">
      <w:pPr>
        <w:rPr>
          <w:rtl/>
        </w:rPr>
      </w:pPr>
      <w:r w:rsidRPr="00C63571">
        <w:rPr>
          <w:rtl/>
        </w:rPr>
        <w:t xml:space="preserve">א"ל </w:t>
      </w:r>
      <w:r>
        <w:rPr>
          <w:rStyle w:val="2fb"/>
          <w:rFonts w:hint="cs"/>
          <w:rtl/>
          <w:rPrChange w:id="12137" w:author="מנוע אמוראים" w:date="2026-10-05T16:40:54Z">
            <w:rPr>
              <w:rFonts w:hint="cs"/>
              <w:rtl/>
            </w:rPr>
          </w:rPrChange>
        </w:rPr>
        <w:t xml:space="preserve">ר</w:t>
      </w:r>
      <w:r>
        <w:rPr>
          <w:rStyle w:val="2fb"/>
          <w:rtl/>
          <w:rPrChange w:id="12138" w:author="מנוע אמוראים" w:date="2026-10-05T16:40:54Z">
            <w:rPr>
              <w:rtl/>
            </w:rPr>
          </w:rPrChange>
        </w:rPr>
        <w:t xml:space="preserve">"</w:t>
      </w:r>
      <w:r>
        <w:rPr>
          <w:rStyle w:val="2fb"/>
          <w:rFonts w:hint="cs"/>
          <w:rtl/>
          <w:rPrChange w:id="12139" w:author="מנוע אמוראים" w:date="2026-10-05T16:40:54Z">
            <w:rPr>
              <w:rFonts w:hint="cs"/>
              <w:rtl/>
            </w:rPr>
          </w:rPrChange>
        </w:rPr>
        <w:t xml:space="preserve">מ</w:t>
      </w:r>
      <w:r w:rsidRPr="00C63571">
        <w:rPr>
          <w:rtl/>
        </w:rPr>
        <w:t xml:space="preserve"> </w:t>
      </w:r>
      <w:r>
        <w:rPr>
          <w:rStyle w:val="2fb"/>
          <w:rFonts w:hint="cs"/>
          <w:rtl/>
          <w:rPrChange w:id="12140" w:author="מנוע אמוראים" w:date="2026-10-05T16:40:54Z">
            <w:rPr>
              <w:rFonts w:hint="cs"/>
              <w:rtl/>
            </w:rPr>
          </w:rPrChange>
        </w:rPr>
        <w:t xml:space="preserve">בדר</w:t>
      </w:r>
      <w:r>
        <w:rPr>
          <w:rStyle w:val="2fb"/>
          <w:rtl/>
          <w:rPrChange w:id="12141" w:author="מנוע אמוראים" w:date="2026-10-05T16:40:54Z">
            <w:rPr>
              <w:rtl/>
            </w:rPr>
          </w:rPrChange>
        </w:rPr>
        <w:t xml:space="preserve">"</w:t>
      </w:r>
      <w:r>
        <w:rPr>
          <w:rStyle w:val="2fb"/>
          <w:rFonts w:hint="cs"/>
          <w:rtl/>
          <w:rPrChange w:id="12142" w:author="מנוע אמוראים" w:date="2026-10-05T16:40:54Z">
            <w:rPr>
              <w:rFonts w:hint="cs"/>
              <w:rtl/>
            </w:rPr>
          </w:rPrChange>
        </w:rPr>
        <w:t xml:space="preserve">א</w:t>
      </w:r>
      <w:r w:rsidRPr="00C63571">
        <w:rPr>
          <w:rtl/>
        </w:rPr>
        <w:t xml:space="preserve"> לרבינא: </w:t>
      </w:r>
      <w:r>
        <w:rPr>
          <w:rFonts w:hint="cs"/>
          <w:rtl/>
        </w:rPr>
        <w:t>מ</w:t>
      </w:r>
      <w:r w:rsidR="00BF1CF6">
        <w:rPr>
          <w:rtl/>
        </w:rPr>
        <w:t>"</w:t>
      </w:r>
      <w:r>
        <w:rPr>
          <w:rFonts w:hint="cs"/>
          <w:rtl/>
        </w:rPr>
        <w:t xml:space="preserve">ש </w:t>
      </w:r>
      <w:r w:rsidRPr="00C63571">
        <w:rPr>
          <w:rtl/>
        </w:rPr>
        <w:t>מהא דתניא</w:t>
      </w:r>
      <w:r w:rsidRPr="00A71A5E">
        <w:rPr>
          <w:rStyle w:val="afffff0"/>
          <w:rtl/>
        </w:rPr>
        <w:t xml:space="preserve"> </w:t>
      </w:r>
      <w:r w:rsidRPr="00A71A5E">
        <w:rPr>
          <w:rStyle w:val="afffff0"/>
          <w:rFonts w:hint="cs"/>
          <w:rtl/>
        </w:rPr>
        <w:t>'</w:t>
      </w:r>
      <w:r w:rsidRPr="00A71A5E">
        <w:rPr>
          <w:rStyle w:val="afffff0"/>
          <w:rtl/>
        </w:rPr>
        <w:t>ואת נבלתם תשקצו</w:t>
      </w:r>
      <w:r w:rsidRPr="00A71A5E">
        <w:rPr>
          <w:rStyle w:val="afffff0"/>
          <w:rFonts w:hint="cs"/>
          <w:rtl/>
        </w:rPr>
        <w:t>'</w:t>
      </w:r>
      <w:r w:rsidRPr="00A71A5E">
        <w:rPr>
          <w:rStyle w:val="afffff0"/>
          <w:rtl/>
        </w:rPr>
        <w:t xml:space="preserve"> </w:t>
      </w:r>
      <w:r w:rsidRPr="00C63571">
        <w:rPr>
          <w:rtl/>
        </w:rPr>
        <w:t xml:space="preserve">לרבות את הדרנים שבבהמה? </w:t>
      </w:r>
    </w:p>
    <w:p w14:paraId="13A0B42D" w14:textId="77777777" w:rsidR="0046556D" w:rsidRDefault="00BD6C4F" w:rsidP="00BD6C4F">
      <w:pPr>
        <w:rPr>
          <w:rtl/>
        </w:rPr>
      </w:pPr>
      <w:r w:rsidRPr="00C63571">
        <w:rPr>
          <w:rtl/>
        </w:rPr>
        <w:t>א"ל: הכי השתא</w:t>
      </w:r>
      <w:r>
        <w:rPr>
          <w:rFonts w:hint="cs"/>
          <w:rtl/>
        </w:rPr>
        <w:t xml:space="preserve"> </w:t>
      </w:r>
      <w:r>
        <w:rPr>
          <w:rtl/>
        </w:rPr>
        <w:t xml:space="preserve">בהמה </w:t>
      </w:r>
      <w:r w:rsidRPr="00C63571">
        <w:rPr>
          <w:rtl/>
        </w:rPr>
        <w:t>בשחיטה הוא דמשתריא,</w:t>
      </w:r>
      <w:r>
        <w:rPr>
          <w:rtl/>
        </w:rPr>
        <w:t xml:space="preserve"> והני מדלא מהני להו שחיטה</w:t>
      </w:r>
      <w:r w:rsidRPr="00C63571">
        <w:rPr>
          <w:rtl/>
        </w:rPr>
        <w:t xml:space="preserve"> באיסורייהו קיימן;</w:t>
      </w:r>
    </w:p>
    <w:p w14:paraId="172CD035" w14:textId="77777777" w:rsidR="0046556D" w:rsidRDefault="00BD6C4F" w:rsidP="00BD6C4F">
      <w:pPr>
        <w:rPr>
          <w:rtl/>
        </w:rPr>
      </w:pPr>
      <w:r w:rsidRPr="00C63571">
        <w:rPr>
          <w:rtl/>
        </w:rPr>
        <w:t>אבל דגים - באסיפה בעלמא מישתרי, והני כי</w:t>
      </w:r>
      <w:r w:rsidR="00767C59">
        <w:rPr>
          <w:rtl/>
        </w:rPr>
        <w:t xml:space="preserve"> </w:t>
      </w:r>
      <w:r w:rsidRPr="00C63571">
        <w:rPr>
          <w:rtl/>
        </w:rPr>
        <w:t>גבלן - בהית</w:t>
      </w:r>
      <w:r>
        <w:rPr>
          <w:rtl/>
        </w:rPr>
        <w:t>ר</w:t>
      </w:r>
      <w:r w:rsidRPr="00C63571">
        <w:rPr>
          <w:rtl/>
        </w:rPr>
        <w:t xml:space="preserve"> גבלן.</w:t>
      </w:r>
    </w:p>
    <w:p w14:paraId="2D3C3B06" w14:textId="77777777" w:rsidR="00822210" w:rsidRDefault="00BD6C4F" w:rsidP="00BD6C4F">
      <w:pPr>
        <w:rPr>
          <w:rtl/>
        </w:rPr>
      </w:pPr>
      <w:r w:rsidRPr="00C63571">
        <w:rPr>
          <w:rtl/>
        </w:rPr>
        <w:t xml:space="preserve">• </w:t>
      </w:r>
      <w:r w:rsidRPr="00767C59">
        <w:rPr>
          <w:b/>
          <w:bCs/>
          <w:rtl/>
        </w:rPr>
        <w:t>ת"ר</w:t>
      </w:r>
      <w:r w:rsidRPr="00A71A5E">
        <w:rPr>
          <w:rStyle w:val="afffff0"/>
          <w:rtl/>
        </w:rPr>
        <w:t xml:space="preserve"> </w:t>
      </w:r>
      <w:r w:rsidRPr="00A71A5E">
        <w:rPr>
          <w:rStyle w:val="afffff0"/>
          <w:rFonts w:hint="cs"/>
          <w:rtl/>
        </w:rPr>
        <w:t>'</w:t>
      </w:r>
      <w:r w:rsidRPr="00A71A5E">
        <w:rPr>
          <w:rStyle w:val="afffff0"/>
          <w:rtl/>
        </w:rPr>
        <w:t>הולך על גחון</w:t>
      </w:r>
      <w:r w:rsidRPr="00A71A5E">
        <w:rPr>
          <w:rStyle w:val="afffff0"/>
          <w:rFonts w:hint="cs"/>
          <w:rtl/>
        </w:rPr>
        <w:t>'</w:t>
      </w:r>
      <w:r w:rsidRPr="00A71A5E">
        <w:rPr>
          <w:rStyle w:val="afffff0"/>
          <w:rtl/>
        </w:rPr>
        <w:t xml:space="preserve"> </w:t>
      </w:r>
      <w:r w:rsidRPr="00C63571">
        <w:rPr>
          <w:rtl/>
        </w:rPr>
        <w:t>זה נחש,</w:t>
      </w:r>
      <w:r w:rsidRPr="00A71A5E">
        <w:rPr>
          <w:rStyle w:val="afffff0"/>
          <w:rtl/>
        </w:rPr>
        <w:t xml:space="preserve"> </w:t>
      </w:r>
      <w:r w:rsidRPr="00A71A5E">
        <w:rPr>
          <w:rStyle w:val="afffff0"/>
          <w:rFonts w:hint="cs"/>
          <w:rtl/>
        </w:rPr>
        <w:t>'</w:t>
      </w:r>
      <w:r w:rsidRPr="00A71A5E">
        <w:rPr>
          <w:rStyle w:val="afffff0"/>
          <w:rtl/>
        </w:rPr>
        <w:t>כל</w:t>
      </w:r>
      <w:r w:rsidRPr="00A71A5E">
        <w:rPr>
          <w:rStyle w:val="afffff0"/>
          <w:rFonts w:hint="cs"/>
          <w:rtl/>
        </w:rPr>
        <w:t>'</w:t>
      </w:r>
      <w:r w:rsidRPr="00A71A5E">
        <w:rPr>
          <w:rStyle w:val="afffff0"/>
          <w:rtl/>
        </w:rPr>
        <w:t xml:space="preserve"> </w:t>
      </w:r>
      <w:r w:rsidRPr="00C63571">
        <w:rPr>
          <w:rtl/>
        </w:rPr>
        <w:t>לרבות השילשול ואת הדומה לשילשול,</w:t>
      </w:r>
      <w:r w:rsidRPr="00A71A5E">
        <w:rPr>
          <w:rStyle w:val="afffff0"/>
          <w:rtl/>
        </w:rPr>
        <w:t xml:space="preserve"> </w:t>
      </w:r>
      <w:r w:rsidRPr="00A71A5E">
        <w:rPr>
          <w:rStyle w:val="afffff0"/>
          <w:rFonts w:hint="cs"/>
          <w:rtl/>
        </w:rPr>
        <w:t>'</w:t>
      </w:r>
      <w:r w:rsidRPr="00A71A5E">
        <w:rPr>
          <w:rStyle w:val="afffff0"/>
          <w:rtl/>
        </w:rPr>
        <w:t>על ארבע</w:t>
      </w:r>
      <w:r w:rsidRPr="00A71A5E">
        <w:rPr>
          <w:rStyle w:val="afffff0"/>
          <w:rFonts w:hint="cs"/>
          <w:rtl/>
        </w:rPr>
        <w:t>'</w:t>
      </w:r>
      <w:r w:rsidRPr="00A71A5E">
        <w:rPr>
          <w:rStyle w:val="afffff0"/>
          <w:rtl/>
        </w:rPr>
        <w:t xml:space="preserve"> </w:t>
      </w:r>
      <w:r w:rsidRPr="00C63571">
        <w:rPr>
          <w:rtl/>
        </w:rPr>
        <w:t xml:space="preserve">זה עקרב, </w:t>
      </w:r>
    </w:p>
    <w:p w14:paraId="7AB130BD" w14:textId="77777777" w:rsidR="0046556D" w:rsidRDefault="00822210" w:rsidP="00BD6C4F">
      <w:pPr>
        <w:rPr>
          <w:rtl/>
        </w:rPr>
      </w:pPr>
      <w:r>
        <w:rPr>
          <w:rtl/>
        </w:rPr>
        <w:t xml:space="preserve"> '</w:t>
      </w:r>
      <w:r w:rsidR="00BD6C4F" w:rsidRPr="00C63571">
        <w:rPr>
          <w:rtl/>
        </w:rPr>
        <w:t>כל הולך</w:t>
      </w:r>
      <w:r w:rsidR="00BD6C4F">
        <w:rPr>
          <w:rFonts w:hint="cs"/>
          <w:rtl/>
        </w:rPr>
        <w:t>'</w:t>
      </w:r>
      <w:r w:rsidR="00BD6C4F">
        <w:rPr>
          <w:rtl/>
        </w:rPr>
        <w:t xml:space="preserve"> </w:t>
      </w:r>
      <w:r w:rsidR="00BD6C4F" w:rsidRPr="00C63571">
        <w:rPr>
          <w:rtl/>
        </w:rPr>
        <w:t>לרבות את החיפושית ואת הדומה לחיפושית,</w:t>
      </w:r>
      <w:r w:rsidR="00BD6C4F" w:rsidRPr="00A71A5E">
        <w:rPr>
          <w:rStyle w:val="afffff0"/>
          <w:rtl/>
        </w:rPr>
        <w:t xml:space="preserve"> </w:t>
      </w:r>
      <w:r w:rsidR="00BD6C4F" w:rsidRPr="00A71A5E">
        <w:rPr>
          <w:rStyle w:val="afffff0"/>
          <w:rFonts w:hint="cs"/>
          <w:rtl/>
        </w:rPr>
        <w:t>'</w:t>
      </w:r>
      <w:r w:rsidR="00BD6C4F" w:rsidRPr="00A71A5E">
        <w:rPr>
          <w:rStyle w:val="afffff0"/>
          <w:rtl/>
        </w:rPr>
        <w:t>מרבה רגלים</w:t>
      </w:r>
      <w:r w:rsidR="00BD6C4F" w:rsidRPr="00A71A5E">
        <w:rPr>
          <w:rStyle w:val="afffff0"/>
          <w:rFonts w:hint="cs"/>
          <w:rtl/>
        </w:rPr>
        <w:t>'</w:t>
      </w:r>
      <w:r w:rsidR="00BD6C4F" w:rsidRPr="00A71A5E">
        <w:rPr>
          <w:rStyle w:val="afffff0"/>
          <w:rtl/>
        </w:rPr>
        <w:t xml:space="preserve"> </w:t>
      </w:r>
      <w:r w:rsidR="00BD6C4F" w:rsidRPr="00C63571">
        <w:rPr>
          <w:rtl/>
        </w:rPr>
        <w:t>זה נדל,</w:t>
      </w:r>
    </w:p>
    <w:p w14:paraId="7AA7C183" w14:textId="77777777" w:rsidR="0046556D" w:rsidRDefault="00BD6C4F" w:rsidP="00BD6C4F">
      <w:pPr>
        <w:rPr>
          <w:rtl/>
        </w:rPr>
      </w:pPr>
      <w:r w:rsidRPr="00A71A5E">
        <w:rPr>
          <w:rStyle w:val="afffff0"/>
          <w:rtl/>
        </w:rPr>
        <w:t xml:space="preserve"> </w:t>
      </w:r>
      <w:r w:rsidRPr="00A71A5E">
        <w:rPr>
          <w:rStyle w:val="afffff0"/>
          <w:rFonts w:hint="cs"/>
          <w:rtl/>
        </w:rPr>
        <w:t>'</w:t>
      </w:r>
      <w:r w:rsidRPr="00A71A5E">
        <w:rPr>
          <w:rStyle w:val="afffff0"/>
          <w:rtl/>
        </w:rPr>
        <w:t>עד כל</w:t>
      </w:r>
      <w:r w:rsidRPr="00A71A5E">
        <w:rPr>
          <w:rStyle w:val="afffff0"/>
          <w:rFonts w:hint="cs"/>
          <w:rtl/>
        </w:rPr>
        <w:t>'</w:t>
      </w:r>
      <w:r w:rsidRPr="00A71A5E">
        <w:rPr>
          <w:rStyle w:val="afffff0"/>
          <w:rtl/>
        </w:rPr>
        <w:t xml:space="preserve"> </w:t>
      </w:r>
      <w:r w:rsidRPr="00C63571">
        <w:rPr>
          <w:rtl/>
        </w:rPr>
        <w:t>לרבות את הדומה ואת הדומה לדומה.</w:t>
      </w:r>
    </w:p>
    <w:p w14:paraId="10B7AC5D" w14:textId="77777777" w:rsidR="00822210" w:rsidRDefault="00BD6C4F" w:rsidP="00BD6C4F">
      <w:pPr>
        <w:rPr>
          <w:rtl/>
        </w:rPr>
      </w:pPr>
      <w:r w:rsidRPr="00C63571">
        <w:rPr>
          <w:rtl/>
        </w:rPr>
        <w:t xml:space="preserve">תניא, ר' יוסי בן דורמסקית אומר: לויתן דג טהור הוא, </w:t>
      </w:r>
      <w:r>
        <w:rPr>
          <w:rtl/>
        </w:rPr>
        <w:t>שנא</w:t>
      </w:r>
      <w:r>
        <w:rPr>
          <w:rFonts w:hint="cs"/>
          <w:rtl/>
        </w:rPr>
        <w:t>'</w:t>
      </w:r>
      <w:r w:rsidRPr="00C63571">
        <w:rPr>
          <w:rtl/>
        </w:rPr>
        <w:t xml:space="preserve"> </w:t>
      </w:r>
      <w:r>
        <w:rPr>
          <w:rFonts w:hint="cs"/>
          <w:rtl/>
        </w:rPr>
        <w:t>'</w:t>
      </w:r>
      <w:r w:rsidRPr="00C63571">
        <w:rPr>
          <w:rtl/>
        </w:rPr>
        <w:t>גאוה אפיקי מגנים, תחתיו חדודי חרש</w:t>
      </w:r>
      <w:r>
        <w:rPr>
          <w:rFonts w:hint="cs"/>
          <w:rtl/>
        </w:rPr>
        <w:t>'</w:t>
      </w:r>
    </w:p>
    <w:p w14:paraId="715C234E" w14:textId="77777777" w:rsidR="0046556D" w:rsidRDefault="00822210" w:rsidP="00BD6C4F">
      <w:pPr>
        <w:rPr>
          <w:rtl/>
        </w:rPr>
      </w:pPr>
      <w:r>
        <w:rPr>
          <w:rtl/>
        </w:rPr>
        <w:t xml:space="preserve"> '</w:t>
      </w:r>
      <w:r w:rsidR="00BD6C4F" w:rsidRPr="00C63571">
        <w:rPr>
          <w:rtl/>
        </w:rPr>
        <w:t>אפיקי מגנים</w:t>
      </w:r>
      <w:r w:rsidR="00BD6C4F">
        <w:rPr>
          <w:rFonts w:hint="cs"/>
          <w:rtl/>
        </w:rPr>
        <w:t>'</w:t>
      </w:r>
      <w:r w:rsidR="00BD6C4F" w:rsidRPr="00C63571">
        <w:rPr>
          <w:rtl/>
        </w:rPr>
        <w:t xml:space="preserve"> - אלו קשקשים שבו, תחתיו חדודי חרש - אלו סנפירין שפורח בהן.</w:t>
      </w:r>
    </w:p>
    <w:p w14:paraId="76C35806" w14:textId="77777777" w:rsidR="00BD6C4F" w:rsidRPr="003D23F5" w:rsidRDefault="00BD6C4F" w:rsidP="00BD6C4F">
      <w:pPr>
        <w:pStyle w:val="Hadran"/>
        <w:rPr>
          <w:szCs w:val="18"/>
          <w:rtl/>
        </w:rPr>
        <w:pPrChange w:id="91135" w:author="Claude" w:date="2026-10-08T08:34:48Z">
          <w:pPr>
            <w:pStyle w:val="affff"/>
            <w:rPr>
              <w:szCs w:val="18"/>
              <w:rtl/>
            </w:rPr>
          </w:pPr>
        </w:pPrChange>
      </w:pPr>
      <w:r w:rsidRPr="003D23F5">
        <w:rPr>
          <w:szCs w:val="18"/>
          <w:rtl/>
        </w:rPr>
        <w:t>הדרן עלך אלו טרפות.</w:t>
      </w:r>
    </w:p>
    <w:p w14:paraId="3F14E593" w14:textId="77777777" w:rsidR="0046556D" w:rsidRDefault="0046556D" w:rsidP="00BD6C4F">
      <w:pPr>
        <w:bidi w:val="0"/>
        <w:spacing w:after="160" w:line="259" w:lineRule="auto"/>
        <w:jc w:val="left"/>
      </w:pPr>
    </w:p>
    <w:p w14:paraId="1FB81AEF" w14:textId="77777777" w:rsidR="0046556D" w:rsidRDefault="00BD6C4F" w:rsidP="00BD6C4F">
      <w:pPr>
        <w:pStyle w:val="afff8"/>
        <w:framePr w:wrap="around"/>
        <w:rPr>
          <w:rtl/>
        </w:rPr>
      </w:pPr>
      <w:r w:rsidRPr="00C63571">
        <w:rPr>
          <w:rFonts w:hint="cs"/>
          <w:rtl/>
        </w:rPr>
        <w:t>סח.</w:t>
      </w:r>
      <w:r>
        <w:rPr>
          <w:rFonts w:hint="cs"/>
          <w:rtl/>
        </w:rPr>
        <w:t xml:space="preserve"> </w:t>
      </w:r>
      <w:r w:rsidRPr="00C63571">
        <w:rPr>
          <w:rtl/>
        </w:rPr>
        <w:t>–</w:t>
      </w:r>
      <w:r w:rsidRPr="00C63571">
        <w:rPr>
          <w:rFonts w:hint="cs"/>
          <w:rtl/>
        </w:rPr>
        <w:t xml:space="preserve"> עח.</w:t>
      </w:r>
    </w:p>
    <w:p w14:paraId="74EE1731" w14:textId="77777777" w:rsidR="00BD6C4F" w:rsidRPr="003D23F5" w:rsidRDefault="00BD6C4F" w:rsidP="00F07436">
      <w:pPr>
        <w:pStyle w:val="afff3"/>
        <w:framePr w:wrap="around"/>
        <w:rPr>
          <w:rtl/>
        </w:rPr>
      </w:pPr>
      <w:r w:rsidRPr="003D23F5">
        <w:rPr>
          <w:rFonts w:hint="cs"/>
          <w:rtl/>
        </w:rPr>
        <w:t>סח.</w:t>
      </w:r>
    </w:p>
    <w:p w14:paraId="6CFCA0DE" w14:textId="77777777" w:rsidR="0046556D" w:rsidRDefault="00BD6C4F" w:rsidP="00BD6C4F">
      <w:pPr>
        <w:pStyle w:val="afff6"/>
        <w:framePr w:wrap="around"/>
        <w:rPr>
          <w:del w:id="21336" w:author="Claude" w:date="2026-10-07T09:24:29Z"/>
          <w:rtl/>
        </w:rPr>
      </w:pPr>
      <w:del w:id="21335" w:author="Claude" w:date="2026-10-07T09:24:29Z">
        <w:r>
          <w:rPr>
            <w:rFonts w:hint="cs"/>
            <w:rtl/>
          </w:rPr>
          <w:delText xml:space="preserve">פרק רביעי </w:delText>
        </w:r>
      </w:del>
    </w:p>
    <w:p w14:paraId="32B45E68" w14:textId="77777777" w:rsidR="0046556D" w:rsidRDefault="00BD6C4F" w:rsidP="00BD6C4F">
      <w:pPr>
        <w:pStyle w:val="afff7"/>
        <w:framePr w:wrap="around"/>
        <w:rPr>
          <w:del w:id="21338" w:author="Claude" w:date="2026-10-07T09:24:29Z"/>
          <w:rtl/>
        </w:rPr>
      </w:pPr>
      <w:del w:id="21337" w:author="Claude" w:date="2026-10-07T09:24:29Z">
        <w:r>
          <w:rPr>
            <w:rFonts w:hint="cs"/>
            <w:rtl/>
          </w:rPr>
          <w:delText xml:space="preserve">בהמה המקשה</w:delText>
        </w:r>
      </w:del>
    </w:p>
    <w:p>
      <w:pPr>
        <w:pStyle w:val="PetichatPerek"/>
        <w:rPr>
          <w:ins w:id="21334" w:author="Claude" w:date="2026-10-07T09:24:29Z"/>
        </w:rPr>
      </w:pPr>
      <w:ins w:id="21333" w:author="Claude" w:date="2026-10-07T09:24:29Z">
        <w:r>
          <w:rPr>
            <w:rFonts w:hint="cs"/>
            <w:rtl/>
          </w:rPr>
          <w:t xml:space="preserve">פרק רביעי</w:t>
        </w:r>
        <w:r>
          <w:rPr>
            <w:rFonts w:hint="cs"/>
            <w:rtl/>
          </w:rPr>
          <w:t xml:space="preserve"> - </w:t>
        </w:r>
        <w:r>
          <w:rPr>
            <w:rFonts w:hint="cs"/>
            <w:rtl/>
          </w:rPr>
          <w:t xml:space="preserve">בהמה המקשה</w:t>
        </w:r>
      </w:ins>
    </w:p>
    <w:p>
      <w:pPr>
        <w:pStyle w:val="MishnaBatzad"/>
        <w:rPr>
          <w:ins w:id="20114" w:author="קלוד" w:date="2026-10-06T10:08:36Z"/>
        </w:rPr>
      </w:pPr>
      <w:ins w:id="20113" w:author="קלוד" w:date="2026-10-06T10:08:36Z">
        <w:r>
          <w:t xml:space="preserve">משנה א</w:t>
        </w:r>
      </w:ins>
    </w:p>
    <w:p w14:paraId="4C969C10" w14:textId="77777777" w:rsidR="00BD6C4F" w:rsidRPr="003D23F5" w:rsidRDefault="00BD6C4F" w:rsidP="00BD6C4F">
      <w:pPr>
        <w:pStyle w:val="afff9"/>
        <w:rPr>
          <w:del w:id="20093" w:author="קלוד" w:date="2026-10-06T10:14:23Z"/>
          <w:rtl/>
        </w:rPr>
      </w:pPr>
      <w:ins w:id="9855" w:author="מספור קטעי משנה" w:date="2026-10-06T06:45:19Z">
        <w:del w:id="20091" w:author="קלוד" w:date="2026-10-06T10:14:23Z">
          <w:r>
            <w:rPr>
              <w:rStyle w:val="MisparKeta"/>
            </w:rPr>
            <w:delText xml:space="preserve">א. </w:delText>
          </w:r>
        </w:del>
      </w:ins>
      <w:del w:id="20092" w:author="קלוד" w:date="2026-10-06T10:14:23Z">
        <w:r w:rsidRPr="003D23F5">
          <w:rPr>
            <w:rtl/>
          </w:rPr>
          <w:delText xml:space="preserve">מתני'.</w:delText>
        </w:r>
      </w:del>
    </w:p>
    <w:p w14:paraId="48EDFB50" w14:textId="77777777" w:rsidR="00BD6C4F" w:rsidRPr="003D23F5" w:rsidRDefault="00BD6C4F" w:rsidP="00BD6C4F">
      <w:pPr>
        <w:pStyle w:val="afff9"/>
        <w:spacing w:before="120"/>
        <w:rPr>
          <w:rtl/>
        </w:rPr>
        <w:pPrChange w:id="90036" w:author="קלוד" w:date="2026-10-08T12:08:16Z">
          <w:pPr>
            <w:pStyle w:val="afff9"/>
          </w:pPr>
        </w:pPrChange>
      </w:pPr>
      <w:r w:rsidRPr="003D23F5">
        <w:rPr>
          <w:rtl/>
        </w:rPr>
        <w:t xml:space="preserve">בהמה המקשה לילד, והוציא העובר את ידו והחזירו - מותר באכילה, </w:t>
      </w:r>
    </w:p>
    <w:p w14:paraId="6CCEFC4F" w14:textId="433E0071" w:rsidR="00BD6C4F" w:rsidRPr="003D23F5" w:rsidRDefault="00BD6C4F" w:rsidP="00BD6C4F">
      <w:pPr>
        <w:pStyle w:val="afff9"/>
        <w:rPr>
          <w:rtl/>
        </w:rPr>
      </w:pPr>
      <w:r w:rsidRPr="003D23F5">
        <w:rPr>
          <w:rFonts w:hint="cs"/>
          <w:rtl/>
        </w:rPr>
        <w:t xml:space="preserve">    </w:t>
      </w:r>
      <w:r w:rsidRPr="003D23F5">
        <w:rPr>
          <w:rtl/>
        </w:rPr>
        <w:t>הוציא את ראשו אע"פ שהחזירו - הרי זה כילוד.</w:t>
      </w:r>
    </w:p>
    <w:p w14:paraId="5BB25124" w14:textId="77777777" w:rsidR="00BD6C4F" w:rsidRPr="003D23F5" w:rsidRDefault="00BD6C4F" w:rsidP="00BD6C4F">
      <w:pPr>
        <w:pStyle w:val="afff9"/>
        <w:rPr>
          <w:rtl/>
        </w:rPr>
      </w:pPr>
      <w:r w:rsidRPr="003D23F5">
        <w:rPr>
          <w:rtl/>
        </w:rPr>
        <w:t>חותך מעובר שבמעיה - מותר באכילה, מן הטחול ומן הכליות - אסור באכילה, זה הכלל;</w:t>
      </w:r>
      <w:r w:rsidRPr="003D23F5">
        <w:rPr>
          <w:rFonts w:hint="cs"/>
          <w:rtl/>
        </w:rPr>
        <w:t xml:space="preserve"> </w:t>
      </w:r>
      <w:r w:rsidRPr="003D23F5">
        <w:rPr>
          <w:rtl/>
        </w:rPr>
        <w:t>דבר שגופה - אסור, ושאינה גופה - מותר.</w:t>
      </w:r>
    </w:p>
    <w:p w14:paraId="62DFC863" w14:textId="77777777" w:rsidR="0046556D" w:rsidRDefault="00BD6C4F" w:rsidP="00BD6C4F">
      <w:pPr>
        <w:jc w:val="center"/>
        <w:rPr>
          <w:rtl/>
        </w:rPr>
      </w:pPr>
      <w:r>
        <w:rPr>
          <w:rFonts w:ascii="BA חניכי הישיבות" w:hAnsi="BA חניכי הישיבות" w:cs="BA חניכי הישיבות"/>
          <w:rtl/>
        </w:rPr>
        <w:t>׻</w:t>
      </w:r>
    </w:p>
    <w:p w14:paraId="3E1776E6" w14:textId="77777777" w:rsidR="0046556D" w:rsidRDefault="00BD6C4F" w:rsidP="00BD6C4F">
      <w:pPr>
        <w:rPr>
          <w:b/>
          <w:bCs/>
          <w:rtl/>
        </w:rPr>
      </w:pPr>
      <w:r>
        <w:rPr>
          <w:rStyle w:val="2fb"/>
          <w:rFonts w:hint="cs"/>
          <w:b/>
          <w:bCs/>
          <w:rtl/>
          <w:rPrChange w:id="12143" w:author="מנוע אמוראים" w:date="2026-10-05T16:40:54Z">
            <w:rPr>
              <w:rFonts w:hint="cs"/>
              <w:b/>
              <w:bCs/>
              <w:rtl/>
            </w:rPr>
          </w:rPrChange>
        </w:rPr>
        <w:t xml:space="preserve">אריא</w:t>
      </w:r>
      <w:r>
        <w:rPr>
          <w:rStyle w:val="2fb"/>
          <w:b/>
          <w:bCs/>
          <w:rtl/>
          <w:rPrChange w:id="12144" w:author="מנוע אמוראים" w:date="2026-10-05T16:40:54Z">
            <w:rPr>
              <w:b/>
              <w:bCs/>
              <w:rtl/>
            </w:rPr>
          </w:rPrChange>
        </w:rPr>
        <w:t xml:space="preserve">"</w:t>
      </w:r>
      <w:r>
        <w:rPr>
          <w:rStyle w:val="2fb"/>
          <w:rFonts w:hint="cs"/>
          <w:b/>
          <w:bCs/>
          <w:rtl/>
          <w:rPrChange w:id="12145" w:author="מנוע אמוראים" w:date="2026-10-05T16:40:54Z">
            <w:rPr>
              <w:rFonts w:hint="cs"/>
              <w:b/>
              <w:bCs/>
              <w:rtl/>
            </w:rPr>
          </w:rPrChange>
        </w:rPr>
        <w:t xml:space="preserve">ר</w:t>
      </w:r>
      <w:r w:rsidRPr="000B62F9">
        <w:rPr>
          <w:b/>
          <w:bCs/>
          <w:rtl/>
        </w:rPr>
        <w:t>: ואבר עצמו אסור.</w:t>
      </w:r>
    </w:p>
    <w:p w14:paraId="253935D7" w14:textId="77777777" w:rsidR="0046556D" w:rsidRDefault="00BD6C4F" w:rsidP="00BD6C4F">
      <w:pPr>
        <w:rPr>
          <w:rtl/>
        </w:rPr>
      </w:pPr>
      <w:r w:rsidRPr="0046594B">
        <w:rPr>
          <w:rStyle w:val="afffff0"/>
          <w:rFonts w:hint="cs"/>
          <w:rtl/>
        </w:rPr>
        <w:t>ד'</w:t>
      </w:r>
      <w:r w:rsidRPr="0046594B">
        <w:rPr>
          <w:rStyle w:val="afffff0"/>
          <w:rtl/>
        </w:rPr>
        <w:t>ובשר בשדה טרפה לא תאכלו</w:t>
      </w:r>
      <w:r w:rsidRPr="0046594B">
        <w:rPr>
          <w:rStyle w:val="afffff0"/>
          <w:rFonts w:hint="cs"/>
          <w:rtl/>
        </w:rPr>
        <w:t>'</w:t>
      </w:r>
      <w:r w:rsidRPr="0046594B">
        <w:rPr>
          <w:rStyle w:val="afffff0"/>
          <w:rtl/>
        </w:rPr>
        <w:t xml:space="preserve"> </w:t>
      </w:r>
      <w:r w:rsidRPr="00C63571">
        <w:rPr>
          <w:rtl/>
        </w:rPr>
        <w:t>- כיון שיצא בשר חוץ למחיצתו נאסר.</w:t>
      </w:r>
    </w:p>
    <w:p w14:paraId="1ED33C3E" w14:textId="77777777" w:rsidR="0046556D" w:rsidRDefault="00BD6C4F" w:rsidP="00BD6C4F">
      <w:pPr>
        <w:rPr>
          <w:rtl/>
        </w:rPr>
      </w:pPr>
      <w:r>
        <w:rPr>
          <w:rFonts w:hint="cs"/>
          <w:rtl/>
        </w:rPr>
        <w:t>והך ד</w:t>
      </w:r>
      <w:r w:rsidRPr="00C63571">
        <w:rPr>
          <w:rtl/>
        </w:rPr>
        <w:t xml:space="preserve">תנן: בהמה המקשה לילד, והוציא העובר את ידו והחזירו </w:t>
      </w:r>
      <w:r>
        <w:rPr>
          <w:rFonts w:hint="cs"/>
          <w:rtl/>
        </w:rPr>
        <w:t>מ</w:t>
      </w:r>
      <w:r w:rsidRPr="00C63571">
        <w:rPr>
          <w:rtl/>
        </w:rPr>
        <w:t xml:space="preserve">ותר באכילה </w:t>
      </w:r>
    </w:p>
    <w:p w14:paraId="28BAE6C6" w14:textId="3CA3B542" w:rsidR="0046556D" w:rsidRDefault="00BD6C4F" w:rsidP="00BD6C4F">
      <w:pPr>
        <w:rPr>
          <w:rtl/>
        </w:rPr>
      </w:pPr>
      <w:r>
        <w:rPr>
          <w:rFonts w:hint="cs"/>
          <w:b/>
          <w:bCs/>
          <w:rtl/>
        </w:rPr>
        <w:t xml:space="preserve">   </w:t>
      </w:r>
      <w:r w:rsidRPr="00CB5D16">
        <w:rPr>
          <w:rFonts w:hint="cs"/>
          <w:b/>
          <w:bCs/>
          <w:rtl/>
        </w:rPr>
        <w:t xml:space="preserve">מיירי אעובר </w:t>
      </w:r>
      <w:r>
        <w:rPr>
          <w:rFonts w:hint="cs"/>
          <w:rtl/>
        </w:rPr>
        <w:t>וה</w:t>
      </w:r>
      <w:r w:rsidR="00BF1CF6">
        <w:rPr>
          <w:rtl/>
        </w:rPr>
        <w:t>"</w:t>
      </w:r>
      <w:r>
        <w:rPr>
          <w:rFonts w:hint="cs"/>
          <w:rtl/>
        </w:rPr>
        <w:t xml:space="preserve">ה אפי' דלא החזירו, </w:t>
      </w:r>
    </w:p>
    <w:p w14:paraId="25340203" w14:textId="6F6D8661" w:rsidR="0046556D" w:rsidRDefault="00BD6C4F" w:rsidP="00BD6C4F">
      <w:pPr>
        <w:rPr>
          <w:rtl/>
        </w:rPr>
      </w:pPr>
      <w:r>
        <w:rPr>
          <w:rFonts w:hint="cs"/>
          <w:rtl/>
        </w:rPr>
        <w:t>ואיידי ד</w:t>
      </w:r>
      <w:r w:rsidRPr="00C63571">
        <w:rPr>
          <w:rtl/>
        </w:rPr>
        <w:t>בעי מיתנא סיפא הוציא את ראשו אע</w:t>
      </w:r>
      <w:r>
        <w:rPr>
          <w:rtl/>
        </w:rPr>
        <w:t>"</w:t>
      </w:r>
      <w:r w:rsidRPr="00C63571">
        <w:rPr>
          <w:rtl/>
        </w:rPr>
        <w:t>פ שהחזירו הר</w:t>
      </w:r>
      <w:r>
        <w:rPr>
          <w:rFonts w:hint="cs"/>
          <w:rtl/>
        </w:rPr>
        <w:t>"ז</w:t>
      </w:r>
      <w:r w:rsidRPr="00C63571">
        <w:rPr>
          <w:rtl/>
        </w:rPr>
        <w:t xml:space="preserve"> כילוד, תנא נמי רישא החזירו.</w:t>
      </w:r>
    </w:p>
    <w:p w14:paraId="573DFCE3" w14:textId="57C93C89" w:rsidR="0046556D" w:rsidRDefault="00BD6C4F" w:rsidP="00BD6C4F">
      <w:pPr>
        <w:rPr>
          <w:rtl/>
        </w:rPr>
      </w:pPr>
      <w:r w:rsidRPr="00C63571">
        <w:rPr>
          <w:rtl/>
        </w:rPr>
        <w:t xml:space="preserve">וסיפא </w:t>
      </w:r>
      <w:r>
        <w:rPr>
          <w:rFonts w:hint="cs"/>
          <w:rtl/>
        </w:rPr>
        <w:t>קמ</w:t>
      </w:r>
      <w:r w:rsidR="00BF1CF6">
        <w:rPr>
          <w:rtl/>
        </w:rPr>
        <w:t>"</w:t>
      </w:r>
      <w:r>
        <w:rPr>
          <w:rFonts w:hint="cs"/>
          <w:rtl/>
        </w:rPr>
        <w:t>ל</w:t>
      </w:r>
      <w:r>
        <w:rPr>
          <w:rtl/>
        </w:rPr>
        <w:t>- דכיון דיצא ראשו הו</w:t>
      </w:r>
      <w:r>
        <w:rPr>
          <w:rFonts w:hint="cs"/>
          <w:rtl/>
        </w:rPr>
        <w:t>"ל</w:t>
      </w:r>
      <w:r w:rsidRPr="00C63571">
        <w:rPr>
          <w:rtl/>
        </w:rPr>
        <w:t xml:space="preserve"> לידה.</w:t>
      </w:r>
    </w:p>
    <w:p w14:paraId="001B7B77" w14:textId="77777777" w:rsidR="0046556D" w:rsidRDefault="00BD6C4F" w:rsidP="00BD6C4F">
      <w:pPr>
        <w:rPr>
          <w:rtl/>
        </w:rPr>
      </w:pPr>
      <w:r w:rsidRPr="00C63571">
        <w:rPr>
          <w:rtl/>
        </w:rPr>
        <w:t>תנינא, איזהו בכור לנחלה ואינו בכור לכהנים - הבא אחר נפלים, אע</w:t>
      </w:r>
      <w:r>
        <w:rPr>
          <w:rtl/>
        </w:rPr>
        <w:t>"</w:t>
      </w:r>
      <w:r w:rsidRPr="00C63571">
        <w:rPr>
          <w:rtl/>
        </w:rPr>
        <w:t>פ שיצא ראשו חי, או בן ט' שיצא ראשו מת.</w:t>
      </w:r>
    </w:p>
    <w:p w14:paraId="395C4665" w14:textId="77777777" w:rsidR="0046556D" w:rsidRDefault="00BD6C4F" w:rsidP="00BD6C4F">
      <w:pPr>
        <w:rPr>
          <w:rtl/>
        </w:rPr>
      </w:pPr>
      <w:r w:rsidRPr="00C63571">
        <w:rPr>
          <w:rtl/>
        </w:rPr>
        <w:t>טעמא דראשו מת - הא ראשו חי, הבא אחריו, בכור לנחלה נמי לא הוי!</w:t>
      </w:r>
    </w:p>
    <w:p w14:paraId="24055315" w14:textId="77777777" w:rsidR="0046556D" w:rsidRDefault="00BD6C4F" w:rsidP="00BD6C4F">
      <w:pPr>
        <w:rPr>
          <w:rtl/>
        </w:rPr>
      </w:pPr>
      <w:r w:rsidRPr="00C63571">
        <w:rPr>
          <w:rtl/>
        </w:rPr>
        <w:lastRenderedPageBreak/>
        <w:t>וכ</w:t>
      </w:r>
      <w:r>
        <w:rPr>
          <w:rtl/>
        </w:rPr>
        <w:t>י תימא: אשמעינן באדם ו</w:t>
      </w:r>
      <w:r>
        <w:rPr>
          <w:rFonts w:hint="cs"/>
          <w:rtl/>
        </w:rPr>
        <w:t>קמ</w:t>
      </w:r>
      <w:r w:rsidR="00BF1CF6">
        <w:rPr>
          <w:rtl/>
        </w:rPr>
        <w:t>"</w:t>
      </w:r>
      <w:r>
        <w:rPr>
          <w:rFonts w:hint="cs"/>
          <w:rtl/>
        </w:rPr>
        <w:t>ל</w:t>
      </w:r>
      <w:r w:rsidRPr="00C63571">
        <w:rPr>
          <w:rtl/>
        </w:rPr>
        <w:t xml:space="preserve"> בבהמה, דאדם מבהמה לא יליף, דאין פרוזדור לבהמה, ובהמה מאדם לא ילפא דחשיב פרצוף פנים דידיה, </w:t>
      </w:r>
    </w:p>
    <w:p w14:paraId="7B510BF1" w14:textId="77777777" w:rsidR="0046556D" w:rsidRDefault="00BD6C4F" w:rsidP="00BD6C4F">
      <w:pPr>
        <w:rPr>
          <w:rtl/>
        </w:rPr>
      </w:pPr>
      <w:r w:rsidRPr="00C63571">
        <w:rPr>
          <w:rtl/>
        </w:rPr>
        <w:t xml:space="preserve">הא נמי תנינא: שליא שיצתה מקצתה - אסורה באכילה, כסימן ולד באשה כך סימן ולד בבהמה, </w:t>
      </w:r>
    </w:p>
    <w:p w14:paraId="6F44090B" w14:textId="77777777" w:rsidR="0046556D" w:rsidRDefault="00BD6C4F" w:rsidP="00BD6C4F">
      <w:pPr>
        <w:rPr>
          <w:rtl/>
        </w:rPr>
      </w:pPr>
      <w:r>
        <w:rPr>
          <w:rFonts w:hint="cs"/>
          <w:rtl/>
        </w:rPr>
        <w:t xml:space="preserve">אי </w:t>
      </w:r>
      <w:r w:rsidRPr="00C63571">
        <w:rPr>
          <w:rtl/>
        </w:rPr>
        <w:t xml:space="preserve">החזירו דרישא דוקא - תנא סיפא אטו רישא, </w:t>
      </w:r>
    </w:p>
    <w:p w14:paraId="201BEBCD" w14:textId="77777777" w:rsidR="0046556D" w:rsidRDefault="00BD6C4F" w:rsidP="00BD6C4F">
      <w:pPr>
        <w:rPr>
          <w:rtl/>
        </w:rPr>
      </w:pPr>
      <w:r>
        <w:rPr>
          <w:rFonts w:hint="cs"/>
          <w:rtl/>
        </w:rPr>
        <w:t xml:space="preserve">ואי </w:t>
      </w:r>
      <w:r w:rsidRPr="00C63571">
        <w:rPr>
          <w:rtl/>
        </w:rPr>
        <w:t>לא דרישא דוקא ולא דסיפא דוקא, ל</w:t>
      </w:r>
      <w:r>
        <w:rPr>
          <w:rtl/>
        </w:rPr>
        <w:t>מ"ל למתנייה כלל</w:t>
      </w:r>
    </w:p>
    <w:p w14:paraId="6A31D43D" w14:textId="77777777" w:rsidR="0046556D" w:rsidRDefault="000828F8" w:rsidP="00C62948">
      <w:pPr>
        <w:pStyle w:val="affffb"/>
        <w:rPr>
          <w:rtl/>
        </w:rPr>
      </w:pPr>
      <w:r>
        <w:rPr>
          <w:rtl/>
        </w:rPr>
        <w:t xml:space="preserve">- </w:t>
      </w:r>
      <w:r w:rsidR="00BD6C4F">
        <w:rPr>
          <w:rFonts w:hint="cs"/>
          <w:rtl/>
        </w:rPr>
        <w:t xml:space="preserve">אלא </w:t>
      </w:r>
      <w:r>
        <w:rPr>
          <w:rtl/>
        </w:rPr>
        <w:t xml:space="preserve">לעולם אעובר, </w:t>
      </w:r>
      <w:r>
        <w:rPr>
          <w:rStyle w:val="2fb"/>
          <w:rtl/>
          <w:rPrChange w:id="12146" w:author="מנוע אמוראים" w:date="2026-10-05T16:40:54Z">
            <w:rPr>
              <w:rtl/>
            </w:rPr>
          </w:rPrChange>
        </w:rPr>
        <w:t xml:space="preserve">וכד</w:t>
      </w:r>
      <w:r>
        <w:rPr>
          <w:rStyle w:val="2fb"/>
          <w:rFonts w:hint="cs"/>
          <w:rtl/>
          <w:rPrChange w:id="12147" w:author="מנוע אמוראים" w:date="2026-10-05T16:40:54Z">
            <w:rPr>
              <w:rFonts w:hint="cs"/>
              <w:rtl/>
            </w:rPr>
          </w:rPrChange>
        </w:rPr>
        <w:t xml:space="preserve">רנב</w:t>
      </w:r>
      <w:r>
        <w:rPr>
          <w:rStyle w:val="2fb"/>
          <w:rtl/>
          <w:rPrChange w:id="12148" w:author="מנוע אמוראים" w:date="2026-10-05T16:40:54Z">
            <w:rPr>
              <w:rtl/>
            </w:rPr>
          </w:rPrChange>
        </w:rPr>
        <w:t xml:space="preserve">"</w:t>
      </w:r>
      <w:r>
        <w:rPr>
          <w:rStyle w:val="2fb"/>
          <w:rFonts w:hint="cs"/>
          <w:rtl/>
          <w:rPrChange w:id="12149" w:author="מנוע אמוראים" w:date="2026-10-05T16:40:54Z">
            <w:rPr>
              <w:rFonts w:hint="cs"/>
              <w:rtl/>
            </w:rPr>
          </w:rPrChange>
        </w:rPr>
        <w:t xml:space="preserve">י</w:t>
      </w:r>
      <w:r>
        <w:rPr>
          <w:rFonts w:hint="cs"/>
          <w:rtl/>
        </w:rPr>
        <w:t xml:space="preserve"> דנצרכה ל</w:t>
      </w:r>
      <w:r w:rsidR="00BD6C4F" w:rsidRPr="00C63571">
        <w:rPr>
          <w:rtl/>
        </w:rPr>
        <w:t>מקום חתך</w:t>
      </w:r>
    </w:p>
    <w:p w14:paraId="14A80DEA" w14:textId="77777777" w:rsidR="0046556D" w:rsidRDefault="00BD6C4F" w:rsidP="00BD6C4F">
      <w:pPr>
        <w:rPr>
          <w:rtl/>
        </w:rPr>
      </w:pPr>
      <w:r w:rsidRPr="00C63571">
        <w:rPr>
          <w:rtl/>
        </w:rPr>
        <w:t xml:space="preserve">• </w:t>
      </w:r>
      <w:r>
        <w:rPr>
          <w:rFonts w:hint="cs"/>
          <w:rtl/>
        </w:rPr>
        <w:t>והך ד</w:t>
      </w:r>
      <w:r w:rsidRPr="00C63571">
        <w:rPr>
          <w:rtl/>
        </w:rPr>
        <w:t>בהמה המקשה לילד, הוציא עובר את ידו והחזירה, ואח"כ שחט את אמו - מותר באכילה, שחט את אמו ואח"כ החזירה - אסור באכילה, הוציא את ידו וחתכו, ואח"כ שחט את אמו;</w:t>
      </w:r>
    </w:p>
    <w:p w14:paraId="0E2A971D" w14:textId="77777777" w:rsidR="0046556D" w:rsidRDefault="00BD6C4F" w:rsidP="00BD6C4F">
      <w:pPr>
        <w:rPr>
          <w:rtl/>
        </w:rPr>
      </w:pPr>
      <w:r w:rsidRPr="00C63571">
        <w:rPr>
          <w:rtl/>
        </w:rPr>
        <w:t xml:space="preserve">שבחוץ - טמא ואסור, ושבפנים - טהור ומותר, </w:t>
      </w:r>
    </w:p>
    <w:p w14:paraId="12F3E37E" w14:textId="77777777" w:rsidR="00BD6C4F" w:rsidRPr="003D23F5" w:rsidRDefault="00BD6C4F" w:rsidP="00F07436">
      <w:pPr>
        <w:pStyle w:val="afff3"/>
        <w:framePr w:wrap="around"/>
        <w:rPr>
          <w:rtl/>
        </w:rPr>
      </w:pPr>
      <w:r w:rsidRPr="003D23F5">
        <w:rPr>
          <w:rFonts w:hint="cs"/>
          <w:rtl/>
        </w:rPr>
        <w:t>סח:</w:t>
      </w:r>
    </w:p>
    <w:p w14:paraId="316B15D7" w14:textId="77777777" w:rsidR="0046556D" w:rsidRDefault="00BD6C4F" w:rsidP="00BD6C4F">
      <w:pPr>
        <w:rPr>
          <w:rtl/>
        </w:rPr>
      </w:pPr>
      <w:r w:rsidRPr="00C63571">
        <w:rPr>
          <w:rtl/>
        </w:rPr>
        <w:t xml:space="preserve">שחט את אמו ואח"כ חתכו -  </w:t>
      </w:r>
      <w:r>
        <w:rPr>
          <w:rStyle w:val="2fb"/>
          <w:rFonts w:hint="cs"/>
          <w:rtl/>
          <w:rPrChange w:id="12150" w:author="מנוע אמוראים" w:date="2026-10-05T16:40:54Z">
            <w:rPr>
              <w:rFonts w:hint="cs"/>
              <w:rtl/>
            </w:rPr>
          </w:rPrChange>
        </w:rPr>
        <w:t xml:space="preserve">לר</w:t>
      </w:r>
      <w:r>
        <w:rPr>
          <w:rStyle w:val="2fb"/>
          <w:rtl/>
          <w:rPrChange w:id="12151" w:author="מנוע אמוראים" w:date="2026-10-05T16:40:54Z">
            <w:rPr>
              <w:rtl/>
            </w:rPr>
          </w:rPrChange>
        </w:rPr>
        <w:t xml:space="preserve">"</w:t>
      </w:r>
      <w:r>
        <w:rPr>
          <w:rStyle w:val="2fb"/>
          <w:rFonts w:hint="cs"/>
          <w:rtl/>
          <w:rPrChange w:id="12152" w:author="מנוע אמוראים" w:date="2026-10-05T16:40:54Z">
            <w:rPr>
              <w:rFonts w:hint="cs"/>
              <w:rtl/>
            </w:rPr>
          </w:rPrChange>
        </w:rPr>
        <w:t xml:space="preserve">מ</w:t>
      </w:r>
      <w:r>
        <w:rPr>
          <w:rFonts w:hint="cs"/>
          <w:rtl/>
        </w:rPr>
        <w:t xml:space="preserve">: </w:t>
      </w:r>
      <w:r w:rsidRPr="00C63571">
        <w:rPr>
          <w:rtl/>
        </w:rPr>
        <w:t xml:space="preserve">הבשר מגע נבלה, </w:t>
      </w:r>
    </w:p>
    <w:p w14:paraId="7431B45E" w14:textId="77777777" w:rsidR="0046556D" w:rsidRDefault="00BD6C4F" w:rsidP="00BD6C4F">
      <w:pPr>
        <w:rPr>
          <w:rtl/>
        </w:rPr>
      </w:pPr>
      <w:r w:rsidRPr="00C63571">
        <w:rPr>
          <w:rtl/>
        </w:rPr>
        <w:t>וחכ</w:t>
      </w:r>
      <w:r w:rsidR="00BF1CF6">
        <w:rPr>
          <w:rtl/>
        </w:rPr>
        <w:t>"</w:t>
      </w:r>
      <w:r>
        <w:rPr>
          <w:rFonts w:hint="cs"/>
          <w:rtl/>
        </w:rPr>
        <w:t>א</w:t>
      </w:r>
      <w:r w:rsidRPr="00C63571">
        <w:rPr>
          <w:rtl/>
        </w:rPr>
        <w:t>: מגע טרפה שחוטה.</w:t>
      </w:r>
    </w:p>
    <w:p w14:paraId="31E15D21" w14:textId="77777777" w:rsidR="0046556D" w:rsidRDefault="00BD6C4F" w:rsidP="00BD6C4F">
      <w:pPr>
        <w:rPr>
          <w:rtl/>
        </w:rPr>
      </w:pPr>
      <w:r>
        <w:rPr>
          <w:rFonts w:hint="cs"/>
          <w:rtl/>
        </w:rPr>
        <w:t>והך ד</w:t>
      </w:r>
      <w:r w:rsidRPr="00C63571">
        <w:rPr>
          <w:rtl/>
        </w:rPr>
        <w:t xml:space="preserve">רישא הוציא עובר את ידו והחזירה ואח"כ שחט את אמו - מותר באכילה, </w:t>
      </w:r>
      <w:r>
        <w:rPr>
          <w:rFonts w:hint="cs"/>
          <w:rtl/>
        </w:rPr>
        <w:t>היינו א</w:t>
      </w:r>
      <w:r w:rsidRPr="00C63571">
        <w:rPr>
          <w:rtl/>
        </w:rPr>
        <w:t>עובר.</w:t>
      </w:r>
    </w:p>
    <w:p w14:paraId="2DBE92E1" w14:textId="77777777" w:rsidR="0046556D" w:rsidRDefault="00BD6C4F" w:rsidP="00BD6C4F">
      <w:pPr>
        <w:rPr>
          <w:rtl/>
        </w:rPr>
      </w:pPr>
      <w:r>
        <w:rPr>
          <w:rFonts w:hint="cs"/>
          <w:rtl/>
        </w:rPr>
        <w:t xml:space="preserve">והך דסיפא </w:t>
      </w:r>
      <w:r w:rsidRPr="00C63571">
        <w:rPr>
          <w:rtl/>
        </w:rPr>
        <w:t xml:space="preserve">שחט את אמו ואח"כ החזירו - אסור באכילה, ואי עובר, אמאי אסור? </w:t>
      </w:r>
    </w:p>
    <w:p w14:paraId="03159E0E" w14:textId="77777777" w:rsidR="0046556D" w:rsidRDefault="00BD6C4F" w:rsidP="00BD6C4F">
      <w:pPr>
        <w:rPr>
          <w:rtl/>
        </w:rPr>
      </w:pPr>
      <w:r>
        <w:rPr>
          <w:rStyle w:val="2fb"/>
          <w:rFonts w:hint="cs"/>
          <w:rtl/>
          <w:rPrChange w:id="12153" w:author="מנוע אמוראים" w:date="2026-10-05T16:40:54Z">
            <w:rPr>
              <w:rFonts w:hint="cs"/>
              <w:rtl/>
            </w:rPr>
          </w:rPrChange>
        </w:rPr>
        <w:t xml:space="preserve">כדרנב</w:t>
      </w:r>
      <w:r>
        <w:rPr>
          <w:rStyle w:val="2fb"/>
          <w:rtl/>
          <w:rPrChange w:id="12154" w:author="מנוע אמוראים" w:date="2026-10-05T16:40:54Z">
            <w:rPr>
              <w:rtl/>
            </w:rPr>
          </w:rPrChange>
        </w:rPr>
        <w:t xml:space="preserve">"</w:t>
      </w:r>
      <w:r>
        <w:rPr>
          <w:rStyle w:val="2fb"/>
          <w:rFonts w:hint="cs"/>
          <w:rtl/>
          <w:rPrChange w:id="12155" w:author="מנוע אמוראים" w:date="2026-10-05T16:40:54Z">
            <w:rPr>
              <w:rFonts w:hint="cs"/>
              <w:rtl/>
            </w:rPr>
          </w:rPrChange>
        </w:rPr>
        <w:t xml:space="preserve">י</w:t>
      </w:r>
      <w:r>
        <w:rPr>
          <w:rFonts w:hint="cs"/>
          <w:rtl/>
        </w:rPr>
        <w:t xml:space="preserve"> ד</w:t>
      </w:r>
      <w:r w:rsidRPr="00C63571">
        <w:rPr>
          <w:rtl/>
        </w:rPr>
        <w:t xml:space="preserve">נצרכה למקום חתך, </w:t>
      </w:r>
      <w:r>
        <w:rPr>
          <w:rFonts w:hint="cs"/>
          <w:rtl/>
        </w:rPr>
        <w:t>ה</w:t>
      </w:r>
      <w:r w:rsidR="00BF1CF6">
        <w:rPr>
          <w:rtl/>
        </w:rPr>
        <w:t>"</w:t>
      </w:r>
      <w:r>
        <w:rPr>
          <w:rFonts w:hint="cs"/>
          <w:rtl/>
        </w:rPr>
        <w:t>נ</w:t>
      </w:r>
      <w:r w:rsidRPr="00C63571">
        <w:rPr>
          <w:rtl/>
        </w:rPr>
        <w:t xml:space="preserve">: </w:t>
      </w:r>
    </w:p>
    <w:p w14:paraId="6F5D2A2B" w14:textId="77777777" w:rsidR="0046556D" w:rsidRDefault="00BD6C4F" w:rsidP="00BD6C4F">
      <w:pPr>
        <w:rPr>
          <w:rtl/>
        </w:rPr>
      </w:pPr>
      <w:r>
        <w:rPr>
          <w:rFonts w:hint="cs"/>
          <w:rtl/>
        </w:rPr>
        <w:t>והך דבא א</w:t>
      </w:r>
      <w:r w:rsidRPr="00C63571">
        <w:rPr>
          <w:rtl/>
        </w:rPr>
        <w:t xml:space="preserve">בימי מבי חוזאי, </w:t>
      </w:r>
      <w:r>
        <w:rPr>
          <w:rFonts w:hint="cs"/>
          <w:rtl/>
        </w:rPr>
        <w:t>ו</w:t>
      </w:r>
      <w:r w:rsidRPr="00C63571">
        <w:rPr>
          <w:rtl/>
        </w:rPr>
        <w:t>מתניתא בידיה: פרסה החזיר - אכול, פרסות החזיר - אכול.</w:t>
      </w:r>
    </w:p>
    <w:p w14:paraId="64279E78" w14:textId="77777777" w:rsidR="0046556D" w:rsidRDefault="00BD6C4F" w:rsidP="00BD6C4F">
      <w:pPr>
        <w:rPr>
          <w:rtl/>
        </w:rPr>
      </w:pPr>
      <w:r>
        <w:rPr>
          <w:rFonts w:hint="cs"/>
          <w:rtl/>
        </w:rPr>
        <w:t xml:space="preserve">היינו דאי </w:t>
      </w:r>
      <w:r w:rsidRPr="00C63571">
        <w:rPr>
          <w:rtl/>
        </w:rPr>
        <w:t>החזיר פרסה - אכול עובר.</w:t>
      </w:r>
    </w:p>
    <w:p w14:paraId="5EF75342" w14:textId="77777777" w:rsidR="0046556D" w:rsidRDefault="00BD6C4F" w:rsidP="00BD6C4F">
      <w:pPr>
        <w:rPr>
          <w:rtl/>
        </w:rPr>
      </w:pPr>
      <w:r w:rsidRPr="00C63571">
        <w:rPr>
          <w:rtl/>
        </w:rPr>
        <w:t>אי עובר, מאי איריא החזיר, אפילו לא החזיר נמי!</w:t>
      </w:r>
    </w:p>
    <w:p w14:paraId="5141F9DF" w14:textId="77777777" w:rsidR="0046556D" w:rsidRDefault="00BD6C4F" w:rsidP="00BD6C4F">
      <w:pPr>
        <w:rPr>
          <w:rtl/>
        </w:rPr>
      </w:pPr>
      <w:r>
        <w:rPr>
          <w:rStyle w:val="2fb"/>
          <w:rFonts w:hint="cs"/>
          <w:rtl/>
          <w:rPrChange w:id="12156" w:author="מנוע אמוראים" w:date="2026-10-05T16:40:54Z">
            <w:rPr>
              <w:rFonts w:hint="cs"/>
              <w:rtl/>
            </w:rPr>
          </w:rPrChange>
        </w:rPr>
        <w:t xml:space="preserve">ארנב</w:t>
      </w:r>
      <w:r>
        <w:rPr>
          <w:rStyle w:val="2fb"/>
          <w:rtl/>
          <w:rPrChange w:id="12157" w:author="מנוע אמוראים" w:date="2026-10-05T16:40:54Z">
            <w:rPr>
              <w:rtl/>
            </w:rPr>
          </w:rPrChange>
        </w:rPr>
        <w:t xml:space="preserve">"</w:t>
      </w:r>
      <w:r>
        <w:rPr>
          <w:rStyle w:val="2fb"/>
          <w:rFonts w:hint="cs"/>
          <w:rtl/>
          <w:rPrChange w:id="12158" w:author="מנוע אמוראים" w:date="2026-10-05T16:40:54Z">
            <w:rPr>
              <w:rFonts w:hint="cs"/>
              <w:rtl/>
            </w:rPr>
          </w:rPrChange>
        </w:rPr>
        <w:t xml:space="preserve">י</w:t>
      </w:r>
      <w:r>
        <w:rPr>
          <w:rFonts w:hint="cs"/>
          <w:rtl/>
        </w:rPr>
        <w:t xml:space="preserve">:</w:t>
      </w:r>
      <w:r w:rsidRPr="00C63571">
        <w:rPr>
          <w:rtl/>
        </w:rPr>
        <w:t xml:space="preserve"> לא נצרכה אלא למקום חתך.</w:t>
      </w:r>
      <w:r>
        <w:rPr>
          <w:rFonts w:hint="cs"/>
          <w:rtl/>
        </w:rPr>
        <w:t xml:space="preserve"> ואפי' דתרי קראי נסיב חד למקום חתך וחד לאו לאבר אלא לקלוט במעי פרה ואליבא </w:t>
      </w:r>
      <w:r>
        <w:rPr>
          <w:rStyle w:val="2fb"/>
          <w:rFonts w:hint="cs"/>
          <w:rtl/>
          <w:rPrChange w:id="12159" w:author="מנוע אמוראים" w:date="2026-10-05T16:40:54Z">
            <w:rPr>
              <w:rFonts w:hint="cs"/>
              <w:rtl/>
            </w:rPr>
          </w:rPrChange>
        </w:rPr>
        <w:t xml:space="preserve">דר</w:t>
      </w:r>
      <w:r>
        <w:rPr>
          <w:rStyle w:val="2fb"/>
          <w:rtl/>
          <w:rPrChange w:id="12160" w:author="מנוע אמוראים" w:date="2026-10-05T16:40:54Z">
            <w:rPr>
              <w:rtl/>
            </w:rPr>
          </w:rPrChange>
        </w:rPr>
        <w:t xml:space="preserve">"</w:t>
      </w:r>
      <w:r>
        <w:rPr>
          <w:rStyle w:val="2fb"/>
          <w:rFonts w:hint="cs"/>
          <w:rtl/>
          <w:rPrChange w:id="12161" w:author="מנוע אמוראים" w:date="2026-10-05T16:40:54Z">
            <w:rPr>
              <w:rFonts w:hint="cs"/>
              <w:rtl/>
            </w:rPr>
          </w:rPrChange>
        </w:rPr>
        <w:t xml:space="preserve">ש</w:t>
      </w:r>
      <w:r>
        <w:rPr>
          <w:rFonts w:hint="cs"/>
          <w:rtl/>
        </w:rPr>
        <w:t xml:space="preserve"> דאסור דה</w:t>
      </w:r>
      <w:r w:rsidR="00BF1CF6">
        <w:rPr>
          <w:rtl/>
        </w:rPr>
        <w:t>"</w:t>
      </w:r>
      <w:r>
        <w:rPr>
          <w:rFonts w:hint="cs"/>
          <w:rtl/>
        </w:rPr>
        <w:t>מ ב</w:t>
      </w:r>
      <w:r w:rsidRPr="00C63571">
        <w:rPr>
          <w:rtl/>
        </w:rPr>
        <w:t>יצא לאויר העולם, אבל במעי אמו שרי.</w:t>
      </w:r>
    </w:p>
    <w:p w14:paraId="6B1BB341" w14:textId="77777777" w:rsidR="0046556D" w:rsidRDefault="00BD6C4F" w:rsidP="00BD6C4F">
      <w:pPr>
        <w:rPr>
          <w:rtl/>
        </w:rPr>
      </w:pPr>
      <w:r>
        <w:rPr>
          <w:rtl/>
        </w:rPr>
        <w:t xml:space="preserve">• עולא </w:t>
      </w:r>
      <w:r>
        <w:rPr>
          <w:rStyle w:val="2fb"/>
          <w:rtl/>
          <w:rPrChange w:id="12162" w:author="מנוע אמוראים" w:date="2026-10-05T16:40:54Z">
            <w:rPr>
              <w:rtl/>
            </w:rPr>
          </w:rPrChange>
        </w:rPr>
        <w:t xml:space="preserve">א</w:t>
      </w:r>
      <w:r>
        <w:rPr>
          <w:rStyle w:val="2fb"/>
          <w:rtl/>
          <w:rPrChange w:id="12163" w:author="מנוע אמוראים" w:date="2026-10-05T16:40:54Z">
            <w:rPr>
              <w:rtl/>
            </w:rPr>
          </w:rPrChange>
        </w:rPr>
        <w:t xml:space="preserve">רי"ו</w:t>
      </w:r>
      <w:r w:rsidRPr="00C63571">
        <w:rPr>
          <w:rtl/>
        </w:rPr>
        <w:t>: ואבר עצמו מותר.</w:t>
      </w:r>
    </w:p>
    <w:p w14:paraId="20B8BD40" w14:textId="77777777" w:rsidR="0046556D" w:rsidRDefault="00BD6C4F" w:rsidP="00BD6C4F">
      <w:pPr>
        <w:rPr>
          <w:rtl/>
        </w:rPr>
      </w:pPr>
      <w:r w:rsidRPr="00C63571">
        <w:rPr>
          <w:rtl/>
        </w:rPr>
        <w:t>א"ל רב יהודה לעולא: והא רב ושמואל דאמרי תרוייהו אבר עצמו אסור!</w:t>
      </w:r>
    </w:p>
    <w:p w14:paraId="6A4104CF" w14:textId="77777777" w:rsidR="0046556D" w:rsidRDefault="00BD6C4F" w:rsidP="00BD6C4F">
      <w:pPr>
        <w:rPr>
          <w:rtl/>
        </w:rPr>
      </w:pPr>
      <w:r w:rsidRPr="00C63571">
        <w:rPr>
          <w:rtl/>
        </w:rPr>
        <w:t xml:space="preserve">א"ל: מאן יהיב לן מעפרא דרב ושמואל ומלינן עיינין, </w:t>
      </w:r>
    </w:p>
    <w:p w14:paraId="5B625AC1" w14:textId="5E243300" w:rsidR="0046556D" w:rsidRDefault="00BD6C4F" w:rsidP="00BD6C4F">
      <w:pPr>
        <w:rPr>
          <w:rtl/>
        </w:rPr>
      </w:pPr>
      <w:r>
        <w:rPr>
          <w:rtl/>
        </w:rPr>
        <w:t xml:space="preserve">הכי </w:t>
      </w:r>
      <w:r>
        <w:rPr>
          <w:rStyle w:val="2fb"/>
          <w:rtl/>
          <w:rPrChange w:id="12164" w:author="מנוע אמוראים" w:date="2026-10-05T16:40:54Z">
            <w:rPr>
              <w:rtl/>
            </w:rPr>
          </w:rPrChange>
        </w:rPr>
        <w:t xml:space="preserve">א</w:t>
      </w:r>
      <w:r>
        <w:rPr>
          <w:rStyle w:val="2fb"/>
          <w:rtl/>
          <w:rPrChange w:id="12165" w:author="מנוע אמוראים" w:date="2026-10-05T16:40:54Z">
            <w:rPr>
              <w:rtl/>
            </w:rPr>
          </w:rPrChange>
        </w:rPr>
        <w:t xml:space="preserve">רי"ו</w:t>
      </w:r>
      <w:r w:rsidRPr="00C63571">
        <w:rPr>
          <w:rtl/>
        </w:rPr>
        <w:t>: הכל היו בכלל בשר בשדה טרפה לא תאכלו</w:t>
      </w:r>
      <w:r>
        <w:rPr>
          <w:rFonts w:hint="cs"/>
          <w:rtl/>
        </w:rPr>
        <w:t>'</w:t>
      </w:r>
      <w:r w:rsidRPr="00C63571">
        <w:rPr>
          <w:rtl/>
        </w:rPr>
        <w:t xml:space="preserve">, כשפרט לך הכתוב גבי חטאת שיצתה חוץ למחיצתה וחזרה - אסור, </w:t>
      </w:r>
      <w:r>
        <w:rPr>
          <w:rFonts w:hint="cs"/>
          <w:rtl/>
        </w:rPr>
        <w:t xml:space="preserve"> </w:t>
      </w:r>
      <w:r w:rsidRPr="009F47B6">
        <w:rPr>
          <w:b/>
          <w:bCs/>
          <w:rtl/>
        </w:rPr>
        <w:t>חטאת</w:t>
      </w:r>
      <w:r w:rsidRPr="00C63571">
        <w:rPr>
          <w:rtl/>
        </w:rPr>
        <w:t xml:space="preserve"> הוא דפרט רחמנא בה, אבל כל מילי - כיון דהדור שרי.</w:t>
      </w:r>
    </w:p>
    <w:p w14:paraId="67408AFB" w14:textId="77777777" w:rsidR="0046556D" w:rsidRDefault="00BD6C4F" w:rsidP="00BD6C4F">
      <w:pPr>
        <w:rPr>
          <w:rtl/>
        </w:rPr>
      </w:pPr>
      <w:r w:rsidRPr="00C63571">
        <w:rPr>
          <w:rtl/>
        </w:rPr>
        <w:t>• מיתיבי:</w:t>
      </w:r>
      <w:r w:rsidRPr="00A71A5E">
        <w:rPr>
          <w:rStyle w:val="afffff0"/>
          <w:rtl/>
        </w:rPr>
        <w:t xml:space="preserve"> </w:t>
      </w:r>
      <w:r w:rsidRPr="00A71A5E">
        <w:rPr>
          <w:rStyle w:val="afffff0"/>
          <w:rFonts w:hint="cs"/>
          <w:rtl/>
        </w:rPr>
        <w:t>'</w:t>
      </w:r>
      <w:r w:rsidRPr="00A71A5E">
        <w:rPr>
          <w:rStyle w:val="afffff0"/>
          <w:rtl/>
        </w:rPr>
        <w:t>בשר בשדה טרפה לא תאכלו</w:t>
      </w:r>
      <w:r w:rsidRPr="00A71A5E">
        <w:rPr>
          <w:rStyle w:val="afffff0"/>
          <w:rFonts w:hint="cs"/>
          <w:rtl/>
        </w:rPr>
        <w:t>'</w:t>
      </w:r>
      <w:r w:rsidRPr="00A71A5E">
        <w:rPr>
          <w:rStyle w:val="afffff0"/>
          <w:rtl/>
        </w:rPr>
        <w:t xml:space="preserve"> </w:t>
      </w:r>
      <w:r w:rsidRPr="00C63571">
        <w:rPr>
          <w:rtl/>
        </w:rPr>
        <w:t>מה ת"ל - לפי שמצינו במעשר שני ובכורים שאע</w:t>
      </w:r>
      <w:r>
        <w:rPr>
          <w:rtl/>
        </w:rPr>
        <w:t>"</w:t>
      </w:r>
      <w:r w:rsidRPr="00C63571">
        <w:rPr>
          <w:rtl/>
        </w:rPr>
        <w:t>פ שיצאו חוץ למחיצתן וחזרו - מותרין, יכול אף זה כן, ת"ל טרפה.</w:t>
      </w:r>
    </w:p>
    <w:p w14:paraId="3220BC77" w14:textId="77777777" w:rsidR="0046556D" w:rsidRDefault="00BD6C4F" w:rsidP="00BD6C4F">
      <w:pPr>
        <w:rPr>
          <w:rtl/>
        </w:rPr>
      </w:pPr>
      <w:r w:rsidRPr="00C63571">
        <w:rPr>
          <w:rtl/>
        </w:rPr>
        <w:t xml:space="preserve">• רבה: כטרפה, </w:t>
      </w:r>
      <w:r>
        <w:rPr>
          <w:rFonts w:hint="cs"/>
          <w:rtl/>
        </w:rPr>
        <w:t>ד</w:t>
      </w:r>
      <w:r w:rsidRPr="00C63571">
        <w:rPr>
          <w:rtl/>
        </w:rPr>
        <w:t>כיון ש</w:t>
      </w:r>
      <w:r>
        <w:rPr>
          <w:rtl/>
        </w:rPr>
        <w:t xml:space="preserve">נטרפה שוב אין לה היתר, אף בשר </w:t>
      </w:r>
      <w:r w:rsidRPr="00C63571">
        <w:rPr>
          <w:rtl/>
        </w:rPr>
        <w:t>כיון שיצא חוץ למחיצתו שוב אין לו היתר!</w:t>
      </w:r>
    </w:p>
    <w:p w14:paraId="2CEAEFAF" w14:textId="77777777" w:rsidR="0046556D" w:rsidRDefault="00BD6C4F" w:rsidP="00BD6C4F">
      <w:pPr>
        <w:rPr>
          <w:b/>
          <w:bCs/>
          <w:rtl/>
        </w:rPr>
      </w:pPr>
      <w:r w:rsidRPr="009F47B6">
        <w:rPr>
          <w:b/>
          <w:bCs/>
          <w:rtl/>
        </w:rPr>
        <w:t>תיובתא דעולא תיובתא.</w:t>
      </w:r>
    </w:p>
    <w:p w14:paraId="4BF9C6DE" w14:textId="77777777" w:rsidR="0046556D" w:rsidRDefault="00BD6C4F" w:rsidP="00BD6C4F">
      <w:pPr>
        <w:rPr>
          <w:rtl/>
        </w:rPr>
      </w:pPr>
      <w:r w:rsidRPr="00C63571">
        <w:rPr>
          <w:rtl/>
        </w:rPr>
        <w:t>• אמר מר: לפי שמצינו במעשר שני ובכורים,</w:t>
      </w:r>
      <w:r w:rsidRPr="00A71A5E">
        <w:rPr>
          <w:rStyle w:val="afffff0"/>
          <w:rtl/>
        </w:rPr>
        <w:t xml:space="preserve"> </w:t>
      </w:r>
      <w:r w:rsidRPr="00A71A5E">
        <w:rPr>
          <w:rStyle w:val="afffff0"/>
          <w:rFonts w:hint="cs"/>
          <w:rtl/>
        </w:rPr>
        <w:t>'</w:t>
      </w:r>
      <w:r w:rsidRPr="00A71A5E">
        <w:rPr>
          <w:rStyle w:val="afffff0"/>
          <w:rtl/>
        </w:rPr>
        <w:t>דלא תוכל לאכול בשעריך מעשר דגנך וגו',</w:t>
      </w:r>
      <w:r w:rsidRPr="00C63571">
        <w:rPr>
          <w:rtl/>
        </w:rPr>
        <w:t xml:space="preserve"> בשעריך הוא דלא תיכול, אבל יצאו חוץ למחיצתן וחזרו - מותרין.</w:t>
      </w:r>
    </w:p>
    <w:p w14:paraId="484F18A0" w14:textId="77777777" w:rsidR="0046556D" w:rsidRDefault="00BD6C4F" w:rsidP="00BD6C4F">
      <w:pPr>
        <w:rPr>
          <w:rtl/>
        </w:rPr>
      </w:pPr>
      <w:r>
        <w:rPr>
          <w:rtl/>
        </w:rPr>
        <w:t xml:space="preserve">במערבא מתנו הכי, רב אמר: יש לידה לאברים, </w:t>
      </w:r>
      <w:r>
        <w:rPr>
          <w:rStyle w:val="2fb"/>
          <w:rtl/>
          <w:rPrChange w:id="12166" w:author="מנוע אמוראים" w:date="2026-10-05T16:40:54Z">
            <w:rPr>
              <w:rtl/>
            </w:rPr>
          </w:rPrChange>
        </w:rPr>
        <w:t xml:space="preserve">ו</w:t>
      </w:r>
      <w:r>
        <w:rPr>
          <w:rStyle w:val="2fb"/>
          <w:rtl/>
          <w:rPrChange w:id="12167" w:author="מנוע אמוראים" w:date="2026-10-05T16:40:54Z">
            <w:rPr>
              <w:rtl/>
            </w:rPr>
          </w:rPrChange>
        </w:rPr>
        <w:t xml:space="preserve">רי"ו</w:t>
      </w:r>
      <w:r w:rsidRPr="00C63571">
        <w:rPr>
          <w:rtl/>
        </w:rPr>
        <w:t xml:space="preserve"> אמר: אין לידה לאברים.</w:t>
      </w:r>
    </w:p>
    <w:p w14:paraId="1D709422" w14:textId="77777777" w:rsidR="0046556D" w:rsidRDefault="00BD6C4F" w:rsidP="00BD6C4F">
      <w:pPr>
        <w:rPr>
          <w:rtl/>
        </w:rPr>
      </w:pPr>
      <w:r w:rsidRPr="00C63571">
        <w:rPr>
          <w:rtl/>
        </w:rPr>
        <w:t>איכא בינייהו למיסר מיעוט אבר שבפנים.</w:t>
      </w:r>
    </w:p>
    <w:p w14:paraId="02EFA64F" w14:textId="77777777" w:rsidR="0046556D" w:rsidRDefault="0046556D" w:rsidP="00BD6C4F">
      <w:pPr>
        <w:rPr>
          <w:rtl/>
        </w:rPr>
      </w:pPr>
    </w:p>
    <w:p w14:paraId="3ECBE2E4" w14:textId="77777777" w:rsidR="0046556D" w:rsidRDefault="00BD6C4F" w:rsidP="00BD6C4F">
      <w:pPr>
        <w:rPr>
          <w:rtl/>
        </w:rPr>
      </w:pPr>
      <w:r w:rsidRPr="00C63571">
        <w:rPr>
          <w:rtl/>
        </w:rPr>
        <w:t xml:space="preserve">• </w:t>
      </w:r>
      <w:r w:rsidRPr="005303E6">
        <w:rPr>
          <w:b/>
          <w:bCs/>
          <w:rtl/>
        </w:rPr>
        <w:t>איבעיא להו</w:t>
      </w:r>
      <w:r w:rsidRPr="00C63571">
        <w:rPr>
          <w:rtl/>
        </w:rPr>
        <w:t xml:space="preserve">: לדברי האומר אין לידה לאברים, הוציא העובר את ידו והחזירה, וחזר והוציא את ידו והחזירה, עד שהשלימו לרובו, מהו? מי אמרינן הא נפק ליה רובא, </w:t>
      </w:r>
      <w:r w:rsidRPr="005303E6">
        <w:rPr>
          <w:b/>
          <w:bCs/>
          <w:rtl/>
        </w:rPr>
        <w:t>או"ד</w:t>
      </w:r>
      <w:r w:rsidRPr="00C63571">
        <w:rPr>
          <w:rtl/>
        </w:rPr>
        <w:t xml:space="preserve"> כיון דהדר הדר? </w:t>
      </w:r>
    </w:p>
    <w:p w14:paraId="2ECC1588" w14:textId="77777777" w:rsidR="0046556D" w:rsidRDefault="00BD6C4F" w:rsidP="00BD6C4F">
      <w:pPr>
        <w:rPr>
          <w:rtl/>
        </w:rPr>
      </w:pPr>
      <w:r w:rsidRPr="00C63571">
        <w:rPr>
          <w:rtl/>
        </w:rPr>
        <w:lastRenderedPageBreak/>
        <w:t xml:space="preserve">• </w:t>
      </w:r>
      <w:r>
        <w:rPr>
          <w:rFonts w:hint="cs"/>
          <w:rtl/>
        </w:rPr>
        <w:t>את</w:t>
      </w:r>
      <w:r w:rsidR="00BF1CF6">
        <w:rPr>
          <w:rtl/>
        </w:rPr>
        <w:t>"</w:t>
      </w:r>
      <w:r>
        <w:rPr>
          <w:rFonts w:hint="cs"/>
          <w:rtl/>
        </w:rPr>
        <w:t>ל</w:t>
      </w:r>
      <w:r w:rsidRPr="00C63571">
        <w:rPr>
          <w:rtl/>
        </w:rPr>
        <w:t xml:space="preserve"> כיון דהדר הדר, הוציא עובר את ידו - וחתכה, וחזר והוציא את ידו - וחתכה, עד שהשלימו לרובו, </w:t>
      </w:r>
    </w:p>
    <w:p w14:paraId="6662BE92" w14:textId="77777777" w:rsidR="0046556D" w:rsidRDefault="00BD6C4F" w:rsidP="00BD6C4F">
      <w:pPr>
        <w:rPr>
          <w:rtl/>
        </w:rPr>
      </w:pPr>
      <w:r>
        <w:rPr>
          <w:rFonts w:hint="cs"/>
          <w:rtl/>
        </w:rPr>
        <w:t xml:space="preserve">   </w:t>
      </w:r>
      <w:r w:rsidRPr="00C63571">
        <w:rPr>
          <w:rtl/>
        </w:rPr>
        <w:t xml:space="preserve">מהו? מי אמרינן הא נפיק ליה רובא, </w:t>
      </w:r>
      <w:r w:rsidRPr="005303E6">
        <w:rPr>
          <w:b/>
          <w:bCs/>
          <w:rtl/>
        </w:rPr>
        <w:t>או"ד</w:t>
      </w:r>
      <w:r w:rsidRPr="00C63571">
        <w:rPr>
          <w:rtl/>
        </w:rPr>
        <w:t xml:space="preserve">: רובא בבת אחת בעינן? </w:t>
      </w:r>
    </w:p>
    <w:p w14:paraId="7535E1C5" w14:textId="77777777" w:rsidR="00BD6C4F" w:rsidRPr="003D23F5" w:rsidRDefault="00BD6C4F" w:rsidP="00F07436">
      <w:pPr>
        <w:pStyle w:val="afff3"/>
        <w:framePr w:wrap="around"/>
        <w:rPr>
          <w:rtl/>
        </w:rPr>
      </w:pPr>
      <w:r w:rsidRPr="003D23F5">
        <w:rPr>
          <w:rFonts w:hint="cs"/>
          <w:rtl/>
        </w:rPr>
        <w:t>סט.</w:t>
      </w:r>
    </w:p>
    <w:p w14:paraId="2F2330A3" w14:textId="77777777" w:rsidR="0046556D" w:rsidRDefault="00BD6C4F" w:rsidP="00BD6C4F">
      <w:pPr>
        <w:rPr>
          <w:rtl/>
        </w:rPr>
      </w:pPr>
      <w:r>
        <w:rPr>
          <w:rtl/>
        </w:rPr>
        <w:t>ת"ש</w:t>
      </w:r>
      <w:r w:rsidRPr="00C63571">
        <w:rPr>
          <w:rtl/>
        </w:rPr>
        <w:t xml:space="preserve"> זה הכלל: דבר שגופה - אסור, ושאינה גופה - מותר.</w:t>
      </w:r>
    </w:p>
    <w:p w14:paraId="740DB09B" w14:textId="77777777" w:rsidR="0046556D" w:rsidRDefault="00BD6C4F" w:rsidP="00BD6C4F">
      <w:pPr>
        <w:rPr>
          <w:rtl/>
        </w:rPr>
      </w:pPr>
      <w:r>
        <w:rPr>
          <w:rtl/>
        </w:rPr>
        <w:t xml:space="preserve">שאין גופה לאתויי קלוט במעי פרה, ואליבא </w:t>
      </w:r>
      <w:r>
        <w:rPr>
          <w:rStyle w:val="2fb"/>
          <w:rtl/>
          <w:rPrChange w:id="12168" w:author="מנוע אמוראים" w:date="2026-10-05T16:40:54Z">
            <w:rPr>
              <w:rtl/>
            </w:rPr>
          </w:rPrChange>
        </w:rPr>
        <w:t xml:space="preserve">דר</w:t>
      </w:r>
      <w:r>
        <w:rPr>
          <w:rStyle w:val="2fb"/>
          <w:rtl/>
          <w:rPrChange w:id="12169" w:author="מנוע אמוראים" w:date="2026-10-05T16:40:54Z">
            <w:rPr>
              <w:rtl/>
            </w:rPr>
          </w:rPrChange>
        </w:rPr>
        <w:t xml:space="preserve">"</w:t>
      </w:r>
      <w:r>
        <w:rPr>
          <w:rStyle w:val="2fb"/>
          <w:rFonts w:hint="cs"/>
          <w:rtl/>
          <w:rPrChange w:id="12170" w:author="מנוע אמוראים" w:date="2026-10-05T16:40:54Z">
            <w:rPr>
              <w:rFonts w:hint="cs"/>
              <w:rtl/>
            </w:rPr>
          </w:rPrChange>
        </w:rPr>
        <w:t xml:space="preserve">ש</w:t>
      </w:r>
      <w:r>
        <w:rPr>
          <w:rFonts w:hint="cs"/>
          <w:rtl/>
        </w:rPr>
        <w:t xml:space="preserve"> </w:t>
      </w:r>
      <w:r>
        <w:rPr>
          <w:rtl/>
        </w:rPr>
        <w:t xml:space="preserve">דאע"ג </w:t>
      </w:r>
      <w:r>
        <w:rPr>
          <w:rStyle w:val="2fb"/>
          <w:rtl/>
          <w:rPrChange w:id="12171" w:author="מנוע אמוראים" w:date="2026-10-05T16:40:54Z">
            <w:rPr>
              <w:rtl/>
            </w:rPr>
          </w:rPrChange>
        </w:rPr>
        <w:t xml:space="preserve">דא</w:t>
      </w:r>
      <w:r>
        <w:rPr>
          <w:rStyle w:val="2fb"/>
          <w:rFonts w:hint="cs"/>
          <w:rtl/>
          <w:rPrChange w:id="12172" w:author="מנוע אמוראים" w:date="2026-10-05T16:40:54Z">
            <w:rPr>
              <w:rFonts w:hint="cs"/>
              <w:rtl/>
            </w:rPr>
          </w:rPrChange>
        </w:rPr>
        <w:t xml:space="preserve">ר</w:t>
      </w:r>
      <w:r>
        <w:rPr>
          <w:rStyle w:val="2fb"/>
          <w:rtl/>
          <w:rPrChange w:id="12173" w:author="מנוע אמוראים" w:date="2026-10-05T16:40:54Z">
            <w:rPr>
              <w:rtl/>
            </w:rPr>
          </w:rPrChange>
        </w:rPr>
        <w:t xml:space="preserve">"</w:t>
      </w:r>
      <w:r>
        <w:rPr>
          <w:rStyle w:val="2fb"/>
          <w:rFonts w:hint="cs"/>
          <w:rtl/>
          <w:rPrChange w:id="12174" w:author="מנוע אמוראים" w:date="2026-10-05T16:40:54Z">
            <w:rPr>
              <w:rFonts w:hint="cs"/>
              <w:rtl/>
            </w:rPr>
          </w:rPrChange>
        </w:rPr>
        <w:t xml:space="preserve">ש</w:t>
      </w:r>
      <w:r>
        <w:rPr>
          <w:rtl/>
        </w:rPr>
        <w:t xml:space="preserve"> קלוט בן פרה </w:t>
      </w:r>
      <w:r w:rsidRPr="00C63571">
        <w:rPr>
          <w:rtl/>
        </w:rPr>
        <w:t xml:space="preserve">אסור, </w:t>
      </w:r>
      <w:r>
        <w:rPr>
          <w:rFonts w:hint="cs"/>
          <w:rtl/>
        </w:rPr>
        <w:t>ה</w:t>
      </w:r>
      <w:r w:rsidR="00BF1CF6">
        <w:rPr>
          <w:rtl/>
        </w:rPr>
        <w:t>"</w:t>
      </w:r>
      <w:r>
        <w:rPr>
          <w:rFonts w:hint="cs"/>
          <w:rtl/>
        </w:rPr>
        <w:t>מ</w:t>
      </w:r>
      <w:r w:rsidRPr="00C63571">
        <w:rPr>
          <w:rtl/>
        </w:rPr>
        <w:t>- היכא דיצא לאויר העולם, אבל במעי אמו - שרי.</w:t>
      </w:r>
    </w:p>
    <w:p w14:paraId="4C3D30E1" w14:textId="77777777" w:rsidR="0046556D" w:rsidRDefault="00BD6C4F" w:rsidP="00BD6C4F">
      <w:pPr>
        <w:rPr>
          <w:rtl/>
        </w:rPr>
      </w:pPr>
      <w:r w:rsidRPr="00C63571">
        <w:rPr>
          <w:rtl/>
        </w:rPr>
        <w:t xml:space="preserve">• </w:t>
      </w:r>
      <w:r w:rsidRPr="009F47B6">
        <w:rPr>
          <w:rtl/>
        </w:rPr>
        <w:t>בעי רב חנניא:</w:t>
      </w:r>
      <w:r w:rsidRPr="00C63571">
        <w:rPr>
          <w:rtl/>
        </w:rPr>
        <w:t xml:space="preserve"> הוציא עובר את ידו בעזרה, מהו? מגו דהוי מחיצה לגבי קדשים, הוי נמי לגבי דהאי, </w:t>
      </w:r>
    </w:p>
    <w:p w14:paraId="62890A44" w14:textId="2DC58209" w:rsidR="0046556D" w:rsidRDefault="00BD6C4F" w:rsidP="00BD6C4F">
      <w:pPr>
        <w:rPr>
          <w:rtl/>
        </w:rPr>
      </w:pPr>
      <w:r w:rsidRPr="005303E6">
        <w:rPr>
          <w:b/>
          <w:bCs/>
          <w:rtl/>
        </w:rPr>
        <w:t>או"ד</w:t>
      </w:r>
      <w:r w:rsidRPr="00C63571">
        <w:rPr>
          <w:rtl/>
        </w:rPr>
        <w:t xml:space="preserve">: לגבי דהאי לאו מחיצה היא, דמחיצת עובר אמו היא? </w:t>
      </w:r>
    </w:p>
    <w:p w14:paraId="3E5BCD70" w14:textId="77777777" w:rsidR="0046556D" w:rsidRDefault="00BD6C4F" w:rsidP="00BD6C4F">
      <w:pPr>
        <w:rPr>
          <w:rtl/>
        </w:rPr>
      </w:pPr>
      <w:r w:rsidRPr="00C63571">
        <w:rPr>
          <w:rtl/>
        </w:rPr>
        <w:t>א"ל אביי</w:t>
      </w:r>
      <w:r>
        <w:rPr>
          <w:rFonts w:hint="cs"/>
          <w:rtl/>
        </w:rPr>
        <w:t xml:space="preserve"> ואמאי לא תיבעי לך קדשים קלים בירושלים</w:t>
      </w:r>
      <w:r w:rsidRPr="00C63571">
        <w:rPr>
          <w:rtl/>
        </w:rPr>
        <w:t xml:space="preserve"> דמחיצת עובר אמו הוא, ה</w:t>
      </w:r>
      <w:r w:rsidR="00BF1CF6">
        <w:rPr>
          <w:rtl/>
        </w:rPr>
        <w:t>"</w:t>
      </w:r>
      <w:r>
        <w:rPr>
          <w:rFonts w:hint="cs"/>
          <w:rtl/>
        </w:rPr>
        <w:t>נ מחיצת עובר אמו הוא</w:t>
      </w:r>
    </w:p>
    <w:p w14:paraId="62E50964" w14:textId="77777777" w:rsidR="0046556D" w:rsidRDefault="00BD6C4F" w:rsidP="00BD6C4F">
      <w:pPr>
        <w:rPr>
          <w:rtl/>
        </w:rPr>
      </w:pPr>
      <w:r w:rsidRPr="00C63571">
        <w:rPr>
          <w:rtl/>
        </w:rPr>
        <w:t xml:space="preserve">• </w:t>
      </w:r>
      <w:r w:rsidRPr="006C532F">
        <w:rPr>
          <w:b/>
          <w:bCs/>
          <w:rtl/>
        </w:rPr>
        <w:t xml:space="preserve">בעי אילפא: </w:t>
      </w:r>
      <w:r w:rsidRPr="00C63571">
        <w:rPr>
          <w:rtl/>
        </w:rPr>
        <w:t xml:space="preserve">הוציא עובר את ידו בין סימן לסימן, מהו? </w:t>
      </w:r>
      <w:r>
        <w:rPr>
          <w:rFonts w:hint="cs"/>
          <w:rtl/>
        </w:rPr>
        <w:t>א</w:t>
      </w:r>
      <w:r w:rsidRPr="00C63571">
        <w:rPr>
          <w:rtl/>
        </w:rPr>
        <w:t>י מצטרף ס</w:t>
      </w:r>
      <w:r>
        <w:rPr>
          <w:rtl/>
        </w:rPr>
        <w:t>ימן ראשון לסימן שני לטהריה מ</w:t>
      </w:r>
      <w:r w:rsidRPr="00C63571">
        <w:rPr>
          <w:rtl/>
        </w:rPr>
        <w:t xml:space="preserve">נבלה או לא? </w:t>
      </w:r>
    </w:p>
    <w:p w14:paraId="07A63B04" w14:textId="77777777" w:rsidR="0046556D" w:rsidRDefault="00BD6C4F" w:rsidP="00BD6C4F">
      <w:pPr>
        <w:rPr>
          <w:rtl/>
        </w:rPr>
      </w:pPr>
      <w:r w:rsidRPr="00C63571">
        <w:rPr>
          <w:rtl/>
        </w:rPr>
        <w:t>אמר רבא: ק"ו, אם הועיל לו סימן ראשון לסימן שני ל</w:t>
      </w:r>
      <w:r>
        <w:rPr>
          <w:rtl/>
        </w:rPr>
        <w:t>התירו באכילה, לא יועיל לו לטהר</w:t>
      </w:r>
      <w:r>
        <w:rPr>
          <w:rFonts w:hint="cs"/>
          <w:rtl/>
        </w:rPr>
        <w:t>ו</w:t>
      </w:r>
      <w:r w:rsidRPr="00C63571">
        <w:rPr>
          <w:rtl/>
        </w:rPr>
        <w:t xml:space="preserve"> מידי נבלה? </w:t>
      </w:r>
    </w:p>
    <w:p w14:paraId="0F32BB55" w14:textId="77777777" w:rsidR="0046556D" w:rsidRDefault="00BD6C4F" w:rsidP="00BD6C4F">
      <w:pPr>
        <w:rPr>
          <w:rtl/>
        </w:rPr>
      </w:pPr>
      <w:r w:rsidRPr="006C532F">
        <w:rPr>
          <w:b/>
          <w:bCs/>
          <w:rtl/>
        </w:rPr>
        <w:t>• בעי ר' ירמיה:</w:t>
      </w:r>
      <w:r w:rsidRPr="00C63571">
        <w:rPr>
          <w:rtl/>
        </w:rPr>
        <w:t xml:space="preserve"> לחוש לזרעו? </w:t>
      </w:r>
      <w:r>
        <w:rPr>
          <w:rFonts w:hint="cs"/>
          <w:rtl/>
        </w:rPr>
        <w:t xml:space="preserve">באזל אבן פקועה כמותו </w:t>
      </w:r>
    </w:p>
    <w:p w14:paraId="28496C2B" w14:textId="77777777" w:rsidR="0046556D" w:rsidRDefault="00BD6C4F" w:rsidP="00BD6C4F">
      <w:pPr>
        <w:rPr>
          <w:rtl/>
        </w:rPr>
      </w:pPr>
      <w:r>
        <w:rPr>
          <w:rFonts w:hint="cs"/>
          <w:rtl/>
        </w:rPr>
        <w:t>[ולא בכה</w:t>
      </w:r>
      <w:r w:rsidR="00BF1CF6">
        <w:rPr>
          <w:rtl/>
        </w:rPr>
        <w:t>"</w:t>
      </w:r>
      <w:r>
        <w:rPr>
          <w:rFonts w:hint="cs"/>
          <w:rtl/>
        </w:rPr>
        <w:t>ג דבהמה מעלייתא דא</w:t>
      </w:r>
      <w:r w:rsidR="00BF1CF6">
        <w:rPr>
          <w:rtl/>
        </w:rPr>
        <w:t>"</w:t>
      </w:r>
      <w:r>
        <w:rPr>
          <w:rFonts w:hint="cs"/>
          <w:rtl/>
        </w:rPr>
        <w:t xml:space="preserve">ה אפי' בן פקועה נמי </w:t>
      </w:r>
      <w:r>
        <w:rPr>
          <w:rStyle w:val="2fb"/>
          <w:rFonts w:hint="cs"/>
          <w:rtl/>
          <w:rPrChange w:id="12175" w:author="מנוע אמוראים" w:date="2026-10-05T16:40:54Z">
            <w:rPr>
              <w:rFonts w:hint="cs"/>
              <w:rtl/>
            </w:rPr>
          </w:rPrChange>
        </w:rPr>
        <w:t xml:space="preserve">דאר</w:t>
      </w:r>
      <w:r>
        <w:rPr>
          <w:rStyle w:val="2fb"/>
          <w:rtl/>
          <w:rPrChange w:id="12176" w:author="מנוע אמוראים" w:date="2026-10-05T16:40:54Z">
            <w:rPr>
              <w:rtl/>
            </w:rPr>
          </w:rPrChange>
        </w:rPr>
        <w:t xml:space="preserve">"</w:t>
      </w:r>
      <w:r>
        <w:rPr>
          <w:rStyle w:val="2fb"/>
          <w:rFonts w:hint="cs"/>
          <w:rtl/>
          <w:rPrChange w:id="12177" w:author="מנוע אמוראים" w:date="2026-10-05T16:40:54Z">
            <w:rPr>
              <w:rFonts w:hint="cs"/>
              <w:rtl/>
            </w:rPr>
          </w:rPrChange>
        </w:rPr>
        <w:t xml:space="preserve">מ</w:t>
      </w:r>
      <w:r>
        <w:rPr>
          <w:rFonts w:hint="cs"/>
          <w:rtl/>
        </w:rPr>
        <w:t xml:space="preserve"> דב</w:t>
      </w:r>
      <w:r w:rsidR="00BF1CF6">
        <w:rPr>
          <w:rtl/>
        </w:rPr>
        <w:t>"</w:t>
      </w:r>
      <w:r>
        <w:rPr>
          <w:rFonts w:hint="cs"/>
          <w:rtl/>
        </w:rPr>
        <w:t>פ הבא על בהמה הולד אין לו תקנה]</w:t>
      </w:r>
    </w:p>
    <w:p w14:paraId="23C7819E" w14:textId="77777777" w:rsidR="0046556D" w:rsidRDefault="00BD6C4F" w:rsidP="00BD6C4F">
      <w:pPr>
        <w:rPr>
          <w:rtl/>
        </w:rPr>
      </w:pPr>
      <w:r>
        <w:rPr>
          <w:rFonts w:hint="cs"/>
          <w:rtl/>
        </w:rPr>
        <w:t>מ</w:t>
      </w:r>
      <w:r w:rsidRPr="00C63571">
        <w:rPr>
          <w:rtl/>
        </w:rPr>
        <w:t xml:space="preserve">אי, אבר מוליד אבר, וחתיך ליה - ושרי, </w:t>
      </w:r>
      <w:r w:rsidRPr="005303E6">
        <w:rPr>
          <w:b/>
          <w:bCs/>
          <w:rtl/>
        </w:rPr>
        <w:t>או"ד</w:t>
      </w:r>
      <w:r w:rsidRPr="00C63571">
        <w:rPr>
          <w:rtl/>
        </w:rPr>
        <w:t xml:space="preserve">: מבלבל זרעיה? </w:t>
      </w:r>
    </w:p>
    <w:p w14:paraId="37C455A1" w14:textId="77777777" w:rsidR="0046556D" w:rsidRDefault="00BD6C4F" w:rsidP="00BD6C4F">
      <w:pPr>
        <w:rPr>
          <w:rtl/>
        </w:rPr>
      </w:pPr>
      <w:r w:rsidRPr="00C63571">
        <w:rPr>
          <w:rtl/>
        </w:rPr>
        <w:t>ה</w:t>
      </w:r>
      <w:r>
        <w:rPr>
          <w:rtl/>
        </w:rPr>
        <w:t>דר אמר: פשיטא דמבלבל זרע</w:t>
      </w:r>
      <w:r>
        <w:rPr>
          <w:rFonts w:hint="cs"/>
          <w:rtl/>
        </w:rPr>
        <w:t>ו</w:t>
      </w:r>
      <w:r w:rsidRPr="00C63571">
        <w:rPr>
          <w:rtl/>
        </w:rPr>
        <w:t xml:space="preserve">, דא"כ: סומא יולד סומא, וקיטע יולד קיטע, </w:t>
      </w:r>
    </w:p>
    <w:p w14:paraId="0215C30E" w14:textId="77777777" w:rsidR="0046556D" w:rsidRDefault="00BD6C4F" w:rsidP="00BD6C4F">
      <w:pPr>
        <w:rPr>
          <w:b/>
          <w:bCs/>
          <w:rtl/>
        </w:rPr>
      </w:pPr>
      <w:r w:rsidRPr="00C63571">
        <w:rPr>
          <w:rtl/>
        </w:rPr>
        <w:t xml:space="preserve">והכי </w:t>
      </w:r>
      <w:r>
        <w:rPr>
          <w:rFonts w:hint="cs"/>
          <w:rtl/>
        </w:rPr>
        <w:t>בעי</w:t>
      </w:r>
      <w:r w:rsidRPr="00C63571">
        <w:rPr>
          <w:rtl/>
        </w:rPr>
        <w:t xml:space="preserve">: בהמה בעלמא, לאו מכח חלב ודם קאתיא - ושריא, הכא נמי לא שנא, </w:t>
      </w:r>
    </w:p>
    <w:p w14:paraId="17E8A118" w14:textId="0D1A507D" w:rsidR="0046556D" w:rsidRDefault="00BD6C4F" w:rsidP="00BD6C4F">
      <w:pPr>
        <w:rPr>
          <w:rtl/>
        </w:rPr>
      </w:pPr>
      <w:r w:rsidRPr="005303E6">
        <w:rPr>
          <w:b/>
          <w:bCs/>
          <w:rtl/>
        </w:rPr>
        <w:t>או"ד</w:t>
      </w:r>
      <w:r w:rsidRPr="00C63571">
        <w:rPr>
          <w:rtl/>
        </w:rPr>
        <w:t xml:space="preserve">: תרי איסורי - אמרינן, תלתא - לא אמרינן? </w:t>
      </w:r>
    </w:p>
    <w:p w14:paraId="5278C141" w14:textId="77777777" w:rsidR="0046556D" w:rsidRDefault="00BD6C4F" w:rsidP="00BD6C4F">
      <w:pPr>
        <w:rPr>
          <w:rtl/>
        </w:rPr>
      </w:pPr>
      <w:r>
        <w:rPr>
          <w:rFonts w:hint="cs"/>
          <w:rtl/>
        </w:rPr>
        <w:t xml:space="preserve">אי </w:t>
      </w:r>
      <w:r>
        <w:rPr>
          <w:rStyle w:val="2fb"/>
          <w:rFonts w:hint="cs"/>
          <w:rtl/>
          <w:rPrChange w:id="12178" w:author="מנוע אמוראים" w:date="2026-10-05T16:40:54Z">
            <w:rPr>
              <w:rFonts w:hint="cs"/>
              <w:rtl/>
            </w:rPr>
          </w:rPrChange>
        </w:rPr>
        <w:t xml:space="preserve">לר</w:t>
      </w:r>
      <w:r>
        <w:rPr>
          <w:rStyle w:val="2fb"/>
          <w:rtl/>
          <w:rPrChange w:id="12179" w:author="מנוע אמוראים" w:date="2026-10-05T16:40:54Z">
            <w:rPr>
              <w:rtl/>
            </w:rPr>
          </w:rPrChange>
        </w:rPr>
        <w:t xml:space="preserve">"</w:t>
      </w:r>
      <w:r>
        <w:rPr>
          <w:rStyle w:val="2fb"/>
          <w:rFonts w:hint="cs"/>
          <w:rtl/>
          <w:rPrChange w:id="12180" w:author="מנוע אמוראים" w:date="2026-10-05T16:40:54Z">
            <w:rPr>
              <w:rFonts w:hint="cs"/>
              <w:rtl/>
            </w:rPr>
          </w:rPrChange>
        </w:rPr>
        <w:t xml:space="preserve">מ</w:t>
      </w:r>
      <w:r>
        <w:rPr>
          <w:rFonts w:hint="cs"/>
          <w:rtl/>
        </w:rPr>
        <w:t xml:space="preserve"> </w:t>
      </w:r>
      <w:r w:rsidRPr="00C63571">
        <w:rPr>
          <w:rtl/>
        </w:rPr>
        <w:t xml:space="preserve">איסור חלב ודם - איכא, </w:t>
      </w:r>
      <w:r>
        <w:rPr>
          <w:rFonts w:hint="cs"/>
          <w:rtl/>
        </w:rPr>
        <w:t xml:space="preserve">ולא </w:t>
      </w:r>
      <w:r w:rsidRPr="00C63571">
        <w:rPr>
          <w:rtl/>
        </w:rPr>
        <w:t>איסור יוצא</w:t>
      </w:r>
    </w:p>
    <w:p w14:paraId="7D9AB98B" w14:textId="77777777" w:rsidR="0046556D" w:rsidRDefault="00BD6C4F" w:rsidP="00BD6C4F">
      <w:pPr>
        <w:rPr>
          <w:rtl/>
        </w:rPr>
      </w:pPr>
      <w:r>
        <w:rPr>
          <w:rtl/>
        </w:rPr>
        <w:t xml:space="preserve">אי </w:t>
      </w:r>
      <w:r>
        <w:rPr>
          <w:rStyle w:val="2fb"/>
          <w:rtl/>
          <w:rPrChange w:id="12181" w:author="מנוע אמוראים" w:date="2026-10-05T16:40:54Z">
            <w:rPr>
              <w:rtl/>
            </w:rPr>
          </w:rPrChange>
        </w:rPr>
        <w:t xml:space="preserve">לר</w:t>
      </w:r>
      <w:r>
        <w:rPr>
          <w:rStyle w:val="2fb"/>
          <w:rtl/>
          <w:rPrChange w:id="12182" w:author="מנוע אמוראים" w:date="2026-10-05T16:40:54Z">
            <w:rPr>
              <w:rtl/>
            </w:rPr>
          </w:rPrChange>
        </w:rPr>
        <w:t xml:space="preserve">"</w:t>
      </w:r>
      <w:r>
        <w:rPr>
          <w:rStyle w:val="2fb"/>
          <w:rFonts w:hint="cs"/>
          <w:rtl/>
          <w:rPrChange w:id="12183" w:author="מנוע אמוראים" w:date="2026-10-05T16:40:54Z">
            <w:rPr>
              <w:rFonts w:hint="cs"/>
              <w:rtl/>
            </w:rPr>
          </w:rPrChange>
        </w:rPr>
        <w:t xml:space="preserve">י</w:t>
      </w:r>
      <w:r w:rsidRPr="00C63571">
        <w:rPr>
          <w:rtl/>
        </w:rPr>
        <w:t xml:space="preserve"> איסור יוצא - איכא, </w:t>
      </w:r>
      <w:r>
        <w:rPr>
          <w:rFonts w:hint="cs"/>
          <w:rtl/>
        </w:rPr>
        <w:t xml:space="preserve">ולא </w:t>
      </w:r>
      <w:r w:rsidRPr="00C63571">
        <w:rPr>
          <w:rtl/>
        </w:rPr>
        <w:t xml:space="preserve">איסור חלב </w:t>
      </w:r>
    </w:p>
    <w:p w14:paraId="33CD0F05" w14:textId="77777777" w:rsidR="0046556D" w:rsidRDefault="00BD6C4F" w:rsidP="00BD6C4F">
      <w:pPr>
        <w:rPr>
          <w:rtl/>
        </w:rPr>
      </w:pPr>
      <w:r w:rsidRPr="00C63571">
        <w:rPr>
          <w:rtl/>
        </w:rPr>
        <w:t xml:space="preserve">דתנן, גיד הנשה </w:t>
      </w:r>
      <w:r>
        <w:rPr>
          <w:rStyle w:val="2fb"/>
          <w:rFonts w:hint="cs"/>
          <w:rtl/>
          <w:rPrChange w:id="12184" w:author="מנוע אמוראים" w:date="2026-10-05T16:40:54Z">
            <w:rPr>
              <w:rFonts w:hint="cs"/>
              <w:rtl/>
            </w:rPr>
          </w:rPrChange>
        </w:rPr>
        <w:t xml:space="preserve">לר</w:t>
      </w:r>
      <w:r>
        <w:rPr>
          <w:rStyle w:val="2fb"/>
          <w:rtl/>
          <w:rPrChange w:id="12185" w:author="מנוע אמוראים" w:date="2026-10-05T16:40:54Z">
            <w:rPr>
              <w:rtl/>
            </w:rPr>
          </w:rPrChange>
        </w:rPr>
        <w:t xml:space="preserve">"</w:t>
      </w:r>
      <w:r>
        <w:rPr>
          <w:rStyle w:val="2fb"/>
          <w:rFonts w:hint="cs"/>
          <w:rtl/>
          <w:rPrChange w:id="12186" w:author="מנוע אמוראים" w:date="2026-10-05T16:40:54Z">
            <w:rPr>
              <w:rFonts w:hint="cs"/>
              <w:rtl/>
            </w:rPr>
          </w:rPrChange>
        </w:rPr>
        <w:t xml:space="preserve">מ</w:t>
      </w:r>
      <w:r>
        <w:rPr>
          <w:rFonts w:hint="cs"/>
          <w:rtl/>
        </w:rPr>
        <w:t xml:space="preserve">: </w:t>
      </w:r>
      <w:r w:rsidRPr="00C63571">
        <w:rPr>
          <w:rtl/>
        </w:rPr>
        <w:t xml:space="preserve">נוהג בשליל, וחלבו אסור, </w:t>
      </w:r>
      <w:r>
        <w:rPr>
          <w:rStyle w:val="2fb"/>
          <w:rFonts w:hint="cs"/>
          <w:rtl/>
          <w:rPrChange w:id="12187" w:author="מנוע אמוראים" w:date="2026-10-05T16:40:54Z">
            <w:rPr>
              <w:rFonts w:hint="cs"/>
              <w:rtl/>
            </w:rPr>
          </w:rPrChange>
        </w:rPr>
        <w:t xml:space="preserve">ולר</w:t>
      </w:r>
      <w:r>
        <w:rPr>
          <w:rStyle w:val="2fb"/>
          <w:rtl/>
          <w:rPrChange w:id="12188" w:author="מנוע אמוראים" w:date="2026-10-05T16:40:54Z">
            <w:rPr>
              <w:rtl/>
            </w:rPr>
          </w:rPrChange>
        </w:rPr>
        <w:t xml:space="preserve">"</w:t>
      </w:r>
      <w:r>
        <w:rPr>
          <w:rStyle w:val="2fb"/>
          <w:rFonts w:hint="cs"/>
          <w:rtl/>
          <w:rPrChange w:id="12189" w:author="מנוע אמוראים" w:date="2026-10-05T16:40:54Z">
            <w:rPr>
              <w:rFonts w:hint="cs"/>
              <w:rtl/>
            </w:rPr>
          </w:rPrChange>
        </w:rPr>
        <w:t xml:space="preserve">י</w:t>
      </w:r>
      <w:r>
        <w:rPr>
          <w:rFonts w:hint="cs"/>
          <w:rtl/>
        </w:rPr>
        <w:t xml:space="preserve">: </w:t>
      </w:r>
      <w:r w:rsidRPr="00C63571">
        <w:rPr>
          <w:rtl/>
        </w:rPr>
        <w:t>אין נוהג בשליל, וחלבו מותר.</w:t>
      </w:r>
    </w:p>
    <w:p w14:paraId="5CC600AA" w14:textId="77777777" w:rsidR="0046556D" w:rsidRDefault="00BD6C4F" w:rsidP="00BD6C4F">
      <w:pPr>
        <w:rPr>
          <w:rtl/>
        </w:rPr>
      </w:pPr>
      <w:r>
        <w:rPr>
          <w:rtl/>
        </w:rPr>
        <w:t xml:space="preserve">אלא, כל מכח לא אמרינן </w:t>
      </w:r>
      <w:r w:rsidRPr="00C63571">
        <w:rPr>
          <w:rtl/>
        </w:rPr>
        <w:t xml:space="preserve">דשרי, והכי בעי לן: מהו לגמוע את חלבו? </w:t>
      </w:r>
    </w:p>
    <w:p w14:paraId="33146F65" w14:textId="458E8E3F" w:rsidR="0046556D" w:rsidRDefault="00BD6C4F" w:rsidP="00BD6C4F">
      <w:pPr>
        <w:rPr>
          <w:rtl/>
        </w:rPr>
      </w:pPr>
      <w:r w:rsidRPr="00C63571">
        <w:rPr>
          <w:rtl/>
        </w:rPr>
        <w:t xml:space="preserve">חלב דעלמא לא כאבר מן החי דמי - ושרי האי נמי - ל"ש, </w:t>
      </w:r>
      <w:r w:rsidRPr="005303E6">
        <w:rPr>
          <w:b/>
          <w:bCs/>
          <w:rtl/>
        </w:rPr>
        <w:t>או"ד</w:t>
      </w:r>
      <w:r w:rsidRPr="00C63571">
        <w:rPr>
          <w:rtl/>
        </w:rPr>
        <w:t>;</w:t>
      </w:r>
    </w:p>
    <w:p w14:paraId="32025646" w14:textId="08F3E1A1" w:rsidR="0046556D" w:rsidRDefault="00BD6C4F" w:rsidP="00BD6C4F">
      <w:pPr>
        <w:rPr>
          <w:rtl/>
        </w:rPr>
      </w:pPr>
      <w:r w:rsidRPr="00C63571">
        <w:rPr>
          <w:rtl/>
        </w:rPr>
        <w:t xml:space="preserve">התם </w:t>
      </w:r>
      <w:r>
        <w:rPr>
          <w:rtl/>
        </w:rPr>
        <w:t>–</w:t>
      </w:r>
      <w:r w:rsidRPr="00C63571">
        <w:rPr>
          <w:rtl/>
        </w:rPr>
        <w:t xml:space="preserve"> </w:t>
      </w:r>
      <w:r>
        <w:rPr>
          <w:rFonts w:hint="cs"/>
          <w:rtl/>
        </w:rPr>
        <w:t xml:space="preserve">יש לו תקנה </w:t>
      </w:r>
      <w:r>
        <w:rPr>
          <w:rtl/>
        </w:rPr>
        <w:t>לאיסוריה בשחיטה, הכא לית ל</w:t>
      </w:r>
      <w:r w:rsidRPr="00C63571">
        <w:rPr>
          <w:rtl/>
        </w:rPr>
        <w:t xml:space="preserve">תקנתא לאיסוריה בשחיטה? </w:t>
      </w:r>
      <w:r w:rsidRPr="002513D6">
        <w:rPr>
          <w:b/>
          <w:bCs/>
          <w:rtl/>
        </w:rPr>
        <w:t>תיקו</w:t>
      </w:r>
      <w:r w:rsidRPr="00C63571">
        <w:rPr>
          <w:rtl/>
        </w:rPr>
        <w:t>.</w:t>
      </w:r>
    </w:p>
    <w:p w14:paraId="1EB49A71" w14:textId="77777777" w:rsidR="0046556D" w:rsidRDefault="00BD6C4F" w:rsidP="00BD6C4F">
      <w:pPr>
        <w:jc w:val="center"/>
        <w:rPr>
          <w:del w:id="90072" w:author="מנוע עיצוב" w:date="2026-10-08T11:01:28Z"/>
          <w:rtl/>
        </w:rPr>
      </w:pPr>
      <w:del w:id="90071" w:author="מנוע עיצוב" w:date="2026-10-08T11:01:28Z">
        <w:r>
          <w:rPr>
            <w:rFonts w:ascii="BA חניכי הישיבות" w:hAnsi="BA חניכי הישיבות" w:cs="BA חניכי הישיבות"/>
            <w:rtl/>
          </w:rPr>
          <w:delText xml:space="preserve">׻</w:delText>
        </w:r>
      </w:del>
    </w:p>
    <w:p w14:paraId="1195A0D1" w14:textId="77777777" w:rsidR="00BD6C4F" w:rsidRPr="003D23F5" w:rsidRDefault="00BD6C4F" w:rsidP="00BD6C4F">
      <w:pPr>
        <w:pStyle w:val="affff1"/>
        <w:rPr>
          <w:rtl/>
        </w:rPr>
      </w:pPr>
      <w:ins w:id="9856" w:author="מספור קטעי משנה" w:date="2026-10-06T06:45:19Z">
        <w:r>
          <w:rPr>
            <w:rStyle w:val="MisparKeta"/>
          </w:rPr>
          <w:t xml:space="preserve">ד. </w:t>
        </w:r>
      </w:ins>
      <w:r w:rsidRPr="003D23F5">
        <w:rPr>
          <w:rtl/>
        </w:rPr>
        <w:t xml:space="preserve">חותך מעובר </w:t>
      </w:r>
      <w:r w:rsidR="00BF1CF6">
        <w:rPr>
          <w:rtl/>
        </w:rPr>
        <w:t>וכו#</w:t>
      </w:r>
      <w:r w:rsidRPr="003D23F5">
        <w:rPr>
          <w:rtl/>
        </w:rPr>
        <w:t xml:space="preserve">: </w:t>
      </w:r>
    </w:p>
    <w:p w14:paraId="34473B82" w14:textId="77777777" w:rsidR="0046556D" w:rsidRDefault="00BD6C4F" w:rsidP="00BD6C4F">
      <w:pPr>
        <w:rPr>
          <w:rtl/>
        </w:rPr>
      </w:pPr>
      <w:r>
        <w:rPr>
          <w:rFonts w:hint="cs"/>
          <w:rtl/>
        </w:rPr>
        <w:t>מ'</w:t>
      </w:r>
      <w:r>
        <w:rPr>
          <w:rStyle w:val="afffff0"/>
          <w:rtl/>
          <w:rPrChange w:id="9039" w:author="מנוע פסוקים" w:date="2026-10-05T16:37:55Z">
            <w:rPr>
              <w:rtl/>
            </w:rPr>
          </w:rPrChange>
        </w:rPr>
        <w:t xml:space="preserve">וכל בהמה מפרסת פרסה</w:t>
      </w:r>
      <w:r>
        <w:rPr>
          <w:rtl/>
        </w:rPr>
        <w:t xml:space="preserve"> וגו' בהמה בבהמה - לרבות את הולד.</w:t>
      </w:r>
    </w:p>
    <w:p w14:paraId="2BC2ABF1" w14:textId="77777777" w:rsidR="0046556D" w:rsidRDefault="00BD6C4F" w:rsidP="00BD6C4F">
      <w:pPr>
        <w:rPr>
          <w:rtl/>
        </w:rPr>
      </w:pPr>
      <w:r w:rsidRPr="00C63571">
        <w:rPr>
          <w:rtl/>
        </w:rPr>
        <w:t>אלא מעתה ימירו בו!</w:t>
      </w:r>
    </w:p>
    <w:p w14:paraId="664AFB7D" w14:textId="77777777" w:rsidR="0046556D" w:rsidRDefault="00BD6C4F" w:rsidP="00BD6C4F">
      <w:pPr>
        <w:rPr>
          <w:rtl/>
        </w:rPr>
      </w:pPr>
      <w:r w:rsidRPr="00C63571">
        <w:rPr>
          <w:rtl/>
        </w:rPr>
        <w:t xml:space="preserve">אלמה תנן: אין ממירין לא אברין בעוברין, ולא עוברין באברין, ולא אברין ועוברין בשלמין, ולא שלמין בהן? </w:t>
      </w:r>
    </w:p>
    <w:p w14:paraId="659EDA6D" w14:textId="77777777" w:rsidR="0046556D" w:rsidRDefault="00BD6C4F" w:rsidP="00BD6C4F">
      <w:pPr>
        <w:rPr>
          <w:rtl/>
        </w:rPr>
      </w:pPr>
      <w:r w:rsidRPr="00C63571">
        <w:rPr>
          <w:rtl/>
        </w:rPr>
        <w:t>אלא:</w:t>
      </w:r>
      <w:r w:rsidRPr="00A71A5E">
        <w:rPr>
          <w:rStyle w:val="afffff0"/>
          <w:rtl/>
        </w:rPr>
        <w:t xml:space="preserve"> </w:t>
      </w:r>
      <w:r w:rsidRPr="00A71A5E">
        <w:rPr>
          <w:rStyle w:val="afffff0"/>
          <w:rFonts w:hint="cs"/>
          <w:rtl/>
        </w:rPr>
        <w:t>'</w:t>
      </w:r>
      <w:r w:rsidRPr="00A71A5E">
        <w:rPr>
          <w:rStyle w:val="afffff0"/>
          <w:rtl/>
        </w:rPr>
        <w:t>וכל בהמה</w:t>
      </w:r>
      <w:r w:rsidRPr="00A71A5E">
        <w:rPr>
          <w:rStyle w:val="afffff0"/>
          <w:rFonts w:hint="cs"/>
          <w:rtl/>
        </w:rPr>
        <w:t>'</w:t>
      </w:r>
      <w:r w:rsidRPr="00A71A5E">
        <w:rPr>
          <w:rStyle w:val="afffff0"/>
          <w:rtl/>
        </w:rPr>
        <w:t xml:space="preserve"> </w:t>
      </w:r>
      <w:r w:rsidRPr="00C63571">
        <w:rPr>
          <w:rtl/>
        </w:rPr>
        <w:t>- לרבות את הולד.</w:t>
      </w:r>
      <w:r>
        <w:rPr>
          <w:rFonts w:hint="cs"/>
          <w:rtl/>
        </w:rPr>
        <w:t xml:space="preserve">  </w:t>
      </w:r>
      <w:r w:rsidRPr="00C63571">
        <w:rPr>
          <w:rtl/>
        </w:rPr>
        <w:t>אי הכי, אפילו חותך מן הטחול ומן הכליות נמי!</w:t>
      </w:r>
    </w:p>
    <w:p w14:paraId="1A2E76A5" w14:textId="77777777" w:rsidR="0046556D" w:rsidRDefault="00BD6C4F" w:rsidP="00BD6C4F">
      <w:pPr>
        <w:rPr>
          <w:rtl/>
        </w:rPr>
      </w:pPr>
      <w:r w:rsidRPr="00C63571">
        <w:rPr>
          <w:rtl/>
        </w:rPr>
        <w:t>א</w:t>
      </w:r>
      <w:r>
        <w:rPr>
          <w:rtl/>
        </w:rPr>
        <w:t xml:space="preserve">למה תנן: חותך מן העובר שבמעיה </w:t>
      </w:r>
      <w:r w:rsidRPr="00C63571">
        <w:rPr>
          <w:rtl/>
        </w:rPr>
        <w:t xml:space="preserve">מותר באכילה, מן הטחול ומן הכליות - אסור באכילה? </w:t>
      </w:r>
    </w:p>
    <w:p w14:paraId="038A52C4" w14:textId="77777777" w:rsidR="0046556D" w:rsidRDefault="00BD6C4F" w:rsidP="00BD6C4F">
      <w:pPr>
        <w:rPr>
          <w:rtl/>
        </w:rPr>
      </w:pPr>
      <w:r w:rsidRPr="0046594B">
        <w:rPr>
          <w:rStyle w:val="afffff0"/>
          <w:rFonts w:hint="cs"/>
          <w:rtl/>
        </w:rPr>
        <w:t>ד'</w:t>
      </w:r>
      <w:r w:rsidRPr="0046594B">
        <w:rPr>
          <w:rStyle w:val="afffff0"/>
          <w:rtl/>
        </w:rPr>
        <w:t>אותה</w:t>
      </w:r>
      <w:r w:rsidRPr="0046594B">
        <w:rPr>
          <w:rStyle w:val="afffff0"/>
          <w:rFonts w:hint="cs"/>
          <w:rtl/>
        </w:rPr>
        <w:t>'</w:t>
      </w:r>
      <w:r w:rsidRPr="0046594B">
        <w:rPr>
          <w:rStyle w:val="afffff0"/>
          <w:rtl/>
        </w:rPr>
        <w:t xml:space="preserve"> </w:t>
      </w:r>
      <w:r w:rsidRPr="00C63571">
        <w:rPr>
          <w:rtl/>
        </w:rPr>
        <w:t>- שלמה ולא חסרה;</w:t>
      </w:r>
      <w:r>
        <w:rPr>
          <w:rFonts w:hint="cs"/>
          <w:rtl/>
        </w:rPr>
        <w:t xml:space="preserve">   </w:t>
      </w:r>
      <w:r w:rsidRPr="00C63571">
        <w:rPr>
          <w:rtl/>
        </w:rPr>
        <w:t>אלא מעתה, השוחט את הבהמה ומצא בה דמות יונה, תשתרי!</w:t>
      </w:r>
    </w:p>
    <w:p w14:paraId="6C95CCDE" w14:textId="77777777" w:rsidR="00BD6C4F" w:rsidRPr="003D23F5" w:rsidRDefault="00BD6C4F" w:rsidP="00F07436">
      <w:pPr>
        <w:pStyle w:val="afff3"/>
        <w:framePr w:wrap="around"/>
        <w:rPr>
          <w:rtl/>
        </w:rPr>
      </w:pPr>
      <w:r w:rsidRPr="003D23F5">
        <w:rPr>
          <w:rFonts w:hint="cs"/>
          <w:rtl/>
        </w:rPr>
        <w:t>סט:</w:t>
      </w:r>
    </w:p>
    <w:p w14:paraId="49E14C2C" w14:textId="77777777" w:rsidR="0046556D" w:rsidRDefault="00BD6C4F" w:rsidP="00BD6C4F">
      <w:pPr>
        <w:rPr>
          <w:rtl/>
        </w:rPr>
      </w:pPr>
      <w:r>
        <w:rPr>
          <w:rtl/>
        </w:rPr>
        <w:t xml:space="preserve">אלמה </w:t>
      </w:r>
      <w:r>
        <w:rPr>
          <w:rStyle w:val="2fb"/>
          <w:rFonts w:hint="cs"/>
          <w:rtl/>
          <w:rPrChange w:id="12190" w:author="מנוע אמוראים" w:date="2026-10-05T16:40:54Z">
            <w:rPr>
              <w:rFonts w:hint="cs"/>
              <w:rtl/>
            </w:rPr>
          </w:rPrChange>
        </w:rPr>
        <w:t xml:space="preserve">א</w:t>
      </w:r>
      <w:r>
        <w:rPr>
          <w:rStyle w:val="2fb"/>
          <w:rtl/>
          <w:rPrChange w:id="12191" w:author="מנוע אמוראים" w:date="2026-10-05T16:40:54Z">
            <w:rPr>
              <w:rtl/>
            </w:rPr>
          </w:rPrChange>
        </w:rPr>
        <w:t xml:space="preserve">רי"ו</w:t>
      </w:r>
      <w:r w:rsidRPr="00C63571">
        <w:rPr>
          <w:rtl/>
        </w:rPr>
        <w:t>: השוחט את הבהמה ומצא בה דמות יונה - אסור באכילה? בעינא פרסות, וליכא.</w:t>
      </w:r>
    </w:p>
    <w:p w14:paraId="633400A2" w14:textId="77777777" w:rsidR="0046556D" w:rsidRDefault="00BD6C4F" w:rsidP="00BD6C4F">
      <w:pPr>
        <w:rPr>
          <w:rtl/>
        </w:rPr>
      </w:pPr>
      <w:r w:rsidRPr="00C63571">
        <w:rPr>
          <w:rtl/>
        </w:rPr>
        <w:lastRenderedPageBreak/>
        <w:t>אלא מעתה, קלוט במעי פרה ליתסר!</w:t>
      </w:r>
    </w:p>
    <w:p w14:paraId="5D094016" w14:textId="77777777" w:rsidR="0046556D" w:rsidRDefault="00BD6C4F" w:rsidP="00BD6C4F">
      <w:pPr>
        <w:rPr>
          <w:rtl/>
        </w:rPr>
      </w:pPr>
      <w:r w:rsidRPr="00C63571">
        <w:rPr>
          <w:rtl/>
        </w:rPr>
        <w:t xml:space="preserve">הא </w:t>
      </w:r>
      <w:r>
        <w:rPr>
          <w:rStyle w:val="2fb"/>
          <w:rtl/>
          <w:rPrChange w:id="12192" w:author="מנוע אמוראים" w:date="2026-10-05T16:40:54Z">
            <w:rPr>
              <w:rtl/>
            </w:rPr>
          </w:rPrChange>
        </w:rPr>
        <w:t xml:space="preserve">תדרי"ש</w:t>
      </w:r>
      <w:r w:rsidRPr="00C63571">
        <w:rPr>
          <w:rtl/>
        </w:rPr>
        <w:t xml:space="preserve"> כרבי שמעון בן יוחי: פרסה בבהמה תאכלו.</w:t>
      </w:r>
    </w:p>
    <w:p w14:paraId="46EC61C9" w14:textId="77777777" w:rsidR="0046556D" w:rsidRDefault="00BD6C4F" w:rsidP="00BD6C4F">
      <w:pPr>
        <w:rPr>
          <w:rtl/>
        </w:rPr>
      </w:pPr>
      <w:r>
        <w:rPr>
          <w:rStyle w:val="2fb"/>
          <w:rtl/>
          <w:rPrChange w:id="12193" w:author="מנוע אמוראים" w:date="2026-10-05T16:40:54Z">
            <w:rPr>
              <w:rtl/>
            </w:rPr>
          </w:rPrChange>
        </w:rPr>
        <w:t xml:space="preserve">ר</w:t>
      </w:r>
      <w:r>
        <w:rPr>
          <w:rStyle w:val="2fb"/>
          <w:rFonts w:hint="cs"/>
          <w:rtl/>
          <w:rPrChange w:id="12194" w:author="מנוע אמוראים" w:date="2026-10-05T16:40:54Z">
            <w:rPr>
              <w:rFonts w:hint="cs"/>
              <w:rtl/>
            </w:rPr>
          </w:rPrChange>
        </w:rPr>
        <w:t xml:space="preserve">שב</w:t>
      </w:r>
      <w:r>
        <w:rPr>
          <w:rStyle w:val="2fb"/>
          <w:rtl/>
          <w:rPrChange w:id="12195" w:author="מנוע אמוראים" w:date="2026-10-05T16:40:54Z">
            <w:rPr>
              <w:rtl/>
            </w:rPr>
          </w:rPrChange>
        </w:rPr>
        <w:t xml:space="preserve">"</w:t>
      </w:r>
      <w:r>
        <w:rPr>
          <w:rStyle w:val="2fb"/>
          <w:rFonts w:hint="cs"/>
          <w:rtl/>
          <w:rPrChange w:id="12196" w:author="מנוע אמוראים" w:date="2026-10-05T16:40:54Z">
            <w:rPr>
              <w:rFonts w:hint="cs"/>
              <w:rtl/>
            </w:rPr>
          </w:rPrChange>
        </w:rPr>
        <w:t xml:space="preserve">א</w:t>
      </w:r>
      <w:r w:rsidRPr="00C63571">
        <w:rPr>
          <w:rtl/>
        </w:rPr>
        <w:t>: לעולם כדקאמרת מעיקרא, וד</w:t>
      </w:r>
      <w:r>
        <w:rPr>
          <w:rFonts w:hint="cs"/>
          <w:rtl/>
        </w:rPr>
        <w:t>קשיא</w:t>
      </w:r>
      <w:r w:rsidRPr="00C63571">
        <w:rPr>
          <w:rtl/>
        </w:rPr>
        <w:t xml:space="preserve"> לך אין ממירין, הא</w:t>
      </w:r>
      <w:r>
        <w:rPr>
          <w:rFonts w:hint="cs"/>
          <w:rtl/>
        </w:rPr>
        <w:t xml:space="preserve"> </w:t>
      </w:r>
      <w:r>
        <w:rPr>
          <w:rStyle w:val="2fb"/>
          <w:rFonts w:hint="cs"/>
          <w:rtl/>
          <w:rPrChange w:id="12197" w:author="מנוע אמוראים" w:date="2026-10-05T16:40:54Z">
            <w:rPr>
              <w:rFonts w:hint="cs"/>
              <w:rtl/>
            </w:rPr>
          </w:rPrChange>
        </w:rPr>
        <w:t xml:space="preserve">ר</w:t>
      </w:r>
      <w:r>
        <w:rPr>
          <w:rStyle w:val="2fb"/>
          <w:rtl/>
          <w:rPrChange w:id="12198" w:author="מנוע אמוראים" w:date="2026-10-05T16:40:54Z">
            <w:rPr>
              <w:rtl/>
            </w:rPr>
          </w:rPrChange>
        </w:rPr>
        <w:t xml:space="preserve">"</w:t>
      </w:r>
      <w:r>
        <w:rPr>
          <w:rStyle w:val="2fb"/>
          <w:rFonts w:hint="cs"/>
          <w:rtl/>
          <w:rPrChange w:id="12199" w:author="מנוע אמוראים" w:date="2026-10-05T16:40:54Z">
            <w:rPr>
              <w:rFonts w:hint="cs"/>
              <w:rtl/>
            </w:rPr>
          </w:rPrChange>
        </w:rPr>
        <w:t xml:space="preserve">ש</w:t>
      </w:r>
      <w:r w:rsidRPr="00C63571">
        <w:rPr>
          <w:rtl/>
        </w:rPr>
        <w:t>, דמקיש תמורה למעשר</w:t>
      </w:r>
      <w:r>
        <w:rPr>
          <w:rFonts w:hint="cs"/>
          <w:rtl/>
        </w:rPr>
        <w:t xml:space="preserve"> ד</w:t>
      </w:r>
      <w:r w:rsidRPr="00C63571">
        <w:rPr>
          <w:rtl/>
        </w:rPr>
        <w:t>אינו נוהג באברים ועוברים, אף תמורה אינה נוהגת באברים ועוברים.</w:t>
      </w:r>
    </w:p>
    <w:p w14:paraId="75703508" w14:textId="77777777" w:rsidR="0046556D" w:rsidRDefault="00BD6C4F" w:rsidP="00BD6C4F">
      <w:pPr>
        <w:rPr>
          <w:rtl/>
        </w:rPr>
      </w:pPr>
      <w:r w:rsidRPr="00C63571">
        <w:rPr>
          <w:rtl/>
        </w:rPr>
        <w:t>ומדתנן, אמר רבי יוסי: והלא במוקדשים האומר רגלה של זו עולה כולה עולה, אף כשיאמר רגל של זו תחת זו תהא כולה תמורה תחתיה, ל</w:t>
      </w:r>
      <w:r>
        <w:rPr>
          <w:rtl/>
        </w:rPr>
        <w:t>מאן</w:t>
      </w:r>
      <w:r>
        <w:rPr>
          <w:rFonts w:hint="cs"/>
          <w:rtl/>
        </w:rPr>
        <w:t xml:space="preserve"> </w:t>
      </w:r>
      <w:r w:rsidRPr="00C63571">
        <w:rPr>
          <w:rtl/>
        </w:rPr>
        <w:t xml:space="preserve">מהדר ליה? </w:t>
      </w:r>
    </w:p>
    <w:p w14:paraId="6CAF6C04" w14:textId="77777777" w:rsidR="0046556D" w:rsidRDefault="00BD6C4F" w:rsidP="00BD6C4F">
      <w:pPr>
        <w:rPr>
          <w:rtl/>
        </w:rPr>
      </w:pPr>
      <w:r w:rsidRPr="00C63571">
        <w:rPr>
          <w:rtl/>
        </w:rPr>
        <w:t>אי</w:t>
      </w:r>
      <w:r>
        <w:rPr>
          <w:rFonts w:hint="cs"/>
          <w:rtl/>
        </w:rPr>
        <w:t xml:space="preserve"> </w:t>
      </w:r>
      <w:r>
        <w:rPr>
          <w:rStyle w:val="2fb"/>
          <w:rFonts w:hint="cs"/>
          <w:rtl/>
          <w:rPrChange w:id="12200" w:author="מנוע אמוראים" w:date="2026-10-05T16:40:54Z">
            <w:rPr>
              <w:rFonts w:hint="cs"/>
              <w:rtl/>
            </w:rPr>
          </w:rPrChange>
        </w:rPr>
        <w:t xml:space="preserve">לר</w:t>
      </w:r>
      <w:r>
        <w:rPr>
          <w:rStyle w:val="2fb"/>
          <w:rtl/>
          <w:rPrChange w:id="12201" w:author="מנוע אמוראים" w:date="2026-10-05T16:40:54Z">
            <w:rPr>
              <w:rtl/>
            </w:rPr>
          </w:rPrChange>
        </w:rPr>
        <w:t xml:space="preserve">"</w:t>
      </w:r>
      <w:r>
        <w:rPr>
          <w:rStyle w:val="2fb"/>
          <w:rFonts w:hint="cs"/>
          <w:rtl/>
          <w:rPrChange w:id="12202" w:author="מנוע אמוראים" w:date="2026-10-05T16:40:54Z">
            <w:rPr>
              <w:rFonts w:hint="cs"/>
              <w:rtl/>
            </w:rPr>
          </w:rPrChange>
        </w:rPr>
        <w:t xml:space="preserve">מ</w:t>
      </w:r>
      <w:r>
        <w:rPr>
          <w:rFonts w:hint="cs"/>
          <w:rtl/>
        </w:rPr>
        <w:t xml:space="preserve"> </w:t>
      </w:r>
      <w:r>
        <w:rPr>
          <w:rStyle w:val="2fb"/>
          <w:rFonts w:hint="cs"/>
          <w:rtl/>
          <w:rPrChange w:id="12203" w:author="מנוע אמוראים" w:date="2026-10-05T16:40:54Z">
            <w:rPr>
              <w:rFonts w:hint="cs"/>
              <w:rtl/>
            </w:rPr>
          </w:rPrChange>
        </w:rPr>
        <w:t xml:space="preserve">ור</w:t>
      </w:r>
      <w:r>
        <w:rPr>
          <w:rStyle w:val="2fb"/>
          <w:rtl/>
          <w:rPrChange w:id="12204" w:author="מנוע אמוראים" w:date="2026-10-05T16:40:54Z">
            <w:rPr>
              <w:rtl/>
            </w:rPr>
          </w:rPrChange>
        </w:rPr>
        <w:t xml:space="preserve">"</w:t>
      </w:r>
      <w:r>
        <w:rPr>
          <w:rStyle w:val="2fb"/>
          <w:rFonts w:hint="cs"/>
          <w:rtl/>
          <w:rPrChange w:id="12205" w:author="מנוע אמוראים" w:date="2026-10-05T16:40:54Z">
            <w:rPr>
              <w:rFonts w:hint="cs"/>
              <w:rtl/>
            </w:rPr>
          </w:rPrChange>
        </w:rPr>
        <w:t xml:space="preserve">י</w:t>
      </w:r>
      <w:r w:rsidRPr="00C63571">
        <w:rPr>
          <w:rtl/>
        </w:rPr>
        <w:t xml:space="preserve"> - מי אית להו האי סברא? והתניא: יכול האומר רגלה של זו עולה תהא כולה עולה, ת"ל:</w:t>
      </w:r>
      <w:r w:rsidRPr="00A71A5E">
        <w:rPr>
          <w:rStyle w:val="afffff0"/>
          <w:rtl/>
        </w:rPr>
        <w:t xml:space="preserve"> 'כל אשר יתן ממנו לה' </w:t>
      </w:r>
      <w:r w:rsidRPr="00C63571">
        <w:rPr>
          <w:rtl/>
        </w:rPr>
        <w:t>יהיה קדש</w:t>
      </w:r>
      <w:r>
        <w:rPr>
          <w:rFonts w:hint="cs"/>
          <w:rtl/>
        </w:rPr>
        <w:t>'</w:t>
      </w:r>
      <w:r w:rsidRPr="00C63571">
        <w:rPr>
          <w:rtl/>
        </w:rPr>
        <w:t xml:space="preserve">, </w:t>
      </w:r>
      <w:r>
        <w:rPr>
          <w:rtl/>
        </w:rPr>
        <w:t>ולא כולו קדש,</w:t>
      </w:r>
      <w:r w:rsidRPr="00A71A5E">
        <w:rPr>
          <w:rStyle w:val="afffff0"/>
          <w:rFonts w:hint="cs"/>
          <w:rtl/>
        </w:rPr>
        <w:t xml:space="preserve"> 'יהיה' </w:t>
      </w:r>
      <w:r>
        <w:rPr>
          <w:rFonts w:hint="cs"/>
          <w:rtl/>
        </w:rPr>
        <w:t xml:space="preserve">בהוויתה תהא ולא תצא לחולין </w:t>
      </w:r>
      <w:r>
        <w:rPr>
          <w:rtl/>
        </w:rPr>
        <w:t xml:space="preserve"> </w:t>
      </w:r>
    </w:p>
    <w:p w14:paraId="20CFB5E3" w14:textId="0F238FB2" w:rsidR="0046556D" w:rsidRDefault="00BD6C4F" w:rsidP="00BD6C4F">
      <w:pPr>
        <w:rPr>
          <w:rtl/>
        </w:rPr>
      </w:pPr>
      <w:r>
        <w:rPr>
          <w:rStyle w:val="2fb"/>
          <w:rFonts w:hint="cs"/>
          <w:rtl/>
          <w:rPrChange w:id="12206" w:author="מנוע אמוראים" w:date="2026-10-05T16:40:54Z">
            <w:rPr>
              <w:rFonts w:hint="cs"/>
              <w:rtl/>
            </w:rPr>
          </w:rPrChange>
        </w:rPr>
        <w:t xml:space="preserve">לר</w:t>
      </w:r>
      <w:r>
        <w:rPr>
          <w:rStyle w:val="2fb"/>
          <w:rtl/>
          <w:rPrChange w:id="12207" w:author="מנוע אמוראים" w:date="2026-10-05T16:40:54Z">
            <w:rPr>
              <w:rtl/>
            </w:rPr>
          </w:rPrChange>
        </w:rPr>
        <w:t xml:space="preserve">"</w:t>
      </w:r>
      <w:r>
        <w:rPr>
          <w:rStyle w:val="2fb"/>
          <w:rFonts w:hint="cs"/>
          <w:rtl/>
          <w:rPrChange w:id="12208" w:author="מנוע אמוראים" w:date="2026-10-05T16:40:54Z">
            <w:rPr>
              <w:rFonts w:hint="cs"/>
              <w:rtl/>
            </w:rPr>
          </w:rPrChange>
        </w:rPr>
        <w:t xml:space="preserve">מ</w:t>
      </w:r>
      <w:r>
        <w:rPr>
          <w:rFonts w:hint="cs"/>
          <w:rtl/>
        </w:rPr>
        <w:t xml:space="preserve"> </w:t>
      </w:r>
      <w:r>
        <w:rPr>
          <w:rStyle w:val="2fb"/>
          <w:rFonts w:hint="cs"/>
          <w:rtl/>
          <w:rPrChange w:id="12209" w:author="מנוע אמוראים" w:date="2026-10-05T16:40:54Z">
            <w:rPr>
              <w:rFonts w:hint="cs"/>
              <w:rtl/>
            </w:rPr>
          </w:rPrChange>
        </w:rPr>
        <w:t xml:space="preserve">ור</w:t>
      </w:r>
      <w:r>
        <w:rPr>
          <w:rStyle w:val="2fb"/>
          <w:rtl/>
          <w:rPrChange w:id="12210" w:author="מנוע אמוראים" w:date="2026-10-05T16:40:54Z">
            <w:rPr>
              <w:rtl/>
            </w:rPr>
          </w:rPrChange>
        </w:rPr>
        <w:t xml:space="preserve">"</w:t>
      </w:r>
      <w:r>
        <w:rPr>
          <w:rStyle w:val="2fb"/>
          <w:rFonts w:hint="cs"/>
          <w:rtl/>
          <w:rPrChange w:id="12211" w:author="מנוע אמוראים" w:date="2026-10-05T16:40:54Z">
            <w:rPr>
              <w:rFonts w:hint="cs"/>
              <w:rtl/>
            </w:rPr>
          </w:rPrChange>
        </w:rPr>
        <w:t xml:space="preserve">י</w:t>
      </w:r>
      <w:r>
        <w:rPr>
          <w:rFonts w:hint="cs"/>
          <w:rtl/>
        </w:rPr>
        <w:t xml:space="preserve">: </w:t>
      </w:r>
      <w:r w:rsidRPr="00C63571">
        <w:rPr>
          <w:rtl/>
        </w:rPr>
        <w:t xml:space="preserve">תמכר לצרכי עולות, ודמיה חולין, חוץ מדמי אבר שבה, </w:t>
      </w:r>
    </w:p>
    <w:p w14:paraId="5B81969C" w14:textId="624C4799" w:rsidR="0046556D" w:rsidRDefault="00BD6C4F" w:rsidP="00BD6C4F">
      <w:pPr>
        <w:rPr>
          <w:rtl/>
        </w:rPr>
      </w:pPr>
      <w:r>
        <w:rPr>
          <w:rFonts w:hint="cs"/>
          <w:rtl/>
        </w:rPr>
        <w:t xml:space="preserve">רבי יוסי </w:t>
      </w:r>
      <w:r>
        <w:rPr>
          <w:rtl/>
        </w:rPr>
        <w:t xml:space="preserve"> </w:t>
      </w:r>
      <w:r>
        <w:rPr>
          <w:rStyle w:val="2fb"/>
          <w:rtl/>
          <w:rPrChange w:id="12212" w:author="מנוע אמוראים" w:date="2026-10-05T16:40:54Z">
            <w:rPr>
              <w:rtl/>
            </w:rPr>
          </w:rPrChange>
        </w:rPr>
        <w:t xml:space="preserve">ור</w:t>
      </w:r>
      <w:r>
        <w:rPr>
          <w:rStyle w:val="2fb"/>
          <w:rtl/>
          <w:rPrChange w:id="12213" w:author="מנוע אמוראים" w:date="2026-10-05T16:40:54Z">
            <w:rPr>
              <w:rtl/>
            </w:rPr>
          </w:rPrChange>
        </w:rPr>
        <w:t xml:space="preserve">"</w:t>
      </w:r>
      <w:r>
        <w:rPr>
          <w:rStyle w:val="2fb"/>
          <w:rFonts w:hint="cs"/>
          <w:rtl/>
          <w:rPrChange w:id="12214" w:author="מנוע אמוראים" w:date="2026-10-05T16:40:54Z">
            <w:rPr>
              <w:rFonts w:hint="cs"/>
              <w:rtl/>
            </w:rPr>
          </w:rPrChange>
        </w:rPr>
        <w:t xml:space="preserve">ש</w:t>
      </w:r>
      <w:r>
        <w:rPr>
          <w:rtl/>
        </w:rPr>
        <w:t xml:space="preserve">: מנין לאומר רגלה של זו עולה </w:t>
      </w:r>
      <w:r w:rsidRPr="00C63571">
        <w:rPr>
          <w:rtl/>
        </w:rPr>
        <w:t>תהא כולה עולה? ת"ל:</w:t>
      </w:r>
      <w:r w:rsidRPr="00A71A5E">
        <w:rPr>
          <w:rStyle w:val="afffff0"/>
          <w:rtl/>
        </w:rPr>
        <w:t xml:space="preserve"> 'יהיה לרבות את כולה</w:t>
      </w:r>
      <w:r w:rsidRPr="00A71A5E">
        <w:rPr>
          <w:rStyle w:val="afffff0"/>
          <w:rFonts w:hint="cs"/>
          <w:rtl/>
        </w:rPr>
        <w:t>'</w:t>
      </w:r>
      <w:r w:rsidRPr="00A71A5E">
        <w:rPr>
          <w:rStyle w:val="afffff0"/>
          <w:rtl/>
        </w:rPr>
        <w:t>.</w:t>
      </w:r>
    </w:p>
    <w:p w14:paraId="157BD403" w14:textId="77777777" w:rsidR="0046556D" w:rsidRDefault="00BD6C4F" w:rsidP="00BD6C4F">
      <w:pPr>
        <w:rPr>
          <w:rtl/>
        </w:rPr>
      </w:pPr>
      <w:r>
        <w:rPr>
          <w:rtl/>
        </w:rPr>
        <w:t xml:space="preserve">אי </w:t>
      </w:r>
      <w:r>
        <w:rPr>
          <w:rStyle w:val="2fb"/>
          <w:rtl/>
          <w:rPrChange w:id="12215" w:author="מנוע אמוראים" w:date="2026-10-05T16:40:54Z">
            <w:rPr>
              <w:rtl/>
            </w:rPr>
          </w:rPrChange>
        </w:rPr>
        <w:t xml:space="preserve">לר</w:t>
      </w:r>
      <w:r>
        <w:rPr>
          <w:rStyle w:val="2fb"/>
          <w:rtl/>
          <w:rPrChange w:id="12216" w:author="מנוע אמוראים" w:date="2026-10-05T16:40:54Z">
            <w:rPr>
              <w:rtl/>
            </w:rPr>
          </w:rPrChange>
        </w:rPr>
        <w:t xml:space="preserve">"</w:t>
      </w:r>
      <w:r>
        <w:rPr>
          <w:rStyle w:val="2fb"/>
          <w:rFonts w:hint="cs"/>
          <w:rtl/>
          <w:rPrChange w:id="12217" w:author="מנוע אמוראים" w:date="2026-10-05T16:40:54Z">
            <w:rPr>
              <w:rFonts w:hint="cs"/>
              <w:rtl/>
            </w:rPr>
          </w:rPrChange>
        </w:rPr>
        <w:t xml:space="preserve">מ</w:t>
      </w:r>
      <w:r>
        <w:rPr>
          <w:rFonts w:hint="cs"/>
          <w:rtl/>
        </w:rPr>
        <w:t xml:space="preserve"> </w:t>
      </w:r>
      <w:r>
        <w:rPr>
          <w:rStyle w:val="2fb"/>
          <w:rFonts w:hint="cs"/>
          <w:rtl/>
          <w:rPrChange w:id="12218" w:author="מנוע אמוראים" w:date="2026-10-05T16:40:54Z">
            <w:rPr>
              <w:rFonts w:hint="cs"/>
              <w:rtl/>
            </w:rPr>
          </w:rPrChange>
        </w:rPr>
        <w:t xml:space="preserve">ור</w:t>
      </w:r>
      <w:r>
        <w:rPr>
          <w:rStyle w:val="2fb"/>
          <w:rtl/>
          <w:rPrChange w:id="12219" w:author="מנוע אמוראים" w:date="2026-10-05T16:40:54Z">
            <w:rPr>
              <w:rtl/>
            </w:rPr>
          </w:rPrChange>
        </w:rPr>
        <w:t xml:space="preserve">"</w:t>
      </w:r>
      <w:r>
        <w:rPr>
          <w:rStyle w:val="2fb"/>
          <w:rFonts w:hint="cs"/>
          <w:rtl/>
          <w:rPrChange w:id="12220" w:author="מנוע אמוראים" w:date="2026-10-05T16:40:54Z">
            <w:rPr>
              <w:rFonts w:hint="cs"/>
              <w:rtl/>
            </w:rPr>
          </w:rPrChange>
        </w:rPr>
        <w:t xml:space="preserve">י</w:t>
      </w:r>
      <w:r>
        <w:rPr>
          <w:rFonts w:hint="cs"/>
          <w:rtl/>
        </w:rPr>
        <w:t xml:space="preserve"> </w:t>
      </w:r>
      <w:r w:rsidRPr="00C63571">
        <w:rPr>
          <w:rtl/>
        </w:rPr>
        <w:t xml:space="preserve">אית להו האי סברא? אלא </w:t>
      </w:r>
      <w:r>
        <w:rPr>
          <w:rStyle w:val="2fb"/>
          <w:rFonts w:hint="cs"/>
          <w:rtl/>
          <w:rPrChange w:id="12221" w:author="מנוע אמוראים" w:date="2026-10-05T16:40:54Z">
            <w:rPr>
              <w:rFonts w:hint="cs"/>
              <w:rtl/>
            </w:rPr>
          </w:rPrChange>
        </w:rPr>
        <w:t xml:space="preserve">לר</w:t>
      </w:r>
      <w:r>
        <w:rPr>
          <w:rStyle w:val="2fb"/>
          <w:rtl/>
          <w:rPrChange w:id="12222" w:author="מנוע אמוראים" w:date="2026-10-05T16:40:54Z">
            <w:rPr>
              <w:rtl/>
            </w:rPr>
          </w:rPrChange>
        </w:rPr>
        <w:t xml:space="preserve">"</w:t>
      </w:r>
      <w:r>
        <w:rPr>
          <w:rStyle w:val="2fb"/>
          <w:rFonts w:hint="cs"/>
          <w:rtl/>
          <w:rPrChange w:id="12223" w:author="מנוע אמוראים" w:date="2026-10-05T16:40:54Z">
            <w:rPr>
              <w:rFonts w:hint="cs"/>
              <w:rtl/>
            </w:rPr>
          </w:rPrChange>
        </w:rPr>
        <w:t xml:space="preserve">ש</w:t>
      </w:r>
      <w:r>
        <w:rPr>
          <w:rFonts w:hint="cs"/>
          <w:rtl/>
        </w:rPr>
        <w:t xml:space="preserve">  ו</w:t>
      </w:r>
      <w:r w:rsidR="00BF1CF6">
        <w:rPr>
          <w:rFonts w:hint="cs"/>
          <w:rtl/>
        </w:rPr>
        <w:t>דחי#</w:t>
      </w:r>
      <w:r>
        <w:rPr>
          <w:rFonts w:hint="cs"/>
          <w:rtl/>
        </w:rPr>
        <w:t xml:space="preserve"> ד</w:t>
      </w:r>
      <w:r w:rsidRPr="00C63571">
        <w:rPr>
          <w:rtl/>
        </w:rPr>
        <w:t>רבי יוסי טעמא דנפשיה קאמר.</w:t>
      </w:r>
    </w:p>
    <w:p w14:paraId="4A813BCC"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16" w:author="קלוד" w:date="2026-10-06T10:08:36Z"/>
        </w:rPr>
      </w:pPr>
      <w:ins w:id="20115" w:author="קלוד" w:date="2026-10-06T10:08:36Z">
        <w:r>
          <w:t xml:space="preserve">משנה ב</w:t>
        </w:r>
      </w:ins>
    </w:p>
    <w:p w14:paraId="5ADFF09A" w14:textId="77777777" w:rsidR="00BD6C4F" w:rsidRPr="003D23F5" w:rsidRDefault="00BD6C4F" w:rsidP="00BD6C4F">
      <w:pPr>
        <w:pStyle w:val="afff9"/>
        <w:rPr>
          <w:del w:id="20096" w:author="קלוד" w:date="2026-10-06T10:14:23Z"/>
          <w:rtl/>
        </w:rPr>
      </w:pPr>
      <w:ins w:id="9857" w:author="מספור קטעי משנה" w:date="2026-10-06T06:45:19Z">
        <w:del w:id="20094" w:author="קלוד" w:date="2026-10-06T10:14:23Z">
          <w:r>
            <w:rPr>
              <w:rStyle w:val="MisparKeta"/>
            </w:rPr>
            <w:delText xml:space="preserve">א. </w:delText>
          </w:r>
        </w:del>
      </w:ins>
      <w:del w:id="20095" w:author="קלוד" w:date="2026-10-06T10:14:23Z">
        <w:r w:rsidRPr="003D23F5">
          <w:rPr>
            <w:rtl/>
          </w:rPr>
          <w:delText xml:space="preserve">מתני'.</w:delText>
        </w:r>
      </w:del>
    </w:p>
    <w:p w14:paraId="5C1E2893" w14:textId="77777777" w:rsidR="00BD6C4F" w:rsidRPr="003D23F5" w:rsidRDefault="00BD6C4F" w:rsidP="00BD6C4F">
      <w:pPr>
        <w:pStyle w:val="afff9"/>
        <w:spacing w:before="120"/>
        <w:rPr>
          <w:rtl/>
        </w:rPr>
        <w:pPrChange w:id="90037" w:author="קלוד" w:date="2026-10-08T12:08:16Z">
          <w:pPr>
            <w:pStyle w:val="afff9"/>
          </w:pPr>
        </w:pPrChange>
      </w:pPr>
      <w:r w:rsidRPr="003D23F5">
        <w:rPr>
          <w:rtl/>
        </w:rPr>
        <w:t>המבכרת המקשה לילד - מחתך אבר אבר, ומשליך לכלבים.</w:t>
      </w:r>
    </w:p>
    <w:p w14:paraId="0C076712" w14:textId="77777777" w:rsidR="00BD6C4F" w:rsidRPr="003D23F5" w:rsidRDefault="00BD6C4F" w:rsidP="00BD6C4F">
      <w:pPr>
        <w:pStyle w:val="afff9"/>
        <w:rPr>
          <w:rtl/>
        </w:rPr>
      </w:pPr>
      <w:r w:rsidRPr="003D23F5">
        <w:rPr>
          <w:rtl/>
        </w:rPr>
        <w:t>יצא רובו - הרי זה יקבר, ונפטרת מן הבכורה.</w:t>
      </w:r>
    </w:p>
    <w:p w14:paraId="1309E4F3" w14:textId="77777777" w:rsidR="0046556D" w:rsidRDefault="00BD6C4F" w:rsidP="00BD6C4F">
      <w:pPr>
        <w:jc w:val="center"/>
        <w:rPr>
          <w:rtl/>
        </w:rPr>
      </w:pPr>
      <w:r>
        <w:rPr>
          <w:rFonts w:ascii="BA חניכי הישיבות" w:hAnsi="BA חניכי הישיבות" w:cs="BA חניכי הישיבות"/>
          <w:rtl/>
        </w:rPr>
        <w:t>׻</w:t>
      </w:r>
    </w:p>
    <w:p w14:paraId="7DA0F5B9" w14:textId="77777777" w:rsidR="0046556D" w:rsidRDefault="00BD6C4F" w:rsidP="00BD6C4F">
      <w:pPr>
        <w:rPr>
          <w:b/>
          <w:bCs/>
          <w:rtl/>
        </w:rPr>
      </w:pPr>
      <w:r w:rsidRPr="00D468E8">
        <w:rPr>
          <w:b/>
          <w:bCs/>
          <w:rtl/>
        </w:rPr>
        <w:t>אתמר יצא שליש ומכרו ל</w:t>
      </w:r>
      <w:r>
        <w:rPr>
          <w:b/>
          <w:bCs/>
          <w:rtl/>
        </w:rPr>
        <w:t>עכו"ם</w:t>
      </w:r>
      <w:r w:rsidRPr="00D468E8">
        <w:rPr>
          <w:b/>
          <w:bCs/>
          <w:rtl/>
        </w:rPr>
        <w:t>, וחזר ויצא שליש אחר;</w:t>
      </w:r>
    </w:p>
    <w:p w14:paraId="22FFA3EF" w14:textId="77777777" w:rsidR="0046556D" w:rsidRDefault="00BD6C4F" w:rsidP="00BD6C4F">
      <w:pPr>
        <w:rPr>
          <w:rtl/>
        </w:rPr>
      </w:pPr>
      <w:r>
        <w:rPr>
          <w:rStyle w:val="2fb"/>
          <w:rFonts w:hint="cs"/>
          <w:rtl/>
          <w:rPrChange w:id="12224" w:author="מנוע אמוראים" w:date="2026-10-05T16:40:54Z">
            <w:rPr>
              <w:rFonts w:hint="cs"/>
              <w:rtl/>
            </w:rPr>
          </w:rPrChange>
        </w:rPr>
        <w:t xml:space="preserve">לר</w:t>
      </w:r>
      <w:r>
        <w:rPr>
          <w:rStyle w:val="2fb"/>
          <w:rtl/>
          <w:rPrChange w:id="12225" w:author="מנוע אמוראים" w:date="2026-10-05T16:40:54Z">
            <w:rPr>
              <w:rtl/>
            </w:rPr>
          </w:rPrChange>
        </w:rPr>
        <w:t xml:space="preserve">"</w:t>
      </w:r>
      <w:r>
        <w:rPr>
          <w:rStyle w:val="2fb"/>
          <w:rFonts w:hint="cs"/>
          <w:rtl/>
          <w:rPrChange w:id="12226" w:author="מנוע אמוראים" w:date="2026-10-05T16:40:54Z">
            <w:rPr>
              <w:rFonts w:hint="cs"/>
              <w:rtl/>
            </w:rPr>
          </w:rPrChange>
        </w:rPr>
        <w:t xml:space="preserve">ה</w:t>
      </w:r>
      <w:r>
        <w:rPr>
          <w:rFonts w:hint="cs"/>
          <w:rtl/>
        </w:rPr>
        <w:t xml:space="preserve">: </w:t>
      </w:r>
      <w:r w:rsidRPr="00C63571">
        <w:rPr>
          <w:rtl/>
        </w:rPr>
        <w:t xml:space="preserve">קדוש, </w:t>
      </w:r>
      <w:r>
        <w:rPr>
          <w:rFonts w:hint="cs"/>
          <w:rtl/>
        </w:rPr>
        <w:t>דס"ל</w:t>
      </w:r>
      <w:r w:rsidRPr="00C63571">
        <w:rPr>
          <w:rtl/>
        </w:rPr>
        <w:t xml:space="preserve">: </w:t>
      </w:r>
      <w:r w:rsidRPr="00D468E8">
        <w:rPr>
          <w:rtl/>
        </w:rPr>
        <w:t>למפרע</w:t>
      </w:r>
      <w:r w:rsidRPr="00C63571">
        <w:rPr>
          <w:rtl/>
        </w:rPr>
        <w:t xml:space="preserve"> </w:t>
      </w:r>
      <w:r w:rsidRPr="00D468E8">
        <w:rPr>
          <w:rtl/>
        </w:rPr>
        <w:t>קדוש</w:t>
      </w:r>
      <w:r w:rsidRPr="00C63571">
        <w:rPr>
          <w:rtl/>
        </w:rPr>
        <w:t>, וכיון ד</w:t>
      </w:r>
      <w:r>
        <w:rPr>
          <w:rFonts w:hint="cs"/>
          <w:rtl/>
        </w:rPr>
        <w:t>יצא רובו</w:t>
      </w:r>
      <w:r w:rsidRPr="00C63571">
        <w:rPr>
          <w:rtl/>
        </w:rPr>
        <w:t xml:space="preserve">, </w:t>
      </w:r>
      <w:r>
        <w:rPr>
          <w:rFonts w:hint="cs"/>
          <w:rtl/>
        </w:rPr>
        <w:t xml:space="preserve">מתברר </w:t>
      </w:r>
      <w:r w:rsidRPr="00C63571">
        <w:rPr>
          <w:rtl/>
        </w:rPr>
        <w:t>למפרע דמעיקרא ה</w:t>
      </w:r>
      <w:r>
        <w:rPr>
          <w:rtl/>
        </w:rPr>
        <w:t>וה קדוש, ו</w:t>
      </w:r>
      <w:r>
        <w:rPr>
          <w:rFonts w:hint="cs"/>
          <w:rtl/>
        </w:rPr>
        <w:t>לא מכר כלום</w:t>
      </w:r>
    </w:p>
    <w:p w14:paraId="4440C6B0" w14:textId="77777777" w:rsidR="0046556D" w:rsidRDefault="00BD6C4F" w:rsidP="00BD6C4F">
      <w:pPr>
        <w:rPr>
          <w:rtl/>
        </w:rPr>
      </w:pPr>
      <w:r w:rsidRPr="00C63571">
        <w:rPr>
          <w:rtl/>
        </w:rPr>
        <w:t>רבה</w:t>
      </w:r>
      <w:r>
        <w:rPr>
          <w:rFonts w:hint="cs"/>
          <w:rtl/>
        </w:rPr>
        <w:t>:</w:t>
      </w:r>
      <w:r w:rsidRPr="00C63571">
        <w:rPr>
          <w:rtl/>
        </w:rPr>
        <w:t xml:space="preserve"> אינו קדוש, </w:t>
      </w:r>
      <w:r w:rsidRPr="00D468E8">
        <w:rPr>
          <w:rFonts w:hint="cs"/>
          <w:b/>
          <w:bCs/>
          <w:rtl/>
        </w:rPr>
        <w:t>ד</w:t>
      </w:r>
      <w:r w:rsidRPr="00D468E8">
        <w:rPr>
          <w:b/>
          <w:bCs/>
          <w:rtl/>
        </w:rPr>
        <w:t>מכאן ולהבא קדוש,</w:t>
      </w:r>
      <w:r w:rsidRPr="00C63571">
        <w:rPr>
          <w:rtl/>
        </w:rPr>
        <w:t xml:space="preserve"> ומאי דזבין שפיר זבין, ואזדו לטעמייהו, </w:t>
      </w:r>
    </w:p>
    <w:p w14:paraId="041336FE" w14:textId="77777777" w:rsidR="0046556D" w:rsidRDefault="0046556D" w:rsidP="00BD6C4F">
      <w:pPr>
        <w:rPr>
          <w:b/>
          <w:bCs/>
          <w:rtl/>
        </w:rPr>
      </w:pPr>
    </w:p>
    <w:p w14:paraId="703154B6" w14:textId="77777777" w:rsidR="0046556D" w:rsidRDefault="00BD6C4F" w:rsidP="00BD6C4F">
      <w:pPr>
        <w:rPr>
          <w:b/>
          <w:bCs/>
          <w:rtl/>
        </w:rPr>
      </w:pPr>
      <w:r w:rsidRPr="00D468E8">
        <w:rPr>
          <w:b/>
          <w:bCs/>
          <w:rtl/>
        </w:rPr>
        <w:t>יצא שליש דרך דופן, ושני שלישי דרך רחם;</w:t>
      </w:r>
    </w:p>
    <w:p w14:paraId="2F8BAAED" w14:textId="77777777" w:rsidR="0046556D" w:rsidRDefault="00BD6C4F" w:rsidP="00BD6C4F">
      <w:pPr>
        <w:rPr>
          <w:rtl/>
        </w:rPr>
      </w:pPr>
      <w:r w:rsidRPr="00C63571">
        <w:rPr>
          <w:rtl/>
        </w:rPr>
        <w:t xml:space="preserve">רב הונא אמר: </w:t>
      </w:r>
      <w:r>
        <w:rPr>
          <w:rFonts w:hint="cs"/>
          <w:rtl/>
        </w:rPr>
        <w:t>אינו קדוש</w:t>
      </w:r>
      <w:r w:rsidRPr="00C63571">
        <w:rPr>
          <w:rtl/>
        </w:rPr>
        <w:t>, דלמפרע קדוש, ורובא קמא ליתיה ברחם.</w:t>
      </w:r>
    </w:p>
    <w:p w14:paraId="1C2913A7" w14:textId="77777777" w:rsidR="0046556D" w:rsidRDefault="00BD6C4F" w:rsidP="00BD6C4F">
      <w:pPr>
        <w:rPr>
          <w:rtl/>
        </w:rPr>
      </w:pPr>
      <w:r w:rsidRPr="00C63571">
        <w:rPr>
          <w:rtl/>
        </w:rPr>
        <w:t>רבה אמר: קדוש,</w:t>
      </w:r>
      <w:r>
        <w:rPr>
          <w:rFonts w:hint="cs"/>
          <w:rtl/>
        </w:rPr>
        <w:t xml:space="preserve"> ולטעמיה ד</w:t>
      </w:r>
      <w:r w:rsidRPr="00C63571">
        <w:rPr>
          <w:rtl/>
        </w:rPr>
        <w:t>מכאן ולהבא קדוש, ורובא דרך רחם נפיק.</w:t>
      </w:r>
    </w:p>
    <w:p w14:paraId="6EE3A111" w14:textId="77777777" w:rsidR="0046556D" w:rsidRDefault="00BD6C4F" w:rsidP="00BD6C4F">
      <w:pPr>
        <w:rPr>
          <w:rtl/>
        </w:rPr>
      </w:pPr>
      <w:r w:rsidRPr="00D468E8">
        <w:rPr>
          <w:b/>
          <w:bCs/>
          <w:rtl/>
        </w:rPr>
        <w:t>וצריכא</w:t>
      </w:r>
      <w:r>
        <w:rPr>
          <w:rtl/>
        </w:rPr>
        <w:t xml:space="preserve"> </w:t>
      </w:r>
      <w:r>
        <w:rPr>
          <w:rStyle w:val="2fb"/>
          <w:rFonts w:hint="cs"/>
          <w:rtl/>
          <w:rPrChange w:id="12227" w:author="מנוע אמוראים" w:date="2026-10-05T16:40:54Z">
            <w:rPr>
              <w:rFonts w:hint="cs"/>
              <w:rtl/>
            </w:rPr>
          </w:rPrChange>
        </w:rPr>
        <w:t xml:space="preserve">לר</w:t>
      </w:r>
      <w:r>
        <w:rPr>
          <w:rStyle w:val="2fb"/>
          <w:rtl/>
          <w:rPrChange w:id="12228" w:author="מנוע אמוראים" w:date="2026-10-05T16:40:54Z">
            <w:rPr>
              <w:rtl/>
            </w:rPr>
          </w:rPrChange>
        </w:rPr>
        <w:t xml:space="preserve">"</w:t>
      </w:r>
      <w:r>
        <w:rPr>
          <w:rStyle w:val="2fb"/>
          <w:rFonts w:hint="cs"/>
          <w:rtl/>
          <w:rPrChange w:id="12229" w:author="מנוע אמוראים" w:date="2026-10-05T16:40:54Z">
            <w:rPr>
              <w:rFonts w:hint="cs"/>
              <w:rtl/>
            </w:rPr>
          </w:rPrChange>
        </w:rPr>
        <w:t xml:space="preserve">ה</w:t>
      </w:r>
      <w:r>
        <w:rPr>
          <w:rFonts w:hint="cs"/>
          <w:rtl/>
        </w:rPr>
        <w:t xml:space="preserve"> דבחומרא לא מודה לרבה, ושרבהלא מודה </w:t>
      </w:r>
      <w:r>
        <w:rPr>
          <w:rStyle w:val="2fb"/>
          <w:rFonts w:hint="cs"/>
          <w:rtl/>
          <w:rPrChange w:id="12230" w:author="מנוע אמוראים" w:date="2026-10-05T16:40:54Z">
            <w:rPr>
              <w:rFonts w:hint="cs"/>
              <w:rtl/>
            </w:rPr>
          </w:rPrChange>
        </w:rPr>
        <w:t xml:space="preserve">לר</w:t>
      </w:r>
      <w:r>
        <w:rPr>
          <w:rStyle w:val="2fb"/>
          <w:rtl/>
          <w:rPrChange w:id="12231" w:author="מנוע אמוראים" w:date="2026-10-05T16:40:54Z">
            <w:rPr>
              <w:rtl/>
            </w:rPr>
          </w:rPrChange>
        </w:rPr>
        <w:t xml:space="preserve">"</w:t>
      </w:r>
      <w:r>
        <w:rPr>
          <w:rStyle w:val="2fb"/>
          <w:rFonts w:hint="cs"/>
          <w:rtl/>
          <w:rPrChange w:id="12232" w:author="מנוע אמוראים" w:date="2026-10-05T16:40:54Z">
            <w:rPr>
              <w:rFonts w:hint="cs"/>
              <w:rtl/>
            </w:rPr>
          </w:rPrChange>
        </w:rPr>
        <w:t xml:space="preserve">ה</w:t>
      </w:r>
      <w:r>
        <w:rPr>
          <w:rFonts w:hint="cs"/>
          <w:rtl/>
        </w:rPr>
        <w:t xml:space="preserve"> </w:t>
      </w:r>
    </w:p>
    <w:p w14:paraId="2DA6FA3E" w14:textId="77777777" w:rsidR="00BD6C4F" w:rsidRPr="003D23F5" w:rsidRDefault="00BD6C4F" w:rsidP="00F07436">
      <w:pPr>
        <w:pStyle w:val="afff3"/>
        <w:framePr w:wrap="around"/>
        <w:rPr>
          <w:rtl/>
        </w:rPr>
      </w:pPr>
      <w:r w:rsidRPr="003D23F5">
        <w:rPr>
          <w:rFonts w:hint="cs"/>
          <w:rtl/>
        </w:rPr>
        <w:t>ע.</w:t>
      </w:r>
    </w:p>
    <w:p w14:paraId="79DAFA1B" w14:textId="77777777" w:rsidR="0046556D" w:rsidRDefault="00BD6C4F" w:rsidP="00BD6C4F">
      <w:pPr>
        <w:rPr>
          <w:rtl/>
        </w:rPr>
      </w:pPr>
      <w:r w:rsidRPr="00C63571">
        <w:rPr>
          <w:rtl/>
        </w:rPr>
        <w:t>• תנן: המבכרת המקשה לילד - מחתך אבר אבר ומשליך לכלבים;</w:t>
      </w:r>
    </w:p>
    <w:p w14:paraId="60B9D8FD" w14:textId="77777777" w:rsidR="0046556D" w:rsidRDefault="00BD6C4F" w:rsidP="00BD6C4F">
      <w:pPr>
        <w:rPr>
          <w:rtl/>
        </w:rPr>
      </w:pPr>
      <w:r>
        <w:rPr>
          <w:rFonts w:hint="cs"/>
          <w:rtl/>
        </w:rPr>
        <w:t>לאו מחתך ומניח אלא מחתך ומשליך וה</w:t>
      </w:r>
      <w:r w:rsidR="00BF1CF6">
        <w:rPr>
          <w:rtl/>
        </w:rPr>
        <w:t>"</w:t>
      </w:r>
      <w:r>
        <w:rPr>
          <w:rFonts w:hint="cs"/>
          <w:rtl/>
        </w:rPr>
        <w:t>ק דא</w:t>
      </w:r>
      <w:r w:rsidRPr="00C63571">
        <w:rPr>
          <w:rtl/>
        </w:rPr>
        <w:t>בל מחתך ומניח,</w:t>
      </w:r>
      <w:r>
        <w:rPr>
          <w:rFonts w:hint="cs"/>
          <w:rtl/>
        </w:rPr>
        <w:t xml:space="preserve"> </w:t>
      </w:r>
      <w:r w:rsidRPr="00C63571">
        <w:rPr>
          <w:rtl/>
        </w:rPr>
        <w:t>נעשה כמי שיצא רובו - ויקבר.</w:t>
      </w:r>
    </w:p>
    <w:p w14:paraId="54C6536D" w14:textId="77777777" w:rsidR="0046556D" w:rsidRDefault="0046556D" w:rsidP="00BD6C4F">
      <w:pPr>
        <w:rPr>
          <w:rtl/>
        </w:rPr>
      </w:pPr>
    </w:p>
    <w:p w14:paraId="577B5D8E" w14:textId="77777777" w:rsidR="0046556D" w:rsidRDefault="00BD6C4F" w:rsidP="00BD6C4F">
      <w:pPr>
        <w:rPr>
          <w:rtl/>
        </w:rPr>
      </w:pPr>
      <w:r w:rsidRPr="00AB425A">
        <w:rPr>
          <w:b/>
          <w:bCs/>
          <w:rtl/>
        </w:rPr>
        <w:t xml:space="preserve">• בעי רבא: </w:t>
      </w:r>
      <w:r w:rsidRPr="00C63571">
        <w:rPr>
          <w:rtl/>
        </w:rPr>
        <w:t>הלכו באיברין אחר הרוב, או לא</w:t>
      </w:r>
    </w:p>
    <w:p w14:paraId="32C0EC13" w14:textId="2363B1AB" w:rsidR="0046556D" w:rsidRDefault="00BD6C4F" w:rsidP="00BD6C4F">
      <w:pPr>
        <w:rPr>
          <w:rtl/>
        </w:rPr>
      </w:pPr>
      <w:r>
        <w:rPr>
          <w:rFonts w:hint="cs"/>
          <w:rtl/>
        </w:rPr>
        <w:t xml:space="preserve">לאו רוב במיעוט אבר דפשיטא דלא שבקי רוב דעובר ואזלי בתר רוב אבר </w:t>
      </w:r>
    </w:p>
    <w:p w14:paraId="2E2D666D" w14:textId="77777777" w:rsidR="0046556D" w:rsidRDefault="00BD6C4F" w:rsidP="00BD6C4F">
      <w:pPr>
        <w:rPr>
          <w:rtl/>
        </w:rPr>
      </w:pPr>
      <w:r w:rsidRPr="004C288B">
        <w:rPr>
          <w:b/>
          <w:bCs/>
          <w:rtl/>
        </w:rPr>
        <w:t>אלא</w:t>
      </w:r>
      <w:r w:rsidRPr="00C63571">
        <w:rPr>
          <w:rtl/>
        </w:rPr>
        <w:t xml:space="preserve"> כגון שיצא חציו ברוב אבר, </w:t>
      </w:r>
      <w:r>
        <w:rPr>
          <w:rFonts w:hint="cs"/>
          <w:rtl/>
        </w:rPr>
        <w:t>ובעי</w:t>
      </w:r>
      <w:r w:rsidRPr="00C63571">
        <w:rPr>
          <w:rtl/>
        </w:rPr>
        <w:t xml:space="preserve"> ההוא מיעוט דבגואי, מהו למישדייה בתר רוב אבר? </w:t>
      </w:r>
    </w:p>
    <w:p w14:paraId="1EBF2F0E" w14:textId="77777777" w:rsidR="0046556D" w:rsidRDefault="00BD6C4F" w:rsidP="00BD6C4F">
      <w:pPr>
        <w:rPr>
          <w:rtl/>
        </w:rPr>
      </w:pPr>
      <w:r>
        <w:rPr>
          <w:rFonts w:hint="cs"/>
          <w:rtl/>
        </w:rPr>
        <w:t>והך ד</w:t>
      </w:r>
      <w:r w:rsidRPr="00C63571">
        <w:rPr>
          <w:rtl/>
        </w:rPr>
        <w:t>יצא רובו הר</w:t>
      </w:r>
      <w:r w:rsidR="00BF1CF6">
        <w:rPr>
          <w:rtl/>
        </w:rPr>
        <w:t>"</w:t>
      </w:r>
      <w:r>
        <w:rPr>
          <w:rFonts w:hint="cs"/>
          <w:rtl/>
        </w:rPr>
        <w:t xml:space="preserve">ז </w:t>
      </w:r>
      <w:r w:rsidRPr="00C63571">
        <w:rPr>
          <w:rtl/>
        </w:rPr>
        <w:t>יקבר,</w:t>
      </w:r>
      <w:r>
        <w:rPr>
          <w:rFonts w:hint="cs"/>
          <w:rtl/>
        </w:rPr>
        <w:t xml:space="preserve">מיירי </w:t>
      </w:r>
      <w:r w:rsidRPr="00C63571">
        <w:rPr>
          <w:rtl/>
        </w:rPr>
        <w:t xml:space="preserve">שיצא רובו במיעוט אבר, </w:t>
      </w:r>
    </w:p>
    <w:p w14:paraId="277CDC31" w14:textId="42A3B4FA" w:rsidR="0046556D" w:rsidRDefault="00BD6C4F" w:rsidP="00BD6C4F">
      <w:pPr>
        <w:rPr>
          <w:rtl/>
        </w:rPr>
      </w:pPr>
      <w:r w:rsidRPr="00C63571">
        <w:rPr>
          <w:rtl/>
        </w:rPr>
        <w:t>וקמ"ל: דלא שבקינן רובו דעובר דבהמה ואזלינן בתר אבר.</w:t>
      </w:r>
    </w:p>
    <w:p w14:paraId="7C180ECD" w14:textId="77777777" w:rsidR="0046556D" w:rsidRDefault="0046556D" w:rsidP="00BD6C4F">
      <w:pPr>
        <w:rPr>
          <w:rtl/>
        </w:rPr>
      </w:pPr>
    </w:p>
    <w:p w14:paraId="41FCC7DB" w14:textId="77777777" w:rsidR="0046556D" w:rsidRDefault="00BD6C4F" w:rsidP="00BD6C4F">
      <w:pPr>
        <w:rPr>
          <w:rtl/>
        </w:rPr>
      </w:pPr>
      <w:r w:rsidRPr="00C63571">
        <w:rPr>
          <w:rtl/>
        </w:rPr>
        <w:t xml:space="preserve">• </w:t>
      </w:r>
      <w:r w:rsidRPr="004C288B">
        <w:rPr>
          <w:b/>
          <w:bCs/>
          <w:rtl/>
        </w:rPr>
        <w:t>בעי רבא:</w:t>
      </w:r>
      <w:r w:rsidRPr="00C63571">
        <w:rPr>
          <w:rtl/>
        </w:rPr>
        <w:t xml:space="preserve"> כרכו בסיב, מהו? בטליתו מהו? בשליתו מהו? בשליא אחרת, מהו? </w:t>
      </w:r>
    </w:p>
    <w:p w14:paraId="198C004A" w14:textId="77777777" w:rsidR="0046556D" w:rsidRDefault="00BD6C4F" w:rsidP="00BD6C4F">
      <w:pPr>
        <w:rPr>
          <w:rtl/>
        </w:rPr>
      </w:pPr>
      <w:r>
        <w:rPr>
          <w:rtl/>
        </w:rPr>
        <w:lastRenderedPageBreak/>
        <w:t>כרכתו ואחזתו והוציאתו</w:t>
      </w:r>
      <w:r w:rsidRPr="00C63571">
        <w:rPr>
          <w:rtl/>
        </w:rPr>
        <w:t xml:space="preserve"> דרך רגליו</w:t>
      </w:r>
      <w:r>
        <w:rPr>
          <w:rFonts w:hint="cs"/>
          <w:rtl/>
        </w:rPr>
        <w:t xml:space="preserve"> מהו? </w:t>
      </w:r>
      <w:r w:rsidRPr="00C63571">
        <w:rPr>
          <w:rtl/>
        </w:rPr>
        <w:t xml:space="preserve">בלעתהו חולדה והוציאתו, והכניסתו והקיאתו ויצא מאליו, מהו? </w:t>
      </w:r>
    </w:p>
    <w:p w14:paraId="2AF3E7A8" w14:textId="77777777" w:rsidR="0046556D" w:rsidRDefault="00BD6C4F" w:rsidP="00BD6C4F">
      <w:pPr>
        <w:rPr>
          <w:rtl/>
        </w:rPr>
      </w:pPr>
      <w:r w:rsidRPr="00C63571">
        <w:rPr>
          <w:rtl/>
        </w:rPr>
        <w:t xml:space="preserve">הדביק שני רחמים, ויצא מזה ונכנס לזה, מהו? </w:t>
      </w:r>
      <w:r>
        <w:rPr>
          <w:rFonts w:hint="cs"/>
          <w:rtl/>
        </w:rPr>
        <w:t xml:space="preserve">רק </w:t>
      </w:r>
      <w:r w:rsidRPr="00C63571">
        <w:rPr>
          <w:rtl/>
        </w:rPr>
        <w:t xml:space="preserve">דידיה פטר, </w:t>
      </w:r>
      <w:r w:rsidRPr="005303E6">
        <w:rPr>
          <w:b/>
          <w:bCs/>
          <w:rtl/>
        </w:rPr>
        <w:t>או"ד</w:t>
      </w:r>
      <w:r w:rsidRPr="00C63571">
        <w:rPr>
          <w:rtl/>
        </w:rPr>
        <w:t xml:space="preserve"> דלאו דידיה נמי פטר? </w:t>
      </w:r>
      <w:r w:rsidRPr="002513D6">
        <w:rPr>
          <w:b/>
          <w:bCs/>
          <w:rtl/>
        </w:rPr>
        <w:t>תיקו</w:t>
      </w:r>
      <w:r w:rsidRPr="00C63571">
        <w:rPr>
          <w:rtl/>
        </w:rPr>
        <w:t>.</w:t>
      </w:r>
    </w:p>
    <w:p w14:paraId="6A0AEA86" w14:textId="77777777" w:rsidR="0046556D" w:rsidRDefault="00BD6C4F" w:rsidP="00BD6C4F">
      <w:pPr>
        <w:rPr>
          <w:rtl/>
        </w:rPr>
      </w:pPr>
      <w:r w:rsidRPr="00C63571">
        <w:rPr>
          <w:rtl/>
        </w:rPr>
        <w:t>• בעי רב אחא: נפתחו כותלי</w:t>
      </w:r>
      <w:r>
        <w:rPr>
          <w:rtl/>
        </w:rPr>
        <w:t xml:space="preserve"> בית הרחם מהו? אויר רחם מקדיש </w:t>
      </w:r>
      <w:r w:rsidRPr="00C63571">
        <w:rPr>
          <w:rtl/>
        </w:rPr>
        <w:t xml:space="preserve">והאיכא, </w:t>
      </w:r>
      <w:r w:rsidRPr="005303E6">
        <w:rPr>
          <w:rtl/>
        </w:rPr>
        <w:t>או"ד</w:t>
      </w:r>
      <w:r>
        <w:rPr>
          <w:rtl/>
        </w:rPr>
        <w:t xml:space="preserve"> נגיעת רחם מקדשה</w:t>
      </w:r>
      <w:r w:rsidRPr="00C63571">
        <w:rPr>
          <w:rtl/>
        </w:rPr>
        <w:t xml:space="preserve"> והא ליכא? </w:t>
      </w:r>
    </w:p>
    <w:p w14:paraId="3FD4165C" w14:textId="77777777" w:rsidR="0046556D" w:rsidRDefault="00BD6C4F" w:rsidP="00AB425A">
      <w:pPr>
        <w:rPr>
          <w:rtl/>
        </w:rPr>
      </w:pPr>
      <w:r w:rsidRPr="00AB425A">
        <w:rPr>
          <w:b/>
          <w:bCs/>
          <w:rtl/>
        </w:rPr>
        <w:t xml:space="preserve">• בעי מר בר </w:t>
      </w:r>
      <w:r>
        <w:rPr>
          <w:rtl/>
        </w:rPr>
        <w:t>רב אשי: נעקרו כותלי בית הרחם</w:t>
      </w:r>
      <w:r>
        <w:rPr>
          <w:rFonts w:hint="cs"/>
          <w:rtl/>
        </w:rPr>
        <w:t xml:space="preserve"> </w:t>
      </w:r>
      <w:r w:rsidRPr="00C63571">
        <w:rPr>
          <w:rtl/>
        </w:rPr>
        <w:t xml:space="preserve">ותלו ליה בצואריה, מאי? </w:t>
      </w:r>
    </w:p>
    <w:p w14:paraId="466A8EAE" w14:textId="1D62BC14" w:rsidR="0046556D" w:rsidRDefault="00BD6C4F" w:rsidP="00BD6C4F">
      <w:pPr>
        <w:rPr>
          <w:rtl/>
        </w:rPr>
      </w:pPr>
      <w:r w:rsidRPr="00C63571">
        <w:rPr>
          <w:rtl/>
        </w:rPr>
        <w:t xml:space="preserve">במקומן מקדשי שלא במקומן לא מקדשי, </w:t>
      </w:r>
      <w:r w:rsidRPr="005303E6">
        <w:rPr>
          <w:b/>
          <w:bCs/>
          <w:rtl/>
        </w:rPr>
        <w:t>או"ד</w:t>
      </w:r>
      <w:r w:rsidRPr="00C63571">
        <w:rPr>
          <w:rtl/>
        </w:rPr>
        <w:t xml:space="preserve"> שלא במקומן נמי מקדשי? </w:t>
      </w:r>
    </w:p>
    <w:p w14:paraId="00F07917" w14:textId="77777777" w:rsidR="0046556D" w:rsidRDefault="00BD6C4F" w:rsidP="00BD6C4F">
      <w:pPr>
        <w:rPr>
          <w:rtl/>
        </w:rPr>
      </w:pPr>
      <w:r w:rsidRPr="00AB425A">
        <w:rPr>
          <w:b/>
          <w:bCs/>
          <w:rtl/>
        </w:rPr>
        <w:t xml:space="preserve">• בעי </w:t>
      </w:r>
      <w:r>
        <w:rPr>
          <w:rStyle w:val="2fb"/>
          <w:rFonts w:hint="cs"/>
          <w:b/>
          <w:bCs/>
          <w:rtl/>
          <w:rPrChange w:id="12233" w:author="מנוע אמוראים" w:date="2026-10-05T16:40:54Z">
            <w:rPr>
              <w:rFonts w:hint="cs"/>
              <w:b/>
              <w:bCs/>
              <w:rtl/>
            </w:rPr>
          </w:rPrChange>
        </w:rPr>
        <w:t xml:space="preserve">רי</w:t>
      </w:r>
      <w:r>
        <w:rPr>
          <w:rStyle w:val="2fb"/>
          <w:b/>
          <w:bCs/>
          <w:rtl/>
          <w:rPrChange w:id="12234" w:author="מנוע אמוראים" w:date="2026-10-05T16:40:54Z">
            <w:rPr>
              <w:b/>
              <w:bCs/>
              <w:rtl/>
            </w:rPr>
          </w:rPrChange>
        </w:rPr>
        <w:t xml:space="preserve">"</w:t>
      </w:r>
      <w:r>
        <w:rPr>
          <w:rStyle w:val="2fb"/>
          <w:rFonts w:hint="cs"/>
          <w:b/>
          <w:bCs/>
          <w:rtl/>
          <w:rPrChange w:id="12235" w:author="מנוע אמוראים" w:date="2026-10-05T16:40:54Z">
            <w:rPr>
              <w:rFonts w:hint="cs"/>
              <w:b/>
              <w:bCs/>
              <w:rtl/>
            </w:rPr>
          </w:rPrChange>
        </w:rPr>
        <w:t xml:space="preserve">ר</w:t>
      </w:r>
      <w:r>
        <w:rPr>
          <w:rFonts w:hint="cs"/>
          <w:b/>
          <w:bCs/>
          <w:rtl/>
        </w:rPr>
        <w:t xml:space="preserve"> </w:t>
      </w:r>
      <w:r>
        <w:rPr>
          <w:rStyle w:val="2fb"/>
          <w:rFonts w:hint="cs"/>
          <w:b/>
          <w:bCs/>
          <w:rtl/>
          <w:rPrChange w:id="12236" w:author="מנוע אמוראים" w:date="2026-10-05T16:40:54Z">
            <w:rPr>
              <w:rFonts w:hint="cs"/>
              <w:b/>
              <w:bCs/>
              <w:rtl/>
            </w:rPr>
          </w:rPrChange>
        </w:rPr>
        <w:t xml:space="preserve">מר</w:t>
      </w:r>
      <w:r>
        <w:rPr>
          <w:rStyle w:val="2fb"/>
          <w:b/>
          <w:bCs/>
          <w:rtl/>
          <w:rPrChange w:id="12237" w:author="מנוע אמוראים" w:date="2026-10-05T16:40:54Z">
            <w:rPr>
              <w:b/>
              <w:bCs/>
              <w:rtl/>
            </w:rPr>
          </w:rPrChange>
        </w:rPr>
        <w:t xml:space="preserve">"</w:t>
      </w:r>
      <w:r>
        <w:rPr>
          <w:rStyle w:val="2fb"/>
          <w:rFonts w:hint="cs"/>
          <w:b/>
          <w:bCs/>
          <w:rtl/>
          <w:rPrChange w:id="12238" w:author="מנוע אמוראים" w:date="2026-10-05T16:40:54Z">
            <w:rPr>
              <w:rFonts w:hint="cs"/>
              <w:b/>
              <w:bCs/>
              <w:rtl/>
            </w:rPr>
          </w:rPrChange>
        </w:rPr>
        <w:t xml:space="preserve">ז</w:t>
      </w:r>
      <w:r w:rsidRPr="00C63571">
        <w:rPr>
          <w:rtl/>
        </w:rPr>
        <w:t>: נגממו כותלי בית הרחם, מהו? א"ל:</w:t>
      </w:r>
      <w:r w:rsidR="00767C59">
        <w:rPr>
          <w:rtl/>
        </w:rPr>
        <w:t xml:space="preserve"> </w:t>
      </w:r>
      <w:r w:rsidRPr="00C63571">
        <w:rPr>
          <w:rtl/>
        </w:rPr>
        <w:t>נגעת בבעיא דאיבעיא לן;</w:t>
      </w:r>
    </w:p>
    <w:p w14:paraId="24620C99" w14:textId="77777777" w:rsidR="0046556D" w:rsidRDefault="00BD6C4F" w:rsidP="00BD6C4F">
      <w:pPr>
        <w:rPr>
          <w:rtl/>
        </w:rPr>
      </w:pPr>
      <w:r w:rsidRPr="00C63571">
        <w:rPr>
          <w:rtl/>
        </w:rPr>
        <w:t xml:space="preserve">דבעי ר' זירא, ואמרי לה בעא </w:t>
      </w:r>
      <w:r>
        <w:rPr>
          <w:rStyle w:val="2fb"/>
          <w:rFonts w:hint="cs"/>
          <w:rtl/>
          <w:rPrChange w:id="12239" w:author="מנוע אמוראים" w:date="2026-10-05T16:40:54Z">
            <w:rPr>
              <w:rFonts w:hint="cs"/>
              <w:rtl/>
            </w:rPr>
          </w:rPrChange>
        </w:rPr>
        <w:t xml:space="preserve">ר</w:t>
      </w:r>
      <w:r>
        <w:rPr>
          <w:rStyle w:val="2fb"/>
          <w:rtl/>
          <w:rPrChange w:id="12240" w:author="מנוע אמוראים" w:date="2026-10-05T16:40:54Z">
            <w:rPr>
              <w:rtl/>
            </w:rPr>
          </w:rPrChange>
        </w:rPr>
        <w:t xml:space="preserve">"</w:t>
      </w:r>
      <w:r>
        <w:rPr>
          <w:rStyle w:val="2fb"/>
          <w:rFonts w:hint="cs"/>
          <w:rtl/>
          <w:rPrChange w:id="12241" w:author="מנוע אמוראים" w:date="2026-10-05T16:40:54Z">
            <w:rPr>
              <w:rFonts w:hint="cs"/>
              <w:rtl/>
            </w:rPr>
          </w:rPrChange>
        </w:rPr>
        <w:t xml:space="preserve">ז</w:t>
      </w:r>
      <w:r>
        <w:rPr>
          <w:rFonts w:hint="cs"/>
          <w:rtl/>
        </w:rPr>
        <w:t xml:space="preserve"> </w:t>
      </w:r>
      <w:r>
        <w:rPr>
          <w:rStyle w:val="2fb"/>
          <w:rFonts w:hint="cs"/>
          <w:rtl/>
          <w:rPrChange w:id="12242" w:author="מנוע אמוראים" w:date="2026-10-05T16:40:54Z">
            <w:rPr>
              <w:rFonts w:hint="cs"/>
              <w:rtl/>
            </w:rPr>
          </w:rPrChange>
        </w:rPr>
        <w:t xml:space="preserve">מר</w:t>
      </w:r>
      <w:r>
        <w:rPr>
          <w:rStyle w:val="2fb"/>
          <w:rtl/>
          <w:rPrChange w:id="12243" w:author="מנוע אמוראים" w:date="2026-10-05T16:40:54Z">
            <w:rPr>
              <w:rtl/>
            </w:rPr>
          </w:rPrChange>
        </w:rPr>
        <w:t xml:space="preserve">"</w:t>
      </w:r>
      <w:r>
        <w:rPr>
          <w:rStyle w:val="2fb"/>
          <w:rFonts w:hint="cs"/>
          <w:rtl/>
          <w:rPrChange w:id="12244" w:author="מנוע אמוראים" w:date="2026-10-05T16:40:54Z">
            <w:rPr>
              <w:rFonts w:hint="cs"/>
              <w:rtl/>
            </w:rPr>
          </w:rPrChange>
        </w:rPr>
        <w:t xml:space="preserve">א</w:t>
      </w:r>
      <w:r w:rsidRPr="00C63571">
        <w:rPr>
          <w:rtl/>
        </w:rPr>
        <w:t>: עומד מרובה על הפרוץ, ויצא דרך פרוץ;</w:t>
      </w:r>
    </w:p>
    <w:p w14:paraId="608A079F" w14:textId="6FD61C43" w:rsidR="0046556D" w:rsidRDefault="00BD6C4F" w:rsidP="00BD6C4F">
      <w:pPr>
        <w:rPr>
          <w:rtl/>
        </w:rPr>
      </w:pPr>
      <w:r w:rsidRPr="00C63571">
        <w:rPr>
          <w:rtl/>
        </w:rPr>
        <w:t xml:space="preserve">פרוץ מרובה על העומד, ויצא דרך עומד, מאי? </w:t>
      </w:r>
    </w:p>
    <w:p w14:paraId="2A535364" w14:textId="77777777" w:rsidR="0046556D" w:rsidRDefault="00BD6C4F" w:rsidP="00BD6C4F">
      <w:pPr>
        <w:rPr>
          <w:rtl/>
        </w:rPr>
      </w:pPr>
      <w:r>
        <w:rPr>
          <w:rFonts w:hint="cs"/>
          <w:rtl/>
        </w:rPr>
        <w:t>מה  דאיבעיא</w:t>
      </w:r>
      <w:r w:rsidRPr="00C63571">
        <w:rPr>
          <w:rtl/>
        </w:rPr>
        <w:t xml:space="preserve"> </w:t>
      </w:r>
      <w:r>
        <w:rPr>
          <w:rFonts w:hint="cs"/>
          <w:rtl/>
        </w:rPr>
        <w:t>ב</w:t>
      </w:r>
      <w:r w:rsidRPr="00C63571">
        <w:rPr>
          <w:rtl/>
        </w:rPr>
        <w:t xml:space="preserve">פרוץ מרובה על העומד, דאיכא עומד בעולם, אבל נגממו לא </w:t>
      </w:r>
      <w:r>
        <w:rPr>
          <w:rFonts w:hint="cs"/>
          <w:rtl/>
        </w:rPr>
        <w:t xml:space="preserve">בעי ליה </w:t>
      </w:r>
    </w:p>
    <w:p w14:paraId="59B2DF6B" w14:textId="77777777" w:rsidR="0046556D" w:rsidRDefault="00BD6C4F" w:rsidP="00BD6C4F">
      <w:pPr>
        <w:jc w:val="center"/>
        <w:rPr>
          <w:rtl/>
        </w:rPr>
      </w:pPr>
      <w:r>
        <w:rPr>
          <w:rFonts w:ascii="BA חניכי הישיבות" w:hAnsi="BA חניכי הישיבות" w:cs="BA חניכי הישיבות"/>
          <w:rtl/>
        </w:rPr>
        <w:t>׻</w:t>
      </w:r>
    </w:p>
    <w:p w14:paraId="3E31FFA3" w14:textId="77777777" w:rsidR="00BD6C4F" w:rsidRPr="003D23F5" w:rsidRDefault="00BD6C4F" w:rsidP="00F07436">
      <w:pPr>
        <w:pStyle w:val="afff3"/>
        <w:framePr w:wrap="around"/>
        <w:rPr>
          <w:rtl/>
        </w:rPr>
      </w:pPr>
      <w:r w:rsidRPr="003D23F5">
        <w:rPr>
          <w:rFonts w:hint="cs"/>
          <w:rtl/>
        </w:rPr>
        <w:t>ע:</w:t>
      </w:r>
    </w:p>
    <w:p>
      <w:pPr>
        <w:pStyle w:val="MishnaBatzad"/>
        <w:rPr>
          <w:ins w:id="20118" w:author="קלוד" w:date="2026-10-06T10:08:36Z"/>
        </w:rPr>
      </w:pPr>
      <w:ins w:id="20117" w:author="קלוד" w:date="2026-10-06T10:08:36Z">
        <w:r>
          <w:t xml:space="preserve">משנה ג</w:t>
        </w:r>
      </w:ins>
    </w:p>
    <w:p w14:paraId="1F28DC0B" w14:textId="77777777" w:rsidR="00BD6C4F" w:rsidRPr="003D23F5" w:rsidRDefault="00BD6C4F" w:rsidP="00BD6C4F">
      <w:pPr>
        <w:pStyle w:val="afff9"/>
        <w:rPr>
          <w:del w:id="20099" w:author="קלוד" w:date="2026-10-06T10:14:23Z"/>
          <w:rtl/>
        </w:rPr>
      </w:pPr>
      <w:ins w:id="9858" w:author="מספור קטעי משנה" w:date="2026-10-06T06:45:19Z">
        <w:del w:id="20097" w:author="קלוד" w:date="2026-10-06T10:14:23Z">
          <w:r>
            <w:rPr>
              <w:rStyle w:val="MisparKeta"/>
            </w:rPr>
            <w:delText xml:space="preserve">א. </w:delText>
          </w:r>
        </w:del>
      </w:ins>
      <w:del w:id="20098" w:author="קלוד" w:date="2026-10-06T10:14:23Z">
        <w:r w:rsidRPr="003D23F5">
          <w:rPr>
            <w:rtl/>
          </w:rPr>
          <w:delText xml:space="preserve">מתני'.</w:delText>
        </w:r>
      </w:del>
    </w:p>
    <w:p w14:paraId="7D8E64F0" w14:textId="77777777" w:rsidR="00BD6C4F" w:rsidRPr="003D23F5" w:rsidRDefault="00BD6C4F" w:rsidP="00BD6C4F">
      <w:pPr>
        <w:pStyle w:val="afff9"/>
        <w:spacing w:before="120"/>
        <w:rPr>
          <w:rtl/>
        </w:rPr>
        <w:pPrChange w:id="90038" w:author="קלוד" w:date="2026-10-08T12:08:16Z">
          <w:pPr>
            <w:pStyle w:val="afff9"/>
          </w:pPr>
        </w:pPrChange>
      </w:pPr>
      <w:r w:rsidRPr="003D23F5">
        <w:rPr>
          <w:rtl/>
        </w:rPr>
        <w:t xml:space="preserve">בהמה שמת עוברה בתוך מעיה, והושיט הרועה את ידו ונגע בו, בין בבהמה טמאה בין בבהמה טהורה - טהור, </w:t>
      </w:r>
    </w:p>
    <w:p w14:paraId="5AC34E50" w14:textId="77777777" w:rsidR="00BD6C4F" w:rsidRPr="003D23F5" w:rsidRDefault="00BD6C4F" w:rsidP="00BD6C4F">
      <w:pPr>
        <w:pStyle w:val="afff9"/>
        <w:rPr>
          <w:rtl/>
        </w:rPr>
      </w:pPr>
      <w:r>
        <w:rPr>
          <w:rStyle w:val="TanaimMishna"/>
          <w:rtl/>
          <w:rPrChange w:id="22393" w:author="Claude" w:date="2026-10-07T09:47:47Z">
            <w:rPr>
              <w:rtl/>
            </w:rPr>
          </w:rPrChange>
        </w:rPr>
        <w:t xml:space="preserve">ר' יוסי הגלילי</w:t>
      </w:r>
      <w:r>
        <w:rPr>
          <w:rtl/>
        </w:rPr>
        <w:t xml:space="preserve"> אומר</w:t>
      </w:r>
      <w:r>
        <w:rPr>
          <w:rStyle w:val="TanaimMishna"/>
          <w:rtl/>
          <w:rPrChange w:id="22394" w:author="Claude" w:date="2026-10-07T09:47:47Z">
            <w:rPr>
              <w:rtl/>
            </w:rPr>
          </w:rPrChange>
        </w:rPr>
        <w:t xml:space="preserve">:</w:t>
      </w:r>
      <w:r>
        <w:rPr>
          <w:rtl/>
        </w:rPr>
        <w:t xml:space="preserve"> בטמאה - טמא, ובטהורה טהור: </w:t>
      </w:r>
    </w:p>
    <w:p w14:paraId="11A0281C" w14:textId="77777777" w:rsidR="0046556D" w:rsidRDefault="00BD6C4F" w:rsidP="00BD6C4F">
      <w:pPr>
        <w:jc w:val="center"/>
        <w:rPr>
          <w:rtl/>
        </w:rPr>
      </w:pPr>
      <w:r>
        <w:rPr>
          <w:rFonts w:ascii="BA חניכי הישיבות" w:hAnsi="BA חניכי הישיבות" w:cs="BA חניכי הישיבות"/>
          <w:rtl/>
        </w:rPr>
        <w:t>׻</w:t>
      </w:r>
    </w:p>
    <w:p w14:paraId="482F73DE" w14:textId="77777777" w:rsidR="0046556D" w:rsidRDefault="00BD6C4F" w:rsidP="00BD6C4F">
      <w:pPr>
        <w:rPr>
          <w:rtl/>
        </w:rPr>
      </w:pPr>
      <w:r>
        <w:rPr>
          <w:rFonts w:hint="cs"/>
          <w:rtl/>
        </w:rPr>
        <w:t>טעמא דת</w:t>
      </w:r>
      <w:r w:rsidR="00BF1CF6">
        <w:rPr>
          <w:rtl/>
        </w:rPr>
        <w:t>"</w:t>
      </w:r>
      <w:r>
        <w:rPr>
          <w:rFonts w:hint="cs"/>
          <w:rtl/>
        </w:rPr>
        <w:t xml:space="preserve">ק </w:t>
      </w:r>
      <w:r>
        <w:rPr>
          <w:rStyle w:val="2fb"/>
          <w:rFonts w:hint="cs"/>
          <w:rtl/>
          <w:rPrChange w:id="12245" w:author="מנוע אמוראים" w:date="2026-10-05T16:40:54Z">
            <w:rPr>
              <w:rFonts w:hint="cs"/>
              <w:rtl/>
            </w:rPr>
          </w:rPrChange>
        </w:rPr>
        <w:t xml:space="preserve">אר</w:t>
      </w:r>
      <w:r>
        <w:rPr>
          <w:rStyle w:val="2fb"/>
          <w:rtl/>
          <w:rPrChange w:id="12246" w:author="מנוע אמוראים" w:date="2026-10-05T16:40:54Z">
            <w:rPr>
              <w:rtl/>
            </w:rPr>
          </w:rPrChange>
        </w:rPr>
        <w:t xml:space="preserve">"</w:t>
      </w:r>
      <w:r>
        <w:rPr>
          <w:rStyle w:val="2fb"/>
          <w:rFonts w:hint="cs"/>
          <w:rtl/>
          <w:rPrChange w:id="12247" w:author="מנוע אמוראים" w:date="2026-10-05T16:40:54Z">
            <w:rPr>
              <w:rFonts w:hint="cs"/>
              <w:rtl/>
            </w:rPr>
          </w:rPrChange>
        </w:rPr>
        <w:t xml:space="preserve">ח</w:t>
      </w:r>
      <w:r w:rsidRPr="00C63571">
        <w:rPr>
          <w:rtl/>
        </w:rPr>
        <w:t xml:space="preserve">: </w:t>
      </w:r>
      <w:r>
        <w:rPr>
          <w:rtl/>
        </w:rPr>
        <w:t>ק"ו</w:t>
      </w:r>
      <w:r w:rsidRPr="00C63571">
        <w:rPr>
          <w:rtl/>
        </w:rPr>
        <w:t xml:space="preserve">, אם הועילה אמו להתירו באכילה, </w:t>
      </w:r>
      <w:r>
        <w:rPr>
          <w:rFonts w:hint="cs"/>
          <w:rtl/>
        </w:rPr>
        <w:t>ת</w:t>
      </w:r>
      <w:r w:rsidRPr="00C63571">
        <w:rPr>
          <w:rtl/>
        </w:rPr>
        <w:t>ועיל לו לטהר</w:t>
      </w:r>
      <w:r>
        <w:rPr>
          <w:rFonts w:hint="cs"/>
          <w:rtl/>
        </w:rPr>
        <w:t xml:space="preserve">ו </w:t>
      </w:r>
      <w:r w:rsidRPr="00C63571">
        <w:rPr>
          <w:rtl/>
        </w:rPr>
        <w:t>מידי נבלה!</w:t>
      </w:r>
    </w:p>
    <w:p w14:paraId="5F7CE03E" w14:textId="77777777" w:rsidR="0046556D" w:rsidRDefault="00BD6C4F" w:rsidP="00BD6C4F">
      <w:pPr>
        <w:rPr>
          <w:rtl/>
        </w:rPr>
      </w:pPr>
      <w:r>
        <w:rPr>
          <w:rFonts w:hint="cs"/>
          <w:rtl/>
        </w:rPr>
        <w:t xml:space="preserve">ואפי' בהמה טמאה </w:t>
      </w:r>
      <w:r w:rsidRPr="0046594B">
        <w:rPr>
          <w:rStyle w:val="afffff0"/>
          <w:rFonts w:hint="cs"/>
          <w:rtl/>
        </w:rPr>
        <w:t>ד'</w:t>
      </w:r>
      <w:r w:rsidRPr="0046594B">
        <w:rPr>
          <w:rStyle w:val="afffff0"/>
          <w:rtl/>
        </w:rPr>
        <w:t>וכי ימות מן הבהמה</w:t>
      </w:r>
      <w:r w:rsidRPr="0046594B">
        <w:rPr>
          <w:rStyle w:val="afffff0"/>
          <w:rFonts w:hint="cs"/>
          <w:rtl/>
        </w:rPr>
        <w:t>'</w:t>
      </w:r>
      <w:r w:rsidRPr="0046594B">
        <w:rPr>
          <w:rStyle w:val="afffff0"/>
          <w:rtl/>
        </w:rPr>
        <w:t xml:space="preserve"> </w:t>
      </w:r>
      <w:r w:rsidRPr="00C63571">
        <w:rPr>
          <w:rtl/>
        </w:rPr>
        <w:t>זו בהמה טמאה,</w:t>
      </w:r>
      <w:r w:rsidRPr="00A71A5E">
        <w:rPr>
          <w:rStyle w:val="afffff0"/>
          <w:rtl/>
        </w:rPr>
        <w:t xml:space="preserve"> </w:t>
      </w:r>
      <w:r w:rsidRPr="00A71A5E">
        <w:rPr>
          <w:rStyle w:val="afffff0"/>
          <w:rFonts w:hint="cs"/>
          <w:rtl/>
        </w:rPr>
        <w:t>'</w:t>
      </w:r>
      <w:r w:rsidRPr="00A71A5E">
        <w:rPr>
          <w:rStyle w:val="afffff0"/>
          <w:rtl/>
        </w:rPr>
        <w:t>אשר היא לכם לאכלה</w:t>
      </w:r>
      <w:r w:rsidRPr="00A71A5E">
        <w:rPr>
          <w:rStyle w:val="afffff0"/>
          <w:rFonts w:hint="cs"/>
          <w:rtl/>
        </w:rPr>
        <w:t>'</w:t>
      </w:r>
      <w:r w:rsidRPr="00A71A5E">
        <w:rPr>
          <w:rStyle w:val="afffff0"/>
          <w:rtl/>
        </w:rPr>
        <w:t xml:space="preserve"> </w:t>
      </w:r>
      <w:r w:rsidRPr="00C63571">
        <w:rPr>
          <w:rtl/>
        </w:rPr>
        <w:t xml:space="preserve">- זו בהמה טהורה, </w:t>
      </w:r>
    </w:p>
    <w:p w14:paraId="54B38722" w14:textId="04071DBF" w:rsidR="0046556D" w:rsidRDefault="00BD6C4F" w:rsidP="00BD6C4F">
      <w:pPr>
        <w:rPr>
          <w:b/>
          <w:bCs/>
          <w:rtl/>
        </w:rPr>
      </w:pPr>
      <w:r w:rsidRPr="00C63571">
        <w:rPr>
          <w:rtl/>
        </w:rPr>
        <w:t>איתקש בהמה טמאה לבהמה טהורה,</w:t>
      </w:r>
      <w:r>
        <w:rPr>
          <w:rFonts w:hint="cs"/>
          <w:rtl/>
        </w:rPr>
        <w:t xml:space="preserve"> ד</w:t>
      </w:r>
      <w:r w:rsidRPr="00C63571">
        <w:rPr>
          <w:rtl/>
        </w:rPr>
        <w:t>עוברה טהור.</w:t>
      </w:r>
    </w:p>
    <w:p w14:paraId="065410AD" w14:textId="77777777" w:rsidR="0046556D" w:rsidRDefault="00BD6C4F" w:rsidP="00BD6C4F">
      <w:pPr>
        <w:rPr>
          <w:rtl/>
        </w:rPr>
      </w:pPr>
      <w:r w:rsidRPr="00C605F0">
        <w:rPr>
          <w:rFonts w:hint="cs"/>
          <w:b/>
          <w:bCs/>
          <w:rtl/>
        </w:rPr>
        <w:t>ב.</w:t>
      </w:r>
      <w:r>
        <w:rPr>
          <w:rFonts w:hint="cs"/>
          <w:rtl/>
        </w:rPr>
        <w:t xml:space="preserve"> </w:t>
      </w:r>
      <w:r>
        <w:rPr>
          <w:rStyle w:val="2fb"/>
          <w:rtl/>
          <w:rPrChange w:id="12248" w:author="מנוע אמוראים" w:date="2026-10-05T16:40:54Z">
            <w:rPr>
              <w:rtl/>
            </w:rPr>
          </w:rPrChange>
        </w:rPr>
        <w:t xml:space="preserve">ור</w:t>
      </w:r>
      <w:r>
        <w:rPr>
          <w:rStyle w:val="2fb"/>
          <w:rFonts w:hint="cs"/>
          <w:rtl/>
          <w:rPrChange w:id="12249" w:author="מנוע אמוראים" w:date="2026-10-05T16:40:54Z">
            <w:rPr>
              <w:rFonts w:hint="cs"/>
              <w:rtl/>
            </w:rPr>
          </w:rPrChange>
        </w:rPr>
        <w:t xml:space="preserve">יה</w:t>
      </w:r>
      <w:r>
        <w:rPr>
          <w:rStyle w:val="2fb"/>
          <w:rtl/>
          <w:rPrChange w:id="12250" w:author="מנוע אמוראים" w:date="2026-10-05T16:40:54Z">
            <w:rPr>
              <w:rtl/>
            </w:rPr>
          </w:rPrChange>
        </w:rPr>
        <w:t xml:space="preserve">"</w:t>
      </w:r>
      <w:r>
        <w:rPr>
          <w:rStyle w:val="2fb"/>
          <w:rFonts w:hint="cs"/>
          <w:rtl/>
          <w:rPrChange w:id="12251" w:author="מנוע אמוראים" w:date="2026-10-05T16:40:54Z">
            <w:rPr>
              <w:rFonts w:hint="cs"/>
              <w:rtl/>
            </w:rPr>
          </w:rPrChange>
        </w:rPr>
        <w:t xml:space="preserve">ג</w:t>
      </w:r>
      <w:r>
        <w:rPr>
          <w:rFonts w:hint="cs"/>
          <w:rtl/>
        </w:rPr>
        <w:t xml:space="preserve">: </w:t>
      </w:r>
      <w:r>
        <w:rPr>
          <w:rStyle w:val="2fb"/>
          <w:rFonts w:hint="cs"/>
          <w:rtl/>
          <w:rPrChange w:id="12252" w:author="מנוע אמוראים" w:date="2026-10-05T16:40:54Z">
            <w:rPr>
              <w:rFonts w:hint="cs"/>
              <w:rtl/>
            </w:rPr>
          </w:rPrChange>
        </w:rPr>
        <w:t xml:space="preserve">כרי</w:t>
      </w:r>
      <w:r>
        <w:rPr>
          <w:rStyle w:val="2fb"/>
          <w:rtl/>
          <w:rPrChange w:id="12253" w:author="מנוע אמוראים" w:date="2026-10-05T16:40:54Z">
            <w:rPr>
              <w:rtl/>
            </w:rPr>
          </w:rPrChange>
        </w:rPr>
        <w:t xml:space="preserve">"</w:t>
      </w:r>
      <w:r>
        <w:rPr>
          <w:rStyle w:val="2fb"/>
          <w:rFonts w:hint="cs"/>
          <w:rtl/>
          <w:rPrChange w:id="12254" w:author="מנוע אמוראים" w:date="2026-10-05T16:40:54Z">
            <w:rPr>
              <w:rFonts w:hint="cs"/>
              <w:rtl/>
            </w:rPr>
          </w:rPrChange>
        </w:rPr>
        <w:t xml:space="preserve">צ</w:t>
      </w:r>
      <w:r>
        <w:rPr>
          <w:rFonts w:hint="cs"/>
          <w:rtl/>
        </w:rPr>
        <w:t xml:space="preserve">: </w:t>
      </w:r>
      <w:r w:rsidRPr="0046594B">
        <w:rPr>
          <w:rStyle w:val="afffff0"/>
          <w:rFonts w:hint="cs"/>
          <w:rtl/>
        </w:rPr>
        <w:t>ד'</w:t>
      </w:r>
      <w:r w:rsidRPr="0046594B">
        <w:rPr>
          <w:rStyle w:val="afffff0"/>
          <w:rtl/>
        </w:rPr>
        <w:t xml:space="preserve">וכל הולך על כפיו בכל החיה ההולכת וגו' </w:t>
      </w:r>
      <w:r w:rsidRPr="00C63571">
        <w:rPr>
          <w:rtl/>
        </w:rPr>
        <w:t>- מהלכי כפים בחיה טמאתי לך;</w:t>
      </w:r>
    </w:p>
    <w:p w14:paraId="621070D9" w14:textId="77777777" w:rsidR="00822210" w:rsidRDefault="00BD6C4F" w:rsidP="00BD6C4F">
      <w:pPr>
        <w:rPr>
          <w:rtl/>
        </w:rPr>
      </w:pPr>
      <w:r>
        <w:rPr>
          <w:rFonts w:hint="cs"/>
          <w:rtl/>
        </w:rPr>
        <w:t xml:space="preserve">והיינו מהלכי כפיים במהלכי ארבע ולא קלוט במע פרה דמהלכי ארבע בשמנה הוא </w:t>
      </w:r>
    </w:p>
    <w:p w14:paraId="2BC610EC" w14:textId="77777777" w:rsidR="0046556D" w:rsidRDefault="00822210" w:rsidP="00BD6C4F">
      <w:pPr>
        <w:rPr>
          <w:rtl/>
        </w:rPr>
      </w:pPr>
      <w:r>
        <w:rPr>
          <w:rtl/>
        </w:rPr>
        <w:t xml:space="preserve"> '</w:t>
      </w:r>
      <w:r w:rsidR="00BD6C4F" w:rsidRPr="00C63571">
        <w:rPr>
          <w:rtl/>
        </w:rPr>
        <w:t>הולך וכל הולך</w:t>
      </w:r>
      <w:r w:rsidR="00BD6C4F">
        <w:rPr>
          <w:rFonts w:hint="cs"/>
          <w:rtl/>
        </w:rPr>
        <w:t>'</w:t>
      </w:r>
      <w:r w:rsidR="00BD6C4F" w:rsidRPr="00C63571">
        <w:rPr>
          <w:rtl/>
        </w:rPr>
        <w:t xml:space="preserve"> - לרבות פרה במעי גמל.</w:t>
      </w:r>
    </w:p>
    <w:p w14:paraId="6883EA46" w14:textId="77777777" w:rsidR="0046556D" w:rsidRDefault="00BD6C4F" w:rsidP="00BD6C4F">
      <w:pPr>
        <w:rPr>
          <w:rtl/>
        </w:rPr>
      </w:pPr>
      <w:r w:rsidRPr="00C63571">
        <w:rPr>
          <w:rtl/>
        </w:rPr>
        <w:t>קלוט במעי קלוטה ליטמא, דמהלכי ארבע במהלכי ארבע הוא!</w:t>
      </w:r>
    </w:p>
    <w:p w14:paraId="27BF76A4" w14:textId="77777777" w:rsidR="0046556D" w:rsidRDefault="00BD6C4F" w:rsidP="00BD6C4F">
      <w:pPr>
        <w:rPr>
          <w:rtl/>
        </w:rPr>
      </w:pPr>
      <w:r w:rsidRPr="00C63571">
        <w:rPr>
          <w:rtl/>
        </w:rPr>
        <w:t xml:space="preserve">להכי אהני ק"ו דרב חסדא, </w:t>
      </w:r>
    </w:p>
    <w:p w14:paraId="77374B0A" w14:textId="77777777" w:rsidR="0046556D" w:rsidRDefault="00767C59" w:rsidP="00BD6C4F">
      <w:pPr>
        <w:rPr>
          <w:b/>
          <w:bCs/>
          <w:rtl/>
        </w:rPr>
      </w:pPr>
      <w:r>
        <w:rPr>
          <w:rtl/>
        </w:rPr>
        <w:t>מתקיף</w:t>
      </w:r>
      <w:r w:rsidR="00BD6C4F" w:rsidRPr="00C63571">
        <w:rPr>
          <w:rtl/>
        </w:rPr>
        <w:t xml:space="preserve"> רב אחדבוי בר אמי: חזיר במעי חזירתא לא ליטמא, דמהלכי שמנה במהלכי שמנה הוא!</w:t>
      </w:r>
    </w:p>
    <w:p w14:paraId="1F46BA31" w14:textId="77777777" w:rsidR="0046556D" w:rsidRDefault="00BD6C4F" w:rsidP="00BD6C4F">
      <w:pPr>
        <w:rPr>
          <w:rtl/>
        </w:rPr>
      </w:pPr>
      <w:r w:rsidRPr="00C605F0">
        <w:rPr>
          <w:rFonts w:hint="cs"/>
          <w:b/>
          <w:bCs/>
          <w:rtl/>
        </w:rPr>
        <w:t>ג.</w:t>
      </w:r>
      <w:r>
        <w:rPr>
          <w:rFonts w:hint="cs"/>
          <w:rtl/>
        </w:rPr>
        <w:t xml:space="preserve"> אלא </w:t>
      </w:r>
      <w:r>
        <w:rPr>
          <w:rStyle w:val="2fb"/>
          <w:rFonts w:hint="cs"/>
          <w:rtl/>
          <w:rPrChange w:id="12255" w:author="מנוע אמוראים" w:date="2026-10-05T16:40:54Z">
            <w:rPr>
              <w:rFonts w:hint="cs"/>
              <w:rtl/>
            </w:rPr>
          </w:rPrChange>
        </w:rPr>
        <w:t xml:space="preserve">ארנב</w:t>
      </w:r>
      <w:r>
        <w:rPr>
          <w:rStyle w:val="2fb"/>
          <w:rtl/>
          <w:rPrChange w:id="12256" w:author="מנוע אמוראים" w:date="2026-10-05T16:40:54Z">
            <w:rPr>
              <w:rtl/>
            </w:rPr>
          </w:rPrChange>
        </w:rPr>
        <w:t xml:space="preserve">"</w:t>
      </w:r>
      <w:r>
        <w:rPr>
          <w:rStyle w:val="2fb"/>
          <w:rFonts w:hint="cs"/>
          <w:rtl/>
          <w:rPrChange w:id="12257" w:author="מנוע אמוראים" w:date="2026-10-05T16:40:54Z">
            <w:rPr>
              <w:rFonts w:hint="cs"/>
              <w:rtl/>
            </w:rPr>
          </w:rPrChange>
        </w:rPr>
        <w:t xml:space="preserve">י</w:t>
      </w:r>
      <w:r w:rsidRPr="00C63571">
        <w:rPr>
          <w:rtl/>
        </w:rPr>
        <w:t>:</w:t>
      </w:r>
      <w:r w:rsidRPr="00A71A5E">
        <w:rPr>
          <w:rStyle w:val="afffff0"/>
          <w:rtl/>
        </w:rPr>
        <w:t xml:space="preserve"> </w:t>
      </w:r>
      <w:r w:rsidRPr="00A71A5E">
        <w:rPr>
          <w:rStyle w:val="afffff0"/>
          <w:rFonts w:hint="cs"/>
          <w:rtl/>
        </w:rPr>
        <w:t>'</w:t>
      </w:r>
      <w:r w:rsidRPr="00A71A5E">
        <w:rPr>
          <w:rStyle w:val="afffff0"/>
          <w:rtl/>
        </w:rPr>
        <w:t>נפש כי תגע בכל טמא או בנבלת חיה טמאה או בנבלת בהמה טמאה או בנבלת שרץ טמא</w:t>
      </w:r>
      <w:r w:rsidRPr="00A71A5E">
        <w:rPr>
          <w:rStyle w:val="afffff0"/>
          <w:rFonts w:hint="cs"/>
          <w:rtl/>
        </w:rPr>
        <w:t>'</w:t>
      </w:r>
      <w:r w:rsidRPr="00A71A5E">
        <w:rPr>
          <w:rStyle w:val="afffff0"/>
          <w:rtl/>
        </w:rPr>
        <w:t>,</w:t>
      </w:r>
      <w:r w:rsidRPr="00C63571">
        <w:rPr>
          <w:rtl/>
        </w:rPr>
        <w:t xml:space="preserve"> </w:t>
      </w:r>
      <w:r>
        <w:rPr>
          <w:rFonts w:hint="cs"/>
          <w:rtl/>
        </w:rPr>
        <w:t xml:space="preserve">- </w:t>
      </w:r>
      <w:r w:rsidRPr="00C63571">
        <w:rPr>
          <w:rtl/>
        </w:rPr>
        <w:t xml:space="preserve"> זה עובר, שבטמאה - טמא, ובטהורה - טהור.</w:t>
      </w:r>
    </w:p>
    <w:p w14:paraId="7761B181" w14:textId="200CCEFA" w:rsidR="0046556D" w:rsidRDefault="00BD6C4F" w:rsidP="00BD6C4F">
      <w:pPr>
        <w:rPr>
          <w:rtl/>
        </w:rPr>
      </w:pPr>
      <w:r w:rsidRPr="00C63571">
        <w:rPr>
          <w:rtl/>
        </w:rPr>
        <w:t>ומאחר דנפקא ליה מד</w:t>
      </w:r>
      <w:r>
        <w:rPr>
          <w:rFonts w:hint="cs"/>
          <w:rtl/>
        </w:rPr>
        <w:t xml:space="preserve">נרב'י אי לאו </w:t>
      </w:r>
      <w:r>
        <w:rPr>
          <w:rStyle w:val="2fb"/>
          <w:rFonts w:hint="cs"/>
          <w:rtl/>
          <w:rPrChange w:id="12258" w:author="מנוע אמוראים" w:date="2026-10-05T16:40:54Z">
            <w:rPr>
              <w:rFonts w:hint="cs"/>
              <w:rtl/>
            </w:rPr>
          </w:rPrChange>
        </w:rPr>
        <w:t xml:space="preserve">דרי</w:t>
      </w:r>
      <w:r>
        <w:rPr>
          <w:rStyle w:val="2fb"/>
          <w:rtl/>
          <w:rPrChange w:id="12259" w:author="מנוע אמוראים" w:date="2026-10-05T16:40:54Z">
            <w:rPr>
              <w:rtl/>
            </w:rPr>
          </w:rPrChange>
        </w:rPr>
        <w:t xml:space="preserve">"</w:t>
      </w:r>
      <w:r>
        <w:rPr>
          <w:rStyle w:val="2fb"/>
          <w:rFonts w:hint="cs"/>
          <w:rtl/>
          <w:rPrChange w:id="12260" w:author="מנוע אמוראים" w:date="2026-10-05T16:40:54Z">
            <w:rPr>
              <w:rFonts w:hint="cs"/>
              <w:rtl/>
            </w:rPr>
          </w:rPrChange>
        </w:rPr>
        <w:t xml:space="preserve">צ</w:t>
      </w:r>
      <w:r>
        <w:rPr>
          <w:rFonts w:hint="cs"/>
          <w:rtl/>
        </w:rPr>
        <w:t xml:space="preserve"> הוו</w:t>
      </w:r>
      <w:r w:rsidR="00BF1CF6">
        <w:rPr>
          <w:rtl/>
        </w:rPr>
        <w:t>"</w:t>
      </w:r>
      <w:r>
        <w:rPr>
          <w:rFonts w:hint="cs"/>
          <w:rtl/>
        </w:rPr>
        <w:t>א כולי לכדרבי אתי קמ</w:t>
      </w:r>
      <w:r w:rsidR="00BF1CF6">
        <w:rPr>
          <w:rtl/>
        </w:rPr>
        <w:t>"</w:t>
      </w:r>
      <w:r>
        <w:rPr>
          <w:rFonts w:hint="cs"/>
          <w:rtl/>
        </w:rPr>
        <w:t xml:space="preserve">ל </w:t>
      </w:r>
    </w:p>
    <w:p w14:paraId="79E39B8B" w14:textId="77777777" w:rsidR="0046556D" w:rsidRDefault="0046556D" w:rsidP="00BD6C4F">
      <w:pPr>
        <w:rPr>
          <w:rtl/>
        </w:rPr>
      </w:pPr>
    </w:p>
    <w:p w14:paraId="2BD3231A" w14:textId="77777777" w:rsidR="0046556D" w:rsidRDefault="00BD6C4F" w:rsidP="00BD6C4F">
      <w:pPr>
        <w:rPr>
          <w:rtl/>
        </w:rPr>
      </w:pPr>
      <w:r>
        <w:rPr>
          <w:rtl/>
        </w:rPr>
        <w:t xml:space="preserve">• תניא, </w:t>
      </w:r>
      <w:r>
        <w:rPr>
          <w:rStyle w:val="2fb"/>
          <w:rtl/>
          <w:rPrChange w:id="12261" w:author="מנוע אמוראים" w:date="2026-10-05T16:40:54Z">
            <w:rPr>
              <w:rtl/>
            </w:rPr>
          </w:rPrChange>
        </w:rPr>
        <w:t xml:space="preserve">א</w:t>
      </w:r>
      <w:r>
        <w:rPr>
          <w:rStyle w:val="2fb"/>
          <w:rFonts w:hint="cs"/>
          <w:rtl/>
          <w:rPrChange w:id="12262" w:author="מנוע אמוראים" w:date="2026-10-05T16:40:54Z">
            <w:rPr>
              <w:rFonts w:hint="cs"/>
              <w:rtl/>
            </w:rPr>
          </w:rPrChange>
        </w:rPr>
        <w:t xml:space="preserve">ר</w:t>
      </w:r>
      <w:r>
        <w:rPr>
          <w:rStyle w:val="2fb"/>
          <w:rtl/>
          <w:rPrChange w:id="12263" w:author="מנוע אמוראים" w:date="2026-10-05T16:40:54Z">
            <w:rPr>
              <w:rtl/>
            </w:rPr>
          </w:rPrChange>
        </w:rPr>
        <w:t xml:space="preserve">"</w:t>
      </w:r>
      <w:r>
        <w:rPr>
          <w:rStyle w:val="2fb"/>
          <w:rFonts w:hint="cs"/>
          <w:rtl/>
          <w:rPrChange w:id="12264" w:author="מנוע אמוראים" w:date="2026-10-05T16:40:54Z">
            <w:rPr>
              <w:rFonts w:hint="cs"/>
              <w:rtl/>
            </w:rPr>
          </w:rPrChange>
        </w:rPr>
        <w:t xml:space="preserve">יו</w:t>
      </w:r>
      <w:r w:rsidRPr="00C63571">
        <w:rPr>
          <w:rtl/>
        </w:rPr>
        <w:t>: נמתי לו לבן עזאי, למדנו נבלת בהמה טהורה שמטמאה, ונבלת בהמה טמאה שמטמאה, נבלת חיה טמאה שמטמאה;</w:t>
      </w:r>
    </w:p>
    <w:p w14:paraId="5DF65CCF" w14:textId="77777777" w:rsidR="0046556D" w:rsidRDefault="00BD6C4F" w:rsidP="00BD6C4F">
      <w:pPr>
        <w:rPr>
          <w:rtl/>
        </w:rPr>
      </w:pPr>
      <w:r w:rsidRPr="00C63571">
        <w:rPr>
          <w:rtl/>
        </w:rPr>
        <w:t>נבלת חיה טהורה לא למדנו מנין!</w:t>
      </w:r>
    </w:p>
    <w:p w14:paraId="4F534C29" w14:textId="77777777" w:rsidR="0046556D" w:rsidRDefault="00BD6C4F" w:rsidP="00BD6C4F">
      <w:pPr>
        <w:rPr>
          <w:rtl/>
        </w:rPr>
      </w:pPr>
      <w:r w:rsidRPr="00C63571">
        <w:rPr>
          <w:rtl/>
        </w:rPr>
        <w:t>נם לי:</w:t>
      </w:r>
      <w:r w:rsidRPr="00A71A5E">
        <w:rPr>
          <w:rStyle w:val="afffff0"/>
          <w:rtl/>
        </w:rPr>
        <w:t xml:space="preserve"> </w:t>
      </w:r>
      <w:r w:rsidRPr="00A71A5E">
        <w:rPr>
          <w:rStyle w:val="afffff0"/>
          <w:rFonts w:hint="cs"/>
          <w:rtl/>
        </w:rPr>
        <w:t>'</w:t>
      </w:r>
      <w:r w:rsidRPr="00A71A5E">
        <w:rPr>
          <w:rStyle w:val="afffff0"/>
          <w:rtl/>
        </w:rPr>
        <w:t>כל הולך על כפיו</w:t>
      </w:r>
      <w:r w:rsidRPr="00A71A5E">
        <w:rPr>
          <w:rStyle w:val="afffff0"/>
          <w:rFonts w:hint="cs"/>
          <w:rtl/>
        </w:rPr>
        <w:t>'</w:t>
      </w:r>
      <w:r w:rsidRPr="00A71A5E">
        <w:rPr>
          <w:rStyle w:val="afffff0"/>
          <w:rtl/>
        </w:rPr>
        <w:t xml:space="preserve"> </w:t>
      </w:r>
      <w:r w:rsidRPr="00C63571">
        <w:rPr>
          <w:rtl/>
        </w:rPr>
        <w:t xml:space="preserve">בכל החיה ההולכת, </w:t>
      </w:r>
    </w:p>
    <w:p w14:paraId="499DAE5D" w14:textId="77777777" w:rsidR="0046556D" w:rsidRDefault="00BD6C4F" w:rsidP="00BD6C4F">
      <w:pPr>
        <w:rPr>
          <w:rtl/>
        </w:rPr>
      </w:pPr>
      <w:r w:rsidRPr="00C63571">
        <w:rPr>
          <w:rtl/>
        </w:rPr>
        <w:t>נמתי לו: וכי נאמר וכל חיה? והלא לא נאמר אלא</w:t>
      </w:r>
      <w:r w:rsidRPr="00A71A5E">
        <w:rPr>
          <w:rStyle w:val="afffff0"/>
          <w:rtl/>
        </w:rPr>
        <w:t xml:space="preserve"> </w:t>
      </w:r>
      <w:r w:rsidRPr="00A71A5E">
        <w:rPr>
          <w:rStyle w:val="afffff0"/>
          <w:rFonts w:hint="cs"/>
          <w:rtl/>
        </w:rPr>
        <w:t>'</w:t>
      </w:r>
      <w:r w:rsidRPr="00A71A5E">
        <w:rPr>
          <w:rStyle w:val="afffff0"/>
          <w:rtl/>
        </w:rPr>
        <w:t>בכל החיה</w:t>
      </w:r>
      <w:r w:rsidRPr="00A71A5E">
        <w:rPr>
          <w:rStyle w:val="afffff0"/>
          <w:rFonts w:hint="cs"/>
          <w:rtl/>
        </w:rPr>
        <w:t>'</w:t>
      </w:r>
      <w:r w:rsidRPr="00A71A5E">
        <w:rPr>
          <w:rStyle w:val="afffff0"/>
          <w:rtl/>
        </w:rPr>
        <w:t xml:space="preserve"> </w:t>
      </w:r>
      <w:r w:rsidRPr="00C63571">
        <w:rPr>
          <w:rtl/>
        </w:rPr>
        <w:t>- למהלכי כפים בחיה הוא דאתא!</w:t>
      </w:r>
    </w:p>
    <w:p w14:paraId="41370E16" w14:textId="77777777" w:rsidR="0046556D" w:rsidRDefault="00BD6C4F" w:rsidP="00BD6C4F">
      <w:pPr>
        <w:rPr>
          <w:rtl/>
        </w:rPr>
      </w:pPr>
      <w:r w:rsidRPr="00C63571">
        <w:rPr>
          <w:rtl/>
        </w:rPr>
        <w:t xml:space="preserve">נם לי: ומה ישמעאל אומר בדבר הזה? </w:t>
      </w:r>
    </w:p>
    <w:p w14:paraId="782435D5" w14:textId="77777777" w:rsidR="0046556D" w:rsidRDefault="00BD6C4F" w:rsidP="00BD6C4F">
      <w:pPr>
        <w:rPr>
          <w:rtl/>
        </w:rPr>
      </w:pPr>
      <w:r w:rsidRPr="00C63571">
        <w:rPr>
          <w:rtl/>
        </w:rPr>
        <w:lastRenderedPageBreak/>
        <w:t>נמתי לו:</w:t>
      </w:r>
      <w:r w:rsidRPr="00A71A5E">
        <w:rPr>
          <w:rStyle w:val="afffff0"/>
          <w:rtl/>
        </w:rPr>
        <w:t xml:space="preserve"> </w:t>
      </w:r>
      <w:r w:rsidRPr="00A71A5E">
        <w:rPr>
          <w:rStyle w:val="afffff0"/>
          <w:rFonts w:hint="cs"/>
          <w:rtl/>
        </w:rPr>
        <w:t>'</w:t>
      </w:r>
      <w:r w:rsidRPr="00A71A5E">
        <w:rPr>
          <w:rStyle w:val="afffff0"/>
          <w:rtl/>
        </w:rPr>
        <w:t>וכי ימות מן הבהמה</w:t>
      </w:r>
      <w:r w:rsidRPr="00A71A5E">
        <w:rPr>
          <w:rStyle w:val="afffff0"/>
          <w:rFonts w:hint="cs"/>
          <w:rtl/>
        </w:rPr>
        <w:t>'</w:t>
      </w:r>
      <w:r w:rsidRPr="00A71A5E">
        <w:rPr>
          <w:rStyle w:val="afffff0"/>
          <w:rtl/>
        </w:rPr>
        <w:t xml:space="preserve"> </w:t>
      </w:r>
      <w:r w:rsidRPr="00C63571">
        <w:rPr>
          <w:rtl/>
        </w:rPr>
        <w:t>- זו בהמה טמאה,</w:t>
      </w:r>
      <w:r w:rsidRPr="00A71A5E">
        <w:rPr>
          <w:rStyle w:val="afffff0"/>
          <w:rtl/>
        </w:rPr>
        <w:t xml:space="preserve"> </w:t>
      </w:r>
      <w:r w:rsidRPr="00A71A5E">
        <w:rPr>
          <w:rStyle w:val="afffff0"/>
          <w:rFonts w:hint="cs"/>
          <w:rtl/>
        </w:rPr>
        <w:t>'</w:t>
      </w:r>
      <w:r w:rsidRPr="00A71A5E">
        <w:rPr>
          <w:rStyle w:val="afffff0"/>
          <w:rtl/>
        </w:rPr>
        <w:t>אשר היא לכם לאכלה</w:t>
      </w:r>
      <w:r w:rsidRPr="00A71A5E">
        <w:rPr>
          <w:rStyle w:val="afffff0"/>
          <w:rFonts w:hint="cs"/>
          <w:rtl/>
        </w:rPr>
        <w:t>'</w:t>
      </w:r>
      <w:r w:rsidRPr="00A71A5E">
        <w:rPr>
          <w:rStyle w:val="afffff0"/>
          <w:rtl/>
        </w:rPr>
        <w:t xml:space="preserve"> </w:t>
      </w:r>
      <w:r w:rsidRPr="00C63571">
        <w:rPr>
          <w:rtl/>
        </w:rPr>
        <w:t xml:space="preserve">- זו בהמה טהורה, </w:t>
      </w:r>
    </w:p>
    <w:p w14:paraId="20323666" w14:textId="77777777" w:rsidR="0046556D" w:rsidRDefault="00BD6C4F" w:rsidP="00BD6C4F">
      <w:pPr>
        <w:rPr>
          <w:rtl/>
        </w:rPr>
      </w:pPr>
      <w:r w:rsidRPr="00C63571">
        <w:rPr>
          <w:rtl/>
        </w:rPr>
        <w:t>למדנו: חיה בכלל בהמה, ובהמה בכלל חיה, חיה טהורה בכלל בהמה טהורה, חיה טמאה בכלל בהמה טמאה, בהמה טמאה בכלל חיה טמאה, בהמה טהורה בכלל חיה טהורה;</w:t>
      </w:r>
    </w:p>
    <w:p w14:paraId="415DB102" w14:textId="77777777" w:rsidR="00BD6C4F" w:rsidRPr="003D23F5" w:rsidRDefault="00BD6C4F" w:rsidP="00F07436">
      <w:pPr>
        <w:pStyle w:val="afff3"/>
        <w:framePr w:wrap="around"/>
        <w:rPr>
          <w:rtl/>
        </w:rPr>
      </w:pPr>
      <w:r w:rsidRPr="003D23F5">
        <w:rPr>
          <w:rFonts w:hint="cs"/>
          <w:rtl/>
        </w:rPr>
        <w:t>עא.</w:t>
      </w:r>
    </w:p>
    <w:p w14:paraId="425C7E48" w14:textId="77777777" w:rsidR="0046556D" w:rsidRDefault="00BD6C4F" w:rsidP="00BD6C4F">
      <w:pPr>
        <w:rPr>
          <w:rtl/>
        </w:rPr>
      </w:pPr>
      <w:r w:rsidRPr="00C63571">
        <w:rPr>
          <w:rtl/>
        </w:rPr>
        <w:t>ובלשון הזה אמר לי: חבל על בן עזאי שלא שימש את רבי ישמעאל!</w:t>
      </w:r>
    </w:p>
    <w:p w14:paraId="716560DA" w14:textId="77777777" w:rsidR="0046556D" w:rsidRDefault="00BD6C4F" w:rsidP="00BD6C4F">
      <w:pPr>
        <w:rPr>
          <w:rtl/>
        </w:rPr>
      </w:pPr>
      <w:r w:rsidRPr="00E74869">
        <w:rPr>
          <w:b/>
          <w:bCs/>
          <w:rtl/>
        </w:rPr>
        <w:t>חיה בכלל בהמה</w:t>
      </w:r>
      <w:r w:rsidRPr="00C63571">
        <w:rPr>
          <w:rtl/>
        </w:rPr>
        <w:t xml:space="preserve"> </w:t>
      </w:r>
      <w:r w:rsidRPr="0046594B">
        <w:rPr>
          <w:rStyle w:val="afffff0"/>
          <w:rFonts w:hint="cs"/>
          <w:rtl/>
        </w:rPr>
        <w:t>ד'</w:t>
      </w:r>
      <w:r w:rsidRPr="0046594B">
        <w:rPr>
          <w:rStyle w:val="afffff0"/>
          <w:rtl/>
        </w:rPr>
        <w:t xml:space="preserve">זאת הבהמה אשר תאכלו שור שה כשבים וגו' </w:t>
      </w:r>
      <w:r w:rsidRPr="00C63571">
        <w:rPr>
          <w:rtl/>
        </w:rPr>
        <w:t>איל וצבי ויחמור וגו', .</w:t>
      </w:r>
    </w:p>
    <w:p w14:paraId="59417D16" w14:textId="77777777" w:rsidR="0046556D" w:rsidRDefault="00BD6C4F" w:rsidP="00BD6C4F">
      <w:pPr>
        <w:rPr>
          <w:rtl/>
        </w:rPr>
      </w:pPr>
      <w:r w:rsidRPr="00E74869">
        <w:rPr>
          <w:b/>
          <w:bCs/>
          <w:rtl/>
        </w:rPr>
        <w:t>בהמה בכלל חיה</w:t>
      </w:r>
      <w:r w:rsidRPr="00C63571">
        <w:rPr>
          <w:rtl/>
        </w:rPr>
        <w:t xml:space="preserve"> </w:t>
      </w:r>
      <w:r w:rsidRPr="0046594B">
        <w:rPr>
          <w:rStyle w:val="afffff0"/>
          <w:rFonts w:hint="cs"/>
          <w:rtl/>
        </w:rPr>
        <w:t>ד'</w:t>
      </w:r>
      <w:r w:rsidRPr="0046594B">
        <w:rPr>
          <w:rStyle w:val="afffff0"/>
          <w:rtl/>
        </w:rPr>
        <w:t>זאת החיה אשר תאכלו מכל הבהמה אשר על הארץ כל מפרסת פרסה</w:t>
      </w:r>
      <w:r w:rsidRPr="0046594B">
        <w:rPr>
          <w:rStyle w:val="afffff0"/>
          <w:rFonts w:hint="cs"/>
          <w:rtl/>
        </w:rPr>
        <w:t>'</w:t>
      </w:r>
      <w:r w:rsidRPr="0046594B">
        <w:rPr>
          <w:rStyle w:val="afffff0"/>
          <w:rtl/>
        </w:rPr>
        <w:t>,</w:t>
      </w:r>
      <w:r>
        <w:rPr>
          <w:rtl/>
        </w:rPr>
        <w:t xml:space="preserve"> </w:t>
      </w:r>
    </w:p>
    <w:p w14:paraId="4068926E" w14:textId="77777777" w:rsidR="0046556D" w:rsidRDefault="00BD6C4F" w:rsidP="00BD6C4F">
      <w:pPr>
        <w:rPr>
          <w:rtl/>
        </w:rPr>
      </w:pPr>
      <w:r w:rsidRPr="00E74869">
        <w:rPr>
          <w:b/>
          <w:bCs/>
          <w:rtl/>
        </w:rPr>
        <w:t>חיה טהורה בכלל בהמה טהורה</w:t>
      </w:r>
      <w:r w:rsidRPr="00C63571">
        <w:rPr>
          <w:rtl/>
        </w:rPr>
        <w:t xml:space="preserve"> - לסימנים, </w:t>
      </w:r>
    </w:p>
    <w:p w14:paraId="06C64CD9" w14:textId="77777777" w:rsidR="0046556D" w:rsidRDefault="00BD6C4F" w:rsidP="00BD6C4F">
      <w:pPr>
        <w:rPr>
          <w:rtl/>
        </w:rPr>
      </w:pPr>
      <w:r w:rsidRPr="00E74869">
        <w:rPr>
          <w:b/>
          <w:bCs/>
          <w:rtl/>
        </w:rPr>
        <w:t>חיה טמאה בכלל בהמה טמאה</w:t>
      </w:r>
      <w:r w:rsidRPr="00C63571">
        <w:rPr>
          <w:rtl/>
        </w:rPr>
        <w:t xml:space="preserve"> - להרבעה, </w:t>
      </w:r>
    </w:p>
    <w:p w14:paraId="007ECDDE" w14:textId="77777777" w:rsidR="0046556D" w:rsidRDefault="00BD6C4F" w:rsidP="00BD6C4F">
      <w:pPr>
        <w:rPr>
          <w:rtl/>
        </w:rPr>
      </w:pPr>
      <w:r w:rsidRPr="00E74869">
        <w:rPr>
          <w:rtl/>
        </w:rPr>
        <w:t>בהמה טמאה בכלל חיה טמאה</w:t>
      </w:r>
      <w:r w:rsidRPr="00C63571">
        <w:rPr>
          <w:rtl/>
        </w:rPr>
        <w:t xml:space="preserve"> - לכדרבי;</w:t>
      </w:r>
      <w:r>
        <w:rPr>
          <w:rFonts w:hint="cs"/>
          <w:rtl/>
        </w:rPr>
        <w:t xml:space="preserve"> ד</w:t>
      </w:r>
      <w:r w:rsidRPr="00C63571">
        <w:rPr>
          <w:rtl/>
        </w:rPr>
        <w:t xml:space="preserve">נאמרה כאן </w:t>
      </w:r>
      <w:r>
        <w:rPr>
          <w:rFonts w:hint="cs"/>
          <w:rtl/>
        </w:rPr>
        <w:t xml:space="preserve">ולהלן </w:t>
      </w:r>
      <w:r w:rsidRPr="00C63571">
        <w:rPr>
          <w:rtl/>
        </w:rPr>
        <w:t>בהמה טמאה, מה להלן</w:t>
      </w:r>
      <w:r>
        <w:rPr>
          <w:rFonts w:hint="cs"/>
          <w:rtl/>
        </w:rPr>
        <w:t>,</w:t>
      </w:r>
      <w:r w:rsidRPr="00C63571">
        <w:rPr>
          <w:rtl/>
        </w:rPr>
        <w:t xml:space="preserve"> אף כאן טומאת קדש.</w:t>
      </w:r>
    </w:p>
    <w:p w14:paraId="1BAC777F" w14:textId="77777777" w:rsidR="0046556D" w:rsidRDefault="00BD6C4F" w:rsidP="00BD6C4F">
      <w:pPr>
        <w:rPr>
          <w:rtl/>
        </w:rPr>
      </w:pPr>
      <w:r w:rsidRPr="00E74869">
        <w:rPr>
          <w:b/>
          <w:bCs/>
          <w:rtl/>
        </w:rPr>
        <w:t>בהמה טהורה בכלל חיה טהורה</w:t>
      </w:r>
      <w:r w:rsidRPr="00C63571">
        <w:rPr>
          <w:rtl/>
        </w:rPr>
        <w:t xml:space="preserve"> - ליצירה, דתנן: המפלת מין בהמה חיה ועוף, בין טמאין בין טהורין, </w:t>
      </w:r>
      <w:r>
        <w:rPr>
          <w:rStyle w:val="2fb"/>
          <w:rFonts w:hint="cs"/>
          <w:b/>
          <w:bCs/>
          <w:rtl/>
          <w:rPrChange w:id="12265" w:author="מנוע אמוראים" w:date="2026-10-05T16:40:54Z">
            <w:rPr>
              <w:rFonts w:hint="cs"/>
              <w:b/>
              <w:bCs/>
              <w:rtl/>
            </w:rPr>
          </w:rPrChange>
        </w:rPr>
        <w:t xml:space="preserve">לר</w:t>
      </w:r>
      <w:r>
        <w:rPr>
          <w:rStyle w:val="2fb"/>
          <w:b/>
          <w:bCs/>
          <w:rtl/>
          <w:rPrChange w:id="12266" w:author="מנוע אמוראים" w:date="2026-10-05T16:40:54Z">
            <w:rPr>
              <w:b/>
              <w:bCs/>
              <w:rtl/>
            </w:rPr>
          </w:rPrChange>
        </w:rPr>
        <w:t xml:space="preserve">"</w:t>
      </w:r>
      <w:r>
        <w:rPr>
          <w:rStyle w:val="2fb"/>
          <w:rFonts w:hint="cs"/>
          <w:b/>
          <w:bCs/>
          <w:rtl/>
          <w:rPrChange w:id="12267" w:author="מנוע אמוראים" w:date="2026-10-05T16:40:54Z">
            <w:rPr>
              <w:rFonts w:hint="cs"/>
              <w:b/>
              <w:bCs/>
              <w:rtl/>
            </w:rPr>
          </w:rPrChange>
        </w:rPr>
        <w:t xml:space="preserve">מ</w:t>
      </w:r>
      <w:r>
        <w:rPr>
          <w:rFonts w:hint="cs"/>
          <w:rtl/>
        </w:rPr>
        <w:t xml:space="preserve">: </w:t>
      </w:r>
      <w:r w:rsidRPr="00C63571">
        <w:rPr>
          <w:rtl/>
        </w:rPr>
        <w:t xml:space="preserve">אם זכר - תשב לזכר, אם נקבה - תשב לנקבה, אינו ידוע - תשב לזכר ולנקבה, </w:t>
      </w:r>
    </w:p>
    <w:p w14:paraId="4270FF4E" w14:textId="266D1534" w:rsidR="0046556D" w:rsidRDefault="00BD6C4F" w:rsidP="00BD6C4F">
      <w:pPr>
        <w:rPr>
          <w:rtl/>
        </w:rPr>
      </w:pPr>
      <w:r w:rsidRPr="00E74869">
        <w:rPr>
          <w:b/>
          <w:bCs/>
          <w:rtl/>
        </w:rPr>
        <w:t>וחכ</w:t>
      </w:r>
      <w:r w:rsidR="00BF1CF6">
        <w:rPr>
          <w:b/>
          <w:bCs/>
          <w:rtl/>
        </w:rPr>
        <w:t>"</w:t>
      </w:r>
      <w:r>
        <w:rPr>
          <w:rFonts w:hint="cs"/>
          <w:b/>
          <w:bCs/>
          <w:rtl/>
        </w:rPr>
        <w:t>א</w:t>
      </w:r>
      <w:r w:rsidRPr="00E74869">
        <w:rPr>
          <w:b/>
          <w:bCs/>
          <w:rtl/>
        </w:rPr>
        <w:t>:</w:t>
      </w:r>
      <w:r w:rsidRPr="00C63571">
        <w:rPr>
          <w:rtl/>
        </w:rPr>
        <w:t xml:space="preserve"> כל שאינו מצורת אדם אינו ולד.</w:t>
      </w:r>
      <w:r>
        <w:rPr>
          <w:rFonts w:hint="cs"/>
          <w:rtl/>
        </w:rPr>
        <w:t xml:space="preserve"> </w:t>
      </w:r>
      <w:r w:rsidRPr="00E74869">
        <w:rPr>
          <w:b/>
          <w:bCs/>
          <w:rtl/>
        </w:rPr>
        <w:t>ולרבנן</w:t>
      </w:r>
      <w:r w:rsidRPr="00C63571">
        <w:rPr>
          <w:rtl/>
        </w:rPr>
        <w:t>, האי קרא כוליה לכדרבי אתא.</w:t>
      </w:r>
    </w:p>
    <w:p w14:paraId="03FF3336"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20" w:author="קלוד" w:date="2026-10-06T10:08:36Z"/>
        </w:rPr>
      </w:pPr>
      <w:ins w:id="20119" w:author="קלוד" w:date="2026-10-06T10:08:36Z">
        <w:r>
          <w:t xml:space="preserve">משנה ג</w:t>
        </w:r>
      </w:ins>
    </w:p>
    <w:p w14:paraId="705C4E92" w14:textId="77777777" w:rsidR="00BD6C4F" w:rsidRPr="003D23F5" w:rsidRDefault="00BD6C4F" w:rsidP="00BD6C4F">
      <w:pPr>
        <w:pStyle w:val="afff9"/>
        <w:rPr>
          <w:del w:id="20102" w:author="קלוד" w:date="2026-10-06T10:14:23Z"/>
          <w:rtl/>
        </w:rPr>
      </w:pPr>
      <w:ins w:id="9859" w:author="מספור קטעי משנה" w:date="2026-10-06T06:45:19Z">
        <w:del w:id="20100" w:author="קלוד" w:date="2026-10-06T10:14:23Z">
          <w:r>
            <w:rPr>
              <w:rStyle w:val="MisparKeta"/>
            </w:rPr>
            <w:delText xml:space="preserve">א. </w:delText>
          </w:r>
        </w:del>
      </w:ins>
      <w:del w:id="20101" w:author="קלוד" w:date="2026-10-06T10:14:23Z">
        <w:r w:rsidRPr="003D23F5">
          <w:rPr>
            <w:rtl/>
          </w:rPr>
          <w:delText xml:space="preserve">מתני'.</w:delText>
        </w:r>
      </w:del>
    </w:p>
    <w:p w14:paraId="203F1A79" w14:textId="77777777" w:rsidR="00BD6C4F" w:rsidRPr="003D23F5" w:rsidRDefault="00BD6C4F" w:rsidP="00BD6C4F">
      <w:pPr>
        <w:pStyle w:val="afff9"/>
        <w:spacing w:before="120"/>
        <w:rPr>
          <w:rtl/>
        </w:rPr>
        <w:pPrChange w:id="90039" w:author="קלוד" w:date="2026-10-08T12:08:16Z">
          <w:pPr>
            <w:pStyle w:val="afff9"/>
          </w:pPr>
        </w:pPrChange>
      </w:pPr>
      <w:r w:rsidRPr="003D23F5">
        <w:rPr>
          <w:rtl/>
        </w:rPr>
        <w:t xml:space="preserve">האשה שמת ולדה בתוך מעיה, ופשטה חיה את ידה ונגעה בו </w:t>
      </w:r>
    </w:p>
    <w:p w14:paraId="2FE748EF" w14:textId="77777777" w:rsidR="00BD6C4F" w:rsidRPr="003D23F5" w:rsidRDefault="00BD6C4F" w:rsidP="00BD6C4F">
      <w:pPr>
        <w:pStyle w:val="afff9"/>
        <w:rPr>
          <w:rtl/>
        </w:rPr>
      </w:pPr>
      <w:r w:rsidRPr="003D23F5">
        <w:rPr>
          <w:rtl/>
        </w:rPr>
        <w:t>- החיה טמאה טומאת שבעה, והאשה טהורה עד שיצא הולד.</w:t>
      </w:r>
    </w:p>
    <w:p w14:paraId="56E5BC69" w14:textId="77777777" w:rsidR="0046556D" w:rsidRDefault="00BD6C4F" w:rsidP="00BD6C4F">
      <w:pPr>
        <w:jc w:val="center"/>
        <w:rPr>
          <w:rtl/>
        </w:rPr>
      </w:pPr>
      <w:r>
        <w:rPr>
          <w:rFonts w:ascii="BA חניכי הישיבות" w:hAnsi="BA חניכי הישיבות" w:cs="BA חניכי הישיבות"/>
          <w:rtl/>
        </w:rPr>
        <w:t>׻</w:t>
      </w:r>
    </w:p>
    <w:p w14:paraId="4679DBD7" w14:textId="77777777" w:rsidR="0046556D" w:rsidRDefault="00BD6C4F" w:rsidP="00BD6C4F">
      <w:pPr>
        <w:rPr>
          <w:rtl/>
        </w:rPr>
      </w:pPr>
      <w:r w:rsidRPr="00C63571">
        <w:rPr>
          <w:rtl/>
        </w:rPr>
        <w:t>רבה: כשם שטומאה בלועה אינה מטמאה, כך טהרה בלועה אינה מיטמאה.</w:t>
      </w:r>
    </w:p>
    <w:p w14:paraId="4BF39CD3" w14:textId="77777777" w:rsidR="0046556D" w:rsidRDefault="00BD6C4F" w:rsidP="00BD6C4F">
      <w:pPr>
        <w:rPr>
          <w:rtl/>
        </w:rPr>
      </w:pPr>
      <w:r w:rsidRPr="00E74869">
        <w:rPr>
          <w:rtl/>
        </w:rPr>
        <w:t>טומאה בלועה</w:t>
      </w:r>
      <w:r>
        <w:rPr>
          <w:rFonts w:hint="cs"/>
          <w:rtl/>
        </w:rPr>
        <w:t xml:space="preserve"> </w:t>
      </w:r>
      <w:r w:rsidRPr="003017EE">
        <w:rPr>
          <w:rStyle w:val="afffff0"/>
          <w:rFonts w:hint="cs"/>
          <w:rtl/>
        </w:rPr>
        <w:t>מ'</w:t>
      </w:r>
      <w:r w:rsidRPr="003017EE">
        <w:rPr>
          <w:rStyle w:val="afffff0"/>
          <w:rtl/>
        </w:rPr>
        <w:t>והאוכל מנבלתה יכבס בגדיו</w:t>
      </w:r>
      <w:r w:rsidRPr="003017EE">
        <w:rPr>
          <w:rStyle w:val="afffff0"/>
          <w:rFonts w:hint="cs"/>
          <w:rtl/>
        </w:rPr>
        <w:t>'</w:t>
      </w:r>
      <w:r w:rsidRPr="003017EE">
        <w:rPr>
          <w:rStyle w:val="afffff0"/>
          <w:rtl/>
        </w:rPr>
        <w:t>,</w:t>
      </w:r>
      <w:r w:rsidRPr="00C63571">
        <w:rPr>
          <w:rtl/>
        </w:rPr>
        <w:t xml:space="preserve"> </w:t>
      </w:r>
      <w:r>
        <w:rPr>
          <w:rFonts w:hint="cs"/>
          <w:rtl/>
        </w:rPr>
        <w:t xml:space="preserve">והיינו </w:t>
      </w:r>
      <w:r w:rsidRPr="00C63571">
        <w:rPr>
          <w:rtl/>
        </w:rPr>
        <w:t>דאכל סמוך לשקיעת החמה, וקאמר רחמנא טהור;</w:t>
      </w:r>
    </w:p>
    <w:p w14:paraId="5BD41CB3" w14:textId="77777777" w:rsidR="0046556D" w:rsidRDefault="00BD6C4F" w:rsidP="00BD6C4F">
      <w:pPr>
        <w:rPr>
          <w:rtl/>
        </w:rPr>
      </w:pPr>
      <w:r w:rsidRPr="00E74869">
        <w:rPr>
          <w:b/>
          <w:bCs/>
          <w:rtl/>
        </w:rPr>
        <w:t>ו</w:t>
      </w:r>
      <w:r w:rsidR="00BF1CF6">
        <w:rPr>
          <w:b/>
          <w:bCs/>
          <w:rtl/>
        </w:rPr>
        <w:t>דחי#</w:t>
      </w:r>
      <w:r>
        <w:rPr>
          <w:rFonts w:hint="cs"/>
          <w:rtl/>
        </w:rPr>
        <w:t xml:space="preserve"> דש</w:t>
      </w:r>
      <w:r w:rsidRPr="00C63571">
        <w:rPr>
          <w:rtl/>
        </w:rPr>
        <w:t>אני התם דלא חזיא לגר</w:t>
      </w:r>
      <w:r>
        <w:rPr>
          <w:rFonts w:hint="cs"/>
          <w:rtl/>
        </w:rPr>
        <w:t xml:space="preserve"> ו</w:t>
      </w:r>
      <w:r>
        <w:rPr>
          <w:rtl/>
        </w:rPr>
        <w:t xml:space="preserve">הניחא </w:t>
      </w:r>
      <w:r>
        <w:rPr>
          <w:rStyle w:val="2fb"/>
          <w:rtl/>
          <w:rPrChange w:id="12268" w:author="מנוע אמוראים" w:date="2026-10-05T16:40:54Z">
            <w:rPr>
              <w:rtl/>
            </w:rPr>
          </w:rPrChange>
        </w:rPr>
        <w:t xml:space="preserve">ל</w:t>
      </w:r>
      <w:r>
        <w:rPr>
          <w:rStyle w:val="2fb"/>
          <w:rtl/>
          <w:rPrChange w:id="12269" w:author="מנוע אמוראים" w:date="2026-10-05T16:40:54Z">
            <w:rPr>
              <w:rtl/>
            </w:rPr>
          </w:rPrChange>
        </w:rPr>
        <w:t xml:space="preserve">רי"ו</w:t>
      </w:r>
      <w:r w:rsidRPr="00C63571">
        <w:rPr>
          <w:rtl/>
        </w:rPr>
        <w:t xml:space="preserve"> דאמר: אחת זו ואחת זו - עד לכלב, שפיר;</w:t>
      </w:r>
    </w:p>
    <w:p w14:paraId="735DD4E4" w14:textId="77777777" w:rsidR="0046556D" w:rsidRDefault="00BD6C4F" w:rsidP="00BD6C4F">
      <w:pPr>
        <w:rPr>
          <w:rtl/>
        </w:rPr>
      </w:pPr>
      <w:r w:rsidRPr="00C63571">
        <w:rPr>
          <w:rtl/>
        </w:rPr>
        <w:t>אלא לבר פדא</w:t>
      </w:r>
      <w:r>
        <w:rPr>
          <w:rtl/>
        </w:rPr>
        <w:t xml:space="preserve"> דאמר: טומאה חמורה לגר, וטומאה קלה</w:t>
      </w:r>
      <w:r w:rsidRPr="00C63571">
        <w:rPr>
          <w:rtl/>
        </w:rPr>
        <w:t xml:space="preserve"> עד לכלב משום דלא חזיא לגר הוא!</w:t>
      </w:r>
    </w:p>
    <w:p w14:paraId="71BD352C" w14:textId="77777777" w:rsidR="0046556D" w:rsidRDefault="00BD6C4F" w:rsidP="00BD6C4F">
      <w:pPr>
        <w:rPr>
          <w:rtl/>
        </w:rPr>
      </w:pPr>
      <w:r w:rsidRPr="00C63571">
        <w:rPr>
          <w:rtl/>
        </w:rPr>
        <w:t>נהי דלא חזיא בפניו, שלא בפניו מיחזיא חזיא ליה.</w:t>
      </w:r>
    </w:p>
    <w:p w14:paraId="02ADCD0D" w14:textId="77777777" w:rsidR="0046556D" w:rsidRDefault="00BD6C4F" w:rsidP="00BD6C4F">
      <w:pPr>
        <w:rPr>
          <w:rtl/>
        </w:rPr>
      </w:pPr>
      <w:r>
        <w:rPr>
          <w:rFonts w:hint="cs"/>
          <w:rtl/>
        </w:rPr>
        <w:t>-</w:t>
      </w:r>
    </w:p>
    <w:p w14:paraId="60A02D22" w14:textId="77777777" w:rsidR="0046556D" w:rsidRDefault="00BD6C4F" w:rsidP="00BD6C4F">
      <w:pPr>
        <w:rPr>
          <w:rtl/>
        </w:rPr>
      </w:pPr>
      <w:r w:rsidRPr="00E74869">
        <w:rPr>
          <w:b/>
          <w:bCs/>
          <w:rtl/>
        </w:rPr>
        <w:t xml:space="preserve">טהרה בלועה </w:t>
      </w:r>
      <w:r>
        <w:rPr>
          <w:rFonts w:hint="cs"/>
          <w:b/>
          <w:bCs/>
          <w:rtl/>
        </w:rPr>
        <w:t>מ</w:t>
      </w:r>
      <w:r>
        <w:rPr>
          <w:rtl/>
        </w:rPr>
        <w:t>ק"ו</w:t>
      </w:r>
      <w:r w:rsidRPr="00C63571">
        <w:rPr>
          <w:rtl/>
        </w:rPr>
        <w:t xml:space="preserve">: </w:t>
      </w:r>
      <w:r>
        <w:rPr>
          <w:rFonts w:hint="cs"/>
          <w:rtl/>
        </w:rPr>
        <w:t>מ</w:t>
      </w:r>
      <w:r>
        <w:rPr>
          <w:rtl/>
        </w:rPr>
        <w:t>כלי חרס המוקף צמיד פתיל</w:t>
      </w:r>
      <w:r w:rsidRPr="00C63571">
        <w:rPr>
          <w:rtl/>
        </w:rPr>
        <w:t xml:space="preserve"> שאינו מציל על טומאה שבתוכו מלטמא, </w:t>
      </w:r>
      <w:r>
        <w:rPr>
          <w:rFonts w:hint="cs"/>
          <w:rtl/>
        </w:rPr>
        <w:t>ד</w:t>
      </w:r>
      <w:r w:rsidRPr="00C63571">
        <w:rPr>
          <w:rtl/>
        </w:rPr>
        <w:t xml:space="preserve">טומאה רצוצה בוקעת ועולה עד לרקיע, </w:t>
      </w:r>
      <w:r>
        <w:rPr>
          <w:rFonts w:hint="cs"/>
          <w:rtl/>
        </w:rPr>
        <w:t>ו</w:t>
      </w:r>
      <w:r w:rsidRPr="00C63571">
        <w:rPr>
          <w:rtl/>
        </w:rPr>
        <w:t xml:space="preserve">מציל על </w:t>
      </w:r>
      <w:r w:rsidRPr="00B42859">
        <w:rPr>
          <w:b/>
          <w:bCs/>
          <w:rtl/>
        </w:rPr>
        <w:t>טהרה</w:t>
      </w:r>
      <w:r w:rsidRPr="00C63571">
        <w:rPr>
          <w:rtl/>
        </w:rPr>
        <w:t xml:space="preserve"> שבתוכו מלטמא, </w:t>
      </w:r>
    </w:p>
    <w:p w14:paraId="7BF06125" w14:textId="77777777" w:rsidR="0046556D" w:rsidRDefault="00BD6C4F" w:rsidP="00BD6C4F">
      <w:pPr>
        <w:rPr>
          <w:rtl/>
        </w:rPr>
      </w:pPr>
      <w:r>
        <w:rPr>
          <w:rFonts w:hint="cs"/>
          <w:rtl/>
        </w:rPr>
        <w:t>כ</w:t>
      </w:r>
      <w:r w:rsidR="00BF1CF6">
        <w:rPr>
          <w:rtl/>
        </w:rPr>
        <w:t>"</w:t>
      </w:r>
      <w:r>
        <w:rPr>
          <w:rFonts w:hint="cs"/>
          <w:rtl/>
        </w:rPr>
        <w:t>ש ל</w:t>
      </w:r>
      <w:r w:rsidRPr="00C63571">
        <w:rPr>
          <w:rtl/>
        </w:rPr>
        <w:t xml:space="preserve">אדם שמציל על טומאה שבתוכו מלטמא, </w:t>
      </w:r>
      <w:r>
        <w:rPr>
          <w:rFonts w:hint="cs"/>
          <w:rtl/>
        </w:rPr>
        <w:t>שי</w:t>
      </w:r>
      <w:r w:rsidRPr="00C63571">
        <w:rPr>
          <w:rtl/>
        </w:rPr>
        <w:t xml:space="preserve">ציל על </w:t>
      </w:r>
      <w:r w:rsidRPr="00B42859">
        <w:rPr>
          <w:b/>
          <w:bCs/>
          <w:rtl/>
        </w:rPr>
        <w:t>טהרה</w:t>
      </w:r>
      <w:r>
        <w:rPr>
          <w:rtl/>
        </w:rPr>
        <w:t xml:space="preserve"> שבתוכו מליטמא</w:t>
      </w:r>
      <w:r w:rsidRPr="00C63571">
        <w:rPr>
          <w:rtl/>
        </w:rPr>
        <w:t xml:space="preserve"> </w:t>
      </w:r>
    </w:p>
    <w:p w14:paraId="4FCBB995" w14:textId="77777777" w:rsidR="0046556D" w:rsidRDefault="00BD6C4F" w:rsidP="00BD6C4F">
      <w:pPr>
        <w:rPr>
          <w:rtl/>
        </w:rPr>
      </w:pPr>
      <w:r>
        <w:rPr>
          <w:rFonts w:hint="cs"/>
          <w:rtl/>
        </w:rPr>
        <w:t>וא</w:t>
      </w:r>
      <w:r w:rsidR="00BF1CF6">
        <w:rPr>
          <w:rtl/>
        </w:rPr>
        <w:t>"</w:t>
      </w:r>
      <w:r>
        <w:rPr>
          <w:rFonts w:hint="cs"/>
          <w:rtl/>
        </w:rPr>
        <w:t>א לפרוך ד</w:t>
      </w:r>
      <w:r w:rsidRPr="00C63571">
        <w:rPr>
          <w:rtl/>
        </w:rPr>
        <w:t xml:space="preserve">מה לכלי חרס </w:t>
      </w:r>
      <w:r>
        <w:rPr>
          <w:rFonts w:hint="cs"/>
          <w:rtl/>
        </w:rPr>
        <w:t>ש</w:t>
      </w:r>
      <w:r w:rsidRPr="00C63571">
        <w:rPr>
          <w:rtl/>
        </w:rPr>
        <w:t xml:space="preserve">אין מטמא מגבו, </w:t>
      </w:r>
      <w:r>
        <w:rPr>
          <w:rFonts w:hint="cs"/>
          <w:rtl/>
        </w:rPr>
        <w:t>משא</w:t>
      </w:r>
      <w:r w:rsidR="00BF1CF6">
        <w:rPr>
          <w:rtl/>
        </w:rPr>
        <w:t>"</w:t>
      </w:r>
      <w:r>
        <w:rPr>
          <w:rFonts w:hint="cs"/>
          <w:rtl/>
        </w:rPr>
        <w:t xml:space="preserve">כ באדם המטמא מגבו </w:t>
      </w:r>
    </w:p>
    <w:p w14:paraId="559B6DC2" w14:textId="77777777" w:rsidR="00BD6C4F" w:rsidRPr="003D23F5" w:rsidRDefault="00BD6C4F" w:rsidP="00F07436">
      <w:pPr>
        <w:pStyle w:val="afff3"/>
        <w:framePr w:wrap="around"/>
        <w:rPr>
          <w:rtl/>
        </w:rPr>
      </w:pPr>
      <w:r w:rsidRPr="003D23F5">
        <w:rPr>
          <w:rFonts w:hint="cs"/>
          <w:rtl/>
        </w:rPr>
        <w:t>עא:</w:t>
      </w:r>
    </w:p>
    <w:p w14:paraId="46CE8324" w14:textId="41D33133" w:rsidR="0046556D" w:rsidRDefault="00BD6C4F" w:rsidP="00BD6C4F">
      <w:pPr>
        <w:rPr>
          <w:rtl/>
        </w:rPr>
      </w:pPr>
      <w:r>
        <w:rPr>
          <w:rFonts w:hint="cs"/>
          <w:rtl/>
        </w:rPr>
        <w:t xml:space="preserve">דאנן </w:t>
      </w:r>
      <w:r w:rsidRPr="00C63571">
        <w:rPr>
          <w:rtl/>
        </w:rPr>
        <w:t xml:space="preserve">מתוכו קאמרינן, </w:t>
      </w:r>
      <w:r>
        <w:rPr>
          <w:rFonts w:hint="cs"/>
          <w:rtl/>
        </w:rPr>
        <w:t>ו</w:t>
      </w:r>
      <w:r w:rsidRPr="00C63571">
        <w:rPr>
          <w:rtl/>
        </w:rPr>
        <w:t>אדרבה כלי חרס חמור שכן מטמא מאוירו.</w:t>
      </w:r>
    </w:p>
    <w:p w14:paraId="7B89E9D8" w14:textId="77777777" w:rsidR="0046556D" w:rsidRDefault="00BD6C4F" w:rsidP="00BD6C4F">
      <w:r w:rsidRPr="00CF4778">
        <w:rPr>
          <w:b/>
          <w:bCs/>
          <w:rtl/>
        </w:rPr>
        <w:t>בלוע דלמטה</w:t>
      </w:r>
      <w:r w:rsidRPr="00CF4778">
        <w:rPr>
          <w:rFonts w:hint="cs"/>
          <w:b/>
          <w:bCs/>
          <w:rtl/>
        </w:rPr>
        <w:t xml:space="preserve"> מ</w:t>
      </w:r>
      <w:r w:rsidRPr="00CF4778">
        <w:rPr>
          <w:b/>
          <w:bCs/>
          <w:rtl/>
        </w:rPr>
        <w:t>ק"ו:</w:t>
      </w:r>
      <w:r w:rsidRPr="00C63571">
        <w:rPr>
          <w:rtl/>
        </w:rPr>
        <w:t xml:space="preserve"> </w:t>
      </w:r>
      <w:r>
        <w:rPr>
          <w:rFonts w:hint="cs"/>
          <w:rtl/>
        </w:rPr>
        <w:t>מעיכולו ד</w:t>
      </w:r>
      <w:r>
        <w:rPr>
          <w:rtl/>
        </w:rPr>
        <w:t xml:space="preserve">למעלה שאינו עושה עיכול </w:t>
      </w:r>
      <w:r w:rsidRPr="00C63571">
        <w:rPr>
          <w:rtl/>
        </w:rPr>
        <w:t>מציל,</w:t>
      </w:r>
      <w:r>
        <w:rPr>
          <w:rFonts w:hint="cs"/>
          <w:rtl/>
        </w:rPr>
        <w:t xml:space="preserve"> כ</w:t>
      </w:r>
      <w:r w:rsidR="00BF1CF6">
        <w:rPr>
          <w:rtl/>
        </w:rPr>
        <w:t>"</w:t>
      </w:r>
      <w:r>
        <w:rPr>
          <w:rFonts w:hint="cs"/>
          <w:rtl/>
        </w:rPr>
        <w:t xml:space="preserve">ש לעיכול דלמטה שיציל </w:t>
      </w:r>
    </w:p>
    <w:p w14:paraId="74DD07A4" w14:textId="5E134C0A" w:rsidR="0046556D" w:rsidRDefault="00BD6C4F" w:rsidP="00BD6C4F">
      <w:pPr>
        <w:rPr>
          <w:rtl/>
        </w:rPr>
      </w:pPr>
      <w:r>
        <w:rPr>
          <w:rFonts w:hint="cs"/>
          <w:rtl/>
        </w:rPr>
        <w:t xml:space="preserve"> ואפי' דעושה עיכול למטה ע</w:t>
      </w:r>
      <w:r w:rsidR="00BF1CF6">
        <w:rPr>
          <w:rtl/>
        </w:rPr>
        <w:t>"</w:t>
      </w:r>
      <w:r>
        <w:rPr>
          <w:rFonts w:hint="cs"/>
          <w:rtl/>
        </w:rPr>
        <w:t>י למעלה מ</w:t>
      </w:r>
      <w:r w:rsidR="00BF1CF6">
        <w:rPr>
          <w:rtl/>
        </w:rPr>
        <w:t>"</w:t>
      </w:r>
      <w:r>
        <w:rPr>
          <w:rFonts w:hint="cs"/>
          <w:rtl/>
        </w:rPr>
        <w:t xml:space="preserve">מ עיכול דלמטה רב </w:t>
      </w:r>
    </w:p>
    <w:p w14:paraId="5E7B084D" w14:textId="77777777" w:rsidR="0046556D" w:rsidRDefault="00BD6C4F" w:rsidP="00BD6C4F">
      <w:pPr>
        <w:rPr>
          <w:rtl/>
        </w:rPr>
      </w:pPr>
      <w:r w:rsidRPr="00CF4778">
        <w:rPr>
          <w:b/>
          <w:bCs/>
          <w:rtl/>
        </w:rPr>
        <w:t xml:space="preserve">בלוע דבהמה </w:t>
      </w:r>
      <w:r>
        <w:rPr>
          <w:rFonts w:hint="cs"/>
          <w:rtl/>
        </w:rPr>
        <w:t>מ</w:t>
      </w:r>
      <w:r>
        <w:rPr>
          <w:rtl/>
        </w:rPr>
        <w:t>ק"ו</w:t>
      </w:r>
      <w:r w:rsidRPr="00C63571">
        <w:rPr>
          <w:rtl/>
        </w:rPr>
        <w:t xml:space="preserve">: </w:t>
      </w:r>
      <w:r>
        <w:rPr>
          <w:rFonts w:hint="cs"/>
          <w:rtl/>
        </w:rPr>
        <w:t>מ</w:t>
      </w:r>
      <w:r>
        <w:rPr>
          <w:rtl/>
        </w:rPr>
        <w:t>אדם שמטמא מחיים</w:t>
      </w:r>
      <w:r w:rsidRPr="00C63571">
        <w:rPr>
          <w:rtl/>
        </w:rPr>
        <w:t xml:space="preserve"> מציל בבלוע,</w:t>
      </w:r>
      <w:r>
        <w:rPr>
          <w:rFonts w:hint="cs"/>
          <w:rtl/>
        </w:rPr>
        <w:t xml:space="preserve"> לבהמה </w:t>
      </w:r>
      <w:r w:rsidRPr="00C63571">
        <w:rPr>
          <w:rtl/>
        </w:rPr>
        <w:t xml:space="preserve">שאינה מטמאה מחיים </w:t>
      </w:r>
      <w:r>
        <w:rPr>
          <w:rtl/>
        </w:rPr>
        <w:t>שתציל בבלוע</w:t>
      </w:r>
    </w:p>
    <w:p w14:paraId="30FA5734" w14:textId="77777777" w:rsidR="0046556D" w:rsidRDefault="00BD6C4F" w:rsidP="00BD6C4F">
      <w:pPr>
        <w:rPr>
          <w:rtl/>
        </w:rPr>
      </w:pPr>
      <w:r>
        <w:rPr>
          <w:rFonts w:hint="cs"/>
          <w:rtl/>
        </w:rPr>
        <w:t>ואין לפרוך ד</w:t>
      </w:r>
      <w:r w:rsidRPr="00C63571">
        <w:rPr>
          <w:rtl/>
        </w:rPr>
        <w:t xml:space="preserve">מה לאדם שכן צריך שהייה בבית המנוגע, </w:t>
      </w:r>
      <w:r>
        <w:rPr>
          <w:rFonts w:hint="cs"/>
          <w:rtl/>
        </w:rPr>
        <w:t>משא</w:t>
      </w:r>
      <w:r w:rsidR="00BF1CF6">
        <w:rPr>
          <w:rtl/>
        </w:rPr>
        <w:t>"</w:t>
      </w:r>
      <w:r>
        <w:rPr>
          <w:rFonts w:hint="cs"/>
          <w:rtl/>
        </w:rPr>
        <w:t xml:space="preserve">כ </w:t>
      </w:r>
      <w:r w:rsidRPr="00C63571">
        <w:rPr>
          <w:rtl/>
        </w:rPr>
        <w:t xml:space="preserve">בהמה </w:t>
      </w:r>
      <w:r>
        <w:rPr>
          <w:rFonts w:hint="cs"/>
          <w:rtl/>
        </w:rPr>
        <w:t>א</w:t>
      </w:r>
      <w:r w:rsidR="00BF1CF6">
        <w:rPr>
          <w:rtl/>
        </w:rPr>
        <w:t>"</w:t>
      </w:r>
      <w:r>
        <w:rPr>
          <w:rFonts w:hint="cs"/>
          <w:rtl/>
        </w:rPr>
        <w:t>צ</w:t>
      </w:r>
      <w:r w:rsidRPr="00C63571">
        <w:rPr>
          <w:rtl/>
        </w:rPr>
        <w:t xml:space="preserve"> שהייה בבית המנוגע!</w:t>
      </w:r>
    </w:p>
    <w:p w14:paraId="0EF02895" w14:textId="77777777" w:rsidR="0046556D" w:rsidRDefault="00BD6C4F" w:rsidP="00BD6C4F">
      <w:pPr>
        <w:rPr>
          <w:rtl/>
        </w:rPr>
      </w:pPr>
      <w:r w:rsidRPr="00C63571">
        <w:rPr>
          <w:rtl/>
        </w:rPr>
        <w:lastRenderedPageBreak/>
        <w:t>ב</w:t>
      </w:r>
      <w:r>
        <w:rPr>
          <w:rtl/>
        </w:rPr>
        <w:t>המה</w:t>
      </w:r>
      <w:r w:rsidRPr="00C63571">
        <w:rPr>
          <w:rtl/>
        </w:rPr>
        <w:t xml:space="preserve"> דאינה צריכה שהייה בבית המנוגע </w:t>
      </w:r>
      <w:r w:rsidRPr="00731978">
        <w:rPr>
          <w:b/>
          <w:bCs/>
          <w:rtl/>
        </w:rPr>
        <w:t>הלכתא</w:t>
      </w:r>
      <w:r>
        <w:rPr>
          <w:rtl/>
        </w:rPr>
        <w:t xml:space="preserve"> - לכלים שעל גבה, אדם</w:t>
      </w:r>
      <w:r w:rsidRPr="00C63571">
        <w:rPr>
          <w:rtl/>
        </w:rPr>
        <w:t xml:space="preserve"> נמי לא בעי, </w:t>
      </w:r>
    </w:p>
    <w:p w14:paraId="2E518292" w14:textId="255905A9" w:rsidR="0046556D" w:rsidRDefault="00BD6C4F" w:rsidP="00BD6C4F">
      <w:pPr>
        <w:rPr>
          <w:rtl/>
        </w:rPr>
      </w:pPr>
      <w:r w:rsidRPr="00C63571">
        <w:rPr>
          <w:rtl/>
        </w:rPr>
        <w:t>דתנן: הנכנס לבית המנוגע וכליו על כתפיו, וסנדליו וטבעותיו בידי</w:t>
      </w:r>
      <w:r>
        <w:rPr>
          <w:rtl/>
        </w:rPr>
        <w:t>ו</w:t>
      </w:r>
      <w:r w:rsidRPr="00C63571">
        <w:rPr>
          <w:rtl/>
        </w:rPr>
        <w:t xml:space="preserve"> הוא והן טמאין מיד, </w:t>
      </w:r>
    </w:p>
    <w:p w14:paraId="080AD57D" w14:textId="633AD8B1" w:rsidR="0046556D" w:rsidRDefault="00BD6C4F" w:rsidP="00BD6C4F">
      <w:pPr>
        <w:rPr>
          <w:rtl/>
        </w:rPr>
      </w:pPr>
      <w:r w:rsidRPr="00C63571">
        <w:rPr>
          <w:rtl/>
        </w:rPr>
        <w:t>היה לבוש כליו, וסנדליו ברגליו, וטבעותיו באצבעו - הוא טמא מיד, והן טהורין, עד שישהא בכדי אכילת פרס - פת חטים ולא פת שעורים, מיסב ואוכל בליפתן.</w:t>
      </w:r>
    </w:p>
    <w:p w14:paraId="22ACC39A" w14:textId="77777777" w:rsidR="0046556D" w:rsidRDefault="00BD6C4F" w:rsidP="00BD6C4F">
      <w:pPr>
        <w:rPr>
          <w:rtl/>
        </w:rPr>
      </w:pPr>
      <w:r w:rsidRPr="00C63571">
        <w:rPr>
          <w:rtl/>
        </w:rPr>
        <w:t>• אמר רבא: תרוייהו תננהי;</w:t>
      </w:r>
      <w:r>
        <w:rPr>
          <w:rFonts w:hint="cs"/>
          <w:rtl/>
        </w:rPr>
        <w:t xml:space="preserve">  </w:t>
      </w:r>
      <w:r w:rsidRPr="00C63571">
        <w:rPr>
          <w:rtl/>
        </w:rPr>
        <w:t>טומאה בלועה תנינא, טהרה בלועה תנינא.</w:t>
      </w:r>
    </w:p>
    <w:p w14:paraId="58D89E58" w14:textId="77777777" w:rsidR="0046556D" w:rsidRDefault="00BD6C4F" w:rsidP="00BD6C4F">
      <w:pPr>
        <w:rPr>
          <w:rtl/>
        </w:rPr>
      </w:pPr>
      <w:r w:rsidRPr="00731978">
        <w:rPr>
          <w:b/>
          <w:bCs/>
          <w:rtl/>
        </w:rPr>
        <w:t>טומאה בלועה,</w:t>
      </w:r>
      <w:r w:rsidRPr="00C63571">
        <w:rPr>
          <w:rtl/>
        </w:rPr>
        <w:t xml:space="preserve"> דתנן: בלע טבעת טמאה - טובל ואוכל בתרומתו, הקיאה - טמאה וטמאתו.</w:t>
      </w:r>
    </w:p>
    <w:p w14:paraId="093F870A" w14:textId="77777777" w:rsidR="0046556D" w:rsidRDefault="00BD6C4F" w:rsidP="00BD6C4F">
      <w:pPr>
        <w:rPr>
          <w:rtl/>
        </w:rPr>
      </w:pPr>
      <w:r w:rsidRPr="00731978">
        <w:rPr>
          <w:rtl/>
        </w:rPr>
        <w:t>טהרה בלועה</w:t>
      </w:r>
      <w:r w:rsidRPr="00C63571">
        <w:rPr>
          <w:rtl/>
        </w:rPr>
        <w:t xml:space="preserve"> דתנן: בלע טבעת טהורה, ונכנס ל</w:t>
      </w:r>
      <w:r>
        <w:rPr>
          <w:rtl/>
        </w:rPr>
        <w:t>אהל המת, והזה ושנה וטבל והקיאה</w:t>
      </w:r>
      <w:r w:rsidRPr="00C63571">
        <w:rPr>
          <w:rtl/>
        </w:rPr>
        <w:t xml:space="preserve"> הרי היא כמה שהיתה, </w:t>
      </w:r>
    </w:p>
    <w:p w14:paraId="652C41C7" w14:textId="77777777" w:rsidR="0046556D" w:rsidRDefault="00BD6C4F" w:rsidP="00BD6C4F">
      <w:pPr>
        <w:rPr>
          <w:rtl/>
        </w:rPr>
      </w:pPr>
      <w:r w:rsidRPr="00C63571">
        <w:rPr>
          <w:rtl/>
        </w:rPr>
        <w:t>כי קאמר רבה כגון שבלע שתי טבעות, אחת טמאה ואחת טהורה, דלא מטמיא לה מטמאה לטהורה.</w:t>
      </w:r>
    </w:p>
    <w:p w14:paraId="6DE46381" w14:textId="77777777" w:rsidR="00BD6C4F" w:rsidRPr="003D23F5" w:rsidRDefault="00BD6C4F" w:rsidP="00F07436">
      <w:pPr>
        <w:pStyle w:val="afff3"/>
        <w:framePr w:wrap="around"/>
        <w:rPr>
          <w:rtl/>
        </w:rPr>
      </w:pPr>
      <w:r w:rsidRPr="003D23F5">
        <w:rPr>
          <w:rFonts w:hint="cs"/>
          <w:rtl/>
        </w:rPr>
        <w:t>עב.</w:t>
      </w:r>
    </w:p>
    <w:p w14:paraId="6DCA4180" w14:textId="77777777" w:rsidR="0046556D" w:rsidRDefault="00BD6C4F" w:rsidP="00BD6C4F">
      <w:pPr>
        <w:rPr>
          <w:rtl/>
        </w:rPr>
      </w:pPr>
      <w:r w:rsidRPr="00C63571">
        <w:rPr>
          <w:rtl/>
        </w:rPr>
        <w:t>והא עובר וחיה, דכשתי טבעות דמו, ומטמא לה עובר לחיה!</w:t>
      </w:r>
      <w:r>
        <w:rPr>
          <w:rFonts w:hint="cs"/>
          <w:rtl/>
        </w:rPr>
        <w:t xml:space="preserve"> - </w:t>
      </w:r>
      <w:r w:rsidRPr="00C63571">
        <w:rPr>
          <w:rtl/>
        </w:rPr>
        <w:t>שאני עובר, הואיל וסופו לצאת.</w:t>
      </w:r>
    </w:p>
    <w:p w14:paraId="033FAC3D" w14:textId="77777777" w:rsidR="0046556D" w:rsidRDefault="00BD6C4F" w:rsidP="00BD6C4F">
      <w:pPr>
        <w:rPr>
          <w:rtl/>
        </w:rPr>
      </w:pPr>
      <w:r>
        <w:rPr>
          <w:rFonts w:hint="cs"/>
          <w:rtl/>
        </w:rPr>
        <w:t xml:space="preserve">והקשה </w:t>
      </w:r>
      <w:r w:rsidRPr="00C63571">
        <w:rPr>
          <w:rtl/>
        </w:rPr>
        <w:t xml:space="preserve">רבא: עובר - סופו לצאת, טבעת - אין סופו לצאת? </w:t>
      </w:r>
    </w:p>
    <w:p w14:paraId="3CBF4074" w14:textId="77777777" w:rsidR="0046556D" w:rsidRDefault="00BD6C4F" w:rsidP="00BD6C4F">
      <w:pPr>
        <w:rPr>
          <w:rtl/>
        </w:rPr>
      </w:pPr>
      <w:r w:rsidRPr="00C63571">
        <w:rPr>
          <w:rtl/>
        </w:rPr>
        <w:t xml:space="preserve">אלא אמר רבא: פומבדיתאי ידעי טעמא דהא מילתא, </w:t>
      </w:r>
      <w:r>
        <w:rPr>
          <w:rFonts w:hint="cs"/>
          <w:rtl/>
        </w:rPr>
        <w:t xml:space="preserve">והיינו רב יוסף </w:t>
      </w:r>
      <w:r>
        <w:rPr>
          <w:rStyle w:val="2fb"/>
          <w:rFonts w:hint="cs"/>
          <w:rtl/>
          <w:rPrChange w:id="12270" w:author="מנוע אמוראים" w:date="2026-10-05T16:40:54Z">
            <w:rPr>
              <w:rFonts w:hint="cs"/>
              <w:rtl/>
            </w:rPr>
          </w:rPrChange>
        </w:rPr>
        <w:t xml:space="preserve">מריא</w:t>
      </w:r>
      <w:r>
        <w:rPr>
          <w:rStyle w:val="2fb"/>
          <w:rtl/>
          <w:rPrChange w:id="12271" w:author="מנוע אמוראים" w:date="2026-10-05T16:40:54Z">
            <w:rPr>
              <w:rtl/>
            </w:rPr>
          </w:rPrChange>
        </w:rPr>
        <w:t xml:space="preserve">"</w:t>
      </w:r>
      <w:r>
        <w:rPr>
          <w:rStyle w:val="2fb"/>
          <w:rFonts w:hint="cs"/>
          <w:rtl/>
          <w:rPrChange w:id="12272" w:author="מנוע אמוראים" w:date="2026-10-05T16:40:54Z">
            <w:rPr>
              <w:rFonts w:hint="cs"/>
              <w:rtl/>
            </w:rPr>
          </w:rPrChange>
        </w:rPr>
        <w:t xml:space="preserve">ש</w:t>
      </w:r>
      <w:r>
        <w:rPr>
          <w:rFonts w:hint="cs"/>
          <w:rtl/>
        </w:rPr>
        <w:t xml:space="preserve">: </w:t>
      </w:r>
      <w:r w:rsidRPr="00C63571">
        <w:rPr>
          <w:rtl/>
        </w:rPr>
        <w:t>טומאה זו אינה מדברי תורה, אלא מדברי סופרים.</w:t>
      </w:r>
    </w:p>
    <w:p w14:paraId="10188700" w14:textId="6397F642" w:rsidR="0046556D" w:rsidRDefault="00BD6C4F" w:rsidP="00BD6C4F">
      <w:pPr>
        <w:rPr>
          <w:rtl/>
        </w:rPr>
      </w:pPr>
      <w:r>
        <w:rPr>
          <w:rFonts w:hint="cs"/>
          <w:rtl/>
        </w:rPr>
        <w:t xml:space="preserve">דלא תימא אליבא </w:t>
      </w:r>
      <w:r>
        <w:rPr>
          <w:rStyle w:val="2fb"/>
          <w:rFonts w:hint="cs"/>
          <w:rtl/>
          <w:rPrChange w:id="12273" w:author="מנוע אמוראים" w:date="2026-10-05T16:40:54Z">
            <w:rPr>
              <w:rFonts w:hint="cs"/>
              <w:rtl/>
            </w:rPr>
          </w:rPrChange>
        </w:rPr>
        <w:t xml:space="preserve">דר</w:t>
      </w:r>
      <w:r>
        <w:rPr>
          <w:rStyle w:val="2fb"/>
          <w:rtl/>
          <w:rPrChange w:id="12274" w:author="מנוע אמוראים" w:date="2026-10-05T16:40:54Z">
            <w:rPr>
              <w:rtl/>
            </w:rPr>
          </w:rPrChange>
        </w:rPr>
        <w:t xml:space="preserve">"</w:t>
      </w:r>
      <w:r>
        <w:rPr>
          <w:rStyle w:val="2fb"/>
          <w:rFonts w:hint="cs"/>
          <w:rtl/>
          <w:rPrChange w:id="12275" w:author="מנוע אמוראים" w:date="2026-10-05T16:40:54Z">
            <w:rPr>
              <w:rFonts w:hint="cs"/>
              <w:rtl/>
            </w:rPr>
          </w:rPrChange>
        </w:rPr>
        <w:t xml:space="preserve">ע</w:t>
      </w:r>
      <w:r w:rsidRPr="00C63571">
        <w:rPr>
          <w:rtl/>
        </w:rPr>
        <w:t xml:space="preserve">: </w:t>
      </w:r>
      <w:r>
        <w:rPr>
          <w:rFonts w:hint="cs"/>
          <w:rtl/>
        </w:rPr>
        <w:t>ד</w:t>
      </w:r>
      <w:r>
        <w:rPr>
          <w:rtl/>
        </w:rPr>
        <w:t>עובר במעי אשה</w:t>
      </w:r>
      <w:r w:rsidRPr="00C63571">
        <w:rPr>
          <w:rtl/>
        </w:rPr>
        <w:t xml:space="preserve"> טמא, </w:t>
      </w:r>
    </w:p>
    <w:p w14:paraId="17FFC1DA" w14:textId="57CF3AC3" w:rsidR="0046556D" w:rsidRDefault="00BD6C4F" w:rsidP="00BD6C4F">
      <w:pPr>
        <w:rPr>
          <w:rtl/>
        </w:rPr>
      </w:pPr>
      <w:r>
        <w:rPr>
          <w:rtl/>
        </w:rPr>
        <w:t xml:space="preserve">אלא אפי' </w:t>
      </w:r>
      <w:r>
        <w:rPr>
          <w:rStyle w:val="2fb"/>
          <w:rtl/>
          <w:rPrChange w:id="12276" w:author="מנוע אמוראים" w:date="2026-10-05T16:40:54Z">
            <w:rPr>
              <w:rtl/>
            </w:rPr>
          </w:rPrChange>
        </w:rPr>
        <w:t xml:space="preserve">לר</w:t>
      </w:r>
      <w:r>
        <w:rPr>
          <w:rStyle w:val="2fb"/>
          <w:rFonts w:hint="cs"/>
          <w:rtl/>
          <w:rPrChange w:id="12277" w:author="מנוע אמוראים" w:date="2026-10-05T16:40:54Z">
            <w:rPr>
              <w:rFonts w:hint="cs"/>
              <w:rtl/>
            </w:rPr>
          </w:rPrChange>
        </w:rPr>
        <w:t xml:space="preserve">י</w:t>
      </w:r>
      <w:r>
        <w:rPr>
          <w:rStyle w:val="2fb"/>
          <w:rtl/>
          <w:rPrChange w:id="12278" w:author="מנוע אמוראים" w:date="2026-10-05T16:40:54Z">
            <w:rPr>
              <w:rtl/>
            </w:rPr>
          </w:rPrChange>
        </w:rPr>
        <w:t xml:space="preserve">"</w:t>
      </w:r>
      <w:r>
        <w:rPr>
          <w:rStyle w:val="2fb"/>
          <w:rFonts w:hint="cs"/>
          <w:rtl/>
          <w:rPrChange w:id="12279" w:author="מנוע אמוראים" w:date="2026-10-05T16:40:54Z">
            <w:rPr>
              <w:rFonts w:hint="cs"/>
              <w:rtl/>
            </w:rPr>
          </w:rPrChange>
        </w:rPr>
        <w:t xml:space="preserve">ש</w:t>
      </w:r>
      <w:r>
        <w:rPr>
          <w:rtl/>
        </w:rPr>
        <w:t xml:space="preserve">: עובר במעי אשה </w:t>
      </w:r>
      <w:r w:rsidRPr="00C63571">
        <w:rPr>
          <w:rtl/>
        </w:rPr>
        <w:t>טהור, גזרו בה טומאה מדרבנן.</w:t>
      </w:r>
    </w:p>
    <w:p w14:paraId="49BC7A2C" w14:textId="440E1D30" w:rsidR="0046556D" w:rsidRDefault="00BD6C4F" w:rsidP="00BD6C4F">
      <w:pPr>
        <w:rPr>
          <w:rtl/>
        </w:rPr>
      </w:pPr>
      <w:r>
        <w:rPr>
          <w:rFonts w:hint="cs"/>
          <w:rtl/>
        </w:rPr>
        <w:t xml:space="preserve">וטעמא </w:t>
      </w:r>
      <w:r>
        <w:rPr>
          <w:rStyle w:val="2fb"/>
          <w:rFonts w:hint="cs"/>
          <w:rtl/>
          <w:rPrChange w:id="12280" w:author="מנוע אמוראים" w:date="2026-10-05T16:40:54Z">
            <w:rPr>
              <w:rFonts w:hint="cs"/>
              <w:rtl/>
            </w:rPr>
          </w:rPrChange>
        </w:rPr>
        <w:t xml:space="preserve">כר</w:t>
      </w:r>
      <w:r>
        <w:rPr>
          <w:rStyle w:val="2fb"/>
          <w:rtl/>
          <w:rPrChange w:id="12281" w:author="מנוע אמוראים" w:date="2026-10-05T16:40:54Z">
            <w:rPr>
              <w:rtl/>
            </w:rPr>
          </w:rPrChange>
        </w:rPr>
        <w:t xml:space="preserve">"</w:t>
      </w:r>
      <w:r>
        <w:rPr>
          <w:rStyle w:val="2fb"/>
          <w:rFonts w:hint="cs"/>
          <w:rtl/>
          <w:rPrChange w:id="12282" w:author="מנוע אמוראים" w:date="2026-10-05T16:40:54Z">
            <w:rPr>
              <w:rFonts w:hint="cs"/>
              <w:rtl/>
            </w:rPr>
          </w:rPrChange>
        </w:rPr>
        <w:t xml:space="preserve">ה</w:t>
      </w:r>
      <w:r w:rsidRPr="00C63571">
        <w:rPr>
          <w:rtl/>
        </w:rPr>
        <w:t>: גזירה שמא יוציא ולד ראשו חוץ לפרוזדור.</w:t>
      </w:r>
    </w:p>
    <w:p w14:paraId="5EA7C9BE" w14:textId="6C8285D0" w:rsidR="0046556D" w:rsidRDefault="00BD6C4F" w:rsidP="00BD6C4F">
      <w:pPr>
        <w:rPr>
          <w:rtl/>
        </w:rPr>
      </w:pPr>
      <w:r>
        <w:rPr>
          <w:rFonts w:hint="cs"/>
          <w:rtl/>
        </w:rPr>
        <w:t xml:space="preserve">ואפי' </w:t>
      </w:r>
      <w:r w:rsidRPr="00C63571">
        <w:rPr>
          <w:rtl/>
        </w:rPr>
        <w:t xml:space="preserve">אשה </w:t>
      </w:r>
      <w:r>
        <w:rPr>
          <w:rFonts w:hint="cs"/>
          <w:rtl/>
        </w:rPr>
        <w:t>ד</w:t>
      </w:r>
      <w:r w:rsidRPr="00C63571">
        <w:rPr>
          <w:rtl/>
        </w:rPr>
        <w:t>מרגשת בעצמה.</w:t>
      </w:r>
      <w:r>
        <w:rPr>
          <w:rFonts w:hint="cs"/>
          <w:rtl/>
        </w:rPr>
        <w:t xml:space="preserve">  ולא אומרת לחיה דטרידא </w:t>
      </w:r>
    </w:p>
    <w:p w14:paraId="65F35D1B" w14:textId="77777777" w:rsidR="00BD6C4F" w:rsidRDefault="00BD6C4F" w:rsidP="00BD6C4F">
      <w:pPr>
        <w:jc w:val="center"/>
        <w:rPr>
          <w:rFonts w:ascii="BA חניכי הישיבות" w:hAnsi="BA חניכי הישיבות" w:cs="BA חניכי הישיבות"/>
        </w:rPr>
      </w:pPr>
      <w:r>
        <w:rPr>
          <w:rFonts w:ascii="BA חניכי הישיבות" w:hAnsi="BA חניכי הישיבות" w:cs="BA חניכי הישיבות"/>
          <w:rtl/>
        </w:rPr>
        <w:t>׻</w:t>
      </w:r>
    </w:p>
    <w:p w14:paraId="4447C1E7" w14:textId="77777777" w:rsidR="0046556D" w:rsidRDefault="00BD6C4F" w:rsidP="00BD6C4F">
      <w:pPr>
        <w:rPr>
          <w:rtl/>
        </w:rPr>
      </w:pPr>
      <w:r w:rsidRPr="00C63571">
        <w:rPr>
          <w:rtl/>
        </w:rPr>
        <w:t xml:space="preserve">• </w:t>
      </w:r>
      <w:r>
        <w:rPr>
          <w:rStyle w:val="2fb"/>
          <w:rFonts w:hint="cs"/>
          <w:rtl/>
          <w:rPrChange w:id="12283" w:author="מנוע אמוראים" w:date="2026-10-05T16:40:54Z">
            <w:rPr>
              <w:rFonts w:hint="cs"/>
              <w:rtl/>
            </w:rPr>
          </w:rPrChange>
        </w:rPr>
        <w:t xml:space="preserve">ורי</w:t>
      </w:r>
      <w:r>
        <w:rPr>
          <w:rStyle w:val="2fb"/>
          <w:rtl/>
          <w:rPrChange w:id="12284" w:author="מנוע אמוראים" w:date="2026-10-05T16:40:54Z">
            <w:rPr>
              <w:rtl/>
            </w:rPr>
          </w:rPrChange>
        </w:rPr>
        <w:t xml:space="preserve">"</w:t>
      </w:r>
      <w:r>
        <w:rPr>
          <w:rStyle w:val="2fb"/>
          <w:rFonts w:hint="cs"/>
          <w:rtl/>
          <w:rPrChange w:id="12285" w:author="מנוע אמוראים" w:date="2026-10-05T16:40:54Z">
            <w:rPr>
              <w:rFonts w:hint="cs"/>
              <w:rtl/>
            </w:rPr>
          </w:rPrChange>
        </w:rPr>
        <w:t xml:space="preserve">ש</w:t>
      </w:r>
      <w:r>
        <w:rPr>
          <w:rFonts w:hint="cs"/>
          <w:rtl/>
        </w:rPr>
        <w:t xml:space="preserve"> </w:t>
      </w:r>
      <w:r>
        <w:rPr>
          <w:rStyle w:val="2fb"/>
          <w:rFonts w:hint="cs"/>
          <w:rtl/>
          <w:rPrChange w:id="12286" w:author="מנוע אמוראים" w:date="2026-10-05T16:40:54Z">
            <w:rPr>
              <w:rFonts w:hint="cs"/>
              <w:rtl/>
            </w:rPr>
          </w:rPrChange>
        </w:rPr>
        <w:t xml:space="preserve">ור</w:t>
      </w:r>
      <w:r>
        <w:rPr>
          <w:rStyle w:val="2fb"/>
          <w:rtl/>
          <w:rPrChange w:id="12287" w:author="מנוע אמוראים" w:date="2026-10-05T16:40:54Z">
            <w:rPr>
              <w:rtl/>
            </w:rPr>
          </w:rPrChange>
        </w:rPr>
        <w:t xml:space="preserve">"</w:t>
      </w:r>
      <w:r>
        <w:rPr>
          <w:rStyle w:val="2fb"/>
          <w:rFonts w:hint="cs"/>
          <w:rtl/>
          <w:rPrChange w:id="12288" w:author="מנוע אמוראים" w:date="2026-10-05T16:40:54Z">
            <w:rPr>
              <w:rFonts w:hint="cs"/>
              <w:rtl/>
            </w:rPr>
          </w:rPrChange>
        </w:rPr>
        <w:t xml:space="preserve">ע</w:t>
      </w:r>
      <w:r w:rsidRPr="00C63571">
        <w:rPr>
          <w:rtl/>
        </w:rPr>
        <w:t xml:space="preserve"> דתניא: </w:t>
      </w:r>
      <w:r>
        <w:rPr>
          <w:rStyle w:val="2fb"/>
          <w:rFonts w:hint="cs"/>
          <w:rtl/>
          <w:rPrChange w:id="12289" w:author="מנוע אמוראים" w:date="2026-10-05T16:40:54Z">
            <w:rPr>
              <w:rFonts w:hint="cs"/>
              <w:rtl/>
            </w:rPr>
          </w:rPrChange>
        </w:rPr>
        <w:t xml:space="preserve">לרי</w:t>
      </w:r>
      <w:r>
        <w:rPr>
          <w:rStyle w:val="2fb"/>
          <w:rtl/>
          <w:rPrChange w:id="12290" w:author="מנוע אמוראים" w:date="2026-10-05T16:40:54Z">
            <w:rPr>
              <w:rtl/>
            </w:rPr>
          </w:rPrChange>
        </w:rPr>
        <w:t xml:space="preserve">"</w:t>
      </w:r>
      <w:r>
        <w:rPr>
          <w:rStyle w:val="2fb"/>
          <w:rFonts w:hint="cs"/>
          <w:rtl/>
          <w:rPrChange w:id="12291" w:author="מנוע אמוראים" w:date="2026-10-05T16:40:54Z">
            <w:rPr>
              <w:rFonts w:hint="cs"/>
              <w:rtl/>
            </w:rPr>
          </w:rPrChange>
        </w:rPr>
        <w:t xml:space="preserve">ש</w:t>
      </w:r>
      <w:r w:rsidRPr="00A71A5E">
        <w:rPr>
          <w:rStyle w:val="afffff0"/>
          <w:rFonts w:hint="cs"/>
          <w:rtl/>
        </w:rPr>
        <w:t xml:space="preserve"> '</w:t>
      </w:r>
      <w:r w:rsidRPr="00A71A5E">
        <w:rPr>
          <w:rStyle w:val="afffff0"/>
          <w:rtl/>
        </w:rPr>
        <w:t>וכל אשר יגע על פני השדה</w:t>
      </w:r>
      <w:r w:rsidRPr="00A71A5E">
        <w:rPr>
          <w:rStyle w:val="afffff0"/>
          <w:rFonts w:hint="cs"/>
          <w:rtl/>
        </w:rPr>
        <w:t>'</w:t>
      </w:r>
      <w:r w:rsidRPr="00A71A5E">
        <w:rPr>
          <w:rStyle w:val="afffff0"/>
          <w:rtl/>
        </w:rPr>
        <w:t xml:space="preserve"> </w:t>
      </w:r>
      <w:r w:rsidRPr="00C63571">
        <w:rPr>
          <w:rtl/>
        </w:rPr>
        <w:t>להוציא עובר במעי אשה,</w:t>
      </w:r>
    </w:p>
    <w:p w14:paraId="0FE6A6BE" w14:textId="6654726C" w:rsidR="0046556D" w:rsidRDefault="00BD6C4F" w:rsidP="00BD6C4F">
      <w:pPr>
        <w:rPr>
          <w:rtl/>
        </w:rPr>
      </w:pPr>
      <w:r>
        <w:rPr>
          <w:rStyle w:val="2fb"/>
          <w:rFonts w:hint="cs"/>
          <w:b/>
          <w:bCs/>
          <w:rtl/>
          <w:rPrChange w:id="12292" w:author="מנוע אמוראים" w:date="2026-10-05T16:40:54Z">
            <w:rPr>
              <w:rFonts w:hint="cs"/>
              <w:b/>
              <w:bCs/>
              <w:rtl/>
            </w:rPr>
          </w:rPrChange>
        </w:rPr>
        <w:t xml:space="preserve">ול</w:t>
      </w:r>
      <w:r>
        <w:rPr>
          <w:rStyle w:val="2fb"/>
          <w:b/>
          <w:bCs/>
          <w:rtl/>
          <w:rPrChange w:id="12293" w:author="מנוע אמוראים" w:date="2026-10-05T16:40:54Z">
            <w:rPr>
              <w:b/>
              <w:bCs/>
              <w:rtl/>
            </w:rPr>
          </w:rPrChange>
        </w:rPr>
        <w:t xml:space="preserve">ר</w:t>
      </w:r>
      <w:r>
        <w:rPr>
          <w:rStyle w:val="2fb"/>
          <w:rtl/>
          <w:rPrChange w:id="12294" w:author="מנוע אמוראים" w:date="2026-10-05T16:40:54Z">
            <w:rPr>
              <w:rtl/>
            </w:rPr>
          </w:rPrChange>
        </w:rPr>
        <w:t xml:space="preserve">"ע</w:t>
      </w:r>
      <w:r w:rsidRPr="00C63571">
        <w:rPr>
          <w:rtl/>
        </w:rPr>
        <w:t xml:space="preserve">: לרבות גולל ודופק, </w:t>
      </w:r>
      <w:r>
        <w:rPr>
          <w:rStyle w:val="2fb"/>
          <w:b/>
          <w:bCs/>
          <w:rtl/>
          <w:rPrChange w:id="12295" w:author="מנוע אמוראים" w:date="2026-10-05T16:40:54Z">
            <w:rPr>
              <w:b/>
              <w:bCs/>
              <w:rtl/>
            </w:rPr>
          </w:rPrChange>
        </w:rPr>
        <w:t xml:space="preserve">ו</w:t>
      </w:r>
      <w:r>
        <w:rPr>
          <w:rStyle w:val="2fb"/>
          <w:rFonts w:hint="cs"/>
          <w:b/>
          <w:bCs/>
          <w:rtl/>
          <w:rPrChange w:id="12296" w:author="מנוע אמוראים" w:date="2026-10-05T16:40:54Z">
            <w:rPr>
              <w:rFonts w:hint="cs"/>
              <w:b/>
              <w:bCs/>
              <w:rtl/>
            </w:rPr>
          </w:rPrChange>
        </w:rPr>
        <w:t xml:space="preserve">לרי</w:t>
      </w:r>
      <w:r>
        <w:rPr>
          <w:rStyle w:val="2fb"/>
          <w:b/>
          <w:bCs/>
          <w:rtl/>
          <w:rPrChange w:id="12297" w:author="מנוע אמוראים" w:date="2026-10-05T16:40:54Z">
            <w:rPr>
              <w:b/>
              <w:bCs/>
              <w:rtl/>
            </w:rPr>
          </w:rPrChange>
        </w:rPr>
        <w:t xml:space="preserve">"</w:t>
      </w:r>
      <w:r>
        <w:rPr>
          <w:rStyle w:val="2fb"/>
          <w:rFonts w:hint="cs"/>
          <w:b/>
          <w:bCs/>
          <w:rtl/>
          <w:rPrChange w:id="12298" w:author="מנוע אמוראים" w:date="2026-10-05T16:40:54Z">
            <w:rPr>
              <w:rFonts w:hint="cs"/>
              <w:b/>
              <w:bCs/>
              <w:rtl/>
            </w:rPr>
          </w:rPrChange>
        </w:rPr>
        <w:t xml:space="preserve">ש</w:t>
      </w:r>
      <w:r w:rsidRPr="00C63571">
        <w:rPr>
          <w:rtl/>
        </w:rPr>
        <w:t xml:space="preserve">- גולל ודופק הלכתא גמירי לה, </w:t>
      </w:r>
    </w:p>
    <w:p w14:paraId="1E97891D" w14:textId="50B68ECC" w:rsidR="0046556D" w:rsidRDefault="00BD6C4F" w:rsidP="00BD6C4F">
      <w:pPr>
        <w:rPr>
          <w:rtl/>
        </w:rPr>
      </w:pPr>
      <w:r>
        <w:rPr>
          <w:rStyle w:val="2fb"/>
          <w:rtl/>
          <w:rPrChange w:id="12299" w:author="מנוע אמוראים" w:date="2026-10-05T16:40:54Z">
            <w:rPr>
              <w:rtl/>
            </w:rPr>
          </w:rPrChange>
        </w:rPr>
        <w:t xml:space="preserve">ור</w:t>
      </w:r>
      <w:r>
        <w:rPr>
          <w:rStyle w:val="2fb"/>
          <w:rtl/>
          <w:rPrChange w:id="12300" w:author="מנוע אמוראים" w:date="2026-10-05T16:40:54Z">
            <w:rPr>
              <w:rtl/>
            </w:rPr>
          </w:rPrChange>
        </w:rPr>
        <w:t xml:space="preserve">"ע</w:t>
      </w:r>
      <w:r>
        <w:rPr>
          <w:rFonts w:hint="cs"/>
          <w:rtl/>
        </w:rPr>
        <w:t>:</w:t>
      </w:r>
      <w:r w:rsidRPr="00C63571">
        <w:rPr>
          <w:rtl/>
        </w:rPr>
        <w:t xml:space="preserve"> עובר במעי אשה טמא מדאורייתא</w:t>
      </w:r>
      <w:r>
        <w:rPr>
          <w:rFonts w:hint="cs"/>
          <w:rtl/>
        </w:rPr>
        <w:t xml:space="preserve"> </w:t>
      </w:r>
      <w:r>
        <w:rPr>
          <w:rStyle w:val="2fb"/>
          <w:rFonts w:hint="cs"/>
          <w:rtl/>
          <w:rPrChange w:id="12301" w:author="מנוע אמוראים" w:date="2026-10-05T16:40:54Z">
            <w:rPr>
              <w:rFonts w:hint="cs"/>
              <w:rtl/>
            </w:rPr>
          </w:rPrChange>
        </w:rPr>
        <w:t xml:space="preserve">מר</w:t>
      </w:r>
      <w:r>
        <w:rPr>
          <w:rStyle w:val="2fb"/>
          <w:rtl/>
          <w:rPrChange w:id="12302" w:author="מנוע אמוראים" w:date="2026-10-05T16:40:54Z">
            <w:rPr>
              <w:rtl/>
            </w:rPr>
          </w:rPrChange>
        </w:rPr>
        <w:t xml:space="preserve">"</w:t>
      </w:r>
      <w:r>
        <w:rPr>
          <w:rStyle w:val="2fb"/>
          <w:rFonts w:hint="cs"/>
          <w:rtl/>
          <w:rPrChange w:id="12303" w:author="מנוע אמוראים" w:date="2026-10-05T16:40:54Z">
            <w:rPr>
              <w:rFonts w:hint="cs"/>
              <w:rtl/>
            </w:rPr>
          </w:rPrChange>
        </w:rPr>
        <w:t xml:space="preserve">ה</w:t>
      </w:r>
      <w:r>
        <w:rPr>
          <w:rFonts w:hint="cs"/>
          <w:rtl/>
        </w:rPr>
        <w:t xml:space="preserve"> </w:t>
      </w:r>
      <w:r w:rsidRPr="0046594B">
        <w:rPr>
          <w:rStyle w:val="afffff0"/>
          <w:rFonts w:hint="cs"/>
          <w:rtl/>
        </w:rPr>
        <w:t>ד'</w:t>
      </w:r>
      <w:r w:rsidRPr="0046594B">
        <w:rPr>
          <w:rStyle w:val="afffff0"/>
          <w:rtl/>
        </w:rPr>
        <w:t>הנוגע במת בנפש</w:t>
      </w:r>
      <w:r w:rsidRPr="0046594B">
        <w:rPr>
          <w:rStyle w:val="afffff0"/>
          <w:rFonts w:hint="cs"/>
          <w:rtl/>
        </w:rPr>
        <w:t xml:space="preserve">' </w:t>
      </w:r>
      <w:r>
        <w:rPr>
          <w:rFonts w:hint="cs"/>
          <w:rtl/>
        </w:rPr>
        <w:t xml:space="preserve">מת בנפש של אדם היינו עובר </w:t>
      </w:r>
    </w:p>
    <w:p w14:paraId="3673D8F4" w14:textId="069101BA" w:rsidR="0046556D" w:rsidRDefault="00BD6C4F" w:rsidP="00BD6C4F">
      <w:pPr>
        <w:rPr>
          <w:rtl/>
        </w:rPr>
      </w:pPr>
      <w:r>
        <w:rPr>
          <w:rStyle w:val="2fb"/>
          <w:rFonts w:hint="cs"/>
          <w:b/>
          <w:bCs/>
          <w:rtl/>
          <w:rPrChange w:id="12304" w:author="מנוע אמוראים" w:date="2026-10-05T16:40:54Z">
            <w:rPr>
              <w:rFonts w:hint="cs"/>
              <w:b/>
              <w:bCs/>
              <w:rtl/>
            </w:rPr>
          </w:rPrChange>
        </w:rPr>
        <w:t xml:space="preserve">ולרי</w:t>
      </w:r>
      <w:r>
        <w:rPr>
          <w:rStyle w:val="2fb"/>
          <w:b/>
          <w:bCs/>
          <w:rtl/>
          <w:rPrChange w:id="12305" w:author="מנוע אמוראים" w:date="2026-10-05T16:40:54Z">
            <w:rPr>
              <w:b/>
              <w:bCs/>
              <w:rtl/>
            </w:rPr>
          </w:rPrChange>
        </w:rPr>
        <w:t xml:space="preserve">"</w:t>
      </w:r>
      <w:r>
        <w:rPr>
          <w:rStyle w:val="2fb"/>
          <w:rFonts w:hint="cs"/>
          <w:b/>
          <w:bCs/>
          <w:rtl/>
          <w:rPrChange w:id="12306" w:author="מנוע אמוראים" w:date="2026-10-05T16:40:54Z">
            <w:rPr>
              <w:rFonts w:hint="cs"/>
              <w:b/>
              <w:bCs/>
              <w:rtl/>
            </w:rPr>
          </w:rPrChange>
        </w:rPr>
        <w:t xml:space="preserve">ש</w:t>
      </w:r>
      <w:r>
        <w:rPr>
          <w:rFonts w:hint="cs"/>
          <w:rtl/>
        </w:rPr>
        <w:t xml:space="preserve"> </w:t>
      </w:r>
      <w:r w:rsidRPr="00C63571">
        <w:rPr>
          <w:rtl/>
        </w:rPr>
        <w:t>- האי מיבעי לרביעית דם הבאה מן המת, שמטמאה</w:t>
      </w:r>
      <w:r w:rsidRPr="00A71A5E">
        <w:rPr>
          <w:rStyle w:val="afffff0"/>
          <w:rFonts w:hint="cs"/>
          <w:rtl/>
        </w:rPr>
        <w:t xml:space="preserve"> '</w:t>
      </w:r>
      <w:r w:rsidRPr="00A71A5E">
        <w:rPr>
          <w:rStyle w:val="afffff0"/>
          <w:rtl/>
        </w:rPr>
        <w:t>הנוגע במת בנפש האדם</w:t>
      </w:r>
      <w:r w:rsidRPr="00A71A5E">
        <w:rPr>
          <w:rStyle w:val="afffff0"/>
          <w:rFonts w:hint="cs"/>
          <w:rtl/>
        </w:rPr>
        <w:t>'</w:t>
      </w:r>
      <w:r w:rsidRPr="00A71A5E">
        <w:rPr>
          <w:rStyle w:val="afffff0"/>
          <w:rtl/>
        </w:rPr>
        <w:t xml:space="preserve"> </w:t>
      </w:r>
      <w:r w:rsidRPr="00C63571">
        <w:rPr>
          <w:rtl/>
        </w:rPr>
        <w:t>איזהו נפש של אדם שמטמא - הוי אומר זו רביעית דם.</w:t>
      </w:r>
    </w:p>
    <w:p w14:paraId="1556E40E" w14:textId="03FBF957" w:rsidR="0046556D" w:rsidRDefault="00BD6C4F" w:rsidP="00BD6C4F">
      <w:pPr>
        <w:rPr>
          <w:rtl/>
        </w:rPr>
      </w:pPr>
      <w:r>
        <w:rPr>
          <w:rStyle w:val="2fb"/>
          <w:b/>
          <w:bCs/>
          <w:rtl/>
          <w:rPrChange w:id="12307" w:author="מנוע אמוראים" w:date="2026-10-05T16:40:54Z">
            <w:rPr>
              <w:b/>
              <w:bCs/>
              <w:rtl/>
            </w:rPr>
          </w:rPrChange>
        </w:rPr>
        <w:t xml:space="preserve">ור</w:t>
      </w:r>
      <w:r>
        <w:rPr>
          <w:rStyle w:val="2fb"/>
          <w:rtl/>
          <w:rPrChange w:id="12308" w:author="מנוע אמוראים" w:date="2026-10-05T16:40:54Z">
            <w:rPr>
              <w:rtl/>
            </w:rPr>
          </w:rPrChange>
        </w:rPr>
        <w:t xml:space="preserve">"ע</w:t>
      </w:r>
      <w:r>
        <w:rPr>
          <w:rtl/>
        </w:rPr>
        <w:t xml:space="preserve"> לטעמיה, דאף רביעית דם הבא משני מתים מטמא באהל</w:t>
      </w:r>
    </w:p>
    <w:p w14:paraId="4177B7A4" w14:textId="74993DFE" w:rsidR="0046556D" w:rsidRDefault="00BD6C4F" w:rsidP="00BD6C4F">
      <w:pPr>
        <w:rPr>
          <w:rtl/>
        </w:rPr>
      </w:pPr>
      <w:r>
        <w:rPr>
          <w:rFonts w:hint="cs"/>
          <w:rtl/>
        </w:rPr>
        <w:t xml:space="preserve">- </w:t>
      </w:r>
      <w:r w:rsidRPr="0046594B">
        <w:rPr>
          <w:rStyle w:val="afffff0"/>
          <w:rFonts w:hint="cs"/>
          <w:rtl/>
        </w:rPr>
        <w:t>ד'</w:t>
      </w:r>
      <w:r w:rsidRPr="0046594B">
        <w:rPr>
          <w:rStyle w:val="afffff0"/>
          <w:rtl/>
        </w:rPr>
        <w:t>ועל כל נפשות מת לא יבא</w:t>
      </w:r>
      <w:r w:rsidRPr="0046594B">
        <w:rPr>
          <w:rStyle w:val="afffff0"/>
          <w:rFonts w:hint="cs"/>
          <w:rtl/>
        </w:rPr>
        <w:t>'</w:t>
      </w:r>
      <w:r w:rsidRPr="0046594B">
        <w:rPr>
          <w:rStyle w:val="afffff0"/>
          <w:rtl/>
        </w:rPr>
        <w:t xml:space="preserve"> </w:t>
      </w:r>
      <w:r w:rsidRPr="00C63571">
        <w:rPr>
          <w:rtl/>
        </w:rPr>
        <w:t xml:space="preserve">שתי נפשות ושיעור אחד: </w:t>
      </w:r>
    </w:p>
    <w:p w14:paraId="28CCDE27"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22" w:author="קלוד" w:date="2026-10-06T10:08:36Z"/>
        </w:rPr>
      </w:pPr>
      <w:ins w:id="20121" w:author="קלוד" w:date="2026-10-06T10:08:36Z">
        <w:r>
          <w:t xml:space="preserve">משנה ד</w:t>
        </w:r>
      </w:ins>
    </w:p>
    <w:p w14:paraId="56735442" w14:textId="77777777" w:rsidR="00BD6C4F" w:rsidRPr="003D23F5" w:rsidRDefault="00BD6C4F" w:rsidP="00BD6C4F">
      <w:pPr>
        <w:pStyle w:val="afff9"/>
        <w:rPr>
          <w:del w:id="20105" w:author="קלוד" w:date="2026-10-06T10:14:23Z"/>
          <w:rtl/>
        </w:rPr>
      </w:pPr>
      <w:ins w:id="9860" w:author="מספור קטעי משנה" w:date="2026-10-06T06:45:19Z">
        <w:del w:id="20103" w:author="קלוד" w:date="2026-10-06T10:14:23Z">
          <w:r>
            <w:rPr>
              <w:rStyle w:val="MisparKeta"/>
            </w:rPr>
            <w:delText xml:space="preserve">ב. </w:delText>
          </w:r>
        </w:del>
      </w:ins>
      <w:del w:id="20104" w:author="קלוד" w:date="2026-10-06T10:14:23Z">
        <w:r w:rsidRPr="003D23F5">
          <w:rPr>
            <w:rtl/>
          </w:rPr>
          <w:delText xml:space="preserve">מתני'.</w:delText>
        </w:r>
      </w:del>
    </w:p>
    <w:p w14:paraId="21745CDE" w14:textId="77777777" w:rsidR="00BD6C4F" w:rsidRPr="003D23F5" w:rsidRDefault="00BD6C4F" w:rsidP="00BD6C4F">
      <w:pPr>
        <w:pStyle w:val="afff9"/>
        <w:spacing w:before="120"/>
        <w:rPr>
          <w:rtl/>
        </w:rPr>
        <w:pPrChange w:id="90040" w:author="קלוד" w:date="2026-10-08T12:08:16Z">
          <w:pPr>
            <w:pStyle w:val="afff9"/>
          </w:pPr>
        </w:pPrChange>
      </w:pPr>
      <w:r w:rsidRPr="003D23F5">
        <w:rPr>
          <w:rtl/>
        </w:rPr>
        <w:t xml:space="preserve">בהמה המקשה לילד, והוציא עובר את ידו וחתכה, ואח"כ שחט את אמו הבשר טהור, </w:t>
      </w:r>
    </w:p>
    <w:p w14:paraId="081B71EA" w14:textId="77777777" w:rsidR="00BD6C4F" w:rsidRPr="003D23F5" w:rsidRDefault="00BD6C4F" w:rsidP="00BD6C4F">
      <w:pPr>
        <w:pStyle w:val="afff9"/>
        <w:rPr>
          <w:rtl/>
        </w:rPr>
      </w:pPr>
      <w:r w:rsidRPr="003D23F5">
        <w:rPr>
          <w:rtl/>
        </w:rPr>
        <w:t xml:space="preserve">שחט את אמו ואח"כ חתכה – </w:t>
      </w:r>
      <w:r>
        <w:rPr>
          <w:rFonts w:hint="cs"/>
          <w:rtl/>
        </w:rPr>
        <w:t xml:space="preserve">ל</w:t>
      </w:r>
      <w:r>
        <w:rPr>
          <w:rStyle w:val="TanaimMishna"/>
          <w:rFonts w:hint="cs"/>
          <w:rtl/>
          <w:rPrChange w:id="20013" w:author="קלוד" w:date="2026-10-06T10:08:36Z">
            <w:rPr>
              <w:rFonts w:hint="cs"/>
              <w:rtl/>
            </w:rPr>
          </w:rPrChange>
        </w:rPr>
        <w:t xml:space="preserve">רבי מאיר</w:t>
      </w:r>
      <w:r>
        <w:rPr>
          <w:rStyle w:val="TanaimMishna"/>
          <w:rFonts w:hint="cs"/>
          <w:rtl/>
          <w:rPrChange w:id="21301" w:author="Claude" w:date="2026-10-07T09:24:29Z">
            <w:rPr>
              <w:rFonts w:hint="cs"/>
              <w:rtl/>
            </w:rPr>
          </w:rPrChange>
        </w:rPr>
        <w:t xml:space="preserve">:</w:t>
      </w:r>
      <w:r>
        <w:rPr>
          <w:rFonts w:hint="cs"/>
          <w:rtl/>
        </w:rPr>
        <w:t xml:space="preserve"> </w:t>
      </w:r>
      <w:r w:rsidRPr="003D23F5">
        <w:rPr>
          <w:rtl/>
        </w:rPr>
        <w:t>הבשר מגע נבלה,</w:t>
      </w:r>
    </w:p>
    <w:p w14:paraId="1FEDD981" w14:textId="35EC2CBD" w:rsidR="00BD6C4F" w:rsidRPr="003D23F5" w:rsidRDefault="00BD6C4F" w:rsidP="00BD6C4F">
      <w:pPr>
        <w:pStyle w:val="afff9"/>
        <w:rPr>
          <w:rtl/>
        </w:rPr>
      </w:pPr>
      <w:r w:rsidRPr="003D23F5">
        <w:rPr>
          <w:rFonts w:hint="cs"/>
          <w:rtl/>
        </w:rPr>
        <w:t xml:space="preserve">       </w:t>
      </w:r>
      <w:r>
        <w:rPr>
          <w:rtl/>
        </w:rPr>
        <w:t xml:space="preserve">ו</w:t>
      </w:r>
      <w:r>
        <w:rPr>
          <w:rStyle w:val="TanaimMishna"/>
          <w:rtl/>
          <w:rPrChange w:id="20014" w:author="קלוד" w:date="2026-10-06T10:08:36Z">
            <w:rPr>
              <w:rtl/>
            </w:rPr>
          </w:rPrChange>
        </w:rPr>
        <w:t xml:space="preserve">חכמים</w:t>
      </w:r>
      <w:r>
        <w:rPr>
          <w:rtl/>
        </w:rPr>
        <w:t xml:space="preserve"> אומרים</w:t>
      </w:r>
      <w:r>
        <w:rPr>
          <w:rStyle w:val="TanaimMishna"/>
          <w:rtl/>
          <w:rPrChange w:id="21302" w:author="Claude" w:date="2026-10-07T09:24:29Z">
            <w:rPr>
              <w:rtl/>
            </w:rPr>
          </w:rPrChange>
        </w:rPr>
        <w:t xml:space="preserve">:</w:t>
      </w:r>
      <w:r>
        <w:rPr>
          <w:rtl/>
        </w:rPr>
        <w:t xml:space="preserve"> מגע טרפה שחוטה.</w:t>
      </w:r>
    </w:p>
    <w:p w14:paraId="02BDE5E3" w14:textId="77777777" w:rsidR="00BD6C4F" w:rsidRPr="003D23F5" w:rsidRDefault="00BD6C4F" w:rsidP="00F07436">
      <w:pPr>
        <w:pStyle w:val="afff3"/>
        <w:framePr w:wrap="around"/>
        <w:rPr>
          <w:rtl/>
        </w:rPr>
      </w:pPr>
      <w:r w:rsidRPr="003D23F5">
        <w:rPr>
          <w:rFonts w:hint="cs"/>
          <w:rtl/>
        </w:rPr>
        <w:t>עב:</w:t>
      </w:r>
    </w:p>
    <w:p>
      <w:pPr>
        <w:pStyle w:val="MishnaBatzad"/>
        <w:rPr>
          <w:ins w:id="20124" w:author="קלוד" w:date="2026-10-06T10:08:36Z"/>
        </w:rPr>
      </w:pPr>
      <w:ins w:id="20123" w:author="קלוד" w:date="2026-10-06T10:08:36Z">
        <w:r>
          <w:t xml:space="preserve">משנה ד</w:t>
        </w:r>
      </w:ins>
    </w:p>
    <w:p w14:paraId="4A28D589" w14:textId="77777777" w:rsidR="00BD6C4F" w:rsidRPr="003D23F5" w:rsidRDefault="00BD6C4F" w:rsidP="00BD6C4F">
      <w:pPr>
        <w:pStyle w:val="afff9"/>
        <w:rPr>
          <w:rtl/>
        </w:rPr>
      </w:pPr>
      <w:r w:rsidRPr="003D23F5">
        <w:rPr>
          <w:rtl/>
        </w:rPr>
        <w:t>מה מצינו בטרפה ששחיטתה מטהרתה, אף שחיטת בהמה תטהר את האבר.</w:t>
      </w:r>
    </w:p>
    <w:p w14:paraId="1B94B8B9" w14:textId="77777777" w:rsidR="00BD6C4F" w:rsidRPr="003D23F5" w:rsidRDefault="00BD6C4F" w:rsidP="00BD6C4F">
      <w:pPr>
        <w:pStyle w:val="afff9"/>
        <w:rPr>
          <w:rtl/>
        </w:rPr>
      </w:pPr>
      <w:r>
        <w:rPr>
          <w:rtl/>
        </w:rPr>
        <w:t xml:space="preserve">אמר להם </w:t>
      </w:r>
      <w:r>
        <w:rPr>
          <w:rStyle w:val="TanaimMishna"/>
          <w:rtl/>
          <w:rPrChange w:id="22395" w:author="Claude" w:date="2026-10-07T09:47:47Z">
            <w:rPr>
              <w:rtl/>
            </w:rPr>
          </w:rPrChange>
        </w:rPr>
        <w:t xml:space="preserve">ר"מ</w:t>
      </w:r>
      <w:r>
        <w:rPr>
          <w:rStyle w:val="TanaimMishna"/>
          <w:rtl/>
          <w:rPrChange w:id="22396" w:author="Claude" w:date="2026-10-07T09:47:47Z">
            <w:rPr>
              <w:rtl/>
            </w:rPr>
          </w:rPrChange>
        </w:rPr>
        <w:t xml:space="preserve">:</w:t>
      </w:r>
      <w:r>
        <w:rPr>
          <w:rtl/>
        </w:rPr>
        <w:t xml:space="preserve"> לא, אם טיהרה שחיטת טרפה אותה - דבר שגופה, תטהר את האבר - דבר שאינו גופה? מנין לטרפה ששחיטתה מטהרתה? </w:t>
      </w:r>
    </w:p>
    <w:p w14:paraId="337F546B" w14:textId="407D250E" w:rsidR="00BD6C4F" w:rsidRPr="003D23F5" w:rsidRDefault="00BD6C4F" w:rsidP="00BD6C4F">
      <w:pPr>
        <w:pStyle w:val="afff9"/>
        <w:rPr>
          <w:rtl/>
        </w:rPr>
      </w:pPr>
      <w:r w:rsidRPr="003D23F5">
        <w:rPr>
          <w:rtl/>
        </w:rPr>
        <w:t xml:space="preserve">בהמה טמאה אסורה באכילה, אף טרפה אסורה באכילה, </w:t>
      </w:r>
    </w:p>
    <w:p w14:paraId="36D66417" w14:textId="1C034E20" w:rsidR="00BD6C4F" w:rsidRPr="003D23F5" w:rsidRDefault="00BD6C4F" w:rsidP="00BD6C4F">
      <w:pPr>
        <w:pStyle w:val="afff9"/>
        <w:rPr>
          <w:rtl/>
        </w:rPr>
      </w:pPr>
      <w:r w:rsidRPr="003D23F5">
        <w:rPr>
          <w:rtl/>
        </w:rPr>
        <w:t>מה בהמה טמאה אין שחיטתה מטהרתה, אף טרפה לא תטהרנה שחיטה.</w:t>
      </w:r>
    </w:p>
    <w:p w14:paraId="59CA8A50" w14:textId="77777777" w:rsidR="00BD6C4F" w:rsidRPr="003D23F5" w:rsidRDefault="00BD6C4F" w:rsidP="00BD6C4F">
      <w:pPr>
        <w:pStyle w:val="afff9"/>
        <w:rPr>
          <w:rtl/>
        </w:rPr>
      </w:pPr>
      <w:r w:rsidRPr="003D23F5">
        <w:rPr>
          <w:rtl/>
        </w:rPr>
        <w:lastRenderedPageBreak/>
        <w:t>לא אם אמרת בבהמה טמאה</w:t>
      </w:r>
      <w:r w:rsidRPr="003D23F5">
        <w:rPr>
          <w:rFonts w:hint="cs"/>
          <w:rtl/>
        </w:rPr>
        <w:t xml:space="preserve"> </w:t>
      </w:r>
      <w:r w:rsidRPr="003D23F5">
        <w:rPr>
          <w:rtl/>
        </w:rPr>
        <w:t xml:space="preserve">שלא היתה לה שעת הכושר, </w:t>
      </w:r>
    </w:p>
    <w:p w14:paraId="4A291599" w14:textId="77777777" w:rsidR="00BD6C4F" w:rsidRPr="003D23F5" w:rsidRDefault="00BD6C4F" w:rsidP="00BD6C4F">
      <w:pPr>
        <w:pStyle w:val="afff9"/>
        <w:rPr>
          <w:rtl/>
        </w:rPr>
      </w:pPr>
      <w:r w:rsidRPr="003D23F5">
        <w:rPr>
          <w:rtl/>
        </w:rPr>
        <w:t xml:space="preserve">תאמר בטרפה - שהיתה לה שעת הכושר? </w:t>
      </w:r>
    </w:p>
    <w:p w14:paraId="252E760F" w14:textId="77777777" w:rsidR="00BD6C4F" w:rsidRPr="003D23F5" w:rsidRDefault="00BD6C4F" w:rsidP="00BD6C4F">
      <w:pPr>
        <w:pStyle w:val="afff9"/>
        <w:rPr>
          <w:rtl/>
        </w:rPr>
      </w:pPr>
      <w:r w:rsidRPr="003D23F5">
        <w:rPr>
          <w:rtl/>
        </w:rPr>
        <w:t xml:space="preserve">טול לך מה שהבאת, הרי שנולדה טרפה מן הבטן, מנין? </w:t>
      </w:r>
    </w:p>
    <w:p w14:paraId="0273F15F" w14:textId="77777777" w:rsidR="00BD6C4F" w:rsidRPr="003D23F5" w:rsidRDefault="00BD6C4F" w:rsidP="00BD6C4F">
      <w:pPr>
        <w:pStyle w:val="afff9"/>
        <w:rPr>
          <w:rtl/>
        </w:rPr>
      </w:pPr>
      <w:r w:rsidRPr="003D23F5">
        <w:rPr>
          <w:rtl/>
        </w:rPr>
        <w:t xml:space="preserve">לא, אם אמרת בבהמה טמאה שכן אין במינה שחיטה, תאמר בטרפה שיש במינה שחיטה? </w:t>
      </w:r>
    </w:p>
    <w:p w14:paraId="34FF8DC6" w14:textId="77777777" w:rsidR="00BD6C4F" w:rsidRPr="003D23F5" w:rsidRDefault="00BD6C4F" w:rsidP="00BD6C4F">
      <w:pPr>
        <w:pStyle w:val="afff9"/>
        <w:rPr>
          <w:rtl/>
        </w:rPr>
      </w:pPr>
      <w:r w:rsidRPr="003D23F5">
        <w:rPr>
          <w:rtl/>
        </w:rPr>
        <w:t xml:space="preserve">בן שמנה חי - אין שחיטתו מטהרתו, לפי שאין במינו שחיטה: </w:t>
      </w:r>
    </w:p>
    <w:p w14:paraId="4AEEAA9D" w14:textId="77777777" w:rsidR="0046556D" w:rsidRDefault="00BD6C4F" w:rsidP="00BD6C4F">
      <w:pPr>
        <w:jc w:val="center"/>
        <w:rPr>
          <w:rtl/>
        </w:rPr>
      </w:pPr>
      <w:r>
        <w:rPr>
          <w:rFonts w:ascii="BA חניכי הישיבות" w:hAnsi="BA חניכי הישיבות" w:cs="BA חניכי הישיבות"/>
          <w:rtl/>
        </w:rPr>
        <w:t>׻</w:t>
      </w:r>
    </w:p>
    <w:p w14:paraId="41143708" w14:textId="77777777" w:rsidR="0046556D" w:rsidRDefault="00BD6C4F" w:rsidP="00BD6C4F">
      <w:pPr>
        <w:rPr>
          <w:rtl/>
        </w:rPr>
      </w:pPr>
      <w:r w:rsidRPr="00C63571">
        <w:rPr>
          <w:rtl/>
        </w:rPr>
        <w:t xml:space="preserve">אמאי? טומאת בית הסתרים היא, </w:t>
      </w:r>
      <w:r>
        <w:rPr>
          <w:rFonts w:hint="cs"/>
          <w:rtl/>
        </w:rPr>
        <w:t>ו</w:t>
      </w:r>
      <w:r w:rsidRPr="00C63571">
        <w:rPr>
          <w:rtl/>
        </w:rPr>
        <w:t>לא מטמיא!</w:t>
      </w:r>
    </w:p>
    <w:p w14:paraId="3F8FFA42" w14:textId="77777777" w:rsidR="0046556D" w:rsidRDefault="00BD6C4F" w:rsidP="00BD6C4F">
      <w:pPr>
        <w:rPr>
          <w:rtl/>
        </w:rPr>
      </w:pPr>
      <w:r>
        <w:rPr>
          <w:rStyle w:val="2fb"/>
          <w:rFonts w:hint="cs"/>
          <w:rtl/>
          <w:rPrChange w:id="12309" w:author="מנוע אמוראים" w:date="2026-10-05T16:40:54Z">
            <w:rPr>
              <w:rFonts w:hint="cs"/>
              <w:rtl/>
            </w:rPr>
          </w:rPrChange>
        </w:rPr>
        <w:t xml:space="preserve">ר</w:t>
      </w:r>
      <w:r>
        <w:rPr>
          <w:rStyle w:val="2fb"/>
          <w:rtl/>
          <w:rPrChange w:id="12310" w:author="מנוע אמוראים" w:date="2026-10-05T16:40:54Z">
            <w:rPr>
              <w:rtl/>
            </w:rPr>
          </w:rPrChange>
        </w:rPr>
        <w:t xml:space="preserve">"</w:t>
      </w:r>
      <w:r>
        <w:rPr>
          <w:rStyle w:val="2fb"/>
          <w:rFonts w:hint="cs"/>
          <w:rtl/>
          <w:rPrChange w:id="12311" w:author="מנוע אמוראים" w:date="2026-10-05T16:40:54Z">
            <w:rPr>
              <w:rFonts w:hint="cs"/>
              <w:rtl/>
            </w:rPr>
          </w:rPrChange>
        </w:rPr>
        <w:t xml:space="preserve">מ</w:t>
      </w:r>
      <w:r>
        <w:rPr>
          <w:rFonts w:hint="cs"/>
          <w:rtl/>
        </w:rPr>
        <w:t xml:space="preserve"> לטעמיה</w:t>
      </w:r>
      <w:r w:rsidRPr="00C63571">
        <w:rPr>
          <w:rtl/>
        </w:rPr>
        <w:t xml:space="preserve"> דתנן: שלשה על שלשה שנחלק - טהור מן ה</w:t>
      </w:r>
      <w:r>
        <w:rPr>
          <w:rtl/>
        </w:rPr>
        <w:t>מדרס, אבל טמא מגע מדרס</w:t>
      </w:r>
    </w:p>
    <w:p w14:paraId="11809357" w14:textId="77777777" w:rsidR="0046556D" w:rsidRDefault="00BD6C4F" w:rsidP="00BD6C4F">
      <w:pPr>
        <w:rPr>
          <w:rtl/>
        </w:rPr>
      </w:pPr>
      <w:r w:rsidRPr="00C63571">
        <w:rPr>
          <w:rtl/>
        </w:rPr>
        <w:t>ותניא, א"ר יוסי: וכי באיזה מדרס נגע זה? אלא: שאם נגע בו זב - שיהא טמא מגע זב.</w:t>
      </w:r>
    </w:p>
    <w:p w14:paraId="0CA13086" w14:textId="77777777" w:rsidR="0046556D" w:rsidRDefault="00BD6C4F" w:rsidP="00BD6C4F">
      <w:pPr>
        <w:rPr>
          <w:rtl/>
        </w:rPr>
      </w:pPr>
      <w:r>
        <w:rPr>
          <w:rtl/>
        </w:rPr>
        <w:t>לאו איתמר עלה,</w:t>
      </w:r>
      <w:r w:rsidRPr="00C63571">
        <w:rPr>
          <w:rtl/>
        </w:rPr>
        <w:t xml:space="preserve"> עולא: ל"ש אלא שלשה על שלשה שנחלק, אבל שלש על שלש הבאות מבגד גדול </w:t>
      </w:r>
    </w:p>
    <w:p w14:paraId="1ECF35D6" w14:textId="77777777" w:rsidR="0046556D" w:rsidRDefault="00BD6C4F" w:rsidP="00BD6C4F">
      <w:pPr>
        <w:rPr>
          <w:rtl/>
        </w:rPr>
      </w:pPr>
      <w:r w:rsidRPr="00C63571">
        <w:rPr>
          <w:rtl/>
        </w:rPr>
        <w:t>- בשעת פרישתן מאביה</w:t>
      </w:r>
      <w:r>
        <w:rPr>
          <w:rtl/>
        </w:rPr>
        <w:t xml:space="preserve">ן מקבלות טומאה מאביהן, הא נמי </w:t>
      </w:r>
      <w:r w:rsidRPr="00C63571">
        <w:rPr>
          <w:rtl/>
        </w:rPr>
        <w:t>בשעת פרישתן מאבר מקבל טומאה מאבר.</w:t>
      </w:r>
    </w:p>
    <w:p w14:paraId="0E510C37" w14:textId="77777777" w:rsidR="0046556D" w:rsidRDefault="00BD6C4F" w:rsidP="00BD6C4F">
      <w:pPr>
        <w:rPr>
          <w:rtl/>
        </w:rPr>
      </w:pPr>
      <w:r w:rsidRPr="00C63571">
        <w:rPr>
          <w:rtl/>
        </w:rPr>
        <w:t xml:space="preserve">• </w:t>
      </w:r>
      <w:r>
        <w:rPr>
          <w:rtl/>
        </w:rPr>
        <w:t xml:space="preserve">רבינא: בגד לאו לחתיכה קאי, עובר </w:t>
      </w:r>
      <w:r w:rsidRPr="00C63571">
        <w:rPr>
          <w:rtl/>
        </w:rPr>
        <w:t>לחתיכה קאי, וכל העומד לחתוך  כחתוך דמי.</w:t>
      </w:r>
    </w:p>
    <w:p w14:paraId="564E59AB" w14:textId="77777777" w:rsidR="00BD6C4F" w:rsidRPr="003D23F5" w:rsidRDefault="00BD6C4F" w:rsidP="00F07436">
      <w:pPr>
        <w:pStyle w:val="afff3"/>
        <w:framePr w:wrap="around"/>
        <w:rPr>
          <w:rtl/>
        </w:rPr>
      </w:pPr>
      <w:r w:rsidRPr="003D23F5">
        <w:rPr>
          <w:rFonts w:hint="cs"/>
          <w:rtl/>
        </w:rPr>
        <w:t>עג.</w:t>
      </w:r>
    </w:p>
    <w:p w14:paraId="16D2DE19" w14:textId="77777777" w:rsidR="0046556D" w:rsidRDefault="00BD6C4F" w:rsidP="00BD6C4F">
      <w:pPr>
        <w:rPr>
          <w:rtl/>
        </w:rPr>
      </w:pPr>
      <w:r>
        <w:rPr>
          <w:rStyle w:val="2fb"/>
          <w:rFonts w:hint="cs"/>
          <w:rtl/>
          <w:rPrChange w:id="12312" w:author="מנוע אמוראים" w:date="2026-10-05T16:40:54Z">
            <w:rPr>
              <w:rFonts w:hint="cs"/>
              <w:rtl/>
            </w:rPr>
          </w:rPrChange>
        </w:rPr>
        <w:t xml:space="preserve">וכר</w:t>
      </w:r>
      <w:r>
        <w:rPr>
          <w:rStyle w:val="2fb"/>
          <w:rtl/>
          <w:rPrChange w:id="12313" w:author="מנוע אמוראים" w:date="2026-10-05T16:40:54Z">
            <w:rPr>
              <w:rtl/>
            </w:rPr>
          </w:rPrChange>
        </w:rPr>
        <w:t xml:space="preserve">"</w:t>
      </w:r>
      <w:r>
        <w:rPr>
          <w:rStyle w:val="2fb"/>
          <w:rFonts w:hint="cs"/>
          <w:rtl/>
          <w:rPrChange w:id="12314" w:author="מנוע אמוראים" w:date="2026-10-05T16:40:54Z">
            <w:rPr>
              <w:rFonts w:hint="cs"/>
              <w:rtl/>
            </w:rPr>
          </w:rPrChange>
        </w:rPr>
        <w:t xml:space="preserve">מ</w:t>
      </w:r>
      <w:r>
        <w:rPr>
          <w:rFonts w:hint="cs"/>
          <w:rtl/>
        </w:rPr>
        <w:t xml:space="preserve"> </w:t>
      </w:r>
      <w:r w:rsidRPr="00C63571">
        <w:rPr>
          <w:rtl/>
        </w:rPr>
        <w:t>דתנן: כל ידות הכלים שהן ארוכות ועתי</w:t>
      </w:r>
      <w:r>
        <w:rPr>
          <w:rtl/>
        </w:rPr>
        <w:t>ד לקצצן</w:t>
      </w:r>
      <w:r w:rsidRPr="00C63571">
        <w:rPr>
          <w:rtl/>
        </w:rPr>
        <w:t xml:space="preserve"> מטביל עד מקום מדה </w:t>
      </w:r>
    </w:p>
    <w:p w14:paraId="329F2AEB" w14:textId="45D8D267" w:rsidR="0046556D" w:rsidRDefault="00BD6C4F" w:rsidP="00BD6C4F">
      <w:pPr>
        <w:rPr>
          <w:rtl/>
        </w:rPr>
      </w:pPr>
      <w:r w:rsidRPr="00C63571">
        <w:rPr>
          <w:rtl/>
        </w:rPr>
        <w:t>ר' יהודה אומר עד שיטביל את כולו!</w:t>
      </w:r>
    </w:p>
    <w:p w14:paraId="1F3E37F0" w14:textId="77777777" w:rsidR="0046556D" w:rsidRDefault="00BD6C4F" w:rsidP="00BD6C4F">
      <w:pPr>
        <w:rPr>
          <w:rtl/>
        </w:rPr>
      </w:pPr>
      <w:r w:rsidRPr="00C63571">
        <w:rPr>
          <w:rtl/>
        </w:rPr>
        <w:t>אפילו תימא רבנן - חבורי אוכלין, כמאן דמפרתי דמי, ונגיעי בהדדי.</w:t>
      </w:r>
    </w:p>
    <w:p w14:paraId="30F4BF5D" w14:textId="77777777" w:rsidR="0046556D" w:rsidRDefault="00BD6C4F" w:rsidP="00BD6C4F">
      <w:pPr>
        <w:rPr>
          <w:rtl/>
        </w:rPr>
      </w:pPr>
      <w:r w:rsidRPr="00C63571">
        <w:rPr>
          <w:rtl/>
        </w:rPr>
        <w:t>בשלמא לעולא</w:t>
      </w:r>
      <w:r>
        <w:rPr>
          <w:rtl/>
        </w:rPr>
        <w:t>, היינו דקתני חתכה, אלא לרבינא</w:t>
      </w:r>
      <w:r w:rsidRPr="00C63571">
        <w:rPr>
          <w:rtl/>
        </w:rPr>
        <w:t xml:space="preserve"> איידי דתנא רישא חתכה, תנא נמי סיפא חתכה.</w:t>
      </w:r>
    </w:p>
    <w:p w14:paraId="385E3012" w14:textId="77777777" w:rsidR="0046556D" w:rsidRDefault="00BD6C4F" w:rsidP="00BD6C4F">
      <w:pPr>
        <w:jc w:val="center"/>
        <w:rPr>
          <w:rtl/>
        </w:rPr>
      </w:pPr>
      <w:r>
        <w:rPr>
          <w:rFonts w:ascii="BA חניכי הישיבות" w:hAnsi="BA חניכי הישיבות" w:cs="BA חניכי הישיבות"/>
          <w:rtl/>
        </w:rPr>
        <w:t>׻</w:t>
      </w:r>
    </w:p>
    <w:p w14:paraId="106701DA" w14:textId="77777777" w:rsidR="0046556D" w:rsidRDefault="00BD6C4F" w:rsidP="00BD6C4F">
      <w:pPr>
        <w:rPr>
          <w:b/>
          <w:bCs/>
          <w:rtl/>
        </w:rPr>
      </w:pPr>
      <w:r w:rsidRPr="001734E0">
        <w:rPr>
          <w:b/>
          <w:bCs/>
          <w:rtl/>
        </w:rPr>
        <w:t>וחכמים אומרים מגע טרפה שחוטה.</w:t>
      </w:r>
    </w:p>
    <w:p w14:paraId="5ABEBD78" w14:textId="77777777" w:rsidR="0046556D" w:rsidRDefault="00BD6C4F" w:rsidP="00BD6C4F">
      <w:pPr>
        <w:rPr>
          <w:rtl/>
        </w:rPr>
      </w:pPr>
      <w:r w:rsidRPr="00C63571">
        <w:rPr>
          <w:rtl/>
        </w:rPr>
        <w:t xml:space="preserve">טרפה שחוטה </w:t>
      </w:r>
      <w:r>
        <w:rPr>
          <w:rtl/>
        </w:rPr>
        <w:t>מטמ</w:t>
      </w:r>
      <w:r>
        <w:rPr>
          <w:rFonts w:hint="cs"/>
          <w:rtl/>
        </w:rPr>
        <w:t>אה</w:t>
      </w:r>
      <w:r w:rsidRPr="00C63571">
        <w:rPr>
          <w:rtl/>
        </w:rPr>
        <w:t xml:space="preserve"> </w:t>
      </w:r>
      <w:r>
        <w:rPr>
          <w:rFonts w:hint="cs"/>
          <w:rtl/>
        </w:rPr>
        <w:t>כ</w:t>
      </w:r>
      <w:r w:rsidRPr="00C63571">
        <w:rPr>
          <w:rtl/>
        </w:rPr>
        <w:t>אבוה דשמואל: טרפה ששחטה - מטמאה במוקדשין.</w:t>
      </w:r>
    </w:p>
    <w:p w14:paraId="6277840D" w14:textId="77777777" w:rsidR="0046556D" w:rsidRDefault="00BD6C4F" w:rsidP="00BD6C4F">
      <w:pPr>
        <w:pStyle w:val="afffff8"/>
        <w:jc w:val="center"/>
        <w:rPr>
          <w:rtl/>
        </w:rPr>
        <w:pPrChange w:id="90006" w:author="קלוד" w:date="2026-10-08T12:07:40Z">
          <w:pPr>
            <w:jc w:val="center"/>
          </w:pPr>
        </w:pPrChange>
      </w:pPr>
      <w:del w:id="90004" w:author="קלוד" w:date="2026-10-08T12:07:40Z">
        <w:r>
          <w:rPr>
            <w:rFonts w:ascii="BA חניכי הישיבות" w:hAnsi="BA חניכי הישיבות" w:cs="BA חניכי הישיבות"/>
            <w:rtl/>
          </w:rPr>
          <w:delText xml:space="preserve">׻</w:delText>
        </w:r>
      </w:del>
      <w:ins w:id="90005" w:author="קלוד" w:date="2026-10-08T12:07:40Z">
        <w:r>
          <w:rPr>
            <w:color w:val="7B3F00"/>
          </w:rPr>
          <w:t xml:space="preserve">האם מה מצינו בטרפה - ששחיטתה מטהרתה, אף שחיטת בהמה </w:t>
        </w:r>
      </w:ins>
    </w:p>
    <w:p w14:paraId="1E11D04D" w14:textId="77777777" w:rsidR="0046556D" w:rsidRDefault="00BD6C4F" w:rsidP="00BD6C4F">
      <w:pPr>
        <w:rPr>
          <w:rtl/>
        </w:rPr>
      </w:pPr>
      <w:r w:rsidRPr="00C63571">
        <w:rPr>
          <w:rtl/>
        </w:rPr>
        <w:t>מה מצינו בטרפה - ששחיטתה מטהרתה, אף שחיטת בהמה - תטהר את העובר.</w:t>
      </w:r>
    </w:p>
    <w:p w14:paraId="2C70CAD4" w14:textId="77777777" w:rsidR="0046556D" w:rsidRDefault="00BD6C4F" w:rsidP="00BD6C4F">
      <w:pPr>
        <w:rPr>
          <w:rtl/>
        </w:rPr>
      </w:pPr>
      <w:r w:rsidRPr="00C63571">
        <w:rPr>
          <w:rtl/>
        </w:rPr>
        <w:t xml:space="preserve">תניא, </w:t>
      </w:r>
      <w:r>
        <w:rPr>
          <w:rFonts w:hint="cs"/>
          <w:rtl/>
        </w:rPr>
        <w:t>א</w:t>
      </w:r>
      <w:r w:rsidR="00BF1CF6">
        <w:rPr>
          <w:rtl/>
        </w:rPr>
        <w:t>"</w:t>
      </w:r>
      <w:r>
        <w:rPr>
          <w:rFonts w:hint="cs"/>
          <w:rtl/>
        </w:rPr>
        <w:t xml:space="preserve">ל </w:t>
      </w:r>
      <w:r>
        <w:rPr>
          <w:rStyle w:val="2fb"/>
          <w:rFonts w:hint="cs"/>
          <w:rtl/>
          <w:rPrChange w:id="12315" w:author="מנוע אמוראים" w:date="2026-10-05T16:40:54Z">
            <w:rPr>
              <w:rFonts w:hint="cs"/>
              <w:rtl/>
            </w:rPr>
          </w:rPrChange>
        </w:rPr>
        <w:t xml:space="preserve">ר</w:t>
      </w:r>
      <w:r>
        <w:rPr>
          <w:rStyle w:val="2fb"/>
          <w:rtl/>
          <w:rPrChange w:id="12316" w:author="מנוע אמוראים" w:date="2026-10-05T16:40:54Z">
            <w:rPr>
              <w:rtl/>
            </w:rPr>
          </w:rPrChange>
        </w:rPr>
        <w:t xml:space="preserve">"</w:t>
      </w:r>
      <w:r>
        <w:rPr>
          <w:rStyle w:val="2fb"/>
          <w:rFonts w:hint="cs"/>
          <w:rtl/>
          <w:rPrChange w:id="12317" w:author="מנוע אמוראים" w:date="2026-10-05T16:40:54Z">
            <w:rPr>
              <w:rFonts w:hint="cs"/>
              <w:rtl/>
            </w:rPr>
          </w:rPrChange>
        </w:rPr>
        <w:t xml:space="preserve">מ</w:t>
      </w:r>
      <w:r w:rsidRPr="00C63571">
        <w:rPr>
          <w:rtl/>
        </w:rPr>
        <w:t>: וכי מי טיהרו לאבר זה מידי נבלה - שחיטת אמו, א"כ תתירנו באכילה!</w:t>
      </w:r>
    </w:p>
    <w:p w14:paraId="7E21EAF9" w14:textId="77777777" w:rsidR="0046556D" w:rsidRDefault="00BD6C4F" w:rsidP="00BD6C4F">
      <w:pPr>
        <w:rPr>
          <w:rtl/>
        </w:rPr>
      </w:pPr>
      <w:r w:rsidRPr="00C63571">
        <w:rPr>
          <w:rtl/>
        </w:rPr>
        <w:t>אמרו לו: הרבה מצלת על שאינו גופה יותר מגופה, שהרי שנינו: חותך מן העובר שבמעיה - מותר באכילה, מן הטחול ומן הכליות - אסור באכילה.</w:t>
      </w:r>
    </w:p>
    <w:p w14:paraId="764048FE" w14:textId="77777777" w:rsidR="0046556D" w:rsidRDefault="00BD6C4F" w:rsidP="00BD6C4F">
      <w:pPr>
        <w:rPr>
          <w:rtl/>
        </w:rPr>
      </w:pPr>
      <w:r>
        <w:rPr>
          <w:rtl/>
        </w:rPr>
        <w:t>רבא</w:t>
      </w:r>
      <w:r>
        <w:rPr>
          <w:rFonts w:hint="cs"/>
          <w:rtl/>
        </w:rPr>
        <w:t>: ה</w:t>
      </w:r>
      <w:r w:rsidR="00BF1CF6">
        <w:rPr>
          <w:rtl/>
        </w:rPr>
        <w:t>"</w:t>
      </w:r>
      <w:r>
        <w:rPr>
          <w:rFonts w:hint="cs"/>
          <w:rtl/>
        </w:rPr>
        <w:t>ק א</w:t>
      </w:r>
      <w:r w:rsidR="00BF1CF6">
        <w:rPr>
          <w:rtl/>
        </w:rPr>
        <w:t>"</w:t>
      </w:r>
      <w:r>
        <w:rPr>
          <w:rFonts w:hint="cs"/>
          <w:rtl/>
        </w:rPr>
        <w:t>ל</w:t>
      </w:r>
      <w:r w:rsidRPr="00C63571">
        <w:rPr>
          <w:rtl/>
        </w:rPr>
        <w:t xml:space="preserve"> ר' מאיר: וכי מי טהרו לאבר זה מידי נבלה - שחיטת אמו, אם כן תתירנו באכילה!</w:t>
      </w:r>
    </w:p>
    <w:p w14:paraId="1B3D1FE7" w14:textId="77777777" w:rsidR="0046556D" w:rsidRDefault="00BD6C4F" w:rsidP="00BD6C4F">
      <w:pPr>
        <w:rPr>
          <w:rtl/>
        </w:rPr>
      </w:pPr>
      <w:r w:rsidRPr="00C63571">
        <w:rPr>
          <w:rtl/>
        </w:rPr>
        <w:t>אמרו לו: טרפה תוכיח, ששחיטתה מטהרתה מידי נבלה, ואינה מתירתה באכילה.</w:t>
      </w:r>
    </w:p>
    <w:p w14:paraId="12FD9C7D" w14:textId="77777777" w:rsidR="0046556D" w:rsidRDefault="00BD6C4F" w:rsidP="00BD6C4F">
      <w:pPr>
        <w:rPr>
          <w:rtl/>
        </w:rPr>
      </w:pPr>
      <w:r w:rsidRPr="00C63571">
        <w:rPr>
          <w:rtl/>
        </w:rPr>
        <w:t xml:space="preserve">אמר להן: לא, אם טיהרה שחיטת טרפה אותה - דבר שהיא גופה, תטהר את האבר - דבר שאינו גופה? </w:t>
      </w:r>
    </w:p>
    <w:p w14:paraId="26692A66" w14:textId="77777777" w:rsidR="0046556D" w:rsidRDefault="00BD6C4F" w:rsidP="00BD6C4F">
      <w:pPr>
        <w:rPr>
          <w:rtl/>
        </w:rPr>
      </w:pPr>
      <w:r w:rsidRPr="00C63571">
        <w:rPr>
          <w:rtl/>
        </w:rPr>
        <w:t>אמרו לו: הרבה מצלת על שאינו גופה יותר מגופה, שהרי שנינו חותך מן העובר שבמעיה - מותר באכילה, מן הטחול ומן הכליות - אסור באכילה.</w:t>
      </w:r>
    </w:p>
    <w:p w14:paraId="2B8C4D5E" w14:textId="77777777" w:rsidR="0046556D" w:rsidRDefault="00BD6C4F" w:rsidP="00BD6C4F">
      <w:pPr>
        <w:rPr>
          <w:rtl/>
        </w:rPr>
      </w:pPr>
      <w:r>
        <w:rPr>
          <w:rFonts w:hint="cs"/>
          <w:rtl/>
        </w:rPr>
        <w:t>תנ</w:t>
      </w:r>
      <w:r w:rsidR="00BF1CF6">
        <w:rPr>
          <w:rtl/>
        </w:rPr>
        <w:t>"</w:t>
      </w:r>
      <w:r>
        <w:rPr>
          <w:rFonts w:hint="cs"/>
          <w:rtl/>
        </w:rPr>
        <w:t>ה</w:t>
      </w:r>
      <w:r w:rsidRPr="00C63571">
        <w:rPr>
          <w:rtl/>
        </w:rPr>
        <w:t xml:space="preserve"> </w:t>
      </w:r>
      <w:r>
        <w:rPr>
          <w:rFonts w:hint="cs"/>
          <w:rtl/>
        </w:rPr>
        <w:t>א</w:t>
      </w:r>
      <w:r w:rsidR="00BF1CF6">
        <w:rPr>
          <w:rtl/>
        </w:rPr>
        <w:t>"</w:t>
      </w:r>
      <w:r>
        <w:rPr>
          <w:rFonts w:hint="cs"/>
          <w:rtl/>
        </w:rPr>
        <w:t>ל</w:t>
      </w:r>
      <w:r w:rsidRPr="00C63571">
        <w:rPr>
          <w:rtl/>
        </w:rPr>
        <w:t xml:space="preserve"> רבי מאיר: וכי מי טיהרו לאבר זה מידי נבלה? אמרו לו: שחיטת אמו, א"כ תתירנו באכילה!</w:t>
      </w:r>
    </w:p>
    <w:p w14:paraId="4080DF79" w14:textId="77777777" w:rsidR="0046556D" w:rsidRDefault="00BD6C4F" w:rsidP="00BD6C4F">
      <w:pPr>
        <w:rPr>
          <w:rtl/>
        </w:rPr>
      </w:pPr>
      <w:r w:rsidRPr="00C63571">
        <w:rPr>
          <w:rtl/>
        </w:rPr>
        <w:t xml:space="preserve">אמרו לו: טרפה תוכיח, ששחיטתה מטהרתה מידי נבלה - ואינה מתירתה באכילה, </w:t>
      </w:r>
    </w:p>
    <w:p w14:paraId="2B09F402" w14:textId="77777777" w:rsidR="0046556D" w:rsidRDefault="00BD6C4F" w:rsidP="00BD6C4F">
      <w:pPr>
        <w:rPr>
          <w:rtl/>
        </w:rPr>
      </w:pPr>
      <w:r w:rsidRPr="00C63571">
        <w:rPr>
          <w:rtl/>
        </w:rPr>
        <w:t>אמר להן: אם טיהרה שחיטת ט</w:t>
      </w:r>
      <w:r>
        <w:rPr>
          <w:rtl/>
        </w:rPr>
        <w:t xml:space="preserve">רפה אותה, ואת האבר המדולדל בה </w:t>
      </w:r>
      <w:r w:rsidRPr="00C63571">
        <w:rPr>
          <w:rtl/>
        </w:rPr>
        <w:t>דבר שג</w:t>
      </w:r>
      <w:r>
        <w:rPr>
          <w:rtl/>
        </w:rPr>
        <w:t>ופה, תטהר את העובר</w:t>
      </w:r>
      <w:r>
        <w:rPr>
          <w:rFonts w:hint="cs"/>
          <w:rtl/>
        </w:rPr>
        <w:t xml:space="preserve"> </w:t>
      </w:r>
      <w:r>
        <w:rPr>
          <w:rtl/>
        </w:rPr>
        <w:t>שאינו גופה</w:t>
      </w:r>
      <w:r w:rsidRPr="00C63571">
        <w:rPr>
          <w:rtl/>
        </w:rPr>
        <w:t xml:space="preserve"> </w:t>
      </w:r>
    </w:p>
    <w:p w14:paraId="37E2BC68" w14:textId="77777777" w:rsidR="0046556D" w:rsidRDefault="00BD6C4F" w:rsidP="00BD6C4F">
      <w:pPr>
        <w:rPr>
          <w:rtl/>
        </w:rPr>
      </w:pPr>
      <w:r w:rsidRPr="00C63571">
        <w:rPr>
          <w:rtl/>
        </w:rPr>
        <w:lastRenderedPageBreak/>
        <w:t xml:space="preserve">אמרו לו: הרבה מצלת על שאינו גופה יותר מגופה, שהרי שנינו, חותך מן העובר שבמעיה - מותר באכילה, מן הטחול ומן הכליות - אסור באכילה, </w:t>
      </w:r>
    </w:p>
    <w:p w14:paraId="1062A6CB" w14:textId="77777777" w:rsidR="0046556D" w:rsidRDefault="00BD6C4F" w:rsidP="00BD6C4F">
      <w:pPr>
        <w:rPr>
          <w:rtl/>
        </w:rPr>
      </w:pPr>
      <w:r>
        <w:rPr>
          <w:rStyle w:val="2fb"/>
          <w:rtl/>
          <w:rPrChange w:id="12318" w:author="מנוע אמוראים" w:date="2026-10-05T16:40:54Z">
            <w:rPr>
              <w:rtl/>
            </w:rPr>
          </w:rPrChange>
        </w:rPr>
        <w:t xml:space="preserve">ארשב"ל</w:t>
      </w:r>
      <w:r>
        <w:rPr>
          <w:rtl/>
        </w:rPr>
        <w:t xml:space="preserve">: כמחלוקת בעוברין - כך מחלוקת באיברין, </w:t>
      </w:r>
    </w:p>
    <w:p w14:paraId="33A57863" w14:textId="77777777" w:rsidR="0046556D" w:rsidRDefault="00BD6C4F" w:rsidP="00BD6C4F">
      <w:pPr>
        <w:rPr>
          <w:rtl/>
        </w:rPr>
      </w:pPr>
      <w:r>
        <w:rPr>
          <w:rStyle w:val="2fb"/>
          <w:rtl/>
          <w:rPrChange w:id="12319" w:author="מנוע אמוראים" w:date="2026-10-05T16:40:54Z">
            <w:rPr>
              <w:rtl/>
            </w:rPr>
          </w:rPrChange>
        </w:rPr>
        <w:t xml:space="preserve">ו</w:t>
      </w:r>
      <w:r>
        <w:rPr>
          <w:rStyle w:val="2fb"/>
          <w:rtl/>
          <w:rPrChange w:id="12320" w:author="מנוע אמוראים" w:date="2026-10-05T16:40:54Z">
            <w:rPr>
              <w:rtl/>
            </w:rPr>
          </w:rPrChange>
        </w:rPr>
        <w:t xml:space="preserve">רי"ו</w:t>
      </w:r>
      <w:r>
        <w:rPr>
          <w:rtl/>
        </w:rPr>
        <w:t xml:space="preserve"> אמר: מחלוקת </w:t>
      </w:r>
      <w:r w:rsidRPr="00C63571">
        <w:rPr>
          <w:rtl/>
        </w:rPr>
        <w:t>באבר דעובר, אבל באבר דבהמה - דברי הכל שחיטה עושה ניפול.</w:t>
      </w:r>
    </w:p>
    <w:p w14:paraId="6E08421B" w14:textId="77777777" w:rsidR="0046556D" w:rsidRDefault="00BD6C4F" w:rsidP="00BD6C4F">
      <w:pPr>
        <w:rPr>
          <w:rtl/>
        </w:rPr>
      </w:pPr>
      <w:r>
        <w:rPr>
          <w:rStyle w:val="2fb"/>
          <w:rtl/>
          <w:rPrChange w:id="12321" w:author="מנוע אמוראים" w:date="2026-10-05T16:40:54Z">
            <w:rPr>
              <w:rtl/>
            </w:rPr>
          </w:rPrChange>
        </w:rPr>
        <w:t xml:space="preserve">א</w:t>
      </w:r>
      <w:r>
        <w:rPr>
          <w:rStyle w:val="2fb"/>
          <w:rFonts w:hint="cs"/>
          <w:rtl/>
          <w:rPrChange w:id="12322" w:author="מנוע אמוראים" w:date="2026-10-05T16:40:54Z">
            <w:rPr>
              <w:rFonts w:hint="cs"/>
              <w:rtl/>
            </w:rPr>
          </w:rPrChange>
        </w:rPr>
        <w:t xml:space="preserve">ריבר</w:t>
      </w:r>
      <w:r>
        <w:rPr>
          <w:rStyle w:val="2fb"/>
          <w:rtl/>
          <w:rPrChange w:id="12323" w:author="מנוע אמוראים" w:date="2026-10-05T16:40:54Z">
            <w:rPr>
              <w:rtl/>
            </w:rPr>
          </w:rPrChange>
        </w:rPr>
        <w:t xml:space="preserve">"</w:t>
      </w:r>
      <w:r>
        <w:rPr>
          <w:rStyle w:val="2fb"/>
          <w:rFonts w:hint="cs"/>
          <w:rtl/>
          <w:rPrChange w:id="12324" w:author="מנוע אמוראים" w:date="2026-10-05T16:40:54Z">
            <w:rPr>
              <w:rFonts w:hint="cs"/>
              <w:rtl/>
            </w:rPr>
          </w:rPrChange>
        </w:rPr>
        <w:t xml:space="preserve">ח</w:t>
      </w:r>
      <w:r>
        <w:rPr>
          <w:rtl/>
        </w:rPr>
        <w:t xml:space="preserve">: מ"ט </w:t>
      </w:r>
      <w:r>
        <w:rPr>
          <w:rStyle w:val="2fb"/>
          <w:rtl/>
          <w:rPrChange w:id="12325" w:author="מנוע אמוראים" w:date="2026-10-05T16:40:54Z">
            <w:rPr>
              <w:rtl/>
            </w:rPr>
          </w:rPrChange>
        </w:rPr>
        <w:t xml:space="preserve">דר</w:t>
      </w:r>
      <w:r>
        <w:rPr>
          <w:rStyle w:val="2fb"/>
          <w:rFonts w:hint="cs"/>
          <w:rtl/>
          <w:rPrChange w:id="12326" w:author="מנוע אמוראים" w:date="2026-10-05T16:40:54Z">
            <w:rPr>
              <w:rFonts w:hint="cs"/>
              <w:rtl/>
            </w:rPr>
          </w:rPrChange>
        </w:rPr>
        <w:t xml:space="preserve">י</w:t>
      </w:r>
      <w:r>
        <w:rPr>
          <w:rStyle w:val="2fb"/>
          <w:rtl/>
          <w:rPrChange w:id="12327" w:author="מנוע אמוראים" w:date="2026-10-05T16:40:54Z">
            <w:rPr>
              <w:rtl/>
            </w:rPr>
          </w:rPrChange>
        </w:rPr>
        <w:t xml:space="preserve">"</w:t>
      </w:r>
      <w:r>
        <w:rPr>
          <w:rStyle w:val="2fb"/>
          <w:rFonts w:hint="cs"/>
          <w:rtl/>
          <w:rPrChange w:id="12328" w:author="מנוע אמוראים" w:date="2026-10-05T16:40:54Z">
            <w:rPr>
              <w:rFonts w:hint="cs"/>
              <w:rtl/>
            </w:rPr>
          </w:rPrChange>
        </w:rPr>
        <w:t xml:space="preserve">ו</w:t>
      </w:r>
      <w:r>
        <w:rPr>
          <w:rFonts w:hint="cs"/>
          <w:rtl/>
        </w:rPr>
        <w:t xml:space="preserve"> </w:t>
      </w:r>
      <w:r w:rsidRPr="00C63571">
        <w:rPr>
          <w:rtl/>
        </w:rPr>
        <w:t>אליבא דרבנן - האי אית ליה תקנתא בחזרה, והא לית ליה תקנתא בחזרה.</w:t>
      </w:r>
    </w:p>
    <w:p w14:paraId="4DDD0556" w14:textId="77777777" w:rsidR="0046556D" w:rsidRDefault="0046556D" w:rsidP="00BD6C4F">
      <w:pPr>
        <w:rPr>
          <w:rtl/>
        </w:rPr>
      </w:pPr>
    </w:p>
    <w:p w14:paraId="33229414" w14:textId="77777777" w:rsidR="0046556D" w:rsidRDefault="00BD6C4F" w:rsidP="00BD6C4F">
      <w:pPr>
        <w:rPr>
          <w:rtl/>
        </w:rPr>
      </w:pPr>
      <w:r w:rsidRPr="00C63571">
        <w:rPr>
          <w:rtl/>
        </w:rPr>
        <w:t xml:space="preserve">• מיתיבי, </w:t>
      </w:r>
      <w:r>
        <w:rPr>
          <w:rFonts w:hint="cs"/>
          <w:rtl/>
        </w:rPr>
        <w:t>א</w:t>
      </w:r>
      <w:r w:rsidR="00BF1CF6">
        <w:rPr>
          <w:rtl/>
        </w:rPr>
        <w:t>"</w:t>
      </w:r>
      <w:r>
        <w:rPr>
          <w:rFonts w:hint="cs"/>
          <w:rtl/>
        </w:rPr>
        <w:t>ל</w:t>
      </w:r>
      <w:r w:rsidRPr="00C63571">
        <w:rPr>
          <w:rtl/>
        </w:rPr>
        <w:t xml:space="preserve"> ר' מאיר: לא, אם טיהרה שחיטת ט</w:t>
      </w:r>
      <w:r>
        <w:rPr>
          <w:rtl/>
        </w:rPr>
        <w:t xml:space="preserve">רפה אותה, ואת האבר המדולדל בה </w:t>
      </w:r>
      <w:r w:rsidRPr="00C63571">
        <w:rPr>
          <w:rtl/>
        </w:rPr>
        <w:t xml:space="preserve">דבר שגופה, תטהר את העובר - דבר שאינו גופה? </w:t>
      </w:r>
    </w:p>
    <w:p w14:paraId="509782F4" w14:textId="77777777" w:rsidR="00BD6C4F" w:rsidRPr="003D23F5" w:rsidRDefault="00BD6C4F" w:rsidP="00F07436">
      <w:pPr>
        <w:pStyle w:val="afff3"/>
        <w:framePr w:wrap="around"/>
        <w:rPr>
          <w:rtl/>
        </w:rPr>
      </w:pPr>
      <w:r w:rsidRPr="003D23F5">
        <w:rPr>
          <w:rFonts w:hint="cs"/>
          <w:rtl/>
        </w:rPr>
        <w:t>עג:</w:t>
      </w:r>
    </w:p>
    <w:p w14:paraId="5F87B39D" w14:textId="77777777" w:rsidR="0046556D" w:rsidRDefault="00BD6C4F" w:rsidP="00BD6C4F">
      <w:pPr>
        <w:rPr>
          <w:rtl/>
        </w:rPr>
      </w:pPr>
      <w:r>
        <w:rPr>
          <w:rtl/>
        </w:rPr>
        <w:t xml:space="preserve">בשלמא </w:t>
      </w:r>
      <w:r>
        <w:rPr>
          <w:rStyle w:val="2fb"/>
          <w:rtl/>
          <w:rPrChange w:id="12329" w:author="מנוע אמוראים" w:date="2026-10-05T16:40:54Z">
            <w:rPr>
              <w:rtl/>
            </w:rPr>
          </w:rPrChange>
        </w:rPr>
        <w:t xml:space="preserve">לר</w:t>
      </w:r>
      <w:r>
        <w:rPr>
          <w:rStyle w:val="2fb"/>
          <w:rFonts w:hint="cs"/>
          <w:rtl/>
          <w:rPrChange w:id="12330" w:author="מנוע אמוראים" w:date="2026-10-05T16:40:54Z">
            <w:rPr>
              <w:rFonts w:hint="cs"/>
              <w:rtl/>
            </w:rPr>
          </w:rPrChange>
        </w:rPr>
        <w:t xml:space="preserve">שב</w:t>
      </w:r>
      <w:r>
        <w:rPr>
          <w:rStyle w:val="2fb"/>
          <w:rtl/>
          <w:rPrChange w:id="12331" w:author="מנוע אמוראים" w:date="2026-10-05T16:40:54Z">
            <w:rPr>
              <w:rtl/>
            </w:rPr>
          </w:rPrChange>
        </w:rPr>
        <w:t xml:space="preserve">"</w:t>
      </w:r>
      <w:r>
        <w:rPr>
          <w:rStyle w:val="2fb"/>
          <w:rFonts w:hint="cs"/>
          <w:rtl/>
          <w:rPrChange w:id="12332" w:author="מנוע אמוראים" w:date="2026-10-05T16:40:54Z">
            <w:rPr>
              <w:rFonts w:hint="cs"/>
              <w:rtl/>
            </w:rPr>
          </w:rPrChange>
        </w:rPr>
        <w:t xml:space="preserve">ל</w:t>
      </w:r>
      <w:r>
        <w:rPr>
          <w:rFonts w:hint="cs"/>
          <w:rtl/>
        </w:rPr>
        <w:t xml:space="preserve"> </w:t>
      </w:r>
      <w:r w:rsidRPr="00C63571">
        <w:rPr>
          <w:rtl/>
        </w:rPr>
        <w:t>לדבריהם קא</w:t>
      </w:r>
      <w:r w:rsidR="00BF1CF6">
        <w:rPr>
          <w:rtl/>
        </w:rPr>
        <w:t>"</w:t>
      </w:r>
      <w:r>
        <w:rPr>
          <w:rFonts w:hint="cs"/>
          <w:rtl/>
        </w:rPr>
        <w:t>ל</w:t>
      </w:r>
      <w:r>
        <w:rPr>
          <w:rtl/>
        </w:rPr>
        <w:t xml:space="preserve">: לדידי </w:t>
      </w:r>
      <w:r>
        <w:rPr>
          <w:rFonts w:hint="cs"/>
          <w:rtl/>
        </w:rPr>
        <w:t>ל</w:t>
      </w:r>
      <w:r w:rsidR="00BF1CF6">
        <w:rPr>
          <w:rtl/>
        </w:rPr>
        <w:t>"</w:t>
      </w:r>
      <w:r>
        <w:rPr>
          <w:rFonts w:hint="cs"/>
          <w:rtl/>
        </w:rPr>
        <w:t>ש</w:t>
      </w:r>
      <w:r w:rsidRPr="00C63571">
        <w:rPr>
          <w:rtl/>
        </w:rPr>
        <w:t xml:space="preserve"> אבר דעובר ולא שנא אבר דבהמה, כי הדדי נינהו;</w:t>
      </w:r>
    </w:p>
    <w:p w14:paraId="74027A3B" w14:textId="77777777" w:rsidR="0046556D" w:rsidRDefault="00BD6C4F" w:rsidP="00BD6C4F">
      <w:pPr>
        <w:rPr>
          <w:rtl/>
        </w:rPr>
      </w:pPr>
      <w:r>
        <w:rPr>
          <w:rtl/>
        </w:rPr>
        <w:t xml:space="preserve">אלא </w:t>
      </w:r>
      <w:r>
        <w:rPr>
          <w:rStyle w:val="2fb"/>
          <w:rtl/>
          <w:rPrChange w:id="12333" w:author="מנוע אמוראים" w:date="2026-10-05T16:40:54Z">
            <w:rPr>
              <w:rtl/>
            </w:rPr>
          </w:rPrChange>
        </w:rPr>
        <w:t xml:space="preserve">ל</w:t>
      </w:r>
      <w:r>
        <w:rPr>
          <w:rStyle w:val="2fb"/>
          <w:rtl/>
          <w:rPrChange w:id="12334" w:author="מנוע אמוראים" w:date="2026-10-05T16:40:54Z">
            <w:rPr>
              <w:rtl/>
            </w:rPr>
          </w:rPrChange>
        </w:rPr>
        <w:t xml:space="preserve">רי"ו</w:t>
      </w:r>
      <w:r w:rsidRPr="00C63571">
        <w:rPr>
          <w:rtl/>
        </w:rPr>
        <w:t xml:space="preserve"> - קשיא!</w:t>
      </w:r>
    </w:p>
    <w:p w14:paraId="1E180E5D" w14:textId="77777777" w:rsidR="0046556D" w:rsidRDefault="00BD6C4F" w:rsidP="00BD6C4F">
      <w:pPr>
        <w:rPr>
          <w:rtl/>
        </w:rPr>
      </w:pPr>
      <w:r>
        <w:rPr>
          <w:rtl/>
        </w:rPr>
        <w:t>אלא</w:t>
      </w:r>
      <w:r w:rsidRPr="00C63571">
        <w:rPr>
          <w:rtl/>
        </w:rPr>
        <w:t xml:space="preserve"> ה</w:t>
      </w:r>
      <w:r w:rsidR="00BF1CF6">
        <w:rPr>
          <w:rtl/>
        </w:rPr>
        <w:t>"</w:t>
      </w:r>
      <w:r>
        <w:rPr>
          <w:rFonts w:hint="cs"/>
          <w:rtl/>
        </w:rPr>
        <w:t>ק</w:t>
      </w:r>
      <w:r>
        <w:rPr>
          <w:rtl/>
        </w:rPr>
        <w:t xml:space="preserve">: </w:t>
      </w:r>
      <w:r>
        <w:rPr>
          <w:rStyle w:val="2fb"/>
          <w:rtl/>
          <w:rPrChange w:id="12335" w:author="מנוע אמוראים" w:date="2026-10-05T16:40:54Z">
            <w:rPr>
              <w:rtl/>
            </w:rPr>
          </w:rPrChange>
        </w:rPr>
        <w:t xml:space="preserve">א</w:t>
      </w:r>
      <w:r>
        <w:rPr>
          <w:rStyle w:val="2fb"/>
          <w:rFonts w:hint="cs"/>
          <w:rtl/>
          <w:rPrChange w:id="12336" w:author="מנוע אמוראים" w:date="2026-10-05T16:40:54Z">
            <w:rPr>
              <w:rFonts w:hint="cs"/>
              <w:rtl/>
            </w:rPr>
          </w:rPrChange>
        </w:rPr>
        <w:t xml:space="preserve">ר</w:t>
      </w:r>
      <w:r>
        <w:rPr>
          <w:rStyle w:val="2fb"/>
          <w:rtl/>
          <w:rPrChange w:id="12337" w:author="מנוע אמוראים" w:date="2026-10-05T16:40:54Z">
            <w:rPr>
              <w:rtl/>
            </w:rPr>
          </w:rPrChange>
        </w:rPr>
        <w:t xml:space="preserve">שב"ל</w:t>
      </w:r>
      <w:r>
        <w:rPr>
          <w:rFonts w:hint="cs"/>
          <w:rtl/>
        </w:rPr>
        <w:t xml:space="preserve"> </w:t>
      </w:r>
      <w:r w:rsidRPr="00C63571">
        <w:rPr>
          <w:rtl/>
        </w:rPr>
        <w:t xml:space="preserve">כמחלוקת בעוברים - כך מחלוקת באיברין, </w:t>
      </w:r>
    </w:p>
    <w:p w14:paraId="1BEBD30A" w14:textId="77777777" w:rsidR="0046556D" w:rsidRDefault="00BD6C4F" w:rsidP="00BD6C4F">
      <w:pPr>
        <w:rPr>
          <w:rtl/>
        </w:rPr>
      </w:pPr>
      <w:r>
        <w:rPr>
          <w:rStyle w:val="2fb"/>
          <w:rtl/>
          <w:rPrChange w:id="12338" w:author="מנוע אמוראים" w:date="2026-10-05T16:40:54Z">
            <w:rPr>
              <w:rtl/>
            </w:rPr>
          </w:rPrChange>
        </w:rPr>
        <w:t xml:space="preserve">ו</w:t>
      </w:r>
      <w:r>
        <w:rPr>
          <w:rStyle w:val="2fb"/>
          <w:rtl/>
          <w:rPrChange w:id="12339" w:author="מנוע אמוראים" w:date="2026-10-05T16:40:54Z">
            <w:rPr>
              <w:rtl/>
            </w:rPr>
          </w:rPrChange>
        </w:rPr>
        <w:t xml:space="preserve">רי"ו</w:t>
      </w:r>
      <w:r w:rsidRPr="00C63571">
        <w:rPr>
          <w:rtl/>
        </w:rPr>
        <w:t xml:space="preserve"> אמר, מחלוקת</w:t>
      </w:r>
      <w:r>
        <w:rPr>
          <w:rtl/>
        </w:rPr>
        <w:t xml:space="preserve"> - באבר דעובר, אבל באבר דבהמה </w:t>
      </w:r>
      <w:r w:rsidRPr="00C63571">
        <w:rPr>
          <w:rtl/>
        </w:rPr>
        <w:t>ד"ה אין שחיטה עושה ניפול;</w:t>
      </w:r>
    </w:p>
    <w:p w14:paraId="410BE486" w14:textId="77777777" w:rsidR="0046556D" w:rsidRDefault="00BD6C4F" w:rsidP="00BD6C4F">
      <w:pPr>
        <w:rPr>
          <w:rtl/>
        </w:rPr>
      </w:pPr>
      <w:r w:rsidRPr="00C63571">
        <w:rPr>
          <w:rtl/>
        </w:rPr>
        <w:t xml:space="preserve">• </w:t>
      </w:r>
      <w:r>
        <w:rPr>
          <w:rStyle w:val="2fb"/>
          <w:rFonts w:hint="cs"/>
          <w:rtl/>
          <w:rPrChange w:id="12340" w:author="מנוע אמוראים" w:date="2026-10-05T16:40:54Z">
            <w:rPr>
              <w:rFonts w:hint="cs"/>
              <w:rtl/>
            </w:rPr>
          </w:rPrChange>
        </w:rPr>
        <w:t xml:space="preserve">אריב</w:t>
      </w:r>
      <w:r>
        <w:rPr>
          <w:rStyle w:val="2fb"/>
          <w:rtl/>
          <w:rPrChange w:id="12341" w:author="מנוע אמוראים" w:date="2026-10-05T16:40:54Z">
            <w:rPr>
              <w:rtl/>
            </w:rPr>
          </w:rPrChange>
        </w:rPr>
        <w:t xml:space="preserve">"</w:t>
      </w:r>
      <w:r>
        <w:rPr>
          <w:rStyle w:val="2fb"/>
          <w:rFonts w:hint="cs"/>
          <w:rtl/>
          <w:rPrChange w:id="12342" w:author="מנוע אמוראים" w:date="2026-10-05T16:40:54Z">
            <w:rPr>
              <w:rFonts w:hint="cs"/>
              <w:rtl/>
            </w:rPr>
          </w:rPrChange>
        </w:rPr>
        <w:t xml:space="preserve">ח</w:t>
      </w:r>
      <w:r>
        <w:rPr>
          <w:rFonts w:hint="cs"/>
          <w:rtl/>
        </w:rPr>
        <w:t xml:space="preserve">:</w:t>
      </w:r>
      <w:r>
        <w:rPr>
          <w:rtl/>
        </w:rPr>
        <w:t xml:space="preserve"> מ"ט </w:t>
      </w:r>
      <w:r>
        <w:rPr>
          <w:rStyle w:val="2fb"/>
          <w:rtl/>
          <w:rPrChange w:id="12343" w:author="מנוע אמוראים" w:date="2026-10-05T16:40:54Z">
            <w:rPr>
              <w:rtl/>
            </w:rPr>
          </w:rPrChange>
        </w:rPr>
        <w:t xml:space="preserve">ד</w:t>
      </w:r>
      <w:r>
        <w:rPr>
          <w:rStyle w:val="2fb"/>
          <w:rtl/>
          <w:rPrChange w:id="12344" w:author="מנוע אמוראים" w:date="2026-10-05T16:40:54Z">
            <w:rPr>
              <w:rtl/>
            </w:rPr>
          </w:rPrChange>
        </w:rPr>
        <w:t xml:space="preserve">רי"ו</w:t>
      </w:r>
      <w:r>
        <w:rPr>
          <w:rtl/>
        </w:rPr>
        <w:t xml:space="preserve"> אליבא </w:t>
      </w:r>
      <w:r>
        <w:rPr>
          <w:rStyle w:val="2fb"/>
          <w:rtl/>
          <w:rPrChange w:id="12345" w:author="מנוע אמוראים" w:date="2026-10-05T16:40:54Z">
            <w:rPr>
              <w:rtl/>
            </w:rPr>
          </w:rPrChange>
        </w:rPr>
        <w:t xml:space="preserve">דר"מ</w:t>
      </w:r>
      <w:r>
        <w:rPr>
          <w:rtl/>
        </w:rPr>
        <w:t xml:space="preserve"> - האי גופה והאי לאו גופה.</w:t>
      </w:r>
    </w:p>
    <w:p w14:paraId="004AC3DF" w14:textId="77777777" w:rsidR="0046556D" w:rsidRDefault="00BD6C4F" w:rsidP="00BD6C4F">
      <w:pPr>
        <w:rPr>
          <w:rtl/>
        </w:rPr>
      </w:pPr>
      <w:r>
        <w:rPr>
          <w:rStyle w:val="2fb"/>
          <w:rFonts w:hint="cs"/>
          <w:rtl/>
          <w:rPrChange w:id="12346" w:author="מנוע אמוראים" w:date="2026-10-05T16:40:54Z">
            <w:rPr>
              <w:rFonts w:hint="cs"/>
              <w:rtl/>
            </w:rPr>
          </w:rPrChange>
        </w:rPr>
        <w:t xml:space="preserve">אריצב</w:t>
      </w:r>
      <w:r>
        <w:rPr>
          <w:rStyle w:val="2fb"/>
          <w:rtl/>
          <w:rPrChange w:id="12347" w:author="מנוע אמוראים" w:date="2026-10-05T16:40:54Z">
            <w:rPr>
              <w:rtl/>
            </w:rPr>
          </w:rPrChange>
        </w:rPr>
        <w:t xml:space="preserve">"</w:t>
      </w:r>
      <w:r>
        <w:rPr>
          <w:rStyle w:val="2fb"/>
          <w:rFonts w:hint="cs"/>
          <w:rtl/>
          <w:rPrChange w:id="12348" w:author="מנוע אמוראים" w:date="2026-10-05T16:40:54Z">
            <w:rPr>
              <w:rFonts w:hint="cs"/>
              <w:rtl/>
            </w:rPr>
          </w:rPrChange>
        </w:rPr>
        <w:t xml:space="preserve">י</w:t>
      </w:r>
      <w:r>
        <w:rPr>
          <w:rFonts w:hint="cs"/>
          <w:rtl/>
        </w:rPr>
        <w:t xml:space="preserve"> </w:t>
      </w:r>
      <w:r>
        <w:rPr>
          <w:rStyle w:val="2fb"/>
          <w:rFonts w:hint="cs"/>
          <w:rtl/>
          <w:rPrChange w:id="12349" w:author="מנוע אמוראים" w:date="2026-10-05T16:40:54Z">
            <w:rPr>
              <w:rFonts w:hint="cs"/>
              <w:rtl/>
            </w:rPr>
          </w:rPrChange>
        </w:rPr>
        <w:t xml:space="preserve">מרי</w:t>
      </w:r>
      <w:r>
        <w:rPr>
          <w:rStyle w:val="2fb"/>
          <w:rtl/>
          <w:rPrChange w:id="12350" w:author="מנוע אמוראים" w:date="2026-10-05T16:40:54Z">
            <w:rPr>
              <w:rtl/>
            </w:rPr>
          </w:rPrChange>
        </w:rPr>
        <w:t xml:space="preserve">"</w:t>
      </w:r>
      <w:r>
        <w:rPr>
          <w:rStyle w:val="2fb"/>
          <w:rFonts w:hint="cs"/>
          <w:rtl/>
          <w:rPrChange w:id="12351" w:author="מנוע אמוראים" w:date="2026-10-05T16:40:54Z">
            <w:rPr>
              <w:rFonts w:hint="cs"/>
              <w:rtl/>
            </w:rPr>
          </w:rPrChange>
        </w:rPr>
        <w:t xml:space="preserve">ו</w:t>
      </w:r>
      <w:r w:rsidRPr="00C63571">
        <w:rPr>
          <w:rtl/>
        </w:rPr>
        <w:t>: הכל מודים שמיתה עושה ניפול, ואין שחיטה עושה ניפול.</w:t>
      </w:r>
    </w:p>
    <w:p w14:paraId="4F48F7A9" w14:textId="77777777" w:rsidR="0046556D" w:rsidRDefault="00BD6C4F" w:rsidP="00BD6C4F">
      <w:pPr>
        <w:rPr>
          <w:rtl/>
        </w:rPr>
      </w:pPr>
      <w:r w:rsidRPr="00C63571">
        <w:rPr>
          <w:rtl/>
        </w:rPr>
        <w:t>במאי עסקינן? אילימא באבר דעובר - מיפלג פליגי!</w:t>
      </w:r>
    </w:p>
    <w:p w14:paraId="3D51EA55" w14:textId="77777777" w:rsidR="0046556D" w:rsidRDefault="00BD6C4F" w:rsidP="00BD6C4F">
      <w:pPr>
        <w:rPr>
          <w:rtl/>
        </w:rPr>
      </w:pPr>
      <w:r w:rsidRPr="00C63571">
        <w:rPr>
          <w:rtl/>
        </w:rPr>
        <w:t>אלא באבר דבהמה - מיתה תנינא, שחיטה תנינא!</w:t>
      </w:r>
    </w:p>
    <w:p w14:paraId="0A97A23D" w14:textId="77777777" w:rsidR="0046556D" w:rsidRDefault="00BD6C4F" w:rsidP="00BD6C4F">
      <w:pPr>
        <w:rPr>
          <w:rtl/>
        </w:rPr>
      </w:pPr>
      <w:r>
        <w:rPr>
          <w:rtl/>
        </w:rPr>
        <w:t xml:space="preserve">מיתה תנינא: </w:t>
      </w:r>
      <w:r>
        <w:rPr>
          <w:rStyle w:val="2fb"/>
          <w:rFonts w:hint="cs"/>
          <w:rtl/>
          <w:rPrChange w:id="12352" w:author="מנוע אמוראים" w:date="2026-10-05T16:40:54Z">
            <w:rPr>
              <w:rFonts w:hint="cs"/>
              <w:rtl/>
            </w:rPr>
          </w:rPrChange>
        </w:rPr>
        <w:t xml:space="preserve">לר</w:t>
      </w:r>
      <w:r>
        <w:rPr>
          <w:rStyle w:val="2fb"/>
          <w:rtl/>
          <w:rPrChange w:id="12353" w:author="מנוע אמוראים" w:date="2026-10-05T16:40:54Z">
            <w:rPr>
              <w:rtl/>
            </w:rPr>
          </w:rPrChange>
        </w:rPr>
        <w:t xml:space="preserve">"</w:t>
      </w:r>
      <w:r>
        <w:rPr>
          <w:rStyle w:val="2fb"/>
          <w:rFonts w:hint="cs"/>
          <w:rtl/>
          <w:rPrChange w:id="12354" w:author="מנוע אמוראים" w:date="2026-10-05T16:40:54Z">
            <w:rPr>
              <w:rFonts w:hint="cs"/>
              <w:rtl/>
            </w:rPr>
          </w:rPrChange>
        </w:rPr>
        <w:t xml:space="preserve">מ</w:t>
      </w:r>
      <w:r>
        <w:rPr>
          <w:rFonts w:hint="cs"/>
          <w:rtl/>
        </w:rPr>
        <w:t xml:space="preserve">: </w:t>
      </w:r>
      <w:r>
        <w:rPr>
          <w:rtl/>
        </w:rPr>
        <w:t xml:space="preserve">מתה הבהמה </w:t>
      </w:r>
      <w:r w:rsidRPr="00C63571">
        <w:rPr>
          <w:rtl/>
        </w:rPr>
        <w:t>הבשר צריך הכשר, והאבר מטמא משום אבר מן הח</w:t>
      </w:r>
      <w:r>
        <w:rPr>
          <w:rtl/>
        </w:rPr>
        <w:t>י, ואינו מטמא משום אבר מן הנבלה</w:t>
      </w:r>
      <w:r w:rsidRPr="00C63571">
        <w:rPr>
          <w:rtl/>
        </w:rPr>
        <w:t>.</w:t>
      </w:r>
    </w:p>
    <w:p w14:paraId="7637AC17" w14:textId="77777777" w:rsidR="0046556D" w:rsidRDefault="00BD6C4F" w:rsidP="00BD6C4F">
      <w:pPr>
        <w:rPr>
          <w:rtl/>
        </w:rPr>
      </w:pPr>
      <w:r w:rsidRPr="00C63571">
        <w:rPr>
          <w:rtl/>
        </w:rPr>
        <w:t xml:space="preserve">שחיטה נמי תנינא: </w:t>
      </w:r>
      <w:r>
        <w:rPr>
          <w:rStyle w:val="2fb"/>
          <w:rFonts w:hint="cs"/>
          <w:rtl/>
          <w:rPrChange w:id="12355" w:author="מנוע אמוראים" w:date="2026-10-05T16:40:54Z">
            <w:rPr>
              <w:rFonts w:hint="cs"/>
              <w:rtl/>
            </w:rPr>
          </w:rPrChange>
        </w:rPr>
        <w:t xml:space="preserve">לר</w:t>
      </w:r>
      <w:r>
        <w:rPr>
          <w:rStyle w:val="2fb"/>
          <w:rtl/>
          <w:rPrChange w:id="12356" w:author="מנוע אמוראים" w:date="2026-10-05T16:40:54Z">
            <w:rPr>
              <w:rtl/>
            </w:rPr>
          </w:rPrChange>
        </w:rPr>
        <w:t xml:space="preserve">"</w:t>
      </w:r>
      <w:r>
        <w:rPr>
          <w:rStyle w:val="2fb"/>
          <w:rFonts w:hint="cs"/>
          <w:rtl/>
          <w:rPrChange w:id="12357" w:author="מנוע אמוראים" w:date="2026-10-05T16:40:54Z">
            <w:rPr>
              <w:rFonts w:hint="cs"/>
              <w:rtl/>
            </w:rPr>
          </w:rPrChange>
        </w:rPr>
        <w:t xml:space="preserve">מ</w:t>
      </w:r>
      <w:r>
        <w:rPr>
          <w:rFonts w:hint="cs"/>
          <w:rtl/>
        </w:rPr>
        <w:t xml:space="preserve">: </w:t>
      </w:r>
      <w:r w:rsidRPr="00C63571">
        <w:rPr>
          <w:rtl/>
        </w:rPr>
        <w:t xml:space="preserve">נשחטה בהמה - הוכשרו בדמיה, </w:t>
      </w:r>
      <w:r>
        <w:rPr>
          <w:rStyle w:val="2fb"/>
          <w:rFonts w:hint="cs"/>
          <w:rtl/>
          <w:rPrChange w:id="12358" w:author="מנוע אמוראים" w:date="2026-10-05T16:40:54Z">
            <w:rPr>
              <w:rFonts w:hint="cs"/>
              <w:rtl/>
            </w:rPr>
          </w:rPrChange>
        </w:rPr>
        <w:t xml:space="preserve">ולר</w:t>
      </w:r>
      <w:r>
        <w:rPr>
          <w:rStyle w:val="2fb"/>
          <w:rtl/>
          <w:rPrChange w:id="12359" w:author="מנוע אמוראים" w:date="2026-10-05T16:40:54Z">
            <w:rPr>
              <w:rtl/>
            </w:rPr>
          </w:rPrChange>
        </w:rPr>
        <w:t xml:space="preserve">"</w:t>
      </w:r>
      <w:r>
        <w:rPr>
          <w:rStyle w:val="2fb"/>
          <w:rFonts w:hint="cs"/>
          <w:rtl/>
          <w:rPrChange w:id="12360" w:author="מנוע אמוראים" w:date="2026-10-05T16:40:54Z">
            <w:rPr>
              <w:rFonts w:hint="cs"/>
              <w:rtl/>
            </w:rPr>
          </w:rPrChange>
        </w:rPr>
        <w:t xml:space="preserve">ש</w:t>
      </w:r>
      <w:r w:rsidRPr="00C63571">
        <w:rPr>
          <w:rtl/>
        </w:rPr>
        <w:t>: לא הוכשרו!</w:t>
      </w:r>
    </w:p>
    <w:p w14:paraId="50D1D575" w14:textId="77777777" w:rsidR="0046556D" w:rsidRDefault="00BD6C4F" w:rsidP="00BD6C4F">
      <w:pPr>
        <w:rPr>
          <w:rtl/>
        </w:rPr>
      </w:pPr>
      <w:r>
        <w:rPr>
          <w:rtl/>
        </w:rPr>
        <w:t>אי מההיא, ה"א: מאי הוכשרו</w:t>
      </w:r>
      <w:r w:rsidRPr="00C63571">
        <w:rPr>
          <w:rtl/>
        </w:rPr>
        <w:t xml:space="preserve"> אבשר, והא הוכשרו קתני!</w:t>
      </w:r>
    </w:p>
    <w:p w14:paraId="1CF6C0F3" w14:textId="77777777" w:rsidR="0046556D" w:rsidRDefault="00BD6C4F" w:rsidP="00BD6C4F">
      <w:pPr>
        <w:rPr>
          <w:rtl/>
        </w:rPr>
      </w:pPr>
      <w:r w:rsidRPr="00C63571">
        <w:rPr>
          <w:rtl/>
        </w:rPr>
        <w:t xml:space="preserve">מהו דתימא: חד לבשר הפורש מן הבהמה, וחד לבשר הפורש מן האבר, </w:t>
      </w:r>
    </w:p>
    <w:p w14:paraId="4154DCC7" w14:textId="77777777" w:rsidR="0046556D" w:rsidRDefault="00BD6C4F" w:rsidP="00BD6C4F">
      <w:pPr>
        <w:rPr>
          <w:rtl/>
        </w:rPr>
      </w:pPr>
      <w:r w:rsidRPr="00C63571">
        <w:rPr>
          <w:rtl/>
        </w:rPr>
        <w:t xml:space="preserve">ומאי אולמיה דהאי מהאי? </w:t>
      </w:r>
      <w:r>
        <w:rPr>
          <w:rFonts w:hint="cs"/>
          <w:rtl/>
        </w:rPr>
        <w:t>סד</w:t>
      </w:r>
      <w:r w:rsidR="00BF1CF6">
        <w:rPr>
          <w:rtl/>
        </w:rPr>
        <w:t>"</w:t>
      </w:r>
      <w:r>
        <w:rPr>
          <w:rFonts w:hint="cs"/>
          <w:rtl/>
        </w:rPr>
        <w:t>א</w:t>
      </w:r>
      <w:r w:rsidRPr="00C63571">
        <w:rPr>
          <w:rtl/>
        </w:rPr>
        <w:t xml:space="preserve"> הו</w:t>
      </w:r>
      <w:r>
        <w:rPr>
          <w:rtl/>
        </w:rPr>
        <w:t>איל ומטמא טומאה חמורה אגב אביו</w:t>
      </w:r>
      <w:r w:rsidRPr="00C63571">
        <w:rPr>
          <w:rtl/>
        </w:rPr>
        <w:t xml:space="preserve"> אימא לא ליבעי הכשר, קמ</w:t>
      </w:r>
      <w:r w:rsidR="00BF1CF6">
        <w:rPr>
          <w:rtl/>
        </w:rPr>
        <w:t>"</w:t>
      </w:r>
      <w:r>
        <w:rPr>
          <w:rFonts w:hint="cs"/>
          <w:rtl/>
        </w:rPr>
        <w:t>ל</w:t>
      </w:r>
      <w:r w:rsidRPr="00C63571">
        <w:rPr>
          <w:rtl/>
        </w:rPr>
        <w:t>.</w:t>
      </w:r>
    </w:p>
    <w:p w14:paraId="6FA6A877" w14:textId="77777777" w:rsidR="0046556D" w:rsidRDefault="00BD6C4F" w:rsidP="00BD6C4F">
      <w:pPr>
        <w:rPr>
          <w:rtl/>
        </w:rPr>
      </w:pPr>
      <w:r w:rsidRPr="00C63571">
        <w:rPr>
          <w:rtl/>
        </w:rPr>
        <w:t>• אמר רב יוסף: נקוט דרב יצחק בר יוסף בידך, דרבה בר בר חנה קאי כוותיה;</w:t>
      </w:r>
    </w:p>
    <w:p w14:paraId="6799C5D4" w14:textId="77777777" w:rsidR="0046556D" w:rsidRDefault="00BD6C4F" w:rsidP="00BD6C4F">
      <w:pPr>
        <w:rPr>
          <w:rtl/>
        </w:rPr>
      </w:pPr>
      <w:r w:rsidRPr="00C63571">
        <w:rPr>
          <w:rtl/>
        </w:rPr>
        <w:t>דתניא:</w:t>
      </w:r>
      <w:r w:rsidRPr="00A71A5E">
        <w:rPr>
          <w:rStyle w:val="afffff0"/>
          <w:rtl/>
        </w:rPr>
        <w:t xml:space="preserve"> </w:t>
      </w:r>
      <w:r w:rsidRPr="00A71A5E">
        <w:rPr>
          <w:rStyle w:val="afffff0"/>
          <w:rFonts w:hint="cs"/>
          <w:rtl/>
        </w:rPr>
        <w:t>'</w:t>
      </w:r>
      <w:r w:rsidRPr="00A71A5E">
        <w:rPr>
          <w:rStyle w:val="afffff0"/>
          <w:rtl/>
        </w:rPr>
        <w:t>ובשר בשדה טרפה לא תאכלו</w:t>
      </w:r>
      <w:r w:rsidRPr="00A71A5E">
        <w:rPr>
          <w:rStyle w:val="afffff0"/>
          <w:rFonts w:hint="cs"/>
          <w:rtl/>
        </w:rPr>
        <w:t>'</w:t>
      </w:r>
      <w:r w:rsidRPr="00A71A5E">
        <w:rPr>
          <w:rStyle w:val="afffff0"/>
          <w:rtl/>
        </w:rPr>
        <w:t xml:space="preserve"> </w:t>
      </w:r>
      <w:r w:rsidRPr="00C63571">
        <w:rPr>
          <w:rtl/>
        </w:rPr>
        <w:t>להביא האבר והבשר המדולדלין, בבהמה ובחיה ובעוף, ושחטן - שהן אסורין;</w:t>
      </w:r>
    </w:p>
    <w:p w14:paraId="114745BD" w14:textId="77777777" w:rsidR="00BD6C4F" w:rsidRPr="003D23F5" w:rsidRDefault="00BD6C4F" w:rsidP="00F07436">
      <w:pPr>
        <w:pStyle w:val="afff3"/>
        <w:framePr w:wrap="around"/>
        <w:rPr>
          <w:rtl/>
        </w:rPr>
      </w:pPr>
      <w:r w:rsidRPr="003D23F5">
        <w:rPr>
          <w:rFonts w:hint="cs"/>
          <w:rtl/>
        </w:rPr>
        <w:t>עד.</w:t>
      </w:r>
    </w:p>
    <w:p w14:paraId="764B1077" w14:textId="77777777" w:rsidR="0046556D" w:rsidRDefault="00BD6C4F" w:rsidP="00BD6C4F">
      <w:pPr>
        <w:rPr>
          <w:rtl/>
        </w:rPr>
      </w:pPr>
      <w:r w:rsidRPr="00C63571">
        <w:rPr>
          <w:rtl/>
        </w:rPr>
        <w:t xml:space="preserve">• </w:t>
      </w:r>
      <w:r>
        <w:rPr>
          <w:rStyle w:val="2fb"/>
          <w:rFonts w:hint="cs"/>
          <w:rtl/>
          <w:rPrChange w:id="12361" w:author="מנוע אמוראים" w:date="2026-10-05T16:40:54Z">
            <w:rPr>
              <w:rFonts w:hint="cs"/>
              <w:rtl/>
            </w:rPr>
          </w:rPrChange>
        </w:rPr>
        <w:t xml:space="preserve">וארבב</w:t>
      </w:r>
      <w:r>
        <w:rPr>
          <w:rStyle w:val="2fb"/>
          <w:rtl/>
          <w:rPrChange w:id="12362" w:author="מנוע אמוראים" w:date="2026-10-05T16:40:54Z">
            <w:rPr>
              <w:rtl/>
            </w:rPr>
          </w:rPrChange>
        </w:rPr>
        <w:t xml:space="preserve">"</w:t>
      </w:r>
      <w:r>
        <w:rPr>
          <w:rStyle w:val="2fb"/>
          <w:rFonts w:hint="cs"/>
          <w:rtl/>
          <w:rPrChange w:id="12363" w:author="מנוע אמוראים" w:date="2026-10-05T16:40:54Z">
            <w:rPr>
              <w:rFonts w:hint="cs"/>
              <w:rtl/>
            </w:rPr>
          </w:rPrChange>
        </w:rPr>
        <w:t xml:space="preserve">ח</w:t>
      </w:r>
      <w:r>
        <w:rPr>
          <w:rFonts w:hint="cs"/>
          <w:rtl/>
        </w:rPr>
        <w:t xml:space="preserve"> </w:t>
      </w:r>
      <w:r>
        <w:rPr>
          <w:rStyle w:val="2fb"/>
          <w:rFonts w:hint="cs"/>
          <w:rtl/>
          <w:rPrChange w:id="12364" w:author="מנוע אמוראים" w:date="2026-10-05T16:40:54Z">
            <w:rPr>
              <w:rFonts w:hint="cs"/>
              <w:rtl/>
            </w:rPr>
          </w:rPrChange>
        </w:rPr>
        <w:t xml:space="preserve">מרי</w:t>
      </w:r>
      <w:r>
        <w:rPr>
          <w:rStyle w:val="2fb"/>
          <w:rtl/>
          <w:rPrChange w:id="12365" w:author="מנוע אמוראים" w:date="2026-10-05T16:40:54Z">
            <w:rPr>
              <w:rtl/>
            </w:rPr>
          </w:rPrChange>
        </w:rPr>
        <w:t xml:space="preserve">"</w:t>
      </w:r>
      <w:r>
        <w:rPr>
          <w:rStyle w:val="2fb"/>
          <w:rFonts w:hint="cs"/>
          <w:rtl/>
          <w:rPrChange w:id="12366" w:author="מנוע אמוראים" w:date="2026-10-05T16:40:54Z">
            <w:rPr>
              <w:rFonts w:hint="cs"/>
              <w:rtl/>
            </w:rPr>
          </w:rPrChange>
        </w:rPr>
        <w:t xml:space="preserve">ו</w:t>
      </w:r>
      <w:r w:rsidRPr="00C63571">
        <w:rPr>
          <w:rtl/>
        </w:rPr>
        <w:t>: אין בהן אלא מצות פרוש בלבד.</w:t>
      </w:r>
    </w:p>
    <w:p w14:paraId="38C396E6" w14:textId="2A0C9CC6" w:rsidR="0046556D" w:rsidRDefault="00BD6C4F" w:rsidP="00BD6C4F">
      <w:pPr>
        <w:rPr>
          <w:rtl/>
        </w:rPr>
      </w:pPr>
      <w:r w:rsidRPr="00C63571">
        <w:rPr>
          <w:rtl/>
        </w:rPr>
        <w:t xml:space="preserve">יתיב רב יוסף </w:t>
      </w:r>
      <w:r>
        <w:rPr>
          <w:rFonts w:hint="cs"/>
          <w:rtl/>
        </w:rPr>
        <w:t xml:space="preserve">לפני </w:t>
      </w:r>
      <w:r>
        <w:rPr>
          <w:rStyle w:val="2fb"/>
          <w:rFonts w:hint="cs"/>
          <w:rtl/>
          <w:rPrChange w:id="12367" w:author="מנוע אמוראים" w:date="2026-10-05T16:40:54Z">
            <w:rPr>
              <w:rFonts w:hint="cs"/>
              <w:rtl/>
            </w:rPr>
          </w:rPrChange>
        </w:rPr>
        <w:t xml:space="preserve">ר</w:t>
      </w:r>
      <w:r>
        <w:rPr>
          <w:rStyle w:val="2fb"/>
          <w:rtl/>
          <w:rPrChange w:id="12368" w:author="מנוע אמוראים" w:date="2026-10-05T16:40:54Z">
            <w:rPr>
              <w:rtl/>
            </w:rPr>
          </w:rPrChange>
        </w:rPr>
        <w:t xml:space="preserve">"</w:t>
      </w:r>
      <w:r>
        <w:rPr>
          <w:rStyle w:val="2fb"/>
          <w:rFonts w:hint="cs"/>
          <w:rtl/>
          <w:rPrChange w:id="12369" w:author="מנוע אמוראים" w:date="2026-10-05T16:40:54Z">
            <w:rPr>
              <w:rFonts w:hint="cs"/>
              <w:rtl/>
            </w:rPr>
          </w:rPrChange>
        </w:rPr>
        <w:t xml:space="preserve">ה</w:t>
      </w:r>
      <w:r>
        <w:rPr>
          <w:rFonts w:hint="cs"/>
          <w:rtl/>
        </w:rPr>
        <w:t xml:space="preserve"> ואמר </w:t>
      </w:r>
      <w:r>
        <w:rPr>
          <w:rStyle w:val="2fb"/>
          <w:rFonts w:hint="cs"/>
          <w:rtl/>
          <w:rPrChange w:id="12370" w:author="מנוע אמוראים" w:date="2026-10-05T16:40:54Z">
            <w:rPr>
              <w:rFonts w:hint="cs"/>
              <w:rtl/>
            </w:rPr>
          </w:rPrChange>
        </w:rPr>
        <w:t xml:space="preserve">אר</w:t>
      </w:r>
      <w:r>
        <w:rPr>
          <w:rStyle w:val="2fb"/>
          <w:rtl/>
          <w:rPrChange w:id="12371" w:author="מנוע אמוראים" w:date="2026-10-05T16:40:54Z">
            <w:rPr>
              <w:rtl/>
            </w:rPr>
          </w:rPrChange>
        </w:rPr>
        <w:t xml:space="preserve">"</w:t>
      </w:r>
      <w:r>
        <w:rPr>
          <w:rStyle w:val="2fb"/>
          <w:rFonts w:hint="cs"/>
          <w:rtl/>
          <w:rPrChange w:id="12372" w:author="מנוע אמוראים" w:date="2026-10-05T16:40:54Z">
            <w:rPr>
              <w:rFonts w:hint="cs"/>
              <w:rtl/>
            </w:rPr>
          </w:rPrChange>
        </w:rPr>
        <w:t xml:space="preserve">י</w:t>
      </w:r>
      <w:r>
        <w:rPr>
          <w:rFonts w:hint="cs"/>
          <w:rtl/>
        </w:rPr>
        <w:t xml:space="preserve"> מרב</w:t>
      </w:r>
      <w:r w:rsidRPr="00C63571">
        <w:rPr>
          <w:rtl/>
        </w:rPr>
        <w:t xml:space="preserve">: אכלו לזה - </w:t>
      </w:r>
      <w:r w:rsidRPr="0042485D">
        <w:rPr>
          <w:b/>
          <w:bCs/>
          <w:rtl/>
        </w:rPr>
        <w:t>לוקה</w:t>
      </w:r>
      <w:r w:rsidRPr="00C63571">
        <w:rPr>
          <w:rtl/>
        </w:rPr>
        <w:t>;</w:t>
      </w:r>
    </w:p>
    <w:p w14:paraId="4280BE29" w14:textId="77777777" w:rsidR="0046556D" w:rsidRDefault="00BD6C4F" w:rsidP="00BD6C4F">
      <w:pPr>
        <w:rPr>
          <w:rtl/>
        </w:rPr>
      </w:pPr>
      <w:r w:rsidRPr="00C63571">
        <w:rPr>
          <w:rtl/>
        </w:rPr>
        <w:t>א"ל ההוא מרבנן</w:t>
      </w:r>
      <w:r>
        <w:rPr>
          <w:rFonts w:hint="cs"/>
          <w:rtl/>
        </w:rPr>
        <w:t xml:space="preserve"> </w:t>
      </w:r>
      <w:r w:rsidRPr="00C63571">
        <w:rPr>
          <w:rtl/>
        </w:rPr>
        <w:t>לא תציתו ל</w:t>
      </w:r>
      <w:r>
        <w:rPr>
          <w:rFonts w:hint="cs"/>
          <w:rtl/>
        </w:rPr>
        <w:t>ו</w:t>
      </w:r>
      <w:r w:rsidRPr="00C63571">
        <w:rPr>
          <w:rtl/>
        </w:rPr>
        <w:t xml:space="preserve"> </w:t>
      </w:r>
      <w:r>
        <w:rPr>
          <w:rFonts w:hint="cs"/>
          <w:rtl/>
        </w:rPr>
        <w:t>ד</w:t>
      </w:r>
      <w:r>
        <w:rPr>
          <w:rtl/>
        </w:rPr>
        <w:t xml:space="preserve">הכי </w:t>
      </w:r>
      <w:r>
        <w:rPr>
          <w:rStyle w:val="2fb"/>
          <w:rtl/>
          <w:rPrChange w:id="12373" w:author="מנוע אמוראים" w:date="2026-10-05T16:40:54Z">
            <w:rPr>
              <w:rtl/>
            </w:rPr>
          </w:rPrChange>
        </w:rPr>
        <w:t xml:space="preserve">א</w:t>
      </w:r>
      <w:r>
        <w:rPr>
          <w:rStyle w:val="2fb"/>
          <w:rFonts w:hint="cs"/>
          <w:rtl/>
          <w:rPrChange w:id="12374" w:author="מנוע אמוראים" w:date="2026-10-05T16:40:54Z">
            <w:rPr>
              <w:rFonts w:hint="cs"/>
              <w:rtl/>
            </w:rPr>
          </w:rPrChange>
        </w:rPr>
        <w:t xml:space="preserve">ריב</w:t>
      </w:r>
      <w:r>
        <w:rPr>
          <w:rStyle w:val="2fb"/>
          <w:rtl/>
          <w:rPrChange w:id="12375" w:author="מנוע אמוראים" w:date="2026-10-05T16:40:54Z">
            <w:rPr>
              <w:rtl/>
            </w:rPr>
          </w:rPrChange>
        </w:rPr>
        <w:t xml:space="preserve">"</w:t>
      </w:r>
      <w:r>
        <w:rPr>
          <w:rStyle w:val="2fb"/>
          <w:rFonts w:hint="cs"/>
          <w:rtl/>
          <w:rPrChange w:id="12376" w:author="מנוע אמוראים" w:date="2026-10-05T16:40:54Z">
            <w:rPr>
              <w:rFonts w:hint="cs"/>
              <w:rtl/>
            </w:rPr>
          </w:rPrChange>
        </w:rPr>
        <w:t xml:space="preserve">ש</w:t>
      </w:r>
      <w:r>
        <w:rPr>
          <w:rFonts w:hint="cs"/>
          <w:rtl/>
        </w:rPr>
        <w:t xml:space="preserve"> ב</w:t>
      </w:r>
      <w:r w:rsidR="00BF1CF6">
        <w:rPr>
          <w:rtl/>
        </w:rPr>
        <w:t>"</w:t>
      </w:r>
      <w:r>
        <w:rPr>
          <w:rFonts w:hint="cs"/>
          <w:rtl/>
        </w:rPr>
        <w:t>מ מרב</w:t>
      </w:r>
      <w:r w:rsidRPr="00C63571">
        <w:rPr>
          <w:rtl/>
        </w:rPr>
        <w:t xml:space="preserve">: אכלו לזה - </w:t>
      </w:r>
      <w:r w:rsidRPr="0042485D">
        <w:rPr>
          <w:b/>
          <w:bCs/>
          <w:rtl/>
        </w:rPr>
        <w:t>אינו לוקה.</w:t>
      </w:r>
    </w:p>
    <w:p w14:paraId="600C051B" w14:textId="77777777" w:rsidR="0046556D" w:rsidRDefault="00BD6C4F" w:rsidP="00BD6C4F">
      <w:pPr>
        <w:rPr>
          <w:rtl/>
        </w:rPr>
      </w:pPr>
      <w:r w:rsidRPr="00C63571">
        <w:rPr>
          <w:rtl/>
        </w:rPr>
        <w:t>א"ל רב הונא: אנן אמאן נסמוך? אהדרינהו רב יוסף לאפיה, א"ל: מאי קושיא;</w:t>
      </w:r>
    </w:p>
    <w:p w14:paraId="482CD152" w14:textId="77777777" w:rsidR="0046556D" w:rsidRDefault="00BD6C4F" w:rsidP="00BD6C4F">
      <w:pPr>
        <w:rPr>
          <w:rtl/>
        </w:rPr>
      </w:pPr>
      <w:r w:rsidRPr="00C63571">
        <w:rPr>
          <w:rtl/>
        </w:rPr>
        <w:t xml:space="preserve">כי אמרי אנא - במיתה, </w:t>
      </w:r>
      <w:r w:rsidRPr="0042485D">
        <w:rPr>
          <w:b/>
          <w:bCs/>
          <w:rtl/>
        </w:rPr>
        <w:t>דעושה</w:t>
      </w:r>
      <w:r w:rsidRPr="00C63571">
        <w:rPr>
          <w:rtl/>
        </w:rPr>
        <w:t xml:space="preserve"> ניפול, כי אמר איהו - </w:t>
      </w:r>
      <w:r w:rsidRPr="0042485D">
        <w:rPr>
          <w:b/>
          <w:bCs/>
          <w:rtl/>
        </w:rPr>
        <w:t>בשחיטה</w:t>
      </w:r>
      <w:r w:rsidRPr="00C63571">
        <w:rPr>
          <w:rtl/>
        </w:rPr>
        <w:t>, דאינה עושה ניפול.</w:t>
      </w:r>
    </w:p>
    <w:p w14:paraId="7A6721EF" w14:textId="77777777" w:rsidR="0046556D" w:rsidRDefault="00BD6C4F" w:rsidP="00BD6C4F">
      <w:pPr>
        <w:rPr>
          <w:rtl/>
        </w:rPr>
      </w:pPr>
      <w:r>
        <w:rPr>
          <w:rtl/>
        </w:rPr>
        <w:t>רבא: מנא ה</w:t>
      </w:r>
      <w:r>
        <w:rPr>
          <w:rFonts w:hint="cs"/>
          <w:rtl/>
        </w:rPr>
        <w:t>ך</w:t>
      </w:r>
      <w:r w:rsidRPr="00C63571">
        <w:rPr>
          <w:rtl/>
        </w:rPr>
        <w:t xml:space="preserve"> דאמור רבנן מיתה - עושה ניפול, שחיטה - אינה עושה ניפול? </w:t>
      </w:r>
    </w:p>
    <w:p w14:paraId="618DC449" w14:textId="77777777" w:rsidR="0046556D" w:rsidRDefault="00BD6C4F" w:rsidP="00BD6C4F">
      <w:pPr>
        <w:rPr>
          <w:rtl/>
        </w:rPr>
      </w:pPr>
      <w:r w:rsidRPr="003017EE">
        <w:rPr>
          <w:rStyle w:val="afffff0"/>
          <w:rFonts w:hint="cs"/>
          <w:rtl/>
        </w:rPr>
        <w:t>'</w:t>
      </w:r>
      <w:r w:rsidRPr="003017EE">
        <w:rPr>
          <w:rStyle w:val="afffff0"/>
          <w:rtl/>
        </w:rPr>
        <w:t>וכל אשר יפול עליו מהם במותם יטמא</w:t>
      </w:r>
      <w:r w:rsidRPr="003017EE">
        <w:rPr>
          <w:rStyle w:val="afffff0"/>
          <w:rFonts w:hint="cs"/>
          <w:rtl/>
        </w:rPr>
        <w:t>'</w:t>
      </w:r>
      <w:r w:rsidRPr="003017EE">
        <w:rPr>
          <w:rStyle w:val="afffff0"/>
          <w:rtl/>
        </w:rPr>
        <w:t>,</w:t>
      </w:r>
      <w:r w:rsidRPr="00C63571">
        <w:rPr>
          <w:rtl/>
        </w:rPr>
        <w:t xml:space="preserve"> </w:t>
      </w:r>
      <w:r>
        <w:rPr>
          <w:rFonts w:hint="cs"/>
          <w:rtl/>
        </w:rPr>
        <w:t xml:space="preserve">ולמעוטי שחיטה דאינה עושה ניפול [ורק מיתה] </w:t>
      </w:r>
    </w:p>
    <w:p w14:paraId="16B0051B" w14:textId="77777777" w:rsidR="0046556D" w:rsidRDefault="00BD6C4F" w:rsidP="00BD6C4F">
      <w:pPr>
        <w:rPr>
          <w:rtl/>
        </w:rPr>
      </w:pPr>
      <w:r>
        <w:rPr>
          <w:rFonts w:hint="cs"/>
          <w:rtl/>
        </w:rPr>
        <w:t>ואפי' דקרא בשרצים כתיב אם אינו ענין לשרצים דלאו בני שחיטה תנהו עניןלבהמה</w:t>
      </w:r>
    </w:p>
    <w:p w14:paraId="79C09574" w14:textId="77777777" w:rsidR="0046556D" w:rsidRDefault="00BD6C4F" w:rsidP="00BD6C4F">
      <w:pPr>
        <w:rPr>
          <w:rtl/>
        </w:rPr>
      </w:pPr>
      <w:r w:rsidRPr="00C63571">
        <w:rPr>
          <w:rtl/>
        </w:rPr>
        <w:lastRenderedPageBreak/>
        <w:t>ואכתי מבעי ליה - כעין מיתה, לחין - מטמאים, יבשים - אין מטמאים!</w:t>
      </w:r>
    </w:p>
    <w:p w14:paraId="6C326944" w14:textId="77777777" w:rsidR="0046556D" w:rsidRDefault="00BD6C4F" w:rsidP="00BD6C4F">
      <w:pPr>
        <w:rPr>
          <w:rtl/>
        </w:rPr>
      </w:pPr>
      <w:r w:rsidRPr="00C63571">
        <w:rPr>
          <w:rtl/>
        </w:rPr>
        <w:t>תרי במותם כתיבי.</w:t>
      </w:r>
    </w:p>
    <w:p w14:paraId="64FD45B8" w14:textId="77777777" w:rsidR="0046556D" w:rsidRDefault="00BD6C4F" w:rsidP="00BD6C4F">
      <w:pPr>
        <w:rPr>
          <w:rtl/>
        </w:rPr>
      </w:pPr>
      <w:r w:rsidRPr="00C63571">
        <w:rPr>
          <w:rtl/>
        </w:rPr>
        <w:t xml:space="preserve">• </w:t>
      </w:r>
      <w:r>
        <w:rPr>
          <w:rStyle w:val="2fb"/>
          <w:rFonts w:hint="cs"/>
          <w:rtl/>
          <w:rPrChange w:id="12377" w:author="מנוע אמוראים" w:date="2026-10-05T16:40:54Z">
            <w:rPr>
              <w:rFonts w:hint="cs"/>
              <w:rtl/>
            </w:rPr>
          </w:rPrChange>
        </w:rPr>
        <w:t xml:space="preserve">אר</w:t>
      </w:r>
      <w:r>
        <w:rPr>
          <w:rStyle w:val="2fb"/>
          <w:rtl/>
          <w:rPrChange w:id="12378" w:author="מנוע אמוראים" w:date="2026-10-05T16:40:54Z">
            <w:rPr>
              <w:rtl/>
            </w:rPr>
          </w:rPrChange>
        </w:rPr>
        <w:t xml:space="preserve">"</w:t>
      </w:r>
      <w:r>
        <w:rPr>
          <w:rStyle w:val="2fb"/>
          <w:rFonts w:hint="cs"/>
          <w:rtl/>
          <w:rPrChange w:id="12379" w:author="מנוע אמוראים" w:date="2026-10-05T16:40:54Z">
            <w:rPr>
              <w:rFonts w:hint="cs"/>
              <w:rtl/>
            </w:rPr>
          </w:rPrChange>
        </w:rPr>
        <w:t xml:space="preserve">ח</w:t>
      </w:r>
      <w:r w:rsidRPr="00C63571">
        <w:rPr>
          <w:rtl/>
        </w:rPr>
        <w:t xml:space="preserve">: מחלוקת באבר דעובר חי, אבל באבר דעובר מת </w:t>
      </w:r>
      <w:r>
        <w:rPr>
          <w:rFonts w:hint="cs"/>
          <w:rtl/>
        </w:rPr>
        <w:t>לכו</w:t>
      </w:r>
      <w:r w:rsidR="00BF1CF6">
        <w:rPr>
          <w:rtl/>
        </w:rPr>
        <w:t>"</w:t>
      </w:r>
      <w:r>
        <w:rPr>
          <w:rFonts w:hint="cs"/>
          <w:rtl/>
        </w:rPr>
        <w:t>ע</w:t>
      </w:r>
      <w:r w:rsidRPr="00C63571">
        <w:rPr>
          <w:rtl/>
        </w:rPr>
        <w:t xml:space="preserve"> שחיטה עושה ניפול, </w:t>
      </w:r>
    </w:p>
    <w:p w14:paraId="636892F6" w14:textId="77777777" w:rsidR="0046556D" w:rsidRDefault="00BD6C4F" w:rsidP="00BD6C4F">
      <w:pPr>
        <w:rPr>
          <w:rtl/>
        </w:rPr>
      </w:pPr>
      <w:r w:rsidRPr="00C63571">
        <w:rPr>
          <w:rtl/>
        </w:rPr>
        <w:t>ורבה אמר: כמחלוקת בזה כך מחלוקת בזה.</w:t>
      </w:r>
    </w:p>
    <w:p w14:paraId="3DDACF85" w14:textId="77777777" w:rsidR="0046556D" w:rsidRDefault="00BD6C4F" w:rsidP="00BD6C4F">
      <w:pPr>
        <w:pStyle w:val="afffff8"/>
        <w:jc w:val="center"/>
        <w:rPr>
          <w:rtl/>
        </w:rPr>
        <w:pPrChange w:id="90003" w:author="קלוד" w:date="2026-10-08T12:07:40Z">
          <w:pPr>
            <w:jc w:val="center"/>
          </w:pPr>
        </w:pPrChange>
      </w:pPr>
      <w:del w:id="90001" w:author="קלוד" w:date="2026-10-08T12:07:40Z">
        <w:r>
          <w:rPr>
            <w:rFonts w:ascii="BA חניכי הישיבות" w:hAnsi="BA חניכי הישיבות" w:cs="BA חניכי הישיבות"/>
            <w:rtl/>
          </w:rPr>
          <w:delText xml:space="preserve">׻</w:delText>
        </w:r>
      </w:del>
      <w:ins w:id="90002" w:author="קלוד" w:date="2026-10-08T12:07:40Z">
        <w:r>
          <w:rPr>
            <w:color w:val="7B3F00"/>
          </w:rPr>
          <w:t xml:space="preserve">בן שמנה חי [וכו#]</w:t>
        </w:r>
      </w:ins>
    </w:p>
    <w:p w14:paraId="0E57E73A" w14:textId="77777777" w:rsidR="0046556D" w:rsidRDefault="00BD6C4F" w:rsidP="00BD6C4F">
      <w:pPr>
        <w:rPr>
          <w:rtl/>
        </w:rPr>
      </w:pPr>
      <w:r w:rsidRPr="00C63571">
        <w:rPr>
          <w:rtl/>
        </w:rPr>
        <w:t>בן שמנה חי [</w:t>
      </w:r>
      <w:r w:rsidR="00BF1CF6">
        <w:rPr>
          <w:rtl/>
        </w:rPr>
        <w:t>וכו#</w:t>
      </w:r>
      <w:r w:rsidRPr="00C63571">
        <w:rPr>
          <w:rtl/>
        </w:rPr>
        <w:t>]:</w:t>
      </w:r>
    </w:p>
    <w:p w14:paraId="5D4E619A" w14:textId="77777777" w:rsidR="0046556D" w:rsidRDefault="00BD6C4F" w:rsidP="00BD6C4F">
      <w:pPr>
        <w:rPr>
          <w:rtl/>
        </w:rPr>
      </w:pPr>
      <w:r w:rsidRPr="00C63571">
        <w:rPr>
          <w:rtl/>
        </w:rPr>
        <w:t>והתניא: בן שמנה חי יוכיח, שאע</w:t>
      </w:r>
      <w:r>
        <w:rPr>
          <w:rtl/>
        </w:rPr>
        <w:t>"</w:t>
      </w:r>
      <w:r w:rsidRPr="00C63571">
        <w:rPr>
          <w:rtl/>
        </w:rPr>
        <w:t>פ שיש במינו שחיטה, אין שחיטתו מטהרתו!</w:t>
      </w:r>
    </w:p>
    <w:p w14:paraId="2303405E" w14:textId="77777777" w:rsidR="0046556D" w:rsidRDefault="00BD6C4F" w:rsidP="00BD6C4F">
      <w:pPr>
        <w:rPr>
          <w:rtl/>
        </w:rPr>
      </w:pPr>
      <w:r>
        <w:rPr>
          <w:rStyle w:val="2fb"/>
          <w:rFonts w:hint="cs"/>
          <w:rtl/>
          <w:rPrChange w:id="12380" w:author="מנוע אמוראים" w:date="2026-10-05T16:40:54Z">
            <w:rPr>
              <w:rFonts w:hint="cs"/>
              <w:rtl/>
            </w:rPr>
          </w:rPrChange>
        </w:rPr>
        <w:t xml:space="preserve">אר</w:t>
      </w:r>
      <w:r>
        <w:rPr>
          <w:rStyle w:val="2fb"/>
          <w:rtl/>
          <w:rPrChange w:id="12381" w:author="מנוע אמוראים" w:date="2026-10-05T16:40:54Z">
            <w:rPr>
              <w:rtl/>
            </w:rPr>
          </w:rPrChange>
        </w:rPr>
        <w:t xml:space="preserve">"</w:t>
      </w:r>
      <w:r>
        <w:rPr>
          <w:rStyle w:val="2fb"/>
          <w:rFonts w:hint="cs"/>
          <w:rtl/>
          <w:rPrChange w:id="12382" w:author="מנוע אמוראים" w:date="2026-10-05T16:40:54Z">
            <w:rPr>
              <w:rFonts w:hint="cs"/>
              <w:rtl/>
            </w:rPr>
          </w:rPrChange>
        </w:rPr>
        <w:t xml:space="preserve">כ</w:t>
      </w:r>
      <w:r w:rsidRPr="00C63571">
        <w:rPr>
          <w:rtl/>
        </w:rPr>
        <w:t>: יש במינו שחיטה - אגב אמו, ותנא דידן - מינא דאמיה לא פריך.</w:t>
      </w:r>
    </w:p>
    <w:p w14:paraId="4EC90D72" w14:textId="77777777" w:rsidR="0046556D" w:rsidRDefault="00BD6C4F" w:rsidP="00BD6C4F">
      <w:pPr>
        <w:rPr>
          <w:rtl/>
        </w:rPr>
      </w:pPr>
      <w:r w:rsidRPr="00C63571">
        <w:rPr>
          <w:rtl/>
        </w:rPr>
        <w:t>ולהאי תנא דפריך, טרפה דשחיטתה מטהרתה, מנ</w:t>
      </w:r>
      <w:r>
        <w:rPr>
          <w:rFonts w:hint="cs"/>
          <w:rtl/>
        </w:rPr>
        <w:t xml:space="preserve">"ל </w:t>
      </w:r>
      <w:r w:rsidRPr="00C63571">
        <w:rPr>
          <w:rtl/>
        </w:rPr>
        <w:t xml:space="preserve">נפקא </w:t>
      </w:r>
      <w:r>
        <w:rPr>
          <w:rStyle w:val="2fb"/>
          <w:rFonts w:hint="cs"/>
          <w:rtl/>
          <w:rPrChange w:id="12383" w:author="מנוע אמוראים" w:date="2026-10-05T16:40:54Z">
            <w:rPr>
              <w:rFonts w:hint="cs"/>
              <w:rtl/>
            </w:rPr>
          </w:rPrChange>
        </w:rPr>
        <w:t xml:space="preserve">מדר</w:t>
      </w:r>
      <w:r>
        <w:rPr>
          <w:rStyle w:val="2fb"/>
          <w:rtl/>
          <w:rPrChange w:id="12384" w:author="מנוע אמוראים" w:date="2026-10-05T16:40:54Z">
            <w:rPr>
              <w:rtl/>
            </w:rPr>
          </w:rPrChange>
        </w:rPr>
        <w:t xml:space="preserve">"</w:t>
      </w:r>
      <w:r>
        <w:rPr>
          <w:rStyle w:val="2fb"/>
          <w:rFonts w:hint="cs"/>
          <w:rtl/>
          <w:rPrChange w:id="12385" w:author="מנוע אמוראים" w:date="2026-10-05T16:40:54Z">
            <w:rPr>
              <w:rFonts w:hint="cs"/>
              <w:rtl/>
            </w:rPr>
          </w:rPrChange>
        </w:rPr>
        <w:t xml:space="preserve">י</w:t>
      </w:r>
      <w:r>
        <w:rPr>
          <w:rFonts w:hint="cs"/>
          <w:rtl/>
        </w:rPr>
        <w:t xml:space="preserve"> מרב</w:t>
      </w:r>
      <w:r w:rsidRPr="00C63571">
        <w:rPr>
          <w:rtl/>
        </w:rPr>
        <w:t xml:space="preserve">, </w:t>
      </w:r>
      <w:r>
        <w:rPr>
          <w:rFonts w:hint="cs"/>
          <w:rtl/>
        </w:rPr>
        <w:t>ד'</w:t>
      </w:r>
      <w:r>
        <w:rPr>
          <w:rStyle w:val="afffff0"/>
          <w:rtl/>
          <w:rPrChange w:id="9040" w:author="מנוע פסוקים" w:date="2026-10-05T16:37:55Z">
            <w:rPr>
              <w:rtl/>
            </w:rPr>
          </w:rPrChange>
        </w:rPr>
        <w:t xml:space="preserve">וכי ימות מן הבהמה</w:t>
      </w:r>
      <w:r>
        <w:rPr>
          <w:rFonts w:hint="cs"/>
          <w:rtl/>
        </w:rPr>
        <w:t>'</w:t>
      </w:r>
    </w:p>
    <w:p w14:paraId="1215AA34" w14:textId="77777777" w:rsidR="0046556D" w:rsidRDefault="00BD6C4F" w:rsidP="00BD6C4F">
      <w:pPr>
        <w:rPr>
          <w:rtl/>
        </w:rPr>
      </w:pPr>
      <w:r w:rsidRPr="00C63571">
        <w:rPr>
          <w:rtl/>
        </w:rPr>
        <w:t>מקצת בהמה מטמאה, ומקצת בהמה אינה מטמאה, ואיזו זו - זו טרפה ששחטה.</w:t>
      </w:r>
    </w:p>
    <w:p w14:paraId="642F53EC" w14:textId="77777777" w:rsidR="0046556D" w:rsidRDefault="00BD6C4F" w:rsidP="00BD6C4F">
      <w:pPr>
        <w:rPr>
          <w:rtl/>
        </w:rPr>
      </w:pPr>
      <w:r w:rsidRPr="00C63571">
        <w:rPr>
          <w:rtl/>
        </w:rPr>
        <w:t xml:space="preserve">• </w:t>
      </w:r>
      <w:r w:rsidRPr="00E86113">
        <w:rPr>
          <w:b/>
          <w:bCs/>
          <w:rtl/>
        </w:rPr>
        <w:t>בעי רב הושעיא</w:t>
      </w:r>
      <w:r w:rsidRPr="00C63571">
        <w:rPr>
          <w:rtl/>
        </w:rPr>
        <w:t xml:space="preserve">: הושיט את ידו למעי בהמה, ושחט בן ט' חי, מהו? </w:t>
      </w:r>
    </w:p>
    <w:p w14:paraId="06B36612" w14:textId="77777777" w:rsidR="0046556D" w:rsidRDefault="00BD6C4F" w:rsidP="00BD6C4F">
      <w:pPr>
        <w:rPr>
          <w:rtl/>
        </w:rPr>
      </w:pPr>
      <w:r>
        <w:rPr>
          <w:b/>
          <w:bCs/>
          <w:rtl/>
        </w:rPr>
        <w:t xml:space="preserve">תבעי </w:t>
      </w:r>
      <w:r>
        <w:rPr>
          <w:rStyle w:val="2fb"/>
          <w:b/>
          <w:bCs/>
          <w:rtl/>
          <w:rPrChange w:id="12386" w:author="מנוע אמוראים" w:date="2026-10-05T16:40:54Z">
            <w:rPr>
              <w:b/>
              <w:bCs/>
              <w:rtl/>
            </w:rPr>
          </w:rPrChange>
        </w:rPr>
        <w:t xml:space="preserve">לר"מ</w:t>
      </w:r>
      <w:r w:rsidRPr="00C63571">
        <w:rPr>
          <w:rtl/>
        </w:rPr>
        <w:t xml:space="preserve">: </w:t>
      </w:r>
      <w:r>
        <w:rPr>
          <w:rFonts w:hint="cs"/>
          <w:rtl/>
        </w:rPr>
        <w:t>דהך דבן פקועה טעון שחיטה ה</w:t>
      </w:r>
      <w:r w:rsidR="00BF1CF6">
        <w:rPr>
          <w:rtl/>
        </w:rPr>
        <w:t>"</w:t>
      </w:r>
      <w:r>
        <w:rPr>
          <w:rFonts w:hint="cs"/>
          <w:rtl/>
        </w:rPr>
        <w:t xml:space="preserve">מ דיצא לאויר העולם אבל במעי אמו לא שרי לה שחיטה </w:t>
      </w:r>
    </w:p>
    <w:p w14:paraId="2B5F7225" w14:textId="40E72C39" w:rsidR="0046556D" w:rsidRDefault="00BD6C4F" w:rsidP="00BD6C4F">
      <w:pPr>
        <w:rPr>
          <w:rtl/>
        </w:rPr>
      </w:pPr>
      <w:r>
        <w:rPr>
          <w:rFonts w:hint="cs"/>
          <w:b/>
          <w:bCs/>
          <w:rtl/>
        </w:rPr>
        <w:t>או</w:t>
      </w:r>
      <w:r w:rsidR="00BF1CF6">
        <w:rPr>
          <w:b/>
          <w:bCs/>
          <w:rtl/>
        </w:rPr>
        <w:t>"</w:t>
      </w:r>
      <w:r>
        <w:rPr>
          <w:rFonts w:hint="cs"/>
          <w:b/>
          <w:bCs/>
          <w:rtl/>
        </w:rPr>
        <w:t>ד</w:t>
      </w:r>
      <w:r w:rsidRPr="00C63571">
        <w:rPr>
          <w:rtl/>
        </w:rPr>
        <w:t xml:space="preserve">: </w:t>
      </w:r>
      <w:r w:rsidRPr="00E86113">
        <w:rPr>
          <w:b/>
          <w:bCs/>
          <w:rtl/>
        </w:rPr>
        <w:t>אפילו לרבנן</w:t>
      </w:r>
      <w:r>
        <w:rPr>
          <w:rtl/>
        </w:rPr>
        <w:t xml:space="preserve"> ד' סימנין אכשר ב</w:t>
      </w:r>
      <w:r>
        <w:rPr>
          <w:rFonts w:hint="cs"/>
          <w:rtl/>
        </w:rPr>
        <w:t>ז</w:t>
      </w:r>
      <w:r>
        <w:rPr>
          <w:rtl/>
        </w:rPr>
        <w:t>ה רחמנא?</w:t>
      </w:r>
      <w:r w:rsidRPr="00C63571">
        <w:rPr>
          <w:rtl/>
        </w:rPr>
        <w:t xml:space="preserve"> </w:t>
      </w:r>
    </w:p>
    <w:p w14:paraId="07AAB25D" w14:textId="77777777" w:rsidR="0046556D" w:rsidRDefault="00BD6C4F" w:rsidP="00BD6C4F">
      <w:pPr>
        <w:rPr>
          <w:rtl/>
        </w:rPr>
      </w:pPr>
      <w:r w:rsidRPr="00C63571">
        <w:rPr>
          <w:rtl/>
        </w:rPr>
        <w:t>ת"ש: הרי שנולדה טרפה מן הבטן, ואי איתא, משכח</w:t>
      </w:r>
      <w:r w:rsidR="00BF1CF6">
        <w:rPr>
          <w:rtl/>
        </w:rPr>
        <w:t>"</w:t>
      </w:r>
      <w:r>
        <w:rPr>
          <w:rFonts w:hint="cs"/>
          <w:rtl/>
        </w:rPr>
        <w:t xml:space="preserve">ל </w:t>
      </w:r>
      <w:r w:rsidRPr="00C63571">
        <w:rPr>
          <w:rtl/>
        </w:rPr>
        <w:t>דהיתה לה שעת הכושר, דאי בעי עייל ידיה ושחטה!</w:t>
      </w:r>
    </w:p>
    <w:p w14:paraId="3A8940C0" w14:textId="77777777" w:rsidR="0046556D" w:rsidRDefault="00BD6C4F" w:rsidP="00BD6C4F">
      <w:pPr>
        <w:rPr>
          <w:rtl/>
        </w:rPr>
      </w:pPr>
      <w:r w:rsidRPr="00C63571">
        <w:rPr>
          <w:rtl/>
        </w:rPr>
        <w:t>א"ל רבא: תני שנוצרה טרפה מן הבטן, ומשכח</w:t>
      </w:r>
      <w:r w:rsidR="00BF1CF6">
        <w:rPr>
          <w:rtl/>
        </w:rPr>
        <w:t>"</w:t>
      </w:r>
      <w:r>
        <w:rPr>
          <w:rFonts w:hint="cs"/>
          <w:rtl/>
        </w:rPr>
        <w:t xml:space="preserve">ל </w:t>
      </w:r>
      <w:r w:rsidRPr="00C63571">
        <w:rPr>
          <w:rtl/>
        </w:rPr>
        <w:t>בבעלת</w:t>
      </w:r>
      <w:r w:rsidR="004B0EAE">
        <w:rPr>
          <w:rtl/>
        </w:rPr>
        <w:t xml:space="preserve"> ה# </w:t>
      </w:r>
      <w:r w:rsidRPr="00C63571">
        <w:rPr>
          <w:rtl/>
        </w:rPr>
        <w:t xml:space="preserve">רגלים: </w:t>
      </w:r>
    </w:p>
    <w:p w14:paraId="3E85CA9C"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26" w:author="קלוד" w:date="2026-10-06T10:08:36Z"/>
        </w:rPr>
      </w:pPr>
      <w:ins w:id="20125" w:author="קלוד" w:date="2026-10-06T10:08:36Z">
        <w:r>
          <w:t xml:space="preserve">משנה ה</w:t>
        </w:r>
      </w:ins>
    </w:p>
    <w:p w14:paraId="2DBA99BD" w14:textId="77777777" w:rsidR="00BD6C4F" w:rsidRPr="003D23F5" w:rsidRDefault="00BD6C4F" w:rsidP="00BD6C4F">
      <w:pPr>
        <w:pStyle w:val="afff9"/>
        <w:rPr>
          <w:del w:id="20108" w:author="קלוד" w:date="2026-10-06T10:14:23Z"/>
          <w:rtl/>
        </w:rPr>
      </w:pPr>
      <w:ins w:id="9861" w:author="מספור קטעי משנה" w:date="2026-10-06T06:45:19Z">
        <w:del w:id="20106" w:author="קלוד" w:date="2026-10-06T10:14:23Z">
          <w:r>
            <w:rPr>
              <w:rStyle w:val="MisparKeta"/>
            </w:rPr>
            <w:delText xml:space="preserve">ד. </w:delText>
          </w:r>
        </w:del>
      </w:ins>
      <w:del w:id="20107" w:author="קלוד" w:date="2026-10-06T10:14:23Z">
        <w:r w:rsidRPr="003D23F5">
          <w:rPr>
            <w:rtl/>
          </w:rPr>
          <w:delText xml:space="preserve">מתני'.</w:delText>
        </w:r>
      </w:del>
    </w:p>
    <w:p w14:paraId="6AA8C40B" w14:textId="77777777" w:rsidR="00BD6C4F" w:rsidRPr="003D23F5" w:rsidRDefault="00BD6C4F" w:rsidP="00BD6C4F">
      <w:pPr>
        <w:pStyle w:val="afff9"/>
        <w:spacing w:before="120"/>
        <w:rPr>
          <w:rtl/>
        </w:rPr>
        <w:pPrChange w:id="90041" w:author="קלוד" w:date="2026-10-08T12:08:16Z">
          <w:pPr>
            <w:pStyle w:val="afff9"/>
          </w:pPr>
        </w:pPrChange>
      </w:pPr>
      <w:r w:rsidRPr="003D23F5">
        <w:rPr>
          <w:rtl/>
        </w:rPr>
        <w:t>השוחט את הבהמה, ומצא בה בן שמנה חי או מת, או בן תשעה מת קורעו, ומוציא את דמו.</w:t>
      </w:r>
    </w:p>
    <w:p w14:paraId="6775D8C6" w14:textId="77777777" w:rsidR="00BD6C4F" w:rsidRPr="003D23F5" w:rsidRDefault="00BD6C4F" w:rsidP="00BD6C4F">
      <w:pPr>
        <w:pStyle w:val="afff9"/>
        <w:rPr>
          <w:rtl/>
        </w:rPr>
      </w:pPr>
      <w:r w:rsidRPr="003D23F5">
        <w:rPr>
          <w:rtl/>
        </w:rPr>
        <w:t>מצא בן תשעה חי</w:t>
      </w:r>
      <w:r>
        <w:rPr>
          <w:rFonts w:hint="cs"/>
          <w:rtl/>
        </w:rPr>
        <w:t xml:space="preserve"> ל</w:t>
      </w:r>
      <w:r>
        <w:rPr>
          <w:rStyle w:val="TanaimMishna"/>
          <w:rFonts w:hint="cs"/>
          <w:rtl/>
          <w:rPrChange w:id="22397" w:author="Claude" w:date="2026-10-07T09:47:47Z">
            <w:rPr>
              <w:rFonts w:hint="cs"/>
              <w:rtl/>
            </w:rPr>
          </w:rPrChange>
        </w:rPr>
        <w:t xml:space="preserve">ר</w:t>
      </w:r>
      <w:r>
        <w:rPr>
          <w:rStyle w:val="TanaimMishna"/>
          <w:rtl/>
          <w:rPrChange w:id="22398" w:author="Claude" w:date="2026-10-07T09:47:47Z">
            <w:rPr>
              <w:rtl/>
            </w:rPr>
          </w:rPrChange>
        </w:rPr>
        <w:t xml:space="preserve">"</w:t>
      </w:r>
      <w:r>
        <w:rPr>
          <w:rStyle w:val="TanaimMishna"/>
          <w:rFonts w:hint="cs"/>
          <w:rtl/>
          <w:rPrChange w:id="22399" w:author="Claude" w:date="2026-10-07T09:47:47Z">
            <w:rPr>
              <w:rFonts w:hint="cs"/>
              <w:rtl/>
            </w:rPr>
          </w:rPrChange>
        </w:rPr>
        <w:t xml:space="preserve">מ</w:t>
      </w:r>
      <w:r>
        <w:rPr>
          <w:rStyle w:val="TanaimMishna"/>
          <w:rFonts w:hint="cs"/>
          <w:rtl/>
          <w:rPrChange w:id="22400" w:author="Claude" w:date="2026-10-07T09:47:47Z">
            <w:rPr>
              <w:rFonts w:hint="cs"/>
              <w:rtl/>
            </w:rPr>
          </w:rPrChange>
        </w:rPr>
        <w:t xml:space="preserve">:</w:t>
      </w:r>
      <w:r>
        <w:rPr>
          <w:rFonts w:hint="cs"/>
          <w:rtl/>
        </w:rPr>
        <w:t xml:space="preserve"> </w:t>
      </w:r>
      <w:r w:rsidRPr="003D23F5">
        <w:rPr>
          <w:rtl/>
        </w:rPr>
        <w:t xml:space="preserve">טעון שחיטה, וחייב באותו ואת בנו, </w:t>
      </w:r>
    </w:p>
    <w:p w14:paraId="2F0A0AA8" w14:textId="7F986DCE" w:rsidR="00BD6C4F" w:rsidRPr="003D23F5" w:rsidRDefault="00BD6C4F" w:rsidP="00BD6C4F">
      <w:pPr>
        <w:pStyle w:val="afff9"/>
        <w:rPr>
          <w:rtl/>
        </w:rPr>
      </w:pPr>
      <w:r w:rsidRPr="003D23F5">
        <w:rPr>
          <w:rtl/>
        </w:rPr>
        <w:t>וחכ</w:t>
      </w:r>
      <w:r w:rsidR="00BF1CF6">
        <w:rPr>
          <w:rtl/>
        </w:rPr>
        <w:t>"</w:t>
      </w:r>
      <w:r w:rsidRPr="003D23F5">
        <w:rPr>
          <w:rFonts w:hint="cs"/>
          <w:rtl/>
        </w:rPr>
        <w:t>א</w:t>
      </w:r>
      <w:r w:rsidRPr="003D23F5">
        <w:rPr>
          <w:rtl/>
        </w:rPr>
        <w:t xml:space="preserve">: שחיטת אמו מטהרתו, </w:t>
      </w:r>
    </w:p>
    <w:p w14:paraId="2F47A9FF" w14:textId="77777777" w:rsidR="00BD6C4F" w:rsidRPr="003D23F5" w:rsidRDefault="00BD6C4F" w:rsidP="00BD6C4F">
      <w:pPr>
        <w:pStyle w:val="afff9"/>
        <w:rPr>
          <w:rtl/>
        </w:rPr>
      </w:pPr>
      <w:r>
        <w:rPr>
          <w:rStyle w:val="TanaimMishna"/>
          <w:rtl/>
          <w:rPrChange w:id="22401" w:author="Claude" w:date="2026-10-07T09:47:47Z">
            <w:rPr>
              <w:rtl/>
            </w:rPr>
          </w:rPrChange>
        </w:rPr>
        <w:t xml:space="preserve">ר"ש</w:t>
      </w:r>
      <w:r>
        <w:rPr>
          <w:rtl/>
        </w:rPr>
        <w:t xml:space="preserve"> שזורי אומר: אפילו בן חמש שנים וחורש בשדה - שחיטת אמו מטהרתו.</w:t>
      </w:r>
    </w:p>
    <w:p w14:paraId="6B5162BE" w14:textId="77777777" w:rsidR="00BD6C4F" w:rsidRPr="003D23F5" w:rsidRDefault="00BD6C4F" w:rsidP="00BD6C4F">
      <w:pPr>
        <w:pStyle w:val="afff9"/>
        <w:rPr>
          <w:rtl/>
        </w:rPr>
      </w:pPr>
      <w:r w:rsidRPr="003D23F5">
        <w:rPr>
          <w:rtl/>
        </w:rPr>
        <w:t xml:space="preserve">קרעה ומצא בה בן ט' חי - טעון שחיטה, לפי שלא נשחטה אמו: </w:t>
      </w:r>
    </w:p>
    <w:p w14:paraId="2C45FB53" w14:textId="77777777" w:rsidR="0046556D" w:rsidRDefault="00BD6C4F" w:rsidP="00BD6C4F">
      <w:pPr>
        <w:jc w:val="center"/>
        <w:rPr>
          <w:rtl/>
        </w:rPr>
      </w:pPr>
      <w:r>
        <w:rPr>
          <w:rFonts w:ascii="BA חניכי הישיבות" w:hAnsi="BA חניכי הישיבות" w:cs="BA חניכי הישיבות"/>
          <w:rtl/>
        </w:rPr>
        <w:t>׻</w:t>
      </w:r>
    </w:p>
    <w:p w14:paraId="13C77300" w14:textId="77777777" w:rsidR="0046556D" w:rsidRDefault="00BD6C4F" w:rsidP="00BD6C4F">
      <w:pPr>
        <w:rPr>
          <w:rtl/>
        </w:rPr>
      </w:pPr>
      <w:r>
        <w:rPr>
          <w:rStyle w:val="2fb"/>
          <w:rFonts w:hint="cs"/>
          <w:rtl/>
          <w:rPrChange w:id="12387" w:author="מנוע אמוראים" w:date="2026-10-05T16:40:54Z">
            <w:rPr>
              <w:rFonts w:hint="cs"/>
              <w:rtl/>
            </w:rPr>
          </w:rPrChange>
        </w:rPr>
        <w:t xml:space="preserve">ר</w:t>
      </w:r>
      <w:r>
        <w:rPr>
          <w:rStyle w:val="2fb"/>
          <w:rtl/>
          <w:rPrChange w:id="12388" w:author="מנוע אמוראים" w:date="2026-10-05T16:40:54Z">
            <w:rPr>
              <w:rtl/>
            </w:rPr>
          </w:rPrChange>
        </w:rPr>
        <w:t xml:space="preserve">"</w:t>
      </w:r>
      <w:r>
        <w:rPr>
          <w:rStyle w:val="2fb"/>
          <w:rFonts w:hint="cs"/>
          <w:rtl/>
          <w:rPrChange w:id="12389" w:author="מנוע אמוראים" w:date="2026-10-05T16:40:54Z">
            <w:rPr>
              <w:rFonts w:hint="cs"/>
              <w:rtl/>
            </w:rPr>
          </w:rPrChange>
        </w:rPr>
        <w:t xml:space="preserve">א</w:t>
      </w:r>
      <w:r>
        <w:rPr>
          <w:rFonts w:hint="cs"/>
          <w:rtl/>
        </w:rPr>
        <w:t xml:space="preserve"> </w:t>
      </w:r>
      <w:r>
        <w:rPr>
          <w:rStyle w:val="2fb"/>
          <w:rFonts w:hint="cs"/>
          <w:rtl/>
          <w:rPrChange w:id="12390" w:author="מנוע אמוראים" w:date="2026-10-05T16:40:54Z">
            <w:rPr>
              <w:rFonts w:hint="cs"/>
              <w:rtl/>
            </w:rPr>
          </w:rPrChange>
        </w:rPr>
        <w:t xml:space="preserve">מר</w:t>
      </w:r>
      <w:r>
        <w:rPr>
          <w:rStyle w:val="2fb"/>
          <w:rtl/>
          <w:rPrChange w:id="12391" w:author="מנוע אמוראים" w:date="2026-10-05T16:40:54Z">
            <w:rPr>
              <w:rtl/>
            </w:rPr>
          </w:rPrChange>
        </w:rPr>
        <w:t xml:space="preserve">"</w:t>
      </w:r>
      <w:r>
        <w:rPr>
          <w:rStyle w:val="2fb"/>
          <w:rFonts w:hint="cs"/>
          <w:rtl/>
          <w:rPrChange w:id="12392" w:author="מנוע אמוראים" w:date="2026-10-05T16:40:54Z">
            <w:rPr>
              <w:rFonts w:hint="cs"/>
              <w:rtl/>
            </w:rPr>
          </w:rPrChange>
        </w:rPr>
        <w:t xml:space="preserve">א</w:t>
      </w:r>
      <w:r w:rsidRPr="00C63571">
        <w:rPr>
          <w:rtl/>
        </w:rPr>
        <w:t>: לא הילכו בו אלא על עסקי שחיטה בלבד.</w:t>
      </w:r>
      <w:r>
        <w:rPr>
          <w:rFonts w:hint="cs"/>
          <w:rtl/>
        </w:rPr>
        <w:t xml:space="preserve">  </w:t>
      </w:r>
      <w:r w:rsidRPr="00C63571">
        <w:rPr>
          <w:rtl/>
        </w:rPr>
        <w:t>למעוטי חלבו וגידו.</w:t>
      </w:r>
    </w:p>
    <w:p w14:paraId="6593844A" w14:textId="77777777" w:rsidR="0046556D" w:rsidRDefault="00BD6C4F" w:rsidP="00BD6C4F">
      <w:pPr>
        <w:rPr>
          <w:rtl/>
        </w:rPr>
      </w:pPr>
      <w:r w:rsidRPr="00C63571">
        <w:rPr>
          <w:rtl/>
        </w:rPr>
        <w:t>חלבו דמאי? אילימא: חלבו דשליל, מפלג פליגי!</w:t>
      </w:r>
    </w:p>
    <w:p w14:paraId="6746FB0C" w14:textId="77777777" w:rsidR="0046556D" w:rsidRDefault="00BD6C4F" w:rsidP="00BD6C4F">
      <w:pPr>
        <w:rPr>
          <w:rtl/>
        </w:rPr>
      </w:pPr>
      <w:r w:rsidRPr="00C63571">
        <w:rPr>
          <w:rtl/>
        </w:rPr>
        <w:t xml:space="preserve">דתניא: גיד הנשה </w:t>
      </w:r>
      <w:r>
        <w:rPr>
          <w:rStyle w:val="2fb"/>
          <w:rFonts w:hint="cs"/>
          <w:rtl/>
          <w:rPrChange w:id="12393" w:author="מנוע אמוראים" w:date="2026-10-05T16:40:54Z">
            <w:rPr>
              <w:rFonts w:hint="cs"/>
              <w:rtl/>
            </w:rPr>
          </w:rPrChange>
        </w:rPr>
        <w:t xml:space="preserve">לר</w:t>
      </w:r>
      <w:r>
        <w:rPr>
          <w:rStyle w:val="2fb"/>
          <w:rtl/>
          <w:rPrChange w:id="12394" w:author="מנוע אמוראים" w:date="2026-10-05T16:40:54Z">
            <w:rPr>
              <w:rtl/>
            </w:rPr>
          </w:rPrChange>
        </w:rPr>
        <w:t xml:space="preserve">"</w:t>
      </w:r>
      <w:r>
        <w:rPr>
          <w:rStyle w:val="2fb"/>
          <w:rFonts w:hint="cs"/>
          <w:rtl/>
          <w:rPrChange w:id="12395" w:author="מנוע אמוראים" w:date="2026-10-05T16:40:54Z">
            <w:rPr>
              <w:rFonts w:hint="cs"/>
              <w:rtl/>
            </w:rPr>
          </w:rPrChange>
        </w:rPr>
        <w:t xml:space="preserve">מ</w:t>
      </w:r>
      <w:r>
        <w:rPr>
          <w:rFonts w:hint="cs"/>
          <w:rtl/>
        </w:rPr>
        <w:t xml:space="preserve">: </w:t>
      </w:r>
      <w:r w:rsidRPr="00C63571">
        <w:rPr>
          <w:rtl/>
        </w:rPr>
        <w:t xml:space="preserve">נוהג בשליל, וחלבו אסור, </w:t>
      </w:r>
    </w:p>
    <w:p w14:paraId="2919F857" w14:textId="15B975A5" w:rsidR="0046556D" w:rsidRDefault="00BD6C4F" w:rsidP="00BD6C4F">
      <w:pPr>
        <w:rPr>
          <w:rtl/>
        </w:rPr>
      </w:pPr>
      <w:r>
        <w:rPr>
          <w:rStyle w:val="2fb"/>
          <w:rFonts w:hint="cs"/>
          <w:rtl/>
          <w:rPrChange w:id="12396" w:author="מנוע אמוראים" w:date="2026-10-05T16:40:54Z">
            <w:rPr>
              <w:rFonts w:hint="cs"/>
              <w:rtl/>
            </w:rPr>
          </w:rPrChange>
        </w:rPr>
        <w:t xml:space="preserve">לר</w:t>
      </w:r>
      <w:r>
        <w:rPr>
          <w:rStyle w:val="2fb"/>
          <w:rtl/>
          <w:rPrChange w:id="12397" w:author="מנוע אמוראים" w:date="2026-10-05T16:40:54Z">
            <w:rPr>
              <w:rtl/>
            </w:rPr>
          </w:rPrChange>
        </w:rPr>
        <w:t xml:space="preserve">"</w:t>
      </w:r>
      <w:r>
        <w:rPr>
          <w:rStyle w:val="2fb"/>
          <w:rFonts w:hint="cs"/>
          <w:rtl/>
          <w:rPrChange w:id="12398" w:author="מנוע אמוראים" w:date="2026-10-05T16:40:54Z">
            <w:rPr>
              <w:rFonts w:hint="cs"/>
              <w:rtl/>
            </w:rPr>
          </w:rPrChange>
        </w:rPr>
        <w:t xml:space="preserve">י</w:t>
      </w:r>
      <w:r w:rsidRPr="00C63571">
        <w:rPr>
          <w:rtl/>
        </w:rPr>
        <w:t>: אינו נוהג בשליל, וחלבו מותר.</w:t>
      </w:r>
    </w:p>
    <w:p w14:paraId="6458FA8B" w14:textId="77777777" w:rsidR="0046556D" w:rsidRDefault="00BD6C4F" w:rsidP="00BD6C4F">
      <w:pPr>
        <w:rPr>
          <w:rtl/>
        </w:rPr>
      </w:pPr>
      <w:r>
        <w:rPr>
          <w:rStyle w:val="2fb"/>
          <w:rtl/>
          <w:rPrChange w:id="12399" w:author="מנוע אמוראים" w:date="2026-10-05T16:40:54Z">
            <w:rPr>
              <w:rtl/>
            </w:rPr>
          </w:rPrChange>
        </w:rPr>
        <w:t xml:space="preserve">וא</w:t>
      </w:r>
      <w:r>
        <w:rPr>
          <w:rStyle w:val="2fb"/>
          <w:rFonts w:hint="cs"/>
          <w:rtl/>
          <w:rPrChange w:id="12400" w:author="מנוע אמוראים" w:date="2026-10-05T16:40:54Z">
            <w:rPr>
              <w:rFonts w:hint="cs"/>
              <w:rtl/>
            </w:rPr>
          </w:rPrChange>
        </w:rPr>
        <w:t xml:space="preserve">ר</w:t>
      </w:r>
      <w:r>
        <w:rPr>
          <w:rStyle w:val="2fb"/>
          <w:rtl/>
          <w:rPrChange w:id="12401" w:author="מנוע אמוראים" w:date="2026-10-05T16:40:54Z">
            <w:rPr>
              <w:rtl/>
            </w:rPr>
          </w:rPrChange>
        </w:rPr>
        <w:t xml:space="preserve">"</w:t>
      </w:r>
      <w:r>
        <w:rPr>
          <w:rStyle w:val="2fb"/>
          <w:rFonts w:hint="cs"/>
          <w:rtl/>
          <w:rPrChange w:id="12402" w:author="מנוע אמוראים" w:date="2026-10-05T16:40:54Z">
            <w:rPr>
              <w:rFonts w:hint="cs"/>
              <w:rtl/>
            </w:rPr>
          </w:rPrChange>
        </w:rPr>
        <w:t xml:space="preserve">א</w:t>
      </w:r>
      <w:r>
        <w:rPr>
          <w:rFonts w:hint="cs"/>
          <w:rtl/>
        </w:rPr>
        <w:t xml:space="preserve"> </w:t>
      </w:r>
      <w:r>
        <w:rPr>
          <w:rStyle w:val="2fb"/>
          <w:rFonts w:hint="cs"/>
          <w:rtl/>
          <w:rPrChange w:id="12403" w:author="מנוע אמוראים" w:date="2026-10-05T16:40:54Z">
            <w:rPr>
              <w:rFonts w:hint="cs"/>
              <w:rtl/>
            </w:rPr>
          </w:rPrChange>
        </w:rPr>
        <w:t xml:space="preserve">מר</w:t>
      </w:r>
      <w:r>
        <w:rPr>
          <w:rStyle w:val="2fb"/>
          <w:rtl/>
          <w:rPrChange w:id="12404" w:author="מנוע אמוראים" w:date="2026-10-05T16:40:54Z">
            <w:rPr>
              <w:rtl/>
            </w:rPr>
          </w:rPrChange>
        </w:rPr>
        <w:t xml:space="preserve">"</w:t>
      </w:r>
      <w:r>
        <w:rPr>
          <w:rStyle w:val="2fb"/>
          <w:rFonts w:hint="cs"/>
          <w:rtl/>
          <w:rPrChange w:id="12405" w:author="מנוע אמוראים" w:date="2026-10-05T16:40:54Z">
            <w:rPr>
              <w:rFonts w:hint="cs"/>
              <w:rtl/>
            </w:rPr>
          </w:rPrChange>
        </w:rPr>
        <w:t xml:space="preserve">א</w:t>
      </w:r>
      <w:r>
        <w:rPr>
          <w:rtl/>
        </w:rPr>
        <w:t xml:space="preserve">: מחלוקת בבן ט' חי, והלך </w:t>
      </w:r>
      <w:r>
        <w:rPr>
          <w:rStyle w:val="2fb"/>
          <w:rtl/>
          <w:rPrChange w:id="12406" w:author="מנוע אמוראים" w:date="2026-10-05T16:40:54Z">
            <w:rPr>
              <w:rtl/>
            </w:rPr>
          </w:rPrChange>
        </w:rPr>
        <w:t xml:space="preserve">ר"מ</w:t>
      </w:r>
      <w:r>
        <w:rPr>
          <w:rtl/>
        </w:rPr>
        <w:t xml:space="preserve"> לשיטתו ור' יהודה לשיטתו!</w:t>
      </w:r>
    </w:p>
    <w:p w14:paraId="449097A3" w14:textId="77777777" w:rsidR="0046556D" w:rsidRDefault="00BD6C4F" w:rsidP="00BD6C4F">
      <w:pPr>
        <w:rPr>
          <w:rtl/>
        </w:rPr>
      </w:pPr>
      <w:r w:rsidRPr="00C63571">
        <w:rPr>
          <w:rtl/>
        </w:rPr>
        <w:t>אלא חלבו דגיד, פליגי</w:t>
      </w:r>
      <w:r>
        <w:rPr>
          <w:rFonts w:hint="cs"/>
          <w:rtl/>
        </w:rPr>
        <w:t xml:space="preserve"> ד</w:t>
      </w:r>
      <w:r>
        <w:rPr>
          <w:rtl/>
        </w:rPr>
        <w:t xml:space="preserve">תניא: </w:t>
      </w:r>
      <w:r>
        <w:rPr>
          <w:rStyle w:val="2fb"/>
          <w:rFonts w:hint="cs"/>
          <w:rtl/>
          <w:rPrChange w:id="12407" w:author="מנוע אמוראים" w:date="2026-10-05T16:40:54Z">
            <w:rPr>
              <w:rFonts w:hint="cs"/>
              <w:rtl/>
            </w:rPr>
          </w:rPrChange>
        </w:rPr>
        <w:t xml:space="preserve">ר</w:t>
      </w:r>
      <w:r>
        <w:rPr>
          <w:rStyle w:val="2fb"/>
          <w:rtl/>
          <w:rPrChange w:id="12408" w:author="מנוע אמוראים" w:date="2026-10-05T16:40:54Z">
            <w:rPr>
              <w:rtl/>
            </w:rPr>
          </w:rPrChange>
        </w:rPr>
        <w:t xml:space="preserve">"</w:t>
      </w:r>
      <w:r>
        <w:rPr>
          <w:rStyle w:val="2fb"/>
          <w:rFonts w:hint="cs"/>
          <w:rtl/>
          <w:rPrChange w:id="12409" w:author="מנוע אמוראים" w:date="2026-10-05T16:40:54Z">
            <w:rPr>
              <w:rFonts w:hint="cs"/>
              <w:rtl/>
            </w:rPr>
          </w:rPrChange>
        </w:rPr>
        <w:t xml:space="preserve">מ</w:t>
      </w:r>
      <w:r>
        <w:rPr>
          <w:rFonts w:hint="cs"/>
          <w:rtl/>
        </w:rPr>
        <w:t xml:space="preserve">: </w:t>
      </w:r>
      <w:r>
        <w:rPr>
          <w:rtl/>
        </w:rPr>
        <w:t xml:space="preserve">גיד הנשה </w:t>
      </w:r>
      <w:r w:rsidRPr="00C63571">
        <w:rPr>
          <w:rtl/>
        </w:rPr>
        <w:t>מחטט אחריו בכל מקום ש</w:t>
      </w:r>
      <w:r>
        <w:rPr>
          <w:rtl/>
        </w:rPr>
        <w:t>הוא, וחותך שמנו מעיקרו,</w:t>
      </w:r>
    </w:p>
    <w:p w14:paraId="7A162CB1" w14:textId="77777777" w:rsidR="0046556D" w:rsidRDefault="00BD6C4F" w:rsidP="00BD6C4F">
      <w:pPr>
        <w:rPr>
          <w:rtl/>
        </w:rPr>
      </w:pPr>
      <w:r>
        <w:rPr>
          <w:rStyle w:val="2fb"/>
          <w:rFonts w:hint="cs"/>
          <w:rtl/>
          <w:rPrChange w:id="12410" w:author="מנוע אמוראים" w:date="2026-10-05T16:40:54Z">
            <w:rPr>
              <w:rFonts w:hint="cs"/>
              <w:rtl/>
            </w:rPr>
          </w:rPrChange>
        </w:rPr>
        <w:t xml:space="preserve">ר</w:t>
      </w:r>
      <w:r>
        <w:rPr>
          <w:rStyle w:val="2fb"/>
          <w:rtl/>
          <w:rPrChange w:id="12411" w:author="מנוע אמוראים" w:date="2026-10-05T16:40:54Z">
            <w:rPr>
              <w:rtl/>
            </w:rPr>
          </w:rPrChange>
        </w:rPr>
        <w:t xml:space="preserve">"</w:t>
      </w:r>
      <w:r>
        <w:rPr>
          <w:rStyle w:val="2fb"/>
          <w:rFonts w:hint="cs"/>
          <w:rtl/>
          <w:rPrChange w:id="12412" w:author="מנוע אמוראים" w:date="2026-10-05T16:40:54Z">
            <w:rPr>
              <w:rFonts w:hint="cs"/>
              <w:rtl/>
            </w:rPr>
          </w:rPrChange>
        </w:rPr>
        <w:t xml:space="preserve">י</w:t>
      </w:r>
      <w:r>
        <w:rPr>
          <w:rFonts w:hint="cs"/>
          <w:rtl/>
        </w:rPr>
        <w:t xml:space="preserve"> </w:t>
      </w:r>
      <w:r w:rsidRPr="00C63571">
        <w:rPr>
          <w:rtl/>
        </w:rPr>
        <w:t>אומר: גוממו עם השופי.</w:t>
      </w:r>
    </w:p>
    <w:p w14:paraId="3FBD7265" w14:textId="77777777" w:rsidR="0046556D" w:rsidRDefault="00BD6C4F" w:rsidP="00BD6C4F">
      <w:pPr>
        <w:rPr>
          <w:rtl/>
        </w:rPr>
      </w:pPr>
      <w:r>
        <w:rPr>
          <w:rtl/>
        </w:rPr>
        <w:t xml:space="preserve">אלא, הכי אתמר: </w:t>
      </w:r>
      <w:r>
        <w:rPr>
          <w:rStyle w:val="2fb"/>
          <w:rtl/>
          <w:rPrChange w:id="12413" w:author="מנוע אמוראים" w:date="2026-10-05T16:40:54Z">
            <w:rPr>
              <w:rtl/>
            </w:rPr>
          </w:rPrChange>
        </w:rPr>
        <w:t xml:space="preserve">א</w:t>
      </w:r>
      <w:r>
        <w:rPr>
          <w:rStyle w:val="2fb"/>
          <w:rFonts w:hint="cs"/>
          <w:rtl/>
          <w:rPrChange w:id="12414" w:author="מנוע אמוראים" w:date="2026-10-05T16:40:54Z">
            <w:rPr>
              <w:rFonts w:hint="cs"/>
              <w:rtl/>
            </w:rPr>
          </w:rPrChange>
        </w:rPr>
        <w:t xml:space="preserve">ר</w:t>
      </w:r>
      <w:r>
        <w:rPr>
          <w:rStyle w:val="2fb"/>
          <w:rtl/>
          <w:rPrChange w:id="12415" w:author="מנוע אמוראים" w:date="2026-10-05T16:40:54Z">
            <w:rPr>
              <w:rtl/>
            </w:rPr>
          </w:rPrChange>
        </w:rPr>
        <w:t xml:space="preserve">"</w:t>
      </w:r>
      <w:r>
        <w:rPr>
          <w:rStyle w:val="2fb"/>
          <w:rFonts w:hint="cs"/>
          <w:rtl/>
          <w:rPrChange w:id="12416" w:author="מנוע אמוראים" w:date="2026-10-05T16:40:54Z">
            <w:rPr>
              <w:rFonts w:hint="cs"/>
              <w:rtl/>
            </w:rPr>
          </w:rPrChange>
        </w:rPr>
        <w:t xml:space="preserve">א</w:t>
      </w:r>
      <w:r>
        <w:rPr>
          <w:rFonts w:hint="cs"/>
          <w:rtl/>
        </w:rPr>
        <w:t xml:space="preserve"> </w:t>
      </w:r>
      <w:r>
        <w:rPr>
          <w:rStyle w:val="2fb"/>
          <w:rFonts w:hint="cs"/>
          <w:rtl/>
          <w:rPrChange w:id="12417" w:author="מנוע אמוראים" w:date="2026-10-05T16:40:54Z">
            <w:rPr>
              <w:rFonts w:hint="cs"/>
              <w:rtl/>
            </w:rPr>
          </w:rPrChange>
        </w:rPr>
        <w:t xml:space="preserve">מר</w:t>
      </w:r>
      <w:r>
        <w:rPr>
          <w:rStyle w:val="2fb"/>
          <w:rtl/>
          <w:rPrChange w:id="12418" w:author="מנוע אמוראים" w:date="2026-10-05T16:40:54Z">
            <w:rPr>
              <w:rtl/>
            </w:rPr>
          </w:rPrChange>
        </w:rPr>
        <w:t xml:space="preserve">"</w:t>
      </w:r>
      <w:r>
        <w:rPr>
          <w:rStyle w:val="2fb"/>
          <w:rFonts w:hint="cs"/>
          <w:rtl/>
          <w:rPrChange w:id="12419" w:author="מנוע אמוראים" w:date="2026-10-05T16:40:54Z">
            <w:rPr>
              <w:rFonts w:hint="cs"/>
              <w:rtl/>
            </w:rPr>
          </w:rPrChange>
        </w:rPr>
        <w:t xml:space="preserve">א</w:t>
      </w:r>
      <w:r>
        <w:rPr>
          <w:rFonts w:hint="cs"/>
          <w:rtl/>
        </w:rPr>
        <w:t xml:space="preserve"> </w:t>
      </w:r>
      <w:r w:rsidRPr="00C63571">
        <w:rPr>
          <w:rtl/>
        </w:rPr>
        <w:t>לא הילכו בו אלא על עסקי אכילה בלבד, למעוטי רובעו וחורש בו.</w:t>
      </w:r>
    </w:p>
    <w:p w14:paraId="61DA5C57" w14:textId="77777777" w:rsidR="0046556D" w:rsidRDefault="00BD6C4F" w:rsidP="00BD6C4F">
      <w:pPr>
        <w:rPr>
          <w:rtl/>
        </w:rPr>
      </w:pPr>
      <w:r w:rsidRPr="00C63571">
        <w:rPr>
          <w:rtl/>
        </w:rPr>
        <w:t xml:space="preserve">• </w:t>
      </w:r>
      <w:r>
        <w:rPr>
          <w:rStyle w:val="2fb"/>
          <w:rtl/>
          <w:rPrChange w:id="12420" w:author="מנוע אמוראים" w:date="2026-10-05T16:40:54Z">
            <w:rPr>
              <w:rtl/>
            </w:rPr>
          </w:rPrChange>
        </w:rPr>
        <w:t xml:space="preserve">ארשב"ל</w:t>
      </w:r>
      <w:r w:rsidRPr="00C63571">
        <w:rPr>
          <w:rtl/>
        </w:rPr>
        <w:t xml:space="preserve">: לדברי המתיר בחלבו - מתיר בדמו, לדברי האוסר בחלבו - אוסר בדמו, </w:t>
      </w:r>
    </w:p>
    <w:p w14:paraId="111552AB" w14:textId="77777777" w:rsidR="0046556D" w:rsidRDefault="00BD6C4F" w:rsidP="00BD6C4F">
      <w:pPr>
        <w:rPr>
          <w:rtl/>
        </w:rPr>
      </w:pPr>
      <w:r>
        <w:rPr>
          <w:rStyle w:val="2fb"/>
          <w:rtl/>
          <w:rPrChange w:id="12421" w:author="מנוע אמוראים" w:date="2026-10-05T16:40:54Z">
            <w:rPr>
              <w:rtl/>
            </w:rPr>
          </w:rPrChange>
        </w:rPr>
        <w:t xml:space="preserve">ו</w:t>
      </w:r>
      <w:r>
        <w:rPr>
          <w:rStyle w:val="2fb"/>
          <w:rtl/>
          <w:rPrChange w:id="12422" w:author="מנוע אמוראים" w:date="2026-10-05T16:40:54Z">
            <w:rPr>
              <w:rtl/>
            </w:rPr>
          </w:rPrChange>
        </w:rPr>
        <w:t xml:space="preserve">רי"ו</w:t>
      </w:r>
      <w:r w:rsidRPr="00C63571">
        <w:rPr>
          <w:rtl/>
        </w:rPr>
        <w:t xml:space="preserve"> אמר: אף לדברי המתיר בחלבו - אוסר בדמו.</w:t>
      </w:r>
    </w:p>
    <w:p w14:paraId="7A113486" w14:textId="77777777" w:rsidR="0046556D" w:rsidRDefault="00BD6C4F" w:rsidP="00BD6C4F">
      <w:pPr>
        <w:rPr>
          <w:rtl/>
        </w:rPr>
      </w:pPr>
      <w:r w:rsidRPr="00C63571">
        <w:rPr>
          <w:rtl/>
        </w:rPr>
        <w:t xml:space="preserve">• איתיביה </w:t>
      </w:r>
      <w:r>
        <w:rPr>
          <w:rStyle w:val="2fb"/>
          <w:rtl/>
          <w:rPrChange w:id="12423" w:author="מנוע אמוראים" w:date="2026-10-05T16:40:54Z">
            <w:rPr>
              <w:rtl/>
            </w:rPr>
          </w:rPrChange>
        </w:rPr>
        <w:t xml:space="preserve">רי"ו</w:t>
      </w:r>
      <w:r>
        <w:rPr>
          <w:rtl/>
        </w:rPr>
        <w:t xml:space="preserve"> </w:t>
      </w:r>
      <w:r>
        <w:rPr>
          <w:rStyle w:val="2fb"/>
          <w:rtl/>
          <w:rPrChange w:id="12424" w:author="מנוע אמוראים" w:date="2026-10-05T16:40:54Z">
            <w:rPr>
              <w:rtl/>
            </w:rPr>
          </w:rPrChange>
        </w:rPr>
        <w:t xml:space="preserve">לר</w:t>
      </w:r>
      <w:r>
        <w:rPr>
          <w:rStyle w:val="2fb"/>
          <w:rFonts w:hint="cs"/>
          <w:rtl/>
          <w:rPrChange w:id="12425" w:author="מנוע אמוראים" w:date="2026-10-05T16:40:54Z">
            <w:rPr>
              <w:rFonts w:hint="cs"/>
              <w:rtl/>
            </w:rPr>
          </w:rPrChange>
        </w:rPr>
        <w:t xml:space="preserve">שב</w:t>
      </w:r>
      <w:r>
        <w:rPr>
          <w:rStyle w:val="2fb"/>
          <w:rtl/>
          <w:rPrChange w:id="12426" w:author="מנוע אמוראים" w:date="2026-10-05T16:40:54Z">
            <w:rPr>
              <w:rtl/>
            </w:rPr>
          </w:rPrChange>
        </w:rPr>
        <w:t xml:space="preserve">"</w:t>
      </w:r>
      <w:r>
        <w:rPr>
          <w:rStyle w:val="2fb"/>
          <w:rFonts w:hint="cs"/>
          <w:rtl/>
          <w:rPrChange w:id="12427" w:author="מנוע אמוראים" w:date="2026-10-05T16:40:54Z">
            <w:rPr>
              <w:rFonts w:hint="cs"/>
              <w:rtl/>
            </w:rPr>
          </w:rPrChange>
        </w:rPr>
        <w:t xml:space="preserve">ל</w:t>
      </w:r>
      <w:r w:rsidRPr="00C63571">
        <w:rPr>
          <w:rtl/>
        </w:rPr>
        <w:t>: קורעו ומוציא את דמו!</w:t>
      </w:r>
    </w:p>
    <w:p w14:paraId="0118E0AF" w14:textId="77777777" w:rsidR="0046556D" w:rsidRDefault="00BD6C4F" w:rsidP="00BD6C4F">
      <w:pPr>
        <w:rPr>
          <w:rtl/>
        </w:rPr>
      </w:pPr>
      <w:r w:rsidRPr="00C63571">
        <w:rPr>
          <w:rtl/>
        </w:rPr>
        <w:t xml:space="preserve">• </w:t>
      </w:r>
      <w:r>
        <w:rPr>
          <w:rStyle w:val="2fb"/>
          <w:rFonts w:hint="cs"/>
          <w:rtl/>
          <w:rPrChange w:id="12428" w:author="מנוע אמוראים" w:date="2026-10-05T16:40:54Z">
            <w:rPr>
              <w:rFonts w:hint="cs"/>
              <w:rtl/>
            </w:rPr>
          </w:rPrChange>
        </w:rPr>
        <w:t xml:space="preserve">אר</w:t>
      </w:r>
      <w:r>
        <w:rPr>
          <w:rStyle w:val="2fb"/>
          <w:rtl/>
          <w:rPrChange w:id="12429" w:author="מנוע אמוראים" w:date="2026-10-05T16:40:54Z">
            <w:rPr>
              <w:rtl/>
            </w:rPr>
          </w:rPrChange>
        </w:rPr>
        <w:t xml:space="preserve">"</w:t>
      </w:r>
      <w:r>
        <w:rPr>
          <w:rStyle w:val="2fb"/>
          <w:rFonts w:hint="cs"/>
          <w:rtl/>
          <w:rPrChange w:id="12430" w:author="מנוע אמוראים" w:date="2026-10-05T16:40:54Z">
            <w:rPr>
              <w:rFonts w:hint="cs"/>
              <w:rtl/>
            </w:rPr>
          </w:rPrChange>
        </w:rPr>
        <w:t xml:space="preserve">ז</w:t>
      </w:r>
      <w:r w:rsidRPr="00C63571">
        <w:rPr>
          <w:rtl/>
        </w:rPr>
        <w:t>: לומר שאין ענוש כרת.</w:t>
      </w:r>
    </w:p>
    <w:p w14:paraId="3270518C" w14:textId="77777777" w:rsidR="0046556D" w:rsidRDefault="00BD6C4F" w:rsidP="00BD6C4F">
      <w:pPr>
        <w:rPr>
          <w:rtl/>
        </w:rPr>
      </w:pPr>
      <w:r w:rsidRPr="00C63571">
        <w:rPr>
          <w:rtl/>
        </w:rPr>
        <w:lastRenderedPageBreak/>
        <w:t>למאן קאמרי - לרבי יהודה, לא יהא אלא דם התמצית!</w:t>
      </w:r>
    </w:p>
    <w:p w14:paraId="19F535A4" w14:textId="77777777" w:rsidR="0046556D" w:rsidRDefault="00BD6C4F" w:rsidP="00BD6C4F">
      <w:pPr>
        <w:rPr>
          <w:rtl/>
        </w:rPr>
      </w:pPr>
      <w:r>
        <w:rPr>
          <w:rtl/>
        </w:rPr>
        <w:t xml:space="preserve">דתניא: דם התמצית - באזהרה, </w:t>
      </w:r>
      <w:r>
        <w:rPr>
          <w:rStyle w:val="2fb"/>
          <w:rtl/>
          <w:rPrChange w:id="12431" w:author="מנוע אמוראים" w:date="2026-10-05T16:40:54Z">
            <w:rPr>
              <w:rtl/>
            </w:rPr>
          </w:rPrChange>
        </w:rPr>
        <w:t xml:space="preserve">ר</w:t>
      </w:r>
      <w:r>
        <w:rPr>
          <w:rStyle w:val="2fb"/>
          <w:rtl/>
          <w:rPrChange w:id="12432" w:author="מנוע אמוראים" w:date="2026-10-05T16:40:54Z">
            <w:rPr>
              <w:rtl/>
            </w:rPr>
          </w:rPrChange>
        </w:rPr>
        <w:t xml:space="preserve">"</w:t>
      </w:r>
      <w:r>
        <w:rPr>
          <w:rStyle w:val="2fb"/>
          <w:rFonts w:hint="cs"/>
          <w:rtl/>
          <w:rPrChange w:id="12433" w:author="מנוע אמוראים" w:date="2026-10-05T16:40:54Z">
            <w:rPr>
              <w:rFonts w:hint="cs"/>
              <w:rtl/>
            </w:rPr>
          </w:rPrChange>
        </w:rPr>
        <w:t xml:space="preserve">י</w:t>
      </w:r>
      <w:r w:rsidRPr="00C63571">
        <w:rPr>
          <w:rtl/>
        </w:rPr>
        <w:t>: בהכרת!</w:t>
      </w:r>
    </w:p>
    <w:p w14:paraId="6F178205" w14:textId="77777777" w:rsidR="0046556D" w:rsidRDefault="00BD6C4F" w:rsidP="00BD6C4F">
      <w:pPr>
        <w:rPr>
          <w:rtl/>
        </w:rPr>
      </w:pPr>
      <w:r w:rsidRPr="00C63571">
        <w:rPr>
          <w:rtl/>
        </w:rPr>
        <w:t>תרגמא רב יוסף בריה דר</w:t>
      </w:r>
      <w:r>
        <w:rPr>
          <w:rFonts w:hint="cs"/>
          <w:rtl/>
        </w:rPr>
        <w:t xml:space="preserve">סח לפני </w:t>
      </w:r>
      <w:r>
        <w:rPr>
          <w:rStyle w:val="2fb"/>
          <w:rFonts w:hint="cs"/>
          <w:rtl/>
          <w:rPrChange w:id="12434" w:author="מנוע אמוראים" w:date="2026-10-05T16:40:54Z">
            <w:rPr>
              <w:rFonts w:hint="cs"/>
              <w:rtl/>
            </w:rPr>
          </w:rPrChange>
        </w:rPr>
        <w:t xml:space="preserve">ר</w:t>
      </w:r>
      <w:r>
        <w:rPr>
          <w:rStyle w:val="2fb"/>
          <w:rtl/>
          <w:rPrChange w:id="12435" w:author="מנוע אמוראים" w:date="2026-10-05T16:40:54Z">
            <w:rPr>
              <w:rtl/>
            </w:rPr>
          </w:rPrChange>
        </w:rPr>
        <w:t xml:space="preserve">"</w:t>
      </w:r>
      <w:r>
        <w:rPr>
          <w:rStyle w:val="2fb"/>
          <w:rFonts w:hint="cs"/>
          <w:rtl/>
          <w:rPrChange w:id="12436" w:author="מנוע אמוראים" w:date="2026-10-05T16:40:54Z">
            <w:rPr>
              <w:rFonts w:hint="cs"/>
              <w:rtl/>
            </w:rPr>
          </w:rPrChange>
        </w:rPr>
        <w:t xml:space="preserve">פ</w:t>
      </w:r>
      <w:r w:rsidRPr="00C63571">
        <w:rPr>
          <w:rtl/>
        </w:rPr>
        <w:t xml:space="preserve">: אית </w:t>
      </w:r>
      <w:r>
        <w:rPr>
          <w:rStyle w:val="2fb"/>
          <w:rFonts w:hint="cs"/>
          <w:rtl/>
          <w:rPrChange w:id="12437" w:author="מנוע אמוראים" w:date="2026-10-05T16:40:54Z">
            <w:rPr>
              <w:rFonts w:hint="cs"/>
              <w:rtl/>
            </w:rPr>
          </w:rPrChange>
        </w:rPr>
        <w:t xml:space="preserve">לר</w:t>
      </w:r>
      <w:r>
        <w:rPr>
          <w:rStyle w:val="2fb"/>
          <w:rtl/>
          <w:rPrChange w:id="12438" w:author="מנוע אמוראים" w:date="2026-10-05T16:40:54Z">
            <w:rPr>
              <w:rtl/>
            </w:rPr>
          </w:rPrChange>
        </w:rPr>
        <w:t xml:space="preserve">"</w:t>
      </w:r>
      <w:r>
        <w:rPr>
          <w:rStyle w:val="2fb"/>
          <w:rFonts w:hint="cs"/>
          <w:rtl/>
          <w:rPrChange w:id="12439" w:author="מנוע אמוראים" w:date="2026-10-05T16:40:54Z">
            <w:rPr>
              <w:rFonts w:hint="cs"/>
              <w:rtl/>
            </w:rPr>
          </w:rPrChange>
        </w:rPr>
        <w:t xml:space="preserve">י</w:t>
      </w:r>
      <w:r w:rsidRPr="00C63571">
        <w:rPr>
          <w:rtl/>
        </w:rPr>
        <w:t xml:space="preserve"> דם וכל דם, כל היכא דמיחייב אדם הנפש - מיחייב אדם התמצי</w:t>
      </w:r>
      <w:r>
        <w:rPr>
          <w:rtl/>
        </w:rPr>
        <w:t>ת, וכל היכא דלא מחייב אדם הנפש</w:t>
      </w:r>
      <w:r w:rsidRPr="00C63571">
        <w:rPr>
          <w:rtl/>
        </w:rPr>
        <w:t xml:space="preserve"> לא מחייב אדם התמצית, </w:t>
      </w:r>
    </w:p>
    <w:p w14:paraId="73E3ED2A" w14:textId="77777777" w:rsidR="0046556D" w:rsidRDefault="0046556D" w:rsidP="00BD6C4F">
      <w:pPr>
        <w:rPr>
          <w:rtl/>
        </w:rPr>
      </w:pPr>
    </w:p>
    <w:p w14:paraId="0A0E69B5" w14:textId="77777777" w:rsidR="0046556D" w:rsidRDefault="00BD6C4F" w:rsidP="00BD6C4F">
      <w:pPr>
        <w:rPr>
          <w:rtl/>
        </w:rPr>
      </w:pPr>
      <w:r w:rsidRPr="00C63571">
        <w:rPr>
          <w:rtl/>
        </w:rPr>
        <w:t xml:space="preserve">• </w:t>
      </w:r>
      <w:r w:rsidRPr="005303E6">
        <w:rPr>
          <w:b/>
          <w:bCs/>
          <w:rtl/>
        </w:rPr>
        <w:t>איבעיא להו</w:t>
      </w:r>
      <w:r w:rsidRPr="00C63571">
        <w:rPr>
          <w:rtl/>
        </w:rPr>
        <w:t xml:space="preserve">: מהו לפדות בבן פקועה? </w:t>
      </w:r>
    </w:p>
    <w:p w14:paraId="65FA0B8F" w14:textId="77777777" w:rsidR="0046556D" w:rsidRDefault="00BD6C4F" w:rsidP="00BD6C4F">
      <w:pPr>
        <w:rPr>
          <w:rtl/>
        </w:rPr>
      </w:pPr>
      <w:r>
        <w:rPr>
          <w:rtl/>
        </w:rPr>
        <w:t xml:space="preserve">אליבא </w:t>
      </w:r>
      <w:r>
        <w:rPr>
          <w:rStyle w:val="2fb"/>
          <w:rtl/>
          <w:rPrChange w:id="12440" w:author="מנוע אמוראים" w:date="2026-10-05T16:40:54Z">
            <w:rPr>
              <w:rtl/>
            </w:rPr>
          </w:rPrChange>
        </w:rPr>
        <w:t xml:space="preserve">דר"מ</w:t>
      </w:r>
      <w:r>
        <w:rPr>
          <w:rtl/>
        </w:rPr>
        <w:t xml:space="preserve"> לא תיבעי לך, דכיון דאמר טעון שחיטה</w:t>
      </w:r>
      <w:r>
        <w:rPr>
          <w:rtl/>
        </w:rPr>
        <w:t xml:space="preserve"> - שה מעליא הוא,</w:t>
      </w:r>
      <w:r>
        <w:rPr>
          <w:rFonts w:hint="cs"/>
          <w:rtl/>
        </w:rPr>
        <w:t xml:space="preserve"> ו</w:t>
      </w:r>
      <w:r>
        <w:rPr>
          <w:rtl/>
        </w:rPr>
        <w:t xml:space="preserve">תיבעי </w:t>
      </w:r>
      <w:r w:rsidRPr="00C63571">
        <w:rPr>
          <w:rtl/>
        </w:rPr>
        <w:t xml:space="preserve">אליבא דרבנן, </w:t>
      </w:r>
    </w:p>
    <w:p w14:paraId="449A5FBD" w14:textId="77777777" w:rsidR="0046556D" w:rsidRDefault="00BD6C4F" w:rsidP="00BD6C4F">
      <w:pPr>
        <w:rPr>
          <w:rtl/>
        </w:rPr>
      </w:pPr>
      <w:r w:rsidRPr="00C63571">
        <w:rPr>
          <w:rtl/>
        </w:rPr>
        <w:t xml:space="preserve">דאמרי שחיטת אמו מטהרתו, </w:t>
      </w:r>
      <w:r>
        <w:rPr>
          <w:rFonts w:hint="cs"/>
          <w:rtl/>
        </w:rPr>
        <w:t xml:space="preserve">אי </w:t>
      </w:r>
      <w:r w:rsidRPr="00C63571">
        <w:rPr>
          <w:rtl/>
        </w:rPr>
        <w:t>כבשרא בדיקולא הוא,</w:t>
      </w:r>
      <w:r>
        <w:rPr>
          <w:rFonts w:hint="cs"/>
          <w:rtl/>
        </w:rPr>
        <w:t xml:space="preserve"> </w:t>
      </w:r>
      <w:r w:rsidRPr="00787598">
        <w:rPr>
          <w:b/>
          <w:bCs/>
          <w:rtl/>
        </w:rPr>
        <w:t>או"ד</w:t>
      </w:r>
      <w:r w:rsidRPr="00C63571">
        <w:rPr>
          <w:rtl/>
        </w:rPr>
        <w:t>: כיון דרהיט ואזיל</w:t>
      </w:r>
      <w:r>
        <w:rPr>
          <w:rFonts w:hint="cs"/>
          <w:rtl/>
        </w:rPr>
        <w:t xml:space="preserve"> ובא </w:t>
      </w:r>
      <w:r w:rsidRPr="00C63571">
        <w:rPr>
          <w:rtl/>
        </w:rPr>
        <w:t xml:space="preserve">שה קרינא ביה? </w:t>
      </w:r>
    </w:p>
    <w:p w14:paraId="7157B9FD" w14:textId="77777777" w:rsidR="0046556D" w:rsidRDefault="00BD6C4F" w:rsidP="00BD6C4F">
      <w:pPr>
        <w:rPr>
          <w:rtl/>
        </w:rPr>
      </w:pPr>
      <w:r w:rsidRPr="00C63571">
        <w:rPr>
          <w:rtl/>
        </w:rPr>
        <w:t>• מר זוטרא אמר: אין פודין, ורב אשי אמר: פודין.</w:t>
      </w:r>
    </w:p>
    <w:p w14:paraId="4D870111" w14:textId="77777777" w:rsidR="0046556D" w:rsidRDefault="00BD6C4F" w:rsidP="00BD6C4F">
      <w:pPr>
        <w:rPr>
          <w:rtl/>
        </w:rPr>
      </w:pPr>
      <w:r>
        <w:rPr>
          <w:rtl/>
        </w:rPr>
        <w:t xml:space="preserve">א"ל </w:t>
      </w:r>
      <w:r>
        <w:rPr>
          <w:rStyle w:val="2fb"/>
          <w:rtl/>
          <w:rPrChange w:id="12441" w:author="מנוע אמוראים" w:date="2026-10-05T16:40:54Z">
            <w:rPr>
              <w:rtl/>
            </w:rPr>
          </w:rPrChange>
        </w:rPr>
        <w:t xml:space="preserve">ר</w:t>
      </w:r>
      <w:r>
        <w:rPr>
          <w:rStyle w:val="2fb"/>
          <w:rtl/>
          <w:rPrChange w:id="12442" w:author="מנוע אמוראים" w:date="2026-10-05T16:40:54Z">
            <w:rPr>
              <w:rtl/>
            </w:rPr>
          </w:rPrChange>
        </w:rPr>
        <w:t xml:space="preserve">"</w:t>
      </w:r>
      <w:r>
        <w:rPr>
          <w:rStyle w:val="2fb"/>
          <w:rFonts w:hint="cs"/>
          <w:rtl/>
          <w:rPrChange w:id="12443" w:author="מנוע אמוראים" w:date="2026-10-05T16:40:54Z">
            <w:rPr>
              <w:rFonts w:hint="cs"/>
              <w:rtl/>
            </w:rPr>
          </w:rPrChange>
        </w:rPr>
        <w:t xml:space="preserve">א</w:t>
      </w:r>
      <w:r w:rsidRPr="00C63571">
        <w:rPr>
          <w:rtl/>
        </w:rPr>
        <w:t xml:space="preserve"> למ</w:t>
      </w:r>
      <w:r w:rsidR="00BF1CF6">
        <w:rPr>
          <w:rtl/>
        </w:rPr>
        <w:t>"</w:t>
      </w:r>
      <w:r>
        <w:rPr>
          <w:rFonts w:hint="cs"/>
          <w:rtl/>
        </w:rPr>
        <w:t>ז</w:t>
      </w:r>
      <w:r w:rsidRPr="00C63571">
        <w:rPr>
          <w:rtl/>
        </w:rPr>
        <w:t xml:space="preserve">: </w:t>
      </w:r>
      <w:r>
        <w:rPr>
          <w:rFonts w:hint="cs"/>
          <w:rtl/>
        </w:rPr>
        <w:t xml:space="preserve">אי מצד דגמרת </w:t>
      </w:r>
      <w:r>
        <w:rPr>
          <w:rtl/>
        </w:rPr>
        <w:t>שה שה מפסחים, אי מה להלן</w:t>
      </w:r>
      <w:r w:rsidRPr="00C63571">
        <w:rPr>
          <w:rtl/>
        </w:rPr>
        <w:t xml:space="preserve"> זכר, תמים, ובן שנה, אף כאן </w:t>
      </w:r>
    </w:p>
    <w:p w14:paraId="4F40C137" w14:textId="77777777" w:rsidR="0046556D" w:rsidRDefault="000828F8" w:rsidP="00C62948">
      <w:pPr>
        <w:pStyle w:val="affffb"/>
        <w:rPr>
          <w:rtl/>
        </w:rPr>
      </w:pPr>
      <w:r>
        <w:rPr>
          <w:rtl/>
        </w:rPr>
        <w:t>-</w:t>
      </w:r>
      <w:r w:rsidRPr="00A71A5E">
        <w:rPr>
          <w:rStyle w:val="afffff0"/>
          <w:rtl/>
        </w:rPr>
        <w:t xml:space="preserve"> </w:t>
      </w:r>
      <w:r w:rsidR="00BD6C4F" w:rsidRPr="00A71A5E">
        <w:rPr>
          <w:rStyle w:val="afffff0"/>
          <w:rFonts w:hint="cs"/>
          <w:rtl/>
        </w:rPr>
        <w:t>'</w:t>
      </w:r>
      <w:r w:rsidR="00BD6C4F" w:rsidRPr="00A71A5E">
        <w:rPr>
          <w:rStyle w:val="afffff0"/>
          <w:rtl/>
        </w:rPr>
        <w:t>תפדה תפדה</w:t>
      </w:r>
      <w:r w:rsidR="00BD6C4F" w:rsidRPr="00A71A5E">
        <w:rPr>
          <w:rStyle w:val="afffff0"/>
          <w:rFonts w:hint="cs"/>
          <w:rtl/>
        </w:rPr>
        <w:t>'</w:t>
      </w:r>
      <w:r w:rsidR="00BD6C4F" w:rsidRPr="00A71A5E">
        <w:rPr>
          <w:rStyle w:val="afffff0"/>
          <w:rtl/>
        </w:rPr>
        <w:t xml:space="preserve"> </w:t>
      </w:r>
      <w:r w:rsidR="00BD6C4F" w:rsidRPr="00C63571">
        <w:rPr>
          <w:rtl/>
        </w:rPr>
        <w:t xml:space="preserve">ריבה, </w:t>
      </w:r>
      <w:r w:rsidR="00BD6C4F">
        <w:rPr>
          <w:rFonts w:hint="cs"/>
          <w:rtl/>
        </w:rPr>
        <w:t xml:space="preserve">ולאו לכל מילי דאכתי כתיב שה שה </w:t>
      </w:r>
    </w:p>
    <w:p w14:paraId="0241453C" w14:textId="77777777" w:rsidR="0046556D" w:rsidRDefault="0046556D" w:rsidP="00BD6C4F">
      <w:pPr>
        <w:rPr>
          <w:rtl/>
        </w:rPr>
      </w:pPr>
    </w:p>
    <w:p w14:paraId="1D09B1A4" w14:textId="77777777" w:rsidR="0046556D" w:rsidRDefault="00BD6C4F" w:rsidP="00BD6C4F">
      <w:pPr>
        <w:rPr>
          <w:rtl/>
        </w:rPr>
      </w:pPr>
      <w:r w:rsidRPr="00C63571">
        <w:rPr>
          <w:rtl/>
        </w:rPr>
        <w:t xml:space="preserve">• </w:t>
      </w:r>
      <w:r w:rsidRPr="005303E6">
        <w:rPr>
          <w:b/>
          <w:bCs/>
          <w:rtl/>
        </w:rPr>
        <w:t>איבעיא להו</w:t>
      </w:r>
      <w:r w:rsidRPr="00C63571">
        <w:rPr>
          <w:rtl/>
        </w:rPr>
        <w:t xml:space="preserve">: מהו למנות בו ראשון ושני? </w:t>
      </w:r>
    </w:p>
    <w:p w14:paraId="17F0A5D1" w14:textId="77777777" w:rsidR="0046556D" w:rsidRDefault="00BD6C4F" w:rsidP="00BD6C4F">
      <w:pPr>
        <w:rPr>
          <w:rtl/>
        </w:rPr>
      </w:pPr>
      <w:r>
        <w:rPr>
          <w:rStyle w:val="2fb"/>
          <w:rFonts w:hint="cs"/>
          <w:b/>
          <w:bCs/>
          <w:rtl/>
          <w:rPrChange w:id="12444" w:author="מנוע אמוראים" w:date="2026-10-05T16:40:54Z">
            <w:rPr>
              <w:rFonts w:hint="cs"/>
              <w:b/>
              <w:bCs/>
              <w:rtl/>
            </w:rPr>
          </w:rPrChange>
        </w:rPr>
        <w:t xml:space="preserve">רי</w:t>
      </w:r>
      <w:r>
        <w:rPr>
          <w:rStyle w:val="2fb"/>
          <w:b/>
          <w:bCs/>
          <w:rtl/>
          <w:rPrChange w:id="12445" w:author="מנוע אמוראים" w:date="2026-10-05T16:40:54Z">
            <w:rPr>
              <w:b/>
              <w:bCs/>
              <w:rtl/>
            </w:rPr>
          </w:rPrChange>
        </w:rPr>
        <w:t xml:space="preserve">"</w:t>
      </w:r>
      <w:r>
        <w:rPr>
          <w:rStyle w:val="2fb"/>
          <w:rFonts w:hint="cs"/>
          <w:b/>
          <w:bCs/>
          <w:rtl/>
          <w:rPrChange w:id="12446" w:author="מנוע אמוראים" w:date="2026-10-05T16:40:54Z">
            <w:rPr>
              <w:rFonts w:hint="cs"/>
              <w:b/>
              <w:bCs/>
              <w:rtl/>
            </w:rPr>
          </w:rPrChange>
        </w:rPr>
        <w:t xml:space="preserve">ו</w:t>
      </w:r>
      <w:r>
        <w:rPr>
          <w:rtl/>
        </w:rPr>
        <w:t>: מונין בו ראשון ושני,</w:t>
      </w:r>
      <w:r>
        <w:rPr>
          <w:rFonts w:hint="cs"/>
          <w:rtl/>
        </w:rPr>
        <w:t xml:space="preserve">  </w:t>
      </w:r>
      <w:r>
        <w:rPr>
          <w:rStyle w:val="2fb"/>
          <w:rFonts w:hint="cs"/>
          <w:rtl/>
          <w:rPrChange w:id="12447" w:author="מנוע אמוראים" w:date="2026-10-05T16:40:54Z">
            <w:rPr>
              <w:rFonts w:hint="cs"/>
              <w:rtl/>
            </w:rPr>
          </w:rPrChange>
        </w:rPr>
        <w:t xml:space="preserve">רשב</w:t>
      </w:r>
      <w:r>
        <w:rPr>
          <w:rStyle w:val="2fb"/>
          <w:rtl/>
          <w:rPrChange w:id="12448" w:author="מנוע אמוראים" w:date="2026-10-05T16:40:54Z">
            <w:rPr>
              <w:rtl/>
            </w:rPr>
          </w:rPrChange>
        </w:rPr>
        <w:t xml:space="preserve">"</w:t>
      </w:r>
      <w:r>
        <w:rPr>
          <w:rStyle w:val="2fb"/>
          <w:rFonts w:hint="cs"/>
          <w:rtl/>
          <w:rPrChange w:id="12449" w:author="מנוע אמוראים" w:date="2026-10-05T16:40:54Z">
            <w:rPr>
              <w:rFonts w:hint="cs"/>
              <w:rtl/>
            </w:rPr>
          </w:rPrChange>
        </w:rPr>
        <w:t xml:space="preserve">ל</w:t>
      </w:r>
      <w:r>
        <w:rPr>
          <w:rFonts w:hint="cs"/>
          <w:rtl/>
        </w:rPr>
        <w:t xml:space="preserve">:</w:t>
      </w:r>
      <w:r w:rsidRPr="00C63571">
        <w:rPr>
          <w:rtl/>
        </w:rPr>
        <w:t xml:space="preserve"> אין מונין בו ראשון ושני, נעשה כאגוז המתקשקש בקליפתו, </w:t>
      </w:r>
    </w:p>
    <w:p w14:paraId="0616071D" w14:textId="77777777" w:rsidR="0046556D" w:rsidRDefault="00BD6C4F" w:rsidP="00BD6C4F">
      <w:pPr>
        <w:rPr>
          <w:rtl/>
        </w:rPr>
      </w:pPr>
      <w:r>
        <w:rPr>
          <w:rtl/>
        </w:rPr>
        <w:t xml:space="preserve">איתיביה </w:t>
      </w:r>
      <w:r>
        <w:rPr>
          <w:rStyle w:val="2fb"/>
          <w:rtl/>
          <w:rPrChange w:id="12450" w:author="מנוע אמוראים" w:date="2026-10-05T16:40:54Z">
            <w:rPr>
              <w:rtl/>
            </w:rPr>
          </w:rPrChange>
        </w:rPr>
        <w:t xml:space="preserve">ר"ש</w:t>
      </w:r>
      <w:r>
        <w:rPr>
          <w:rtl/>
        </w:rPr>
        <w:t xml:space="preserve"> בן לקיש </w:t>
      </w:r>
      <w:r>
        <w:rPr>
          <w:rStyle w:val="2fb"/>
          <w:rtl/>
          <w:rPrChange w:id="12451" w:author="מנוע אמוראים" w:date="2026-10-05T16:40:54Z">
            <w:rPr>
              <w:rtl/>
            </w:rPr>
          </w:rPrChange>
        </w:rPr>
        <w:t xml:space="preserve">ל</w:t>
      </w:r>
      <w:r>
        <w:rPr>
          <w:rStyle w:val="2fb"/>
          <w:rtl/>
          <w:rPrChange w:id="12452" w:author="מנוע אמוראים" w:date="2026-10-05T16:40:54Z">
            <w:rPr>
              <w:rtl/>
            </w:rPr>
          </w:rPrChange>
        </w:rPr>
        <w:t xml:space="preserve">רי"ו</w:t>
      </w:r>
      <w:r w:rsidRPr="00C63571">
        <w:rPr>
          <w:rtl/>
        </w:rPr>
        <w:t xml:space="preserve">: </w:t>
      </w:r>
      <w:r>
        <w:rPr>
          <w:rStyle w:val="2fb"/>
          <w:rFonts w:hint="cs"/>
          <w:rtl/>
          <w:rPrChange w:id="12453" w:author="מנוע אמוראים" w:date="2026-10-05T16:40:54Z">
            <w:rPr>
              <w:rFonts w:hint="cs"/>
              <w:rtl/>
            </w:rPr>
          </w:rPrChange>
        </w:rPr>
        <w:t xml:space="preserve">לר</w:t>
      </w:r>
      <w:r>
        <w:rPr>
          <w:rStyle w:val="2fb"/>
          <w:rtl/>
          <w:rPrChange w:id="12454" w:author="מנוע אמוראים" w:date="2026-10-05T16:40:54Z">
            <w:rPr>
              <w:rtl/>
            </w:rPr>
          </w:rPrChange>
        </w:rPr>
        <w:t xml:space="preserve">"</w:t>
      </w:r>
      <w:r>
        <w:rPr>
          <w:rStyle w:val="2fb"/>
          <w:rFonts w:hint="cs"/>
          <w:rtl/>
          <w:rPrChange w:id="12455" w:author="מנוע אמוראים" w:date="2026-10-05T16:40:54Z">
            <w:rPr>
              <w:rFonts w:hint="cs"/>
              <w:rtl/>
            </w:rPr>
          </w:rPrChange>
        </w:rPr>
        <w:t xml:space="preserve">מ</w:t>
      </w:r>
      <w:r>
        <w:rPr>
          <w:rFonts w:hint="cs"/>
          <w:rtl/>
        </w:rPr>
        <w:t xml:space="preserve">: </w:t>
      </w:r>
      <w:r w:rsidRPr="00C63571">
        <w:rPr>
          <w:rtl/>
        </w:rPr>
        <w:t xml:space="preserve">הבשר מגע נבלה, </w:t>
      </w:r>
    </w:p>
    <w:p w14:paraId="161BA241" w14:textId="77777777" w:rsidR="0046556D" w:rsidRDefault="00BD6C4F" w:rsidP="00BD6C4F">
      <w:pPr>
        <w:rPr>
          <w:rtl/>
        </w:rPr>
      </w:pPr>
      <w:r w:rsidRPr="00C63571">
        <w:rPr>
          <w:rtl/>
        </w:rPr>
        <w:t xml:space="preserve">וחכ"א: מגע טרפה שחוטה, </w:t>
      </w:r>
    </w:p>
    <w:p w14:paraId="3D2C4C5D" w14:textId="77777777" w:rsidR="0046556D" w:rsidRDefault="00BD6C4F" w:rsidP="00BD6C4F">
      <w:pPr>
        <w:rPr>
          <w:rtl/>
        </w:rPr>
      </w:pPr>
      <w:r>
        <w:rPr>
          <w:rStyle w:val="2fb"/>
          <w:rFonts w:hint="cs"/>
          <w:rtl/>
          <w:rPrChange w:id="12456" w:author="מנוע אמוראים" w:date="2026-10-05T16:40:54Z">
            <w:rPr>
              <w:rFonts w:hint="cs"/>
              <w:rtl/>
            </w:rPr>
          </w:rPrChange>
        </w:rPr>
        <w:t xml:space="preserve">רשב</w:t>
      </w:r>
      <w:r>
        <w:rPr>
          <w:rStyle w:val="2fb"/>
          <w:rtl/>
          <w:rPrChange w:id="12457" w:author="מנוע אמוראים" w:date="2026-10-05T16:40:54Z">
            <w:rPr>
              <w:rtl/>
            </w:rPr>
          </w:rPrChange>
        </w:rPr>
        <w:t xml:space="preserve">"</w:t>
      </w:r>
      <w:r>
        <w:rPr>
          <w:rStyle w:val="2fb"/>
          <w:rFonts w:hint="cs"/>
          <w:rtl/>
          <w:rPrChange w:id="12458" w:author="מנוע אמוראים" w:date="2026-10-05T16:40:54Z">
            <w:rPr>
              <w:rFonts w:hint="cs"/>
              <w:rtl/>
            </w:rPr>
          </w:rPrChange>
        </w:rPr>
        <w:t xml:space="preserve">ל</w:t>
      </w:r>
      <w:r>
        <w:rPr>
          <w:rFonts w:hint="cs"/>
          <w:rtl/>
        </w:rPr>
        <w:t xml:space="preserve"> ד</w:t>
      </w:r>
      <w:r w:rsidRPr="00C63571">
        <w:rPr>
          <w:rtl/>
        </w:rPr>
        <w:t xml:space="preserve">חד גופא הוא, היינו דאיתכשר בדמא דאמיה, </w:t>
      </w:r>
      <w:r>
        <w:rPr>
          <w:rStyle w:val="2fb"/>
          <w:rFonts w:hint="cs"/>
          <w:rtl/>
          <w:rPrChange w:id="12459" w:author="מנוע אמוראים" w:date="2026-10-05T16:40:54Z">
            <w:rPr>
              <w:rFonts w:hint="cs"/>
              <w:rtl/>
            </w:rPr>
          </w:rPrChange>
        </w:rPr>
        <w:t xml:space="preserve">ולר</w:t>
      </w:r>
      <w:r>
        <w:rPr>
          <w:rStyle w:val="2fb"/>
          <w:rtl/>
          <w:rPrChange w:id="12460" w:author="מנוע אמוראים" w:date="2026-10-05T16:40:54Z">
            <w:rPr>
              <w:rtl/>
            </w:rPr>
          </w:rPrChange>
        </w:rPr>
        <w:t xml:space="preserve">"</w:t>
      </w:r>
      <w:r>
        <w:rPr>
          <w:rStyle w:val="2fb"/>
          <w:rFonts w:hint="cs"/>
          <w:rtl/>
          <w:rPrChange w:id="12461" w:author="מנוע אמוראים" w:date="2026-10-05T16:40:54Z">
            <w:rPr>
              <w:rFonts w:hint="cs"/>
              <w:rtl/>
            </w:rPr>
          </w:rPrChange>
        </w:rPr>
        <w:t xml:space="preserve">י</w:t>
      </w:r>
      <w:r>
        <w:rPr>
          <w:rFonts w:hint="cs"/>
          <w:rtl/>
        </w:rPr>
        <w:t xml:space="preserve"> איתכשר</w:t>
      </w:r>
      <w:r>
        <w:rPr>
          <w:rtl/>
        </w:rPr>
        <w:t xml:space="preserve"> בשחיטה, </w:t>
      </w:r>
      <w:r>
        <w:rPr>
          <w:rStyle w:val="2fb"/>
          <w:rtl/>
          <w:rPrChange w:id="12462" w:author="מנוע אמוראים" w:date="2026-10-05T16:40:54Z">
            <w:rPr>
              <w:rtl/>
            </w:rPr>
          </w:rPrChange>
        </w:rPr>
        <w:t xml:space="preserve">וכר"ש</w:t>
      </w:r>
      <w:r>
        <w:rPr>
          <w:rtl/>
        </w:rPr>
        <w:t xml:space="preserve">, </w:t>
      </w:r>
    </w:p>
    <w:p w14:paraId="677A60D4" w14:textId="77777777" w:rsidR="0046556D" w:rsidRDefault="00BD6C4F" w:rsidP="00BD6C4F">
      <w:pPr>
        <w:rPr>
          <w:rtl/>
        </w:rPr>
      </w:pPr>
      <w:r w:rsidRPr="00C63571">
        <w:rPr>
          <w:rtl/>
        </w:rPr>
        <w:t xml:space="preserve">איתיביה </w:t>
      </w:r>
      <w:r>
        <w:rPr>
          <w:rStyle w:val="2fb"/>
          <w:rtl/>
          <w:rPrChange w:id="12463" w:author="מנוע אמוראים" w:date="2026-10-05T16:40:54Z">
            <w:rPr>
              <w:rtl/>
            </w:rPr>
          </w:rPrChange>
        </w:rPr>
        <w:t xml:space="preserve">רי"ו</w:t>
      </w:r>
      <w:r>
        <w:rPr>
          <w:rtl/>
        </w:rPr>
        <w:t xml:space="preserve"> </w:t>
      </w:r>
      <w:r>
        <w:rPr>
          <w:rStyle w:val="2fb"/>
          <w:rtl/>
          <w:rPrChange w:id="12464" w:author="מנוע אמוראים" w:date="2026-10-05T16:40:54Z">
            <w:rPr>
              <w:rtl/>
            </w:rPr>
          </w:rPrChange>
        </w:rPr>
        <w:t xml:space="preserve">לר</w:t>
      </w:r>
      <w:r>
        <w:rPr>
          <w:rStyle w:val="2fb"/>
          <w:rFonts w:hint="cs"/>
          <w:rtl/>
          <w:rPrChange w:id="12465" w:author="מנוע אמוראים" w:date="2026-10-05T16:40:54Z">
            <w:rPr>
              <w:rFonts w:hint="cs"/>
              <w:rtl/>
            </w:rPr>
          </w:rPrChange>
        </w:rPr>
        <w:t xml:space="preserve">שב</w:t>
      </w:r>
      <w:r>
        <w:rPr>
          <w:rStyle w:val="2fb"/>
          <w:rtl/>
          <w:rPrChange w:id="12466" w:author="מנוע אמוראים" w:date="2026-10-05T16:40:54Z">
            <w:rPr>
              <w:rtl/>
            </w:rPr>
          </w:rPrChange>
        </w:rPr>
        <w:t xml:space="preserve">"</w:t>
      </w:r>
      <w:r>
        <w:rPr>
          <w:rStyle w:val="2fb"/>
          <w:rFonts w:hint="cs"/>
          <w:rtl/>
          <w:rPrChange w:id="12467" w:author="מנוע אמוראים" w:date="2026-10-05T16:40:54Z">
            <w:rPr>
              <w:rFonts w:hint="cs"/>
              <w:rtl/>
            </w:rPr>
          </w:rPrChange>
        </w:rPr>
        <w:t xml:space="preserve">ל</w:t>
      </w:r>
      <w:r w:rsidRPr="00C63571">
        <w:rPr>
          <w:rtl/>
        </w:rPr>
        <w:t xml:space="preserve">: עבר בנהר - הוכשר, הלך לבית הקברות - נטמא, </w:t>
      </w:r>
    </w:p>
    <w:p w14:paraId="5CE18512" w14:textId="77777777" w:rsidR="0046556D" w:rsidRDefault="00BD6C4F" w:rsidP="00BD6C4F">
      <w:pPr>
        <w:rPr>
          <w:rtl/>
        </w:rPr>
      </w:pPr>
      <w:r w:rsidRPr="00C63571">
        <w:rPr>
          <w:rtl/>
        </w:rPr>
        <w:t>לדידי</w:t>
      </w:r>
      <w:r>
        <w:rPr>
          <w:rFonts w:hint="cs"/>
          <w:rtl/>
        </w:rPr>
        <w:t>:</w:t>
      </w:r>
      <w:r w:rsidRPr="00C63571">
        <w:rPr>
          <w:rtl/>
        </w:rPr>
        <w:t xml:space="preserve"> דתרי גופי נינהו </w:t>
      </w:r>
      <w:r>
        <w:rPr>
          <w:rtl/>
        </w:rPr>
        <w:t>–</w:t>
      </w:r>
      <w:r w:rsidRPr="00C63571">
        <w:rPr>
          <w:rtl/>
        </w:rPr>
        <w:t xml:space="preserve"> מש</w:t>
      </w:r>
      <w:r w:rsidR="00BF1CF6">
        <w:rPr>
          <w:rtl/>
        </w:rPr>
        <w:t>"</w:t>
      </w:r>
      <w:r>
        <w:rPr>
          <w:rFonts w:hint="cs"/>
          <w:rtl/>
        </w:rPr>
        <w:t>ה</w:t>
      </w:r>
      <w:r w:rsidRPr="00C63571">
        <w:rPr>
          <w:rtl/>
        </w:rPr>
        <w:t xml:space="preserve"> </w:t>
      </w:r>
      <w:r>
        <w:rPr>
          <w:rFonts w:hint="cs"/>
          <w:rtl/>
        </w:rPr>
        <w:t xml:space="preserve">רק אם </w:t>
      </w:r>
      <w:r w:rsidRPr="00C63571">
        <w:rPr>
          <w:rtl/>
        </w:rPr>
        <w:t xml:space="preserve">הוכשר </w:t>
      </w:r>
    </w:p>
    <w:p w14:paraId="52BAFE7F" w14:textId="77777777" w:rsidR="0046556D" w:rsidRDefault="00BD6C4F" w:rsidP="00BD6C4F">
      <w:pPr>
        <w:rPr>
          <w:rtl/>
        </w:rPr>
      </w:pPr>
      <w:r>
        <w:rPr>
          <w:rStyle w:val="2fb"/>
          <w:rFonts w:hint="cs"/>
          <w:rtl/>
          <w:rPrChange w:id="12468" w:author="מנוע אמוראים" w:date="2026-10-05T16:40:54Z">
            <w:rPr>
              <w:rFonts w:hint="cs"/>
              <w:rtl/>
            </w:rPr>
          </w:rPrChange>
        </w:rPr>
        <w:t xml:space="preserve">לר</w:t>
      </w:r>
      <w:r>
        <w:rPr>
          <w:rStyle w:val="2fb"/>
          <w:rtl/>
          <w:rPrChange w:id="12469" w:author="מנוע אמוראים" w:date="2026-10-05T16:40:54Z">
            <w:rPr>
              <w:rtl/>
            </w:rPr>
          </w:rPrChange>
        </w:rPr>
        <w:t xml:space="preserve">"</w:t>
      </w:r>
      <w:r>
        <w:rPr>
          <w:rStyle w:val="2fb"/>
          <w:rFonts w:hint="cs"/>
          <w:rtl/>
          <w:rPrChange w:id="12470" w:author="מנוע אמוראים" w:date="2026-10-05T16:40:54Z">
            <w:rPr>
              <w:rFonts w:hint="cs"/>
              <w:rtl/>
            </w:rPr>
          </w:rPrChange>
        </w:rPr>
        <w:t xml:space="preserve">ל</w:t>
      </w:r>
      <w:r>
        <w:rPr>
          <w:rFonts w:hint="cs"/>
          <w:rtl/>
        </w:rPr>
        <w:t xml:space="preserve">: אפי' </w:t>
      </w:r>
      <w:r w:rsidRPr="00C63571">
        <w:rPr>
          <w:rtl/>
        </w:rPr>
        <w:t xml:space="preserve">חד גופא הוא, </w:t>
      </w:r>
      <w:r>
        <w:rPr>
          <w:rFonts w:hint="cs"/>
          <w:rtl/>
        </w:rPr>
        <w:t xml:space="preserve">לא הוכשר בדם אמו שמיירי בשחיטה יבשה ודלא </w:t>
      </w:r>
      <w:r>
        <w:rPr>
          <w:rStyle w:val="2fb"/>
          <w:rFonts w:hint="cs"/>
          <w:rtl/>
          <w:rPrChange w:id="12471" w:author="מנוע אמוראים" w:date="2026-10-05T16:40:54Z">
            <w:rPr>
              <w:rFonts w:hint="cs"/>
              <w:rtl/>
            </w:rPr>
          </w:rPrChange>
        </w:rPr>
        <w:t xml:space="preserve">כר</w:t>
      </w:r>
      <w:r>
        <w:rPr>
          <w:rStyle w:val="2fb"/>
          <w:rtl/>
          <w:rPrChange w:id="12472" w:author="מנוע אמוראים" w:date="2026-10-05T16:40:54Z">
            <w:rPr>
              <w:rtl/>
            </w:rPr>
          </w:rPrChange>
        </w:rPr>
        <w:t xml:space="preserve">"</w:t>
      </w:r>
      <w:r>
        <w:rPr>
          <w:rStyle w:val="2fb"/>
          <w:rFonts w:hint="cs"/>
          <w:rtl/>
          <w:rPrChange w:id="12473" w:author="מנוע אמוראים" w:date="2026-10-05T16:40:54Z">
            <w:rPr>
              <w:rFonts w:hint="cs"/>
              <w:rtl/>
            </w:rPr>
          </w:rPrChange>
        </w:rPr>
        <w:t xml:space="preserve">ש</w:t>
      </w:r>
      <w:r>
        <w:rPr>
          <w:rFonts w:hint="cs"/>
          <w:rtl/>
        </w:rPr>
        <w:t xml:space="preserve"> </w:t>
      </w:r>
    </w:p>
    <w:p w14:paraId="6AC22ABF" w14:textId="77777777" w:rsidR="00BD6C4F" w:rsidRPr="003D23F5" w:rsidRDefault="00BD6C4F" w:rsidP="00F07436">
      <w:pPr>
        <w:pStyle w:val="afff3"/>
        <w:framePr w:wrap="around"/>
        <w:rPr>
          <w:rtl/>
        </w:rPr>
      </w:pPr>
      <w:r w:rsidRPr="003D23F5">
        <w:rPr>
          <w:rFonts w:hint="cs"/>
          <w:rtl/>
        </w:rPr>
        <w:t>עה.</w:t>
      </w:r>
    </w:p>
    <w:p w14:paraId="35EECEB5" w14:textId="77777777" w:rsidR="0046556D" w:rsidRDefault="00BD6C4F" w:rsidP="00BD6C4F">
      <w:pPr>
        <w:rPr>
          <w:rtl/>
        </w:rPr>
      </w:pPr>
      <w:r w:rsidRPr="00C63571">
        <w:rPr>
          <w:rtl/>
        </w:rPr>
        <w:t xml:space="preserve">• </w:t>
      </w:r>
      <w:r>
        <w:rPr>
          <w:rtl/>
        </w:rPr>
        <w:t xml:space="preserve">מאן תנא: עבר בנהר הוכשר, הלך לבית הקברות </w:t>
      </w:r>
      <w:r w:rsidRPr="00C63571">
        <w:rPr>
          <w:rtl/>
        </w:rPr>
        <w:t xml:space="preserve">נטמא? </w:t>
      </w:r>
    </w:p>
    <w:p w14:paraId="257CD01F" w14:textId="77777777" w:rsidR="0046556D" w:rsidRDefault="00BD6C4F" w:rsidP="00BD6C4F">
      <w:pPr>
        <w:rPr>
          <w:rtl/>
        </w:rPr>
      </w:pPr>
      <w:r>
        <w:rPr>
          <w:rStyle w:val="2fb"/>
          <w:rtl/>
          <w:rPrChange w:id="12474" w:author="מנוע אמוראים" w:date="2026-10-05T16:40:54Z">
            <w:rPr>
              <w:rtl/>
            </w:rPr>
          </w:rPrChange>
        </w:rPr>
        <w:t xml:space="preserve">א</w:t>
      </w:r>
      <w:r>
        <w:rPr>
          <w:rStyle w:val="2fb"/>
          <w:rtl/>
          <w:rPrChange w:id="12475" w:author="מנוע אמוראים" w:date="2026-10-05T16:40:54Z">
            <w:rPr>
              <w:rtl/>
            </w:rPr>
          </w:rPrChange>
        </w:rPr>
        <w:t xml:space="preserve">רי"ו</w:t>
      </w:r>
      <w:r>
        <w:rPr>
          <w:rtl/>
        </w:rPr>
        <w:t xml:space="preserve">: </w:t>
      </w:r>
      <w:r>
        <w:rPr>
          <w:rStyle w:val="2fb"/>
          <w:rtl/>
          <w:rPrChange w:id="12476" w:author="מנוע אמוראים" w:date="2026-10-05T16:40:54Z">
            <w:rPr>
              <w:rtl/>
            </w:rPr>
          </w:rPrChange>
        </w:rPr>
        <w:t xml:space="preserve">ר</w:t>
      </w:r>
      <w:r>
        <w:rPr>
          <w:rStyle w:val="2fb"/>
          <w:rFonts w:hint="cs"/>
          <w:rtl/>
          <w:rPrChange w:id="12477" w:author="מנוע אמוראים" w:date="2026-10-05T16:40:54Z">
            <w:rPr>
              <w:rFonts w:hint="cs"/>
              <w:rtl/>
            </w:rPr>
          </w:rPrChange>
        </w:rPr>
        <w:t xml:space="preserve">יה</w:t>
      </w:r>
      <w:r>
        <w:rPr>
          <w:rStyle w:val="2fb"/>
          <w:rtl/>
          <w:rPrChange w:id="12478" w:author="מנוע אמוראים" w:date="2026-10-05T16:40:54Z">
            <w:rPr>
              <w:rtl/>
            </w:rPr>
          </w:rPrChange>
        </w:rPr>
        <w:t xml:space="preserve">"</w:t>
      </w:r>
      <w:r>
        <w:rPr>
          <w:rStyle w:val="2fb"/>
          <w:rFonts w:hint="cs"/>
          <w:rtl/>
          <w:rPrChange w:id="12479" w:author="מנוע אמוראים" w:date="2026-10-05T16:40:54Z">
            <w:rPr>
              <w:rFonts w:hint="cs"/>
              <w:rtl/>
            </w:rPr>
          </w:rPrChange>
        </w:rPr>
        <w:t xml:space="preserve">ג</w:t>
      </w:r>
      <w:r>
        <w:rPr>
          <w:rFonts w:hint="cs"/>
          <w:rtl/>
        </w:rPr>
        <w:t xml:space="preserve"> </w:t>
      </w:r>
      <w:r w:rsidRPr="00C63571">
        <w:rPr>
          <w:rtl/>
        </w:rPr>
        <w:t xml:space="preserve">היא דתניא, </w:t>
      </w:r>
      <w:r>
        <w:rPr>
          <w:rStyle w:val="2fb"/>
          <w:rtl/>
          <w:rPrChange w:id="12480" w:author="מנוע אמוראים" w:date="2026-10-05T16:40:54Z">
            <w:rPr>
              <w:rtl/>
            </w:rPr>
          </w:rPrChange>
        </w:rPr>
        <w:t xml:space="preserve">רשב"א</w:t>
      </w:r>
      <w:r w:rsidRPr="00C63571">
        <w:rPr>
          <w:rtl/>
        </w:rPr>
        <w:t xml:space="preserve"> </w:t>
      </w:r>
      <w:r>
        <w:rPr>
          <w:rStyle w:val="2fb"/>
          <w:rFonts w:hint="cs"/>
          <w:rtl/>
          <w:rPrChange w:id="12481" w:author="מנוע אמוראים" w:date="2026-10-05T16:40:54Z">
            <w:rPr>
              <w:rFonts w:hint="cs"/>
              <w:rtl/>
            </w:rPr>
          </w:rPrChange>
        </w:rPr>
        <w:t xml:space="preserve">מריה</w:t>
      </w:r>
      <w:r>
        <w:rPr>
          <w:rStyle w:val="2fb"/>
          <w:rtl/>
          <w:rPrChange w:id="12482" w:author="מנוע אמוראים" w:date="2026-10-05T16:40:54Z">
            <w:rPr>
              <w:rtl/>
            </w:rPr>
          </w:rPrChange>
        </w:rPr>
        <w:t xml:space="preserve">"</w:t>
      </w:r>
      <w:r>
        <w:rPr>
          <w:rStyle w:val="2fb"/>
          <w:rFonts w:hint="cs"/>
          <w:rtl/>
          <w:rPrChange w:id="12483" w:author="מנוע אמוראים" w:date="2026-10-05T16:40:54Z">
            <w:rPr>
              <w:rFonts w:hint="cs"/>
              <w:rtl/>
            </w:rPr>
          </w:rPrChange>
        </w:rPr>
        <w:t xml:space="preserve">ג</w:t>
      </w:r>
      <w:r w:rsidRPr="00C63571">
        <w:rPr>
          <w:rtl/>
        </w:rPr>
        <w:t xml:space="preserve">: מטמא טומאת אוכלים, וצריך הכשר, </w:t>
      </w:r>
    </w:p>
    <w:p w14:paraId="4048EAFC" w14:textId="77777777" w:rsidR="0046556D" w:rsidRDefault="00BD6C4F" w:rsidP="00BD6C4F">
      <w:pPr>
        <w:rPr>
          <w:rtl/>
        </w:rPr>
      </w:pPr>
      <w:r>
        <w:rPr>
          <w:rFonts w:hint="cs"/>
          <w:rtl/>
        </w:rPr>
        <w:t>וחכ</w:t>
      </w:r>
      <w:r w:rsidR="00BF1CF6">
        <w:rPr>
          <w:rtl/>
        </w:rPr>
        <w:t>"</w:t>
      </w:r>
      <w:r>
        <w:rPr>
          <w:rFonts w:hint="cs"/>
          <w:rtl/>
        </w:rPr>
        <w:t>א</w:t>
      </w:r>
      <w:r w:rsidRPr="00C63571">
        <w:rPr>
          <w:rtl/>
        </w:rPr>
        <w:t>: אינו מטמא טומאת אוכלין, מפני שהוא חי, וכל שהוא חי אינו מטמא טומאת אוכלין.</w:t>
      </w:r>
    </w:p>
    <w:p w14:paraId="486BA874" w14:textId="77777777" w:rsidR="0046556D" w:rsidRDefault="00BD6C4F" w:rsidP="00BD6C4F">
      <w:pPr>
        <w:rPr>
          <w:rtl/>
        </w:rPr>
      </w:pPr>
      <w:r>
        <w:rPr>
          <w:rStyle w:val="2fb"/>
          <w:rtl/>
          <w:rPrChange w:id="12484" w:author="מנוע אמוראים" w:date="2026-10-05T16:40:54Z">
            <w:rPr>
              <w:rtl/>
            </w:rPr>
          </w:rPrChange>
        </w:rPr>
        <w:t xml:space="preserve">ורי"ו</w:t>
      </w:r>
      <w:r>
        <w:rPr>
          <w:rtl/>
        </w:rPr>
        <w:t xml:space="preserve"> לטעמיה </w:t>
      </w:r>
      <w:r>
        <w:rPr>
          <w:rStyle w:val="2fb"/>
          <w:rtl/>
          <w:rPrChange w:id="12485" w:author="מנוע אמוראים" w:date="2026-10-05T16:40:54Z">
            <w:rPr>
              <w:rtl/>
            </w:rPr>
          </w:rPrChange>
        </w:rPr>
        <w:t xml:space="preserve">דא</w:t>
      </w:r>
      <w:r>
        <w:rPr>
          <w:rStyle w:val="2fb"/>
          <w:rtl/>
          <w:rPrChange w:id="12486" w:author="מנוע אמוראים" w:date="2026-10-05T16:40:54Z">
            <w:rPr>
              <w:rtl/>
            </w:rPr>
          </w:rPrChange>
        </w:rPr>
        <w:t xml:space="preserve">רי"ו</w:t>
      </w:r>
      <w:r w:rsidRPr="00C63571">
        <w:rPr>
          <w:rtl/>
        </w:rPr>
        <w:t>: רבי יוסי הגלילי וב"ש אמרו דבר אחד;</w:t>
      </w:r>
    </w:p>
    <w:p w14:paraId="652A3AFC" w14:textId="77777777" w:rsidR="0046556D" w:rsidRDefault="00BD6C4F" w:rsidP="00BD6C4F">
      <w:pPr>
        <w:rPr>
          <w:rtl/>
        </w:rPr>
      </w:pPr>
      <w:r w:rsidRPr="00C63571">
        <w:rPr>
          <w:rtl/>
        </w:rPr>
        <w:t>רב</w:t>
      </w:r>
      <w:r>
        <w:rPr>
          <w:rtl/>
        </w:rPr>
        <w:t xml:space="preserve">י יוסי הגלילי - הא דאמרן, ב"ש </w:t>
      </w:r>
      <w:r w:rsidRPr="00C63571">
        <w:rPr>
          <w:rtl/>
        </w:rPr>
        <w:t xml:space="preserve">דתנן: דגים מאימתי מקבלין טומאה? </w:t>
      </w:r>
    </w:p>
    <w:p w14:paraId="2025D560" w14:textId="77777777" w:rsidR="0046556D" w:rsidRDefault="00BD6C4F" w:rsidP="00BD6C4F">
      <w:pPr>
        <w:rPr>
          <w:rtl/>
        </w:rPr>
      </w:pPr>
      <w:r w:rsidRPr="002F33EF">
        <w:rPr>
          <w:rFonts w:hint="cs"/>
          <w:b/>
          <w:bCs/>
          <w:rtl/>
        </w:rPr>
        <w:t>ל</w:t>
      </w:r>
      <w:r w:rsidRPr="002F33EF">
        <w:rPr>
          <w:b/>
          <w:bCs/>
          <w:rtl/>
        </w:rPr>
        <w:t>ב</w:t>
      </w:r>
      <w:r>
        <w:rPr>
          <w:rtl/>
        </w:rPr>
        <w:t xml:space="preserve">"ש</w:t>
      </w:r>
      <w:del w:id="21304" w:author="Claude" w:date="2026-10-07T09:24:29Z">
        <w:r>
          <w:rPr>
            <w:rtl/>
          </w:rPr>
          <w:delText xml:space="preserve"> </w:delText>
        </w:r>
      </w:del>
      <w:r w:rsidRPr="00C63571">
        <w:rPr>
          <w:rtl/>
        </w:rPr>
        <w:t xml:space="preserve">: משיצודו, </w:t>
      </w:r>
      <w:r w:rsidRPr="002F33EF">
        <w:rPr>
          <w:b/>
          <w:bCs/>
          <w:rtl/>
        </w:rPr>
        <w:t>ו</w:t>
      </w:r>
      <w:r w:rsidRPr="002F33EF">
        <w:rPr>
          <w:rFonts w:hint="cs"/>
          <w:b/>
          <w:bCs/>
          <w:rtl/>
        </w:rPr>
        <w:t>ל</w:t>
      </w:r>
      <w:r w:rsidRPr="002F33EF">
        <w:rPr>
          <w:b/>
          <w:bCs/>
          <w:rtl/>
        </w:rPr>
        <w:t>ב</w:t>
      </w:r>
      <w:r w:rsidRPr="00C63571">
        <w:rPr>
          <w:rtl/>
        </w:rPr>
        <w:t xml:space="preserve">"ה: משימותו, </w:t>
      </w:r>
      <w:r>
        <w:rPr>
          <w:rStyle w:val="2fb"/>
          <w:rFonts w:hint="cs"/>
          <w:b/>
          <w:bCs/>
          <w:rtl/>
          <w:rPrChange w:id="12487" w:author="מנוע אמוראים" w:date="2026-10-05T16:40:54Z">
            <w:rPr>
              <w:rFonts w:hint="cs"/>
              <w:b/>
              <w:bCs/>
              <w:rtl/>
            </w:rPr>
          </w:rPrChange>
        </w:rPr>
        <w:t xml:space="preserve">ל</w:t>
      </w:r>
      <w:r>
        <w:rPr>
          <w:rStyle w:val="2fb"/>
          <w:b/>
          <w:bCs/>
          <w:rtl/>
          <w:rPrChange w:id="12488" w:author="מנוע אמוראים" w:date="2026-10-05T16:40:54Z">
            <w:rPr>
              <w:b/>
              <w:bCs/>
              <w:rtl/>
            </w:rPr>
          </w:rPrChange>
        </w:rPr>
        <w:t xml:space="preserve">ר</w:t>
      </w:r>
      <w:r>
        <w:rPr>
          <w:rStyle w:val="2fb"/>
          <w:b/>
          <w:bCs/>
          <w:rtl/>
          <w:rPrChange w:id="12489" w:author="מנוע אמוראים" w:date="2026-10-05T16:40:54Z">
            <w:rPr>
              <w:b/>
              <w:bCs/>
              <w:rtl/>
            </w:rPr>
          </w:rPrChange>
        </w:rPr>
        <w:t xml:space="preserve">"</w:t>
      </w:r>
      <w:r>
        <w:rPr>
          <w:rStyle w:val="2fb"/>
          <w:rFonts w:hint="cs"/>
          <w:b/>
          <w:bCs/>
          <w:rtl/>
          <w:rPrChange w:id="12490" w:author="מנוע אמוראים" w:date="2026-10-05T16:40:54Z">
            <w:rPr>
              <w:rFonts w:hint="cs"/>
              <w:b/>
              <w:bCs/>
              <w:rtl/>
            </w:rPr>
          </w:rPrChange>
        </w:rPr>
        <w:t xml:space="preserve">ע</w:t>
      </w:r>
      <w:del w:id="21303" w:author="Claude" w:date="2026-10-07T09:24:29Z">
        <w:r>
          <w:rPr>
            <w:rFonts w:hint="cs"/>
            <w:b/>
            <w:bCs/>
            <w:rtl/>
          </w:rPr>
          <w:delText xml:space="preserve"> </w:delText>
        </w:r>
      </w:del>
      <w:r w:rsidRPr="002F33EF">
        <w:rPr>
          <w:b/>
          <w:bCs/>
          <w:rtl/>
        </w:rPr>
        <w:t>:</w:t>
      </w:r>
      <w:r w:rsidRPr="00C63571">
        <w:rPr>
          <w:rtl/>
        </w:rPr>
        <w:t xml:space="preserve"> משעה שאין יכולין לחיות,</w:t>
      </w:r>
      <w:r>
        <w:rPr>
          <w:rFonts w:hint="cs"/>
          <w:rtl/>
        </w:rPr>
        <w:t xml:space="preserve"> </w:t>
      </w:r>
      <w:r w:rsidRPr="002F33EF">
        <w:rPr>
          <w:rFonts w:hint="cs"/>
          <w:b/>
          <w:bCs/>
          <w:rtl/>
        </w:rPr>
        <w:t xml:space="preserve">ואיכא בנייהו </w:t>
      </w:r>
      <w:r>
        <w:rPr>
          <w:rStyle w:val="2fb"/>
          <w:rFonts w:hint="cs"/>
          <w:rtl/>
          <w:rPrChange w:id="12491" w:author="מנוע אמוראים" w:date="2026-10-05T16:40:54Z">
            <w:rPr>
              <w:rFonts w:hint="cs"/>
              <w:rtl/>
            </w:rPr>
          </w:rPrChange>
        </w:rPr>
        <w:t xml:space="preserve">אר</w:t>
      </w:r>
      <w:r>
        <w:rPr>
          <w:rStyle w:val="2fb"/>
          <w:rtl/>
          <w:rPrChange w:id="12492" w:author="מנוע אמוראים" w:date="2026-10-05T16:40:54Z">
            <w:rPr>
              <w:rtl/>
            </w:rPr>
          </w:rPrChange>
        </w:rPr>
        <w:t xml:space="preserve">י"ו</w:t>
      </w:r>
      <w:r w:rsidRPr="00C63571">
        <w:rPr>
          <w:rtl/>
        </w:rPr>
        <w:t>: דג מקרטע.</w:t>
      </w:r>
    </w:p>
    <w:p w14:paraId="66779911" w14:textId="77777777" w:rsidR="0046556D" w:rsidRDefault="0046556D" w:rsidP="00BD6C4F">
      <w:pPr>
        <w:rPr>
          <w:rtl/>
        </w:rPr>
      </w:pPr>
    </w:p>
    <w:p w14:paraId="15380F2C" w14:textId="77777777" w:rsidR="0046556D" w:rsidRDefault="00BD6C4F" w:rsidP="00BD6C4F">
      <w:pPr>
        <w:rPr>
          <w:b/>
          <w:bCs/>
          <w:rtl/>
        </w:rPr>
      </w:pPr>
      <w:r w:rsidRPr="002F33EF">
        <w:rPr>
          <w:b/>
          <w:bCs/>
          <w:rtl/>
        </w:rPr>
        <w:t xml:space="preserve">• בעי רב חסדא: נולדו בדגים סימני טרפה, מהו? </w:t>
      </w:r>
    </w:p>
    <w:p w14:paraId="22AAD757" w14:textId="77777777" w:rsidR="0046556D" w:rsidRDefault="00BD6C4F" w:rsidP="00BD6C4F">
      <w:pPr>
        <w:rPr>
          <w:rtl/>
        </w:rPr>
      </w:pPr>
      <w:r w:rsidRPr="00C63571">
        <w:rPr>
          <w:rtl/>
        </w:rPr>
        <w:t>תיבעי למ"ד טרפה חיה, בהמה הוא דנפישא חיותה, אבל דגים - דלא נפישא חיותייהו, לא;</w:t>
      </w:r>
    </w:p>
    <w:p w14:paraId="0F13DB9B" w14:textId="77777777" w:rsidR="0046556D" w:rsidRDefault="00BD6C4F" w:rsidP="00BD6C4F">
      <w:pPr>
        <w:rPr>
          <w:rtl/>
        </w:rPr>
      </w:pPr>
      <w:r w:rsidRPr="00787598">
        <w:rPr>
          <w:b/>
          <w:bCs/>
          <w:rtl/>
        </w:rPr>
        <w:t>או"ד</w:t>
      </w:r>
      <w:r w:rsidRPr="00C63571">
        <w:rPr>
          <w:rtl/>
        </w:rPr>
        <w:t xml:space="preserve">, אפי' למ"ד טרפה אינה חיה, </w:t>
      </w:r>
      <w:r>
        <w:rPr>
          <w:rFonts w:hint="cs"/>
          <w:rtl/>
        </w:rPr>
        <w:t>ה</w:t>
      </w:r>
      <w:r w:rsidR="00BF1CF6">
        <w:rPr>
          <w:rtl/>
        </w:rPr>
        <w:t>"</w:t>
      </w:r>
      <w:r>
        <w:rPr>
          <w:rFonts w:hint="cs"/>
          <w:rtl/>
        </w:rPr>
        <w:t>מ</w:t>
      </w:r>
      <w:r w:rsidRPr="00C63571">
        <w:rPr>
          <w:rtl/>
        </w:rPr>
        <w:t xml:space="preserve"> בהמה, דיש במינה שחיטה, </w:t>
      </w:r>
    </w:p>
    <w:p w14:paraId="07DC893A" w14:textId="77777777" w:rsidR="0046556D" w:rsidRDefault="00BD6C4F" w:rsidP="00BD6C4F">
      <w:pPr>
        <w:rPr>
          <w:rtl/>
        </w:rPr>
      </w:pPr>
      <w:r w:rsidRPr="00C63571">
        <w:rPr>
          <w:rtl/>
        </w:rPr>
        <w:t xml:space="preserve">אבל דגים דאין במינן שחיטה - (אימא) לא? </w:t>
      </w:r>
      <w:r w:rsidRPr="002513D6">
        <w:rPr>
          <w:b/>
          <w:bCs/>
          <w:rtl/>
        </w:rPr>
        <w:t>תיקו</w:t>
      </w:r>
      <w:r w:rsidRPr="00C63571">
        <w:rPr>
          <w:rtl/>
        </w:rPr>
        <w:t>.</w:t>
      </w:r>
    </w:p>
    <w:p w14:paraId="32892739" w14:textId="77777777" w:rsidR="0046556D" w:rsidRDefault="0046556D" w:rsidP="00BD6C4F">
      <w:pPr>
        <w:rPr>
          <w:rtl/>
        </w:rPr>
      </w:pPr>
    </w:p>
    <w:p w14:paraId="52B2958A" w14:textId="77777777" w:rsidR="0046556D" w:rsidRDefault="00BD6C4F" w:rsidP="00BD6C4F">
      <w:pPr>
        <w:rPr>
          <w:rtl/>
        </w:rPr>
      </w:pPr>
      <w:r w:rsidRPr="00C57CDA">
        <w:rPr>
          <w:b/>
          <w:bCs/>
          <w:rtl/>
        </w:rPr>
        <w:t>הטילה נפל</w:t>
      </w:r>
      <w:r w:rsidRPr="00C63571">
        <w:rPr>
          <w:rtl/>
        </w:rPr>
        <w:t>,</w:t>
      </w:r>
      <w:r>
        <w:rPr>
          <w:rFonts w:hint="cs"/>
          <w:rtl/>
        </w:rPr>
        <w:t>-</w:t>
      </w:r>
      <w:r w:rsidRPr="00C63571">
        <w:rPr>
          <w:rtl/>
        </w:rPr>
        <w:t xml:space="preserve"> </w:t>
      </w:r>
      <w:r>
        <w:rPr>
          <w:rStyle w:val="2fb"/>
          <w:rFonts w:hint="cs"/>
          <w:rtl/>
          <w:rPrChange w:id="12493" w:author="מנוע אמוראים" w:date="2026-10-05T16:40:54Z">
            <w:rPr>
              <w:rFonts w:hint="cs"/>
              <w:rtl/>
            </w:rPr>
          </w:rPrChange>
        </w:rPr>
        <w:t xml:space="preserve">לר</w:t>
      </w:r>
      <w:r>
        <w:rPr>
          <w:rStyle w:val="2fb"/>
          <w:rtl/>
          <w:rPrChange w:id="12494" w:author="מנוע אמוראים" w:date="2026-10-05T16:40:54Z">
            <w:rPr>
              <w:rtl/>
            </w:rPr>
          </w:rPrChange>
        </w:rPr>
        <w:t xml:space="preserve">י"ו</w:t>
      </w:r>
      <w:r w:rsidRPr="00C63571">
        <w:rPr>
          <w:rtl/>
        </w:rPr>
        <w:t xml:space="preserve">: חלבו כחלב בהמה אוירא גרים, </w:t>
      </w:r>
      <w:r>
        <w:rPr>
          <w:rStyle w:val="2fb"/>
          <w:rtl/>
          <w:rPrChange w:id="12495" w:author="מנוע אמוראים" w:date="2026-10-05T16:40:54Z">
            <w:rPr>
              <w:rtl/>
            </w:rPr>
          </w:rPrChange>
        </w:rPr>
        <w:t xml:space="preserve">רשב"ל</w:t>
      </w:r>
      <w:r>
        <w:rPr>
          <w:rFonts w:hint="cs"/>
          <w:rtl/>
        </w:rPr>
        <w:t xml:space="preserve"> </w:t>
      </w:r>
      <w:r w:rsidRPr="00C63571">
        <w:rPr>
          <w:rtl/>
        </w:rPr>
        <w:t>אמר: חלבו כחלב חיה - חדשים גרמי.</w:t>
      </w:r>
    </w:p>
    <w:p w14:paraId="281FB530" w14:textId="77777777" w:rsidR="0046556D" w:rsidRDefault="00BD6C4F" w:rsidP="00BD6C4F">
      <w:pPr>
        <w:rPr>
          <w:rtl/>
        </w:rPr>
      </w:pPr>
      <w:r w:rsidRPr="00DE6214">
        <w:rPr>
          <w:b/>
          <w:bCs/>
          <w:rtl/>
        </w:rPr>
        <w:t>א</w:t>
      </w:r>
      <w:r w:rsidR="00BF1CF6">
        <w:rPr>
          <w:b/>
          <w:bCs/>
          <w:rtl/>
        </w:rPr>
        <w:t>"</w:t>
      </w:r>
      <w:r w:rsidRPr="00DE6214">
        <w:rPr>
          <w:b/>
          <w:bCs/>
          <w:rtl/>
        </w:rPr>
        <w:t>ד</w:t>
      </w:r>
      <w:r w:rsidRPr="00C63571">
        <w:rPr>
          <w:rtl/>
        </w:rPr>
        <w:t>: כל היכא דלא כלו לו חדשיו לא כלום הוא,</w:t>
      </w:r>
    </w:p>
    <w:p w14:paraId="6376B50C" w14:textId="77777777" w:rsidR="0046556D" w:rsidRDefault="00BD6C4F" w:rsidP="00BD6C4F">
      <w:pPr>
        <w:rPr>
          <w:rtl/>
        </w:rPr>
      </w:pPr>
      <w:r>
        <w:rPr>
          <w:rFonts w:hint="cs"/>
          <w:b/>
          <w:bCs/>
          <w:rtl/>
        </w:rPr>
        <w:t xml:space="preserve">      </w:t>
      </w:r>
      <w:r w:rsidRPr="00AC163B">
        <w:rPr>
          <w:rFonts w:hint="cs"/>
          <w:b/>
          <w:bCs/>
          <w:rtl/>
        </w:rPr>
        <w:t>ו</w:t>
      </w:r>
      <w:r w:rsidRPr="00AC163B">
        <w:rPr>
          <w:b/>
          <w:bCs/>
          <w:rtl/>
        </w:rPr>
        <w:t>פליגי</w:t>
      </w:r>
      <w:r>
        <w:rPr>
          <w:rtl/>
        </w:rPr>
        <w:t xml:space="preserve"> </w:t>
      </w:r>
      <w:r w:rsidRPr="00C63571">
        <w:rPr>
          <w:rtl/>
        </w:rPr>
        <w:t>היכא דהושיט ידו למעי בהמה, ותלש חלב של בן ט' חי ואכל;</w:t>
      </w:r>
    </w:p>
    <w:p w14:paraId="5C0C798E" w14:textId="77777777" w:rsidR="0046556D" w:rsidRDefault="00BD6C4F" w:rsidP="00BD6C4F">
      <w:pPr>
        <w:rPr>
          <w:rtl/>
        </w:rPr>
      </w:pPr>
      <w:r>
        <w:rPr>
          <w:rStyle w:val="2fb"/>
          <w:rtl/>
          <w:rPrChange w:id="12496" w:author="מנוע אמוראים" w:date="2026-10-05T16:40:54Z">
            <w:rPr>
              <w:rtl/>
            </w:rPr>
          </w:rPrChange>
        </w:rPr>
        <w:t xml:space="preserve">רי"ו</w:t>
      </w:r>
      <w:r w:rsidRPr="00C63571">
        <w:rPr>
          <w:rtl/>
        </w:rPr>
        <w:t xml:space="preserve"> אמר: חלבו כחלב בהמה - חדשים גרמי, </w:t>
      </w:r>
      <w:r>
        <w:rPr>
          <w:rtl/>
        </w:rPr>
        <w:t>רשב"ל</w:t>
      </w:r>
      <w:r w:rsidRPr="00C63571">
        <w:rPr>
          <w:rtl/>
        </w:rPr>
        <w:t>אמר: חלבו כחלב חיה - חדשים ואוירא גרמי.</w:t>
      </w:r>
    </w:p>
    <w:p w14:paraId="65A02183" w14:textId="77777777" w:rsidR="0046556D" w:rsidRDefault="00BD6C4F" w:rsidP="00BD6C4F">
      <w:pPr>
        <w:rPr>
          <w:rtl/>
        </w:rPr>
      </w:pPr>
      <w:r>
        <w:rPr>
          <w:rtl/>
        </w:rPr>
        <w:t xml:space="preserve">• איתיביה </w:t>
      </w:r>
      <w:r>
        <w:rPr>
          <w:rStyle w:val="2fb"/>
          <w:rtl/>
          <w:rPrChange w:id="12497" w:author="מנוע אמוראים" w:date="2026-10-05T16:40:54Z">
            <w:rPr>
              <w:rtl/>
            </w:rPr>
          </w:rPrChange>
        </w:rPr>
        <w:t xml:space="preserve">ר</w:t>
      </w:r>
      <w:r>
        <w:rPr>
          <w:rStyle w:val="2fb"/>
          <w:rFonts w:hint="cs"/>
          <w:rtl/>
          <w:rPrChange w:id="12498" w:author="מנוע אמוראים" w:date="2026-10-05T16:40:54Z">
            <w:rPr>
              <w:rFonts w:hint="cs"/>
              <w:rtl/>
            </w:rPr>
          </w:rPrChange>
        </w:rPr>
        <w:t xml:space="preserve">י</w:t>
      </w:r>
      <w:r>
        <w:rPr>
          <w:rStyle w:val="2fb"/>
          <w:rtl/>
          <w:rPrChange w:id="12499" w:author="מנוע אמוראים" w:date="2026-10-05T16:40:54Z">
            <w:rPr>
              <w:rtl/>
            </w:rPr>
          </w:rPrChange>
        </w:rPr>
        <w:t xml:space="preserve">"</w:t>
      </w:r>
      <w:r>
        <w:rPr>
          <w:rStyle w:val="2fb"/>
          <w:rFonts w:hint="cs"/>
          <w:rtl/>
          <w:rPrChange w:id="12500" w:author="מנוע אמוראים" w:date="2026-10-05T16:40:54Z">
            <w:rPr>
              <w:rFonts w:hint="cs"/>
              <w:rtl/>
            </w:rPr>
          </w:rPrChange>
        </w:rPr>
        <w:t xml:space="preserve">ו</w:t>
      </w:r>
      <w:r>
        <w:rPr>
          <w:rFonts w:hint="cs"/>
          <w:rtl/>
        </w:rPr>
        <w:t xml:space="preserve"> </w:t>
      </w:r>
      <w:r>
        <w:rPr>
          <w:rStyle w:val="2fb"/>
          <w:rFonts w:hint="cs"/>
          <w:rtl/>
          <w:rPrChange w:id="12501" w:author="מנוע אמוראים" w:date="2026-10-05T16:40:54Z">
            <w:rPr>
              <w:rFonts w:hint="cs"/>
              <w:rtl/>
            </w:rPr>
          </w:rPrChange>
        </w:rPr>
        <w:t xml:space="preserve">לרשב</w:t>
      </w:r>
      <w:r>
        <w:rPr>
          <w:rStyle w:val="2fb"/>
          <w:rtl/>
          <w:rPrChange w:id="12502" w:author="מנוע אמוראים" w:date="2026-10-05T16:40:54Z">
            <w:rPr>
              <w:rtl/>
            </w:rPr>
          </w:rPrChange>
        </w:rPr>
        <w:t xml:space="preserve">"</w:t>
      </w:r>
      <w:r>
        <w:rPr>
          <w:rStyle w:val="2fb"/>
          <w:rFonts w:hint="cs"/>
          <w:rtl/>
          <w:rPrChange w:id="12503" w:author="מנוע אמוראים" w:date="2026-10-05T16:40:54Z">
            <w:rPr>
              <w:rFonts w:hint="cs"/>
              <w:rtl/>
            </w:rPr>
          </w:rPrChange>
        </w:rPr>
        <w:t xml:space="preserve">ל</w:t>
      </w:r>
      <w:r w:rsidRPr="00C63571">
        <w:rPr>
          <w:rtl/>
        </w:rPr>
        <w:t>: מ</w:t>
      </w:r>
      <w:r>
        <w:rPr>
          <w:rtl/>
        </w:rPr>
        <w:t>ה חלב ושתי כליות האמורות באשם מוצא מכלל שליל, אף כל</w:t>
      </w:r>
      <w:r w:rsidRPr="00C63571">
        <w:rPr>
          <w:rtl/>
        </w:rPr>
        <w:t xml:space="preserve"> מוצא מכלל שליל, </w:t>
      </w:r>
    </w:p>
    <w:p w14:paraId="4B329221" w14:textId="77777777" w:rsidR="0046556D" w:rsidRDefault="00BD6C4F" w:rsidP="00BD6C4F">
      <w:pPr>
        <w:rPr>
          <w:rtl/>
        </w:rPr>
      </w:pPr>
      <w:r>
        <w:rPr>
          <w:rtl/>
        </w:rPr>
        <w:t>לדידי</w:t>
      </w:r>
      <w:r w:rsidRPr="00C63571">
        <w:rPr>
          <w:rtl/>
        </w:rPr>
        <w:t xml:space="preserve"> היינו ד</w:t>
      </w:r>
      <w:r>
        <w:rPr>
          <w:rtl/>
        </w:rPr>
        <w:t xml:space="preserve">איצטריך קרא למעוטי, אלא לדידך </w:t>
      </w:r>
      <w:r w:rsidRPr="00C63571">
        <w:rPr>
          <w:rtl/>
        </w:rPr>
        <w:t>אמאי איצטריך? א"ל: טעמא דידי נמי מהכא.</w:t>
      </w:r>
    </w:p>
    <w:p w14:paraId="6E1CD946" w14:textId="77777777" w:rsidR="0046556D" w:rsidRDefault="00BD6C4F" w:rsidP="00BD6C4F">
      <w:pPr>
        <w:rPr>
          <w:rtl/>
        </w:rPr>
      </w:pPr>
      <w:r w:rsidRPr="00C63571">
        <w:rPr>
          <w:rtl/>
        </w:rPr>
        <w:t>ו</w:t>
      </w:r>
      <w:r w:rsidRPr="00DE6214">
        <w:rPr>
          <w:b/>
          <w:bCs/>
          <w:rtl/>
        </w:rPr>
        <w:t>א</w:t>
      </w:r>
      <w:r w:rsidR="00BF1CF6">
        <w:rPr>
          <w:b/>
          <w:bCs/>
          <w:rtl/>
        </w:rPr>
        <w:t>"</w:t>
      </w:r>
      <w:r w:rsidRPr="00DE6214">
        <w:rPr>
          <w:b/>
          <w:bCs/>
          <w:rtl/>
        </w:rPr>
        <w:t>ד</w:t>
      </w:r>
      <w:r w:rsidRPr="00C63571">
        <w:rPr>
          <w:rtl/>
        </w:rPr>
        <w:t xml:space="preserve">, איתיביה </w:t>
      </w:r>
      <w:r>
        <w:rPr>
          <w:rStyle w:val="2fb"/>
          <w:rtl/>
          <w:rPrChange w:id="12504" w:author="מנוע אמוראים" w:date="2026-10-05T16:40:54Z">
            <w:rPr>
              <w:rtl/>
            </w:rPr>
          </w:rPrChange>
        </w:rPr>
        <w:t xml:space="preserve">רשב"ל</w:t>
      </w:r>
      <w:r>
        <w:rPr>
          <w:rFonts w:hint="cs"/>
          <w:rtl/>
        </w:rPr>
        <w:t xml:space="preserve"> </w:t>
      </w:r>
      <w:r>
        <w:rPr>
          <w:rStyle w:val="2fb"/>
          <w:rtl/>
          <w:rPrChange w:id="12505" w:author="מנוע אמוראים" w:date="2026-10-05T16:40:54Z">
            <w:rPr>
              <w:rtl/>
            </w:rPr>
          </w:rPrChange>
        </w:rPr>
        <w:t xml:space="preserve">ל</w:t>
      </w:r>
      <w:r>
        <w:rPr>
          <w:rStyle w:val="2fb"/>
          <w:rtl/>
          <w:rPrChange w:id="12506" w:author="מנוע אמוראים" w:date="2026-10-05T16:40:54Z">
            <w:rPr>
              <w:rtl/>
            </w:rPr>
          </w:rPrChange>
        </w:rPr>
        <w:t xml:space="preserve">רי"ו</w:t>
      </w:r>
      <w:r w:rsidRPr="00C63571">
        <w:rPr>
          <w:rtl/>
        </w:rPr>
        <w:t xml:space="preserve">: מה חלב ושתי כליות האמורות באשם - מוצא מכלל שליל, אף כל - מוצא מכלל שליל, </w:t>
      </w:r>
    </w:p>
    <w:p w14:paraId="63C831BD" w14:textId="06E2ED86" w:rsidR="0046556D" w:rsidRDefault="00BD6C4F" w:rsidP="00BD6C4F">
      <w:pPr>
        <w:rPr>
          <w:rtl/>
        </w:rPr>
      </w:pPr>
      <w:r w:rsidRPr="00C63571">
        <w:rPr>
          <w:rtl/>
        </w:rPr>
        <w:t xml:space="preserve">בשלמא לדידי </w:t>
      </w:r>
      <w:r>
        <w:rPr>
          <w:rtl/>
        </w:rPr>
        <w:t>–</w:t>
      </w:r>
      <w:r w:rsidRPr="00C63571">
        <w:rPr>
          <w:rtl/>
        </w:rPr>
        <w:t xml:space="preserve"> מש</w:t>
      </w:r>
      <w:r w:rsidR="00BF1CF6">
        <w:rPr>
          <w:rtl/>
        </w:rPr>
        <w:t>"</w:t>
      </w:r>
      <w:r>
        <w:rPr>
          <w:rFonts w:hint="cs"/>
          <w:rtl/>
        </w:rPr>
        <w:t>ה</w:t>
      </w:r>
      <w:r w:rsidRPr="00C63571">
        <w:rPr>
          <w:rtl/>
        </w:rPr>
        <w:t xml:space="preserve"> מיעטיה רחמנא, אלא לדידך - ליקרב!</w:t>
      </w:r>
    </w:p>
    <w:p w14:paraId="1228FB4D" w14:textId="77777777" w:rsidR="0046556D" w:rsidRDefault="00BD6C4F" w:rsidP="00BD6C4F">
      <w:pPr>
        <w:rPr>
          <w:rtl/>
        </w:rPr>
      </w:pPr>
      <w:r w:rsidRPr="00C63571">
        <w:rPr>
          <w:rtl/>
        </w:rPr>
        <w:t>א"ל: מידי דהוה אמחוסר זמן.</w:t>
      </w:r>
    </w:p>
    <w:p w14:paraId="493D7211" w14:textId="77777777" w:rsidR="0046556D" w:rsidRDefault="0046556D" w:rsidP="00BD6C4F">
      <w:pPr>
        <w:rPr>
          <w:rtl/>
        </w:rPr>
      </w:pPr>
    </w:p>
    <w:p w14:paraId="554DDFC0" w14:textId="77777777" w:rsidR="0046556D" w:rsidRDefault="00BD6C4F" w:rsidP="00BD6C4F">
      <w:pPr>
        <w:rPr>
          <w:rtl/>
        </w:rPr>
      </w:pPr>
      <w:r w:rsidRPr="00C63571">
        <w:rPr>
          <w:rtl/>
        </w:rPr>
        <w:t>• א</w:t>
      </w:r>
      <w:r w:rsidR="00BF1CF6">
        <w:rPr>
          <w:rtl/>
        </w:rPr>
        <w:t>"</w:t>
      </w:r>
      <w:r>
        <w:rPr>
          <w:rFonts w:hint="cs"/>
          <w:rtl/>
        </w:rPr>
        <w:t>ר</w:t>
      </w:r>
      <w:r w:rsidRPr="00C63571">
        <w:rPr>
          <w:rtl/>
        </w:rPr>
        <w:t xml:space="preserve"> אמי: השוחט את הטרפה ומצא בה בן ט' חי, ל</w:t>
      </w:r>
      <w:r>
        <w:rPr>
          <w:rtl/>
        </w:rPr>
        <w:t>דברי האוסר - מתיר, לדברי המתיר</w:t>
      </w:r>
      <w:r w:rsidRPr="00C63571">
        <w:rPr>
          <w:rtl/>
        </w:rPr>
        <w:t xml:space="preserve"> אוסר;</w:t>
      </w:r>
    </w:p>
    <w:p w14:paraId="278D9FF8" w14:textId="77777777" w:rsidR="0046556D" w:rsidRDefault="00BD6C4F" w:rsidP="00BD6C4F">
      <w:pPr>
        <w:rPr>
          <w:rtl/>
        </w:rPr>
      </w:pPr>
      <w:r w:rsidRPr="00C63571">
        <w:rPr>
          <w:rtl/>
        </w:rPr>
        <w:t>רבא אמר: לדברי המתיר - נמי מותר, ד' סימנין אכשר ביה רחמנא.</w:t>
      </w:r>
    </w:p>
    <w:p w14:paraId="7F3EB10D" w14:textId="77777777" w:rsidR="00BD6C4F" w:rsidRPr="003D23F5" w:rsidRDefault="00BD6C4F" w:rsidP="00F07436">
      <w:pPr>
        <w:pStyle w:val="afff3"/>
        <w:framePr w:wrap="around"/>
        <w:rPr>
          <w:rtl/>
        </w:rPr>
      </w:pPr>
      <w:r w:rsidRPr="003D23F5">
        <w:rPr>
          <w:rFonts w:hint="cs"/>
          <w:rtl/>
        </w:rPr>
        <w:t>עה:</w:t>
      </w:r>
    </w:p>
    <w:p w14:paraId="231B3643" w14:textId="77777777" w:rsidR="0046556D" w:rsidRDefault="00BD6C4F" w:rsidP="00BD6C4F">
      <w:pPr>
        <w:rPr>
          <w:rtl/>
        </w:rPr>
      </w:pPr>
      <w:r w:rsidRPr="00C63571">
        <w:rPr>
          <w:rtl/>
        </w:rPr>
        <w:t xml:space="preserve">• </w:t>
      </w:r>
      <w:r>
        <w:rPr>
          <w:rStyle w:val="2fb"/>
          <w:rFonts w:hint="cs"/>
          <w:rtl/>
          <w:rPrChange w:id="12507" w:author="מנוע אמוראים" w:date="2026-10-05T16:40:54Z">
            <w:rPr>
              <w:rFonts w:hint="cs"/>
              <w:rtl/>
            </w:rPr>
          </w:rPrChange>
        </w:rPr>
        <w:t xml:space="preserve">אר</w:t>
      </w:r>
      <w:r>
        <w:rPr>
          <w:rStyle w:val="2fb"/>
          <w:rtl/>
          <w:rPrChange w:id="12508" w:author="מנוע אמוראים" w:date="2026-10-05T16:40:54Z">
            <w:rPr>
              <w:rtl/>
            </w:rPr>
          </w:rPrChange>
        </w:rPr>
        <w:t xml:space="preserve">"</w:t>
      </w:r>
      <w:r>
        <w:rPr>
          <w:rStyle w:val="2fb"/>
          <w:rFonts w:hint="cs"/>
          <w:rtl/>
          <w:rPrChange w:id="12509" w:author="מנוע אמוראים" w:date="2026-10-05T16:40:54Z">
            <w:rPr>
              <w:rFonts w:hint="cs"/>
              <w:rtl/>
            </w:rPr>
          </w:rPrChange>
        </w:rPr>
        <w:t xml:space="preserve">ח</w:t>
      </w:r>
      <w:r w:rsidRPr="00C63571">
        <w:rPr>
          <w:rtl/>
        </w:rPr>
        <w:t>: הש</w:t>
      </w:r>
      <w:r>
        <w:rPr>
          <w:rtl/>
        </w:rPr>
        <w:t>וחט את הטרפה, ומצא בה בן ט' חי</w:t>
      </w:r>
      <w:r w:rsidRPr="00C63571">
        <w:rPr>
          <w:rtl/>
        </w:rPr>
        <w:t xml:space="preserve"> טעון שחיטה, וחייב בזרוע והלחיים והקבה, ואם מת - טהור מלטמא במשא.</w:t>
      </w:r>
    </w:p>
    <w:p w14:paraId="65FD699A" w14:textId="77777777" w:rsidR="0046556D" w:rsidRDefault="00BD6C4F" w:rsidP="00BD6C4F">
      <w:pPr>
        <w:rPr>
          <w:rtl/>
        </w:rPr>
      </w:pPr>
      <w:r>
        <w:rPr>
          <w:rtl/>
        </w:rPr>
        <w:t xml:space="preserve">א"ל רבא: טעון שחיטה, </w:t>
      </w:r>
      <w:r>
        <w:rPr>
          <w:rStyle w:val="2fb"/>
          <w:rtl/>
          <w:rPrChange w:id="12510" w:author="מנוע אמוראים" w:date="2026-10-05T16:40:54Z">
            <w:rPr>
              <w:rtl/>
            </w:rPr>
          </w:rPrChange>
        </w:rPr>
        <w:t xml:space="preserve">כר"מ</w:t>
      </w:r>
      <w:r>
        <w:rPr>
          <w:rtl/>
        </w:rPr>
        <w:t xml:space="preserve">, ואם מת טהור מלטמא במשא, כרבנן!</w:t>
      </w:r>
    </w:p>
    <w:p w14:paraId="45C91ACD" w14:textId="77777777" w:rsidR="0046556D" w:rsidRDefault="00BD6C4F" w:rsidP="00BD6C4F">
      <w:pPr>
        <w:rPr>
          <w:rtl/>
        </w:rPr>
      </w:pPr>
      <w:r w:rsidRPr="00C57CDA">
        <w:rPr>
          <w:rtl/>
        </w:rPr>
        <w:t>וליטעמיך</w:t>
      </w:r>
      <w:r>
        <w:rPr>
          <w:rtl/>
        </w:rPr>
        <w:t xml:space="preserve"> הא </w:t>
      </w:r>
      <w:r>
        <w:rPr>
          <w:rStyle w:val="2fb"/>
          <w:rtl/>
          <w:rPrChange w:id="12511" w:author="מנוע אמוראים" w:date="2026-10-05T16:40:54Z">
            <w:rPr>
              <w:rtl/>
            </w:rPr>
          </w:rPrChange>
        </w:rPr>
        <w:t xml:space="preserve">דת</w:t>
      </w:r>
      <w:r>
        <w:rPr>
          <w:rStyle w:val="2fb"/>
          <w:rFonts w:hint="cs"/>
          <w:rtl/>
          <w:rPrChange w:id="12512" w:author="מנוע אמוראים" w:date="2026-10-05T16:40:54Z">
            <w:rPr>
              <w:rFonts w:hint="cs"/>
              <w:rtl/>
            </w:rPr>
          </w:rPrChange>
        </w:rPr>
        <w:t xml:space="preserve">ר</w:t>
      </w:r>
      <w:r>
        <w:rPr>
          <w:rStyle w:val="2fb"/>
          <w:rtl/>
          <w:rPrChange w:id="12513" w:author="מנוע אמוראים" w:date="2026-10-05T16:40:54Z">
            <w:rPr>
              <w:rtl/>
            </w:rPr>
          </w:rPrChange>
        </w:rPr>
        <w:t xml:space="preserve">"</w:t>
      </w:r>
      <w:r>
        <w:rPr>
          <w:rStyle w:val="2fb"/>
          <w:rFonts w:hint="cs"/>
          <w:rtl/>
          <w:rPrChange w:id="12514" w:author="מנוע אמוראים" w:date="2026-10-05T16:40:54Z">
            <w:rPr>
              <w:rFonts w:hint="cs"/>
              <w:rtl/>
            </w:rPr>
          </w:rPrChange>
        </w:rPr>
        <w:t xml:space="preserve">ח</w:t>
      </w:r>
      <w:r w:rsidRPr="00C63571">
        <w:rPr>
          <w:rtl/>
        </w:rPr>
        <w:t>: הש</w:t>
      </w:r>
      <w:r>
        <w:rPr>
          <w:rtl/>
        </w:rPr>
        <w:t xml:space="preserve">וחט את הטרפה ומצא בה בן ט' חי </w:t>
      </w:r>
      <w:r w:rsidRPr="00C63571">
        <w:rPr>
          <w:rtl/>
        </w:rPr>
        <w:t>טעון שחיטה</w:t>
      </w:r>
      <w:r>
        <w:rPr>
          <w:rFonts w:hint="cs"/>
          <w:rtl/>
        </w:rPr>
        <w:t xml:space="preserve">- </w:t>
      </w:r>
      <w:r>
        <w:rPr>
          <w:rStyle w:val="2fb"/>
          <w:rFonts w:hint="cs"/>
          <w:rtl/>
          <w:rPrChange w:id="12515" w:author="מנוע אמוראים" w:date="2026-10-05T16:40:54Z">
            <w:rPr>
              <w:rFonts w:hint="cs"/>
              <w:rtl/>
            </w:rPr>
          </w:rPrChange>
        </w:rPr>
        <w:t xml:space="preserve">כר</w:t>
      </w:r>
      <w:r>
        <w:rPr>
          <w:rStyle w:val="2fb"/>
          <w:rtl/>
          <w:rPrChange w:id="12516" w:author="מנוע אמוראים" w:date="2026-10-05T16:40:54Z">
            <w:rPr>
              <w:rtl/>
            </w:rPr>
          </w:rPrChange>
        </w:rPr>
        <w:t xml:space="preserve">"</w:t>
      </w:r>
      <w:r>
        <w:rPr>
          <w:rStyle w:val="2fb"/>
          <w:rFonts w:hint="cs"/>
          <w:rtl/>
          <w:rPrChange w:id="12517" w:author="מנוע אמוראים" w:date="2026-10-05T16:40:54Z">
            <w:rPr>
              <w:rFonts w:hint="cs"/>
              <w:rtl/>
            </w:rPr>
          </w:rPrChange>
        </w:rPr>
        <w:t xml:space="preserve">מ</w:t>
      </w:r>
      <w:r w:rsidRPr="00C63571">
        <w:rPr>
          <w:rtl/>
        </w:rPr>
        <w:t>, וחיי</w:t>
      </w:r>
      <w:r>
        <w:rPr>
          <w:rtl/>
        </w:rPr>
        <w:t xml:space="preserve">ב בזרוע והלחיים והקבה, ואם מת </w:t>
      </w:r>
      <w:r w:rsidRPr="00C63571">
        <w:rPr>
          <w:rtl/>
        </w:rPr>
        <w:t>טהור מלטמא במשא.</w:t>
      </w:r>
      <w:r>
        <w:rPr>
          <w:rtl/>
        </w:rPr>
        <w:t xml:space="preserve"> </w:t>
      </w:r>
      <w:r w:rsidRPr="00C63571">
        <w:rPr>
          <w:rtl/>
        </w:rPr>
        <w:t>כרבנן!</w:t>
      </w:r>
    </w:p>
    <w:p w14:paraId="4F160CDA" w14:textId="77777777" w:rsidR="0046556D" w:rsidRDefault="00BD6C4F" w:rsidP="00BD6C4F">
      <w:pPr>
        <w:rPr>
          <w:rtl/>
        </w:rPr>
      </w:pPr>
      <w:r>
        <w:rPr>
          <w:rStyle w:val="2fb"/>
          <w:rFonts w:hint="cs"/>
          <w:rtl/>
          <w:rPrChange w:id="12518" w:author="מנוע אמוראים" w:date="2026-10-05T16:40:54Z">
            <w:rPr>
              <w:rFonts w:hint="cs"/>
              <w:rtl/>
            </w:rPr>
          </w:rPrChange>
        </w:rPr>
        <w:t xml:space="preserve">ר</w:t>
      </w:r>
      <w:r>
        <w:rPr>
          <w:rStyle w:val="2fb"/>
          <w:rtl/>
          <w:rPrChange w:id="12519" w:author="מנוע אמוראים" w:date="2026-10-05T16:40:54Z">
            <w:rPr>
              <w:rtl/>
            </w:rPr>
          </w:rPrChange>
        </w:rPr>
        <w:t xml:space="preserve">"</w:t>
      </w:r>
      <w:r>
        <w:rPr>
          <w:rStyle w:val="2fb"/>
          <w:rFonts w:hint="cs"/>
          <w:rtl/>
          <w:rPrChange w:id="12520" w:author="מנוע אמוראים" w:date="2026-10-05T16:40:54Z">
            <w:rPr>
              <w:rFonts w:hint="cs"/>
              <w:rtl/>
            </w:rPr>
          </w:rPrChange>
        </w:rPr>
        <w:t xml:space="preserve">ח</w:t>
      </w:r>
      <w:r>
        <w:rPr>
          <w:rFonts w:hint="cs"/>
          <w:rtl/>
        </w:rPr>
        <w:t xml:space="preserve">: ה</w:t>
      </w:r>
      <w:r w:rsidR="00BF1CF6">
        <w:rPr>
          <w:rtl/>
        </w:rPr>
        <w:t>"</w:t>
      </w:r>
      <w:r>
        <w:rPr>
          <w:rFonts w:hint="cs"/>
          <w:rtl/>
        </w:rPr>
        <w:t>ק אם כבר מצאו מת</w:t>
      </w:r>
    </w:p>
    <w:p w14:paraId="1BF7F3FE" w14:textId="77777777" w:rsidR="0046556D" w:rsidRDefault="00BD6C4F" w:rsidP="00BD6C4F">
      <w:pPr>
        <w:rPr>
          <w:rtl/>
        </w:rPr>
      </w:pPr>
      <w:r>
        <w:rPr>
          <w:rFonts w:hint="cs"/>
          <w:rtl/>
        </w:rPr>
        <w:t>רבא:</w:t>
      </w:r>
      <w:r w:rsidRPr="00C63571">
        <w:rPr>
          <w:rtl/>
        </w:rPr>
        <w:t xml:space="preserve"> ד' סימנים אכשר ביה רחמנא.</w:t>
      </w:r>
    </w:p>
    <w:p w14:paraId="1258273A" w14:textId="77777777" w:rsidR="0046556D" w:rsidRDefault="00BD6C4F" w:rsidP="00BD6C4F">
      <w:pPr>
        <w:rPr>
          <w:rtl/>
        </w:rPr>
      </w:pPr>
      <w:r>
        <w:rPr>
          <w:rtl/>
        </w:rPr>
        <w:t xml:space="preserve">כי סליק </w:t>
      </w:r>
      <w:r>
        <w:rPr>
          <w:rStyle w:val="2fb"/>
          <w:rtl/>
          <w:rPrChange w:id="12521" w:author="מנוע אמוראים" w:date="2026-10-05T16:40:54Z">
            <w:rPr>
              <w:rtl/>
            </w:rPr>
          </w:rPrChange>
        </w:rPr>
        <w:t xml:space="preserve">ר</w:t>
      </w:r>
      <w:r>
        <w:rPr>
          <w:rStyle w:val="2fb"/>
          <w:rtl/>
          <w:rPrChange w:id="12522" w:author="מנוע אמוראים" w:date="2026-10-05T16:40:54Z">
            <w:rPr>
              <w:rtl/>
            </w:rPr>
          </w:rPrChange>
        </w:rPr>
        <w:t xml:space="preserve">"</w:t>
      </w:r>
      <w:r>
        <w:rPr>
          <w:rStyle w:val="2fb"/>
          <w:rFonts w:hint="cs"/>
          <w:rtl/>
          <w:rPrChange w:id="12523" w:author="מנוע אמוראים" w:date="2026-10-05T16:40:54Z">
            <w:rPr>
              <w:rFonts w:hint="cs"/>
              <w:rtl/>
            </w:rPr>
          </w:rPrChange>
        </w:rPr>
        <w:t xml:space="preserve">ז</w:t>
      </w:r>
      <w:r>
        <w:rPr>
          <w:rtl/>
        </w:rPr>
        <w:t xml:space="preserve">, </w:t>
      </w:r>
      <w:r>
        <w:rPr>
          <w:rFonts w:hint="cs"/>
          <w:rtl/>
        </w:rPr>
        <w:t xml:space="preserve">מצאו </w:t>
      </w:r>
      <w:r>
        <w:rPr>
          <w:rtl/>
        </w:rPr>
        <w:t>לרב אסי די</w:t>
      </w:r>
      <w:r>
        <w:rPr>
          <w:rFonts w:hint="cs"/>
          <w:rtl/>
        </w:rPr>
        <w:t>ש</w:t>
      </w:r>
      <w:r w:rsidRPr="00C63571">
        <w:rPr>
          <w:rtl/>
        </w:rPr>
        <w:t xml:space="preserve">ב </w:t>
      </w:r>
      <w:r>
        <w:rPr>
          <w:rFonts w:hint="cs"/>
          <w:rtl/>
        </w:rPr>
        <w:t>ואמר</w:t>
      </w:r>
      <w:r>
        <w:rPr>
          <w:rtl/>
        </w:rPr>
        <w:t xml:space="preserve"> להא שמעתא, א"ל: יישר, וכן </w:t>
      </w:r>
      <w:r>
        <w:rPr>
          <w:rStyle w:val="2fb"/>
          <w:rtl/>
          <w:rPrChange w:id="12524" w:author="מנוע אמוראים" w:date="2026-10-05T16:40:54Z">
            <w:rPr>
              <w:rtl/>
            </w:rPr>
          </w:rPrChange>
        </w:rPr>
        <w:t xml:space="preserve">א</w:t>
      </w:r>
      <w:r>
        <w:rPr>
          <w:rStyle w:val="2fb"/>
          <w:rFonts w:hint="cs"/>
          <w:rtl/>
          <w:rPrChange w:id="12525" w:author="מנוע אמוראים" w:date="2026-10-05T16:40:54Z">
            <w:rPr>
              <w:rFonts w:hint="cs"/>
              <w:rtl/>
            </w:rPr>
          </w:rPrChange>
        </w:rPr>
        <w:t xml:space="preserve">רי</w:t>
      </w:r>
      <w:r>
        <w:rPr>
          <w:rStyle w:val="2fb"/>
          <w:rtl/>
          <w:rPrChange w:id="12526" w:author="מנוע אמוראים" w:date="2026-10-05T16:40:54Z">
            <w:rPr>
              <w:rtl/>
            </w:rPr>
          </w:rPrChange>
        </w:rPr>
        <w:t xml:space="preserve">"</w:t>
      </w:r>
      <w:r>
        <w:rPr>
          <w:rStyle w:val="2fb"/>
          <w:rFonts w:hint="cs"/>
          <w:rtl/>
          <w:rPrChange w:id="12527" w:author="מנוע אמוראים" w:date="2026-10-05T16:40:54Z">
            <w:rPr>
              <w:rFonts w:hint="cs"/>
              <w:rtl/>
            </w:rPr>
          </w:rPrChange>
        </w:rPr>
        <w:t xml:space="preserve">ו</w:t>
      </w:r>
      <w:r w:rsidRPr="00C63571">
        <w:rPr>
          <w:rtl/>
        </w:rPr>
        <w:t>.</w:t>
      </w:r>
    </w:p>
    <w:p w14:paraId="5AE58847" w14:textId="77777777" w:rsidR="0046556D" w:rsidRDefault="00BD6C4F" w:rsidP="00BD6C4F">
      <w:pPr>
        <w:rPr>
          <w:rtl/>
        </w:rPr>
      </w:pPr>
      <w:r>
        <w:rPr>
          <w:rtl/>
        </w:rPr>
        <w:t xml:space="preserve">מכלל דפליג עליה </w:t>
      </w:r>
      <w:r>
        <w:rPr>
          <w:rStyle w:val="2fb"/>
          <w:rtl/>
          <w:rPrChange w:id="12528" w:author="מנוע אמוראים" w:date="2026-10-05T16:40:54Z">
            <w:rPr>
              <w:rtl/>
            </w:rPr>
          </w:rPrChange>
        </w:rPr>
        <w:t xml:space="preserve">ר</w:t>
      </w:r>
      <w:r>
        <w:rPr>
          <w:rStyle w:val="2fb"/>
          <w:rFonts w:hint="cs"/>
          <w:rtl/>
          <w:rPrChange w:id="12529" w:author="מנוע אמוראים" w:date="2026-10-05T16:40:54Z">
            <w:rPr>
              <w:rFonts w:hint="cs"/>
              <w:rtl/>
            </w:rPr>
          </w:rPrChange>
        </w:rPr>
        <w:t xml:space="preserve">שב</w:t>
      </w:r>
      <w:r>
        <w:rPr>
          <w:rStyle w:val="2fb"/>
          <w:rtl/>
          <w:rPrChange w:id="12530" w:author="מנוע אמוראים" w:date="2026-10-05T16:40:54Z">
            <w:rPr>
              <w:rtl/>
            </w:rPr>
          </w:rPrChange>
        </w:rPr>
        <w:t xml:space="preserve">"</w:t>
      </w:r>
      <w:r>
        <w:rPr>
          <w:rStyle w:val="2fb"/>
          <w:rFonts w:hint="cs"/>
          <w:rtl/>
          <w:rPrChange w:id="12531" w:author="מנוע אמוראים" w:date="2026-10-05T16:40:54Z">
            <w:rPr>
              <w:rFonts w:hint="cs"/>
              <w:rtl/>
            </w:rPr>
          </w:rPrChange>
        </w:rPr>
        <w:t xml:space="preserve">ל</w:t>
      </w:r>
      <w:r>
        <w:rPr>
          <w:rFonts w:hint="cs"/>
          <w:rtl/>
        </w:rPr>
        <w:t xml:space="preserve">- </w:t>
      </w:r>
      <w:r>
        <w:rPr>
          <w:rtl/>
        </w:rPr>
        <w:t xml:space="preserve"> </w:t>
      </w:r>
      <w:r w:rsidRPr="003A0A88">
        <w:rPr>
          <w:b/>
          <w:bCs/>
          <w:rtl/>
        </w:rPr>
        <w:t>משהא</w:t>
      </w:r>
      <w:r>
        <w:rPr>
          <w:rtl/>
        </w:rPr>
        <w:t xml:space="preserve"> הוה שהי </w:t>
      </w:r>
      <w:r w:rsidRPr="003A0A88">
        <w:rPr>
          <w:b/>
          <w:bCs/>
          <w:rtl/>
        </w:rPr>
        <w:t>ושתיק</w:t>
      </w:r>
      <w:r w:rsidRPr="00C63571">
        <w:rPr>
          <w:rtl/>
        </w:rPr>
        <w:t xml:space="preserve"> ליה, ו</w:t>
      </w:r>
      <w:r w:rsidRPr="00DE6214">
        <w:rPr>
          <w:b/>
          <w:bCs/>
          <w:rtl/>
        </w:rPr>
        <w:t>א</w:t>
      </w:r>
      <w:r w:rsidR="00BF1CF6">
        <w:rPr>
          <w:b/>
          <w:bCs/>
          <w:rtl/>
        </w:rPr>
        <w:t>"</w:t>
      </w:r>
      <w:r w:rsidRPr="00DE6214">
        <w:rPr>
          <w:b/>
          <w:bCs/>
          <w:rtl/>
        </w:rPr>
        <w:t>ד</w:t>
      </w:r>
      <w:r w:rsidRPr="00C63571">
        <w:rPr>
          <w:rtl/>
        </w:rPr>
        <w:t xml:space="preserve">: </w:t>
      </w:r>
      <w:r w:rsidRPr="003A0A88">
        <w:rPr>
          <w:b/>
          <w:bCs/>
          <w:rtl/>
        </w:rPr>
        <w:t>משתא</w:t>
      </w:r>
      <w:r w:rsidRPr="00C63571">
        <w:rPr>
          <w:rtl/>
        </w:rPr>
        <w:t xml:space="preserve"> הוה שתי ושתיק ליה.</w:t>
      </w:r>
    </w:p>
    <w:p w14:paraId="32A9EC14" w14:textId="77777777" w:rsidR="0046556D" w:rsidRDefault="00BD6C4F" w:rsidP="00BD6C4F">
      <w:pPr>
        <w:jc w:val="center"/>
        <w:rPr>
          <w:del w:id="90074" w:author="מנוע עיצוב" w:date="2026-10-08T11:01:28Z"/>
          <w:rtl/>
        </w:rPr>
      </w:pPr>
      <w:del w:id="90073" w:author="מנוע עיצוב" w:date="2026-10-08T11:01:28Z">
        <w:r>
          <w:rPr>
            <w:rFonts w:ascii="BA חניכי הישיבות" w:hAnsi="BA חניכי הישיבות" w:cs="BA חניכי הישיבות"/>
            <w:rtl/>
          </w:rPr>
          <w:delText xml:space="preserve">׻</w:delText>
        </w:r>
      </w:del>
    </w:p>
    <w:p w14:paraId="3BD27E67" w14:textId="77777777" w:rsidR="0046556D" w:rsidRDefault="0046556D" w:rsidP="00BD6C4F">
      <w:pPr>
        <w:rPr>
          <w:rtl/>
        </w:rPr>
      </w:pPr>
    </w:p>
    <w:p w14:paraId="154805AB" w14:textId="77777777" w:rsidR="00BD6C4F" w:rsidRPr="003D23F5" w:rsidRDefault="00BD6C4F" w:rsidP="00BD6C4F">
      <w:pPr>
        <w:pStyle w:val="affff1"/>
        <w:rPr>
          <w:rtl/>
        </w:rPr>
      </w:pPr>
      <w:ins w:id="9862" w:author="מספור קטעי משנה" w:date="2026-10-06T06:45:19Z">
        <w:r>
          <w:rPr>
            <w:rStyle w:val="MisparKeta"/>
          </w:rPr>
          <w:t xml:space="preserve">א. </w:t>
        </w:r>
      </w:ins>
      <w:r w:rsidRPr="003D23F5">
        <w:rPr>
          <w:rtl/>
        </w:rPr>
        <w:t xml:space="preserve">רבי שמעון שזורי אומר אפילו </w:t>
      </w:r>
      <w:r w:rsidR="00BF1CF6">
        <w:rPr>
          <w:rtl/>
        </w:rPr>
        <w:t>וכו#</w:t>
      </w:r>
      <w:r w:rsidRPr="003D23F5">
        <w:rPr>
          <w:rtl/>
        </w:rPr>
        <w:t>.</w:t>
      </w:r>
    </w:p>
    <w:p w14:paraId="070E3935" w14:textId="77777777" w:rsidR="0046556D" w:rsidRDefault="00BD6C4F" w:rsidP="00BD6C4F">
      <w:pPr>
        <w:rPr>
          <w:rtl/>
        </w:rPr>
      </w:pPr>
      <w:r>
        <w:rPr>
          <w:rFonts w:hint="cs"/>
          <w:rtl/>
        </w:rPr>
        <w:t>איכא בין ת</w:t>
      </w:r>
      <w:r w:rsidR="00BF1CF6">
        <w:rPr>
          <w:rtl/>
        </w:rPr>
        <w:t>"</w:t>
      </w:r>
      <w:r>
        <w:rPr>
          <w:rFonts w:hint="cs"/>
          <w:rtl/>
        </w:rPr>
        <w:t>ר לרש</w:t>
      </w:r>
      <w:r w:rsidR="00BF1CF6">
        <w:rPr>
          <w:rtl/>
        </w:rPr>
        <w:t>"</w:t>
      </w:r>
      <w:r>
        <w:rPr>
          <w:rFonts w:hint="cs"/>
          <w:rtl/>
        </w:rPr>
        <w:t xml:space="preserve">'ש הך </w:t>
      </w:r>
      <w:r>
        <w:rPr>
          <w:rStyle w:val="2fb"/>
          <w:rFonts w:hint="cs"/>
          <w:rtl/>
          <w:rPrChange w:id="12532" w:author="מנוע אמוראים" w:date="2026-10-05T16:40:54Z">
            <w:rPr>
              <w:rFonts w:hint="cs"/>
              <w:rtl/>
            </w:rPr>
          </w:rPrChange>
        </w:rPr>
        <w:t xml:space="preserve">דר</w:t>
      </w:r>
      <w:r>
        <w:rPr>
          <w:rStyle w:val="2fb"/>
          <w:rtl/>
          <w:rPrChange w:id="12533" w:author="מנוע אמוראים" w:date="2026-10-05T16:40:54Z">
            <w:rPr>
              <w:rtl/>
            </w:rPr>
          </w:rPrChange>
        </w:rPr>
        <w:t xml:space="preserve">"</w:t>
      </w:r>
      <w:r>
        <w:rPr>
          <w:rStyle w:val="2fb"/>
          <w:rFonts w:hint="cs"/>
          <w:rtl/>
          <w:rPrChange w:id="12534" w:author="מנוע אמוראים" w:date="2026-10-05T16:40:54Z">
            <w:rPr>
              <w:rFonts w:hint="cs"/>
              <w:rtl/>
            </w:rPr>
          </w:rPrChange>
        </w:rPr>
        <w:t xml:space="preserve">כ</w:t>
      </w:r>
      <w:r w:rsidRPr="00C63571">
        <w:rPr>
          <w:rtl/>
        </w:rPr>
        <w:t xml:space="preserve">: </w:t>
      </w:r>
      <w:r>
        <w:rPr>
          <w:rFonts w:hint="cs"/>
          <w:rtl/>
        </w:rPr>
        <w:t>ב</w:t>
      </w:r>
      <w:r w:rsidRPr="00C63571">
        <w:rPr>
          <w:rtl/>
        </w:rPr>
        <w:t xml:space="preserve">הפריס על גבי קרקע </w:t>
      </w:r>
    </w:p>
    <w:p w14:paraId="47B54FB0" w14:textId="77777777" w:rsidR="0046556D" w:rsidRDefault="00BD6C4F" w:rsidP="00BD6C4F">
      <w:pPr>
        <w:rPr>
          <w:rtl/>
        </w:rPr>
      </w:pPr>
      <w:r w:rsidRPr="00C63571">
        <w:rPr>
          <w:rtl/>
        </w:rPr>
        <w:t xml:space="preserve">• </w:t>
      </w:r>
      <w:r>
        <w:rPr>
          <w:rStyle w:val="2fb"/>
          <w:rFonts w:hint="cs"/>
          <w:rtl/>
          <w:rPrChange w:id="12535" w:author="מנוע אמוראים" w:date="2026-10-05T16:40:54Z">
            <w:rPr>
              <w:rFonts w:hint="cs"/>
              <w:rtl/>
            </w:rPr>
          </w:rPrChange>
        </w:rPr>
        <w:t xml:space="preserve">אר</w:t>
      </w:r>
      <w:r>
        <w:rPr>
          <w:rStyle w:val="2fb"/>
          <w:rtl/>
          <w:rPrChange w:id="12536" w:author="מנוע אמוראים" w:date="2026-10-05T16:40:54Z">
            <w:rPr>
              <w:rtl/>
            </w:rPr>
          </w:rPrChange>
        </w:rPr>
        <w:t xml:space="preserve">"</w:t>
      </w:r>
      <w:r>
        <w:rPr>
          <w:rStyle w:val="2fb"/>
          <w:rFonts w:hint="cs"/>
          <w:rtl/>
          <w:rPrChange w:id="12537" w:author="מנוע אמוראים" w:date="2026-10-05T16:40:54Z">
            <w:rPr>
              <w:rFonts w:hint="cs"/>
              <w:rtl/>
            </w:rPr>
          </w:rPrChange>
        </w:rPr>
        <w:t xml:space="preserve">מ</w:t>
      </w:r>
      <w:r w:rsidRPr="00C63571">
        <w:rPr>
          <w:rtl/>
        </w:rPr>
        <w:t>: לדברי האומר חוששין לזרע האב, בן פקועה הבא על בהמה מעלייתא - הולד אין לו תקנה.</w:t>
      </w:r>
    </w:p>
    <w:p w14:paraId="11BEFDF0" w14:textId="77777777" w:rsidR="0046556D" w:rsidRDefault="00BD6C4F" w:rsidP="00BD6C4F">
      <w:pPr>
        <w:rPr>
          <w:rtl/>
        </w:rPr>
      </w:pPr>
      <w:r w:rsidRPr="00C63571">
        <w:rPr>
          <w:rtl/>
        </w:rPr>
        <w:t xml:space="preserve">אביי: הכל מודים בקלוט בן פקועה שמותר, </w:t>
      </w:r>
      <w:r>
        <w:rPr>
          <w:rFonts w:hint="cs"/>
          <w:rtl/>
        </w:rPr>
        <w:t>ד</w:t>
      </w:r>
      <w:r w:rsidRPr="00C63571">
        <w:rPr>
          <w:rtl/>
        </w:rPr>
        <w:t>כל מלתא דתמיהא מידכר דכירי לה אינשי.</w:t>
      </w:r>
    </w:p>
    <w:p w14:paraId="6720A259" w14:textId="77777777" w:rsidR="0046556D" w:rsidRDefault="00BD6C4F" w:rsidP="00BD6C4F">
      <w:pPr>
        <w:rPr>
          <w:rtl/>
        </w:rPr>
      </w:pPr>
      <w:r w:rsidRPr="00DE6214">
        <w:rPr>
          <w:b/>
          <w:bCs/>
          <w:rtl/>
        </w:rPr>
        <w:t>א</w:t>
      </w:r>
      <w:r w:rsidR="00BF1CF6">
        <w:rPr>
          <w:b/>
          <w:bCs/>
          <w:rtl/>
        </w:rPr>
        <w:t>"</w:t>
      </w:r>
      <w:r w:rsidRPr="00DE6214">
        <w:rPr>
          <w:b/>
          <w:bCs/>
          <w:rtl/>
        </w:rPr>
        <w:t>ד</w:t>
      </w:r>
      <w:r>
        <w:rPr>
          <w:rFonts w:hint="cs"/>
          <w:rtl/>
        </w:rPr>
        <w:t xml:space="preserve"> </w:t>
      </w:r>
      <w:r w:rsidRPr="00C63571">
        <w:rPr>
          <w:rtl/>
        </w:rPr>
        <w:t>אביי: הכל מודים בקלוט בן קלוטה בן פקועה שמותר, תרי תמיהי מידכר דכירי אינשי.</w:t>
      </w:r>
    </w:p>
    <w:p w14:paraId="6A011914" w14:textId="77777777" w:rsidR="0046556D" w:rsidRDefault="00BD6C4F" w:rsidP="00BD6C4F">
      <w:pPr>
        <w:rPr>
          <w:rtl/>
        </w:rPr>
      </w:pPr>
      <w:r w:rsidRPr="00C63571">
        <w:rPr>
          <w:rtl/>
        </w:rPr>
        <w:t xml:space="preserve">• </w:t>
      </w:r>
      <w:r>
        <w:rPr>
          <w:rFonts w:hint="cs"/>
          <w:rtl/>
        </w:rPr>
        <w:t xml:space="preserve">זעירי </w:t>
      </w:r>
      <w:r>
        <w:rPr>
          <w:rStyle w:val="2fb"/>
          <w:rFonts w:hint="cs"/>
          <w:rtl/>
          <w:rPrChange w:id="12538" w:author="מנוע אמוראים" w:date="2026-10-05T16:40:54Z">
            <w:rPr>
              <w:rFonts w:hint="cs"/>
              <w:rtl/>
            </w:rPr>
          </w:rPrChange>
        </w:rPr>
        <w:t xml:space="preserve">מר</w:t>
      </w:r>
      <w:r>
        <w:rPr>
          <w:rStyle w:val="2fb"/>
          <w:rtl/>
          <w:rPrChange w:id="12539" w:author="מנוע אמוראים" w:date="2026-10-05T16:40:54Z">
            <w:rPr>
              <w:rtl/>
            </w:rPr>
          </w:rPrChange>
        </w:rPr>
        <w:t xml:space="preserve">"</w:t>
      </w:r>
      <w:r>
        <w:rPr>
          <w:rStyle w:val="2fb"/>
          <w:rFonts w:hint="cs"/>
          <w:rtl/>
          <w:rPrChange w:id="12540" w:author="מנוע אמוראים" w:date="2026-10-05T16:40:54Z">
            <w:rPr>
              <w:rFonts w:hint="cs"/>
              <w:rtl/>
            </w:rPr>
          </w:rPrChange>
        </w:rPr>
        <w:t xml:space="preserve">ח</w:t>
      </w:r>
      <w:r>
        <w:rPr>
          <w:rtl/>
        </w:rPr>
        <w:t xml:space="preserve">: הלכה </w:t>
      </w:r>
      <w:r>
        <w:rPr>
          <w:rStyle w:val="2fb"/>
          <w:rtl/>
          <w:rPrChange w:id="12541" w:author="מנוע אמוראים" w:date="2026-10-05T16:40:54Z">
            <w:rPr>
              <w:rtl/>
            </w:rPr>
          </w:rPrChange>
        </w:rPr>
        <w:t xml:space="preserve">כר</w:t>
      </w:r>
      <w:r>
        <w:rPr>
          <w:rStyle w:val="2fb"/>
          <w:rFonts w:hint="cs"/>
          <w:rtl/>
          <w:rPrChange w:id="12542" w:author="מנוע אמוראים" w:date="2026-10-05T16:40:54Z">
            <w:rPr>
              <w:rFonts w:hint="cs"/>
              <w:rtl/>
            </w:rPr>
          </w:rPrChange>
        </w:rPr>
        <w:t xml:space="preserve">שב</w:t>
      </w:r>
      <w:r>
        <w:rPr>
          <w:rStyle w:val="2fb"/>
          <w:rtl/>
          <w:rPrChange w:id="12543" w:author="מנוע אמוראים" w:date="2026-10-05T16:40:54Z">
            <w:rPr>
              <w:rtl/>
            </w:rPr>
          </w:rPrChange>
        </w:rPr>
        <w:t xml:space="preserve">"</w:t>
      </w:r>
      <w:r>
        <w:rPr>
          <w:rStyle w:val="2fb"/>
          <w:rFonts w:hint="cs"/>
          <w:rtl/>
          <w:rPrChange w:id="12544" w:author="מנוע אמוראים" w:date="2026-10-05T16:40:54Z">
            <w:rPr>
              <w:rFonts w:hint="cs"/>
              <w:rtl/>
            </w:rPr>
          </w:rPrChange>
        </w:rPr>
        <w:t xml:space="preserve">ז</w:t>
      </w:r>
      <w:r>
        <w:rPr>
          <w:rFonts w:hint="cs"/>
          <w:rtl/>
        </w:rPr>
        <w:t xml:space="preserve"> וכן היה </w:t>
      </w:r>
      <w:r>
        <w:rPr>
          <w:rStyle w:val="2fb"/>
          <w:rFonts w:hint="cs"/>
          <w:rtl/>
          <w:rPrChange w:id="12545" w:author="מנוע אמוראים" w:date="2026-10-05T16:40:54Z">
            <w:rPr>
              <w:rFonts w:hint="cs"/>
              <w:rtl/>
            </w:rPr>
          </w:rPrChange>
        </w:rPr>
        <w:t xml:space="preserve">רש</w:t>
      </w:r>
      <w:r>
        <w:rPr>
          <w:rStyle w:val="2fb"/>
          <w:rtl/>
          <w:rPrChange w:id="12546" w:author="מנוע אמוראים" w:date="2026-10-05T16:40:54Z">
            <w:rPr>
              <w:rtl/>
            </w:rPr>
          </w:rPrChange>
        </w:rPr>
        <w:t xml:space="preserve">"</w:t>
      </w:r>
      <w:r>
        <w:rPr>
          <w:rStyle w:val="2fb"/>
          <w:rFonts w:hint="cs"/>
          <w:rtl/>
          <w:rPrChange w:id="12547" w:author="מנוע אמוראים" w:date="2026-10-05T16:40:54Z">
            <w:rPr>
              <w:rFonts w:hint="cs"/>
              <w:rtl/>
            </w:rPr>
          </w:rPrChange>
        </w:rPr>
        <w:t xml:space="preserve">ש</w:t>
      </w:r>
      <w:r>
        <w:rPr>
          <w:rFonts w:hint="cs"/>
          <w:rtl/>
        </w:rPr>
        <w:t xml:space="preserve"> מתיר בבנו </w:t>
      </w:r>
      <w:r w:rsidRPr="00C63571">
        <w:rPr>
          <w:rtl/>
        </w:rPr>
        <w:t>ובן בנו עד סוף כל הדורות.</w:t>
      </w:r>
    </w:p>
    <w:p w14:paraId="472C11EC" w14:textId="77777777" w:rsidR="0046556D" w:rsidRDefault="00BD6C4F" w:rsidP="00BD6C4F">
      <w:pPr>
        <w:rPr>
          <w:rtl/>
        </w:rPr>
      </w:pPr>
      <w:r>
        <w:rPr>
          <w:rStyle w:val="2fb"/>
          <w:rtl/>
          <w:rPrChange w:id="12548" w:author="מנוע אמוראים" w:date="2026-10-05T16:40:54Z">
            <w:rPr>
              <w:rtl/>
            </w:rPr>
          </w:rPrChange>
        </w:rPr>
        <w:t xml:space="preserve">ר</w:t>
      </w:r>
      <w:r>
        <w:rPr>
          <w:rStyle w:val="2fb"/>
          <w:rFonts w:hint="cs"/>
          <w:rtl/>
          <w:rPrChange w:id="12549" w:author="מנוע אמוראים" w:date="2026-10-05T16:40:54Z">
            <w:rPr>
              <w:rFonts w:hint="cs"/>
              <w:rtl/>
            </w:rPr>
          </w:rPrChange>
        </w:rPr>
        <w:t xml:space="preserve">י</w:t>
      </w:r>
      <w:r>
        <w:rPr>
          <w:rStyle w:val="2fb"/>
          <w:rtl/>
          <w:rPrChange w:id="12550" w:author="מנוע אמוראים" w:date="2026-10-05T16:40:54Z">
            <w:rPr>
              <w:rtl/>
            </w:rPr>
          </w:rPrChange>
        </w:rPr>
        <w:t xml:space="preserve">"</w:t>
      </w:r>
      <w:r>
        <w:rPr>
          <w:rStyle w:val="2fb"/>
          <w:rFonts w:hint="cs"/>
          <w:rtl/>
          <w:rPrChange w:id="12551" w:author="מנוע אמוראים" w:date="2026-10-05T16:40:54Z">
            <w:rPr>
              <w:rFonts w:hint="cs"/>
              <w:rtl/>
            </w:rPr>
          </w:rPrChange>
        </w:rPr>
        <w:t xml:space="preserve">ו</w:t>
      </w:r>
      <w:r w:rsidRPr="00C63571">
        <w:rPr>
          <w:rtl/>
        </w:rPr>
        <w:t xml:space="preserve">: הוא מותר, ובנו - אסור, אדא בר חבו הוה ליה בן פקועה </w:t>
      </w:r>
      <w:r>
        <w:rPr>
          <w:rFonts w:hint="cs"/>
          <w:rtl/>
        </w:rPr>
        <w:t xml:space="preserve">שנפל </w:t>
      </w:r>
      <w:r w:rsidRPr="00C63571">
        <w:rPr>
          <w:rtl/>
        </w:rPr>
        <w:t xml:space="preserve">דוב עליה, </w:t>
      </w:r>
    </w:p>
    <w:p w14:paraId="00B855AB" w14:textId="77777777" w:rsidR="0046556D" w:rsidRDefault="00BD6C4F" w:rsidP="00BD6C4F">
      <w:pPr>
        <w:rPr>
          <w:rtl/>
        </w:rPr>
      </w:pPr>
      <w:r>
        <w:rPr>
          <w:rFonts w:hint="cs"/>
          <w:rtl/>
        </w:rPr>
        <w:t xml:space="preserve">בא לפני </w:t>
      </w:r>
      <w:r>
        <w:rPr>
          <w:rStyle w:val="2fb"/>
          <w:rFonts w:hint="cs"/>
          <w:rtl/>
          <w:rPrChange w:id="12552" w:author="מנוע אמוראים" w:date="2026-10-05T16:40:54Z">
            <w:rPr>
              <w:rFonts w:hint="cs"/>
              <w:rtl/>
            </w:rPr>
          </w:rPrChange>
        </w:rPr>
        <w:t xml:space="preserve">ר</w:t>
      </w:r>
      <w:r>
        <w:rPr>
          <w:rStyle w:val="2fb"/>
          <w:rtl/>
          <w:rPrChange w:id="12553" w:author="מנוע אמוראים" w:date="2026-10-05T16:40:54Z">
            <w:rPr>
              <w:rtl/>
            </w:rPr>
          </w:rPrChange>
        </w:rPr>
        <w:t xml:space="preserve">"</w:t>
      </w:r>
      <w:r>
        <w:rPr>
          <w:rStyle w:val="2fb"/>
          <w:rFonts w:hint="cs"/>
          <w:rtl/>
          <w:rPrChange w:id="12554" w:author="מנוע אמוראים" w:date="2026-10-05T16:40:54Z">
            <w:rPr>
              <w:rFonts w:hint="cs"/>
              <w:rtl/>
            </w:rPr>
          </w:rPrChange>
        </w:rPr>
        <w:t xml:space="preserve">א</w:t>
      </w:r>
      <w:r>
        <w:rPr>
          <w:rFonts w:hint="cs"/>
          <w:rtl/>
        </w:rPr>
        <w:t xml:space="preserve"> וא</w:t>
      </w:r>
      <w:r w:rsidR="00BF1CF6">
        <w:rPr>
          <w:rtl/>
        </w:rPr>
        <w:t>"</w:t>
      </w:r>
      <w:r>
        <w:rPr>
          <w:rFonts w:hint="cs"/>
          <w:rtl/>
        </w:rPr>
        <w:t xml:space="preserve">ל לשחטו </w:t>
      </w:r>
      <w:r w:rsidRPr="00C63571">
        <w:rPr>
          <w:rtl/>
        </w:rPr>
        <w:t xml:space="preserve">א"ל: האמר זעירי </w:t>
      </w:r>
      <w:r>
        <w:rPr>
          <w:rStyle w:val="2fb"/>
          <w:rFonts w:hint="cs"/>
          <w:rtl/>
          <w:rPrChange w:id="12555" w:author="מנוע אמוראים" w:date="2026-10-05T16:40:54Z">
            <w:rPr>
              <w:rFonts w:hint="cs"/>
              <w:rtl/>
            </w:rPr>
          </w:rPrChange>
        </w:rPr>
        <w:t xml:space="preserve">אר</w:t>
      </w:r>
      <w:r>
        <w:rPr>
          <w:rStyle w:val="2fb"/>
          <w:rtl/>
          <w:rPrChange w:id="12556" w:author="מנוע אמוראים" w:date="2026-10-05T16:40:54Z">
            <w:rPr>
              <w:rtl/>
            </w:rPr>
          </w:rPrChange>
        </w:rPr>
        <w:t xml:space="preserve">"</w:t>
      </w:r>
      <w:r>
        <w:rPr>
          <w:rStyle w:val="2fb"/>
          <w:rFonts w:hint="cs"/>
          <w:rtl/>
          <w:rPrChange w:id="12557" w:author="מנוע אמוראים" w:date="2026-10-05T16:40:54Z">
            <w:rPr>
              <w:rFonts w:hint="cs"/>
              <w:rtl/>
            </w:rPr>
          </w:rPrChange>
        </w:rPr>
        <w:t xml:space="preserve">ח</w:t>
      </w:r>
      <w:r>
        <w:rPr>
          <w:rFonts w:hint="cs"/>
          <w:rtl/>
        </w:rPr>
        <w:t xml:space="preserve"> הלכה </w:t>
      </w:r>
      <w:r>
        <w:rPr>
          <w:rStyle w:val="2fb"/>
          <w:rFonts w:hint="cs"/>
          <w:rtl/>
          <w:rPrChange w:id="12558" w:author="מנוע אמוראים" w:date="2026-10-05T16:40:54Z">
            <w:rPr>
              <w:rFonts w:hint="cs"/>
              <w:rtl/>
            </w:rPr>
          </w:rPrChange>
        </w:rPr>
        <w:t xml:space="preserve">כרש</w:t>
      </w:r>
      <w:r>
        <w:rPr>
          <w:rStyle w:val="2fb"/>
          <w:rtl/>
          <w:rPrChange w:id="12559" w:author="מנוע אמוראים" w:date="2026-10-05T16:40:54Z">
            <w:rPr>
              <w:rtl/>
            </w:rPr>
          </w:rPrChange>
        </w:rPr>
        <w:t xml:space="preserve">"</w:t>
      </w:r>
      <w:r>
        <w:rPr>
          <w:rStyle w:val="2fb"/>
          <w:rFonts w:hint="cs"/>
          <w:rtl/>
          <w:rPrChange w:id="12560" w:author="מנוע אמוראים" w:date="2026-10-05T16:40:54Z">
            <w:rPr>
              <w:rFonts w:hint="cs"/>
              <w:rtl/>
            </w:rPr>
          </w:rPrChange>
        </w:rPr>
        <w:t xml:space="preserve">ש</w:t>
      </w:r>
      <w:r w:rsidRPr="00C63571">
        <w:rPr>
          <w:rtl/>
        </w:rPr>
        <w:t xml:space="preserve"> </w:t>
      </w:r>
      <w:r>
        <w:rPr>
          <w:rFonts w:hint="cs"/>
          <w:rtl/>
        </w:rPr>
        <w:t>,</w:t>
      </w:r>
      <w:r>
        <w:rPr>
          <w:rtl/>
        </w:rPr>
        <w:t xml:space="preserve">וכן היה </w:t>
      </w:r>
      <w:r>
        <w:rPr>
          <w:rStyle w:val="2fb"/>
          <w:rtl/>
          <w:rPrChange w:id="12561" w:author="מנוע אמוראים" w:date="2026-10-05T16:40:54Z">
            <w:rPr>
              <w:rtl/>
            </w:rPr>
          </w:rPrChange>
        </w:rPr>
        <w:t xml:space="preserve">ר"ש</w:t>
      </w:r>
      <w:r>
        <w:rPr>
          <w:rtl/>
        </w:rPr>
        <w:t xml:space="preserve"> שזורי מתיר בבנו ובן בנו עד סוף כל הדורות, ואפי</w:t>
      </w:r>
      <w:r>
        <w:rPr>
          <w:rFonts w:hint="cs"/>
          <w:rtl/>
        </w:rPr>
        <w:t xml:space="preserve">' </w:t>
      </w:r>
      <w:r>
        <w:rPr>
          <w:rStyle w:val="2fb"/>
          <w:rFonts w:hint="cs"/>
          <w:rtl/>
          <w:rPrChange w:id="12562" w:author="מנוע אמוראים" w:date="2026-10-05T16:40:54Z">
            <w:rPr>
              <w:rFonts w:hint="cs"/>
              <w:rtl/>
            </w:rPr>
          </w:rPrChange>
        </w:rPr>
        <w:t xml:space="preserve">רי</w:t>
      </w:r>
      <w:r>
        <w:rPr>
          <w:rStyle w:val="2fb"/>
          <w:rtl/>
          <w:rPrChange w:id="12563" w:author="מנוע אמוראים" w:date="2026-10-05T16:40:54Z">
            <w:rPr>
              <w:rtl/>
            </w:rPr>
          </w:rPrChange>
        </w:rPr>
        <w:t xml:space="preserve">"</w:t>
      </w:r>
      <w:r>
        <w:rPr>
          <w:rStyle w:val="2fb"/>
          <w:rFonts w:hint="cs"/>
          <w:rtl/>
          <w:rPrChange w:id="12564" w:author="מנוע אמוראים" w:date="2026-10-05T16:40:54Z">
            <w:rPr>
              <w:rFonts w:hint="cs"/>
              <w:rtl/>
            </w:rPr>
          </w:rPrChange>
        </w:rPr>
        <w:t xml:space="preserve">ו</w:t>
      </w:r>
      <w:r>
        <w:rPr>
          <w:rFonts w:hint="cs"/>
          <w:rtl/>
        </w:rPr>
        <w:t xml:space="preserve"> לא </w:t>
      </w:r>
      <w:r w:rsidRPr="00C63571">
        <w:rPr>
          <w:rtl/>
        </w:rPr>
        <w:t>אמר אלא בנו, אבל איהו - לא!</w:t>
      </w:r>
    </w:p>
    <w:p w14:paraId="3ABB26D0" w14:textId="4ABED218" w:rsidR="0046556D" w:rsidRDefault="00BD6C4F" w:rsidP="00BD6C4F">
      <w:pPr>
        <w:rPr>
          <w:rtl/>
        </w:rPr>
      </w:pPr>
      <w:r w:rsidRPr="00C63571">
        <w:rPr>
          <w:rtl/>
        </w:rPr>
        <w:t xml:space="preserve">א"ל: </w:t>
      </w:r>
      <w:r>
        <w:rPr>
          <w:rStyle w:val="2fb"/>
          <w:rtl/>
          <w:rPrChange w:id="12565" w:author="מנוע אמוראים" w:date="2026-10-05T16:40:54Z">
            <w:rPr>
              <w:rtl/>
            </w:rPr>
          </w:rPrChange>
        </w:rPr>
        <w:t xml:space="preserve">רי"ו</w:t>
      </w:r>
      <w:r>
        <w:rPr>
          <w:rtl/>
        </w:rPr>
        <w:t xml:space="preserve"> לדברי </w:t>
      </w:r>
      <w:r>
        <w:rPr>
          <w:rStyle w:val="2fb"/>
          <w:rtl/>
          <w:rPrChange w:id="12566" w:author="מנוע אמוראים" w:date="2026-10-05T16:40:54Z">
            <w:rPr>
              <w:rtl/>
            </w:rPr>
          </w:rPrChange>
        </w:rPr>
        <w:t xml:space="preserve">ר"ש</w:t>
      </w:r>
      <w:r>
        <w:rPr>
          <w:rtl/>
        </w:rPr>
        <w:t xml:space="preserve"> שזורי קאמר.</w:t>
      </w:r>
      <w:r>
        <w:rPr>
          <w:rFonts w:hint="cs"/>
          <w:rtl/>
        </w:rPr>
        <w:t xml:space="preserve"> </w:t>
      </w:r>
      <w:r>
        <w:rPr>
          <w:rtl/>
        </w:rPr>
        <w:t xml:space="preserve">והאמר </w:t>
      </w:r>
      <w:r>
        <w:rPr>
          <w:rStyle w:val="2fb"/>
          <w:rtl/>
          <w:rPrChange w:id="12567" w:author="מנוע אמוראים" w:date="2026-10-05T16:40:54Z">
            <w:rPr>
              <w:rtl/>
            </w:rPr>
          </w:rPrChange>
        </w:rPr>
        <w:t xml:space="preserve">רב</w:t>
      </w:r>
      <w:r>
        <w:rPr>
          <w:rStyle w:val="2fb"/>
          <w:rtl/>
          <w:rPrChange w:id="12568" w:author="מנוע אמוראים" w:date="2026-10-05T16:40:54Z">
            <w:rPr>
              <w:rtl/>
            </w:rPr>
          </w:rPrChange>
        </w:rPr>
        <w:t xml:space="preserve">"</w:t>
      </w:r>
      <w:r>
        <w:rPr>
          <w:rStyle w:val="2fb"/>
          <w:rFonts w:hint="cs"/>
          <w:rtl/>
          <w:rPrChange w:id="12569" w:author="מנוע אמוראים" w:date="2026-10-05T16:40:54Z">
            <w:rPr>
              <w:rFonts w:hint="cs"/>
              <w:rtl/>
            </w:rPr>
          </w:rPrChange>
        </w:rPr>
        <w:t xml:space="preserve">ח</w:t>
      </w:r>
      <w:r>
        <w:rPr>
          <w:rFonts w:hint="cs"/>
          <w:rtl/>
        </w:rPr>
        <w:t xml:space="preserve"> מעלא </w:t>
      </w:r>
      <w:r>
        <w:rPr>
          <w:rStyle w:val="2fb"/>
          <w:rFonts w:hint="cs"/>
          <w:rtl/>
          <w:rPrChange w:id="12570" w:author="מנוע אמוראים" w:date="2026-10-05T16:40:54Z">
            <w:rPr>
              <w:rFonts w:hint="cs"/>
              <w:rtl/>
            </w:rPr>
          </w:rPrChange>
        </w:rPr>
        <w:t xml:space="preserve">מר</w:t>
      </w:r>
      <w:r>
        <w:rPr>
          <w:rStyle w:val="2fb"/>
          <w:rtl/>
          <w:rPrChange w:id="12571" w:author="מנוע אמוראים" w:date="2026-10-05T16:40:54Z">
            <w:rPr>
              <w:rtl/>
            </w:rPr>
          </w:rPrChange>
        </w:rPr>
        <w:t xml:space="preserve">"</w:t>
      </w:r>
      <w:r>
        <w:rPr>
          <w:rStyle w:val="2fb"/>
          <w:rFonts w:hint="cs"/>
          <w:rtl/>
          <w:rPrChange w:id="12572" w:author="מנוע אמוראים" w:date="2026-10-05T16:40:54Z">
            <w:rPr>
              <w:rFonts w:hint="cs"/>
              <w:rtl/>
            </w:rPr>
          </w:rPrChange>
        </w:rPr>
        <w:t xml:space="preserve">ח</w:t>
      </w:r>
      <w:r>
        <w:rPr>
          <w:rtl/>
        </w:rPr>
        <w:t xml:space="preserve">: הלכה </w:t>
      </w:r>
      <w:r>
        <w:rPr>
          <w:rStyle w:val="2fb"/>
          <w:rtl/>
          <w:rPrChange w:id="12573" w:author="מנוע אמוראים" w:date="2026-10-05T16:40:54Z">
            <w:rPr>
              <w:rtl/>
            </w:rPr>
          </w:rPrChange>
        </w:rPr>
        <w:t xml:space="preserve">כר</w:t>
      </w:r>
      <w:r>
        <w:rPr>
          <w:rStyle w:val="2fb"/>
          <w:rtl/>
          <w:rPrChange w:id="12574" w:author="מנוע אמוראים" w:date="2026-10-05T16:40:54Z">
            <w:rPr>
              <w:rtl/>
            </w:rPr>
          </w:rPrChange>
        </w:rPr>
        <w:t xml:space="preserve">"</w:t>
      </w:r>
      <w:r>
        <w:rPr>
          <w:rStyle w:val="2fb"/>
          <w:rFonts w:hint="cs"/>
          <w:rtl/>
          <w:rPrChange w:id="12575" w:author="מנוע אמוראים" w:date="2026-10-05T16:40:54Z">
            <w:rPr>
              <w:rFonts w:hint="cs"/>
              <w:rtl/>
            </w:rPr>
          </w:rPrChange>
        </w:rPr>
        <w:t xml:space="preserve">ש</w:t>
      </w:r>
      <w:r w:rsidRPr="00C63571">
        <w:rPr>
          <w:rtl/>
        </w:rPr>
        <w:t xml:space="preserve"> שזורי, </w:t>
      </w:r>
    </w:p>
    <w:p w14:paraId="38CCBB0D" w14:textId="158EC733" w:rsidR="0046556D" w:rsidRDefault="00BD6C4F" w:rsidP="00BD6C4F">
      <w:pPr>
        <w:rPr>
          <w:rtl/>
        </w:rPr>
      </w:pPr>
      <w:r>
        <w:rPr>
          <w:rtl/>
        </w:rPr>
        <w:t xml:space="preserve">ולא עוד אלא כל מקום ששנה </w:t>
      </w:r>
      <w:r>
        <w:rPr>
          <w:rStyle w:val="2fb"/>
          <w:rtl/>
          <w:rPrChange w:id="12576" w:author="מנוע אמוראים" w:date="2026-10-05T16:40:54Z">
            <w:rPr>
              <w:rtl/>
            </w:rPr>
          </w:rPrChange>
        </w:rPr>
        <w:t xml:space="preserve">ר"ש</w:t>
      </w:r>
      <w:r>
        <w:rPr>
          <w:rtl/>
        </w:rPr>
        <w:t xml:space="preserve"> שזורי במשנתנו הלכה כמותו.</w:t>
      </w:r>
    </w:p>
    <w:p w14:paraId="2130BD96" w14:textId="77777777" w:rsidR="0046556D" w:rsidRDefault="00BD6C4F" w:rsidP="00BD6C4F">
      <w:pPr>
        <w:rPr>
          <w:rtl/>
        </w:rPr>
      </w:pPr>
      <w:r w:rsidRPr="00C63571">
        <w:rPr>
          <w:rtl/>
        </w:rPr>
        <w:t>א"ל, אנא כי הא ס</w:t>
      </w:r>
      <w:r w:rsidR="00BF1CF6">
        <w:rPr>
          <w:rtl/>
        </w:rPr>
        <w:t>"</w:t>
      </w:r>
      <w:r>
        <w:rPr>
          <w:rFonts w:hint="cs"/>
          <w:rtl/>
        </w:rPr>
        <w:t xml:space="preserve">ל </w:t>
      </w:r>
      <w:r w:rsidRPr="00C63571">
        <w:rPr>
          <w:rtl/>
        </w:rPr>
        <w:t>דא</w:t>
      </w:r>
      <w:r>
        <w:rPr>
          <w:rFonts w:hint="cs"/>
          <w:rtl/>
        </w:rPr>
        <w:t>ר' יונתן</w:t>
      </w:r>
      <w:r>
        <w:rPr>
          <w:rtl/>
        </w:rPr>
        <w:t xml:space="preserve">: הלכה </w:t>
      </w:r>
      <w:r>
        <w:rPr>
          <w:rStyle w:val="2fb"/>
          <w:rtl/>
          <w:rPrChange w:id="12577" w:author="מנוע אמוראים" w:date="2026-10-05T16:40:54Z">
            <w:rPr>
              <w:rtl/>
            </w:rPr>
          </w:rPrChange>
        </w:rPr>
        <w:t xml:space="preserve">כר"ש</w:t>
      </w:r>
      <w:r>
        <w:rPr>
          <w:rtl/>
        </w:rPr>
        <w:t xml:space="preserve"> שזורי </w:t>
      </w:r>
      <w:r w:rsidRPr="003A73E0">
        <w:rPr>
          <w:b/>
          <w:bCs/>
          <w:rtl/>
        </w:rPr>
        <w:t>במסוכן, ובתרומת מעשר של דמאי.</w:t>
      </w:r>
    </w:p>
    <w:p w14:paraId="65E5F17E" w14:textId="77777777" w:rsidR="0046556D" w:rsidRDefault="00BD6C4F" w:rsidP="00BD6C4F">
      <w:pPr>
        <w:rPr>
          <w:rtl/>
        </w:rPr>
      </w:pPr>
      <w:r w:rsidRPr="003A73E0">
        <w:rPr>
          <w:b/>
          <w:bCs/>
          <w:rtl/>
        </w:rPr>
        <w:lastRenderedPageBreak/>
        <w:t>מסוכן</w:t>
      </w:r>
      <w:r>
        <w:rPr>
          <w:rtl/>
        </w:rPr>
        <w:t xml:space="preserve"> - </w:t>
      </w:r>
      <w:r>
        <w:rPr>
          <w:rFonts w:hint="cs"/>
          <w:rtl/>
        </w:rPr>
        <w:t>ד</w:t>
      </w:r>
      <w:r>
        <w:rPr>
          <w:rtl/>
        </w:rPr>
        <w:t xml:space="preserve">בראשונה היו אומרים, היוצא בקולר ואמר כתבו גט לאשתי - הרי אלו יכתבו ויתנו, חזרו לומר - אף המפרש והיוצא בשיירא, </w:t>
      </w:r>
      <w:r>
        <w:rPr>
          <w:rStyle w:val="2fb"/>
          <w:rtl/>
          <w:rPrChange w:id="12578" w:author="מנוע אמוראים" w:date="2026-10-05T16:40:54Z">
            <w:rPr>
              <w:rtl/>
            </w:rPr>
          </w:rPrChange>
        </w:rPr>
        <w:t xml:space="preserve">ר</w:t>
      </w:r>
      <w:r>
        <w:rPr>
          <w:rStyle w:val="2fb"/>
          <w:rFonts w:hint="cs"/>
          <w:rtl/>
          <w:rPrChange w:id="12579" w:author="מנוע אמוראים" w:date="2026-10-05T16:40:54Z">
            <w:rPr>
              <w:rFonts w:hint="cs"/>
              <w:rtl/>
            </w:rPr>
          </w:rPrChange>
        </w:rPr>
        <w:t xml:space="preserve">ש</w:t>
      </w:r>
      <w:r>
        <w:rPr>
          <w:rStyle w:val="2fb"/>
          <w:rtl/>
          <w:rPrChange w:id="12580" w:author="מנוע אמוראים" w:date="2026-10-05T16:40:54Z">
            <w:rPr>
              <w:rtl/>
            </w:rPr>
          </w:rPrChange>
        </w:rPr>
        <w:t xml:space="preserve">"</w:t>
      </w:r>
      <w:r>
        <w:rPr>
          <w:rStyle w:val="2fb"/>
          <w:rFonts w:hint="cs"/>
          <w:rtl/>
          <w:rPrChange w:id="12581" w:author="מנוע אמוראים" w:date="2026-10-05T16:40:54Z">
            <w:rPr>
              <w:rFonts w:hint="cs"/>
              <w:rtl/>
            </w:rPr>
          </w:rPrChange>
        </w:rPr>
        <w:t xml:space="preserve">ש</w:t>
      </w:r>
      <w:r>
        <w:rPr>
          <w:rFonts w:hint="cs"/>
          <w:rtl/>
        </w:rPr>
        <w:t xml:space="preserve"> </w:t>
      </w:r>
      <w:r w:rsidRPr="00C63571">
        <w:rPr>
          <w:rtl/>
        </w:rPr>
        <w:t>אומר: אף המסוכן.</w:t>
      </w:r>
    </w:p>
    <w:p w14:paraId="416E4BFC" w14:textId="77777777" w:rsidR="0046556D" w:rsidRDefault="00BD6C4F" w:rsidP="00BD6C4F">
      <w:pPr>
        <w:rPr>
          <w:rtl/>
        </w:rPr>
      </w:pPr>
      <w:r w:rsidRPr="003A73E0">
        <w:rPr>
          <w:b/>
          <w:bCs/>
          <w:rtl/>
        </w:rPr>
        <w:t>תרומת</w:t>
      </w:r>
      <w:r w:rsidRPr="00C63571">
        <w:rPr>
          <w:rtl/>
        </w:rPr>
        <w:t xml:space="preserve"> </w:t>
      </w:r>
      <w:r w:rsidRPr="003A73E0">
        <w:rPr>
          <w:b/>
          <w:bCs/>
          <w:rtl/>
        </w:rPr>
        <w:t>מעשר</w:t>
      </w:r>
      <w:r w:rsidRPr="00C63571">
        <w:rPr>
          <w:rtl/>
        </w:rPr>
        <w:t xml:space="preserve"> </w:t>
      </w:r>
      <w:r w:rsidRPr="003A73E0">
        <w:rPr>
          <w:b/>
          <w:bCs/>
          <w:rtl/>
        </w:rPr>
        <w:t>של דמאי</w:t>
      </w:r>
      <w:r w:rsidRPr="00C63571">
        <w:rPr>
          <w:rtl/>
        </w:rPr>
        <w:t xml:space="preserve">, דתנן: תרומת מעשר של דמאי שחזרה למקומה, </w:t>
      </w:r>
    </w:p>
    <w:p w14:paraId="3F65DAE3" w14:textId="77777777" w:rsidR="0046556D" w:rsidRDefault="00BD6C4F" w:rsidP="00BD6C4F">
      <w:pPr>
        <w:rPr>
          <w:rtl/>
        </w:rPr>
      </w:pPr>
      <w:r>
        <w:rPr>
          <w:rStyle w:val="2fb"/>
          <w:rFonts w:hint="cs"/>
          <w:rtl/>
          <w:rPrChange w:id="12582" w:author="מנוע אמוראים" w:date="2026-10-05T16:40:54Z">
            <w:rPr>
              <w:rFonts w:hint="cs"/>
              <w:rtl/>
            </w:rPr>
          </w:rPrChange>
        </w:rPr>
        <w:t xml:space="preserve">רש</w:t>
      </w:r>
      <w:r>
        <w:rPr>
          <w:rStyle w:val="2fb"/>
          <w:rtl/>
          <w:rPrChange w:id="12583" w:author="מנוע אמוראים" w:date="2026-10-05T16:40:54Z">
            <w:rPr>
              <w:rtl/>
            </w:rPr>
          </w:rPrChange>
        </w:rPr>
        <w:t xml:space="preserve">"</w:t>
      </w:r>
      <w:r>
        <w:rPr>
          <w:rStyle w:val="2fb"/>
          <w:rFonts w:hint="cs"/>
          <w:rtl/>
          <w:rPrChange w:id="12584" w:author="מנוע אמוראים" w:date="2026-10-05T16:40:54Z">
            <w:rPr>
              <w:rFonts w:hint="cs"/>
              <w:rtl/>
            </w:rPr>
          </w:rPrChange>
        </w:rPr>
        <w:t xml:space="preserve">ש</w:t>
      </w:r>
      <w:r w:rsidRPr="00C63571">
        <w:rPr>
          <w:rtl/>
        </w:rPr>
        <w:t>: אף בחול שואלו ואוכלו על פיו.</w:t>
      </w:r>
    </w:p>
    <w:p w14:paraId="418B1639" w14:textId="77777777" w:rsidR="0046556D" w:rsidRDefault="00BD6C4F" w:rsidP="00BD6C4F">
      <w:pPr>
        <w:jc w:val="center"/>
        <w:rPr>
          <w:rtl/>
        </w:rPr>
      </w:pPr>
      <w:r>
        <w:rPr>
          <w:rFonts w:ascii="BA חניכי הישיבות" w:hAnsi="BA חניכי הישיבות" w:cs="BA חניכי הישיבות"/>
          <w:rtl/>
        </w:rPr>
        <w:t>׻</w:t>
      </w:r>
    </w:p>
    <w:p w14:paraId="0FE067CB" w14:textId="77777777" w:rsidR="00BD6C4F" w:rsidRPr="003D23F5" w:rsidRDefault="00BD6C4F" w:rsidP="00F07436">
      <w:pPr>
        <w:pStyle w:val="afff3"/>
        <w:framePr w:wrap="around"/>
        <w:rPr>
          <w:rtl/>
        </w:rPr>
      </w:pPr>
      <w:r w:rsidRPr="003D23F5">
        <w:rPr>
          <w:rFonts w:hint="cs"/>
          <w:rtl/>
        </w:rPr>
        <w:t xml:space="preserve">עו. </w:t>
      </w:r>
    </w:p>
    <w:p>
      <w:pPr>
        <w:pStyle w:val="MishnaBatzad"/>
        <w:rPr>
          <w:ins w:id="20128" w:author="קלוד" w:date="2026-10-06T10:08:36Z"/>
        </w:rPr>
      </w:pPr>
      <w:ins w:id="20127" w:author="קלוד" w:date="2026-10-06T10:08:36Z">
        <w:r>
          <w:t xml:space="preserve">משנה ו</w:t>
        </w:r>
      </w:ins>
    </w:p>
    <w:p w14:paraId="2EFA9D7B" w14:textId="77777777" w:rsidR="00BD6C4F" w:rsidRPr="003D23F5" w:rsidRDefault="00BD6C4F" w:rsidP="00BD6C4F">
      <w:pPr>
        <w:pStyle w:val="afff9"/>
        <w:rPr>
          <w:del w:id="20111" w:author="קלוד" w:date="2026-10-06T10:14:23Z"/>
          <w:rtl/>
        </w:rPr>
      </w:pPr>
      <w:ins w:id="9863" w:author="מספור קטעי משנה" w:date="2026-10-06T06:45:19Z">
        <w:del w:id="20109" w:author="קלוד" w:date="2026-10-06T10:14:23Z">
          <w:r>
            <w:rPr>
              <w:rStyle w:val="MisparKeta"/>
            </w:rPr>
            <w:delText xml:space="preserve">א. </w:delText>
          </w:r>
        </w:del>
      </w:ins>
      <w:del w:id="20110" w:author="קלוד" w:date="2026-10-06T10:14:23Z">
        <w:r w:rsidRPr="003D23F5">
          <w:rPr>
            <w:rtl/>
          </w:rPr>
          <w:delText xml:space="preserve">מתני'.</w:delText>
        </w:r>
      </w:del>
    </w:p>
    <w:p w14:paraId="5F783D24" w14:textId="77777777" w:rsidR="00BD6C4F" w:rsidRPr="003D23F5" w:rsidRDefault="00BD6C4F" w:rsidP="00BD6C4F">
      <w:pPr>
        <w:pStyle w:val="afff9"/>
        <w:spacing w:before="120"/>
        <w:rPr>
          <w:rtl/>
        </w:rPr>
        <w:pPrChange w:id="90042" w:author="קלוד" w:date="2026-10-08T12:08:16Z">
          <w:pPr>
            <w:pStyle w:val="afff9"/>
          </w:pPr>
        </w:pPrChange>
      </w:pPr>
      <w:r w:rsidRPr="003D23F5">
        <w:rPr>
          <w:rtl/>
        </w:rPr>
        <w:t xml:space="preserve">בהמה שנחתכו רגליה, מן הארכובה ולמטה - כשרה, </w:t>
      </w:r>
    </w:p>
    <w:p w14:paraId="22CE7688" w14:textId="77777777" w:rsidR="00BD6C4F" w:rsidRPr="003D23F5" w:rsidRDefault="00BD6C4F" w:rsidP="00BD6C4F">
      <w:pPr>
        <w:pStyle w:val="afff9"/>
        <w:rPr>
          <w:rtl/>
        </w:rPr>
      </w:pPr>
      <w:r w:rsidRPr="003D23F5">
        <w:rPr>
          <w:rtl/>
        </w:rPr>
        <w:t>מן הארכובה ולמעלה - פסולה, וכן שניטל צומת הגידין.</w:t>
      </w:r>
    </w:p>
    <w:p w14:paraId="65A5FAD3" w14:textId="217CB942" w:rsidR="00BD6C4F" w:rsidRPr="003D23F5" w:rsidRDefault="00BD6C4F" w:rsidP="00BD6C4F">
      <w:pPr>
        <w:pStyle w:val="afff9"/>
        <w:rPr>
          <w:rtl/>
        </w:rPr>
      </w:pPr>
      <w:r w:rsidRPr="003D23F5">
        <w:rPr>
          <w:rtl/>
        </w:rPr>
        <w:t xml:space="preserve">נשבר העצם, אם רוב הבשר קיים שחיטתו מטהרתו, </w:t>
      </w:r>
    </w:p>
    <w:p w14:paraId="2B944C11" w14:textId="48DBE8A0" w:rsidR="00BD6C4F" w:rsidRPr="003D23F5" w:rsidRDefault="00BD6C4F" w:rsidP="00BD6C4F">
      <w:pPr>
        <w:pStyle w:val="afff9"/>
        <w:rPr>
          <w:rtl/>
        </w:rPr>
      </w:pPr>
      <w:r w:rsidRPr="003D23F5">
        <w:rPr>
          <w:rtl/>
        </w:rPr>
        <w:t xml:space="preserve">ואם לאו אין שחיטתו מטהרתו: </w:t>
      </w:r>
    </w:p>
    <w:p w14:paraId="7336F2BA" w14:textId="77777777" w:rsidR="0046556D" w:rsidRDefault="00BD6C4F" w:rsidP="00BD6C4F">
      <w:pPr>
        <w:jc w:val="center"/>
        <w:rPr>
          <w:rtl/>
        </w:rPr>
      </w:pPr>
      <w:r>
        <w:rPr>
          <w:rFonts w:ascii="BA חניכי הישיבות" w:hAnsi="BA חניכי הישיבות" w:cs="BA חניכי הישיבות"/>
          <w:rtl/>
        </w:rPr>
        <w:t>׻</w:t>
      </w:r>
    </w:p>
    <w:p w14:paraId="1E0ABF83" w14:textId="77777777" w:rsidR="0046556D" w:rsidRDefault="00BD6C4F" w:rsidP="00BD6C4F">
      <w:pPr>
        <w:rPr>
          <w:rtl/>
        </w:rPr>
      </w:pPr>
      <w:r>
        <w:rPr>
          <w:rStyle w:val="2fb"/>
          <w:rFonts w:hint="cs"/>
          <w:rtl/>
          <w:rPrChange w:id="12585" w:author="מנוע אמוראים" w:date="2026-10-05T16:40:54Z">
            <w:rPr>
              <w:rFonts w:hint="cs"/>
              <w:rtl/>
            </w:rPr>
          </w:rPrChange>
        </w:rPr>
        <w:t xml:space="preserve">אריא</w:t>
      </w:r>
      <w:r>
        <w:rPr>
          <w:rStyle w:val="2fb"/>
          <w:rtl/>
          <w:rPrChange w:id="12586" w:author="מנוע אמוראים" w:date="2026-10-05T16:40:54Z">
            <w:rPr>
              <w:rtl/>
            </w:rPr>
          </w:rPrChange>
        </w:rPr>
        <w:t xml:space="preserve">"</w:t>
      </w:r>
      <w:r>
        <w:rPr>
          <w:rStyle w:val="2fb"/>
          <w:rFonts w:hint="cs"/>
          <w:rtl/>
          <w:rPrChange w:id="12587" w:author="מנוע אמוראים" w:date="2026-10-05T16:40:54Z">
            <w:rPr>
              <w:rFonts w:hint="cs"/>
              <w:rtl/>
            </w:rPr>
          </w:rPrChange>
        </w:rPr>
        <w:t xml:space="preserve">ר</w:t>
      </w:r>
      <w:r>
        <w:rPr>
          <w:rFonts w:hint="cs"/>
          <w:rtl/>
        </w:rPr>
        <w:t xml:space="preserve"> </w:t>
      </w:r>
      <w:r>
        <w:rPr>
          <w:rStyle w:val="2fb"/>
          <w:rFonts w:hint="cs"/>
          <w:rtl/>
          <w:rPrChange w:id="12588" w:author="מנוע אמוראים" w:date="2026-10-05T16:40:54Z">
            <w:rPr>
              <w:rFonts w:hint="cs"/>
              <w:rtl/>
            </w:rPr>
          </w:rPrChange>
        </w:rPr>
        <w:t xml:space="preserve">מר</w:t>
      </w:r>
      <w:r>
        <w:rPr>
          <w:rStyle w:val="2fb"/>
          <w:rtl/>
          <w:rPrChange w:id="12589" w:author="מנוע אמוראים" w:date="2026-10-05T16:40:54Z">
            <w:rPr>
              <w:rtl/>
            </w:rPr>
          </w:rPrChange>
        </w:rPr>
        <w:t xml:space="preserve">"</w:t>
      </w:r>
      <w:r>
        <w:rPr>
          <w:rStyle w:val="2fb"/>
          <w:rFonts w:hint="cs"/>
          <w:rtl/>
          <w:rPrChange w:id="12590" w:author="מנוע אמוראים" w:date="2026-10-05T16:40:54Z">
            <w:rPr>
              <w:rFonts w:hint="cs"/>
              <w:rtl/>
            </w:rPr>
          </w:rPrChange>
        </w:rPr>
        <w:t xml:space="preserve">ח</w:t>
      </w:r>
      <w:r w:rsidRPr="00C63571">
        <w:rPr>
          <w:rtl/>
        </w:rPr>
        <w:t xml:space="preserve">: למטה - למטה מן הארכובה, למעלה - למעלה מן הארכובה, </w:t>
      </w:r>
    </w:p>
    <w:p w14:paraId="1D61B479" w14:textId="77777777" w:rsidR="0046556D" w:rsidRDefault="00BD6C4F" w:rsidP="00BD6C4F">
      <w:pPr>
        <w:rPr>
          <w:rtl/>
        </w:rPr>
      </w:pPr>
      <w:r w:rsidRPr="00C63571">
        <w:rPr>
          <w:rtl/>
        </w:rPr>
        <w:t>באיזו ארכובה אמרו - בארכובה הנמכרת עם הראש.</w:t>
      </w:r>
    </w:p>
    <w:p w14:paraId="48553C0E" w14:textId="77777777" w:rsidR="0046556D" w:rsidRDefault="00BD6C4F" w:rsidP="00BD6C4F">
      <w:pPr>
        <w:rPr>
          <w:rtl/>
        </w:rPr>
      </w:pPr>
      <w:r w:rsidRPr="00C63571">
        <w:rPr>
          <w:rtl/>
        </w:rPr>
        <w:t xml:space="preserve">• </w:t>
      </w:r>
      <w:r>
        <w:rPr>
          <w:rtl/>
        </w:rPr>
        <w:t xml:space="preserve">עולא </w:t>
      </w:r>
      <w:r>
        <w:rPr>
          <w:rFonts w:hint="cs"/>
          <w:rtl/>
        </w:rPr>
        <w:t>מר</w:t>
      </w:r>
      <w:r w:rsidRPr="00C63571">
        <w:rPr>
          <w:rtl/>
        </w:rPr>
        <w:t>אושעיא: כנגדו בגמל ניכר.</w:t>
      </w:r>
    </w:p>
    <w:p w14:paraId="08EDC479" w14:textId="77777777" w:rsidR="0046556D" w:rsidRDefault="00BD6C4F" w:rsidP="00BD6C4F">
      <w:pPr>
        <w:rPr>
          <w:rtl/>
        </w:rPr>
      </w:pPr>
      <w:r>
        <w:rPr>
          <w:rtl/>
        </w:rPr>
        <w:t xml:space="preserve">א"ל עולא </w:t>
      </w:r>
      <w:r>
        <w:rPr>
          <w:rStyle w:val="2fb"/>
          <w:rtl/>
          <w:rPrChange w:id="12591" w:author="מנוע אמוראים" w:date="2026-10-05T16:40:54Z">
            <w:rPr>
              <w:rtl/>
            </w:rPr>
          </w:rPrChange>
        </w:rPr>
        <w:t xml:space="preserve">לר</w:t>
      </w:r>
      <w:r>
        <w:rPr>
          <w:rStyle w:val="2fb"/>
          <w:rtl/>
          <w:rPrChange w:id="12592" w:author="מנוע אמוראים" w:date="2026-10-05T16:40:54Z">
            <w:rPr>
              <w:rtl/>
            </w:rPr>
          </w:rPrChange>
        </w:rPr>
        <w:t xml:space="preserve">"</w:t>
      </w:r>
      <w:r>
        <w:rPr>
          <w:rStyle w:val="2fb"/>
          <w:rFonts w:hint="cs"/>
          <w:rtl/>
          <w:rPrChange w:id="12593" w:author="מנוע אמוראים" w:date="2026-10-05T16:40:54Z">
            <w:rPr>
              <w:rFonts w:hint="cs"/>
              <w:rtl/>
            </w:rPr>
          </w:rPrChange>
        </w:rPr>
        <w:t xml:space="preserve">י</w:t>
      </w:r>
      <w:r w:rsidRPr="00C63571">
        <w:rPr>
          <w:rtl/>
        </w:rPr>
        <w:t xml:space="preserve">: לדידי דכנגדו בגמל ניכר היינו דקתני וכן שניטל צומת הגידין, </w:t>
      </w:r>
    </w:p>
    <w:p w14:paraId="24971234" w14:textId="37781F30" w:rsidR="0046556D" w:rsidRDefault="00BD6C4F" w:rsidP="00BD6C4F">
      <w:pPr>
        <w:rPr>
          <w:rtl/>
        </w:rPr>
      </w:pPr>
      <w:r w:rsidRPr="00C63571">
        <w:rPr>
          <w:rtl/>
        </w:rPr>
        <w:t xml:space="preserve">לדידך, </w:t>
      </w:r>
      <w:r>
        <w:rPr>
          <w:rFonts w:hint="cs"/>
          <w:rtl/>
        </w:rPr>
        <w:t>ד</w:t>
      </w:r>
      <w:r>
        <w:rPr>
          <w:rtl/>
        </w:rPr>
        <w:t>וכן שניטל צומת הגידין</w:t>
      </w:r>
      <w:r w:rsidRPr="00C63571">
        <w:rPr>
          <w:rtl/>
        </w:rPr>
        <w:t xml:space="preserve"> </w:t>
      </w:r>
    </w:p>
    <w:p w14:paraId="52A209DD" w14:textId="77777777" w:rsidR="0046556D" w:rsidRDefault="00BD6C4F" w:rsidP="00BD6C4F">
      <w:pPr>
        <w:rPr>
          <w:rtl/>
        </w:rPr>
      </w:pPr>
      <w:r w:rsidRPr="00C63571">
        <w:rPr>
          <w:rtl/>
        </w:rPr>
        <w:t>א"ל: רכובה בלא צומת הגידים, וצומת הגידים בלא רכובה.</w:t>
      </w:r>
    </w:p>
    <w:p w14:paraId="2D614D3C" w14:textId="77777777" w:rsidR="0046556D" w:rsidRDefault="00BD6C4F" w:rsidP="00BD6C4F">
      <w:pPr>
        <w:rPr>
          <w:rtl/>
        </w:rPr>
      </w:pPr>
      <w:r w:rsidRPr="00C63571">
        <w:rPr>
          <w:rtl/>
        </w:rPr>
        <w:t>והא נחתכו קתני!</w:t>
      </w:r>
      <w:r>
        <w:rPr>
          <w:rFonts w:hint="cs"/>
          <w:rtl/>
        </w:rPr>
        <w:t xml:space="preserve"> </w:t>
      </w:r>
      <w:r w:rsidRPr="00C63571">
        <w:rPr>
          <w:rtl/>
        </w:rPr>
        <w:t>אישתיק.</w:t>
      </w:r>
    </w:p>
    <w:p w14:paraId="08DCCA7F" w14:textId="77777777" w:rsidR="0046556D" w:rsidRDefault="00BD6C4F" w:rsidP="00BD6C4F">
      <w:pPr>
        <w:rPr>
          <w:rtl/>
        </w:rPr>
      </w:pPr>
      <w:r w:rsidRPr="00C63571">
        <w:rPr>
          <w:rtl/>
        </w:rPr>
        <w:t>לבתר דנפק, אמר: מ"ט לא אמרי ליה למטה - למטה מן הארכובה, למעלה - למעלה מצומת הגידין? הדר אמר: ולא אמרי ליה, ואמר לי נחתכו קתני, הכא נמי מן הארכובה ולמעלה קתני.</w:t>
      </w:r>
    </w:p>
    <w:p w14:paraId="1951197E" w14:textId="77777777" w:rsidR="0046556D" w:rsidRDefault="00BD6C4F" w:rsidP="00BD6C4F">
      <w:pPr>
        <w:rPr>
          <w:rtl/>
        </w:rPr>
      </w:pPr>
      <w:r w:rsidRPr="00C63571">
        <w:rPr>
          <w:rtl/>
        </w:rPr>
        <w:t xml:space="preserve">• רב פפא מתני </w:t>
      </w:r>
      <w:r>
        <w:rPr>
          <w:rStyle w:val="2fb"/>
          <w:rFonts w:hint="cs"/>
          <w:rtl/>
          <w:rPrChange w:id="12594" w:author="מנוע אמוראים" w:date="2026-10-05T16:40:54Z">
            <w:rPr>
              <w:rFonts w:hint="cs"/>
              <w:rtl/>
            </w:rPr>
          </w:rPrChange>
        </w:rPr>
        <w:t xml:space="preserve">אריא</w:t>
      </w:r>
      <w:r>
        <w:rPr>
          <w:rStyle w:val="2fb"/>
          <w:rtl/>
          <w:rPrChange w:id="12595" w:author="מנוע אמוראים" w:date="2026-10-05T16:40:54Z">
            <w:rPr>
              <w:rtl/>
            </w:rPr>
          </w:rPrChange>
        </w:rPr>
        <w:t xml:space="preserve">"</w:t>
      </w:r>
      <w:r>
        <w:rPr>
          <w:rStyle w:val="2fb"/>
          <w:rFonts w:hint="cs"/>
          <w:rtl/>
          <w:rPrChange w:id="12596" w:author="מנוע אמוראים" w:date="2026-10-05T16:40:54Z">
            <w:rPr>
              <w:rFonts w:hint="cs"/>
              <w:rtl/>
            </w:rPr>
          </w:rPrChange>
        </w:rPr>
        <w:t xml:space="preserve">ר</w:t>
      </w:r>
      <w:r>
        <w:rPr>
          <w:rFonts w:hint="cs"/>
          <w:rtl/>
        </w:rPr>
        <w:t xml:space="preserve"> </w:t>
      </w:r>
      <w:r>
        <w:rPr>
          <w:rStyle w:val="2fb"/>
          <w:rFonts w:hint="cs"/>
          <w:rtl/>
          <w:rPrChange w:id="12597" w:author="מנוע אמוראים" w:date="2026-10-05T16:40:54Z">
            <w:rPr>
              <w:rFonts w:hint="cs"/>
              <w:rtl/>
            </w:rPr>
          </w:rPrChange>
        </w:rPr>
        <w:t xml:space="preserve">מר</w:t>
      </w:r>
      <w:r>
        <w:rPr>
          <w:rStyle w:val="2fb"/>
          <w:rtl/>
          <w:rPrChange w:id="12598" w:author="מנוע אמוראים" w:date="2026-10-05T16:40:54Z">
            <w:rPr>
              <w:rtl/>
            </w:rPr>
          </w:rPrChange>
        </w:rPr>
        <w:t xml:space="preserve">"</w:t>
      </w:r>
      <w:r>
        <w:rPr>
          <w:rStyle w:val="2fb"/>
          <w:rFonts w:hint="cs"/>
          <w:rtl/>
          <w:rPrChange w:id="12599" w:author="מנוע אמוראים" w:date="2026-10-05T16:40:54Z">
            <w:rPr>
              <w:rFonts w:hint="cs"/>
              <w:rtl/>
            </w:rPr>
          </w:rPrChange>
        </w:rPr>
        <w:t xml:space="preserve">ח</w:t>
      </w:r>
      <w:r w:rsidRPr="00C63571">
        <w:rPr>
          <w:rtl/>
        </w:rPr>
        <w:t>: למטה - למטה מן הארכובה ומצומת הגידין, למעלה - למעלה מן הארכובה ומצומת הגידין, וכן שניטל צומת הגידין, וארכובה גופה - כדעולא א"ר אושעיא.</w:t>
      </w:r>
    </w:p>
    <w:p w14:paraId="574BC8D2" w14:textId="77777777" w:rsidR="0046556D" w:rsidRDefault="00BD6C4F" w:rsidP="00BD6C4F">
      <w:pPr>
        <w:rPr>
          <w:rtl/>
        </w:rPr>
      </w:pPr>
      <w:r w:rsidRPr="00C63571">
        <w:rPr>
          <w:rtl/>
        </w:rPr>
        <w:t xml:space="preserve">ומי איכא מידי, דאילו מדלי - פסיק ליה וחיה, מתתי - פסיק ליה ומתה? </w:t>
      </w:r>
    </w:p>
    <w:p w14:paraId="1163F629" w14:textId="77777777" w:rsidR="0046556D" w:rsidRDefault="00BD6C4F" w:rsidP="00BD6C4F">
      <w:pPr>
        <w:rPr>
          <w:rtl/>
        </w:rPr>
      </w:pPr>
      <w:r w:rsidRPr="00DF6D84">
        <w:rPr>
          <w:b/>
          <w:bCs/>
          <w:rtl/>
        </w:rPr>
        <w:t>רב אשי:</w:t>
      </w:r>
      <w:r w:rsidRPr="00C63571">
        <w:rPr>
          <w:rtl/>
        </w:rPr>
        <w:t xml:space="preserve"> טרפותמדמית להדדי? אין אומרין בטרפות זו דומה לזו, שהרי חותכה מכאן - ומתה, חותכה מכאן - וחיה.</w:t>
      </w:r>
    </w:p>
    <w:p w14:paraId="42E73C84" w14:textId="77777777" w:rsidR="0046556D" w:rsidRDefault="00BD6C4F" w:rsidP="00BD6C4F">
      <w:pPr>
        <w:rPr>
          <w:b/>
          <w:bCs/>
          <w:rtl/>
        </w:rPr>
      </w:pPr>
      <w:r w:rsidRPr="00DF6D84">
        <w:rPr>
          <w:b/>
          <w:bCs/>
          <w:rtl/>
        </w:rPr>
        <w:t>צומת הגידין</w:t>
      </w:r>
    </w:p>
    <w:p w14:paraId="3C096194" w14:textId="77777777" w:rsidR="0046556D" w:rsidRDefault="00BD6C4F" w:rsidP="00BD6C4F">
      <w:pPr>
        <w:rPr>
          <w:rtl/>
        </w:rPr>
      </w:pPr>
      <w:r w:rsidRPr="00C63571">
        <w:rPr>
          <w:rtl/>
        </w:rPr>
        <w:t xml:space="preserve">רבה </w:t>
      </w:r>
      <w:r>
        <w:rPr>
          <w:rFonts w:hint="cs"/>
          <w:rtl/>
        </w:rPr>
        <w:t>מ</w:t>
      </w:r>
      <w:r>
        <w:rPr>
          <w:rtl/>
        </w:rPr>
        <w:t xml:space="preserve">רב אשי: דאגרמא ולבר, </w:t>
      </w:r>
      <w:r>
        <w:rPr>
          <w:rStyle w:val="2fb"/>
          <w:rtl/>
          <w:rPrChange w:id="12600" w:author="מנוע אמוראים" w:date="2026-10-05T16:40:54Z">
            <w:rPr>
              <w:rtl/>
            </w:rPr>
          </w:rPrChange>
        </w:rPr>
        <w:t xml:space="preserve">רב</w:t>
      </w:r>
      <w:r>
        <w:rPr>
          <w:rStyle w:val="2fb"/>
          <w:rFonts w:hint="cs"/>
          <w:rtl/>
          <w:rPrChange w:id="12601" w:author="מנוע אמוראים" w:date="2026-10-05T16:40:54Z">
            <w:rPr>
              <w:rFonts w:hint="cs"/>
              <w:rtl/>
            </w:rPr>
          </w:rPrChange>
        </w:rPr>
        <w:t xml:space="preserve">ר</w:t>
      </w:r>
      <w:r>
        <w:rPr>
          <w:rStyle w:val="2fb"/>
          <w:rtl/>
          <w:rPrChange w:id="12602" w:author="מנוע אמוראים" w:date="2026-10-05T16:40:54Z">
            <w:rPr>
              <w:rtl/>
            </w:rPr>
          </w:rPrChange>
        </w:rPr>
        <w:t xml:space="preserve">"</w:t>
      </w:r>
      <w:r>
        <w:rPr>
          <w:rStyle w:val="2fb"/>
          <w:rFonts w:hint="cs"/>
          <w:rtl/>
          <w:rPrChange w:id="12603" w:author="מנוע אמוראים" w:date="2026-10-05T16:40:54Z">
            <w:rPr>
              <w:rFonts w:hint="cs"/>
              <w:rtl/>
            </w:rPr>
          </w:rPrChange>
        </w:rPr>
        <w:t xml:space="preserve">ה</w:t>
      </w:r>
      <w:r>
        <w:rPr>
          <w:rFonts w:hint="cs"/>
          <w:rtl/>
        </w:rPr>
        <w:t xml:space="preserve"> מ</w:t>
      </w:r>
      <w:r>
        <w:rPr>
          <w:rtl/>
        </w:rPr>
        <w:t xml:space="preserve">רב אשי: דאגרמא ולגיו, </w:t>
      </w:r>
      <w:r>
        <w:rPr>
          <w:rStyle w:val="2fb"/>
          <w:rtl/>
          <w:rPrChange w:id="12604" w:author="מנוע אמוראים" w:date="2026-10-05T16:40:54Z">
            <w:rPr>
              <w:rtl/>
            </w:rPr>
          </w:rPrChange>
        </w:rPr>
        <w:t xml:space="preserve">רב</w:t>
      </w:r>
      <w:r>
        <w:rPr>
          <w:rStyle w:val="2fb"/>
          <w:rFonts w:hint="cs"/>
          <w:rtl/>
          <w:rPrChange w:id="12605" w:author="מנוע אמוראים" w:date="2026-10-05T16:40:54Z">
            <w:rPr>
              <w:rFonts w:hint="cs"/>
              <w:rtl/>
            </w:rPr>
          </w:rPrChange>
        </w:rPr>
        <w:t xml:space="preserve">דרבר</w:t>
      </w:r>
      <w:r>
        <w:rPr>
          <w:rStyle w:val="2fb"/>
          <w:rtl/>
          <w:rPrChange w:id="12606" w:author="מנוע אמוראים" w:date="2026-10-05T16:40:54Z">
            <w:rPr>
              <w:rtl/>
            </w:rPr>
          </w:rPrChange>
        </w:rPr>
        <w:t xml:space="preserve">"</w:t>
      </w:r>
      <w:r>
        <w:rPr>
          <w:rStyle w:val="2fb"/>
          <w:rFonts w:hint="cs"/>
          <w:rtl/>
          <w:rPrChange w:id="12607" w:author="מנוע אמוראים" w:date="2026-10-05T16:40:54Z">
            <w:rPr>
              <w:rFonts w:hint="cs"/>
              <w:rtl/>
            </w:rPr>
          </w:rPrChange>
        </w:rPr>
        <w:t xml:space="preserve">ה</w:t>
      </w:r>
      <w:r>
        <w:rPr>
          <w:rFonts w:hint="cs"/>
          <w:rtl/>
        </w:rPr>
        <w:t xml:space="preserve"> </w:t>
      </w:r>
      <w:r>
        <w:rPr>
          <w:rStyle w:val="2fb"/>
          <w:rFonts w:hint="cs"/>
          <w:rtl/>
          <w:rPrChange w:id="12608" w:author="מנוע אמוראים" w:date="2026-10-05T16:40:54Z">
            <w:rPr>
              <w:rFonts w:hint="cs"/>
              <w:rtl/>
            </w:rPr>
          </w:rPrChange>
        </w:rPr>
        <w:t xml:space="preserve">מר</w:t>
      </w:r>
      <w:r>
        <w:rPr>
          <w:rStyle w:val="2fb"/>
          <w:rtl/>
          <w:rPrChange w:id="12609" w:author="מנוע אמוראים" w:date="2026-10-05T16:40:54Z">
            <w:rPr>
              <w:rtl/>
            </w:rPr>
          </w:rPrChange>
        </w:rPr>
        <w:t xml:space="preserve">"</w:t>
      </w:r>
      <w:r>
        <w:rPr>
          <w:rStyle w:val="2fb"/>
          <w:rFonts w:hint="cs"/>
          <w:rtl/>
          <w:rPrChange w:id="12610" w:author="מנוע אמוראים" w:date="2026-10-05T16:40:54Z">
            <w:rPr>
              <w:rFonts w:hint="cs"/>
              <w:rtl/>
            </w:rPr>
          </w:rPrChange>
        </w:rPr>
        <w:t xml:space="preserve">א</w:t>
      </w:r>
      <w:r w:rsidRPr="00C63571">
        <w:rPr>
          <w:rtl/>
        </w:rPr>
        <w:t>: דעילוי ערקומא.</w:t>
      </w:r>
    </w:p>
    <w:p w14:paraId="4EF14B7F" w14:textId="77777777" w:rsidR="0046556D" w:rsidRDefault="00BD6C4F" w:rsidP="00BD6C4F">
      <w:pPr>
        <w:rPr>
          <w:rtl/>
        </w:rPr>
      </w:pPr>
      <w:r w:rsidRPr="00C63571">
        <w:rPr>
          <w:rtl/>
        </w:rPr>
        <w:t>• י</w:t>
      </w:r>
      <w:r>
        <w:rPr>
          <w:rFonts w:hint="cs"/>
          <w:rtl/>
        </w:rPr>
        <w:t>שב</w:t>
      </w:r>
      <w:r w:rsidRPr="00C63571">
        <w:rPr>
          <w:rtl/>
        </w:rPr>
        <w:t xml:space="preserve"> ההוא מרבנן </w:t>
      </w:r>
      <w:r>
        <w:rPr>
          <w:rFonts w:hint="cs"/>
          <w:rtl/>
        </w:rPr>
        <w:t>לפני ר' אבא ואמר</w:t>
      </w:r>
      <w:r w:rsidRPr="00C63571">
        <w:rPr>
          <w:rtl/>
        </w:rPr>
        <w:t>: דערקומא גופה, א"ל רבי אבא: לא תציתו ליה!</w:t>
      </w:r>
    </w:p>
    <w:p w14:paraId="19EA3416" w14:textId="77777777" w:rsidR="0046556D" w:rsidRDefault="00BD6C4F" w:rsidP="00BD6C4F">
      <w:pPr>
        <w:rPr>
          <w:rtl/>
        </w:rPr>
      </w:pPr>
      <w:r>
        <w:rPr>
          <w:rtl/>
        </w:rPr>
        <w:t xml:space="preserve">הכי </w:t>
      </w:r>
      <w:r>
        <w:rPr>
          <w:rStyle w:val="2fb"/>
          <w:rtl/>
          <w:rPrChange w:id="12611" w:author="מנוע אמוראים" w:date="2026-10-05T16:40:54Z">
            <w:rPr>
              <w:rtl/>
            </w:rPr>
          </w:rPrChange>
        </w:rPr>
        <w:t xml:space="preserve">א</w:t>
      </w:r>
      <w:r>
        <w:rPr>
          <w:rStyle w:val="2fb"/>
          <w:rFonts w:hint="cs"/>
          <w:rtl/>
          <w:rPrChange w:id="12612" w:author="מנוע אמוראים" w:date="2026-10-05T16:40:54Z">
            <w:rPr>
              <w:rFonts w:hint="cs"/>
              <w:rtl/>
            </w:rPr>
          </w:rPrChange>
        </w:rPr>
        <w:t xml:space="preserve">ר</w:t>
      </w:r>
      <w:r>
        <w:rPr>
          <w:rStyle w:val="2fb"/>
          <w:rtl/>
          <w:rPrChange w:id="12613" w:author="מנוע אמוראים" w:date="2026-10-05T16:40:54Z">
            <w:rPr>
              <w:rtl/>
            </w:rPr>
          </w:rPrChange>
        </w:rPr>
        <w:t xml:space="preserve">"</w:t>
      </w:r>
      <w:r>
        <w:rPr>
          <w:rStyle w:val="2fb"/>
          <w:rFonts w:hint="cs"/>
          <w:rtl/>
          <w:rPrChange w:id="12614" w:author="מנוע אמוראים" w:date="2026-10-05T16:40:54Z">
            <w:rPr>
              <w:rFonts w:hint="cs"/>
              <w:rtl/>
            </w:rPr>
          </w:rPrChange>
        </w:rPr>
        <w:t xml:space="preserve">י</w:t>
      </w:r>
      <w:r>
        <w:rPr>
          <w:rtl/>
        </w:rPr>
        <w:t xml:space="preserve">: היכא דפרעי טבחי, והיינו </w:t>
      </w:r>
      <w:r>
        <w:rPr>
          <w:rStyle w:val="2fb"/>
          <w:rtl/>
          <w:rPrChange w:id="12615" w:author="מנוע אמוראים" w:date="2026-10-05T16:40:54Z">
            <w:rPr>
              <w:rtl/>
            </w:rPr>
          </w:rPrChange>
        </w:rPr>
        <w:t xml:space="preserve">ר</w:t>
      </w:r>
      <w:r>
        <w:rPr>
          <w:rStyle w:val="2fb"/>
          <w:rFonts w:hint="cs"/>
          <w:rtl/>
          <w:rPrChange w:id="12616" w:author="מנוע אמוראים" w:date="2026-10-05T16:40:54Z">
            <w:rPr>
              <w:rFonts w:hint="cs"/>
              <w:rtl/>
            </w:rPr>
          </w:rPrChange>
        </w:rPr>
        <w:t xml:space="preserve">בדרבר</w:t>
      </w:r>
      <w:r>
        <w:rPr>
          <w:rStyle w:val="2fb"/>
          <w:rtl/>
          <w:rPrChange w:id="12617" w:author="מנוע אמוראים" w:date="2026-10-05T16:40:54Z">
            <w:rPr>
              <w:rtl/>
            </w:rPr>
          </w:rPrChange>
        </w:rPr>
        <w:t xml:space="preserve">"</w:t>
      </w:r>
      <w:r>
        <w:rPr>
          <w:rStyle w:val="2fb"/>
          <w:rFonts w:hint="cs"/>
          <w:rtl/>
          <w:rPrChange w:id="12618" w:author="מנוע אמוראים" w:date="2026-10-05T16:40:54Z">
            <w:rPr>
              <w:rFonts w:hint="cs"/>
              <w:rtl/>
            </w:rPr>
          </w:rPrChange>
        </w:rPr>
        <w:t xml:space="preserve">ה</w:t>
      </w:r>
      <w:r>
        <w:rPr>
          <w:rFonts w:hint="cs"/>
          <w:rtl/>
        </w:rPr>
        <w:t xml:space="preserve"> </w:t>
      </w:r>
      <w:r>
        <w:rPr>
          <w:rStyle w:val="2fb"/>
          <w:rFonts w:hint="cs"/>
          <w:rtl/>
          <w:rPrChange w:id="12619" w:author="מנוע אמוראים" w:date="2026-10-05T16:40:54Z">
            <w:rPr>
              <w:rFonts w:hint="cs"/>
              <w:rtl/>
            </w:rPr>
          </w:rPrChange>
        </w:rPr>
        <w:t xml:space="preserve">מר</w:t>
      </w:r>
      <w:r>
        <w:rPr>
          <w:rStyle w:val="2fb"/>
          <w:rtl/>
          <w:rPrChange w:id="12620" w:author="מנוע אמוראים" w:date="2026-10-05T16:40:54Z">
            <w:rPr>
              <w:rtl/>
            </w:rPr>
          </w:rPrChange>
        </w:rPr>
        <w:t xml:space="preserve">"</w:t>
      </w:r>
      <w:r>
        <w:rPr>
          <w:rStyle w:val="2fb"/>
          <w:rFonts w:hint="cs"/>
          <w:rtl/>
          <w:rPrChange w:id="12621" w:author="מנוע אמוראים" w:date="2026-10-05T16:40:54Z">
            <w:rPr>
              <w:rFonts w:hint="cs"/>
              <w:rtl/>
            </w:rPr>
          </w:rPrChange>
        </w:rPr>
        <w:t xml:space="preserve">א</w:t>
      </w:r>
      <w:r w:rsidRPr="00C63571">
        <w:rPr>
          <w:rtl/>
        </w:rPr>
        <w:t>.</w:t>
      </w:r>
    </w:p>
    <w:p w14:paraId="48DCE784" w14:textId="77777777" w:rsidR="0046556D" w:rsidRDefault="00BD6C4F" w:rsidP="00BD6C4F">
      <w:pPr>
        <w:rPr>
          <w:rtl/>
        </w:rPr>
      </w:pPr>
      <w:r>
        <w:rPr>
          <w:rtl/>
        </w:rPr>
        <w:t xml:space="preserve">• </w:t>
      </w:r>
      <w:r>
        <w:rPr>
          <w:rStyle w:val="2fb"/>
          <w:rtl/>
          <w:rPrChange w:id="12622" w:author="מנוע אמוראים" w:date="2026-10-05T16:40:54Z">
            <w:rPr>
              <w:rtl/>
            </w:rPr>
          </w:rPrChange>
        </w:rPr>
        <w:t xml:space="preserve">א</w:t>
      </w:r>
      <w:r>
        <w:rPr>
          <w:rStyle w:val="2fb"/>
          <w:rtl/>
          <w:rPrChange w:id="12623" w:author="מנוע אמוראים" w:date="2026-10-05T16:40:54Z">
            <w:rPr>
              <w:rtl/>
            </w:rPr>
          </w:rPrChange>
        </w:rPr>
        <w:t xml:space="preserve">ריא"ש</w:t>
      </w:r>
      <w:r w:rsidRPr="00C63571">
        <w:rPr>
          <w:rtl/>
        </w:rPr>
        <w:t xml:space="preserve">: צומת הגידים שאמרו - מקום שהגידין צומתין, </w:t>
      </w:r>
    </w:p>
    <w:p w14:paraId="5DAA7D48" w14:textId="77777777" w:rsidR="0046556D" w:rsidRDefault="00BD6C4F" w:rsidP="00BD6C4F">
      <w:pPr>
        <w:rPr>
          <w:rtl/>
        </w:rPr>
      </w:pPr>
      <w:r w:rsidRPr="00C63571">
        <w:rPr>
          <w:rtl/>
        </w:rPr>
        <w:t>א"ל ההוא מדרבנן ורב יעקב שמיה, כי הוינן בי רב יהודה אמר לן: שמעו מ</w:t>
      </w:r>
      <w:r>
        <w:rPr>
          <w:rFonts w:hint="cs"/>
          <w:rtl/>
        </w:rPr>
        <w:t>מני דבר ששמעתי מגברא רבה והיינו שמואל</w:t>
      </w:r>
      <w:r w:rsidRPr="00C63571">
        <w:rPr>
          <w:rtl/>
        </w:rPr>
        <w:t>,</w:t>
      </w:r>
    </w:p>
    <w:p w14:paraId="70951430" w14:textId="77777777" w:rsidR="0046556D" w:rsidRDefault="00BD6C4F" w:rsidP="00BD6C4F">
      <w:pPr>
        <w:rPr>
          <w:rtl/>
        </w:rPr>
      </w:pPr>
      <w:r w:rsidRPr="00C63571">
        <w:rPr>
          <w:rtl/>
        </w:rPr>
        <w:t xml:space="preserve"> צומת הגידין שאמרו - מקום שהגידין צומתין בו, וממקום שצומתין עד מקום שמתפשטין.</w:t>
      </w:r>
    </w:p>
    <w:p w14:paraId="223457E5" w14:textId="16513ED8" w:rsidR="0046556D" w:rsidRDefault="00BD6C4F" w:rsidP="00BD6C4F">
      <w:pPr>
        <w:rPr>
          <w:rtl/>
        </w:rPr>
      </w:pPr>
      <w:r w:rsidRPr="00C63571">
        <w:rPr>
          <w:rtl/>
        </w:rPr>
        <w:t>וכמה</w:t>
      </w:r>
      <w:r>
        <w:rPr>
          <w:rFonts w:hint="cs"/>
          <w:rtl/>
        </w:rPr>
        <w:t xml:space="preserve">- </w:t>
      </w:r>
      <w:r w:rsidRPr="00DF6D84">
        <w:rPr>
          <w:b/>
          <w:bCs/>
          <w:rtl/>
        </w:rPr>
        <w:t>אביי</w:t>
      </w:r>
      <w:r w:rsidRPr="00C63571">
        <w:rPr>
          <w:rtl/>
        </w:rPr>
        <w:t xml:space="preserve">: ארבעה בטדי בתורא, </w:t>
      </w:r>
    </w:p>
    <w:p w14:paraId="4D1CB9BE" w14:textId="77777777" w:rsidR="0046556D" w:rsidRDefault="00BD6C4F" w:rsidP="00BD6C4F">
      <w:pPr>
        <w:rPr>
          <w:rtl/>
        </w:rPr>
      </w:pPr>
      <w:r w:rsidRPr="00C63571">
        <w:rPr>
          <w:rtl/>
        </w:rPr>
        <w:t xml:space="preserve">בדקה </w:t>
      </w:r>
      <w:r>
        <w:rPr>
          <w:rFonts w:hint="cs"/>
          <w:rtl/>
        </w:rPr>
        <w:t>-</w:t>
      </w:r>
      <w:r w:rsidRPr="00C63571">
        <w:rPr>
          <w:rtl/>
        </w:rPr>
        <w:t xml:space="preserve"> </w:t>
      </w:r>
      <w:r w:rsidRPr="00DF6D84">
        <w:rPr>
          <w:b/>
          <w:bCs/>
          <w:rtl/>
        </w:rPr>
        <w:t>אביי</w:t>
      </w:r>
      <w:r w:rsidRPr="00C63571">
        <w:rPr>
          <w:rtl/>
        </w:rPr>
        <w:t>: בליטי - הוו צומת הגידים, בליעי - לא הוו צומת הגידים, אשוני - הוו צומת הגידים, רכיכי - לא הוו צומת הגידים, אלימי - הוו צומת הגידים, קטיני - לא הוו צומת הגידים, חוורי - הוו צומת הגידים, לא חוורי - לא הוו צומת הגידים.</w:t>
      </w:r>
    </w:p>
    <w:p w14:paraId="620E87C9" w14:textId="77777777" w:rsidR="00BD6C4F" w:rsidRPr="003D23F5" w:rsidRDefault="00BD6C4F" w:rsidP="00F07436">
      <w:pPr>
        <w:pStyle w:val="afff3"/>
        <w:framePr w:wrap="around"/>
        <w:rPr>
          <w:rtl/>
        </w:rPr>
      </w:pPr>
      <w:r w:rsidRPr="003D23F5">
        <w:rPr>
          <w:rFonts w:hint="cs"/>
          <w:rtl/>
        </w:rPr>
        <w:lastRenderedPageBreak/>
        <w:t>עו:</w:t>
      </w:r>
    </w:p>
    <w:p w14:paraId="627C1B16" w14:textId="45E4A61B" w:rsidR="0046556D" w:rsidRDefault="00BD6C4F" w:rsidP="00BD6C4F">
      <w:pPr>
        <w:rPr>
          <w:rtl/>
        </w:rPr>
      </w:pPr>
      <w:r>
        <w:rPr>
          <w:rStyle w:val="2fb"/>
          <w:rFonts w:hint="cs"/>
          <w:b/>
          <w:bCs/>
          <w:rtl/>
          <w:rPrChange w:id="12624" w:author="מנוע אמוראים" w:date="2026-10-05T16:40:54Z">
            <w:rPr>
              <w:rFonts w:hint="cs"/>
              <w:b/>
              <w:bCs/>
              <w:rtl/>
            </w:rPr>
          </w:rPrChange>
        </w:rPr>
        <w:t xml:space="preserve">מבר</w:t>
      </w:r>
      <w:r>
        <w:rPr>
          <w:rStyle w:val="2fb"/>
          <w:b/>
          <w:bCs/>
          <w:rtl/>
          <w:rPrChange w:id="12625" w:author="מנוע אמוראים" w:date="2026-10-05T16:40:54Z">
            <w:rPr>
              <w:b/>
              <w:bCs/>
              <w:rtl/>
            </w:rPr>
          </w:rPrChange>
        </w:rPr>
        <w:t xml:space="preserve">"</w:t>
      </w:r>
      <w:r>
        <w:rPr>
          <w:rStyle w:val="2fb"/>
          <w:rFonts w:hint="cs"/>
          <w:b/>
          <w:bCs/>
          <w:rtl/>
          <w:rPrChange w:id="12626" w:author="מנוע אמוראים" w:date="2026-10-05T16:40:54Z">
            <w:rPr>
              <w:rFonts w:hint="cs"/>
              <w:b/>
              <w:bCs/>
              <w:rtl/>
            </w:rPr>
          </w:rPrChange>
        </w:rPr>
        <w:t xml:space="preserve">א</w:t>
      </w:r>
      <w:r w:rsidRPr="00C63571">
        <w:rPr>
          <w:rtl/>
        </w:rPr>
        <w:t>: כיון דזיגי, אע</w:t>
      </w:r>
      <w:r>
        <w:rPr>
          <w:rtl/>
        </w:rPr>
        <w:t>"</w:t>
      </w:r>
      <w:r w:rsidRPr="00C63571">
        <w:rPr>
          <w:rtl/>
        </w:rPr>
        <w:t>ג דלא חוורי.</w:t>
      </w:r>
    </w:p>
    <w:p w14:paraId="4E27F881" w14:textId="77777777" w:rsidR="0046556D" w:rsidRDefault="00BD6C4F" w:rsidP="00BD6C4F">
      <w:pPr>
        <w:rPr>
          <w:rtl/>
        </w:rPr>
      </w:pPr>
      <w:r>
        <w:rPr>
          <w:rFonts w:hint="cs"/>
          <w:rtl/>
        </w:rPr>
        <w:t xml:space="preserve">אמימר </w:t>
      </w:r>
      <w:r>
        <w:rPr>
          <w:rStyle w:val="2fb"/>
          <w:rFonts w:hint="cs"/>
          <w:rtl/>
          <w:rPrChange w:id="12627" w:author="מנוע אמוראים" w:date="2026-10-05T16:40:54Z">
            <w:rPr>
              <w:rFonts w:hint="cs"/>
              <w:rtl/>
            </w:rPr>
          </w:rPrChange>
        </w:rPr>
        <w:t xml:space="preserve">מר</w:t>
      </w:r>
      <w:r>
        <w:rPr>
          <w:rStyle w:val="2fb"/>
          <w:rtl/>
          <w:rPrChange w:id="12628" w:author="מנוע אמוראים" w:date="2026-10-05T16:40:54Z">
            <w:rPr>
              <w:rtl/>
            </w:rPr>
          </w:rPrChange>
        </w:rPr>
        <w:t xml:space="preserve">"</w:t>
      </w:r>
      <w:r>
        <w:rPr>
          <w:rStyle w:val="2fb"/>
          <w:rFonts w:hint="cs"/>
          <w:rtl/>
          <w:rPrChange w:id="12629" w:author="מנוע אמוראים" w:date="2026-10-05T16:40:54Z">
            <w:rPr>
              <w:rFonts w:hint="cs"/>
              <w:rtl/>
            </w:rPr>
          </w:rPrChange>
        </w:rPr>
        <w:t xml:space="preserve">ז</w:t>
      </w:r>
      <w:r w:rsidRPr="00C63571">
        <w:rPr>
          <w:rtl/>
        </w:rPr>
        <w:t>: תלתא חוטי הוו, חד אלימא ותרי קטיני;</w:t>
      </w:r>
    </w:p>
    <w:p w14:paraId="6E753AB6" w14:textId="77777777" w:rsidR="0046556D" w:rsidRDefault="00BD6C4F" w:rsidP="00BD6C4F">
      <w:pPr>
        <w:rPr>
          <w:rtl/>
        </w:rPr>
      </w:pPr>
      <w:r w:rsidRPr="00C63571">
        <w:rPr>
          <w:rtl/>
        </w:rPr>
        <w:t>איפסיק אלימא אזדא רוב בנין, איפסיק קטיני - אזדא רוב מנין.</w:t>
      </w:r>
    </w:p>
    <w:p w14:paraId="225A4DC2" w14:textId="77777777" w:rsidR="0046556D" w:rsidRDefault="00BD6C4F" w:rsidP="00BD6C4F">
      <w:pPr>
        <w:rPr>
          <w:rtl/>
        </w:rPr>
      </w:pPr>
      <w:r w:rsidRPr="00C63571">
        <w:rPr>
          <w:rtl/>
        </w:rPr>
        <w:t xml:space="preserve">• </w:t>
      </w:r>
      <w:r>
        <w:rPr>
          <w:rStyle w:val="2fb"/>
          <w:rFonts w:hint="cs"/>
          <w:rtl/>
          <w:rPrChange w:id="12630" w:author="מנוע אמוראים" w:date="2026-10-05T16:40:54Z">
            <w:rPr>
              <w:rFonts w:hint="cs"/>
              <w:rtl/>
            </w:rPr>
          </w:rPrChange>
        </w:rPr>
        <w:t xml:space="preserve">מבר</w:t>
      </w:r>
      <w:r>
        <w:rPr>
          <w:rStyle w:val="2fb"/>
          <w:rtl/>
          <w:rPrChange w:id="12631" w:author="מנוע אמוראים" w:date="2026-10-05T16:40:54Z">
            <w:rPr>
              <w:rtl/>
            </w:rPr>
          </w:rPrChange>
        </w:rPr>
        <w:t xml:space="preserve">"</w:t>
      </w:r>
      <w:r>
        <w:rPr>
          <w:rStyle w:val="2fb"/>
          <w:rFonts w:hint="cs"/>
          <w:rtl/>
          <w:rPrChange w:id="12632" w:author="מנוע אמוראים" w:date="2026-10-05T16:40:54Z">
            <w:rPr>
              <w:rFonts w:hint="cs"/>
              <w:rtl/>
            </w:rPr>
          </w:rPrChange>
        </w:rPr>
        <w:t xml:space="preserve">א</w:t>
      </w:r>
      <w:r w:rsidRPr="00C63571">
        <w:rPr>
          <w:rtl/>
        </w:rPr>
        <w:t xml:space="preserve"> מתני לקולא: איפסיק אלימא - האיכא רוב מנין, איפסיק קטיני - האיכא רוב בנין.</w:t>
      </w:r>
    </w:p>
    <w:p w14:paraId="7D65C5D8" w14:textId="77777777" w:rsidR="0046556D" w:rsidRDefault="00BD6C4F" w:rsidP="00BD6C4F">
      <w:pPr>
        <w:rPr>
          <w:rtl/>
        </w:rPr>
      </w:pPr>
      <w:r w:rsidRPr="00DF6D84">
        <w:rPr>
          <w:b/>
          <w:bCs/>
          <w:rtl/>
        </w:rPr>
        <w:t>בעופות</w:t>
      </w:r>
      <w:r w:rsidRPr="00C63571">
        <w:rPr>
          <w:rtl/>
        </w:rPr>
        <w:t>, שיתסר חוטי הוו, אי פסיק חד מינייהו - טרפה.</w:t>
      </w:r>
    </w:p>
    <w:p w14:paraId="4463DC6A" w14:textId="77777777" w:rsidR="0046556D" w:rsidRDefault="00BD6C4F" w:rsidP="00BD6C4F">
      <w:pPr>
        <w:rPr>
          <w:rtl/>
        </w:rPr>
      </w:pPr>
      <w:r>
        <w:rPr>
          <w:rStyle w:val="2fb"/>
          <w:rFonts w:hint="cs"/>
          <w:rtl/>
          <w:rPrChange w:id="12633" w:author="מנוע אמוראים" w:date="2026-10-05T16:40:54Z">
            <w:rPr>
              <w:rFonts w:hint="cs"/>
              <w:rtl/>
            </w:rPr>
          </w:rPrChange>
        </w:rPr>
        <w:t xml:space="preserve">מבר</w:t>
      </w:r>
      <w:r>
        <w:rPr>
          <w:rStyle w:val="2fb"/>
          <w:rtl/>
          <w:rPrChange w:id="12634" w:author="מנוע אמוראים" w:date="2026-10-05T16:40:54Z">
            <w:rPr>
              <w:rtl/>
            </w:rPr>
          </w:rPrChange>
        </w:rPr>
        <w:t xml:space="preserve">"</w:t>
      </w:r>
      <w:r>
        <w:rPr>
          <w:rStyle w:val="2fb"/>
          <w:rFonts w:hint="cs"/>
          <w:rtl/>
          <w:rPrChange w:id="12635" w:author="מנוע אמוראים" w:date="2026-10-05T16:40:54Z">
            <w:rPr>
              <w:rFonts w:hint="cs"/>
              <w:rtl/>
            </w:rPr>
          </w:rPrChange>
        </w:rPr>
        <w:t xml:space="preserve">א</w:t>
      </w:r>
      <w:r w:rsidRPr="00C63571">
        <w:rPr>
          <w:rtl/>
        </w:rPr>
        <w:t>: ה</w:t>
      </w:r>
      <w:r>
        <w:rPr>
          <w:rFonts w:hint="cs"/>
          <w:rtl/>
        </w:rPr>
        <w:t>יינו לפני אבא</w:t>
      </w:r>
      <w:r w:rsidRPr="00C63571">
        <w:rPr>
          <w:rtl/>
        </w:rPr>
        <w:t>, ו</w:t>
      </w:r>
      <w:r>
        <w:rPr>
          <w:rFonts w:hint="cs"/>
          <w:rtl/>
        </w:rPr>
        <w:t>הביאו לפנינו עוף</w:t>
      </w:r>
      <w:r w:rsidRPr="00C63571">
        <w:rPr>
          <w:rtl/>
        </w:rPr>
        <w:t>, ובדק ו</w:t>
      </w:r>
      <w:r>
        <w:rPr>
          <w:rFonts w:hint="cs"/>
          <w:rtl/>
        </w:rPr>
        <w:t>מצא חמש עשרה</w:t>
      </w:r>
      <w:r w:rsidRPr="00C63571">
        <w:rPr>
          <w:rtl/>
        </w:rPr>
        <w:t xml:space="preserve">, </w:t>
      </w:r>
      <w:r>
        <w:rPr>
          <w:rFonts w:hint="cs"/>
          <w:rtl/>
        </w:rPr>
        <w:t>והיה אחד שונה מחבירו</w:t>
      </w:r>
      <w:r w:rsidRPr="00C63571">
        <w:rPr>
          <w:rtl/>
        </w:rPr>
        <w:t>, נפצ</w:t>
      </w:r>
      <w:r>
        <w:rPr>
          <w:rFonts w:hint="cs"/>
          <w:rtl/>
        </w:rPr>
        <w:t>ו ומצא שנים</w:t>
      </w:r>
      <w:r w:rsidRPr="00C63571">
        <w:rPr>
          <w:rtl/>
        </w:rPr>
        <w:t>.</w:t>
      </w:r>
    </w:p>
    <w:p w14:paraId="460BAC8B" w14:textId="77777777" w:rsidR="0046556D" w:rsidRDefault="00BD6C4F" w:rsidP="00BD6C4F">
      <w:pPr>
        <w:rPr>
          <w:rtl/>
        </w:rPr>
      </w:pPr>
      <w:r w:rsidRPr="00C63571">
        <w:rPr>
          <w:rtl/>
        </w:rPr>
        <w:t xml:space="preserve">• </w:t>
      </w:r>
      <w:r>
        <w:rPr>
          <w:rStyle w:val="2fb"/>
          <w:rFonts w:hint="cs"/>
          <w:rtl/>
          <w:rPrChange w:id="12636" w:author="מנוע אמוראים" w:date="2026-10-05T16:40:54Z">
            <w:rPr>
              <w:rFonts w:hint="cs"/>
              <w:rtl/>
            </w:rPr>
          </w:rPrChange>
        </w:rPr>
        <w:t xml:space="preserve">אריא</w:t>
      </w:r>
      <w:r>
        <w:rPr>
          <w:rStyle w:val="2fb"/>
          <w:rtl/>
          <w:rPrChange w:id="12637" w:author="מנוע אמוראים" w:date="2026-10-05T16:40:54Z">
            <w:rPr>
              <w:rtl/>
            </w:rPr>
          </w:rPrChange>
        </w:rPr>
        <w:t xml:space="preserve">"</w:t>
      </w:r>
      <w:r>
        <w:rPr>
          <w:rStyle w:val="2fb"/>
          <w:rFonts w:hint="cs"/>
          <w:rtl/>
          <w:rPrChange w:id="12638" w:author="מנוע אמוראים" w:date="2026-10-05T16:40:54Z">
            <w:rPr>
              <w:rFonts w:hint="cs"/>
              <w:rtl/>
            </w:rPr>
          </w:rPrChange>
        </w:rPr>
        <w:t xml:space="preserve">ר</w:t>
      </w:r>
      <w:r w:rsidRPr="00C63571">
        <w:rPr>
          <w:rtl/>
        </w:rPr>
        <w:t>: צומת הגידין שאמרו - ברובו.</w:t>
      </w:r>
      <w:r>
        <w:rPr>
          <w:rFonts w:hint="cs"/>
          <w:rtl/>
        </w:rPr>
        <w:t xml:space="preserve">- </w:t>
      </w:r>
      <w:r w:rsidRPr="00C63571">
        <w:rPr>
          <w:rtl/>
        </w:rPr>
        <w:t>רוב אחד מהן.</w:t>
      </w:r>
    </w:p>
    <w:p w14:paraId="48E728C3" w14:textId="77777777" w:rsidR="0046556D" w:rsidRDefault="00BD6C4F" w:rsidP="00BD6C4F">
      <w:pPr>
        <w:rPr>
          <w:rtl/>
        </w:rPr>
      </w:pPr>
      <w:r w:rsidRPr="00C63571">
        <w:rPr>
          <w:rtl/>
        </w:rPr>
        <w:t>כ</w:t>
      </w:r>
      <w:r>
        <w:rPr>
          <w:rFonts w:hint="cs"/>
          <w:rtl/>
        </w:rPr>
        <w:t>שאמרנו לפני שמואל א</w:t>
      </w:r>
      <w:r w:rsidR="00BF1CF6">
        <w:rPr>
          <w:rtl/>
        </w:rPr>
        <w:t>"</w:t>
      </w:r>
      <w:r>
        <w:rPr>
          <w:rFonts w:hint="cs"/>
          <w:rtl/>
        </w:rPr>
        <w:t xml:space="preserve">ל מכדי ג' הוו כשנפסק אחד מהם לגמרי יש שנים הא ליכא לא </w:t>
      </w:r>
    </w:p>
    <w:p w14:paraId="671399A1" w14:textId="77777777" w:rsidR="0046556D" w:rsidRDefault="00BD6C4F" w:rsidP="00BD6C4F">
      <w:pPr>
        <w:rPr>
          <w:rtl/>
        </w:rPr>
      </w:pPr>
      <w:r w:rsidRPr="00002E16">
        <w:rPr>
          <w:b/>
          <w:bCs/>
          <w:rtl/>
        </w:rPr>
        <w:t>ופליגא דרבנאי</w:t>
      </w:r>
      <w:r>
        <w:rPr>
          <w:rFonts w:hint="cs"/>
          <w:rtl/>
        </w:rPr>
        <w:t xml:space="preserve"> שאמר מ</w:t>
      </w:r>
      <w:r w:rsidRPr="00C63571">
        <w:rPr>
          <w:rtl/>
        </w:rPr>
        <w:t>שמואל: צומת הגידים, אפי' לא נשתייר בה אלא כחוט הסרבל - כשרה.</w:t>
      </w:r>
    </w:p>
    <w:p w14:paraId="75F998B1" w14:textId="77777777" w:rsidR="0046556D" w:rsidRDefault="00BD6C4F" w:rsidP="00BD6C4F">
      <w:pPr>
        <w:rPr>
          <w:rtl/>
        </w:rPr>
      </w:pPr>
      <w:r w:rsidRPr="00C63571">
        <w:rPr>
          <w:rtl/>
        </w:rPr>
        <w:t>• ו</w:t>
      </w:r>
      <w:r w:rsidRPr="00DE6214">
        <w:rPr>
          <w:b/>
          <w:bCs/>
          <w:rtl/>
        </w:rPr>
        <w:t>א</w:t>
      </w:r>
      <w:r w:rsidR="00BF1CF6">
        <w:rPr>
          <w:b/>
          <w:bCs/>
          <w:rtl/>
        </w:rPr>
        <w:t>"</w:t>
      </w:r>
      <w:r w:rsidRPr="00DE6214">
        <w:rPr>
          <w:b/>
          <w:bCs/>
          <w:rtl/>
        </w:rPr>
        <w:t>ד</w:t>
      </w:r>
      <w:r w:rsidRPr="00C63571">
        <w:rPr>
          <w:rtl/>
        </w:rPr>
        <w:t>: מאי רובו רוב כל אחד ואחד, כ</w:t>
      </w:r>
      <w:r>
        <w:rPr>
          <w:rFonts w:hint="cs"/>
          <w:rtl/>
        </w:rPr>
        <w:t>שאמרנו לפני שמואל א</w:t>
      </w:r>
      <w:r w:rsidR="00BF1CF6">
        <w:rPr>
          <w:rtl/>
        </w:rPr>
        <w:t>"</w:t>
      </w:r>
      <w:r>
        <w:rPr>
          <w:rFonts w:hint="cs"/>
          <w:rtl/>
        </w:rPr>
        <w:t xml:space="preserve">ל האיכא תלתא דכל חד וחד </w:t>
      </w:r>
    </w:p>
    <w:p w14:paraId="0363AB07" w14:textId="77777777" w:rsidR="0046556D" w:rsidRDefault="00BD6C4F" w:rsidP="00BD6C4F">
      <w:pPr>
        <w:rPr>
          <w:rtl/>
        </w:rPr>
      </w:pPr>
      <w:r w:rsidRPr="00002E16">
        <w:rPr>
          <w:b/>
          <w:bCs/>
          <w:rtl/>
        </w:rPr>
        <w:t>מסיי</w:t>
      </w:r>
      <w:r>
        <w:rPr>
          <w:rFonts w:hint="cs"/>
          <w:b/>
          <w:bCs/>
          <w:rtl/>
        </w:rPr>
        <w:t>ע</w:t>
      </w:r>
      <w:r w:rsidRPr="00002E16">
        <w:rPr>
          <w:b/>
          <w:bCs/>
          <w:rtl/>
        </w:rPr>
        <w:t xml:space="preserve"> לרבנאי,</w:t>
      </w:r>
      <w:r w:rsidRPr="00C63571">
        <w:rPr>
          <w:rtl/>
        </w:rPr>
        <w:t xml:space="preserve"> </w:t>
      </w:r>
      <w:r>
        <w:rPr>
          <w:rFonts w:hint="cs"/>
          <w:rtl/>
        </w:rPr>
        <w:t>ש</w:t>
      </w:r>
      <w:r w:rsidRPr="00C63571">
        <w:rPr>
          <w:rtl/>
        </w:rPr>
        <w:t xml:space="preserve">אמר </w:t>
      </w:r>
      <w:r>
        <w:rPr>
          <w:rFonts w:hint="cs"/>
          <w:rtl/>
        </w:rPr>
        <w:t>מ</w:t>
      </w:r>
      <w:r w:rsidRPr="00C63571">
        <w:rPr>
          <w:rtl/>
        </w:rPr>
        <w:t>שמואל: צומת הגידין שאמרו, אפ</w:t>
      </w:r>
      <w:r>
        <w:rPr>
          <w:rtl/>
        </w:rPr>
        <w:t>י' לא נשתייר בה אלא כחוט הסרבל</w:t>
      </w:r>
      <w:r w:rsidRPr="00C63571">
        <w:rPr>
          <w:rtl/>
        </w:rPr>
        <w:t xml:space="preserve"> כשרה.</w:t>
      </w:r>
    </w:p>
    <w:p w14:paraId="21A4CE3D" w14:textId="77777777" w:rsidR="0046556D" w:rsidRDefault="00BD6C4F" w:rsidP="00BD6C4F">
      <w:pPr>
        <w:jc w:val="center"/>
        <w:rPr>
          <w:del w:id="90076" w:author="מנוע עיצוב" w:date="2026-10-08T11:01:28Z"/>
          <w:rtl/>
        </w:rPr>
      </w:pPr>
      <w:del w:id="90075" w:author="מנוע עיצוב" w:date="2026-10-08T11:01:28Z">
        <w:r>
          <w:rPr>
            <w:rFonts w:ascii="BA חניכי הישיבות" w:hAnsi="BA חניכי הישיבות" w:cs="BA חניכי הישיבות"/>
            <w:rtl/>
          </w:rPr>
          <w:delText xml:space="preserve">׻</w:delText>
        </w:r>
      </w:del>
    </w:p>
    <w:p w14:paraId="4A88B175" w14:textId="77777777" w:rsidR="00BD6C4F" w:rsidRPr="003D23F5" w:rsidRDefault="00BD6C4F" w:rsidP="00BD6C4F">
      <w:pPr>
        <w:pStyle w:val="affff1"/>
        <w:rPr>
          <w:rtl/>
        </w:rPr>
      </w:pPr>
      <w:ins w:id="9864" w:author="מספור קטעי משנה" w:date="2026-10-06T06:45:19Z">
        <w:r>
          <w:rPr>
            <w:rStyle w:val="MisparKeta"/>
          </w:rPr>
          <w:t xml:space="preserve">ב. </w:t>
        </w:r>
      </w:ins>
      <w:r w:rsidRPr="003D23F5">
        <w:rPr>
          <w:rtl/>
        </w:rPr>
        <w:t>נשבר העצם כו'.</w:t>
      </w:r>
    </w:p>
    <w:p w14:paraId="790CB14A" w14:textId="77777777" w:rsidR="0046556D" w:rsidRDefault="00BD6C4F" w:rsidP="00BD6C4F">
      <w:pPr>
        <w:rPr>
          <w:rtl/>
        </w:rPr>
      </w:pPr>
      <w:r w:rsidRPr="00002E16">
        <w:rPr>
          <w:b/>
          <w:bCs/>
          <w:rtl/>
        </w:rPr>
        <w:t>רב</w:t>
      </w:r>
      <w:r w:rsidRPr="00C63571">
        <w:rPr>
          <w:rtl/>
        </w:rPr>
        <w:t>: למעלה מן הארכובה, אם רוב הבשר קיים - זה וזה מותר, ואם לאו - זה וזה אסור;</w:t>
      </w:r>
    </w:p>
    <w:p w14:paraId="76FA5146" w14:textId="77777777" w:rsidR="0046556D" w:rsidRDefault="00BD6C4F" w:rsidP="00BD6C4F">
      <w:pPr>
        <w:rPr>
          <w:rtl/>
        </w:rPr>
      </w:pPr>
      <w:r w:rsidRPr="00C63571">
        <w:rPr>
          <w:rtl/>
        </w:rPr>
        <w:t>למטה מן הארכובה, אם רוב הבשר קיים - זה וזה מותר, אם לאו - אבר אסור, ובהמה מותרת.</w:t>
      </w:r>
    </w:p>
    <w:p w14:paraId="7C0CF21F" w14:textId="77777777" w:rsidR="0046556D" w:rsidRDefault="00BD6C4F" w:rsidP="00BD6C4F">
      <w:pPr>
        <w:rPr>
          <w:rtl/>
        </w:rPr>
      </w:pPr>
      <w:r w:rsidRPr="00002E16">
        <w:rPr>
          <w:b/>
          <w:bCs/>
          <w:rtl/>
        </w:rPr>
        <w:t>ושמואל</w:t>
      </w:r>
      <w:r w:rsidRPr="00C63571">
        <w:rPr>
          <w:rtl/>
        </w:rPr>
        <w:t>: בין למעלה בין למטה, אם רוב הבשר קיים - זה וזה מותר, אם לאו - אבר אסור, ובהמה מותרת.</w:t>
      </w:r>
    </w:p>
    <w:p w14:paraId="17B18DAB" w14:textId="77777777" w:rsidR="0046556D" w:rsidRDefault="00BD6C4F" w:rsidP="00BD6C4F">
      <w:pPr>
        <w:rPr>
          <w:rtl/>
        </w:rPr>
      </w:pPr>
      <w:r w:rsidRPr="00C63571">
        <w:rPr>
          <w:rtl/>
        </w:rPr>
        <w:t xml:space="preserve">מתקיף </w:t>
      </w:r>
      <w:r>
        <w:rPr>
          <w:rStyle w:val="2fb"/>
          <w:rFonts w:hint="cs"/>
          <w:rtl/>
          <w:rPrChange w:id="12639" w:author="מנוע אמוראים" w:date="2026-10-05T16:40:54Z">
            <w:rPr>
              <w:rFonts w:hint="cs"/>
              <w:rtl/>
            </w:rPr>
          </w:rPrChange>
        </w:rPr>
        <w:t xml:space="preserve">ר</w:t>
      </w:r>
      <w:r>
        <w:rPr>
          <w:rStyle w:val="2fb"/>
          <w:rtl/>
          <w:rPrChange w:id="12640" w:author="מנוע אמוראים" w:date="2026-10-05T16:40:54Z">
            <w:rPr>
              <w:rtl/>
            </w:rPr>
          </w:rPrChange>
        </w:rPr>
        <w:t xml:space="preserve">"</w:t>
      </w:r>
      <w:r>
        <w:rPr>
          <w:rStyle w:val="2fb"/>
          <w:rFonts w:hint="cs"/>
          <w:rtl/>
          <w:rPrChange w:id="12641" w:author="מנוע אמוראים" w:date="2026-10-05T16:40:54Z">
            <w:rPr>
              <w:rFonts w:hint="cs"/>
              <w:rtl/>
            </w:rPr>
          </w:rPrChange>
        </w:rPr>
        <w:t xml:space="preserve">נ</w:t>
      </w:r>
      <w:r w:rsidRPr="00C63571">
        <w:rPr>
          <w:rtl/>
        </w:rPr>
        <w:t xml:space="preserve"> לשמואל: יאמרו אבר </w:t>
      </w:r>
      <w:r>
        <w:rPr>
          <w:rFonts w:hint="cs"/>
          <w:rtl/>
        </w:rPr>
        <w:t xml:space="preserve">שחיה </w:t>
      </w:r>
      <w:r w:rsidRPr="00C63571">
        <w:rPr>
          <w:rtl/>
        </w:rPr>
        <w:t>ממנה מוטל באשפה - ומותרת!</w:t>
      </w:r>
    </w:p>
    <w:p w14:paraId="11949D16" w14:textId="77777777" w:rsidR="0046556D" w:rsidRDefault="0046556D" w:rsidP="00BD6C4F">
      <w:pPr>
        <w:rPr>
          <w:rtl/>
        </w:rPr>
      </w:pPr>
    </w:p>
    <w:p w14:paraId="0D5AFECE" w14:textId="77777777" w:rsidR="0046556D" w:rsidRDefault="00BD6C4F" w:rsidP="00BD6C4F">
      <w:pPr>
        <w:rPr>
          <w:rtl/>
        </w:rPr>
      </w:pPr>
      <w:r w:rsidRPr="00C63571">
        <w:rPr>
          <w:rtl/>
        </w:rPr>
        <w:t xml:space="preserve">שלחו מתם: </w:t>
      </w:r>
      <w:r w:rsidRPr="00002E16">
        <w:rPr>
          <w:b/>
          <w:bCs/>
          <w:rtl/>
        </w:rPr>
        <w:t>הלכתא כוותיה דרב</w:t>
      </w:r>
      <w:r w:rsidRPr="00C63571">
        <w:rPr>
          <w:rtl/>
        </w:rPr>
        <w:t xml:space="preserve">, הדור שלחו כוותיה דשמואל, </w:t>
      </w:r>
    </w:p>
    <w:p w14:paraId="76EDE5F2" w14:textId="6FC53824" w:rsidR="0046556D" w:rsidRDefault="00BD6C4F" w:rsidP="00BD6C4F">
      <w:pPr>
        <w:rPr>
          <w:rtl/>
        </w:rPr>
      </w:pPr>
      <w:r w:rsidRPr="00C63571">
        <w:rPr>
          <w:rtl/>
        </w:rPr>
        <w:t>הדור שלחו כוותיה דרב, ואבר עצמו מטמא במשא.</w:t>
      </w:r>
    </w:p>
    <w:p w14:paraId="1F9B6F33" w14:textId="77777777" w:rsidR="0046556D" w:rsidRDefault="00BD6C4F" w:rsidP="00BD6C4F">
      <w:pPr>
        <w:rPr>
          <w:rtl/>
        </w:rPr>
      </w:pPr>
      <w:r w:rsidRPr="00C63571">
        <w:rPr>
          <w:rtl/>
        </w:rPr>
        <w:t>מתיב רב חסדא: לא אם טיהרה שחיטת טרפה אותה ואת האבר המדולדל בה דבר שגופה, תטהר את העובר - דבר שאינו גופה!</w:t>
      </w:r>
    </w:p>
    <w:p w14:paraId="2905BBCA" w14:textId="77777777" w:rsidR="0046556D" w:rsidRDefault="00BD6C4F" w:rsidP="00BD6C4F">
      <w:pPr>
        <w:rPr>
          <w:rtl/>
        </w:rPr>
      </w:pPr>
      <w:r w:rsidRPr="00C63571">
        <w:rPr>
          <w:rtl/>
        </w:rPr>
        <w:t>א"ל רבה: הדורי אפירכי למה לך? אותיב ממתני': נשחטה בהמה</w:t>
      </w:r>
      <w:r>
        <w:rPr>
          <w:rFonts w:hint="cs"/>
          <w:rtl/>
        </w:rPr>
        <w:t xml:space="preserve"> </w:t>
      </w:r>
      <w:r>
        <w:rPr>
          <w:rStyle w:val="2fb"/>
          <w:rFonts w:hint="cs"/>
          <w:rtl/>
          <w:rPrChange w:id="12642" w:author="מנוע אמוראים" w:date="2026-10-05T16:40:54Z">
            <w:rPr>
              <w:rFonts w:hint="cs"/>
              <w:rtl/>
            </w:rPr>
          </w:rPrChange>
        </w:rPr>
        <w:t xml:space="preserve">לר</w:t>
      </w:r>
      <w:r>
        <w:rPr>
          <w:rStyle w:val="2fb"/>
          <w:rtl/>
          <w:rPrChange w:id="12643" w:author="מנוע אמוראים" w:date="2026-10-05T16:40:54Z">
            <w:rPr>
              <w:rtl/>
            </w:rPr>
          </w:rPrChange>
        </w:rPr>
        <w:t xml:space="preserve">"</w:t>
      </w:r>
      <w:r>
        <w:rPr>
          <w:rStyle w:val="2fb"/>
          <w:rFonts w:hint="cs"/>
          <w:rtl/>
          <w:rPrChange w:id="12644" w:author="מנוע אמוראים" w:date="2026-10-05T16:40:54Z">
            <w:rPr>
              <w:rFonts w:hint="cs"/>
              <w:rtl/>
            </w:rPr>
          </w:rPrChange>
        </w:rPr>
        <w:t xml:space="preserve">מ</w:t>
      </w:r>
      <w:r w:rsidRPr="00C63571">
        <w:rPr>
          <w:rtl/>
        </w:rPr>
        <w:t xml:space="preserve"> הוכשרו בדמיה,</w:t>
      </w:r>
      <w:r>
        <w:rPr>
          <w:rFonts w:hint="cs"/>
          <w:rtl/>
        </w:rPr>
        <w:t xml:space="preserve"> </w:t>
      </w:r>
      <w:r>
        <w:rPr>
          <w:rStyle w:val="2fb"/>
          <w:rFonts w:hint="cs"/>
          <w:rtl/>
          <w:rPrChange w:id="12645" w:author="מנוע אמוראים" w:date="2026-10-05T16:40:54Z">
            <w:rPr>
              <w:rFonts w:hint="cs"/>
              <w:rtl/>
            </w:rPr>
          </w:rPrChange>
        </w:rPr>
        <w:t xml:space="preserve">לר</w:t>
      </w:r>
      <w:r>
        <w:rPr>
          <w:rStyle w:val="2fb"/>
          <w:rtl/>
          <w:rPrChange w:id="12646" w:author="מנוע אמוראים" w:date="2026-10-05T16:40:54Z">
            <w:rPr>
              <w:rtl/>
            </w:rPr>
          </w:rPrChange>
        </w:rPr>
        <w:t xml:space="preserve">"</w:t>
      </w:r>
      <w:r>
        <w:rPr>
          <w:rStyle w:val="2fb"/>
          <w:rFonts w:hint="cs"/>
          <w:rtl/>
          <w:rPrChange w:id="12647" w:author="מנוע אמוראים" w:date="2026-10-05T16:40:54Z">
            <w:rPr>
              <w:rFonts w:hint="cs"/>
              <w:rtl/>
            </w:rPr>
          </w:rPrChange>
        </w:rPr>
        <w:t xml:space="preserve">ש</w:t>
      </w:r>
      <w:r>
        <w:rPr>
          <w:rFonts w:hint="cs"/>
          <w:rtl/>
        </w:rPr>
        <w:t xml:space="preserve">:</w:t>
      </w:r>
      <w:r w:rsidRPr="00C63571">
        <w:rPr>
          <w:rtl/>
        </w:rPr>
        <w:t xml:space="preserve"> לא הוכשרו!</w:t>
      </w:r>
    </w:p>
    <w:p w14:paraId="5C01FA11" w14:textId="77777777" w:rsidR="0046556D" w:rsidRDefault="00BD6C4F" w:rsidP="00BD6C4F">
      <w:pPr>
        <w:rPr>
          <w:rtl/>
        </w:rPr>
      </w:pPr>
      <w:r w:rsidRPr="00C63571">
        <w:rPr>
          <w:rtl/>
        </w:rPr>
        <w:t>א"ל: מתני' איכא לדחויי, כדדחינן.</w:t>
      </w:r>
    </w:p>
    <w:p w14:paraId="52E3352B" w14:textId="77777777" w:rsidR="0046556D" w:rsidRDefault="00BD6C4F" w:rsidP="00BD6C4F">
      <w:pPr>
        <w:rPr>
          <w:rtl/>
        </w:rPr>
      </w:pPr>
      <w:r>
        <w:rPr>
          <w:rFonts w:hint="cs"/>
          <w:rtl/>
        </w:rPr>
        <w:t xml:space="preserve">כשעלה </w:t>
      </w:r>
      <w:r>
        <w:rPr>
          <w:rStyle w:val="2fb"/>
          <w:rFonts w:hint="cs"/>
          <w:rtl/>
          <w:rPrChange w:id="12648" w:author="מנוע אמוראים" w:date="2026-10-05T16:40:54Z">
            <w:rPr>
              <w:rFonts w:hint="cs"/>
              <w:rtl/>
            </w:rPr>
          </w:rPrChange>
        </w:rPr>
        <w:t xml:space="preserve">ר</w:t>
      </w:r>
      <w:r>
        <w:rPr>
          <w:rStyle w:val="2fb"/>
          <w:rtl/>
          <w:rPrChange w:id="12649" w:author="מנוע אמוראים" w:date="2026-10-05T16:40:54Z">
            <w:rPr>
              <w:rtl/>
            </w:rPr>
          </w:rPrChange>
        </w:rPr>
        <w:t xml:space="preserve">"</w:t>
      </w:r>
      <w:r>
        <w:rPr>
          <w:rStyle w:val="2fb"/>
          <w:rFonts w:hint="cs"/>
          <w:rtl/>
          <w:rPrChange w:id="12650" w:author="מנוע אמוראים" w:date="2026-10-05T16:40:54Z">
            <w:rPr>
              <w:rFonts w:hint="cs"/>
              <w:rtl/>
            </w:rPr>
          </w:rPrChange>
        </w:rPr>
        <w:t xml:space="preserve">ז</w:t>
      </w:r>
      <w:r>
        <w:rPr>
          <w:rFonts w:hint="cs"/>
          <w:rtl/>
        </w:rPr>
        <w:t xml:space="preserve"> מצאו </w:t>
      </w:r>
      <w:r>
        <w:rPr>
          <w:rStyle w:val="2fb"/>
          <w:rFonts w:hint="cs"/>
          <w:rtl/>
          <w:rPrChange w:id="12651" w:author="מנוע אמוראים" w:date="2026-10-05T16:40:54Z">
            <w:rPr>
              <w:rFonts w:hint="cs"/>
              <w:rtl/>
            </w:rPr>
          </w:rPrChange>
        </w:rPr>
        <w:t xml:space="preserve">לרי</w:t>
      </w:r>
      <w:r>
        <w:rPr>
          <w:rStyle w:val="2fb"/>
          <w:rtl/>
          <w:rPrChange w:id="12652" w:author="מנוע אמוראים" w:date="2026-10-05T16:40:54Z">
            <w:rPr>
              <w:rtl/>
            </w:rPr>
          </w:rPrChange>
        </w:rPr>
        <w:t xml:space="preserve">"</w:t>
      </w:r>
      <w:r>
        <w:rPr>
          <w:rStyle w:val="2fb"/>
          <w:rFonts w:hint="cs"/>
          <w:rtl/>
          <w:rPrChange w:id="12653" w:author="מנוע אמוראים" w:date="2026-10-05T16:40:54Z">
            <w:rPr>
              <w:rFonts w:hint="cs"/>
              <w:rtl/>
            </w:rPr>
          </w:rPrChange>
        </w:rPr>
        <w:t xml:space="preserve">ר</w:t>
      </w:r>
      <w:r>
        <w:rPr>
          <w:rFonts w:hint="cs"/>
          <w:rtl/>
        </w:rPr>
        <w:t xml:space="preserve"> דאמר להא שמעתתא </w:t>
      </w:r>
      <w:r w:rsidRPr="00C63571">
        <w:rPr>
          <w:rtl/>
        </w:rPr>
        <w:t>, א"ל: יישר וכן תרגמה אריוך בבבל.</w:t>
      </w:r>
    </w:p>
    <w:p w14:paraId="717B8809" w14:textId="77777777" w:rsidR="0046556D" w:rsidRDefault="00BD6C4F" w:rsidP="00BD6C4F">
      <w:pPr>
        <w:rPr>
          <w:rtl/>
        </w:rPr>
      </w:pPr>
      <w:r w:rsidRPr="00C63571">
        <w:rPr>
          <w:rtl/>
        </w:rPr>
        <w:t>אריוך מנו - שמואל, והא מיפלג פליג!</w:t>
      </w:r>
    </w:p>
    <w:p w14:paraId="2B1EC42C" w14:textId="77777777" w:rsidR="0046556D" w:rsidRDefault="00BD6C4F" w:rsidP="00BD6C4F">
      <w:pPr>
        <w:rPr>
          <w:rtl/>
        </w:rPr>
      </w:pPr>
      <w:r w:rsidRPr="00C63571">
        <w:rPr>
          <w:rtl/>
        </w:rPr>
        <w:t>הדר ביה שמואל לגביה דרב.</w:t>
      </w:r>
    </w:p>
    <w:p w14:paraId="56588C0C" w14:textId="77777777" w:rsidR="0046556D" w:rsidRDefault="0046556D" w:rsidP="00BD6C4F">
      <w:pPr>
        <w:rPr>
          <w:rtl/>
        </w:rPr>
      </w:pPr>
    </w:p>
    <w:p w14:paraId="1E018DD1" w14:textId="77777777" w:rsidR="0046556D" w:rsidRDefault="00BD6C4F" w:rsidP="00BD6C4F">
      <w:pPr>
        <w:rPr>
          <w:rtl/>
        </w:rPr>
      </w:pPr>
      <w:r w:rsidRPr="00C63571">
        <w:rPr>
          <w:rtl/>
        </w:rPr>
        <w:t xml:space="preserve">• </w:t>
      </w:r>
      <w:r w:rsidRPr="00767C59">
        <w:rPr>
          <w:b/>
          <w:bCs/>
          <w:rtl/>
        </w:rPr>
        <w:t>ת"ר</w:t>
      </w:r>
      <w:r w:rsidRPr="00C63571">
        <w:rPr>
          <w:rtl/>
        </w:rPr>
        <w:t>: נשבר העצם ויצא לחוץ, אם עור ובשר חופין את רובו - מותר, אם לאו - אסור.</w:t>
      </w:r>
    </w:p>
    <w:p w14:paraId="3CAA3C27" w14:textId="77777777" w:rsidR="0046556D" w:rsidRDefault="00BD6C4F" w:rsidP="00BD6C4F">
      <w:pPr>
        <w:rPr>
          <w:rtl/>
        </w:rPr>
      </w:pPr>
      <w:r w:rsidRPr="00002E16">
        <w:rPr>
          <w:b/>
          <w:bCs/>
          <w:rtl/>
        </w:rPr>
        <w:t>רובו</w:t>
      </w:r>
      <w:r>
        <w:rPr>
          <w:rFonts w:hint="cs"/>
          <w:rtl/>
        </w:rPr>
        <w:t xml:space="preserve">- ר'ד </w:t>
      </w:r>
      <w:r>
        <w:rPr>
          <w:rStyle w:val="2fb"/>
          <w:rFonts w:hint="cs"/>
          <w:rtl/>
          <w:rPrChange w:id="12654" w:author="מנוע אמוראים" w:date="2026-10-05T16:40:54Z">
            <w:rPr>
              <w:rFonts w:hint="cs"/>
              <w:rtl/>
            </w:rPr>
          </w:rPrChange>
        </w:rPr>
        <w:t xml:space="preserve">מרי</w:t>
      </w:r>
      <w:r>
        <w:rPr>
          <w:rStyle w:val="2fb"/>
          <w:rtl/>
          <w:rPrChange w:id="12655" w:author="מנוע אמוראים" w:date="2026-10-05T16:40:54Z">
            <w:rPr>
              <w:rtl/>
            </w:rPr>
          </w:rPrChange>
        </w:rPr>
        <w:t xml:space="preserve">"</w:t>
      </w:r>
      <w:r>
        <w:rPr>
          <w:rStyle w:val="2fb"/>
          <w:rFonts w:hint="cs"/>
          <w:rtl/>
          <w:rPrChange w:id="12656" w:author="מנוע אמוראים" w:date="2026-10-05T16:40:54Z">
            <w:rPr>
              <w:rFonts w:hint="cs"/>
              <w:rtl/>
            </w:rPr>
          </w:rPrChange>
        </w:rPr>
        <w:t xml:space="preserve">ו</w:t>
      </w:r>
      <w:r w:rsidRPr="00C63571">
        <w:rPr>
          <w:rtl/>
        </w:rPr>
        <w:t>: רוב עוביו, ואמרי לה: רוב הקיפו.</w:t>
      </w:r>
    </w:p>
    <w:p w14:paraId="69D28AF8" w14:textId="77777777" w:rsidR="0046556D" w:rsidRDefault="00BD6C4F" w:rsidP="00BD6C4F">
      <w:pPr>
        <w:rPr>
          <w:b/>
          <w:bCs/>
          <w:rtl/>
        </w:rPr>
      </w:pPr>
      <w:r w:rsidRPr="00002E16">
        <w:rPr>
          <w:b/>
          <w:bCs/>
          <w:rtl/>
        </w:rPr>
        <w:t>אמר רב פפא: הלכך, בעינן רוב עוביו, ובעינן רוב הקיפו.</w:t>
      </w:r>
    </w:p>
    <w:p w14:paraId="4D2A2E06" w14:textId="77777777" w:rsidR="0046556D" w:rsidRDefault="00BD6C4F" w:rsidP="00BD6C4F">
      <w:pPr>
        <w:rPr>
          <w:rtl/>
        </w:rPr>
      </w:pPr>
      <w:r>
        <w:rPr>
          <w:rFonts w:hint="cs"/>
          <w:rtl/>
        </w:rPr>
        <w:t xml:space="preserve">עולא </w:t>
      </w:r>
      <w:r>
        <w:rPr>
          <w:rStyle w:val="2fb"/>
          <w:rFonts w:hint="cs"/>
          <w:rtl/>
          <w:rPrChange w:id="12657" w:author="מנוע אמוראים" w:date="2026-10-05T16:40:54Z">
            <w:rPr>
              <w:rFonts w:hint="cs"/>
              <w:rtl/>
            </w:rPr>
          </w:rPrChange>
        </w:rPr>
        <w:t xml:space="preserve">מ</w:t>
      </w:r>
      <w:r>
        <w:rPr>
          <w:rStyle w:val="2fb"/>
          <w:rtl/>
          <w:rPrChange w:id="12658" w:author="מנוע אמוראים" w:date="2026-10-05T16:40:54Z">
            <w:rPr>
              <w:rtl/>
            </w:rPr>
          </w:rPrChange>
        </w:rPr>
        <w:t xml:space="preserve">רי"ו</w:t>
      </w:r>
      <w:r>
        <w:rPr>
          <w:rtl/>
        </w:rPr>
        <w:t xml:space="preserve">: עור הרי הוא כבשר, א"ל </w:t>
      </w:r>
      <w:r>
        <w:rPr>
          <w:rStyle w:val="2fb"/>
          <w:rtl/>
          <w:rPrChange w:id="12659" w:author="מנוע אמוראים" w:date="2026-10-05T16:40:54Z">
            <w:rPr>
              <w:rtl/>
            </w:rPr>
          </w:rPrChange>
        </w:rPr>
        <w:t xml:space="preserve">ר</w:t>
      </w:r>
      <w:r>
        <w:rPr>
          <w:rStyle w:val="2fb"/>
          <w:rtl/>
          <w:rPrChange w:id="12660" w:author="מנוע אמוראים" w:date="2026-10-05T16:40:54Z">
            <w:rPr>
              <w:rtl/>
            </w:rPr>
          </w:rPrChange>
        </w:rPr>
        <w:t xml:space="preserve">"</w:t>
      </w:r>
      <w:r>
        <w:rPr>
          <w:rStyle w:val="2fb"/>
          <w:rFonts w:hint="cs"/>
          <w:rtl/>
          <w:rPrChange w:id="12661" w:author="מנוע אמוראים" w:date="2026-10-05T16:40:54Z">
            <w:rPr>
              <w:rFonts w:hint="cs"/>
              <w:rtl/>
            </w:rPr>
          </w:rPrChange>
        </w:rPr>
        <w:t xml:space="preserve">נ</w:t>
      </w:r>
      <w:r w:rsidRPr="00C63571">
        <w:rPr>
          <w:rtl/>
        </w:rPr>
        <w:t xml:space="preserve"> לעולא: ולימא מר עור מצרף לבשר, דהא עור ובשר קתני!</w:t>
      </w:r>
    </w:p>
    <w:p w14:paraId="66348587" w14:textId="77777777" w:rsidR="0046556D" w:rsidRDefault="00BD6C4F" w:rsidP="00BD6C4F">
      <w:pPr>
        <w:rPr>
          <w:rtl/>
        </w:rPr>
      </w:pPr>
      <w:r w:rsidRPr="00C63571">
        <w:rPr>
          <w:rtl/>
        </w:rPr>
        <w:t>א"ל: אנן עור או בשר תנינן.</w:t>
      </w:r>
    </w:p>
    <w:p w14:paraId="07F374B9" w14:textId="77777777" w:rsidR="0046556D" w:rsidRDefault="00BD6C4F" w:rsidP="00BD6C4F">
      <w:pPr>
        <w:rPr>
          <w:rtl/>
        </w:rPr>
      </w:pPr>
      <w:r w:rsidRPr="00DE6214">
        <w:rPr>
          <w:b/>
          <w:bCs/>
          <w:rtl/>
        </w:rPr>
        <w:t>א</w:t>
      </w:r>
      <w:r w:rsidR="00BF1CF6">
        <w:rPr>
          <w:b/>
          <w:bCs/>
          <w:rtl/>
        </w:rPr>
        <w:t>"</w:t>
      </w:r>
      <w:r w:rsidRPr="00DE6214">
        <w:rPr>
          <w:b/>
          <w:bCs/>
          <w:rtl/>
        </w:rPr>
        <w:t>ד</w:t>
      </w:r>
      <w:r w:rsidRPr="00C63571">
        <w:rPr>
          <w:rtl/>
        </w:rPr>
        <w:t xml:space="preserve">, </w:t>
      </w:r>
      <w:r>
        <w:rPr>
          <w:rFonts w:hint="cs"/>
          <w:rtl/>
        </w:rPr>
        <w:t xml:space="preserve">עולא </w:t>
      </w:r>
      <w:r>
        <w:rPr>
          <w:rStyle w:val="2fb"/>
          <w:rFonts w:hint="cs"/>
          <w:rtl/>
          <w:rPrChange w:id="12662" w:author="מנוע אמוראים" w:date="2026-10-05T16:40:54Z">
            <w:rPr>
              <w:rFonts w:hint="cs"/>
              <w:rtl/>
            </w:rPr>
          </w:rPrChange>
        </w:rPr>
        <w:t xml:space="preserve">מרי</w:t>
      </w:r>
      <w:r>
        <w:rPr>
          <w:rStyle w:val="2fb"/>
          <w:rtl/>
          <w:rPrChange w:id="12663" w:author="מנוע אמוראים" w:date="2026-10-05T16:40:54Z">
            <w:rPr>
              <w:rtl/>
            </w:rPr>
          </w:rPrChange>
        </w:rPr>
        <w:t xml:space="preserve">"</w:t>
      </w:r>
      <w:r>
        <w:rPr>
          <w:rStyle w:val="2fb"/>
          <w:rFonts w:hint="cs"/>
          <w:rtl/>
          <w:rPrChange w:id="12664" w:author="מנוע אמוראים" w:date="2026-10-05T16:40:54Z">
            <w:rPr>
              <w:rFonts w:hint="cs"/>
              <w:rtl/>
            </w:rPr>
          </w:rPrChange>
        </w:rPr>
        <w:t xml:space="preserve">ו</w:t>
      </w:r>
      <w:r>
        <w:rPr>
          <w:rtl/>
        </w:rPr>
        <w:t xml:space="preserve">: עור מצטרף לבשר, א"ל </w:t>
      </w:r>
      <w:r>
        <w:rPr>
          <w:rStyle w:val="2fb"/>
          <w:rtl/>
          <w:rPrChange w:id="12665" w:author="מנוע אמוראים" w:date="2026-10-05T16:40:54Z">
            <w:rPr>
              <w:rtl/>
            </w:rPr>
          </w:rPrChange>
        </w:rPr>
        <w:t xml:space="preserve">ר</w:t>
      </w:r>
      <w:r>
        <w:rPr>
          <w:rStyle w:val="2fb"/>
          <w:rtl/>
          <w:rPrChange w:id="12666" w:author="מנוע אמוראים" w:date="2026-10-05T16:40:54Z">
            <w:rPr>
              <w:rtl/>
            </w:rPr>
          </w:rPrChange>
        </w:rPr>
        <w:t xml:space="preserve">"</w:t>
      </w:r>
      <w:r>
        <w:rPr>
          <w:rStyle w:val="2fb"/>
          <w:rFonts w:hint="cs"/>
          <w:rtl/>
          <w:rPrChange w:id="12667" w:author="מנוע אמוראים" w:date="2026-10-05T16:40:54Z">
            <w:rPr>
              <w:rFonts w:hint="cs"/>
              <w:rtl/>
            </w:rPr>
          </w:rPrChange>
        </w:rPr>
        <w:t xml:space="preserve">נ</w:t>
      </w:r>
      <w:r>
        <w:rPr>
          <w:rFonts w:hint="cs"/>
          <w:rtl/>
        </w:rPr>
        <w:t xml:space="preserve"> </w:t>
      </w:r>
      <w:r w:rsidRPr="00C63571">
        <w:rPr>
          <w:rtl/>
        </w:rPr>
        <w:t>לעולא: ולימא מר עור משלים לבשר לחומרא!</w:t>
      </w:r>
    </w:p>
    <w:p w14:paraId="21D1872B" w14:textId="77777777" w:rsidR="0046556D" w:rsidRDefault="00BD6C4F" w:rsidP="00BD6C4F">
      <w:pPr>
        <w:rPr>
          <w:rtl/>
        </w:rPr>
      </w:pPr>
      <w:r w:rsidRPr="00C63571">
        <w:rPr>
          <w:rtl/>
        </w:rPr>
        <w:lastRenderedPageBreak/>
        <w:t>א"ל: אנא עובדא ידענא, ד</w:t>
      </w:r>
      <w:r>
        <w:rPr>
          <w:rFonts w:hint="cs"/>
          <w:rtl/>
        </w:rPr>
        <w:t xml:space="preserve">אותו בן גוזל של </w:t>
      </w:r>
      <w:r>
        <w:rPr>
          <w:rStyle w:val="2fb"/>
          <w:rFonts w:hint="cs"/>
          <w:rtl/>
          <w:rPrChange w:id="12668" w:author="מנוע אמוראים" w:date="2026-10-05T16:40:54Z">
            <w:rPr>
              <w:rFonts w:hint="cs"/>
              <w:rtl/>
            </w:rPr>
          </w:rPrChange>
        </w:rPr>
        <w:t xml:space="preserve">רי</w:t>
      </w:r>
      <w:r>
        <w:rPr>
          <w:rStyle w:val="2fb"/>
          <w:rtl/>
          <w:rPrChange w:id="12669" w:author="מנוע אמוראים" w:date="2026-10-05T16:40:54Z">
            <w:rPr>
              <w:rtl/>
            </w:rPr>
          </w:rPrChange>
        </w:rPr>
        <w:t xml:space="preserve">"</w:t>
      </w:r>
      <w:r>
        <w:rPr>
          <w:rStyle w:val="2fb"/>
          <w:rFonts w:hint="cs"/>
          <w:rtl/>
          <w:rPrChange w:id="12670" w:author="מנוע אמוראים" w:date="2026-10-05T16:40:54Z">
            <w:rPr>
              <w:rFonts w:hint="cs"/>
              <w:rtl/>
            </w:rPr>
          </w:rPrChange>
        </w:rPr>
        <w:t xml:space="preserve">צ</w:t>
      </w:r>
      <w:r>
        <w:rPr>
          <w:rFonts w:hint="cs"/>
          <w:rtl/>
        </w:rPr>
        <w:t xml:space="preserve"> </w:t>
      </w:r>
      <w:r w:rsidRPr="00C63571">
        <w:rPr>
          <w:rtl/>
        </w:rPr>
        <w:t>דעור מצרף לבשר הוה, ו</w:t>
      </w:r>
      <w:r>
        <w:rPr>
          <w:rFonts w:hint="cs"/>
          <w:rtl/>
        </w:rPr>
        <w:t>ב</w:t>
      </w:r>
      <w:r w:rsidRPr="00C63571">
        <w:rPr>
          <w:rtl/>
        </w:rPr>
        <w:t>א</w:t>
      </w:r>
      <w:r>
        <w:rPr>
          <w:rFonts w:hint="cs"/>
          <w:rtl/>
        </w:rPr>
        <w:t xml:space="preserve"> לפני</w:t>
      </w:r>
      <w:r w:rsidRPr="00C63571">
        <w:rPr>
          <w:rtl/>
        </w:rPr>
        <w:t xml:space="preserve"> </w:t>
      </w:r>
      <w:r>
        <w:rPr>
          <w:rStyle w:val="2fb"/>
          <w:rFonts w:hint="cs"/>
          <w:rtl/>
          <w:rPrChange w:id="12671" w:author="מנוע אמוראים" w:date="2026-10-05T16:40:54Z">
            <w:rPr>
              <w:rFonts w:hint="cs"/>
              <w:rtl/>
            </w:rPr>
          </w:rPrChange>
        </w:rPr>
        <w:t xml:space="preserve">רי</w:t>
      </w:r>
      <w:r>
        <w:rPr>
          <w:rStyle w:val="2fb"/>
          <w:rtl/>
          <w:rPrChange w:id="12672" w:author="מנוע אמוראים" w:date="2026-10-05T16:40:54Z">
            <w:rPr>
              <w:rtl/>
            </w:rPr>
          </w:rPrChange>
        </w:rPr>
        <w:t xml:space="preserve">"</w:t>
      </w:r>
      <w:r>
        <w:rPr>
          <w:rStyle w:val="2fb"/>
          <w:rFonts w:hint="cs"/>
          <w:rtl/>
          <w:rPrChange w:id="12673" w:author="מנוע אמוראים" w:date="2026-10-05T16:40:54Z">
            <w:rPr>
              <w:rFonts w:hint="cs"/>
              <w:rtl/>
            </w:rPr>
          </w:rPrChange>
        </w:rPr>
        <w:t xml:space="preserve">ו</w:t>
      </w:r>
      <w:r w:rsidRPr="00C63571">
        <w:rPr>
          <w:rtl/>
        </w:rPr>
        <w:t xml:space="preserve"> ו</w:t>
      </w:r>
      <w:r>
        <w:rPr>
          <w:rFonts w:hint="cs"/>
          <w:rtl/>
        </w:rPr>
        <w:t xml:space="preserve">הכשירו </w:t>
      </w:r>
    </w:p>
    <w:p w14:paraId="7E3B4BAB" w14:textId="77777777" w:rsidR="0046556D" w:rsidRDefault="00BD6C4F" w:rsidP="00BD6C4F">
      <w:pPr>
        <w:rPr>
          <w:rtl/>
        </w:rPr>
      </w:pPr>
      <w:r w:rsidRPr="00C63571">
        <w:rPr>
          <w:rtl/>
        </w:rPr>
        <w:t>א"ל: בר גוזלא קאמרת, בר גוזלא דרכיך - שאני!</w:t>
      </w:r>
    </w:p>
    <w:p w14:paraId="43D2D129" w14:textId="77777777" w:rsidR="0046556D" w:rsidRDefault="0046556D" w:rsidP="00BD6C4F">
      <w:pPr>
        <w:rPr>
          <w:rtl/>
        </w:rPr>
      </w:pPr>
    </w:p>
    <w:p w14:paraId="09AEFD6C" w14:textId="77777777" w:rsidR="00BD6C4F" w:rsidRPr="003D23F5" w:rsidRDefault="00BD6C4F" w:rsidP="00F07436">
      <w:pPr>
        <w:pStyle w:val="afff3"/>
        <w:framePr w:wrap="around"/>
        <w:rPr>
          <w:rtl/>
        </w:rPr>
      </w:pPr>
      <w:r w:rsidRPr="003D23F5">
        <w:rPr>
          <w:rFonts w:hint="cs"/>
          <w:rtl/>
        </w:rPr>
        <w:t>עז.</w:t>
      </w:r>
    </w:p>
    <w:p w14:paraId="193CBE73" w14:textId="77777777" w:rsidR="0046556D" w:rsidRDefault="00BD6C4F" w:rsidP="00BD6C4F">
      <w:pPr>
        <w:rPr>
          <w:rtl/>
        </w:rPr>
      </w:pPr>
      <w:r w:rsidRPr="00C63571">
        <w:rPr>
          <w:rtl/>
        </w:rPr>
        <w:t>• הנהו גידין רכין ד</w:t>
      </w:r>
      <w:r>
        <w:rPr>
          <w:rFonts w:hint="cs"/>
          <w:rtl/>
        </w:rPr>
        <w:t>ב</w:t>
      </w:r>
      <w:r w:rsidRPr="00C63571">
        <w:rPr>
          <w:rtl/>
        </w:rPr>
        <w:t>א</w:t>
      </w:r>
      <w:r>
        <w:rPr>
          <w:rFonts w:hint="cs"/>
          <w:rtl/>
        </w:rPr>
        <w:t xml:space="preserve">ו לפני רבה ואמר למאי ניחוש </w:t>
      </w:r>
      <w:r>
        <w:rPr>
          <w:rtl/>
        </w:rPr>
        <w:t xml:space="preserve">חדא, </w:t>
      </w:r>
      <w:r>
        <w:rPr>
          <w:rStyle w:val="2fb"/>
          <w:rtl/>
          <w:rPrChange w:id="12674" w:author="מנוע אמוראים" w:date="2026-10-05T16:40:54Z">
            <w:rPr>
              <w:rtl/>
            </w:rPr>
          </w:rPrChange>
        </w:rPr>
        <w:t xml:space="preserve">דא</w:t>
      </w:r>
      <w:r>
        <w:rPr>
          <w:rStyle w:val="2fb"/>
          <w:rFonts w:hint="cs"/>
          <w:rtl/>
          <w:rPrChange w:id="12675" w:author="מנוע אמוראים" w:date="2026-10-05T16:40:54Z">
            <w:rPr>
              <w:rFonts w:hint="cs"/>
              <w:rtl/>
            </w:rPr>
          </w:rPrChange>
        </w:rPr>
        <w:t xml:space="preserve">רי</w:t>
      </w:r>
      <w:r>
        <w:rPr>
          <w:rStyle w:val="2fb"/>
          <w:rtl/>
          <w:rPrChange w:id="12676" w:author="מנוע אמוראים" w:date="2026-10-05T16:40:54Z">
            <w:rPr>
              <w:rtl/>
            </w:rPr>
          </w:rPrChange>
        </w:rPr>
        <w:t xml:space="preserve">"</w:t>
      </w:r>
      <w:r>
        <w:rPr>
          <w:rStyle w:val="2fb"/>
          <w:rFonts w:hint="cs"/>
          <w:rtl/>
          <w:rPrChange w:id="12677" w:author="מנוע אמוראים" w:date="2026-10-05T16:40:54Z">
            <w:rPr>
              <w:rFonts w:hint="cs"/>
              <w:rtl/>
            </w:rPr>
          </w:rPrChange>
        </w:rPr>
        <w:t xml:space="preserve">ו</w:t>
      </w:r>
      <w:r w:rsidRPr="00C63571">
        <w:rPr>
          <w:rtl/>
        </w:rPr>
        <w:t xml:space="preserve"> גידין שסופן להקשות </w:t>
      </w:r>
    </w:p>
    <w:p w14:paraId="4A630DAE" w14:textId="77777777" w:rsidR="0046556D" w:rsidRDefault="00BD6C4F" w:rsidP="00BD6C4F">
      <w:pPr>
        <w:rPr>
          <w:rtl/>
        </w:rPr>
      </w:pPr>
      <w:r w:rsidRPr="00C63571">
        <w:rPr>
          <w:rtl/>
        </w:rPr>
        <w:t>נמנין עליהן בפסח, ועוד: התורה חסה על ממונן של ישראל.</w:t>
      </w:r>
    </w:p>
    <w:p w14:paraId="5510A620" w14:textId="77777777" w:rsidR="0046556D" w:rsidRDefault="00BD6C4F" w:rsidP="00BD6C4F">
      <w:pPr>
        <w:rPr>
          <w:rtl/>
        </w:rPr>
      </w:pPr>
      <w:r>
        <w:rPr>
          <w:rtl/>
        </w:rPr>
        <w:t xml:space="preserve">א"ל רב פפא לרבה: </w:t>
      </w:r>
      <w:r>
        <w:rPr>
          <w:rStyle w:val="2fb"/>
          <w:rtl/>
          <w:rPrChange w:id="12678" w:author="מנוע אמוראים" w:date="2026-10-05T16:40:54Z">
            <w:rPr>
              <w:rtl/>
            </w:rPr>
          </w:rPrChange>
        </w:rPr>
        <w:t xml:space="preserve">ר</w:t>
      </w:r>
      <w:r>
        <w:rPr>
          <w:rStyle w:val="2fb"/>
          <w:rFonts w:hint="cs"/>
          <w:rtl/>
          <w:rPrChange w:id="12679" w:author="מנוע אמוראים" w:date="2026-10-05T16:40:54Z">
            <w:rPr>
              <w:rFonts w:hint="cs"/>
              <w:rtl/>
            </w:rPr>
          </w:rPrChange>
        </w:rPr>
        <w:t xml:space="preserve">שב</w:t>
      </w:r>
      <w:r>
        <w:rPr>
          <w:rStyle w:val="2fb"/>
          <w:rtl/>
          <w:rPrChange w:id="12680" w:author="מנוע אמוראים" w:date="2026-10-05T16:40:54Z">
            <w:rPr>
              <w:rtl/>
            </w:rPr>
          </w:rPrChange>
        </w:rPr>
        <w:t xml:space="preserve">"</w:t>
      </w:r>
      <w:r>
        <w:rPr>
          <w:rStyle w:val="2fb"/>
          <w:rFonts w:hint="cs"/>
          <w:rtl/>
          <w:rPrChange w:id="12681" w:author="מנוע אמוראים" w:date="2026-10-05T16:40:54Z">
            <w:rPr>
              <w:rFonts w:hint="cs"/>
              <w:rtl/>
            </w:rPr>
          </w:rPrChange>
        </w:rPr>
        <w:t xml:space="preserve">ל</w:t>
      </w:r>
      <w:r w:rsidRPr="00C63571">
        <w:rPr>
          <w:rtl/>
        </w:rPr>
        <w:t>, ואיסורא דאורייתא, ואת אמרת מאי ליחוש להו? אישתיק.</w:t>
      </w:r>
    </w:p>
    <w:p w14:paraId="7AC1F243" w14:textId="77777777" w:rsidR="0046556D" w:rsidRDefault="00BD6C4F" w:rsidP="00BD6C4F">
      <w:pPr>
        <w:rPr>
          <w:rtl/>
        </w:rPr>
      </w:pPr>
      <w:r>
        <w:rPr>
          <w:rtl/>
        </w:rPr>
        <w:t xml:space="preserve">ואמאי אישתיק? והאמר רבא: הלכתא כוותיה </w:t>
      </w:r>
      <w:r>
        <w:rPr>
          <w:rStyle w:val="2fb"/>
          <w:rtl/>
          <w:rPrChange w:id="12682" w:author="מנוע אמוראים" w:date="2026-10-05T16:40:54Z">
            <w:rPr>
              <w:rtl/>
            </w:rPr>
          </w:rPrChange>
        </w:rPr>
        <w:t xml:space="preserve">דר"ש</w:t>
      </w:r>
      <w:r>
        <w:rPr>
          <w:rtl/>
        </w:rPr>
        <w:t xml:space="preserve"> בן לקיש בהני תלת!</w:t>
      </w:r>
    </w:p>
    <w:p w14:paraId="7D77EFF8" w14:textId="77777777" w:rsidR="0046556D" w:rsidRDefault="00BD6C4F" w:rsidP="00BD6C4F">
      <w:pPr>
        <w:rPr>
          <w:rtl/>
        </w:rPr>
      </w:pPr>
      <w:r>
        <w:rPr>
          <w:rtl/>
        </w:rPr>
        <w:t xml:space="preserve">שאני הכא דהדר ביה </w:t>
      </w:r>
      <w:r>
        <w:rPr>
          <w:rStyle w:val="2fb"/>
          <w:rtl/>
          <w:rPrChange w:id="12683" w:author="מנוע אמוראים" w:date="2026-10-05T16:40:54Z">
            <w:rPr>
              <w:rtl/>
            </w:rPr>
          </w:rPrChange>
        </w:rPr>
        <w:t xml:space="preserve">ר</w:t>
      </w:r>
      <w:r>
        <w:rPr>
          <w:rStyle w:val="2fb"/>
          <w:rFonts w:hint="cs"/>
          <w:rtl/>
          <w:rPrChange w:id="12684" w:author="מנוע אמוראים" w:date="2026-10-05T16:40:54Z">
            <w:rPr>
              <w:rFonts w:hint="cs"/>
              <w:rtl/>
            </w:rPr>
          </w:rPrChange>
        </w:rPr>
        <w:t xml:space="preserve">י</w:t>
      </w:r>
      <w:r>
        <w:rPr>
          <w:rStyle w:val="2fb"/>
          <w:rtl/>
          <w:rPrChange w:id="12685" w:author="מנוע אמוראים" w:date="2026-10-05T16:40:54Z">
            <w:rPr>
              <w:rtl/>
            </w:rPr>
          </w:rPrChange>
        </w:rPr>
        <w:t xml:space="preserve">"</w:t>
      </w:r>
      <w:r>
        <w:rPr>
          <w:rStyle w:val="2fb"/>
          <w:rFonts w:hint="cs"/>
          <w:rtl/>
          <w:rPrChange w:id="12686" w:author="מנוע אמוראים" w:date="2026-10-05T16:40:54Z">
            <w:rPr>
              <w:rFonts w:hint="cs"/>
              <w:rtl/>
            </w:rPr>
          </w:rPrChange>
        </w:rPr>
        <w:t xml:space="preserve">ו</w:t>
      </w:r>
      <w:r>
        <w:rPr>
          <w:rFonts w:hint="cs"/>
          <w:rtl/>
        </w:rPr>
        <w:t xml:space="preserve"> לגבי </w:t>
      </w:r>
      <w:r>
        <w:rPr>
          <w:rStyle w:val="2fb"/>
          <w:rFonts w:hint="cs"/>
          <w:rtl/>
          <w:rPrChange w:id="12687" w:author="מנוע אמוראים" w:date="2026-10-05T16:40:54Z">
            <w:rPr>
              <w:rFonts w:hint="cs"/>
              <w:rtl/>
            </w:rPr>
          </w:rPrChange>
        </w:rPr>
        <w:t xml:space="preserve">דרשב</w:t>
      </w:r>
      <w:r>
        <w:rPr>
          <w:rStyle w:val="2fb"/>
          <w:rtl/>
          <w:rPrChange w:id="12688" w:author="מנוע אמוראים" w:date="2026-10-05T16:40:54Z">
            <w:rPr>
              <w:rtl/>
            </w:rPr>
          </w:rPrChange>
        </w:rPr>
        <w:t xml:space="preserve">"</w:t>
      </w:r>
      <w:r>
        <w:rPr>
          <w:rStyle w:val="2fb"/>
          <w:rFonts w:hint="cs"/>
          <w:rtl/>
          <w:rPrChange w:id="12689" w:author="מנוע אמוראים" w:date="2026-10-05T16:40:54Z">
            <w:rPr>
              <w:rFonts w:hint="cs"/>
              <w:rtl/>
            </w:rPr>
          </w:rPrChange>
        </w:rPr>
        <w:t xml:space="preserve">ל</w:t>
      </w:r>
      <w:r>
        <w:rPr>
          <w:rFonts w:hint="cs"/>
          <w:rtl/>
        </w:rPr>
        <w:t xml:space="preserve"> </w:t>
      </w:r>
      <w:r w:rsidRPr="00C63571">
        <w:rPr>
          <w:rtl/>
        </w:rPr>
        <w:t>דא"ל: אל תקניטני, בלשון יחיד אני שונה אותה.</w:t>
      </w:r>
    </w:p>
    <w:p w14:paraId="7D3DF234" w14:textId="77777777" w:rsidR="0046556D" w:rsidRDefault="00BD6C4F" w:rsidP="00BD6C4F">
      <w:pPr>
        <w:rPr>
          <w:rtl/>
        </w:rPr>
      </w:pPr>
      <w:r w:rsidRPr="00C63571">
        <w:rPr>
          <w:rtl/>
        </w:rPr>
        <w:t xml:space="preserve">ההוא נשבר העצם ויצא לחוץ, דאישתקיל קורטיתא מיניה, </w:t>
      </w:r>
    </w:p>
    <w:p w14:paraId="4C81B17F" w14:textId="77777777" w:rsidR="0046556D" w:rsidRDefault="00BD6C4F" w:rsidP="00BD6C4F">
      <w:pPr>
        <w:rPr>
          <w:rtl/>
        </w:rPr>
      </w:pPr>
      <w:r>
        <w:rPr>
          <w:rFonts w:hint="cs"/>
          <w:rtl/>
        </w:rPr>
        <w:t>בא לפני אביי</w:t>
      </w:r>
      <w:r>
        <w:rPr>
          <w:rtl/>
        </w:rPr>
        <w:t xml:space="preserve"> - שהייה תלתא ריגלי, א"ל </w:t>
      </w:r>
      <w:r>
        <w:rPr>
          <w:rStyle w:val="2fb"/>
          <w:rtl/>
          <w:rPrChange w:id="12690" w:author="מנוע אמוראים" w:date="2026-10-05T16:40:54Z">
            <w:rPr>
              <w:rtl/>
            </w:rPr>
          </w:rPrChange>
        </w:rPr>
        <w:t xml:space="preserve">ר</w:t>
      </w:r>
      <w:r>
        <w:rPr>
          <w:rStyle w:val="2fb"/>
          <w:rFonts w:hint="cs"/>
          <w:rtl/>
          <w:rPrChange w:id="12691" w:author="מנוע אמוראים" w:date="2026-10-05T16:40:54Z">
            <w:rPr>
              <w:rFonts w:hint="cs"/>
              <w:rtl/>
            </w:rPr>
          </w:rPrChange>
        </w:rPr>
        <w:t xml:space="preserve">אב</w:t>
      </w:r>
      <w:r>
        <w:rPr>
          <w:rStyle w:val="2fb"/>
          <w:rtl/>
          <w:rPrChange w:id="12692" w:author="מנוע אמוראים" w:date="2026-10-05T16:40:54Z">
            <w:rPr>
              <w:rtl/>
            </w:rPr>
          </w:rPrChange>
        </w:rPr>
        <w:t xml:space="preserve">"</w:t>
      </w:r>
      <w:r>
        <w:rPr>
          <w:rStyle w:val="2fb"/>
          <w:rFonts w:hint="cs"/>
          <w:rtl/>
          <w:rPrChange w:id="12693" w:author="מנוע אמוראים" w:date="2026-10-05T16:40:54Z">
            <w:rPr>
              <w:rFonts w:hint="cs"/>
              <w:rtl/>
            </w:rPr>
          </w:rPrChange>
        </w:rPr>
        <w:t xml:space="preserve">מ</w:t>
      </w:r>
      <w:r w:rsidRPr="00C63571">
        <w:rPr>
          <w:rtl/>
        </w:rPr>
        <w:t xml:space="preserve">: </w:t>
      </w:r>
      <w:r>
        <w:rPr>
          <w:rFonts w:hint="cs"/>
          <w:rtl/>
        </w:rPr>
        <w:t xml:space="preserve">לך לפני רבא </w:t>
      </w:r>
      <w:r>
        <w:rPr>
          <w:rStyle w:val="2fb"/>
          <w:rFonts w:hint="cs"/>
          <w:rtl/>
          <w:rPrChange w:id="12694" w:author="מנוע אמוראים" w:date="2026-10-05T16:40:54Z">
            <w:rPr>
              <w:rFonts w:hint="cs"/>
              <w:rtl/>
            </w:rPr>
          </w:rPrChange>
        </w:rPr>
        <w:t xml:space="preserve">בדריב</w:t>
      </w:r>
      <w:r>
        <w:rPr>
          <w:rStyle w:val="2fb"/>
          <w:rtl/>
          <w:rPrChange w:id="12695" w:author="מנוע אמוראים" w:date="2026-10-05T16:40:54Z">
            <w:rPr>
              <w:rtl/>
            </w:rPr>
          </w:rPrChange>
        </w:rPr>
        <w:t xml:space="preserve">"</w:t>
      </w:r>
      <w:r>
        <w:rPr>
          <w:rStyle w:val="2fb"/>
          <w:rFonts w:hint="cs"/>
          <w:rtl/>
          <w:rPrChange w:id="12696" w:author="מנוע אמוראים" w:date="2026-10-05T16:40:54Z">
            <w:rPr>
              <w:rFonts w:hint="cs"/>
              <w:rtl/>
            </w:rPr>
          </w:rPrChange>
        </w:rPr>
        <w:t xml:space="preserve">ח</w:t>
      </w:r>
      <w:r>
        <w:rPr>
          <w:rFonts w:hint="cs"/>
          <w:rtl/>
        </w:rPr>
        <w:t xml:space="preserve"> </w:t>
      </w:r>
      <w:r w:rsidRPr="00C63571">
        <w:rPr>
          <w:rtl/>
        </w:rPr>
        <w:t>דחריפא סכיניה;</w:t>
      </w:r>
    </w:p>
    <w:p w14:paraId="268331AD" w14:textId="77777777" w:rsidR="0046556D" w:rsidRDefault="00BD6C4F" w:rsidP="00BD6C4F">
      <w:pPr>
        <w:rPr>
          <w:rtl/>
        </w:rPr>
      </w:pPr>
      <w:r>
        <w:rPr>
          <w:rFonts w:hint="cs"/>
          <w:rtl/>
        </w:rPr>
        <w:t>בא לפניו ו</w:t>
      </w:r>
      <w:r w:rsidRPr="00C63571">
        <w:rPr>
          <w:rtl/>
        </w:rPr>
        <w:t xml:space="preserve">אמר: מכדי נשבר העצם ויצא לחוץ תנן, </w:t>
      </w:r>
      <w:r>
        <w:rPr>
          <w:rtl/>
        </w:rPr>
        <w:t>מ"ל</w:t>
      </w:r>
      <w:r w:rsidRPr="00C63571">
        <w:rPr>
          <w:rtl/>
        </w:rPr>
        <w:t xml:space="preserve"> נפל, </w:t>
      </w:r>
      <w:r>
        <w:rPr>
          <w:rtl/>
        </w:rPr>
        <w:t>מ"ל</w:t>
      </w:r>
      <w:r w:rsidRPr="00C63571">
        <w:rPr>
          <w:rtl/>
        </w:rPr>
        <w:t xml:space="preserve"> איתיה.</w:t>
      </w:r>
    </w:p>
    <w:p w14:paraId="121579D7" w14:textId="77777777" w:rsidR="0046556D" w:rsidRDefault="00BD6C4F" w:rsidP="00BD6C4F">
      <w:pPr>
        <w:rPr>
          <w:rtl/>
        </w:rPr>
      </w:pPr>
      <w:r w:rsidRPr="00C63571">
        <w:rPr>
          <w:rtl/>
        </w:rPr>
        <w:t xml:space="preserve">• א"ל רבינא לרבא: מתלקט מהו? מתרוסס מהו? מתמסמס מהו? היכי דמי מתמסמס? </w:t>
      </w:r>
    </w:p>
    <w:p w14:paraId="5CEFE53A" w14:textId="77777777" w:rsidR="0046556D" w:rsidRDefault="00BD6C4F" w:rsidP="00BD6C4F">
      <w:pPr>
        <w:rPr>
          <w:rtl/>
        </w:rPr>
      </w:pPr>
      <w:r>
        <w:rPr>
          <w:rStyle w:val="2fb"/>
          <w:rFonts w:hint="cs"/>
          <w:rtl/>
          <w:rPrChange w:id="12697" w:author="מנוע אמוראים" w:date="2026-10-05T16:40:54Z">
            <w:rPr>
              <w:rFonts w:hint="cs"/>
              <w:rtl/>
            </w:rPr>
          </w:rPrChange>
        </w:rPr>
        <w:t xml:space="preserve">ארהבדר</w:t>
      </w:r>
      <w:r>
        <w:rPr>
          <w:rStyle w:val="2fb"/>
          <w:rtl/>
          <w:rPrChange w:id="12698" w:author="מנוע אמוראים" w:date="2026-10-05T16:40:54Z">
            <w:rPr>
              <w:rtl/>
            </w:rPr>
          </w:rPrChange>
        </w:rPr>
        <w:t xml:space="preserve">"</w:t>
      </w:r>
      <w:r>
        <w:rPr>
          <w:rStyle w:val="2fb"/>
          <w:rFonts w:hint="cs"/>
          <w:rtl/>
          <w:rPrChange w:id="12699" w:author="מנוע אמוראים" w:date="2026-10-05T16:40:54Z">
            <w:rPr>
              <w:rFonts w:hint="cs"/>
              <w:rtl/>
            </w:rPr>
          </w:rPrChange>
        </w:rPr>
        <w:t xml:space="preserve">י</w:t>
      </w:r>
      <w:r>
        <w:rPr>
          <w:rFonts w:hint="cs"/>
          <w:rtl/>
        </w:rPr>
        <w:t xml:space="preserve">:</w:t>
      </w:r>
      <w:r w:rsidRPr="00C63571">
        <w:rPr>
          <w:rtl/>
        </w:rPr>
        <w:t xml:space="preserve"> כל שהרופא קודרו.</w:t>
      </w:r>
    </w:p>
    <w:p w14:paraId="7A39BDC8" w14:textId="77777777" w:rsidR="0046556D" w:rsidRDefault="00BD6C4F" w:rsidP="00BD6C4F">
      <w:pPr>
        <w:rPr>
          <w:rtl/>
        </w:rPr>
      </w:pPr>
      <w:r w:rsidRPr="00C63571">
        <w:rPr>
          <w:rtl/>
        </w:rPr>
        <w:t xml:space="preserve">• </w:t>
      </w:r>
      <w:r w:rsidRPr="005303E6">
        <w:rPr>
          <w:b/>
          <w:bCs/>
          <w:rtl/>
        </w:rPr>
        <w:t>איבעיא להו</w:t>
      </w:r>
      <w:r w:rsidRPr="00C63571">
        <w:rPr>
          <w:rtl/>
        </w:rPr>
        <w:t>: ניקב מהו? נקלף מהו? נסדק מהו? ניטל שליש התחתון מהו?</w:t>
      </w:r>
    </w:p>
    <w:p w14:paraId="14328816" w14:textId="77777777" w:rsidR="0046556D" w:rsidRDefault="00BD6C4F" w:rsidP="00BD6C4F">
      <w:pPr>
        <w:rPr>
          <w:rtl/>
        </w:rPr>
      </w:pPr>
      <w:r>
        <w:rPr>
          <w:rFonts w:hint="cs"/>
          <w:rtl/>
        </w:rPr>
        <w:t xml:space="preserve">ואין להוכיח מהך </w:t>
      </w:r>
      <w:r>
        <w:rPr>
          <w:rStyle w:val="2fb"/>
          <w:rFonts w:hint="cs"/>
          <w:rtl/>
          <w:rPrChange w:id="12700" w:author="מנוע אמוראים" w:date="2026-10-05T16:40:54Z">
            <w:rPr>
              <w:rFonts w:hint="cs"/>
              <w:rtl/>
            </w:rPr>
          </w:rPrChange>
        </w:rPr>
        <w:t xml:space="preserve">דרי</w:t>
      </w:r>
      <w:r>
        <w:rPr>
          <w:rStyle w:val="2fb"/>
          <w:rtl/>
          <w:rPrChange w:id="12701" w:author="מנוע אמוראים" w:date="2026-10-05T16:40:54Z">
            <w:rPr>
              <w:rtl/>
            </w:rPr>
          </w:rPrChange>
        </w:rPr>
        <w:t xml:space="preserve">"</w:t>
      </w:r>
      <w:r>
        <w:rPr>
          <w:rStyle w:val="2fb"/>
          <w:rFonts w:hint="cs"/>
          <w:rtl/>
          <w:rPrChange w:id="12702" w:author="מנוע אמוראים" w:date="2026-10-05T16:40:54Z">
            <w:rPr>
              <w:rFonts w:hint="cs"/>
              <w:rtl/>
            </w:rPr>
          </w:rPrChange>
        </w:rPr>
        <w:t xml:space="preserve">ו</w:t>
      </w:r>
      <w:r w:rsidRPr="00C63571">
        <w:rPr>
          <w:rtl/>
        </w:rPr>
        <w:t>: עור הרי הוא כבשר.</w:t>
      </w:r>
      <w:r>
        <w:rPr>
          <w:rFonts w:hint="cs"/>
          <w:rtl/>
        </w:rPr>
        <w:t xml:space="preserve"> </w:t>
      </w:r>
      <w:r w:rsidRPr="00C63571">
        <w:rPr>
          <w:rtl/>
        </w:rPr>
        <w:t>דלמא דקנה משכא דידיה!</w:t>
      </w:r>
    </w:p>
    <w:p w14:paraId="719B7327" w14:textId="77777777" w:rsidR="0046556D" w:rsidRDefault="00BD6C4F" w:rsidP="00BD6C4F">
      <w:pPr>
        <w:rPr>
          <w:rtl/>
        </w:rPr>
      </w:pPr>
      <w:r>
        <w:rPr>
          <w:rtl/>
        </w:rPr>
        <w:t xml:space="preserve">• רב אשי: כי הוינן בי רב פפי איבעיא לן, נקדר כמין טבעת מהו? ופשטנא </w:t>
      </w:r>
      <w:r>
        <w:rPr>
          <w:rStyle w:val="2fb"/>
          <w:rtl/>
          <w:rPrChange w:id="12703" w:author="מנוע אמוראים" w:date="2026-10-05T16:40:54Z">
            <w:rPr>
              <w:rtl/>
            </w:rPr>
          </w:rPrChange>
        </w:rPr>
        <w:t xml:space="preserve">מ</w:t>
      </w:r>
      <w:r>
        <w:rPr>
          <w:rStyle w:val="2fb"/>
          <w:rFonts w:hint="cs"/>
          <w:rtl/>
          <w:rPrChange w:id="12704" w:author="מנוע אמוראים" w:date="2026-10-05T16:40:54Z">
            <w:rPr>
              <w:rFonts w:hint="cs"/>
              <w:rtl/>
            </w:rPr>
          </w:rPrChange>
        </w:rPr>
        <w:t xml:space="preserve">ריא</w:t>
      </w:r>
      <w:r>
        <w:rPr>
          <w:rStyle w:val="2fb"/>
          <w:rtl/>
          <w:rPrChange w:id="12705" w:author="מנוע אמוראים" w:date="2026-10-05T16:40:54Z">
            <w:rPr>
              <w:rtl/>
            </w:rPr>
          </w:rPrChange>
        </w:rPr>
        <w:t xml:space="preserve">"</w:t>
      </w:r>
      <w:r>
        <w:rPr>
          <w:rStyle w:val="2fb"/>
          <w:rFonts w:hint="cs"/>
          <w:rtl/>
          <w:rPrChange w:id="12706" w:author="מנוע אמוראים" w:date="2026-10-05T16:40:54Z">
            <w:rPr>
              <w:rFonts w:hint="cs"/>
              <w:rtl/>
            </w:rPr>
          </w:rPrChange>
        </w:rPr>
        <w:t xml:space="preserve">ר</w:t>
      </w:r>
      <w:r w:rsidRPr="00C63571">
        <w:rPr>
          <w:rtl/>
        </w:rPr>
        <w:t>: דבר זה שאלתי לחכמים ולרופאים ואמרו מסרטו בעצם ומעלה ארוכה, אבל פרזלא - מזרף זריף.</w:t>
      </w:r>
    </w:p>
    <w:p w14:paraId="739DA417" w14:textId="77777777" w:rsidR="0046556D" w:rsidRDefault="000828F8" w:rsidP="00C62948">
      <w:pPr>
        <w:pStyle w:val="affffb"/>
        <w:rPr>
          <w:rtl/>
        </w:rPr>
      </w:pPr>
      <w:r>
        <w:rPr>
          <w:rtl/>
        </w:rPr>
        <w:t xml:space="preserve">- </w:t>
      </w:r>
      <w:r>
        <w:rPr>
          <w:rStyle w:val="2fb"/>
          <w:rtl/>
          <w:rPrChange w:id="12707" w:author="מנוע אמוראים" w:date="2026-10-05T16:40:54Z">
            <w:rPr>
              <w:rtl/>
            </w:rPr>
          </w:rPrChange>
        </w:rPr>
        <w:t xml:space="preserve">א</w:t>
      </w:r>
      <w:r>
        <w:rPr>
          <w:rStyle w:val="2fb"/>
          <w:rFonts w:hint="cs"/>
          <w:rtl/>
          <w:rPrChange w:id="12708" w:author="מנוע אמוראים" w:date="2026-10-05T16:40:54Z">
            <w:rPr>
              <w:rFonts w:hint="cs"/>
              <w:rtl/>
            </w:rPr>
          </w:rPrChange>
        </w:rPr>
        <w:t xml:space="preserve">ר</w:t>
      </w:r>
      <w:r>
        <w:rPr>
          <w:rStyle w:val="2fb"/>
          <w:rtl/>
          <w:rPrChange w:id="12709" w:author="מנוע אמוראים" w:date="2026-10-05T16:40:54Z">
            <w:rPr>
              <w:rtl/>
            </w:rPr>
          </w:rPrChange>
        </w:rPr>
        <w:t xml:space="preserve">"</w:t>
      </w:r>
      <w:r>
        <w:rPr>
          <w:rStyle w:val="2fb"/>
          <w:rFonts w:hint="cs"/>
          <w:rtl/>
          <w:rPrChange w:id="12710" w:author="מנוע אמוראים" w:date="2026-10-05T16:40:54Z">
            <w:rPr>
              <w:rFonts w:hint="cs"/>
              <w:rtl/>
            </w:rPr>
          </w:rPrChange>
        </w:rPr>
        <w:t xml:space="preserve">פ</w:t>
      </w:r>
      <w:r w:rsidR="00BD6C4F" w:rsidRPr="00C63571">
        <w:rPr>
          <w:rtl/>
        </w:rPr>
        <w:t>: והוא דקנה גרמא דידיה.</w:t>
      </w:r>
    </w:p>
    <w:p w14:paraId="01ACE931"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30" w:author="קלוד" w:date="2026-10-06T10:08:36Z"/>
        </w:rPr>
      </w:pPr>
      <w:ins w:id="20129" w:author="קלוד" w:date="2026-10-06T10:08:36Z">
        <w:r>
          <w:t xml:space="preserve">משנה ז</w:t>
        </w:r>
      </w:ins>
    </w:p>
    <w:p w14:paraId="617AA064" w14:textId="77777777" w:rsidR="00BD6C4F" w:rsidRPr="003D23F5" w:rsidRDefault="00BD6C4F" w:rsidP="00BD6C4F">
      <w:pPr>
        <w:pStyle w:val="afff9"/>
        <w:rPr>
          <w:del w:id="20114" w:author="קלוד" w:date="2026-10-06T10:14:23Z"/>
          <w:rtl/>
        </w:rPr>
      </w:pPr>
      <w:ins w:id="9865" w:author="מספור קטעי משנה" w:date="2026-10-06T06:45:19Z">
        <w:del w:id="20112" w:author="קלוד" w:date="2026-10-06T10:14:23Z">
          <w:r>
            <w:rPr>
              <w:rStyle w:val="MisparKeta"/>
            </w:rPr>
            <w:delText xml:space="preserve">א. </w:delText>
          </w:r>
        </w:del>
      </w:ins>
      <w:del w:id="20113" w:author="קלוד" w:date="2026-10-06T10:14:23Z">
        <w:r w:rsidRPr="003D23F5">
          <w:rPr>
            <w:rtl/>
          </w:rPr>
          <w:delText xml:space="preserve">מתני'.</w:delText>
        </w:r>
      </w:del>
    </w:p>
    <w:p w14:paraId="386800E3" w14:textId="77777777" w:rsidR="00BD6C4F" w:rsidRPr="003D23F5" w:rsidRDefault="00BD6C4F" w:rsidP="00BD6C4F">
      <w:pPr>
        <w:pStyle w:val="afff9"/>
        <w:spacing w:before="120"/>
        <w:rPr>
          <w:rtl/>
        </w:rPr>
        <w:pPrChange w:id="90043" w:author="קלוד" w:date="2026-10-08T12:08:16Z">
          <w:pPr>
            <w:pStyle w:val="afff9"/>
          </w:pPr>
        </w:pPrChange>
      </w:pPr>
      <w:r w:rsidRPr="003D23F5">
        <w:rPr>
          <w:rtl/>
        </w:rPr>
        <w:t xml:space="preserve">השוחט את הבהמה ומצא בה שליא - נפש היפה תאכלנה, ואינה מטמאה לא טומאת אוכלין ולא טומאת נבלות, </w:t>
      </w:r>
    </w:p>
    <w:p w14:paraId="08F6C5CE" w14:textId="7C07B137" w:rsidR="00BD6C4F" w:rsidRPr="003D23F5" w:rsidRDefault="00BD6C4F" w:rsidP="00BD6C4F">
      <w:pPr>
        <w:pStyle w:val="afff9"/>
        <w:rPr>
          <w:rtl/>
        </w:rPr>
      </w:pPr>
      <w:r w:rsidRPr="003D23F5">
        <w:rPr>
          <w:rtl/>
        </w:rPr>
        <w:t>חישב עליה - מטמאה טומאת אוכלין, אבל לא טומאת נבלות.</w:t>
      </w:r>
    </w:p>
    <w:p w14:paraId="7E0F324B" w14:textId="77777777" w:rsidR="00BD6C4F" w:rsidRPr="003D23F5" w:rsidRDefault="00BD6C4F" w:rsidP="00BD6C4F">
      <w:pPr>
        <w:pStyle w:val="afff9"/>
        <w:rPr>
          <w:rtl/>
        </w:rPr>
      </w:pPr>
      <w:r w:rsidRPr="003D23F5">
        <w:rPr>
          <w:rtl/>
        </w:rPr>
        <w:t>שליא שיצתה מקצתה - אסורה באכילה;</w:t>
      </w:r>
    </w:p>
    <w:p w14:paraId="28096BDF" w14:textId="77777777" w:rsidR="00BD6C4F" w:rsidRPr="003D23F5" w:rsidRDefault="00BD6C4F" w:rsidP="00BD6C4F">
      <w:pPr>
        <w:pStyle w:val="afff9"/>
        <w:rPr>
          <w:rtl/>
        </w:rPr>
      </w:pPr>
      <w:r w:rsidRPr="003D23F5">
        <w:rPr>
          <w:rtl/>
        </w:rPr>
        <w:t>סימן ולד באשה וסימן ולד בבהמה;</w:t>
      </w:r>
    </w:p>
    <w:p w14:paraId="0C7C10F9" w14:textId="77777777" w:rsidR="00BD6C4F" w:rsidRPr="003D23F5" w:rsidRDefault="00BD6C4F" w:rsidP="00BD6C4F">
      <w:pPr>
        <w:pStyle w:val="afff9"/>
        <w:rPr>
          <w:rtl/>
        </w:rPr>
      </w:pPr>
      <w:r w:rsidRPr="003D23F5">
        <w:rPr>
          <w:rtl/>
        </w:rPr>
        <w:t>המבכרת שהפילה שליא - ישליכנה לכלבים, ובמוקדשין - תקבר;</w:t>
      </w:r>
    </w:p>
    <w:p w14:paraId="0EA3D476" w14:textId="77777777" w:rsidR="00BD6C4F" w:rsidRPr="003D23F5" w:rsidRDefault="00BD6C4F" w:rsidP="00BD6C4F">
      <w:pPr>
        <w:pStyle w:val="afff9"/>
        <w:rPr>
          <w:rtl/>
        </w:rPr>
      </w:pPr>
      <w:r w:rsidRPr="003D23F5">
        <w:rPr>
          <w:rtl/>
        </w:rPr>
        <w:t>ואין קוברין אותה בפרשת דרכים, ואין תולין אותה באילן, מפני דרכי האמורי.</w:t>
      </w:r>
    </w:p>
    <w:p w14:paraId="3E1A6897" w14:textId="77777777" w:rsidR="00822210" w:rsidRDefault="00BD6C4F" w:rsidP="00BD6C4F">
      <w:pPr>
        <w:jc w:val="center"/>
        <w:rPr>
          <w:rtl/>
        </w:rPr>
      </w:pPr>
      <w:r>
        <w:rPr>
          <w:rFonts w:ascii="BA חניכי הישיבות" w:hAnsi="BA חניכי הישיבות" w:cs="BA חניכי הישיבות"/>
          <w:rtl/>
        </w:rPr>
        <w:t>׻</w:t>
      </w:r>
    </w:p>
    <w:p w14:paraId="162B4BC4" w14:textId="77777777" w:rsidR="0046556D" w:rsidRDefault="00822210" w:rsidP="00BD6C4F">
      <w:pPr>
        <w:rPr>
          <w:rtl/>
        </w:rPr>
      </w:pPr>
      <w:r>
        <w:rPr>
          <w:rtl/>
        </w:rPr>
        <w:t xml:space="preserve"> '</w:t>
      </w:r>
      <w:r w:rsidR="00BD6C4F" w:rsidRPr="00C63571">
        <w:rPr>
          <w:rtl/>
        </w:rPr>
        <w:t>כל בהמה תאכלו</w:t>
      </w:r>
      <w:r w:rsidR="00BD6C4F">
        <w:rPr>
          <w:rFonts w:hint="cs"/>
          <w:rtl/>
        </w:rPr>
        <w:t>'</w:t>
      </w:r>
      <w:r w:rsidR="00BD6C4F" w:rsidRPr="00C63571">
        <w:rPr>
          <w:rtl/>
        </w:rPr>
        <w:t xml:space="preserve"> - לרבות את השליא,</w:t>
      </w:r>
      <w:r w:rsidR="00BD6C4F" w:rsidRPr="00A71A5E">
        <w:rPr>
          <w:rStyle w:val="afffff0"/>
          <w:rtl/>
        </w:rPr>
        <w:t xml:space="preserve"> </w:t>
      </w:r>
      <w:r w:rsidR="00BD6C4F" w:rsidRPr="00A71A5E">
        <w:rPr>
          <w:rStyle w:val="afffff0"/>
          <w:rFonts w:hint="cs"/>
          <w:rtl/>
        </w:rPr>
        <w:t xml:space="preserve">'אותה' </w:t>
      </w:r>
      <w:r w:rsidR="00BD6C4F" w:rsidRPr="00C63571">
        <w:rPr>
          <w:rtl/>
        </w:rPr>
        <w:t>ולא שליתה.</w:t>
      </w:r>
    </w:p>
    <w:p w14:paraId="160648B1" w14:textId="77777777" w:rsidR="0046556D" w:rsidRDefault="00BD6C4F" w:rsidP="00BD6C4F">
      <w:pPr>
        <w:rPr>
          <w:rtl/>
        </w:rPr>
      </w:pPr>
      <w:r>
        <w:rPr>
          <w:rFonts w:hint="cs"/>
          <w:rtl/>
        </w:rPr>
        <w:t>ואפי' ד</w:t>
      </w:r>
      <w:r w:rsidRPr="00C63571">
        <w:rPr>
          <w:rtl/>
        </w:rPr>
        <w:t>אין שליא בלא ולד</w:t>
      </w:r>
      <w:r>
        <w:rPr>
          <w:rFonts w:hint="cs"/>
          <w:rtl/>
        </w:rPr>
        <w:t xml:space="preserve">- </w:t>
      </w:r>
      <w:r w:rsidRPr="00C63571">
        <w:rPr>
          <w:rtl/>
        </w:rPr>
        <w:t>קרא אסמכתא בעלמא.</w:t>
      </w:r>
    </w:p>
    <w:p w14:paraId="0A1F6168" w14:textId="77777777" w:rsidR="0046556D" w:rsidRDefault="00BD6C4F" w:rsidP="00BD6C4F">
      <w:pPr>
        <w:jc w:val="center"/>
        <w:rPr>
          <w:del w:id="90078" w:author="מנוע עיצוב" w:date="2026-10-08T11:01:28Z"/>
          <w:rtl/>
        </w:rPr>
      </w:pPr>
      <w:del w:id="90077" w:author="מנוע עיצוב" w:date="2026-10-08T11:01:28Z">
        <w:r>
          <w:rPr>
            <w:rFonts w:ascii="BA חניכי הישיבות" w:hAnsi="BA חניכי הישיבות" w:cs="BA חניכי הישיבות"/>
            <w:rtl/>
          </w:rPr>
          <w:delText xml:space="preserve">׻</w:delText>
        </w:r>
      </w:del>
    </w:p>
    <w:p w14:paraId="70E8819C" w14:textId="77777777" w:rsidR="00BD6C4F" w:rsidRPr="003D23F5" w:rsidRDefault="00BD6C4F" w:rsidP="00BD6C4F">
      <w:pPr>
        <w:pStyle w:val="affff1"/>
        <w:rPr>
          <w:rtl/>
        </w:rPr>
      </w:pPr>
      <w:ins w:id="9866" w:author="מספור קטעי משנה" w:date="2026-10-06T06:45:19Z">
        <w:r>
          <w:rPr>
            <w:rStyle w:val="MisparKeta"/>
          </w:rPr>
          <w:t xml:space="preserve">ג. </w:t>
        </w:r>
      </w:ins>
      <w:r w:rsidRPr="003D23F5">
        <w:rPr>
          <w:rtl/>
        </w:rPr>
        <w:t>ואינה מטמאה.</w:t>
      </w:r>
    </w:p>
    <w:p w14:paraId="22C12BAB" w14:textId="77777777" w:rsidR="00BD6C4F" w:rsidRPr="003D23F5" w:rsidRDefault="00BD6C4F" w:rsidP="00F07436">
      <w:pPr>
        <w:pStyle w:val="afff3"/>
        <w:framePr w:wrap="around"/>
        <w:rPr>
          <w:rtl/>
        </w:rPr>
      </w:pPr>
      <w:r w:rsidRPr="003D23F5">
        <w:rPr>
          <w:rFonts w:hint="cs"/>
          <w:rtl/>
        </w:rPr>
        <w:t>עז:</w:t>
      </w:r>
    </w:p>
    <w:p w14:paraId="67B50B79" w14:textId="77777777" w:rsidR="0046556D" w:rsidRDefault="00BD6C4F" w:rsidP="00BD6C4F">
      <w:pPr>
        <w:rPr>
          <w:rtl/>
        </w:rPr>
      </w:pPr>
      <w:r w:rsidRPr="00C63571">
        <w:rPr>
          <w:rtl/>
        </w:rPr>
        <w:t xml:space="preserve">בעי ר' יצחק בר נפחא: עור חמור ששלקו, מהו? </w:t>
      </w:r>
    </w:p>
    <w:p w14:paraId="2785FE52" w14:textId="77777777" w:rsidR="0046556D" w:rsidRDefault="00BD6C4F" w:rsidP="00BD6C4F">
      <w:pPr>
        <w:rPr>
          <w:rtl/>
        </w:rPr>
      </w:pPr>
      <w:r>
        <w:rPr>
          <w:rFonts w:hint="cs"/>
          <w:rtl/>
        </w:rPr>
        <w:t>ל</w:t>
      </w:r>
      <w:r w:rsidRPr="00C63571">
        <w:rPr>
          <w:rtl/>
        </w:rPr>
        <w:t xml:space="preserve">טומאת אוכלין, </w:t>
      </w:r>
      <w:r>
        <w:rPr>
          <w:rtl/>
        </w:rPr>
        <w:t xml:space="preserve">תניא: העור והשליא </w:t>
      </w:r>
      <w:r w:rsidRPr="00C63571">
        <w:rPr>
          <w:rtl/>
        </w:rPr>
        <w:t>אין מטמאין טומאת אוכלין, עור ששלקו, והשליא שחישב עליה - מטמאין טומאת אוכלין.</w:t>
      </w:r>
    </w:p>
    <w:p w14:paraId="5A7A4FB4" w14:textId="77777777" w:rsidR="0046556D" w:rsidRDefault="00BD6C4F" w:rsidP="00BD6C4F">
      <w:pPr>
        <w:rPr>
          <w:rtl/>
        </w:rPr>
      </w:pPr>
      <w:r>
        <w:rPr>
          <w:rtl/>
        </w:rPr>
        <w:t>טומאת נבילות נמי תנינא</w:t>
      </w:r>
      <w:r w:rsidRPr="00A71A5E">
        <w:rPr>
          <w:rStyle w:val="afffff0"/>
          <w:rtl/>
        </w:rPr>
        <w:t xml:space="preserve"> </w:t>
      </w:r>
      <w:r w:rsidRPr="00A71A5E">
        <w:rPr>
          <w:rStyle w:val="afffff0"/>
          <w:rFonts w:hint="cs"/>
          <w:rtl/>
        </w:rPr>
        <w:t>'</w:t>
      </w:r>
      <w:r w:rsidRPr="00A71A5E">
        <w:rPr>
          <w:rStyle w:val="afffff0"/>
          <w:rtl/>
        </w:rPr>
        <w:t>בנבלתה</w:t>
      </w:r>
      <w:r w:rsidRPr="00A71A5E">
        <w:rPr>
          <w:rStyle w:val="afffff0"/>
          <w:rFonts w:hint="cs"/>
          <w:rtl/>
        </w:rPr>
        <w:t xml:space="preserve">' </w:t>
      </w:r>
      <w:r w:rsidRPr="00C63571">
        <w:rPr>
          <w:rtl/>
        </w:rPr>
        <w:t>ולא בעור, ולא בעצמותיו, ולא בגידין, ולא בקרנים, ולא בטלפים</w:t>
      </w:r>
    </w:p>
    <w:p w14:paraId="215083E9" w14:textId="77777777" w:rsidR="0046556D" w:rsidRDefault="00BD6C4F" w:rsidP="00BD6C4F">
      <w:pPr>
        <w:rPr>
          <w:rtl/>
        </w:rPr>
      </w:pPr>
      <w:r w:rsidRPr="00C63571">
        <w:rPr>
          <w:rtl/>
        </w:rPr>
        <w:t>ואמר רבה בר רב חנא: לא נצרכה אלא שעשאן ציקי קדרה!</w:t>
      </w:r>
    </w:p>
    <w:p w14:paraId="28E13B1E" w14:textId="77777777" w:rsidR="0046556D" w:rsidRDefault="00BD6C4F" w:rsidP="00BD6C4F">
      <w:pPr>
        <w:rPr>
          <w:b/>
          <w:bCs/>
          <w:rtl/>
        </w:rPr>
      </w:pPr>
      <w:r w:rsidRPr="00EB6044">
        <w:rPr>
          <w:b/>
          <w:bCs/>
          <w:rtl/>
        </w:rPr>
        <w:lastRenderedPageBreak/>
        <w:t>לעולם טומאת אוכלין, ושאני עור חמור - דמאיס.</w:t>
      </w:r>
    </w:p>
    <w:p w14:paraId="63A5AD96" w14:textId="77777777" w:rsidR="0046556D" w:rsidRDefault="00BD6C4F" w:rsidP="00BD6C4F">
      <w:pPr>
        <w:jc w:val="center"/>
        <w:rPr>
          <w:del w:id="90080" w:author="מנוע עיצוב" w:date="2026-10-08T11:01:28Z"/>
          <w:rtl/>
        </w:rPr>
      </w:pPr>
      <w:del w:id="90079" w:author="מנוע עיצוב" w:date="2026-10-08T11:01:28Z">
        <w:r>
          <w:rPr>
            <w:rFonts w:ascii="BA חניכי הישיבות" w:hAnsi="BA חניכי הישיבות" w:cs="BA חניכי הישיבות"/>
            <w:rtl/>
          </w:rPr>
          <w:delText xml:space="preserve">׻</w:delText>
        </w:r>
      </w:del>
    </w:p>
    <w:p w14:paraId="66013C77" w14:textId="77777777" w:rsidR="00BD6C4F" w:rsidRPr="003D23F5" w:rsidRDefault="00BD6C4F" w:rsidP="00BD6C4F">
      <w:pPr>
        <w:pStyle w:val="affff1"/>
        <w:rPr>
          <w:rtl/>
        </w:rPr>
      </w:pPr>
      <w:ins w:id="9867" w:author="מספור קטעי משנה" w:date="2026-10-06T06:45:19Z">
        <w:r>
          <w:rPr>
            <w:rStyle w:val="MisparKeta"/>
          </w:rPr>
          <w:t xml:space="preserve">א. </w:t>
        </w:r>
      </w:ins>
      <w:r w:rsidRPr="003D23F5">
        <w:rPr>
          <w:rtl/>
        </w:rPr>
        <w:t>שליא שיצתה.</w:t>
      </w:r>
    </w:p>
    <w:p w14:paraId="58798D6D" w14:textId="77777777" w:rsidR="0046556D" w:rsidRDefault="00BD6C4F" w:rsidP="00BD6C4F">
      <w:pPr>
        <w:rPr>
          <w:rtl/>
        </w:rPr>
      </w:pPr>
      <w:r w:rsidRPr="00C63571">
        <w:rPr>
          <w:rtl/>
        </w:rPr>
        <w:t xml:space="preserve">א"ר אלעזר: לא שנו אלא שאינה קשורה בולד, אבל קשורה בולד - אין חוששין לולד אחר, </w:t>
      </w:r>
    </w:p>
    <w:p w14:paraId="4A337387" w14:textId="77777777" w:rsidR="0046556D" w:rsidRDefault="00BD6C4F" w:rsidP="00BD6C4F">
      <w:pPr>
        <w:rPr>
          <w:rtl/>
        </w:rPr>
      </w:pPr>
      <w:r>
        <w:rPr>
          <w:rStyle w:val="2fb"/>
          <w:rFonts w:hint="cs"/>
          <w:rtl/>
          <w:rPrChange w:id="12711" w:author="מנוע אמוראים" w:date="2026-10-05T16:40:54Z">
            <w:rPr>
              <w:rFonts w:hint="cs"/>
              <w:rtl/>
            </w:rPr>
          </w:rPrChange>
        </w:rPr>
        <w:t xml:space="preserve">ורי</w:t>
      </w:r>
      <w:r>
        <w:rPr>
          <w:rStyle w:val="2fb"/>
          <w:rtl/>
          <w:rPrChange w:id="12712" w:author="מנוע אמוראים" w:date="2026-10-05T16:40:54Z">
            <w:rPr>
              <w:rtl/>
            </w:rPr>
          </w:rPrChange>
        </w:rPr>
        <w:t xml:space="preserve">"</w:t>
      </w:r>
      <w:r>
        <w:rPr>
          <w:rStyle w:val="2fb"/>
          <w:rFonts w:hint="cs"/>
          <w:rtl/>
          <w:rPrChange w:id="12713" w:author="מנוע אמוראים" w:date="2026-10-05T16:40:54Z">
            <w:rPr>
              <w:rFonts w:hint="cs"/>
              <w:rtl/>
            </w:rPr>
          </w:rPrChange>
        </w:rPr>
        <w:t xml:space="preserve">ו</w:t>
      </w:r>
      <w:r w:rsidRPr="00C63571">
        <w:rPr>
          <w:rtl/>
        </w:rPr>
        <w:t>: אנו אין לנו אלא - שליא בלא ולד, אבל יש עמה ולד, בין קשורה בולד בין אין קשורה בולד - אין חוששין לולד אחר, והיינו דאמר ר' ירמיה: לחומרא אמרה ר' אלעזר.</w:t>
      </w:r>
    </w:p>
    <w:p w14:paraId="32E3CF38" w14:textId="77777777" w:rsidR="0046556D" w:rsidRDefault="00BD6C4F" w:rsidP="00BD6C4F">
      <w:pPr>
        <w:rPr>
          <w:rtl/>
        </w:rPr>
      </w:pPr>
      <w:r w:rsidRPr="00C63571">
        <w:rPr>
          <w:rtl/>
        </w:rPr>
        <w:t>ת</w:t>
      </w:r>
      <w:r w:rsidR="00BF1CF6">
        <w:rPr>
          <w:rtl/>
        </w:rPr>
        <w:t>"</w:t>
      </w:r>
      <w:r>
        <w:rPr>
          <w:rFonts w:hint="cs"/>
          <w:rtl/>
        </w:rPr>
        <w:t xml:space="preserve">כ </w:t>
      </w:r>
      <w:r>
        <w:rPr>
          <w:rStyle w:val="2fb"/>
          <w:rFonts w:hint="cs"/>
          <w:rtl/>
          <w:rPrChange w:id="12714" w:author="מנוע אמוראים" w:date="2026-10-05T16:40:54Z">
            <w:rPr>
              <w:rFonts w:hint="cs"/>
              <w:rtl/>
            </w:rPr>
          </w:rPrChange>
        </w:rPr>
        <w:t xml:space="preserve">דר</w:t>
      </w:r>
      <w:r>
        <w:rPr>
          <w:rStyle w:val="2fb"/>
          <w:rtl/>
          <w:rPrChange w:id="12715" w:author="מנוע אמוראים" w:date="2026-10-05T16:40:54Z">
            <w:rPr>
              <w:rtl/>
            </w:rPr>
          </w:rPrChange>
        </w:rPr>
        <w:t xml:space="preserve">"</w:t>
      </w:r>
      <w:r>
        <w:rPr>
          <w:rStyle w:val="2fb"/>
          <w:rFonts w:hint="cs"/>
          <w:rtl/>
          <w:rPrChange w:id="12716" w:author="מנוע אמוראים" w:date="2026-10-05T16:40:54Z">
            <w:rPr>
              <w:rFonts w:hint="cs"/>
              <w:rtl/>
            </w:rPr>
          </w:rPrChange>
        </w:rPr>
        <w:t xml:space="preserve">א</w:t>
      </w:r>
      <w:r w:rsidRPr="00C63571">
        <w:rPr>
          <w:rtl/>
        </w:rPr>
        <w:t>: המפלת מין בהמה חיה ועוף ושליא עמהן, בזמן שקשורה בהן - אין חוששין לולד אחר, אינה קשורה בהן - הריני מטיל עליה חומר שני ולדות, שאני אומר שמא נימוח שפיר של שליא, שמא נימוחה שליתו של שפיר.</w:t>
      </w:r>
    </w:p>
    <w:p w14:paraId="689174A1" w14:textId="77777777" w:rsidR="0046556D" w:rsidRDefault="00BD6C4F" w:rsidP="00BD6C4F">
      <w:pPr>
        <w:jc w:val="center"/>
        <w:rPr>
          <w:del w:id="90082" w:author="מנוע עיצוב" w:date="2026-10-08T11:01:28Z"/>
          <w:rtl/>
        </w:rPr>
      </w:pPr>
      <w:del w:id="90081" w:author="מנוע עיצוב" w:date="2026-10-08T11:01:28Z">
        <w:r>
          <w:rPr>
            <w:rFonts w:ascii="BA חניכי הישיבות" w:hAnsi="BA חניכי הישיבות" w:cs="BA חניכי הישיבות"/>
            <w:rtl/>
          </w:rPr>
          <w:delText xml:space="preserve">׻</w:delText>
        </w:r>
      </w:del>
    </w:p>
    <w:p w14:paraId="2F3423CC" w14:textId="77777777" w:rsidR="00BD6C4F" w:rsidRPr="003D23F5" w:rsidRDefault="00BD6C4F" w:rsidP="00BD6C4F">
      <w:pPr>
        <w:pStyle w:val="affff1"/>
        <w:rPr>
          <w:rtl/>
        </w:rPr>
      </w:pPr>
      <w:ins w:id="9868" w:author="מספור קטעי משנה" w:date="2026-10-06T06:45:19Z">
        <w:r>
          <w:rPr>
            <w:rStyle w:val="MisparKeta"/>
          </w:rPr>
          <w:t xml:space="preserve">ב. </w:t>
        </w:r>
      </w:ins>
      <w:r w:rsidRPr="003D23F5">
        <w:rPr>
          <w:rtl/>
        </w:rPr>
        <w:t>המבכרת שהפילה [</w:t>
      </w:r>
      <w:r w:rsidR="00BF1CF6">
        <w:rPr>
          <w:rtl/>
        </w:rPr>
        <w:t>וכו#</w:t>
      </w:r>
      <w:r w:rsidRPr="003D23F5">
        <w:rPr>
          <w:rtl/>
        </w:rPr>
        <w:t>].</w:t>
      </w:r>
    </w:p>
    <w:p w14:paraId="7E4E24BE" w14:textId="77777777" w:rsidR="0046556D" w:rsidRDefault="00BD6C4F" w:rsidP="00BD6C4F">
      <w:pPr>
        <w:rPr>
          <w:rtl/>
        </w:rPr>
      </w:pPr>
      <w:r>
        <w:rPr>
          <w:rStyle w:val="2fb"/>
          <w:rFonts w:hint="cs"/>
          <w:rtl/>
          <w:rPrChange w:id="12717" w:author="מנוע אמוראים" w:date="2026-10-05T16:40:54Z">
            <w:rPr>
              <w:rFonts w:hint="cs"/>
              <w:rtl/>
            </w:rPr>
          </w:rPrChange>
        </w:rPr>
        <w:t xml:space="preserve">ראבדר</w:t>
      </w:r>
      <w:r>
        <w:rPr>
          <w:rStyle w:val="2fb"/>
          <w:rtl/>
          <w:rPrChange w:id="12718" w:author="מנוע אמוראים" w:date="2026-10-05T16:40:54Z">
            <w:rPr>
              <w:rtl/>
            </w:rPr>
          </w:rPrChange>
        </w:rPr>
        <w:t xml:space="preserve">"</w:t>
      </w:r>
      <w:r>
        <w:rPr>
          <w:rStyle w:val="2fb"/>
          <w:rFonts w:hint="cs"/>
          <w:rtl/>
          <w:rPrChange w:id="12719" w:author="מנוע אמוראים" w:date="2026-10-05T16:40:54Z">
            <w:rPr>
              <w:rFonts w:hint="cs"/>
              <w:rtl/>
            </w:rPr>
          </w:rPrChange>
        </w:rPr>
        <w:t xml:space="preserve">א</w:t>
      </w:r>
      <w:r w:rsidRPr="00C63571">
        <w:rPr>
          <w:rtl/>
        </w:rPr>
        <w:t xml:space="preserve">: רוב בהמות יולדות דבר הקדוש בבכורה, ומיעוט בהמות דבר שאינו קדוש בבכורה, </w:t>
      </w:r>
      <w:r>
        <w:rPr>
          <w:rFonts w:hint="cs"/>
          <w:rtl/>
        </w:rPr>
        <w:t xml:space="preserve">והיינו </w:t>
      </w:r>
      <w:r>
        <w:rPr>
          <w:rtl/>
        </w:rPr>
        <w:t>נדמה</w:t>
      </w:r>
      <w:r w:rsidRPr="00C63571">
        <w:rPr>
          <w:rtl/>
        </w:rPr>
        <w:t xml:space="preserve"> </w:t>
      </w:r>
    </w:p>
    <w:p w14:paraId="16E492D9" w14:textId="77777777" w:rsidR="0046556D" w:rsidRDefault="00BD6C4F" w:rsidP="00BD6C4F">
      <w:pPr>
        <w:rPr>
          <w:rtl/>
        </w:rPr>
      </w:pPr>
      <w:r w:rsidRPr="00C63571">
        <w:rPr>
          <w:rtl/>
        </w:rPr>
        <w:t>וכל היולדות מחצה זכרים ומחצה נקבות, סמוך מיעוטא דנדמה למחצה דנקבות, והוו להו זכרים מיעוטא.</w:t>
      </w:r>
    </w:p>
    <w:p w14:paraId="59E25231" w14:textId="77777777" w:rsidR="0046556D" w:rsidRDefault="00BD6C4F" w:rsidP="00BD6C4F">
      <w:pPr>
        <w:jc w:val="center"/>
        <w:rPr>
          <w:rtl/>
        </w:rPr>
      </w:pPr>
      <w:r>
        <w:rPr>
          <w:rFonts w:ascii="BA חניכי הישיבות" w:hAnsi="BA חניכי הישיבות" w:cs="BA חניכי הישיבות"/>
          <w:rtl/>
        </w:rPr>
        <w:t>׻</w:t>
      </w:r>
    </w:p>
    <w:p w14:paraId="5A7806F4" w14:textId="77777777" w:rsidR="0046556D" w:rsidRDefault="00BD6C4F" w:rsidP="00BD6C4F">
      <w:pPr>
        <w:rPr>
          <w:rtl/>
        </w:rPr>
      </w:pPr>
      <w:r w:rsidRPr="003D23F5">
        <w:rPr>
          <w:rStyle w:val="affff2"/>
          <w:rtl/>
        </w:rPr>
        <w:t>ובמוקדשין תקבר</w:t>
      </w:r>
      <w:r w:rsidRPr="00C63571">
        <w:rPr>
          <w:rtl/>
        </w:rPr>
        <w:t>.</w:t>
      </w:r>
      <w:r>
        <w:rPr>
          <w:rFonts w:hint="cs"/>
          <w:rtl/>
        </w:rPr>
        <w:t>- ד</w:t>
      </w:r>
      <w:r w:rsidRPr="00C63571">
        <w:rPr>
          <w:rtl/>
        </w:rPr>
        <w:t>רובא בר מיקדש הוא.</w:t>
      </w:r>
    </w:p>
    <w:p w14:paraId="49AFA0B9" w14:textId="77777777" w:rsidR="00BD6C4F" w:rsidRPr="003D23F5" w:rsidRDefault="00BD6C4F" w:rsidP="00BD6C4F">
      <w:pPr>
        <w:pStyle w:val="affff1"/>
        <w:rPr>
          <w:rtl/>
        </w:rPr>
      </w:pPr>
      <w:ins w:id="9869" w:author="מספור קטעי משנה" w:date="2026-10-06T06:45:19Z">
        <w:r>
          <w:rPr>
            <w:rStyle w:val="MisparKeta"/>
          </w:rPr>
          <w:t xml:space="preserve">ג. </w:t>
        </w:r>
      </w:ins>
      <w:r w:rsidRPr="003D23F5">
        <w:rPr>
          <w:rtl/>
        </w:rPr>
        <w:t>ואין קוברים אותה.</w:t>
      </w:r>
    </w:p>
    <w:p w14:paraId="71B5AA20" w14:textId="77777777" w:rsidR="0046556D" w:rsidRDefault="00BD6C4F" w:rsidP="00BD6C4F">
      <w:pPr>
        <w:rPr>
          <w:rtl/>
        </w:rPr>
      </w:pPr>
      <w:r w:rsidRPr="00C63571">
        <w:rPr>
          <w:rtl/>
        </w:rPr>
        <w:t xml:space="preserve">אביי ורבא דאמרי תרווייהו: כל דבר שיש בו רפואה - אין בו משום דרכי האמורי, </w:t>
      </w:r>
    </w:p>
    <w:p w14:paraId="614C946B" w14:textId="4E2679CD" w:rsidR="0046556D" w:rsidRDefault="00BD6C4F" w:rsidP="00BD6C4F">
      <w:pPr>
        <w:rPr>
          <w:rtl/>
        </w:rPr>
      </w:pPr>
      <w:r>
        <w:rPr>
          <w:rFonts w:hint="cs"/>
          <w:rtl/>
        </w:rPr>
        <w:t xml:space="preserve">   </w:t>
      </w:r>
      <w:r w:rsidRPr="00C63571">
        <w:rPr>
          <w:rtl/>
        </w:rPr>
        <w:t>אין בו רפואה - יש בו משום דרכי האמורי.</w:t>
      </w:r>
    </w:p>
    <w:p w14:paraId="51E6C462" w14:textId="77777777" w:rsidR="0046556D" w:rsidRDefault="00BD6C4F" w:rsidP="00BD6C4F">
      <w:pPr>
        <w:rPr>
          <w:rtl/>
        </w:rPr>
      </w:pPr>
      <w:r w:rsidRPr="00C63571">
        <w:rPr>
          <w:rtl/>
        </w:rPr>
        <w:t>והתניא: אילן שמשיר פירותיו - סוקרו בסיקרא, וטוענו באבנים.</w:t>
      </w:r>
    </w:p>
    <w:p w14:paraId="1D08B294" w14:textId="77777777" w:rsidR="00BD6C4F" w:rsidRPr="003D23F5" w:rsidRDefault="00BD6C4F" w:rsidP="00F07436">
      <w:pPr>
        <w:pStyle w:val="afff3"/>
        <w:framePr w:wrap="around"/>
        <w:rPr>
          <w:rtl/>
        </w:rPr>
      </w:pPr>
      <w:r w:rsidRPr="003D23F5">
        <w:rPr>
          <w:rFonts w:hint="cs"/>
          <w:rtl/>
        </w:rPr>
        <w:t xml:space="preserve">עח. </w:t>
      </w:r>
    </w:p>
    <w:p w14:paraId="71B79C79" w14:textId="77777777" w:rsidR="0046556D" w:rsidRDefault="00BD6C4F" w:rsidP="00BD6C4F">
      <w:pPr>
        <w:rPr>
          <w:rtl/>
        </w:rPr>
      </w:pPr>
      <w:r w:rsidRPr="00C63571">
        <w:rPr>
          <w:rtl/>
        </w:rPr>
        <w:t xml:space="preserve">טוענו באבנים דניכחוש חיליה, סוקרו בסיקרא, </w:t>
      </w:r>
      <w:r>
        <w:rPr>
          <w:rFonts w:hint="cs"/>
          <w:rtl/>
        </w:rPr>
        <w:t xml:space="preserve">שיראו אנשים ויבקשו עליו רחמים </w:t>
      </w:r>
    </w:p>
    <w:p w14:paraId="2BFABD74" w14:textId="77777777" w:rsidR="0046556D" w:rsidRDefault="00BD6C4F" w:rsidP="00BD6C4F">
      <w:pPr>
        <w:rPr>
          <w:rtl/>
        </w:rPr>
      </w:pPr>
      <w:r w:rsidRPr="00C63571">
        <w:rPr>
          <w:rtl/>
        </w:rPr>
        <w:t>כדתניא:</w:t>
      </w:r>
      <w:r w:rsidRPr="00A71A5E">
        <w:rPr>
          <w:rStyle w:val="afffff0"/>
          <w:rtl/>
        </w:rPr>
        <w:t xml:space="preserve"> </w:t>
      </w:r>
      <w:r w:rsidRPr="00A71A5E">
        <w:rPr>
          <w:rStyle w:val="afffff0"/>
          <w:rFonts w:hint="cs"/>
          <w:rtl/>
        </w:rPr>
        <w:t>'</w:t>
      </w:r>
      <w:r w:rsidRPr="00A71A5E">
        <w:rPr>
          <w:rStyle w:val="afffff0"/>
          <w:rtl/>
        </w:rPr>
        <w:t>וטמא טמא יקרא</w:t>
      </w:r>
      <w:r w:rsidRPr="00A71A5E">
        <w:rPr>
          <w:rStyle w:val="afffff0"/>
          <w:rFonts w:hint="cs"/>
          <w:rtl/>
        </w:rPr>
        <w:t>'</w:t>
      </w:r>
      <w:r w:rsidRPr="00A71A5E">
        <w:rPr>
          <w:rStyle w:val="afffff0"/>
          <w:rtl/>
        </w:rPr>
        <w:t xml:space="preserve"> </w:t>
      </w:r>
      <w:r w:rsidRPr="00C63571">
        <w:rPr>
          <w:rtl/>
        </w:rPr>
        <w:t xml:space="preserve">- צריך להודיע לרבים, ורבים מבקשים עליו רחמים, וכן מי שאירע בו דבר - צריך להודיע לרבים, ורבים מבקשים עליו רחמים, </w:t>
      </w:r>
    </w:p>
    <w:p w14:paraId="4D42C968" w14:textId="77777777" w:rsidR="0046556D" w:rsidRDefault="00BD6C4F" w:rsidP="00BD6C4F">
      <w:pPr>
        <w:rPr>
          <w:rtl/>
        </w:rPr>
      </w:pPr>
      <w:r w:rsidRPr="00C63571">
        <w:rPr>
          <w:rtl/>
        </w:rPr>
        <w:t xml:space="preserve">אמר רבינא: כמאן תלינן </w:t>
      </w:r>
      <w:r>
        <w:rPr>
          <w:rFonts w:hint="cs"/>
          <w:rtl/>
        </w:rPr>
        <w:t xml:space="preserve">אשכול תמרים </w:t>
      </w:r>
      <w:r>
        <w:rPr>
          <w:rtl/>
        </w:rPr>
        <w:t>ב</w:t>
      </w:r>
      <w:r>
        <w:rPr>
          <w:rFonts w:hint="cs"/>
          <w:rtl/>
        </w:rPr>
        <w:t>ד</w:t>
      </w:r>
      <w:r>
        <w:rPr>
          <w:rtl/>
        </w:rPr>
        <w:t>ק</w:t>
      </w:r>
      <w:r>
        <w:rPr>
          <w:rFonts w:hint="cs"/>
          <w:rtl/>
        </w:rPr>
        <w:t>ל</w:t>
      </w:r>
      <w:r w:rsidRPr="00C63571">
        <w:rPr>
          <w:rtl/>
        </w:rPr>
        <w:t>, כמאן - כי האי תנא.</w:t>
      </w:r>
    </w:p>
    <w:p w14:paraId="16357273" w14:textId="77777777" w:rsidR="00BD6C4F" w:rsidRPr="003D23F5" w:rsidRDefault="00BD6C4F" w:rsidP="00BD6C4F">
      <w:pPr>
        <w:pStyle w:val="Hadran"/>
        <w:rPr>
          <w:szCs w:val="18"/>
          <w:rtl/>
        </w:rPr>
        <w:pPrChange w:id="91136" w:author="Claude" w:date="2026-10-08T08:34:48Z">
          <w:pPr>
            <w:pStyle w:val="affff"/>
            <w:rPr>
              <w:szCs w:val="18"/>
              <w:rtl/>
            </w:rPr>
          </w:pPr>
        </w:pPrChange>
      </w:pPr>
      <w:r w:rsidRPr="003D23F5">
        <w:rPr>
          <w:szCs w:val="18"/>
          <w:rtl/>
        </w:rPr>
        <w:t>הדרן עלך בהמה המקשה.</w:t>
      </w:r>
    </w:p>
    <w:p w14:paraId="1B746D30" w14:textId="77777777" w:rsidR="0046556D" w:rsidRDefault="00BD6C4F" w:rsidP="00BD6C4F">
      <w:pPr>
        <w:jc w:val="center"/>
        <w:rPr>
          <w:del w:id="90084" w:author="מנוע עיצוב" w:date="2026-10-08T11:01:28Z"/>
          <w:rtl/>
        </w:rPr>
      </w:pPr>
      <w:del w:id="90083" w:author="מנוע עיצוב" w:date="2026-10-08T11:01:28Z">
        <w:r>
          <w:rPr>
            <w:rFonts w:ascii="BA חניכי הישיבות" w:hAnsi="BA חניכי הישיבות" w:cs="BA חניכי הישיבות"/>
            <w:rtl/>
          </w:rPr>
          <w:delText xml:space="preserve">׻</w:delText>
        </w:r>
      </w:del>
    </w:p>
    <w:p w14:paraId="5C8D81E2" w14:textId="77777777" w:rsidR="0046556D" w:rsidRDefault="00BD6C4F" w:rsidP="00BD6C4F">
      <w:pPr>
        <w:bidi w:val="0"/>
        <w:spacing w:after="160" w:line="259" w:lineRule="auto"/>
        <w:jc w:val="left"/>
      </w:pPr>
      <w:r w:rsidRPr="00C63571">
        <w:br w:type="page"/>
      </w:r>
    </w:p>
    <w:p w14:paraId="3BBCA4D3" w14:textId="77777777" w:rsidR="0046556D" w:rsidRDefault="00BD6C4F" w:rsidP="00BD6C4F">
      <w:pPr>
        <w:pStyle w:val="afff6"/>
        <w:framePr w:wrap="around"/>
        <w:rPr>
          <w:del w:id="21342" w:author="Claude" w:date="2026-10-07T09:24:29Z"/>
          <w:rtl/>
        </w:rPr>
      </w:pPr>
      <w:del w:id="21341" w:author="Claude" w:date="2026-10-07T09:24:29Z">
        <w:r w:rsidRPr="00C63571">
          <w:rPr>
            <w:rFonts w:hint="cs"/>
            <w:rtl/>
          </w:rPr>
          <w:lastRenderedPageBreak/>
          <w:delText xml:space="preserve">פרק חמישי </w:delText>
        </w:r>
      </w:del>
    </w:p>
    <w:p w14:paraId="4F0C17CE" w14:textId="77777777" w:rsidR="0046556D" w:rsidRDefault="00BD6C4F" w:rsidP="00BD6C4F">
      <w:pPr>
        <w:pStyle w:val="afff8"/>
        <w:framePr w:wrap="around"/>
        <w:rPr>
          <w:rtl/>
        </w:rPr>
      </w:pPr>
      <w:r w:rsidRPr="00C63571">
        <w:rPr>
          <w:rFonts w:hint="cs"/>
          <w:rtl/>
        </w:rPr>
        <w:t>סח.</w:t>
      </w:r>
      <w:r>
        <w:rPr>
          <w:rFonts w:hint="cs"/>
          <w:rtl/>
        </w:rPr>
        <w:t xml:space="preserve"> - </w:t>
      </w:r>
      <w:r w:rsidRPr="00C63571">
        <w:rPr>
          <w:rFonts w:hint="cs"/>
          <w:rtl/>
        </w:rPr>
        <w:t>פג:</w:t>
      </w:r>
    </w:p>
    <w:p w14:paraId="1DFA1BEB" w14:textId="77777777" w:rsidR="0046556D" w:rsidRDefault="00BD6C4F" w:rsidP="00BD6C4F">
      <w:pPr>
        <w:pStyle w:val="afff7"/>
        <w:framePr w:wrap="around"/>
        <w:rPr>
          <w:del w:id="21344" w:author="Claude" w:date="2026-10-07T09:24:29Z"/>
          <w:rtl/>
        </w:rPr>
      </w:pPr>
      <w:del w:id="21343" w:author="Claude" w:date="2026-10-07T09:24:29Z">
        <w:r w:rsidRPr="00C63571">
          <w:rPr>
            <w:rFonts w:hint="cs"/>
            <w:rtl/>
          </w:rPr>
          <w:delText xml:space="preserve">אותו ואת בנו </w:delText>
        </w:r>
      </w:del>
    </w:p>
    <w:p>
      <w:pPr>
        <w:pStyle w:val="PetichatPerek"/>
        <w:rPr>
          <w:ins w:id="21340" w:author="Claude" w:date="2026-10-07T09:24:29Z"/>
        </w:rPr>
      </w:pPr>
      <w:ins w:id="21339" w:author="Claude" w:date="2026-10-07T09:24:29Z">
        <w:r>
          <w:rPr>
            <w:rFonts w:hint="cs"/>
            <w:rtl/>
          </w:rPr>
          <w:t xml:space="preserve">פרק חמישי</w:t>
        </w:r>
        <w:r>
          <w:rPr>
            <w:rFonts w:hint="cs"/>
            <w:rtl/>
          </w:rPr>
          <w:t xml:space="preserve"> - </w:t>
        </w:r>
        <w:r>
          <w:rPr>
            <w:rFonts w:hint="cs"/>
            <w:rtl/>
          </w:rPr>
          <w:t xml:space="preserve">אותו ואת בנו</w:t>
        </w:r>
      </w:ins>
    </w:p>
    <w:p>
      <w:pPr>
        <w:pStyle w:val="MishnaBatzad"/>
        <w:rPr>
          <w:ins w:id="20132" w:author="קלוד" w:date="2026-10-06T10:08:36Z"/>
        </w:rPr>
      </w:pPr>
      <w:ins w:id="20131" w:author="קלוד" w:date="2026-10-06T10:08:36Z">
        <w:r>
          <w:t xml:space="preserve">משנה א</w:t>
        </w:r>
      </w:ins>
    </w:p>
    <w:p w14:paraId="1F0DD74C" w14:textId="77777777" w:rsidR="00BD6C4F" w:rsidRPr="00C63571" w:rsidRDefault="00BD6C4F" w:rsidP="00BD6C4F">
      <w:pPr>
        <w:pStyle w:val="afff9"/>
        <w:rPr>
          <w:del w:id="20117" w:author="קלוד" w:date="2026-10-06T10:14:23Z"/>
          <w:rtl/>
        </w:rPr>
      </w:pPr>
      <w:ins w:id="9810" w:author="מספור קטעי משנה" w:date="2026-10-06T10:03:57Z">
        <w:del w:id="20115" w:author="קלוד" w:date="2026-10-06T10:14:23Z">
          <w:r>
            <w:rPr>
              <w:rStyle w:val="MisparKeta"/>
            </w:rPr>
            <w:delText xml:space="preserve">א. </w:delText>
          </w:r>
        </w:del>
      </w:ins>
      <w:del w:id="20116" w:author="קלוד" w:date="2026-10-06T10:14:23Z">
        <w:r w:rsidRPr="00C63571">
          <w:rPr>
            <w:rtl/>
          </w:rPr>
          <w:delText xml:space="preserve">מתני'.</w:delText>
        </w:r>
      </w:del>
    </w:p>
    <w:p w14:paraId="710938AD" w14:textId="77777777" w:rsidR="00BD6C4F" w:rsidRPr="00C63571" w:rsidRDefault="00BD6C4F" w:rsidP="00BD6C4F">
      <w:pPr>
        <w:pStyle w:val="03"/>
        <w:rPr>
          <w:rtl/>
        </w:rPr>
      </w:pPr>
      <w:r w:rsidRPr="00C63571">
        <w:rPr>
          <w:rtl/>
        </w:rPr>
        <w:t>אותו ואת בנו נוהג בין בארץ בין בח"ל, בפני הבית ושלא בפני הבית, בחולין ובמוקדשין.</w:t>
      </w:r>
    </w:p>
    <w:p w14:paraId="09D03C49" w14:textId="77777777" w:rsidR="00BD6C4F" w:rsidRPr="00C63571" w:rsidRDefault="00BD6C4F" w:rsidP="00BD6C4F">
      <w:pPr>
        <w:pStyle w:val="01"/>
        <w:rPr>
          <w:rtl/>
        </w:rPr>
      </w:pPr>
      <w:r w:rsidRPr="00C63571">
        <w:rPr>
          <w:rtl/>
        </w:rPr>
        <w:t>כיצד: השוחט אותו ואת בנו, חולין, בחוץ, שניהם כשרים, והשני סופג את הארבעים.</w:t>
      </w:r>
    </w:p>
    <w:p w14:paraId="14A584AE" w14:textId="351B79D3" w:rsidR="00BD6C4F" w:rsidRPr="00C63571" w:rsidRDefault="00BD6C4F" w:rsidP="00BD6C4F">
      <w:pPr>
        <w:pStyle w:val="01"/>
        <w:rPr>
          <w:rtl/>
        </w:rPr>
      </w:pPr>
      <w:r>
        <w:rPr>
          <w:rtl/>
        </w:rPr>
        <w:t xml:space="preserve">קדשים בחוץ, הראשון </w:t>
      </w:r>
      <w:r w:rsidRPr="00C63571">
        <w:rPr>
          <w:rtl/>
        </w:rPr>
        <w:t>חייב כרת, ושניהם פסולים, וסופגים את הארבעים.</w:t>
      </w:r>
    </w:p>
    <w:p w14:paraId="2CDFB79E" w14:textId="7A1D7103" w:rsidR="00BD6C4F" w:rsidRPr="00C63571" w:rsidRDefault="00BD6C4F" w:rsidP="00BD6C4F">
      <w:pPr>
        <w:pStyle w:val="afff9"/>
        <w:rPr>
          <w:rtl/>
        </w:rPr>
      </w:pPr>
      <w:r w:rsidRPr="00C63571">
        <w:rPr>
          <w:rtl/>
        </w:rPr>
        <w:t>חולין בפנים, שני</w:t>
      </w:r>
      <w:r>
        <w:rPr>
          <w:rtl/>
        </w:rPr>
        <w:t xml:space="preserve">הם פסולין, והשני </w:t>
      </w:r>
      <w:r w:rsidRPr="00C63571">
        <w:rPr>
          <w:rtl/>
        </w:rPr>
        <w:t>סופג את הארבעים.</w:t>
      </w:r>
    </w:p>
    <w:p w14:paraId="1D93E8EA" w14:textId="5685665E" w:rsidR="00BD6C4F" w:rsidRPr="00C63571" w:rsidRDefault="00BD6C4F" w:rsidP="00BD6C4F">
      <w:pPr>
        <w:pStyle w:val="afff9"/>
        <w:rPr>
          <w:rtl/>
        </w:rPr>
      </w:pPr>
      <w:r>
        <w:rPr>
          <w:rtl/>
        </w:rPr>
        <w:t xml:space="preserve">קדשים בפנים, הראשון </w:t>
      </w:r>
      <w:r w:rsidRPr="00C63571">
        <w:rPr>
          <w:rtl/>
        </w:rPr>
        <w:t>כשר ופטור, והשני - סופג את הארבעים ופסול.</w:t>
      </w:r>
    </w:p>
    <w:p w14:paraId="4E5B1B8B" w14:textId="77777777" w:rsidR="00BD6C4F" w:rsidRPr="00C63571" w:rsidRDefault="00BD6C4F" w:rsidP="00BD6C4F">
      <w:pPr>
        <w:pStyle w:val="afff9"/>
        <w:rPr>
          <w:rtl/>
        </w:rPr>
      </w:pPr>
      <w:r>
        <w:rPr>
          <w:rtl/>
        </w:rPr>
        <w:t xml:space="preserve">חולין וקדשים בחוץ, הראשון כשר ופטור, והשני </w:t>
      </w:r>
      <w:r w:rsidRPr="00C63571">
        <w:rPr>
          <w:rtl/>
        </w:rPr>
        <w:t>סופג את הארבעים ופסול.</w:t>
      </w:r>
    </w:p>
    <w:p w14:paraId="183C88BA" w14:textId="77777777" w:rsidR="00BD6C4F" w:rsidRPr="003A2C6D" w:rsidRDefault="00BD6C4F" w:rsidP="00BD6C4F">
      <w:pPr>
        <w:pStyle w:val="afff9"/>
        <w:rPr>
          <w:spacing w:val="-6"/>
          <w:rtl/>
        </w:rPr>
      </w:pPr>
      <w:r w:rsidRPr="003A2C6D">
        <w:rPr>
          <w:spacing w:val="-6"/>
          <w:rtl/>
        </w:rPr>
        <w:t>קדשים וחולין בחוץ, הראשון חייב כרת ופסול, והשני כשר, ושניהם סופגים הארבעים.</w:t>
      </w:r>
    </w:p>
    <w:p w14:paraId="65560A41" w14:textId="56B4FBBD" w:rsidR="00BD6C4F" w:rsidRPr="00C63571" w:rsidRDefault="00BD6C4F" w:rsidP="00BD6C4F">
      <w:pPr>
        <w:pStyle w:val="afff9"/>
        <w:rPr>
          <w:rtl/>
        </w:rPr>
      </w:pPr>
      <w:r w:rsidRPr="00C63571">
        <w:rPr>
          <w:rtl/>
        </w:rPr>
        <w:t>חולין וקדשים בפנים, שניהם פסולין, והשני סופג את הארבעים.</w:t>
      </w:r>
    </w:p>
    <w:p w14:paraId="30D452C8" w14:textId="782A6875" w:rsidR="00BD6C4F" w:rsidRPr="00C63571" w:rsidRDefault="00BD6C4F" w:rsidP="00BD6C4F">
      <w:pPr>
        <w:pStyle w:val="afff9"/>
        <w:rPr>
          <w:rtl/>
        </w:rPr>
      </w:pPr>
      <w:r w:rsidRPr="00C63571">
        <w:rPr>
          <w:rtl/>
        </w:rPr>
        <w:t>קדשים וחולין בפנ</w:t>
      </w:r>
      <w:r>
        <w:rPr>
          <w:rtl/>
        </w:rPr>
        <w:t xml:space="preserve">ים, הראשון כשר ופטור, והשני </w:t>
      </w:r>
      <w:r w:rsidRPr="00C63571">
        <w:rPr>
          <w:rtl/>
        </w:rPr>
        <w:t>סופג את הארבעים ופסול.</w:t>
      </w:r>
    </w:p>
    <w:p w14:paraId="5C787D19" w14:textId="0DF658CD" w:rsidR="00BD6C4F" w:rsidRPr="00C63571" w:rsidRDefault="00BD6C4F" w:rsidP="00BD6C4F">
      <w:pPr>
        <w:pStyle w:val="afff9"/>
        <w:rPr>
          <w:rtl/>
        </w:rPr>
      </w:pPr>
      <w:r w:rsidRPr="00C63571">
        <w:rPr>
          <w:rtl/>
        </w:rPr>
        <w:t>חולין בחוץ ובפ</w:t>
      </w:r>
      <w:r>
        <w:rPr>
          <w:rtl/>
        </w:rPr>
        <w:t>נים, הראשון כשר ופטור, והשני</w:t>
      </w:r>
      <w:r w:rsidRPr="00C63571">
        <w:rPr>
          <w:rtl/>
        </w:rPr>
        <w:t xml:space="preserve"> סופג את הארבעים ופסול.</w:t>
      </w:r>
    </w:p>
    <w:p w14:paraId="15641C00" w14:textId="3EB97389" w:rsidR="00BD6C4F" w:rsidRPr="00AD65FE" w:rsidRDefault="00BD6C4F" w:rsidP="00BD6C4F">
      <w:pPr>
        <w:pStyle w:val="afff9"/>
        <w:rPr>
          <w:spacing w:val="-6"/>
          <w:rtl/>
        </w:rPr>
      </w:pPr>
      <w:r>
        <w:rPr>
          <w:rtl/>
        </w:rPr>
        <w:t xml:space="preserve">קדשים בחוץ ובפנים, </w:t>
      </w:r>
      <w:r w:rsidRPr="00AD65FE">
        <w:rPr>
          <w:spacing w:val="-6"/>
          <w:rtl/>
        </w:rPr>
        <w:t>הראשון חיי</w:t>
      </w:r>
      <w:r>
        <w:rPr>
          <w:spacing w:val="-6"/>
          <w:rtl/>
        </w:rPr>
        <w:t xml:space="preserve">ב </w:t>
      </w:r>
      <w:r>
        <w:rPr>
          <w:rFonts w:hint="cs"/>
          <w:spacing w:val="-6"/>
          <w:rtl/>
        </w:rPr>
        <w:t>כרת</w:t>
      </w:r>
      <w:r>
        <w:rPr>
          <w:spacing w:val="-6"/>
          <w:rtl/>
        </w:rPr>
        <w:t xml:space="preserve"> ושניהם סופגים את הארבעים</w:t>
      </w:r>
      <w:r w:rsidRPr="00AD65FE">
        <w:rPr>
          <w:spacing w:val="-6"/>
          <w:rtl/>
        </w:rPr>
        <w:t xml:space="preserve"> ופסולים</w:t>
      </w:r>
    </w:p>
    <w:p w14:paraId="3C92DF67" w14:textId="6B92180C" w:rsidR="00BD6C4F" w:rsidRPr="00C63571" w:rsidRDefault="00BD6C4F" w:rsidP="00BD6C4F">
      <w:pPr>
        <w:pStyle w:val="afff9"/>
        <w:rPr>
          <w:rtl/>
        </w:rPr>
      </w:pPr>
      <w:r>
        <w:rPr>
          <w:rtl/>
        </w:rPr>
        <w:t xml:space="preserve">חולין בפנים ובחוץ, הראשון פסול ופטור, והשני </w:t>
      </w:r>
      <w:r w:rsidRPr="00C63571">
        <w:rPr>
          <w:rtl/>
        </w:rPr>
        <w:t>סופג את הארבעים וכשר.</w:t>
      </w:r>
    </w:p>
    <w:p w14:paraId="69913D1F" w14:textId="5EB176EC" w:rsidR="00BD6C4F" w:rsidRPr="00C63571" w:rsidRDefault="00BD6C4F" w:rsidP="00BD6C4F">
      <w:pPr>
        <w:pStyle w:val="afff9"/>
        <w:rPr>
          <w:rtl/>
        </w:rPr>
      </w:pPr>
      <w:r>
        <w:rPr>
          <w:rtl/>
        </w:rPr>
        <w:t xml:space="preserve">קדשים בפנים ובחוץ, הראשון כשר ופטור, והשני </w:t>
      </w:r>
      <w:r w:rsidRPr="00C63571">
        <w:rPr>
          <w:rtl/>
        </w:rPr>
        <w:t>סופג את הארבעים ופסול.</w:t>
      </w:r>
    </w:p>
    <w:p w14:paraId="03E2ABC7" w14:textId="77777777" w:rsidR="0046556D" w:rsidRDefault="00BD6C4F" w:rsidP="00BD6C4F">
      <w:pPr>
        <w:jc w:val="center"/>
        <w:rPr>
          <w:rtl/>
        </w:rPr>
      </w:pPr>
      <w:r>
        <w:rPr>
          <w:rFonts w:ascii="BA חניכי הישיבות" w:hAnsi="BA חניכי הישיבות" w:cs="BA חניכי הישיבות"/>
          <w:rtl/>
        </w:rPr>
        <w:t>׻</w:t>
      </w:r>
    </w:p>
    <w:p w14:paraId="29E498C8" w14:textId="77777777" w:rsidR="0046556D" w:rsidRDefault="00BD6C4F" w:rsidP="00BD6C4F">
      <w:pPr>
        <w:rPr>
          <w:rtl/>
        </w:rPr>
      </w:pPr>
      <w:r w:rsidRPr="00767C59">
        <w:rPr>
          <w:b/>
          <w:bCs/>
          <w:rtl/>
        </w:rPr>
        <w:t>ת"ר</w:t>
      </w:r>
      <w:r w:rsidRPr="00C63571">
        <w:rPr>
          <w:rtl/>
        </w:rPr>
        <w:t>: מנין לאותו ואת בנו שנוהג במוקדשין - ת"ל</w:t>
      </w:r>
      <w:r w:rsidRPr="00A71A5E">
        <w:rPr>
          <w:rStyle w:val="afffff0"/>
          <w:rtl/>
        </w:rPr>
        <w:t xml:space="preserve"> </w:t>
      </w:r>
      <w:r w:rsidRPr="00A71A5E">
        <w:rPr>
          <w:rStyle w:val="afffff0"/>
          <w:rFonts w:hint="cs"/>
          <w:rtl/>
        </w:rPr>
        <w:t>'</w:t>
      </w:r>
      <w:r w:rsidRPr="00A71A5E">
        <w:rPr>
          <w:rStyle w:val="afffff0"/>
          <w:rtl/>
        </w:rPr>
        <w:t>שור או כשב או עז כי יולד</w:t>
      </w:r>
      <w:r w:rsidRPr="00A71A5E">
        <w:rPr>
          <w:rStyle w:val="afffff0"/>
          <w:rFonts w:hint="cs"/>
          <w:rtl/>
        </w:rPr>
        <w:t>'</w:t>
      </w:r>
      <w:r w:rsidRPr="00A71A5E">
        <w:rPr>
          <w:rStyle w:val="afffff0"/>
          <w:rtl/>
        </w:rPr>
        <w:t>,</w:t>
      </w:r>
      <w:r w:rsidRPr="00C63571">
        <w:rPr>
          <w:rtl/>
        </w:rPr>
        <w:t xml:space="preserve"> </w:t>
      </w:r>
    </w:p>
    <w:p w14:paraId="41C5FFEE" w14:textId="77777777" w:rsidR="00822210" w:rsidRDefault="00BD6C4F" w:rsidP="00BD6C4F">
      <w:pPr>
        <w:rPr>
          <w:rtl/>
        </w:rPr>
      </w:pPr>
      <w:r w:rsidRPr="00C63571">
        <w:rPr>
          <w:rtl/>
        </w:rPr>
        <w:t>וכתיב בתריה</w:t>
      </w:r>
      <w:r w:rsidRPr="00A71A5E">
        <w:rPr>
          <w:rStyle w:val="afffff0"/>
          <w:rtl/>
        </w:rPr>
        <w:t xml:space="preserve"> </w:t>
      </w:r>
      <w:r w:rsidRPr="00A71A5E">
        <w:rPr>
          <w:rStyle w:val="afffff0"/>
          <w:rFonts w:hint="cs"/>
          <w:rtl/>
        </w:rPr>
        <w:t>'</w:t>
      </w:r>
      <w:r w:rsidRPr="00A71A5E">
        <w:rPr>
          <w:rStyle w:val="afffff0"/>
          <w:rtl/>
        </w:rPr>
        <w:t>ושור או שה אותו ואת בנו לא תשחטו ביום אחד</w:t>
      </w:r>
      <w:r w:rsidRPr="00A71A5E">
        <w:rPr>
          <w:rStyle w:val="afffff0"/>
          <w:rFonts w:hint="cs"/>
          <w:rtl/>
        </w:rPr>
        <w:t>'</w:t>
      </w:r>
      <w:r w:rsidRPr="00A71A5E">
        <w:rPr>
          <w:rStyle w:val="afffff0"/>
          <w:rtl/>
        </w:rPr>
        <w:t xml:space="preserve"> </w:t>
      </w:r>
      <w:r w:rsidRPr="00C63571">
        <w:rPr>
          <w:rtl/>
        </w:rPr>
        <w:t>לימד על אותו ואת בנו שנוהג במוקדשין.</w:t>
      </w:r>
    </w:p>
    <w:p w14:paraId="63F82E0B" w14:textId="77777777" w:rsidR="00822210" w:rsidRDefault="00822210" w:rsidP="00BD6C4F">
      <w:pPr>
        <w:rPr>
          <w:rtl/>
        </w:rPr>
      </w:pPr>
      <w:r>
        <w:rPr>
          <w:rtl/>
        </w:rPr>
        <w:t xml:space="preserve"> '</w:t>
      </w:r>
      <w:r w:rsidR="00BD6C4F" w:rsidRPr="00C63571">
        <w:rPr>
          <w:rtl/>
        </w:rPr>
        <w:t>שור</w:t>
      </w:r>
      <w:r w:rsidR="00BD6C4F">
        <w:rPr>
          <w:rFonts w:hint="cs"/>
          <w:rtl/>
        </w:rPr>
        <w:t>'</w:t>
      </w:r>
      <w:r w:rsidR="00BD6C4F" w:rsidRPr="00C63571">
        <w:rPr>
          <w:rtl/>
        </w:rPr>
        <w:t xml:space="preserve"> - הפסיק הענין</w:t>
      </w:r>
      <w:r w:rsidR="00BD6C4F">
        <w:rPr>
          <w:rFonts w:hint="cs"/>
          <w:rtl/>
        </w:rPr>
        <w:t xml:space="preserve"> דבחולין </w:t>
      </w:r>
      <w:r w:rsidR="00BD6C4F" w:rsidRPr="003A2C6D">
        <w:rPr>
          <w:rFonts w:hint="cs"/>
          <w:rtl/>
        </w:rPr>
        <w:t>ו</w:t>
      </w:r>
      <w:r w:rsidR="00BD6C4F">
        <w:rPr>
          <w:rFonts w:hint="cs"/>
          <w:rtl/>
        </w:rPr>
        <w:t>שור-</w:t>
      </w:r>
      <w:r w:rsidR="00BD6C4F" w:rsidRPr="00C63571">
        <w:rPr>
          <w:rtl/>
        </w:rPr>
        <w:t xml:space="preserve"> וי"ו מוסיף על ענין ראשון</w:t>
      </w:r>
    </w:p>
    <w:p w14:paraId="430B3B01" w14:textId="77777777" w:rsidR="0046556D" w:rsidRDefault="00822210" w:rsidP="00BD6C4F">
      <w:pPr>
        <w:rPr>
          <w:rtl/>
        </w:rPr>
      </w:pPr>
      <w:r>
        <w:rPr>
          <w:rtl/>
        </w:rPr>
        <w:t xml:space="preserve"> '</w:t>
      </w:r>
      <w:r w:rsidR="00BD6C4F">
        <w:rPr>
          <w:rFonts w:hint="cs"/>
          <w:rtl/>
        </w:rPr>
        <w:t>או' לרבות את הכלאים [דלא אמרי' הך דרבא דשה בנה אב בכ</w:t>
      </w:r>
      <w:r w:rsidR="00BF1CF6">
        <w:rPr>
          <w:rtl/>
        </w:rPr>
        <w:t>"</w:t>
      </w:r>
      <w:r w:rsidR="00BD6C4F">
        <w:rPr>
          <w:rFonts w:hint="cs"/>
          <w:rtl/>
        </w:rPr>
        <w:t xml:space="preserve">מ למעט כלאיים] </w:t>
      </w:r>
    </w:p>
    <w:p w14:paraId="20E37B7E" w14:textId="77777777" w:rsidR="00BD6C4F" w:rsidRDefault="00BD6C4F" w:rsidP="00F07436">
      <w:pPr>
        <w:pStyle w:val="afff3"/>
        <w:framePr w:wrap="around"/>
        <w:rPr>
          <w:rtl/>
        </w:rPr>
      </w:pPr>
      <w:r>
        <w:rPr>
          <w:rFonts w:hint="cs"/>
          <w:rtl/>
        </w:rPr>
        <w:t>עח:</w:t>
      </w:r>
    </w:p>
    <w:p w14:paraId="52055A5A" w14:textId="77777777" w:rsidR="00822210" w:rsidRDefault="00BD6C4F" w:rsidP="00BD6C4F">
      <w:pPr>
        <w:rPr>
          <w:rtl/>
        </w:rPr>
      </w:pPr>
      <w:r>
        <w:rPr>
          <w:rFonts w:hint="cs"/>
          <w:rtl/>
        </w:rPr>
        <w:t xml:space="preserve">'בנו' לחלק דלא בעי' שור ובנו שה ובנו </w:t>
      </w:r>
    </w:p>
    <w:p w14:paraId="326816C6" w14:textId="77777777" w:rsidR="0046556D" w:rsidRDefault="00822210" w:rsidP="00BD6C4F">
      <w:pPr>
        <w:rPr>
          <w:rtl/>
        </w:rPr>
      </w:pPr>
      <w:r>
        <w:rPr>
          <w:rtl/>
        </w:rPr>
        <w:t xml:space="preserve"> '</w:t>
      </w:r>
      <w:r w:rsidR="00BD6C4F">
        <w:rPr>
          <w:rFonts w:hint="cs"/>
          <w:rtl/>
        </w:rPr>
        <w:t xml:space="preserve">אותו' למעט דלא דווקא שור ושה בנו </w:t>
      </w:r>
    </w:p>
    <w:p w14:paraId="5E3E68DE" w14:textId="77777777" w:rsidR="0046556D" w:rsidRDefault="00BD6C4F" w:rsidP="00BD6C4F">
      <w:pPr>
        <w:rPr>
          <w:rtl/>
        </w:rPr>
      </w:pPr>
      <w:r>
        <w:rPr>
          <w:rFonts w:hint="cs"/>
          <w:rtl/>
        </w:rPr>
        <w:t>ולחנניה דלא מייתר לאותו לחלק א</w:t>
      </w:r>
      <w:r w:rsidR="00BF1CF6">
        <w:rPr>
          <w:rtl/>
        </w:rPr>
        <w:t>"</w:t>
      </w:r>
      <w:r>
        <w:rPr>
          <w:rFonts w:hint="cs"/>
          <w:rtl/>
        </w:rPr>
        <w:t>צ קרא דס</w:t>
      </w:r>
      <w:r w:rsidR="00BF1CF6">
        <w:rPr>
          <w:rtl/>
        </w:rPr>
        <w:t>"</w:t>
      </w:r>
      <w:r>
        <w:rPr>
          <w:rFonts w:hint="cs"/>
          <w:rtl/>
        </w:rPr>
        <w:t xml:space="preserve">ל </w:t>
      </w:r>
      <w:r>
        <w:rPr>
          <w:rStyle w:val="2fb"/>
          <w:rFonts w:hint="cs"/>
          <w:rtl/>
          <w:rPrChange w:id="12720" w:author="מנוע אמוראים" w:date="2026-10-05T16:40:54Z">
            <w:rPr>
              <w:rFonts w:hint="cs"/>
              <w:rtl/>
            </w:rPr>
          </w:rPrChange>
        </w:rPr>
        <w:t xml:space="preserve">כריו</w:t>
      </w:r>
      <w:r>
        <w:rPr>
          <w:rStyle w:val="2fb"/>
          <w:rtl/>
          <w:rPrChange w:id="12721" w:author="מנוע אמוראים" w:date="2026-10-05T16:40:54Z">
            <w:rPr>
              <w:rtl/>
            </w:rPr>
          </w:rPrChange>
        </w:rPr>
        <w:t xml:space="preserve">"</w:t>
      </w:r>
      <w:r>
        <w:rPr>
          <w:rStyle w:val="2fb"/>
          <w:rFonts w:hint="cs"/>
          <w:rtl/>
          <w:rPrChange w:id="12722" w:author="מנוע אמוראים" w:date="2026-10-05T16:40:54Z">
            <w:rPr>
              <w:rFonts w:hint="cs"/>
              <w:rtl/>
            </w:rPr>
          </w:rPrChange>
        </w:rPr>
        <w:t xml:space="preserve">נ</w:t>
      </w:r>
    </w:p>
    <w:p w14:paraId="1B49FCAB" w14:textId="592C3198" w:rsidR="0046556D" w:rsidRDefault="00BD6C4F" w:rsidP="00BD6C4F">
      <w:pPr>
        <w:rPr>
          <w:rtl/>
        </w:rPr>
      </w:pPr>
      <w:r w:rsidRPr="003017EE">
        <w:rPr>
          <w:rStyle w:val="afffff0"/>
          <w:rFonts w:hint="cs"/>
          <w:rtl/>
        </w:rPr>
        <w:t>'</w:t>
      </w:r>
      <w:r w:rsidRPr="003017EE">
        <w:rPr>
          <w:rStyle w:val="afffff0"/>
          <w:rtl/>
        </w:rPr>
        <w:t>איש אשר יקלל את אביו ואת אמו</w:t>
      </w:r>
      <w:r w:rsidRPr="003017EE">
        <w:rPr>
          <w:rStyle w:val="afffff0"/>
          <w:rFonts w:hint="cs"/>
          <w:rtl/>
        </w:rPr>
        <w:t>'</w:t>
      </w:r>
      <w:r w:rsidRPr="003017EE">
        <w:rPr>
          <w:rStyle w:val="afffff0"/>
          <w:rtl/>
        </w:rPr>
        <w:t>,</w:t>
      </w:r>
      <w:r>
        <w:rPr>
          <w:rFonts w:hint="cs"/>
          <w:rtl/>
        </w:rPr>
        <w:t xml:space="preserve">אביו ואמו קלל'- </w:t>
      </w:r>
      <w:r>
        <w:rPr>
          <w:rStyle w:val="2fb"/>
          <w:rFonts w:hint="cs"/>
          <w:rtl/>
          <w:rPrChange w:id="12723" w:author="מנוע אמוראים" w:date="2026-10-05T16:40:54Z">
            <w:rPr>
              <w:rFonts w:hint="cs"/>
              <w:rtl/>
            </w:rPr>
          </w:rPrChange>
        </w:rPr>
        <w:t xml:space="preserve">רי</w:t>
      </w:r>
      <w:r>
        <w:rPr>
          <w:rStyle w:val="2fb"/>
          <w:rtl/>
          <w:rPrChange w:id="12724" w:author="מנוע אמוראים" w:date="2026-10-05T16:40:54Z">
            <w:rPr>
              <w:rtl/>
            </w:rPr>
          </w:rPrChange>
        </w:rPr>
        <w:t xml:space="preserve">"</w:t>
      </w:r>
      <w:r>
        <w:rPr>
          <w:rStyle w:val="2fb"/>
          <w:rFonts w:hint="cs"/>
          <w:rtl/>
          <w:rPrChange w:id="12725" w:author="מנוע אמוראים" w:date="2026-10-05T16:40:54Z">
            <w:rPr>
              <w:rFonts w:hint="cs"/>
              <w:rtl/>
            </w:rPr>
          </w:rPrChange>
        </w:rPr>
        <w:t xml:space="preserve">א</w:t>
      </w:r>
      <w:r>
        <w:rPr>
          <w:rFonts w:hint="cs"/>
          <w:rtl/>
        </w:rPr>
        <w:t xml:space="preserve"> לרבות אביו שלא אמו ואמו שלא אביו </w:t>
      </w:r>
    </w:p>
    <w:p w14:paraId="006EF4CE" w14:textId="0F7789B6" w:rsidR="0046556D" w:rsidRDefault="00BD6C4F" w:rsidP="00BD6C4F">
      <w:pPr>
        <w:rPr>
          <w:rtl/>
        </w:rPr>
      </w:pPr>
      <w:r w:rsidRPr="00C63571">
        <w:rPr>
          <w:rtl/>
        </w:rPr>
        <w:t>ר' יונתן אומר: משמע שניהם כאחד, ומשמע אחד בפני עצמו, עד שיפרוט לך הכתוב יחדו.</w:t>
      </w:r>
    </w:p>
    <w:p w14:paraId="3BB23DA8" w14:textId="77777777" w:rsidR="0046556D" w:rsidRDefault="00BD6C4F" w:rsidP="00BD6C4F">
      <w:pPr>
        <w:rPr>
          <w:rtl/>
        </w:rPr>
      </w:pPr>
      <w:r w:rsidRPr="00C63571">
        <w:rPr>
          <w:rtl/>
        </w:rPr>
        <w:t>• תניא: אותו ואת בנו</w:t>
      </w:r>
      <w:r>
        <w:rPr>
          <w:rFonts w:hint="cs"/>
          <w:rtl/>
        </w:rPr>
        <w:t>' לרבנן</w:t>
      </w:r>
      <w:r w:rsidRPr="00C63571">
        <w:rPr>
          <w:rtl/>
        </w:rPr>
        <w:t xml:space="preserve"> נוהג בנקבות </w:t>
      </w:r>
      <w:r>
        <w:rPr>
          <w:rFonts w:hint="cs"/>
          <w:rtl/>
        </w:rPr>
        <w:t>ולא</w:t>
      </w:r>
      <w:r w:rsidRPr="00C63571">
        <w:rPr>
          <w:rtl/>
        </w:rPr>
        <w:t xml:space="preserve"> בזכרים, חנניה אומר: נוהג בין בזכרים ובין בנקבות.</w:t>
      </w:r>
    </w:p>
    <w:p w14:paraId="3FF42010" w14:textId="77777777" w:rsidR="0046556D" w:rsidRDefault="00BD6C4F" w:rsidP="00BD6C4F">
      <w:pPr>
        <w:rPr>
          <w:rtl/>
        </w:rPr>
      </w:pPr>
      <w:r>
        <w:rPr>
          <w:rtl/>
        </w:rPr>
        <w:t>דרבנן</w:t>
      </w:r>
      <w:r w:rsidRPr="00C63571">
        <w:rPr>
          <w:rtl/>
        </w:rPr>
        <w:t xml:space="preserve"> דתניא: </w:t>
      </w:r>
      <w:r>
        <w:rPr>
          <w:rFonts w:hint="cs"/>
          <w:rtl/>
        </w:rPr>
        <w:t>דס</w:t>
      </w:r>
      <w:r w:rsidR="00BF1CF6">
        <w:rPr>
          <w:rtl/>
        </w:rPr>
        <w:t>"</w:t>
      </w:r>
      <w:r>
        <w:rPr>
          <w:rFonts w:hint="cs"/>
          <w:rtl/>
        </w:rPr>
        <w:t xml:space="preserve">ד דכמו דחייב באם על הבנים בנקבות אף כשחייב כאן בנקבות </w:t>
      </w:r>
    </w:p>
    <w:p w14:paraId="137ED670" w14:textId="77777777" w:rsidR="0046556D" w:rsidRDefault="00BD6C4F" w:rsidP="00BD6C4F">
      <w:pPr>
        <w:rPr>
          <w:rtl/>
        </w:rPr>
      </w:pPr>
      <w:r>
        <w:rPr>
          <w:rFonts w:hint="cs"/>
          <w:rtl/>
        </w:rPr>
        <w:t>ואי מצד ד</w:t>
      </w:r>
      <w:r w:rsidRPr="00C63571">
        <w:rPr>
          <w:rtl/>
        </w:rPr>
        <w:t xml:space="preserve">באם על הבנים לא עשה בה מזומן כשאינו מזומן, </w:t>
      </w:r>
      <w:r>
        <w:rPr>
          <w:rFonts w:hint="cs"/>
          <w:rtl/>
        </w:rPr>
        <w:t>משא</w:t>
      </w:r>
      <w:r w:rsidR="00BF1CF6">
        <w:rPr>
          <w:rtl/>
        </w:rPr>
        <w:t>"</w:t>
      </w:r>
      <w:r>
        <w:rPr>
          <w:rFonts w:hint="cs"/>
          <w:rtl/>
        </w:rPr>
        <w:t xml:space="preserve">כ </w:t>
      </w:r>
      <w:r w:rsidRPr="00C63571">
        <w:rPr>
          <w:rtl/>
        </w:rPr>
        <w:t>באותו ואת בנו עשה בו מזומן כשאינו מזומן!</w:t>
      </w:r>
    </w:p>
    <w:p w14:paraId="03F54B40" w14:textId="77777777" w:rsidR="0046556D" w:rsidRDefault="00BD6C4F" w:rsidP="00BD6C4F">
      <w:pPr>
        <w:rPr>
          <w:rtl/>
        </w:rPr>
      </w:pPr>
      <w:r w:rsidRPr="00C63571">
        <w:rPr>
          <w:rtl/>
        </w:rPr>
        <w:t>ת"ל</w:t>
      </w:r>
      <w:r w:rsidRPr="00A71A5E">
        <w:rPr>
          <w:rStyle w:val="afffff0"/>
          <w:rtl/>
        </w:rPr>
        <w:t xml:space="preserve"> </w:t>
      </w:r>
      <w:r w:rsidR="00BF1CF6" w:rsidRPr="00A71A5E">
        <w:rPr>
          <w:rStyle w:val="afffff0"/>
          <w:rFonts w:hint="cs"/>
          <w:rtl/>
        </w:rPr>
        <w:t>'</w:t>
      </w:r>
      <w:r w:rsidRPr="00A71A5E">
        <w:rPr>
          <w:rStyle w:val="afffff0"/>
          <w:rtl/>
        </w:rPr>
        <w:t>אותו</w:t>
      </w:r>
      <w:r w:rsidR="00BF1CF6" w:rsidRPr="00A71A5E">
        <w:rPr>
          <w:rStyle w:val="afffff0"/>
          <w:rFonts w:hint="cs"/>
          <w:rtl/>
        </w:rPr>
        <w:t>'</w:t>
      </w:r>
      <w:r w:rsidRPr="00A71A5E">
        <w:rPr>
          <w:rStyle w:val="afffff0"/>
          <w:rtl/>
        </w:rPr>
        <w:t xml:space="preserve"> </w:t>
      </w:r>
      <w:r w:rsidRPr="00C63571">
        <w:rPr>
          <w:rtl/>
        </w:rPr>
        <w:t>- א' ולא ב'.</w:t>
      </w:r>
      <w:r>
        <w:rPr>
          <w:rFonts w:hint="cs"/>
          <w:rtl/>
        </w:rPr>
        <w:t xml:space="preserve"> וזכיתי לדין דכמו דחייב באם על הבנים בנקבות אף כאן בנקבות </w:t>
      </w:r>
    </w:p>
    <w:p w14:paraId="74549171" w14:textId="77777777" w:rsidR="0046556D" w:rsidRDefault="00BD6C4F" w:rsidP="00BD6C4F">
      <w:pPr>
        <w:rPr>
          <w:rtl/>
        </w:rPr>
      </w:pPr>
      <w:r w:rsidRPr="00C63571">
        <w:rPr>
          <w:rtl/>
        </w:rPr>
        <w:t>ואם נפשך לומר, בנו - מי שבנו כרוך אחריו, יצא זכר שאין בנו כרוך אחריו.</w:t>
      </w:r>
    </w:p>
    <w:p w14:paraId="6B5C88EB" w14:textId="77777777" w:rsidR="0046556D" w:rsidRDefault="00BD6C4F" w:rsidP="00BD6C4F">
      <w:pPr>
        <w:rPr>
          <w:rtl/>
        </w:rPr>
      </w:pPr>
      <w:r>
        <w:rPr>
          <w:rFonts w:hint="cs"/>
          <w:rtl/>
        </w:rPr>
        <w:lastRenderedPageBreak/>
        <w:t>והיינו דאי תימא</w:t>
      </w:r>
      <w:r w:rsidRPr="00A71A5E">
        <w:rPr>
          <w:rStyle w:val="afffff0"/>
          <w:rFonts w:hint="cs"/>
          <w:rtl/>
        </w:rPr>
        <w:t xml:space="preserve"> 'אותו'</w:t>
      </w:r>
      <w:r w:rsidRPr="00A71A5E">
        <w:rPr>
          <w:rStyle w:val="afffff0"/>
          <w:rtl/>
        </w:rPr>
        <w:t xml:space="preserve"> </w:t>
      </w:r>
      <w:r>
        <w:rPr>
          <w:rtl/>
        </w:rPr>
        <w:t>- זכר משמע, הרי אומר</w:t>
      </w:r>
      <w:r w:rsidRPr="00A71A5E">
        <w:rPr>
          <w:rStyle w:val="afffff0"/>
          <w:rtl/>
        </w:rPr>
        <w:t xml:space="preserve"> </w:t>
      </w:r>
      <w:r w:rsidRPr="00A71A5E">
        <w:rPr>
          <w:rStyle w:val="afffff0"/>
          <w:rFonts w:hint="cs"/>
          <w:rtl/>
        </w:rPr>
        <w:t>'</w:t>
      </w:r>
      <w:r w:rsidRPr="00A71A5E">
        <w:rPr>
          <w:rStyle w:val="afffff0"/>
          <w:rtl/>
        </w:rPr>
        <w:t>בנו</w:t>
      </w:r>
      <w:r w:rsidRPr="00A71A5E">
        <w:rPr>
          <w:rStyle w:val="afffff0"/>
          <w:rFonts w:hint="cs"/>
          <w:rtl/>
        </w:rPr>
        <w:t xml:space="preserve">' </w:t>
      </w:r>
      <w:r w:rsidRPr="00C63571">
        <w:rPr>
          <w:rtl/>
        </w:rPr>
        <w:t>מי שבנו כרוך אחריו, יצא זכר שאין בנו כרוך אחריו.</w:t>
      </w:r>
    </w:p>
    <w:p w14:paraId="57FD9CBA" w14:textId="77777777" w:rsidR="00BD6C4F" w:rsidRDefault="00BD6C4F" w:rsidP="00F07436">
      <w:pPr>
        <w:pStyle w:val="afff3"/>
        <w:framePr w:wrap="around"/>
        <w:rPr>
          <w:rtl/>
        </w:rPr>
      </w:pPr>
      <w:r>
        <w:rPr>
          <w:rFonts w:hint="cs"/>
          <w:rtl/>
        </w:rPr>
        <w:t>עט.</w:t>
      </w:r>
    </w:p>
    <w:p w14:paraId="37726110" w14:textId="77777777" w:rsidR="0046556D" w:rsidRDefault="00BD6C4F" w:rsidP="00BD6C4F">
      <w:pPr>
        <w:rPr>
          <w:rtl/>
        </w:rPr>
      </w:pPr>
      <w:r w:rsidRPr="00C63571">
        <w:rPr>
          <w:rtl/>
        </w:rPr>
        <w:t>ולחנניה</w:t>
      </w:r>
      <w:r w:rsidRPr="00A71A5E">
        <w:rPr>
          <w:rStyle w:val="afffff0"/>
          <w:rFonts w:hint="cs"/>
          <w:rtl/>
        </w:rPr>
        <w:t xml:space="preserve"> '</w:t>
      </w:r>
      <w:r w:rsidRPr="00A71A5E">
        <w:rPr>
          <w:rStyle w:val="afffff0"/>
          <w:rtl/>
        </w:rPr>
        <w:t>אותו</w:t>
      </w:r>
      <w:r w:rsidRPr="00A71A5E">
        <w:rPr>
          <w:rStyle w:val="afffff0"/>
          <w:rFonts w:hint="cs"/>
          <w:rtl/>
        </w:rPr>
        <w:t>'</w:t>
      </w:r>
      <w:r w:rsidRPr="00A71A5E">
        <w:rPr>
          <w:rStyle w:val="afffff0"/>
          <w:rtl/>
        </w:rPr>
        <w:t xml:space="preserve"> </w:t>
      </w:r>
      <w:r w:rsidRPr="00C63571">
        <w:rPr>
          <w:rtl/>
        </w:rPr>
        <w:t>דמשמע זכר,</w:t>
      </w:r>
      <w:r w:rsidRPr="00A71A5E">
        <w:rPr>
          <w:rStyle w:val="afffff0"/>
          <w:rtl/>
        </w:rPr>
        <w:t xml:space="preserve"> </w:t>
      </w:r>
      <w:r w:rsidRPr="00A71A5E">
        <w:rPr>
          <w:rStyle w:val="afffff0"/>
          <w:rFonts w:hint="cs"/>
          <w:rtl/>
        </w:rPr>
        <w:t>'</w:t>
      </w:r>
      <w:r w:rsidRPr="00A71A5E">
        <w:rPr>
          <w:rStyle w:val="afffff0"/>
          <w:rtl/>
        </w:rPr>
        <w:t>בנו</w:t>
      </w:r>
      <w:r w:rsidRPr="00A71A5E">
        <w:rPr>
          <w:rStyle w:val="afffff0"/>
          <w:rFonts w:hint="cs"/>
          <w:rtl/>
        </w:rPr>
        <w:t>'</w:t>
      </w:r>
      <w:r w:rsidRPr="00A71A5E">
        <w:rPr>
          <w:rStyle w:val="afffff0"/>
          <w:rtl/>
        </w:rPr>
        <w:t xml:space="preserve"> </w:t>
      </w:r>
      <w:r w:rsidRPr="00C63571">
        <w:rPr>
          <w:rtl/>
        </w:rPr>
        <w:t>מי שבנו</w:t>
      </w:r>
      <w:r>
        <w:rPr>
          <w:rtl/>
        </w:rPr>
        <w:t xml:space="preserve"> כרוך אחריו, דמשמע נקבה, הלכך </w:t>
      </w:r>
      <w:r w:rsidRPr="00C63571">
        <w:rPr>
          <w:rtl/>
        </w:rPr>
        <w:t>נוהג בין בזכרים בין בנקבות.</w:t>
      </w:r>
    </w:p>
    <w:p w14:paraId="3A028651" w14:textId="77777777" w:rsidR="0046556D" w:rsidRDefault="00BD6C4F" w:rsidP="00BD6C4F">
      <w:pPr>
        <w:rPr>
          <w:rtl/>
        </w:rPr>
      </w:pPr>
      <w:r w:rsidRPr="00C63571">
        <w:rPr>
          <w:rtl/>
        </w:rPr>
        <w:t xml:space="preserve">• </w:t>
      </w:r>
      <w:r>
        <w:rPr>
          <w:rStyle w:val="2fb"/>
          <w:rFonts w:hint="cs"/>
          <w:rtl/>
          <w:rPrChange w:id="12726" w:author="מנוע אמוראים" w:date="2026-10-05T16:40:54Z">
            <w:rPr>
              <w:rFonts w:hint="cs"/>
              <w:rtl/>
            </w:rPr>
          </w:rPrChange>
        </w:rPr>
        <w:t xml:space="preserve">רהב</w:t>
      </w:r>
      <w:r>
        <w:rPr>
          <w:rStyle w:val="2fb"/>
          <w:rtl/>
          <w:rPrChange w:id="12727" w:author="מנוע אמוראים" w:date="2026-10-05T16:40:54Z">
            <w:rPr>
              <w:rtl/>
            </w:rPr>
          </w:rPrChange>
        </w:rPr>
        <w:t xml:space="preserve">"</w:t>
      </w:r>
      <w:r>
        <w:rPr>
          <w:rStyle w:val="2fb"/>
          <w:rFonts w:hint="cs"/>
          <w:rtl/>
          <w:rPrChange w:id="12728" w:author="מנוע אמוראים" w:date="2026-10-05T16:40:54Z">
            <w:rPr>
              <w:rFonts w:hint="cs"/>
              <w:rtl/>
            </w:rPr>
          </w:rPrChange>
        </w:rPr>
        <w:t xml:space="preserve">ח</w:t>
      </w:r>
      <w:r w:rsidRPr="00C63571">
        <w:rPr>
          <w:rtl/>
        </w:rPr>
        <w:t xml:space="preserve"> </w:t>
      </w:r>
      <w:r>
        <w:rPr>
          <w:rFonts w:hint="cs"/>
          <w:rtl/>
        </w:rPr>
        <w:t>מ</w:t>
      </w:r>
      <w:r w:rsidRPr="00C63571">
        <w:rPr>
          <w:rtl/>
        </w:rPr>
        <w:t>שמואל: הלכתא כחנניה.</w:t>
      </w:r>
      <w:r>
        <w:rPr>
          <w:rFonts w:hint="cs"/>
          <w:rtl/>
        </w:rPr>
        <w:t xml:space="preserve"> ולטעמיה דתנן </w:t>
      </w:r>
      <w:r>
        <w:rPr>
          <w:rStyle w:val="2fb"/>
          <w:rFonts w:hint="cs"/>
          <w:rtl/>
          <w:rPrChange w:id="12729" w:author="מנוע אמוראים" w:date="2026-10-05T16:40:54Z">
            <w:rPr>
              <w:rFonts w:hint="cs"/>
              <w:rtl/>
            </w:rPr>
          </w:rPrChange>
        </w:rPr>
        <w:t xml:space="preserve">ר</w:t>
      </w:r>
      <w:r>
        <w:rPr>
          <w:rStyle w:val="2fb"/>
          <w:rtl/>
          <w:rPrChange w:id="12730" w:author="מנוע אמוראים" w:date="2026-10-05T16:40:54Z">
            <w:rPr>
              <w:rtl/>
            </w:rPr>
          </w:rPrChange>
        </w:rPr>
        <w:t xml:space="preserve">"</w:t>
      </w:r>
      <w:r>
        <w:rPr>
          <w:rStyle w:val="2fb"/>
          <w:rFonts w:hint="cs"/>
          <w:rtl/>
          <w:rPrChange w:id="12731" w:author="מנוע אמוראים" w:date="2026-10-05T16:40:54Z">
            <w:rPr>
              <w:rFonts w:hint="cs"/>
              <w:rtl/>
            </w:rPr>
          </w:rPrChange>
        </w:rPr>
        <w:t xml:space="preserve">י</w:t>
      </w:r>
      <w:r>
        <w:rPr>
          <w:rFonts w:hint="cs"/>
          <w:rtl/>
        </w:rPr>
        <w:t xml:space="preserve"> אומר</w:t>
      </w:r>
      <w:r w:rsidRPr="00C63571">
        <w:rPr>
          <w:rtl/>
        </w:rPr>
        <w:t>: הנולדים מן הסוס, אע</w:t>
      </w:r>
      <w:r>
        <w:rPr>
          <w:rtl/>
        </w:rPr>
        <w:t>"</w:t>
      </w:r>
      <w:r w:rsidRPr="00C63571">
        <w:rPr>
          <w:rtl/>
        </w:rPr>
        <w:t>פ שאביהן חמור - מותרין זה בזה, אבל הנולדין מן החמור עם הנולדין מן הסוס - אסורין;</w:t>
      </w:r>
    </w:p>
    <w:p w14:paraId="0DE7B3A9" w14:textId="77777777" w:rsidR="0046556D" w:rsidRDefault="00BD6C4F" w:rsidP="00BD6C4F">
      <w:pPr>
        <w:rPr>
          <w:rtl/>
        </w:rPr>
      </w:pPr>
      <w:r>
        <w:rPr>
          <w:rStyle w:val="2fb"/>
          <w:rtl/>
          <w:rPrChange w:id="12732" w:author="מנוע אמוראים" w:date="2026-10-05T16:40:54Z">
            <w:rPr>
              <w:rtl/>
            </w:rPr>
          </w:rPrChange>
        </w:rPr>
        <w:t xml:space="preserve">ו</w:t>
      </w:r>
      <w:r>
        <w:rPr>
          <w:rStyle w:val="2fb"/>
          <w:rtl/>
          <w:rPrChange w:id="12733" w:author="מנוע אמוראים" w:date="2026-10-05T16:40:54Z">
            <w:rPr>
              <w:rtl/>
            </w:rPr>
          </w:rPrChange>
        </w:rPr>
        <w:t xml:space="preserve">אריא"ש</w:t>
      </w:r>
      <w:r w:rsidRPr="00C63571">
        <w:rPr>
          <w:rtl/>
        </w:rPr>
        <w:t xml:space="preserve">: זו דברי ר' יהודה, דאמר אין חוששין לזרע האב, </w:t>
      </w:r>
    </w:p>
    <w:p w14:paraId="0CE412E5" w14:textId="77777777" w:rsidR="0046556D" w:rsidRDefault="00BD6C4F" w:rsidP="00BD6C4F">
      <w:pPr>
        <w:rPr>
          <w:rtl/>
        </w:rPr>
      </w:pPr>
      <w:r w:rsidRPr="00C63571">
        <w:rPr>
          <w:rtl/>
        </w:rPr>
        <w:t>אבל חכ</w:t>
      </w:r>
      <w:r w:rsidR="00BF1CF6">
        <w:rPr>
          <w:rtl/>
        </w:rPr>
        <w:t>"</w:t>
      </w:r>
      <w:r>
        <w:rPr>
          <w:rFonts w:hint="cs"/>
          <w:rtl/>
        </w:rPr>
        <w:t xml:space="preserve">א </w:t>
      </w:r>
      <w:r w:rsidRPr="00C63571">
        <w:rPr>
          <w:rtl/>
        </w:rPr>
        <w:t xml:space="preserve">כל מיני פרדות אחת הן, </w:t>
      </w:r>
      <w:r>
        <w:rPr>
          <w:rFonts w:hint="cs"/>
          <w:rtl/>
        </w:rPr>
        <w:t>והיינו</w:t>
      </w:r>
      <w:r w:rsidRPr="00C63571">
        <w:rPr>
          <w:rtl/>
        </w:rPr>
        <w:t>- חנניה הוא, דחוששין לזרע האב, והאי בר סוסיא וחמרא, והאי בר חמרא וסוסיא - כולהו חדא מינא נינהו.</w:t>
      </w:r>
    </w:p>
    <w:p w14:paraId="24B58D05" w14:textId="77777777" w:rsidR="0046556D" w:rsidRDefault="0046556D" w:rsidP="00BD6C4F">
      <w:pPr>
        <w:rPr>
          <w:b/>
          <w:bCs/>
          <w:rtl/>
        </w:rPr>
      </w:pPr>
    </w:p>
    <w:p w14:paraId="63EFCAA3" w14:textId="77777777" w:rsidR="0046556D" w:rsidRDefault="00BD6C4F" w:rsidP="00BD6C4F">
      <w:pPr>
        <w:rPr>
          <w:rtl/>
        </w:rPr>
      </w:pPr>
      <w:r w:rsidRPr="00C63571">
        <w:rPr>
          <w:rtl/>
        </w:rPr>
        <w:t xml:space="preserve">• </w:t>
      </w:r>
      <w:r w:rsidRPr="005303E6">
        <w:rPr>
          <w:b/>
          <w:bCs/>
          <w:rtl/>
        </w:rPr>
        <w:t>איבעיא להו</w:t>
      </w:r>
      <w:r w:rsidRPr="00C63571">
        <w:rPr>
          <w:rtl/>
        </w:rPr>
        <w:t xml:space="preserve">: פשיטא לר' יהודה דאין חוששין לזרע האב, </w:t>
      </w:r>
      <w:r w:rsidRPr="00C3419C">
        <w:rPr>
          <w:rtl/>
        </w:rPr>
        <w:t>או</w:t>
      </w:r>
      <w:r w:rsidRPr="005303E6">
        <w:rPr>
          <w:b/>
          <w:bCs/>
          <w:rtl/>
        </w:rPr>
        <w:t>"ד</w:t>
      </w:r>
      <w:r>
        <w:rPr>
          <w:rtl/>
        </w:rPr>
        <w:t xml:space="preserve"> </w:t>
      </w:r>
      <w:r w:rsidRPr="00C63571">
        <w:rPr>
          <w:rtl/>
        </w:rPr>
        <w:t xml:space="preserve">מספקא ליה? </w:t>
      </w:r>
      <w:r w:rsidRPr="00C3419C">
        <w:rPr>
          <w:rFonts w:hint="cs"/>
          <w:b/>
          <w:bCs/>
          <w:rtl/>
        </w:rPr>
        <w:t>ונפק</w:t>
      </w:r>
      <w:r w:rsidR="00BF1CF6">
        <w:rPr>
          <w:b/>
          <w:bCs/>
          <w:rtl/>
        </w:rPr>
        <w:t>"</w:t>
      </w:r>
      <w:r w:rsidRPr="00C3419C">
        <w:rPr>
          <w:rFonts w:hint="cs"/>
          <w:b/>
          <w:bCs/>
          <w:rtl/>
        </w:rPr>
        <w:t>מ</w:t>
      </w:r>
      <w:r w:rsidRPr="00C63571">
        <w:rPr>
          <w:rtl/>
        </w:rPr>
        <w:t xml:space="preserve"> למישרא פרי עם האם.</w:t>
      </w:r>
    </w:p>
    <w:p w14:paraId="013DB68C" w14:textId="77777777" w:rsidR="0046556D" w:rsidRDefault="00BD6C4F" w:rsidP="00BD6C4F">
      <w:pPr>
        <w:rPr>
          <w:rtl/>
        </w:rPr>
      </w:pPr>
      <w:r>
        <w:rPr>
          <w:rtl/>
        </w:rPr>
        <w:t xml:space="preserve">אי </w:t>
      </w:r>
      <w:r w:rsidRPr="00C63571">
        <w:rPr>
          <w:rtl/>
        </w:rPr>
        <w:t xml:space="preserve">פשיטא ליה - פרי עם האם שרי, </w:t>
      </w:r>
      <w:r>
        <w:rPr>
          <w:rFonts w:hint="cs"/>
          <w:rtl/>
        </w:rPr>
        <w:t xml:space="preserve">אי </w:t>
      </w:r>
      <w:r w:rsidRPr="00C63571">
        <w:rPr>
          <w:rtl/>
        </w:rPr>
        <w:t>מספקא ליה - פרי עם האם אסור,</w:t>
      </w:r>
    </w:p>
    <w:p w14:paraId="3790B87B" w14:textId="77777777" w:rsidR="0046556D" w:rsidRDefault="00BD6C4F" w:rsidP="00BD6C4F">
      <w:pPr>
        <w:rPr>
          <w:rtl/>
        </w:rPr>
      </w:pPr>
      <w:r>
        <w:rPr>
          <w:rFonts w:hint="cs"/>
          <w:rtl/>
        </w:rPr>
        <w:t>והך ד</w:t>
      </w:r>
      <w:r w:rsidRPr="00C63571">
        <w:rPr>
          <w:rtl/>
        </w:rPr>
        <w:t>ר' יהודה אומר: כל הנולדים מן הסוס, אע</w:t>
      </w:r>
      <w:r>
        <w:rPr>
          <w:rtl/>
        </w:rPr>
        <w:t>"</w:t>
      </w:r>
      <w:r w:rsidRPr="00C63571">
        <w:rPr>
          <w:rtl/>
        </w:rPr>
        <w:t>פ שאביהן חמור - מותרין זה בזה;</w:t>
      </w:r>
    </w:p>
    <w:p w14:paraId="46021330" w14:textId="77777777" w:rsidR="0046556D" w:rsidRDefault="00BD6C4F" w:rsidP="00BD6C4F">
      <w:pPr>
        <w:rPr>
          <w:rtl/>
        </w:rPr>
      </w:pPr>
      <w:r w:rsidRPr="00C63571">
        <w:rPr>
          <w:rtl/>
        </w:rPr>
        <w:t xml:space="preserve">לעולם </w:t>
      </w:r>
      <w:r>
        <w:rPr>
          <w:rFonts w:hint="cs"/>
          <w:rtl/>
        </w:rPr>
        <w:t>דאבי שניהם חמור וקמ</w:t>
      </w:r>
      <w:r w:rsidR="00BF1CF6">
        <w:rPr>
          <w:rtl/>
        </w:rPr>
        <w:t>"</w:t>
      </w:r>
      <w:r>
        <w:rPr>
          <w:rFonts w:hint="cs"/>
          <w:rtl/>
        </w:rPr>
        <w:t xml:space="preserve">ל דלא </w:t>
      </w:r>
      <w:r w:rsidRPr="00C63571">
        <w:rPr>
          <w:rtl/>
        </w:rPr>
        <w:t>אתי צד דסוס - משתמש בצד חמור</w:t>
      </w:r>
      <w:r>
        <w:rPr>
          <w:rtl/>
        </w:rPr>
        <w:t>, וצד חמור - משתמש בצד סוס</w:t>
      </w:r>
    </w:p>
    <w:p w14:paraId="58A6E8D6" w14:textId="77777777" w:rsidR="0046556D" w:rsidRDefault="00BD6C4F" w:rsidP="00BD6C4F">
      <w:pPr>
        <w:rPr>
          <w:rtl/>
        </w:rPr>
      </w:pPr>
      <w:r>
        <w:rPr>
          <w:rFonts w:hint="cs"/>
          <w:rtl/>
        </w:rPr>
        <w:t xml:space="preserve">והך </w:t>
      </w:r>
      <w:r>
        <w:rPr>
          <w:rStyle w:val="2fb"/>
          <w:rFonts w:hint="cs"/>
          <w:rtl/>
          <w:rPrChange w:id="12734" w:author="מנוע אמוראים" w:date="2026-10-05T16:40:54Z">
            <w:rPr>
              <w:rFonts w:hint="cs"/>
              <w:rtl/>
            </w:rPr>
          </w:rPrChange>
        </w:rPr>
        <w:t xml:space="preserve">ד</w:t>
      </w:r>
      <w:r>
        <w:rPr>
          <w:rStyle w:val="2fb"/>
          <w:rtl/>
          <w:rPrChange w:id="12735" w:author="מנוע אמוראים" w:date="2026-10-05T16:40:54Z">
            <w:rPr>
              <w:rtl/>
            </w:rPr>
          </w:rPrChange>
        </w:rPr>
        <w:t xml:space="preserve">ר</w:t>
      </w:r>
      <w:r>
        <w:rPr>
          <w:rStyle w:val="2fb"/>
          <w:rtl/>
          <w:rPrChange w:id="12736" w:author="מנוע אמוראים" w:date="2026-10-05T16:40:54Z">
            <w:rPr>
              <w:rtl/>
            </w:rPr>
          </w:rPrChange>
        </w:rPr>
        <w:t xml:space="preserve">"</w:t>
      </w:r>
      <w:r>
        <w:rPr>
          <w:rStyle w:val="2fb"/>
          <w:rFonts w:hint="cs"/>
          <w:rtl/>
          <w:rPrChange w:id="12737" w:author="מנוע אמוראים" w:date="2026-10-05T16:40:54Z">
            <w:rPr>
              <w:rFonts w:hint="cs"/>
              <w:rtl/>
            </w:rPr>
          </w:rPrChange>
        </w:rPr>
        <w:t xml:space="preserve">י</w:t>
      </w:r>
      <w:r w:rsidRPr="00C63571">
        <w:rPr>
          <w:rtl/>
        </w:rPr>
        <w:t>: פרדה שתבעה - אין מרביעין עליה לא סוס ולא חמור, אלא מינה;</w:t>
      </w:r>
    </w:p>
    <w:p w14:paraId="163F2FC3" w14:textId="77777777" w:rsidR="0046556D" w:rsidRDefault="00BD6C4F" w:rsidP="00BD6C4F">
      <w:pPr>
        <w:rPr>
          <w:rtl/>
        </w:rPr>
      </w:pPr>
      <w:r>
        <w:rPr>
          <w:rFonts w:hint="cs"/>
          <w:rtl/>
        </w:rPr>
        <w:t>מיירי דלא יעדי' מינה דאמה וה</w:t>
      </w:r>
      <w:r w:rsidR="00BF1CF6">
        <w:rPr>
          <w:rtl/>
        </w:rPr>
        <w:t>"</w:t>
      </w:r>
      <w:r>
        <w:rPr>
          <w:rFonts w:hint="cs"/>
          <w:rtl/>
        </w:rPr>
        <w:t>ק</w:t>
      </w:r>
      <w:r w:rsidRPr="00C63571">
        <w:rPr>
          <w:rtl/>
        </w:rPr>
        <w:t xml:space="preserve">: אין מרביעין עליה לא מין סוס ולא מין חמור, לפי שאין </w:t>
      </w:r>
      <w:r w:rsidRPr="00356081">
        <w:rPr>
          <w:b/>
          <w:bCs/>
          <w:rtl/>
        </w:rPr>
        <w:t>יודעין</w:t>
      </w:r>
      <w:r w:rsidRPr="00C63571">
        <w:rPr>
          <w:rtl/>
        </w:rPr>
        <w:t xml:space="preserve"> במינה;</w:t>
      </w:r>
    </w:p>
    <w:p w14:paraId="11181366" w14:textId="77777777" w:rsidR="0046556D" w:rsidRDefault="00BD6C4F" w:rsidP="00BD6C4F">
      <w:pPr>
        <w:rPr>
          <w:rtl/>
        </w:rPr>
      </w:pPr>
      <w:r>
        <w:rPr>
          <w:rFonts w:hint="cs"/>
          <w:rtl/>
        </w:rPr>
        <w:t>ואפי' דיש סימנים ד</w:t>
      </w:r>
      <w:r>
        <w:rPr>
          <w:rtl/>
        </w:rPr>
        <w:t>אמר אביי: עבי קליה - בר חמ</w:t>
      </w:r>
      <w:r>
        <w:rPr>
          <w:rFonts w:hint="cs"/>
          <w:rtl/>
        </w:rPr>
        <w:t>ור</w:t>
      </w:r>
      <w:r w:rsidRPr="00C63571">
        <w:rPr>
          <w:rtl/>
        </w:rPr>
        <w:t xml:space="preserve"> צניף קליה </w:t>
      </w:r>
      <w:r>
        <w:rPr>
          <w:rtl/>
        </w:rPr>
        <w:t>–</w:t>
      </w:r>
      <w:r w:rsidRPr="00C63571">
        <w:rPr>
          <w:rtl/>
        </w:rPr>
        <w:t xml:space="preserve"> ב</w:t>
      </w:r>
      <w:r>
        <w:rPr>
          <w:rFonts w:hint="cs"/>
          <w:rtl/>
        </w:rPr>
        <w:t>ן סוס</w:t>
      </w:r>
      <w:r w:rsidRPr="00C63571">
        <w:rPr>
          <w:rtl/>
        </w:rPr>
        <w:t>;</w:t>
      </w:r>
    </w:p>
    <w:p w14:paraId="63ACF570" w14:textId="77777777" w:rsidR="0046556D" w:rsidRDefault="00BD6C4F" w:rsidP="00BD6C4F">
      <w:pPr>
        <w:rPr>
          <w:rtl/>
        </w:rPr>
      </w:pPr>
      <w:r>
        <w:rPr>
          <w:rStyle w:val="2fb"/>
          <w:rtl/>
          <w:rPrChange w:id="12738" w:author="מנוע אמוראים" w:date="2026-10-05T16:40:54Z">
            <w:rPr>
              <w:rtl/>
            </w:rPr>
          </w:rPrChange>
        </w:rPr>
        <w:t xml:space="preserve">וא</w:t>
      </w:r>
      <w:r>
        <w:rPr>
          <w:rStyle w:val="2fb"/>
          <w:rFonts w:hint="cs"/>
          <w:rtl/>
          <w:rPrChange w:id="12739" w:author="מנוע אמוראים" w:date="2026-10-05T16:40:54Z">
            <w:rPr>
              <w:rFonts w:hint="cs"/>
              <w:rtl/>
            </w:rPr>
          </w:rPrChange>
        </w:rPr>
        <w:t xml:space="preserve">ר</w:t>
      </w:r>
      <w:r>
        <w:rPr>
          <w:rStyle w:val="2fb"/>
          <w:rtl/>
          <w:rPrChange w:id="12740" w:author="מנוע אמוראים" w:date="2026-10-05T16:40:54Z">
            <w:rPr>
              <w:rtl/>
            </w:rPr>
          </w:rPrChange>
        </w:rPr>
        <w:t xml:space="preserve">"</w:t>
      </w:r>
      <w:r>
        <w:rPr>
          <w:rStyle w:val="2fb"/>
          <w:rFonts w:hint="cs"/>
          <w:rtl/>
          <w:rPrChange w:id="12741" w:author="מנוע אמוראים" w:date="2026-10-05T16:40:54Z">
            <w:rPr>
              <w:rFonts w:hint="cs"/>
              <w:rtl/>
            </w:rPr>
          </w:rPrChange>
        </w:rPr>
        <w:t xml:space="preserve">פ</w:t>
      </w:r>
      <w:r w:rsidRPr="00C63571">
        <w:rPr>
          <w:rtl/>
        </w:rPr>
        <w:t xml:space="preserve">: </w:t>
      </w:r>
      <w:r>
        <w:rPr>
          <w:rFonts w:hint="cs"/>
          <w:rtl/>
        </w:rPr>
        <w:t xml:space="preserve">אוזניו גדולות וזנבו קטן </w:t>
      </w:r>
      <w:r>
        <w:rPr>
          <w:rtl/>
        </w:rPr>
        <w:t>–</w:t>
      </w:r>
      <w:r>
        <w:rPr>
          <w:rFonts w:hint="cs"/>
          <w:rtl/>
        </w:rPr>
        <w:t xml:space="preserve"> בן חמור אזניו קטנות וזנבו גדל בן סוס </w:t>
      </w:r>
    </w:p>
    <w:p w14:paraId="7D50AB2A" w14:textId="77777777" w:rsidR="0046556D" w:rsidRDefault="000828F8" w:rsidP="00C62948">
      <w:pPr>
        <w:pStyle w:val="affffb"/>
        <w:rPr>
          <w:rtl/>
        </w:rPr>
      </w:pPr>
      <w:r>
        <w:rPr>
          <w:rtl/>
        </w:rPr>
        <w:t xml:space="preserve">- </w:t>
      </w:r>
      <w:r w:rsidR="00BD6C4F" w:rsidRPr="00C63571">
        <w:rPr>
          <w:rtl/>
        </w:rPr>
        <w:t>הכא במאי עסקינן: באלמת וגידמת.</w:t>
      </w:r>
    </w:p>
    <w:p w14:paraId="1AC37687" w14:textId="77777777" w:rsidR="0046556D" w:rsidRDefault="00BD6C4F" w:rsidP="00BD6C4F">
      <w:pPr>
        <w:rPr>
          <w:rtl/>
        </w:rPr>
      </w:pPr>
      <w:r>
        <w:rPr>
          <w:rtl/>
        </w:rPr>
        <w:t xml:space="preserve">מאי הוי עלה? ת"ש, </w:t>
      </w:r>
      <w:r>
        <w:rPr>
          <w:rStyle w:val="2fb"/>
          <w:rtl/>
          <w:rPrChange w:id="12742" w:author="מנוע אמוראים" w:date="2026-10-05T16:40:54Z">
            <w:rPr>
              <w:rtl/>
            </w:rPr>
          </w:rPrChange>
        </w:rPr>
        <w:t xml:space="preserve">דא</w:t>
      </w:r>
      <w:r>
        <w:rPr>
          <w:rStyle w:val="2fb"/>
          <w:rFonts w:hint="cs"/>
          <w:rtl/>
          <w:rPrChange w:id="12743" w:author="מנוע אמוראים" w:date="2026-10-05T16:40:54Z">
            <w:rPr>
              <w:rFonts w:hint="cs"/>
              <w:rtl/>
            </w:rPr>
          </w:rPrChange>
        </w:rPr>
        <w:t xml:space="preserve">רהבדר</w:t>
      </w:r>
      <w:r>
        <w:rPr>
          <w:rStyle w:val="2fb"/>
          <w:rtl/>
          <w:rPrChange w:id="12744" w:author="מנוע אמוראים" w:date="2026-10-05T16:40:54Z">
            <w:rPr>
              <w:rtl/>
            </w:rPr>
          </w:rPrChange>
        </w:rPr>
        <w:t xml:space="preserve">"</w:t>
      </w:r>
      <w:r>
        <w:rPr>
          <w:rStyle w:val="2fb"/>
          <w:rFonts w:hint="cs"/>
          <w:rtl/>
          <w:rPrChange w:id="12745" w:author="מנוע אמוראים" w:date="2026-10-05T16:40:54Z">
            <w:rPr>
              <w:rFonts w:hint="cs"/>
              <w:rtl/>
            </w:rPr>
          </w:rPrChange>
        </w:rPr>
        <w:t xml:space="preserve">י</w:t>
      </w:r>
      <w:r>
        <w:rPr>
          <w:rtl/>
        </w:rPr>
        <w:t xml:space="preserve">: הכל מודין בפרי עם האם </w:t>
      </w:r>
      <w:r w:rsidRPr="00C63571">
        <w:rPr>
          <w:rtl/>
        </w:rPr>
        <w:t xml:space="preserve">שאסור, </w:t>
      </w:r>
      <w:r w:rsidRPr="00356081">
        <w:rPr>
          <w:rFonts w:hint="cs"/>
          <w:b/>
          <w:bCs/>
          <w:rtl/>
        </w:rPr>
        <w:t>ש</w:t>
      </w:r>
      <w:r w:rsidR="00BF1CF6">
        <w:rPr>
          <w:b/>
          <w:bCs/>
          <w:rtl/>
        </w:rPr>
        <w:t>"</w:t>
      </w:r>
      <w:r w:rsidRPr="00356081">
        <w:rPr>
          <w:rFonts w:hint="cs"/>
          <w:b/>
          <w:bCs/>
          <w:rtl/>
        </w:rPr>
        <w:t>מ</w:t>
      </w:r>
      <w:r w:rsidRPr="00356081">
        <w:rPr>
          <w:b/>
          <w:bCs/>
          <w:rtl/>
        </w:rPr>
        <w:t xml:space="preserve"> מספקא ליה, ש"מ.</w:t>
      </w:r>
    </w:p>
    <w:p w14:paraId="57A6CDB7" w14:textId="77777777" w:rsidR="0046556D" w:rsidRDefault="0046556D" w:rsidP="00BD6C4F">
      <w:pPr>
        <w:rPr>
          <w:rtl/>
        </w:rPr>
      </w:pPr>
    </w:p>
    <w:p w14:paraId="352ED9EC" w14:textId="77777777" w:rsidR="0046556D" w:rsidRDefault="00BD6C4F" w:rsidP="00BD6C4F">
      <w:pPr>
        <w:rPr>
          <w:rtl/>
        </w:rPr>
      </w:pPr>
      <w:r w:rsidRPr="00C63571">
        <w:rPr>
          <w:rtl/>
        </w:rPr>
        <w:t>• א"ל ר' אבא לש</w:t>
      </w:r>
      <w:r>
        <w:rPr>
          <w:rFonts w:hint="cs"/>
          <w:rtl/>
        </w:rPr>
        <w:t>משו</w:t>
      </w:r>
      <w:r>
        <w:rPr>
          <w:rtl/>
        </w:rPr>
        <w:t xml:space="preserve">: </w:t>
      </w:r>
      <w:r>
        <w:rPr>
          <w:rFonts w:hint="cs"/>
          <w:rtl/>
        </w:rPr>
        <w:t xml:space="preserve">כשתעלה לי  פרידה בעגלתי </w:t>
      </w:r>
      <w:r w:rsidRPr="00C63571">
        <w:rPr>
          <w:rtl/>
        </w:rPr>
        <w:t>עיין ל</w:t>
      </w:r>
      <w:r>
        <w:rPr>
          <w:rFonts w:hint="cs"/>
          <w:rtl/>
        </w:rPr>
        <w:t>סימנין</w:t>
      </w:r>
      <w:r w:rsidRPr="00C63571">
        <w:rPr>
          <w:rtl/>
        </w:rPr>
        <w:t xml:space="preserve"> דדמיין להדדי,</w:t>
      </w:r>
      <w:r>
        <w:rPr>
          <w:rFonts w:hint="cs"/>
          <w:rtl/>
        </w:rPr>
        <w:t>[משום כלאיים]</w:t>
      </w:r>
      <w:r w:rsidRPr="00C63571">
        <w:rPr>
          <w:rtl/>
        </w:rPr>
        <w:t xml:space="preserve"> </w:t>
      </w:r>
    </w:p>
    <w:p w14:paraId="616AF08C" w14:textId="77777777" w:rsidR="0046556D" w:rsidRDefault="00BD6C4F" w:rsidP="00BD6C4F">
      <w:pPr>
        <w:rPr>
          <w:rtl/>
        </w:rPr>
      </w:pPr>
      <w:r w:rsidRPr="00C63571">
        <w:rPr>
          <w:rtl/>
        </w:rPr>
        <w:t>אלמא קסבר: אין חוששין לזרע האב, וסימנין דאורייתא.</w:t>
      </w:r>
    </w:p>
    <w:p w14:paraId="5E9B2571" w14:textId="77777777" w:rsidR="0046556D" w:rsidRDefault="0046556D" w:rsidP="00BD6C4F">
      <w:pPr>
        <w:rPr>
          <w:rtl/>
        </w:rPr>
      </w:pPr>
    </w:p>
    <w:p w14:paraId="00F84030" w14:textId="77777777" w:rsidR="00BD6C4F" w:rsidRDefault="00BD6C4F" w:rsidP="00F07436">
      <w:pPr>
        <w:pStyle w:val="afff3"/>
        <w:framePr w:wrap="around"/>
        <w:rPr>
          <w:rtl/>
        </w:rPr>
      </w:pPr>
      <w:r>
        <w:rPr>
          <w:rFonts w:hint="cs"/>
          <w:rtl/>
        </w:rPr>
        <w:t>עט:</w:t>
      </w:r>
    </w:p>
    <w:p w14:paraId="4EC326A3" w14:textId="71796EFE" w:rsidR="0046556D" w:rsidRDefault="00BD6C4F" w:rsidP="00171BB3">
      <w:pPr>
        <w:rPr>
          <w:rtl/>
        </w:rPr>
      </w:pPr>
      <w:r w:rsidRPr="00C63571">
        <w:rPr>
          <w:rtl/>
        </w:rPr>
        <w:t xml:space="preserve">• </w:t>
      </w:r>
      <w:r w:rsidRPr="00814AAF">
        <w:rPr>
          <w:b/>
          <w:bCs/>
          <w:rtl/>
        </w:rPr>
        <w:t>ת"ר</w:t>
      </w:r>
      <w:r w:rsidRPr="00C63571">
        <w:rPr>
          <w:rtl/>
        </w:rPr>
        <w:t xml:space="preserve">: אותו ואת בנו נוהג בכלאים ובכוי, </w:t>
      </w:r>
    </w:p>
    <w:p w14:paraId="2FAE13B5" w14:textId="04518410" w:rsidR="0046556D" w:rsidRDefault="00BD6C4F" w:rsidP="00BD6C4F">
      <w:pPr>
        <w:rPr>
          <w:rtl/>
        </w:rPr>
      </w:pPr>
      <w:r>
        <w:rPr>
          <w:rStyle w:val="2fb"/>
          <w:rtl/>
          <w:rPrChange w:id="12746" w:author="מנוע אמוראים" w:date="2026-10-05T16:40:54Z">
            <w:rPr>
              <w:rtl/>
            </w:rPr>
          </w:rPrChange>
        </w:rPr>
        <w:t xml:space="preserve">ר</w:t>
      </w:r>
      <w:r>
        <w:rPr>
          <w:rStyle w:val="2fb"/>
          <w:rtl/>
          <w:rPrChange w:id="12747" w:author="מנוע אמוראים" w:date="2026-10-05T16:40:54Z">
            <w:rPr>
              <w:rtl/>
            </w:rPr>
          </w:rPrChange>
        </w:rPr>
        <w:t xml:space="preserve">"</w:t>
      </w:r>
      <w:r>
        <w:rPr>
          <w:rStyle w:val="2fb"/>
          <w:rFonts w:hint="cs"/>
          <w:rtl/>
          <w:rPrChange w:id="12748" w:author="מנוע אמוראים" w:date="2026-10-05T16:40:54Z">
            <w:rPr>
              <w:rFonts w:hint="cs"/>
              <w:rtl/>
            </w:rPr>
          </w:rPrChange>
        </w:rPr>
        <w:t xml:space="preserve">א</w:t>
      </w:r>
      <w:r>
        <w:rPr>
          <w:rtl/>
        </w:rPr>
        <w:t xml:space="preserve">: </w:t>
      </w:r>
      <w:r w:rsidRPr="00AD31E5">
        <w:rPr>
          <w:b/>
          <w:bCs/>
          <w:rtl/>
        </w:rPr>
        <w:t>כלאים הבא מן העז ומן הרחל</w:t>
      </w:r>
      <w:r>
        <w:rPr>
          <w:rtl/>
        </w:rPr>
        <w:t xml:space="preserve"> אותו ואת בנו נוהג בו, </w:t>
      </w:r>
      <w:r w:rsidRPr="00AD31E5">
        <w:rPr>
          <w:b/>
          <w:bCs/>
          <w:rtl/>
        </w:rPr>
        <w:t>כוי</w:t>
      </w:r>
      <w:r>
        <w:rPr>
          <w:rtl/>
        </w:rPr>
        <w:t xml:space="preserve"> </w:t>
      </w:r>
      <w:r w:rsidRPr="00C63571">
        <w:rPr>
          <w:rtl/>
        </w:rPr>
        <w:t>אין אותו ואת בנו נוהג בו.</w:t>
      </w:r>
    </w:p>
    <w:p w14:paraId="4436D98D" w14:textId="77777777" w:rsidR="0046556D" w:rsidRDefault="00BD6C4F" w:rsidP="00BD6C4F">
      <w:pPr>
        <w:rPr>
          <w:rtl/>
        </w:rPr>
      </w:pPr>
      <w:r>
        <w:rPr>
          <w:rStyle w:val="2fb"/>
          <w:rFonts w:hint="cs"/>
          <w:rtl/>
          <w:rPrChange w:id="12749" w:author="מנוע אמוראים" w:date="2026-10-05T16:40:54Z">
            <w:rPr>
              <w:rFonts w:hint="cs"/>
              <w:rtl/>
            </w:rPr>
          </w:rPrChange>
        </w:rPr>
        <w:t xml:space="preserve">אר</w:t>
      </w:r>
      <w:r>
        <w:rPr>
          <w:rStyle w:val="2fb"/>
          <w:rtl/>
          <w:rPrChange w:id="12750" w:author="מנוע אמוראים" w:date="2026-10-05T16:40:54Z">
            <w:rPr>
              <w:rtl/>
            </w:rPr>
          </w:rPrChange>
        </w:rPr>
        <w:t xml:space="preserve">"</w:t>
      </w:r>
      <w:r>
        <w:rPr>
          <w:rStyle w:val="2fb"/>
          <w:rFonts w:hint="cs"/>
          <w:rtl/>
          <w:rPrChange w:id="12751" w:author="מנוע אמוראים" w:date="2026-10-05T16:40:54Z">
            <w:rPr>
              <w:rFonts w:hint="cs"/>
              <w:rtl/>
            </w:rPr>
          </w:rPrChange>
        </w:rPr>
        <w:t xml:space="preserve">ח</w:t>
      </w:r>
      <w:r>
        <w:rPr>
          <w:rtl/>
        </w:rPr>
        <w:t xml:space="preserve">: איזהו כוי שנחלקו בו </w:t>
      </w:r>
      <w:r>
        <w:rPr>
          <w:rStyle w:val="2fb"/>
          <w:rtl/>
          <w:rPrChange w:id="12752" w:author="מנוע אמוראים" w:date="2026-10-05T16:40:54Z">
            <w:rPr>
              <w:rtl/>
            </w:rPr>
          </w:rPrChange>
        </w:rPr>
        <w:t xml:space="preserve">ר</w:t>
      </w:r>
      <w:r>
        <w:rPr>
          <w:rStyle w:val="2fb"/>
          <w:rtl/>
          <w:rPrChange w:id="12753" w:author="מנוע אמוראים" w:date="2026-10-05T16:40:54Z">
            <w:rPr>
              <w:rtl/>
            </w:rPr>
          </w:rPrChange>
        </w:rPr>
        <w:t xml:space="preserve">"</w:t>
      </w:r>
      <w:r>
        <w:rPr>
          <w:rStyle w:val="2fb"/>
          <w:rFonts w:hint="cs"/>
          <w:rtl/>
          <w:rPrChange w:id="12754" w:author="מנוע אמוראים" w:date="2026-10-05T16:40:54Z">
            <w:rPr>
              <w:rFonts w:hint="cs"/>
              <w:rtl/>
            </w:rPr>
          </w:rPrChange>
        </w:rPr>
        <w:t xml:space="preserve">א</w:t>
      </w:r>
      <w:r>
        <w:rPr>
          <w:rFonts w:hint="cs"/>
          <w:rtl/>
        </w:rPr>
        <w:t xml:space="preserve"> וחכמים </w:t>
      </w:r>
      <w:r w:rsidRPr="00C63571">
        <w:rPr>
          <w:rtl/>
        </w:rPr>
        <w:t>זה הבא מן התייש ומן הצבייה.</w:t>
      </w:r>
    </w:p>
    <w:p w14:paraId="0744C50D" w14:textId="77777777" w:rsidR="0046556D" w:rsidRDefault="00BD6C4F" w:rsidP="00BD6C4F">
      <w:pPr>
        <w:rPr>
          <w:rtl/>
        </w:rPr>
      </w:pPr>
      <w:r>
        <w:rPr>
          <w:rFonts w:hint="cs"/>
          <w:rtl/>
        </w:rPr>
        <w:t xml:space="preserve">ומיירי </w:t>
      </w:r>
      <w:r w:rsidRPr="00C63571">
        <w:rPr>
          <w:rtl/>
        </w:rPr>
        <w:t>בתייש הבא על הצבייה, וילדה בת, ובת ילדה בן, ושחיט לה ולברה;</w:t>
      </w:r>
    </w:p>
    <w:p w14:paraId="74483A7E" w14:textId="77777777" w:rsidR="0046556D" w:rsidRDefault="00BD6C4F" w:rsidP="00BD6C4F">
      <w:pPr>
        <w:ind w:hanging="171"/>
        <w:rPr>
          <w:rtl/>
        </w:rPr>
      </w:pPr>
      <w:r w:rsidRPr="00AD31E5">
        <w:rPr>
          <w:rFonts w:hint="cs"/>
          <w:b/>
          <w:bCs/>
          <w:rtl/>
        </w:rPr>
        <w:t>ל</w:t>
      </w:r>
      <w:r w:rsidRPr="00AD31E5">
        <w:rPr>
          <w:b/>
          <w:bCs/>
          <w:rtl/>
        </w:rPr>
        <w:t>רבנן</w:t>
      </w:r>
      <w:r w:rsidRPr="00C63571">
        <w:rPr>
          <w:rtl/>
        </w:rPr>
        <w:t xml:space="preserve">: חוששין לזרע האב, ושה - ואפילו מקצת שה, </w:t>
      </w:r>
    </w:p>
    <w:p w14:paraId="11F8EB83" w14:textId="77777777" w:rsidR="0046556D" w:rsidRDefault="00BD6C4F" w:rsidP="00BD6C4F">
      <w:pPr>
        <w:ind w:hanging="171"/>
        <w:rPr>
          <w:rtl/>
        </w:rPr>
      </w:pPr>
      <w:r>
        <w:rPr>
          <w:rStyle w:val="2fb"/>
          <w:rFonts w:hint="cs"/>
          <w:b/>
          <w:bCs/>
          <w:rtl/>
          <w:rPrChange w:id="12755" w:author="מנוע אמוראים" w:date="2026-10-05T16:40:54Z">
            <w:rPr>
              <w:rFonts w:hint="cs"/>
              <w:b/>
              <w:bCs/>
              <w:rtl/>
            </w:rPr>
          </w:rPrChange>
        </w:rPr>
        <w:t xml:space="preserve">ולר</w:t>
      </w:r>
      <w:r>
        <w:rPr>
          <w:rStyle w:val="2fb"/>
          <w:b/>
          <w:bCs/>
          <w:rtl/>
          <w:rPrChange w:id="12756" w:author="מנוע אמוראים" w:date="2026-10-05T16:40:54Z">
            <w:rPr>
              <w:b/>
              <w:bCs/>
              <w:rtl/>
            </w:rPr>
          </w:rPrChange>
        </w:rPr>
        <w:t xml:space="preserve">"</w:t>
      </w:r>
      <w:r>
        <w:rPr>
          <w:rStyle w:val="2fb"/>
          <w:rFonts w:hint="cs"/>
          <w:b/>
          <w:bCs/>
          <w:rtl/>
          <w:rPrChange w:id="12757" w:author="מנוע אמוראים" w:date="2026-10-05T16:40:54Z">
            <w:rPr>
              <w:rFonts w:hint="cs"/>
              <w:b/>
              <w:bCs/>
              <w:rtl/>
            </w:rPr>
          </w:rPrChange>
        </w:rPr>
        <w:t xml:space="preserve">א</w:t>
      </w:r>
      <w:r w:rsidRPr="00C63571">
        <w:rPr>
          <w:rtl/>
        </w:rPr>
        <w:t>: אין חוששין לזרע האב, ושה - ואפילו מקצת שה, לא אמרינן.</w:t>
      </w:r>
    </w:p>
    <w:p w14:paraId="156FBE42" w14:textId="77777777" w:rsidR="0046556D" w:rsidRDefault="00BD6C4F" w:rsidP="00BD6C4F">
      <w:pPr>
        <w:rPr>
          <w:rtl/>
        </w:rPr>
      </w:pPr>
      <w:r>
        <w:rPr>
          <w:rFonts w:hint="cs"/>
          <w:rtl/>
        </w:rPr>
        <w:t>ולא פליגי</w:t>
      </w:r>
      <w:r w:rsidRPr="00C63571">
        <w:rPr>
          <w:rtl/>
        </w:rPr>
        <w:t xml:space="preserve"> בחוששין לזרע האב, בפלוגתא דחנניה ורבנן!</w:t>
      </w:r>
      <w:r>
        <w:rPr>
          <w:rFonts w:hint="cs"/>
          <w:rtl/>
        </w:rPr>
        <w:t xml:space="preserve"> דס</w:t>
      </w:r>
      <w:r w:rsidR="00BF1CF6">
        <w:rPr>
          <w:rtl/>
        </w:rPr>
        <w:t>"</w:t>
      </w:r>
      <w:r>
        <w:rPr>
          <w:rFonts w:hint="cs"/>
          <w:rtl/>
        </w:rPr>
        <w:t>ד דאפי' רבנן מודו דלא אמרי'</w:t>
      </w:r>
      <w:r w:rsidRPr="00A71A5E">
        <w:rPr>
          <w:rStyle w:val="afffff0"/>
          <w:rFonts w:hint="cs"/>
          <w:rtl/>
        </w:rPr>
        <w:t xml:space="preserve"> 'שה' </w:t>
      </w:r>
      <w:r>
        <w:rPr>
          <w:rFonts w:hint="cs"/>
          <w:rtl/>
        </w:rPr>
        <w:t>מקצת שה קמ</w:t>
      </w:r>
      <w:r w:rsidR="00BF1CF6">
        <w:rPr>
          <w:rtl/>
        </w:rPr>
        <w:t>"</w:t>
      </w:r>
      <w:r>
        <w:rPr>
          <w:rFonts w:hint="cs"/>
          <w:rtl/>
        </w:rPr>
        <w:t xml:space="preserve">ל </w:t>
      </w:r>
    </w:p>
    <w:p w14:paraId="7AE2B042" w14:textId="77777777" w:rsidR="0046556D" w:rsidRDefault="0046556D" w:rsidP="00BD6C4F">
      <w:pPr>
        <w:rPr>
          <w:rtl/>
        </w:rPr>
      </w:pPr>
    </w:p>
    <w:p w14:paraId="6590BC5A" w14:textId="77777777" w:rsidR="0046556D" w:rsidRDefault="00BD6C4F" w:rsidP="00BD6C4F">
      <w:pPr>
        <w:rPr>
          <w:rtl/>
        </w:rPr>
      </w:pPr>
      <w:r w:rsidRPr="00C63571">
        <w:rPr>
          <w:rtl/>
        </w:rPr>
        <w:t xml:space="preserve">והא דתנן: כוי אין שוחטין אותו ביום טוב, ואם שחטו - אין מכסין את דמו, </w:t>
      </w:r>
    </w:p>
    <w:p w14:paraId="7C96A394" w14:textId="77777777" w:rsidR="0046556D" w:rsidRDefault="00BD6C4F" w:rsidP="00BD6C4F">
      <w:pPr>
        <w:rPr>
          <w:rtl/>
        </w:rPr>
      </w:pPr>
      <w:r>
        <w:rPr>
          <w:rFonts w:hint="cs"/>
          <w:rtl/>
        </w:rPr>
        <w:lastRenderedPageBreak/>
        <w:t xml:space="preserve">מיירי </w:t>
      </w:r>
      <w:r w:rsidRPr="00C63571">
        <w:rPr>
          <w:rtl/>
        </w:rPr>
        <w:t xml:space="preserve">בצבי הבא על התיישה, ורבנן </w:t>
      </w:r>
      <w:r>
        <w:rPr>
          <w:rFonts w:hint="cs"/>
          <w:rtl/>
        </w:rPr>
        <w:t>מספק</w:t>
      </w:r>
      <w:r w:rsidR="00BF1CF6">
        <w:rPr>
          <w:rtl/>
        </w:rPr>
        <w:t>"</w:t>
      </w:r>
      <w:r>
        <w:rPr>
          <w:rFonts w:hint="cs"/>
          <w:rtl/>
        </w:rPr>
        <w:t>ל</w:t>
      </w:r>
      <w:r w:rsidRPr="00C63571">
        <w:rPr>
          <w:rtl/>
        </w:rPr>
        <w:t xml:space="preserve"> אי חוששין לזרע האב אי אין חוששין.</w:t>
      </w:r>
    </w:p>
    <w:p w14:paraId="3A0E71A2" w14:textId="77777777" w:rsidR="0046556D" w:rsidRDefault="00BD6C4F" w:rsidP="00BD6C4F">
      <w:pPr>
        <w:rPr>
          <w:rtl/>
        </w:rPr>
      </w:pPr>
      <w:r w:rsidRPr="00C63571">
        <w:rPr>
          <w:rtl/>
        </w:rPr>
        <w:t xml:space="preserve">ומדלרבנן - מספקא להו, לרבי אליעזר - פשיטא ליה, </w:t>
      </w:r>
    </w:p>
    <w:p w14:paraId="572A19E9" w14:textId="77777777" w:rsidR="0046556D" w:rsidRDefault="0046556D" w:rsidP="00BD6C4F">
      <w:pPr>
        <w:rPr>
          <w:rtl/>
        </w:rPr>
      </w:pPr>
    </w:p>
    <w:p w14:paraId="0530D31E" w14:textId="77777777" w:rsidR="0046556D" w:rsidRDefault="00BD6C4F" w:rsidP="00BD6C4F">
      <w:pPr>
        <w:rPr>
          <w:rtl/>
        </w:rPr>
      </w:pPr>
      <w:r w:rsidRPr="00C63571">
        <w:rPr>
          <w:rtl/>
        </w:rPr>
        <w:t xml:space="preserve">והא דתניא: הזרוע והלחיים והקבה נוהגים בכוי ובכלאים, </w:t>
      </w:r>
    </w:p>
    <w:p w14:paraId="3D1FE6B6" w14:textId="77EAB766" w:rsidR="0046556D" w:rsidRDefault="00BD6C4F" w:rsidP="00BD6C4F">
      <w:pPr>
        <w:rPr>
          <w:rtl/>
        </w:rPr>
      </w:pPr>
      <w:r w:rsidRPr="00C63571">
        <w:rPr>
          <w:rtl/>
        </w:rPr>
        <w:t>ר' אליעזר אומר: כלאים הבא מן העז ומן הרחל - חייב במתנות, מן הכוי - פטור מן המתנות.</w:t>
      </w:r>
    </w:p>
    <w:p w14:paraId="0BE2B288" w14:textId="77777777" w:rsidR="0046556D" w:rsidRDefault="00BD6C4F" w:rsidP="00BD6C4F">
      <w:pPr>
        <w:rPr>
          <w:rtl/>
        </w:rPr>
      </w:pPr>
      <w:r>
        <w:rPr>
          <w:rFonts w:hint="cs"/>
          <w:rtl/>
        </w:rPr>
        <w:t xml:space="preserve">מיירי </w:t>
      </w:r>
      <w:r>
        <w:rPr>
          <w:rtl/>
        </w:rPr>
        <w:t xml:space="preserve">בצבי הבא על התיישה וילדה, </w:t>
      </w:r>
      <w:r>
        <w:rPr>
          <w:rStyle w:val="2fb"/>
          <w:rtl/>
          <w:rPrChange w:id="12758" w:author="מנוע אמוראים" w:date="2026-10-05T16:40:54Z">
            <w:rPr>
              <w:rtl/>
            </w:rPr>
          </w:rPrChange>
        </w:rPr>
        <w:t xml:space="preserve">ור"א</w:t>
      </w:r>
      <w:r>
        <w:rPr>
          <w:rtl/>
        </w:rPr>
        <w:t xml:space="preserve"> נמי ספוקי מספקא ליה, אי חוששין לזרע האב או לא.</w:t>
      </w:r>
    </w:p>
    <w:p w14:paraId="12E7B9CA" w14:textId="77777777" w:rsidR="00BD6C4F" w:rsidRDefault="00BD6C4F" w:rsidP="00F07436">
      <w:pPr>
        <w:pStyle w:val="afff3"/>
        <w:framePr w:wrap="around"/>
        <w:rPr>
          <w:rtl/>
        </w:rPr>
      </w:pPr>
      <w:r>
        <w:rPr>
          <w:rFonts w:hint="cs"/>
          <w:rtl/>
        </w:rPr>
        <w:t>פ.</w:t>
      </w:r>
    </w:p>
    <w:p w14:paraId="5ECF3E91" w14:textId="77777777" w:rsidR="0046556D" w:rsidRDefault="00BD6C4F" w:rsidP="00BD6C4F">
      <w:pPr>
        <w:rPr>
          <w:rtl/>
        </w:rPr>
      </w:pPr>
      <w:r w:rsidRPr="00C63571">
        <w:rPr>
          <w:rtl/>
        </w:rPr>
        <w:t xml:space="preserve">וכיון דלרבנן </w:t>
      </w:r>
      <w:r>
        <w:rPr>
          <w:rStyle w:val="2fb"/>
          <w:rFonts w:hint="cs"/>
          <w:rtl/>
          <w:rPrChange w:id="12759" w:author="מנוע אמוראים" w:date="2026-10-05T16:40:54Z">
            <w:rPr>
              <w:rFonts w:hint="cs"/>
              <w:rtl/>
            </w:rPr>
          </w:rPrChange>
        </w:rPr>
        <w:t xml:space="preserve">ולר</w:t>
      </w:r>
      <w:r>
        <w:rPr>
          <w:rStyle w:val="2fb"/>
          <w:rtl/>
          <w:rPrChange w:id="12760" w:author="מנוע אמוראים" w:date="2026-10-05T16:40:54Z">
            <w:rPr>
              <w:rtl/>
            </w:rPr>
          </w:rPrChange>
        </w:rPr>
        <w:t xml:space="preserve">"</w:t>
      </w:r>
      <w:r>
        <w:rPr>
          <w:rStyle w:val="2fb"/>
          <w:rFonts w:hint="cs"/>
          <w:rtl/>
          <w:rPrChange w:id="12761" w:author="מנוע אמוראים" w:date="2026-10-05T16:40:54Z">
            <w:rPr>
              <w:rFonts w:hint="cs"/>
              <w:rtl/>
            </w:rPr>
          </w:rPrChange>
        </w:rPr>
        <w:t xml:space="preserve">א</w:t>
      </w:r>
      <w:r>
        <w:rPr>
          <w:rFonts w:hint="cs"/>
          <w:rtl/>
        </w:rPr>
        <w:t xml:space="preserve"> </w:t>
      </w:r>
      <w:r w:rsidRPr="00C63571">
        <w:rPr>
          <w:rtl/>
        </w:rPr>
        <w:t>מספק</w:t>
      </w:r>
      <w:r w:rsidR="00BF1CF6">
        <w:rPr>
          <w:rtl/>
        </w:rPr>
        <w:t>"</w:t>
      </w:r>
      <w:r>
        <w:rPr>
          <w:rFonts w:hint="cs"/>
          <w:rtl/>
        </w:rPr>
        <w:t xml:space="preserve">ל: פליגי </w:t>
      </w:r>
      <w:r w:rsidRPr="00C63571">
        <w:rPr>
          <w:rtl/>
        </w:rPr>
        <w:t xml:space="preserve">בשה </w:t>
      </w:r>
      <w:r>
        <w:rPr>
          <w:rtl/>
        </w:rPr>
        <w:t>–</w:t>
      </w:r>
      <w:r w:rsidRPr="00C63571">
        <w:rPr>
          <w:rtl/>
        </w:rPr>
        <w:t xml:space="preserve"> </w:t>
      </w:r>
      <w:r>
        <w:rPr>
          <w:rFonts w:hint="cs"/>
          <w:rtl/>
        </w:rPr>
        <w:t xml:space="preserve">לרבנן </w:t>
      </w:r>
      <w:r w:rsidRPr="00C63571">
        <w:rPr>
          <w:rtl/>
        </w:rPr>
        <w:t>ואפי' מקצת שה;</w:t>
      </w:r>
      <w:r>
        <w:rPr>
          <w:rFonts w:hint="cs"/>
          <w:rtl/>
        </w:rPr>
        <w:t xml:space="preserve"> </w:t>
      </w:r>
      <w:r>
        <w:rPr>
          <w:rStyle w:val="2fb"/>
          <w:rFonts w:hint="cs"/>
          <w:rtl/>
          <w:rPrChange w:id="12762" w:author="מנוע אמוראים" w:date="2026-10-05T16:40:54Z">
            <w:rPr>
              <w:rFonts w:hint="cs"/>
              <w:rtl/>
            </w:rPr>
          </w:rPrChange>
        </w:rPr>
        <w:t xml:space="preserve">ולר</w:t>
      </w:r>
      <w:r>
        <w:rPr>
          <w:rStyle w:val="2fb"/>
          <w:rtl/>
          <w:rPrChange w:id="12763" w:author="מנוע אמוראים" w:date="2026-10-05T16:40:54Z">
            <w:rPr>
              <w:rtl/>
            </w:rPr>
          </w:rPrChange>
        </w:rPr>
        <w:t xml:space="preserve">"</w:t>
      </w:r>
      <w:r>
        <w:rPr>
          <w:rStyle w:val="2fb"/>
          <w:rFonts w:hint="cs"/>
          <w:rtl/>
          <w:rPrChange w:id="12764" w:author="מנוע אמוראים" w:date="2026-10-05T16:40:54Z">
            <w:rPr>
              <w:rFonts w:hint="cs"/>
              <w:rtl/>
            </w:rPr>
          </w:rPrChange>
        </w:rPr>
        <w:t xml:space="preserve">א</w:t>
      </w:r>
      <w:r>
        <w:rPr>
          <w:rFonts w:hint="cs"/>
          <w:rtl/>
        </w:rPr>
        <w:t xml:space="preserve">: ולא מקצת שה</w:t>
      </w:r>
    </w:p>
    <w:p w14:paraId="4FA025C1" w14:textId="77777777" w:rsidR="0046556D" w:rsidRDefault="0046556D" w:rsidP="00BD6C4F">
      <w:pPr>
        <w:rPr>
          <w:rtl/>
        </w:rPr>
      </w:pPr>
    </w:p>
    <w:p w14:paraId="4DD5383A" w14:textId="77777777" w:rsidR="0046556D" w:rsidRDefault="00BD6C4F" w:rsidP="00BD6C4F">
      <w:pPr>
        <w:rPr>
          <w:rtl/>
        </w:rPr>
      </w:pPr>
      <w:r>
        <w:rPr>
          <w:rStyle w:val="2fb"/>
          <w:rFonts w:hint="cs"/>
          <w:rtl/>
          <w:rPrChange w:id="12765" w:author="מנוע אמוראים" w:date="2026-10-05T16:40:54Z">
            <w:rPr>
              <w:rFonts w:hint="cs"/>
              <w:rtl/>
            </w:rPr>
          </w:rPrChange>
        </w:rPr>
        <w:t xml:space="preserve">אר</w:t>
      </w:r>
      <w:r>
        <w:rPr>
          <w:rStyle w:val="2fb"/>
          <w:rtl/>
          <w:rPrChange w:id="12766" w:author="מנוע אמוראים" w:date="2026-10-05T16:40:54Z">
            <w:rPr>
              <w:rtl/>
            </w:rPr>
          </w:rPrChange>
        </w:rPr>
        <w:t xml:space="preserve">"</w:t>
      </w:r>
      <w:r>
        <w:rPr>
          <w:rStyle w:val="2fb"/>
          <w:rFonts w:hint="cs"/>
          <w:rtl/>
          <w:rPrChange w:id="12767" w:author="מנוע אמוראים" w:date="2026-10-05T16:40:54Z">
            <w:rPr>
              <w:rFonts w:hint="cs"/>
              <w:rtl/>
            </w:rPr>
          </w:rPrChange>
        </w:rPr>
        <w:t xml:space="preserve">פ</w:t>
      </w:r>
      <w:r w:rsidRPr="00C63571">
        <w:rPr>
          <w:rtl/>
        </w:rPr>
        <w:t xml:space="preserve">: הלכך, לענין כסוי הדם ומתנות, משכחת </w:t>
      </w:r>
      <w:r>
        <w:rPr>
          <w:rFonts w:hint="cs"/>
          <w:rtl/>
        </w:rPr>
        <w:t>רק</w:t>
      </w:r>
      <w:r w:rsidRPr="00C63571">
        <w:rPr>
          <w:rtl/>
        </w:rPr>
        <w:t xml:space="preserve"> בצבי הבא על התיישה, </w:t>
      </w:r>
    </w:p>
    <w:p w14:paraId="07DADE1E" w14:textId="028AAB4F" w:rsidR="0046556D" w:rsidRDefault="00BD6C4F" w:rsidP="00BD6C4F">
      <w:pPr>
        <w:rPr>
          <w:rtl/>
        </w:rPr>
      </w:pPr>
      <w:r>
        <w:rPr>
          <w:rFonts w:hint="cs"/>
          <w:rtl/>
        </w:rPr>
        <w:t xml:space="preserve">   </w:t>
      </w:r>
      <w:r w:rsidRPr="00C63571">
        <w:rPr>
          <w:rtl/>
        </w:rPr>
        <w:t xml:space="preserve">דבין לרבנן ובין לר' אליעזר מספקא להו אי חוששין לזרע האב או לא, </w:t>
      </w:r>
    </w:p>
    <w:p w14:paraId="7287DE97" w14:textId="77777777" w:rsidR="0046556D" w:rsidRDefault="00BD6C4F" w:rsidP="00BD6C4F">
      <w:pPr>
        <w:rPr>
          <w:rtl/>
        </w:rPr>
      </w:pPr>
      <w:r w:rsidRPr="00AC163B">
        <w:rPr>
          <w:rFonts w:hint="cs"/>
          <w:b/>
          <w:bCs/>
          <w:rtl/>
        </w:rPr>
        <w:t>ופליגי</w:t>
      </w:r>
      <w:r>
        <w:rPr>
          <w:rFonts w:hint="cs"/>
          <w:rtl/>
        </w:rPr>
        <w:t xml:space="preserve"> </w:t>
      </w:r>
      <w:r w:rsidRPr="00C63571">
        <w:rPr>
          <w:rtl/>
        </w:rPr>
        <w:t>בשה ואפילו מקצת שה, לענין אותו ואת בנו, בין בתייש הבא על הצבייה, ובין בצבי הבא על התיישה;</w:t>
      </w:r>
    </w:p>
    <w:p w14:paraId="617341D0" w14:textId="77777777" w:rsidR="0046556D" w:rsidRDefault="00BD6C4F" w:rsidP="00BD6C4F">
      <w:pPr>
        <w:rPr>
          <w:rtl/>
        </w:rPr>
      </w:pPr>
      <w:r>
        <w:rPr>
          <w:rtl/>
        </w:rPr>
        <w:t>בתייש הבא על הצבייה</w:t>
      </w:r>
      <w:r w:rsidRPr="00C63571">
        <w:rPr>
          <w:rtl/>
        </w:rPr>
        <w:t xml:space="preserve"> ולאיסורא, ד</w:t>
      </w:r>
      <w:r>
        <w:rPr>
          <w:rFonts w:hint="cs"/>
          <w:rtl/>
        </w:rPr>
        <w:t>ל</w:t>
      </w:r>
      <w:r w:rsidRPr="00C63571">
        <w:rPr>
          <w:rtl/>
        </w:rPr>
        <w:t xml:space="preserve">רבנן: </w:t>
      </w:r>
      <w:r>
        <w:rPr>
          <w:rFonts w:hint="cs"/>
          <w:rtl/>
        </w:rPr>
        <w:t xml:space="preserve">שמא </w:t>
      </w:r>
      <w:r w:rsidRPr="00C63571">
        <w:rPr>
          <w:rtl/>
        </w:rPr>
        <w:t xml:space="preserve">חוששין לזרע האב, שה ואפי' מקצת שה - ואסור, </w:t>
      </w:r>
    </w:p>
    <w:p w14:paraId="1DB0A540" w14:textId="1CDAB4DE" w:rsidR="0046556D" w:rsidRDefault="00BD6C4F" w:rsidP="00BD6C4F">
      <w:pPr>
        <w:rPr>
          <w:rtl/>
        </w:rPr>
      </w:pPr>
      <w:r>
        <w:rPr>
          <w:rStyle w:val="2fb"/>
          <w:rtl/>
          <w:rPrChange w:id="12768" w:author="מנוע אמוראים" w:date="2026-10-05T16:40:54Z">
            <w:rPr>
              <w:rtl/>
            </w:rPr>
          </w:rPrChange>
        </w:rPr>
        <w:t xml:space="preserve">ו</w:t>
      </w:r>
      <w:r>
        <w:rPr>
          <w:rStyle w:val="2fb"/>
          <w:rFonts w:hint="cs"/>
          <w:rtl/>
          <w:rPrChange w:id="12769" w:author="מנוע אמוראים" w:date="2026-10-05T16:40:54Z">
            <w:rPr>
              <w:rFonts w:hint="cs"/>
              <w:rtl/>
            </w:rPr>
          </w:rPrChange>
        </w:rPr>
        <w:t xml:space="preserve">לר</w:t>
      </w:r>
      <w:r>
        <w:rPr>
          <w:rStyle w:val="2fb"/>
          <w:rtl/>
          <w:rPrChange w:id="12770" w:author="מנוע אמוראים" w:date="2026-10-05T16:40:54Z">
            <w:rPr>
              <w:rtl/>
            </w:rPr>
          </w:rPrChange>
        </w:rPr>
        <w:t xml:space="preserve">"</w:t>
      </w:r>
      <w:r>
        <w:rPr>
          <w:rStyle w:val="2fb"/>
          <w:rFonts w:hint="cs"/>
          <w:rtl/>
          <w:rPrChange w:id="12771" w:author="מנוע אמוראים" w:date="2026-10-05T16:40:54Z">
            <w:rPr>
              <w:rFonts w:hint="cs"/>
              <w:rtl/>
            </w:rPr>
          </w:rPrChange>
        </w:rPr>
        <w:t xml:space="preserve">א</w:t>
      </w:r>
      <w:r w:rsidRPr="00C63571">
        <w:rPr>
          <w:rtl/>
        </w:rPr>
        <w:t xml:space="preserve">: חוששין לזרע האב, </w:t>
      </w:r>
      <w:r>
        <w:rPr>
          <w:rFonts w:hint="cs"/>
          <w:rtl/>
        </w:rPr>
        <w:t>ולא אמרי'</w:t>
      </w:r>
      <w:r w:rsidRPr="00A71A5E">
        <w:rPr>
          <w:rStyle w:val="afffff0"/>
          <w:rFonts w:hint="cs"/>
          <w:rtl/>
        </w:rPr>
        <w:t xml:space="preserve"> '</w:t>
      </w:r>
      <w:r w:rsidRPr="00A71A5E">
        <w:rPr>
          <w:rStyle w:val="afffff0"/>
          <w:rtl/>
        </w:rPr>
        <w:t>שה</w:t>
      </w:r>
      <w:r w:rsidRPr="00A71A5E">
        <w:rPr>
          <w:rStyle w:val="afffff0"/>
          <w:rFonts w:hint="cs"/>
          <w:rtl/>
        </w:rPr>
        <w:t>'</w:t>
      </w:r>
      <w:r w:rsidRPr="00A71A5E">
        <w:rPr>
          <w:rStyle w:val="afffff0"/>
          <w:rtl/>
        </w:rPr>
        <w:t xml:space="preserve"> </w:t>
      </w:r>
      <w:r>
        <w:rPr>
          <w:rtl/>
        </w:rPr>
        <w:t>ואפילו מקצת שה</w:t>
      </w:r>
      <w:r>
        <w:rPr>
          <w:rFonts w:hint="cs"/>
          <w:rtl/>
        </w:rPr>
        <w:t>.</w:t>
      </w:r>
      <w:r>
        <w:rPr>
          <w:rtl/>
        </w:rPr>
        <w:t xml:space="preserve"> </w:t>
      </w:r>
    </w:p>
    <w:p w14:paraId="1CC0562E" w14:textId="77777777" w:rsidR="0046556D" w:rsidRDefault="00BD6C4F" w:rsidP="00BD6C4F">
      <w:pPr>
        <w:rPr>
          <w:rtl/>
        </w:rPr>
      </w:pPr>
      <w:r w:rsidRPr="00C63571">
        <w:rPr>
          <w:rtl/>
        </w:rPr>
        <w:t>בצב</w:t>
      </w:r>
      <w:r>
        <w:rPr>
          <w:rtl/>
        </w:rPr>
        <w:t xml:space="preserve">י הבא על התיישה - </w:t>
      </w:r>
      <w:r w:rsidRPr="00FD0391">
        <w:rPr>
          <w:b/>
          <w:bCs/>
          <w:rtl/>
        </w:rPr>
        <w:t>ולמלקות</w:t>
      </w:r>
      <w:r>
        <w:rPr>
          <w:rtl/>
        </w:rPr>
        <w:t xml:space="preserve">, </w:t>
      </w:r>
      <w:r w:rsidRPr="00FD0391">
        <w:rPr>
          <w:rFonts w:hint="cs"/>
          <w:b/>
          <w:bCs/>
          <w:rtl/>
        </w:rPr>
        <w:t>ל</w:t>
      </w:r>
      <w:r w:rsidRPr="00FD0391">
        <w:rPr>
          <w:b/>
          <w:bCs/>
          <w:rtl/>
        </w:rPr>
        <w:t>רבנן</w:t>
      </w:r>
      <w:r w:rsidRPr="00C63571">
        <w:rPr>
          <w:rtl/>
        </w:rPr>
        <w:t>: חוששין לזרע האב,</w:t>
      </w:r>
      <w:r w:rsidRPr="00A71A5E">
        <w:rPr>
          <w:rStyle w:val="afffff0"/>
          <w:rtl/>
        </w:rPr>
        <w:t xml:space="preserve"> </w:t>
      </w:r>
      <w:r w:rsidRPr="00A71A5E">
        <w:rPr>
          <w:rStyle w:val="afffff0"/>
          <w:rFonts w:hint="cs"/>
          <w:rtl/>
        </w:rPr>
        <w:t>'</w:t>
      </w:r>
      <w:r w:rsidRPr="00A71A5E">
        <w:rPr>
          <w:rStyle w:val="afffff0"/>
          <w:rtl/>
        </w:rPr>
        <w:t>שה</w:t>
      </w:r>
      <w:r w:rsidRPr="00A71A5E">
        <w:rPr>
          <w:rStyle w:val="afffff0"/>
          <w:rFonts w:hint="cs"/>
          <w:rtl/>
        </w:rPr>
        <w:t>'</w:t>
      </w:r>
      <w:r w:rsidRPr="00A71A5E">
        <w:rPr>
          <w:rStyle w:val="afffff0"/>
          <w:rtl/>
        </w:rPr>
        <w:t xml:space="preserve"> </w:t>
      </w:r>
      <w:r w:rsidRPr="00C63571">
        <w:rPr>
          <w:rtl/>
        </w:rPr>
        <w:t>ואפי</w:t>
      </w:r>
      <w:r>
        <w:rPr>
          <w:rFonts w:hint="cs"/>
          <w:rtl/>
        </w:rPr>
        <w:t>'</w:t>
      </w:r>
      <w:r w:rsidRPr="00C63571">
        <w:rPr>
          <w:rtl/>
        </w:rPr>
        <w:t xml:space="preserve"> מקצת שה - ומלקינן ליה, </w:t>
      </w:r>
    </w:p>
    <w:p w14:paraId="19B6D298" w14:textId="0D5960DA" w:rsidR="0046556D" w:rsidRDefault="00BD6C4F" w:rsidP="00BD6C4F">
      <w:pPr>
        <w:rPr>
          <w:rtl/>
        </w:rPr>
      </w:pPr>
      <w:r>
        <w:rPr>
          <w:rStyle w:val="2fb"/>
          <w:rFonts w:hint="cs"/>
          <w:b/>
          <w:bCs/>
          <w:rtl/>
          <w:rPrChange w:id="12772" w:author="מנוע אמוראים" w:date="2026-10-05T16:40:54Z">
            <w:rPr>
              <w:rFonts w:hint="cs"/>
              <w:b/>
              <w:bCs/>
              <w:rtl/>
            </w:rPr>
          </w:rPrChange>
        </w:rPr>
        <w:t xml:space="preserve">ולר</w:t>
      </w:r>
      <w:r>
        <w:rPr>
          <w:rStyle w:val="2fb"/>
          <w:b/>
          <w:bCs/>
          <w:rtl/>
          <w:rPrChange w:id="12773" w:author="מנוע אמוראים" w:date="2026-10-05T16:40:54Z">
            <w:rPr>
              <w:b/>
              <w:bCs/>
              <w:rtl/>
            </w:rPr>
          </w:rPrChange>
        </w:rPr>
        <w:t xml:space="preserve">"</w:t>
      </w:r>
      <w:r>
        <w:rPr>
          <w:rStyle w:val="2fb"/>
          <w:rFonts w:hint="cs"/>
          <w:b/>
          <w:bCs/>
          <w:rtl/>
          <w:rPrChange w:id="12774" w:author="מנוע אמוראים" w:date="2026-10-05T16:40:54Z">
            <w:rPr>
              <w:rFonts w:hint="cs"/>
              <w:b/>
              <w:bCs/>
              <w:rtl/>
            </w:rPr>
          </w:rPrChange>
        </w:rPr>
        <w:t xml:space="preserve">א</w:t>
      </w:r>
      <w:r w:rsidRPr="00C63571">
        <w:rPr>
          <w:rtl/>
        </w:rPr>
        <w:t xml:space="preserve">: איסורא איכא </w:t>
      </w:r>
      <w:r>
        <w:rPr>
          <w:rFonts w:hint="cs"/>
          <w:rtl/>
        </w:rPr>
        <w:t xml:space="preserve">שמא </w:t>
      </w:r>
      <w:r w:rsidRPr="00C63571">
        <w:rPr>
          <w:rtl/>
        </w:rPr>
        <w:t xml:space="preserve"> אין חוששין לזרע האב, והאי שה מעליא הוא, </w:t>
      </w:r>
    </w:p>
    <w:p w14:paraId="15B9C752" w14:textId="38E53827" w:rsidR="0046556D" w:rsidRDefault="00BD6C4F" w:rsidP="00BD6C4F">
      <w:pPr>
        <w:rPr>
          <w:rtl/>
        </w:rPr>
      </w:pPr>
      <w:r>
        <w:rPr>
          <w:rFonts w:hint="cs"/>
          <w:rtl/>
        </w:rPr>
        <w:t xml:space="preserve"> </w:t>
      </w:r>
      <w:r w:rsidRPr="00C63571">
        <w:rPr>
          <w:rtl/>
        </w:rPr>
        <w:t xml:space="preserve">מלקות </w:t>
      </w:r>
      <w:r>
        <w:rPr>
          <w:rFonts w:hint="cs"/>
          <w:rtl/>
        </w:rPr>
        <w:t>אין</w:t>
      </w:r>
      <w:r w:rsidRPr="00C63571">
        <w:rPr>
          <w:rtl/>
        </w:rPr>
        <w:t xml:space="preserve"> </w:t>
      </w:r>
      <w:r>
        <w:rPr>
          <w:rFonts w:hint="cs"/>
          <w:rtl/>
        </w:rPr>
        <w:t>דשמא</w:t>
      </w:r>
      <w:r w:rsidRPr="00C63571">
        <w:rPr>
          <w:rtl/>
        </w:rPr>
        <w:t xml:space="preserve"> חוששין לזרע האב, ו</w:t>
      </w:r>
      <w:r>
        <w:rPr>
          <w:rFonts w:hint="cs"/>
          <w:rtl/>
        </w:rPr>
        <w:t>לא אמרי'</w:t>
      </w:r>
      <w:r w:rsidRPr="00A71A5E">
        <w:rPr>
          <w:rStyle w:val="afffff0"/>
          <w:rFonts w:hint="cs"/>
          <w:rtl/>
        </w:rPr>
        <w:t xml:space="preserve"> '</w:t>
      </w:r>
      <w:r w:rsidRPr="00A71A5E">
        <w:rPr>
          <w:rStyle w:val="afffff0"/>
          <w:rtl/>
        </w:rPr>
        <w:t>שה</w:t>
      </w:r>
      <w:r w:rsidRPr="00A71A5E">
        <w:rPr>
          <w:rStyle w:val="afffff0"/>
          <w:rFonts w:hint="cs"/>
          <w:rtl/>
        </w:rPr>
        <w:t>'</w:t>
      </w:r>
      <w:r w:rsidRPr="00A71A5E">
        <w:rPr>
          <w:rStyle w:val="afffff0"/>
          <w:rtl/>
        </w:rPr>
        <w:t xml:space="preserve"> </w:t>
      </w:r>
      <w:r w:rsidRPr="00C63571">
        <w:rPr>
          <w:rtl/>
        </w:rPr>
        <w:t>ואפי</w:t>
      </w:r>
      <w:r>
        <w:rPr>
          <w:rFonts w:hint="cs"/>
          <w:rtl/>
        </w:rPr>
        <w:t>'</w:t>
      </w:r>
      <w:r>
        <w:rPr>
          <w:rtl/>
        </w:rPr>
        <w:t xml:space="preserve"> מקצת שה </w:t>
      </w:r>
    </w:p>
    <w:p w14:paraId="13204DD0" w14:textId="77777777" w:rsidR="0046556D" w:rsidRDefault="0046556D" w:rsidP="00BD6C4F">
      <w:pPr>
        <w:rPr>
          <w:rtl/>
        </w:rPr>
      </w:pPr>
    </w:p>
    <w:p w14:paraId="5955E0CE" w14:textId="77777777" w:rsidR="0046556D" w:rsidRDefault="00BD6C4F" w:rsidP="00BD6C4F">
      <w:pPr>
        <w:rPr>
          <w:rtl/>
        </w:rPr>
      </w:pPr>
      <w:r w:rsidRPr="00C63571">
        <w:rPr>
          <w:rtl/>
        </w:rPr>
        <w:t xml:space="preserve">• </w:t>
      </w:r>
      <w:r>
        <w:rPr>
          <w:rStyle w:val="2fb"/>
          <w:rFonts w:hint="cs"/>
          <w:rtl/>
          <w:rPrChange w:id="12775" w:author="מנוע אמוראים" w:date="2026-10-05T16:40:54Z">
            <w:rPr>
              <w:rFonts w:hint="cs"/>
              <w:rtl/>
            </w:rPr>
          </w:rPrChange>
        </w:rPr>
        <w:t xml:space="preserve">אר</w:t>
      </w:r>
      <w:r>
        <w:rPr>
          <w:rStyle w:val="2fb"/>
          <w:rtl/>
          <w:rPrChange w:id="12776" w:author="מנוע אמוראים" w:date="2026-10-05T16:40:54Z">
            <w:rPr>
              <w:rtl/>
            </w:rPr>
          </w:rPrChange>
        </w:rPr>
        <w:t xml:space="preserve">"</w:t>
      </w:r>
      <w:r>
        <w:rPr>
          <w:rStyle w:val="2fb"/>
          <w:rFonts w:hint="cs"/>
          <w:rtl/>
          <w:rPrChange w:id="12777" w:author="מנוע אמוראים" w:date="2026-10-05T16:40:54Z">
            <w:rPr>
              <w:rFonts w:hint="cs"/>
              <w:rtl/>
            </w:rPr>
          </w:rPrChange>
        </w:rPr>
        <w:t xml:space="preserve">י</w:t>
      </w:r>
      <w:r w:rsidRPr="00C63571">
        <w:rPr>
          <w:rtl/>
        </w:rPr>
        <w:t>: כוי - בריה בפני עצמה היא, ולא הכריעו בה חכמים אם מין בהמה היא אם מין חיה היא;</w:t>
      </w:r>
    </w:p>
    <w:p w14:paraId="4E9E1A2C" w14:textId="77777777" w:rsidR="0046556D" w:rsidRDefault="00BD6C4F" w:rsidP="00BD6C4F">
      <w:pPr>
        <w:rPr>
          <w:rtl/>
        </w:rPr>
      </w:pPr>
      <w:r w:rsidRPr="00C63571">
        <w:rPr>
          <w:rtl/>
        </w:rPr>
        <w:t>רב נחמן אמר: כוי - זה איל הבר.</w:t>
      </w:r>
    </w:p>
    <w:p w14:paraId="225EF3EF" w14:textId="77777777" w:rsidR="0046556D" w:rsidRDefault="00BD6C4F" w:rsidP="00BD6C4F">
      <w:pPr>
        <w:rPr>
          <w:rtl/>
        </w:rPr>
      </w:pPr>
      <w:r w:rsidRPr="00C63571">
        <w:rPr>
          <w:rtl/>
        </w:rPr>
        <w:t>כתנאי: כוי - זה איל הבר.</w:t>
      </w:r>
    </w:p>
    <w:p w14:paraId="2FC0EB85" w14:textId="77777777" w:rsidR="0046556D" w:rsidRDefault="00BD6C4F" w:rsidP="00BD6C4F">
      <w:pPr>
        <w:rPr>
          <w:rtl/>
        </w:rPr>
      </w:pPr>
      <w:r w:rsidRPr="00C63571">
        <w:rPr>
          <w:rtl/>
        </w:rPr>
        <w:t xml:space="preserve">וי"א: זה הבא מן התייש ומן הצבייה, </w:t>
      </w:r>
    </w:p>
    <w:p w14:paraId="1718230A" w14:textId="77777777" w:rsidR="0046556D" w:rsidRDefault="00BD6C4F" w:rsidP="00BD6C4F">
      <w:pPr>
        <w:rPr>
          <w:rtl/>
        </w:rPr>
      </w:pPr>
      <w:r w:rsidRPr="00C63571">
        <w:rPr>
          <w:rtl/>
        </w:rPr>
        <w:t xml:space="preserve">ר' יוסי אומר: כוי בריה בפני עצמה היא, ולא הכריעו בה חכמים אם מין חיה אם מין בהמה, </w:t>
      </w:r>
    </w:p>
    <w:p w14:paraId="1404E252" w14:textId="77777777" w:rsidR="0046556D" w:rsidRDefault="00BD6C4F" w:rsidP="00BD6C4F">
      <w:pPr>
        <w:rPr>
          <w:rtl/>
        </w:rPr>
      </w:pPr>
      <w:r w:rsidRPr="00C63571">
        <w:rPr>
          <w:rtl/>
        </w:rPr>
        <w:t>רבן שמעון בן גמליאל אומר: מין בהמה היא, ושל בית דושאי היו מגדלין מהן עדרים עדרים.</w:t>
      </w:r>
    </w:p>
    <w:p w14:paraId="1A6B134C" w14:textId="77777777" w:rsidR="0046556D" w:rsidRDefault="00BD6C4F" w:rsidP="00BD6C4F">
      <w:pPr>
        <w:rPr>
          <w:rtl/>
        </w:rPr>
      </w:pPr>
      <w:r w:rsidRPr="00C63571">
        <w:rPr>
          <w:rtl/>
        </w:rPr>
        <w:t>אמר ר' זירא א"ר ספרא אמר רב המנונא: הני עזי דבאלא כשרות לגבי מזבח;</w:t>
      </w:r>
    </w:p>
    <w:p w14:paraId="18D0043B" w14:textId="77777777" w:rsidR="0046556D" w:rsidRDefault="00BD6C4F" w:rsidP="00BD6C4F">
      <w:pPr>
        <w:rPr>
          <w:rtl/>
        </w:rPr>
      </w:pPr>
      <w:r>
        <w:rPr>
          <w:rtl/>
        </w:rPr>
        <w:t>ס"ל</w:t>
      </w:r>
      <w:r w:rsidRPr="00C63571">
        <w:rPr>
          <w:rtl/>
        </w:rPr>
        <w:t xml:space="preserve"> </w:t>
      </w:r>
      <w:r>
        <w:rPr>
          <w:rStyle w:val="2fb"/>
          <w:rFonts w:hint="cs"/>
          <w:rtl/>
          <w:rPrChange w:id="12778" w:author="מנוע אמוראים" w:date="2026-10-05T16:40:54Z">
            <w:rPr>
              <w:rFonts w:hint="cs"/>
              <w:rtl/>
            </w:rPr>
          </w:rPrChange>
        </w:rPr>
        <w:t xml:space="preserve">כרי</w:t>
      </w:r>
      <w:r>
        <w:rPr>
          <w:rStyle w:val="2fb"/>
          <w:rtl/>
          <w:rPrChange w:id="12779" w:author="מנוע אמוראים" w:date="2026-10-05T16:40:54Z">
            <w:rPr>
              <w:rtl/>
            </w:rPr>
          </w:rPrChange>
        </w:rPr>
        <w:t xml:space="preserve">"</w:t>
      </w:r>
      <w:r>
        <w:rPr>
          <w:rStyle w:val="2fb"/>
          <w:rFonts w:hint="cs"/>
          <w:rtl/>
          <w:rPrChange w:id="12780" w:author="מנוע אמוראים" w:date="2026-10-05T16:40:54Z">
            <w:rPr>
              <w:rFonts w:hint="cs"/>
              <w:rtl/>
            </w:rPr>
          </w:rPrChange>
        </w:rPr>
        <w:t xml:space="preserve">צ</w:t>
      </w:r>
      <w:r w:rsidRPr="00C63571">
        <w:rPr>
          <w:rtl/>
        </w:rPr>
        <w:t xml:space="preserve">: </w:t>
      </w:r>
      <w:r>
        <w:rPr>
          <w:rFonts w:hint="cs"/>
          <w:rtl/>
        </w:rPr>
        <w:t>ד</w:t>
      </w:r>
      <w:r w:rsidRPr="00C63571">
        <w:rPr>
          <w:rtl/>
        </w:rPr>
        <w:t>עשר בהמות מנה הכתוב, ותו לא, והני - מדלא קחשיב להו בהדי חיות, ש"מ: דעז נינהו.</w:t>
      </w:r>
    </w:p>
    <w:p w14:paraId="7F3F190E" w14:textId="77777777" w:rsidR="0046556D" w:rsidRDefault="00BD6C4F" w:rsidP="00BD6C4F">
      <w:pPr>
        <w:rPr>
          <w:rtl/>
        </w:rPr>
      </w:pPr>
      <w:r>
        <w:rPr>
          <w:rFonts w:hint="cs"/>
          <w:rtl/>
        </w:rPr>
        <w:t xml:space="preserve">ואין לומר </w:t>
      </w:r>
      <w:r w:rsidRPr="0046594B">
        <w:rPr>
          <w:rStyle w:val="afffff0"/>
          <w:rFonts w:hint="cs"/>
          <w:rtl/>
        </w:rPr>
        <w:t>ד'</w:t>
      </w:r>
      <w:r w:rsidRPr="0046594B">
        <w:rPr>
          <w:rStyle w:val="afffff0"/>
          <w:rtl/>
        </w:rPr>
        <w:t>איל וצבי</w:t>
      </w:r>
      <w:r w:rsidRPr="0046594B">
        <w:rPr>
          <w:rStyle w:val="afffff0"/>
          <w:rFonts w:hint="cs"/>
          <w:rtl/>
        </w:rPr>
        <w:t>'</w:t>
      </w:r>
      <w:r w:rsidRPr="0046594B">
        <w:rPr>
          <w:rStyle w:val="afffff0"/>
          <w:rtl/>
        </w:rPr>
        <w:t xml:space="preserve"> </w:t>
      </w:r>
      <w:r w:rsidRPr="00C63571">
        <w:rPr>
          <w:rtl/>
        </w:rPr>
        <w:t>- פרט,</w:t>
      </w:r>
      <w:r w:rsidRPr="00A71A5E">
        <w:rPr>
          <w:rStyle w:val="afffff0"/>
          <w:rtl/>
        </w:rPr>
        <w:t xml:space="preserve"> </w:t>
      </w:r>
      <w:r w:rsidRPr="00A71A5E">
        <w:rPr>
          <w:rStyle w:val="afffff0"/>
          <w:rFonts w:hint="cs"/>
          <w:rtl/>
        </w:rPr>
        <w:t>'</w:t>
      </w:r>
      <w:r w:rsidRPr="00A71A5E">
        <w:rPr>
          <w:rStyle w:val="afffff0"/>
          <w:rtl/>
        </w:rPr>
        <w:t>כל בהמה</w:t>
      </w:r>
      <w:r w:rsidRPr="00A71A5E">
        <w:rPr>
          <w:rStyle w:val="afffff0"/>
          <w:rFonts w:hint="cs"/>
          <w:rtl/>
        </w:rPr>
        <w:t>'</w:t>
      </w:r>
      <w:r w:rsidRPr="00A71A5E">
        <w:rPr>
          <w:rStyle w:val="afffff0"/>
          <w:rtl/>
        </w:rPr>
        <w:t xml:space="preserve"> </w:t>
      </w:r>
      <w:r w:rsidRPr="00C63571">
        <w:rPr>
          <w:rtl/>
        </w:rPr>
        <w:t>- כלל, פרט וכלל - נעשה כלל מוסף על הפרט, איכא טובא!</w:t>
      </w:r>
    </w:p>
    <w:p w14:paraId="32B1352F" w14:textId="77777777" w:rsidR="0046556D" w:rsidRDefault="00BD6C4F" w:rsidP="00BD6C4F">
      <w:pPr>
        <w:rPr>
          <w:rtl/>
        </w:rPr>
      </w:pPr>
      <w:r>
        <w:rPr>
          <w:rFonts w:hint="cs"/>
          <w:rtl/>
        </w:rPr>
        <w:t>דא</w:t>
      </w:r>
      <w:r w:rsidR="00BF1CF6">
        <w:rPr>
          <w:rtl/>
        </w:rPr>
        <w:t>"</w:t>
      </w:r>
      <w:r>
        <w:rPr>
          <w:rFonts w:hint="cs"/>
          <w:rtl/>
        </w:rPr>
        <w:t xml:space="preserve">כ </w:t>
      </w:r>
      <w:r w:rsidRPr="00C63571">
        <w:rPr>
          <w:rtl/>
        </w:rPr>
        <w:t>כל הני פרטי ל</w:t>
      </w:r>
      <w:r>
        <w:rPr>
          <w:rtl/>
        </w:rPr>
        <w:t>מ"ל</w:t>
      </w:r>
      <w:r w:rsidRPr="00C63571">
        <w:rPr>
          <w:rtl/>
        </w:rPr>
        <w:t>.</w:t>
      </w:r>
    </w:p>
    <w:p w14:paraId="535212BB" w14:textId="77777777" w:rsidR="0046556D" w:rsidRDefault="00BD6C4F" w:rsidP="00BD6C4F">
      <w:pPr>
        <w:rPr>
          <w:rtl/>
        </w:rPr>
      </w:pPr>
      <w:r>
        <w:rPr>
          <w:rFonts w:hint="cs"/>
          <w:rtl/>
        </w:rPr>
        <w:t xml:space="preserve">הקשה </w:t>
      </w:r>
      <w:r>
        <w:rPr>
          <w:rStyle w:val="2fb"/>
          <w:rFonts w:hint="cs"/>
          <w:rtl/>
          <w:rPrChange w:id="12781" w:author="מנוע אמוראים" w:date="2026-10-05T16:40:54Z">
            <w:rPr>
              <w:rFonts w:hint="cs"/>
              <w:rtl/>
            </w:rPr>
          </w:rPrChange>
        </w:rPr>
        <w:t xml:space="preserve">ראבדרק</w:t>
      </w:r>
      <w:r>
        <w:rPr>
          <w:rStyle w:val="2fb"/>
          <w:rtl/>
          <w:rPrChange w:id="12782" w:author="מנוע אמוראים" w:date="2026-10-05T16:40:54Z">
            <w:rPr>
              <w:rtl/>
            </w:rPr>
          </w:rPrChange>
        </w:rPr>
        <w:t xml:space="preserve">"</w:t>
      </w:r>
      <w:r>
        <w:rPr>
          <w:rStyle w:val="2fb"/>
          <w:rFonts w:hint="cs"/>
          <w:rtl/>
          <w:rPrChange w:id="12783" w:author="מנוע אמוראים" w:date="2026-10-05T16:40:54Z">
            <w:rPr>
              <w:rFonts w:hint="cs"/>
              <w:rtl/>
            </w:rPr>
          </w:rPrChange>
        </w:rPr>
        <w:t xml:space="preserve">א</w:t>
      </w:r>
      <w:r w:rsidRPr="00C63571">
        <w:rPr>
          <w:rtl/>
        </w:rPr>
        <w:t xml:space="preserve">: </w:t>
      </w:r>
      <w:r>
        <w:rPr>
          <w:rFonts w:hint="cs"/>
          <w:rtl/>
        </w:rPr>
        <w:t xml:space="preserve">שמא מין אקו הוא    </w:t>
      </w:r>
      <w:r>
        <w:rPr>
          <w:rtl/>
        </w:rPr>
        <w:t xml:space="preserve">א"ל </w:t>
      </w:r>
      <w:r>
        <w:rPr>
          <w:rStyle w:val="2fb"/>
          <w:rtl/>
          <w:rPrChange w:id="12784" w:author="מנוע אמוראים" w:date="2026-10-05T16:40:54Z">
            <w:rPr>
              <w:rtl/>
            </w:rPr>
          </w:rPrChange>
        </w:rPr>
        <w:t xml:space="preserve">ר</w:t>
      </w:r>
      <w:r>
        <w:rPr>
          <w:rStyle w:val="2fb"/>
          <w:rFonts w:hint="cs"/>
          <w:rtl/>
          <w:rPrChange w:id="12785" w:author="מנוע אמוראים" w:date="2026-10-05T16:40:54Z">
            <w:rPr>
              <w:rFonts w:hint="cs"/>
              <w:rtl/>
            </w:rPr>
          </w:rPrChange>
        </w:rPr>
        <w:t xml:space="preserve">אבד</w:t>
      </w:r>
      <w:r>
        <w:rPr>
          <w:rStyle w:val="2fb"/>
          <w:rtl/>
          <w:rPrChange w:id="12786" w:author="מנוע אמוראים" w:date="2026-10-05T16:40:54Z">
            <w:rPr>
              <w:rtl/>
            </w:rPr>
          </w:rPrChange>
        </w:rPr>
        <w:t xml:space="preserve">"</w:t>
      </w:r>
      <w:r>
        <w:rPr>
          <w:rStyle w:val="2fb"/>
          <w:rFonts w:hint="cs"/>
          <w:rtl/>
          <w:rPrChange w:id="12787" w:author="מנוע אמוראים" w:date="2026-10-05T16:40:54Z">
            <w:rPr>
              <w:rFonts w:hint="cs"/>
              <w:rtl/>
            </w:rPr>
          </w:rPrChange>
        </w:rPr>
        <w:t xml:space="preserve">ר</w:t>
      </w:r>
      <w:r>
        <w:rPr>
          <w:rFonts w:hint="cs"/>
          <w:rtl/>
        </w:rPr>
        <w:t xml:space="preserve">[א] </w:t>
      </w:r>
      <w:r>
        <w:rPr>
          <w:rStyle w:val="2fb"/>
          <w:rFonts w:hint="cs"/>
          <w:rtl/>
          <w:rPrChange w:id="12788" w:author="מנוע אמוראים" w:date="2026-10-05T16:40:54Z">
            <w:rPr>
              <w:rFonts w:hint="cs"/>
              <w:rtl/>
            </w:rPr>
          </w:rPrChange>
        </w:rPr>
        <w:t xml:space="preserve">לר</w:t>
      </w:r>
      <w:r>
        <w:rPr>
          <w:rStyle w:val="2fb"/>
          <w:rtl/>
          <w:rPrChange w:id="12789" w:author="מנוע אמוראים" w:date="2026-10-05T16:40:54Z">
            <w:rPr>
              <w:rtl/>
            </w:rPr>
          </w:rPrChange>
        </w:rPr>
        <w:t xml:space="preserve">"</w:t>
      </w:r>
      <w:r>
        <w:rPr>
          <w:rStyle w:val="2fb"/>
          <w:rFonts w:hint="cs"/>
          <w:rtl/>
          <w:rPrChange w:id="12790" w:author="מנוע אמוראים" w:date="2026-10-05T16:40:54Z">
            <w:rPr>
              <w:rFonts w:hint="cs"/>
              <w:rtl/>
            </w:rPr>
          </w:rPrChange>
        </w:rPr>
        <w:t xml:space="preserve">א</w:t>
      </w:r>
      <w:r w:rsidRPr="00C63571">
        <w:rPr>
          <w:rtl/>
        </w:rPr>
        <w:t xml:space="preserve">: </w:t>
      </w:r>
      <w:r>
        <w:rPr>
          <w:rFonts w:hint="cs"/>
          <w:rtl/>
        </w:rPr>
        <w:t xml:space="preserve">שמא מין תאו או זמר הוא </w:t>
      </w:r>
    </w:p>
    <w:p w14:paraId="0EA574CA" w14:textId="77777777" w:rsidR="0046556D" w:rsidRDefault="00BD6C4F" w:rsidP="00BD6C4F">
      <w:pPr>
        <w:rPr>
          <w:rtl/>
        </w:rPr>
      </w:pPr>
      <w:r>
        <w:rPr>
          <w:rtl/>
        </w:rPr>
        <w:t xml:space="preserve">א"ל </w:t>
      </w:r>
      <w:r>
        <w:rPr>
          <w:rStyle w:val="2fb"/>
          <w:rtl/>
          <w:rPrChange w:id="12791" w:author="מנוע אמוראים" w:date="2026-10-05T16:40:54Z">
            <w:rPr>
              <w:rtl/>
            </w:rPr>
          </w:rPrChange>
        </w:rPr>
        <w:t xml:space="preserve">ר</w:t>
      </w:r>
      <w:r>
        <w:rPr>
          <w:rStyle w:val="2fb"/>
          <w:rtl/>
          <w:rPrChange w:id="12792" w:author="מנוע אמוראים" w:date="2026-10-05T16:40:54Z">
            <w:rPr>
              <w:rtl/>
            </w:rPr>
          </w:rPrChange>
        </w:rPr>
        <w:t xml:space="preserve">"</w:t>
      </w:r>
      <w:r>
        <w:rPr>
          <w:rStyle w:val="2fb"/>
          <w:rFonts w:hint="cs"/>
          <w:rtl/>
          <w:rPrChange w:id="12793" w:author="מנוע אמוראים" w:date="2026-10-05T16:40:54Z">
            <w:rPr>
              <w:rFonts w:hint="cs"/>
              <w:rtl/>
            </w:rPr>
          </w:rPrChange>
        </w:rPr>
        <w:t xml:space="preserve">ח</w:t>
      </w:r>
      <w:r>
        <w:rPr>
          <w:rFonts w:hint="cs"/>
          <w:rtl/>
        </w:rPr>
        <w:t xml:space="preserve"> </w:t>
      </w:r>
      <w:r>
        <w:rPr>
          <w:rStyle w:val="2fb"/>
          <w:rFonts w:hint="cs"/>
          <w:rtl/>
          <w:rPrChange w:id="12794" w:author="מנוע אמוראים" w:date="2026-10-05T16:40:54Z">
            <w:rPr>
              <w:rFonts w:hint="cs"/>
              <w:rtl/>
            </w:rPr>
          </w:rPrChange>
        </w:rPr>
        <w:t xml:space="preserve">לר</w:t>
      </w:r>
      <w:r>
        <w:rPr>
          <w:rStyle w:val="2fb"/>
          <w:rtl/>
          <w:rPrChange w:id="12795" w:author="מנוע אמוראים" w:date="2026-10-05T16:40:54Z">
            <w:rPr>
              <w:rtl/>
            </w:rPr>
          </w:rPrChange>
        </w:rPr>
        <w:t xml:space="preserve">"</w:t>
      </w:r>
      <w:r>
        <w:rPr>
          <w:rStyle w:val="2fb"/>
          <w:rFonts w:hint="cs"/>
          <w:rtl/>
          <w:rPrChange w:id="12796" w:author="מנוע אמוראים" w:date="2026-10-05T16:40:54Z">
            <w:rPr>
              <w:rFonts w:hint="cs"/>
              <w:rtl/>
            </w:rPr>
          </w:rPrChange>
        </w:rPr>
        <w:t xml:space="preserve">א</w:t>
      </w:r>
      <w:r w:rsidRPr="00C63571">
        <w:rPr>
          <w:rtl/>
        </w:rPr>
        <w:t>: אמימר שרי תרבייה</w:t>
      </w:r>
      <w:r>
        <w:rPr>
          <w:rFonts w:hint="cs"/>
          <w:rtl/>
        </w:rPr>
        <w:t>ו לאכילה דס</w:t>
      </w:r>
      <w:r w:rsidR="00BF1CF6">
        <w:rPr>
          <w:rtl/>
        </w:rPr>
        <w:t>"</w:t>
      </w:r>
      <w:r>
        <w:rPr>
          <w:rFonts w:hint="cs"/>
          <w:rtl/>
        </w:rPr>
        <w:t xml:space="preserve">ל מין חיות הן </w:t>
      </w:r>
      <w:r w:rsidRPr="00C63571">
        <w:rPr>
          <w:rtl/>
        </w:rPr>
        <w:t xml:space="preserve">, </w:t>
      </w:r>
    </w:p>
    <w:p w14:paraId="7C7E2F96" w14:textId="77777777" w:rsidR="0046556D" w:rsidRDefault="00BD6C4F" w:rsidP="00BD6C4F">
      <w:pPr>
        <w:rPr>
          <w:rtl/>
        </w:rPr>
      </w:pPr>
      <w:r w:rsidRPr="00AB425A">
        <w:rPr>
          <w:b/>
          <w:bCs/>
          <w:rtl/>
        </w:rPr>
        <w:t xml:space="preserve">• בעא </w:t>
      </w:r>
      <w:r>
        <w:rPr>
          <w:rStyle w:val="2fb"/>
          <w:rFonts w:hint="cs"/>
          <w:b/>
          <w:bCs/>
          <w:rtl/>
          <w:rPrChange w:id="12797" w:author="מנוע אמוראים" w:date="2026-10-05T16:40:54Z">
            <w:rPr>
              <w:rFonts w:hint="cs"/>
              <w:b/>
              <w:bCs/>
              <w:rtl/>
            </w:rPr>
          </w:rPrChange>
        </w:rPr>
        <w:t xml:space="preserve">אבדרמב</w:t>
      </w:r>
      <w:r>
        <w:rPr>
          <w:rStyle w:val="2fb"/>
          <w:b/>
          <w:bCs/>
          <w:rtl/>
          <w:rPrChange w:id="12798" w:author="מנוע אמוראים" w:date="2026-10-05T16:40:54Z">
            <w:rPr>
              <w:b/>
              <w:bCs/>
              <w:rtl/>
            </w:rPr>
          </w:rPrChange>
        </w:rPr>
        <w:t xml:space="preserve">"</w:t>
      </w:r>
      <w:r>
        <w:rPr>
          <w:rStyle w:val="2fb"/>
          <w:rFonts w:hint="cs"/>
          <w:b/>
          <w:bCs/>
          <w:rtl/>
          <w:rPrChange w:id="12799" w:author="מנוע אמוראים" w:date="2026-10-05T16:40:54Z">
            <w:rPr>
              <w:rFonts w:hint="cs"/>
              <w:b/>
              <w:bCs/>
              <w:rtl/>
            </w:rPr>
          </w:rPrChange>
        </w:rPr>
        <w:t xml:space="preserve">ח</w:t>
      </w:r>
      <w:r>
        <w:rPr>
          <w:rFonts w:hint="cs"/>
          <w:b/>
          <w:bCs/>
          <w:rtl/>
        </w:rPr>
        <w:t xml:space="preserve"> </w:t>
      </w:r>
      <w:r>
        <w:rPr>
          <w:rStyle w:val="2fb"/>
          <w:rFonts w:hint="cs"/>
          <w:b/>
          <w:bCs/>
          <w:rtl/>
          <w:rPrChange w:id="12800" w:author="מנוע אמוראים" w:date="2026-10-05T16:40:54Z">
            <w:rPr>
              <w:rFonts w:hint="cs"/>
              <w:b/>
              <w:bCs/>
              <w:rtl/>
            </w:rPr>
          </w:rPrChange>
        </w:rPr>
        <w:t xml:space="preserve">מרהב</w:t>
      </w:r>
      <w:r>
        <w:rPr>
          <w:rStyle w:val="2fb"/>
          <w:b/>
          <w:bCs/>
          <w:rtl/>
          <w:rPrChange w:id="12801" w:author="מנוע אמוראים" w:date="2026-10-05T16:40:54Z">
            <w:rPr>
              <w:b/>
              <w:bCs/>
              <w:rtl/>
            </w:rPr>
          </w:rPrChange>
        </w:rPr>
        <w:t xml:space="preserve">"</w:t>
      </w:r>
      <w:r>
        <w:rPr>
          <w:rStyle w:val="2fb"/>
          <w:rFonts w:hint="cs"/>
          <w:b/>
          <w:bCs/>
          <w:rtl/>
          <w:rPrChange w:id="12802" w:author="מנוע אמוראים" w:date="2026-10-05T16:40:54Z">
            <w:rPr>
              <w:rFonts w:hint="cs"/>
              <w:b/>
              <w:bCs/>
              <w:rtl/>
            </w:rPr>
          </w:rPrChange>
        </w:rPr>
        <w:t xml:space="preserve">ח</w:t>
      </w:r>
      <w:r>
        <w:rPr>
          <w:rtl/>
        </w:rPr>
        <w:t xml:space="preserve">: הני עזי </w:t>
      </w:r>
      <w:r>
        <w:rPr>
          <w:rFonts w:hint="cs"/>
          <w:rtl/>
        </w:rPr>
        <w:t>הלבנון</w:t>
      </w:r>
      <w:r w:rsidRPr="00C63571">
        <w:rPr>
          <w:rtl/>
        </w:rPr>
        <w:t xml:space="preserve">, מהו לגבי מזבח? </w:t>
      </w:r>
    </w:p>
    <w:p w14:paraId="0FF49544" w14:textId="77777777" w:rsidR="0046556D" w:rsidRDefault="00BD6C4F" w:rsidP="00BD6C4F">
      <w:pPr>
        <w:rPr>
          <w:rtl/>
        </w:rPr>
      </w:pPr>
      <w:r w:rsidRPr="00C63571">
        <w:rPr>
          <w:rtl/>
        </w:rPr>
        <w:t xml:space="preserve">א"ל: עד כאן לא פליגי רבי יוסי ורבנן אלא בשור הבר, </w:t>
      </w:r>
      <w:r>
        <w:rPr>
          <w:rFonts w:hint="cs"/>
          <w:rtl/>
        </w:rPr>
        <w:t>לרבנן מ</w:t>
      </w:r>
      <w:r w:rsidRPr="00C63571">
        <w:rPr>
          <w:rtl/>
        </w:rPr>
        <w:t>ין בהמה הוא, רבי יוסי אומר: מין חיה;</w:t>
      </w:r>
    </w:p>
    <w:p w14:paraId="350F0A46" w14:textId="4CA80968" w:rsidR="0046556D" w:rsidRDefault="00BD6C4F" w:rsidP="00BD6C4F">
      <w:pPr>
        <w:rPr>
          <w:rtl/>
        </w:rPr>
      </w:pPr>
      <w:r w:rsidRPr="00C63571">
        <w:rPr>
          <w:rtl/>
        </w:rPr>
        <w:t>דרבנן</w:t>
      </w:r>
      <w:r>
        <w:rPr>
          <w:rtl/>
        </w:rPr>
        <w:t xml:space="preserve"> סברי: מדמתרגמינן תורבלא – מי</w:t>
      </w:r>
      <w:r>
        <w:rPr>
          <w:rFonts w:hint="cs"/>
          <w:rtl/>
        </w:rPr>
        <w:t xml:space="preserve">ן </w:t>
      </w:r>
      <w:r w:rsidRPr="00C63571">
        <w:rPr>
          <w:rtl/>
        </w:rPr>
        <w:t xml:space="preserve">בהמה הוא, </w:t>
      </w:r>
    </w:p>
    <w:p w14:paraId="1D09FE97" w14:textId="657DC16E" w:rsidR="0046556D" w:rsidRDefault="00BD6C4F" w:rsidP="00BD6C4F">
      <w:pPr>
        <w:rPr>
          <w:rtl/>
        </w:rPr>
      </w:pPr>
      <w:r>
        <w:rPr>
          <w:rtl/>
        </w:rPr>
        <w:lastRenderedPageBreak/>
        <w:t>ור' יוסי סבר: מ</w:t>
      </w:r>
      <w:r>
        <w:rPr>
          <w:rFonts w:hint="cs"/>
          <w:rtl/>
        </w:rPr>
        <w:t>ד</w:t>
      </w:r>
      <w:r w:rsidRPr="00C63571">
        <w:rPr>
          <w:rtl/>
        </w:rPr>
        <w:t xml:space="preserve">חשיב </w:t>
      </w:r>
      <w:r>
        <w:rPr>
          <w:rtl/>
        </w:rPr>
        <w:t>בהדי חיות – מי</w:t>
      </w:r>
      <w:r>
        <w:rPr>
          <w:rFonts w:hint="cs"/>
          <w:rtl/>
        </w:rPr>
        <w:t>ן חיה הוא</w:t>
      </w:r>
      <w:r w:rsidRPr="00C63571">
        <w:rPr>
          <w:rtl/>
        </w:rPr>
        <w:t xml:space="preserve">, אבל הני </w:t>
      </w:r>
      <w:r>
        <w:rPr>
          <w:rtl/>
        </w:rPr>
        <w:t>–</w:t>
      </w:r>
      <w:r w:rsidRPr="00C63571">
        <w:rPr>
          <w:rtl/>
        </w:rPr>
        <w:t xml:space="preserve"> </w:t>
      </w:r>
      <w:r>
        <w:rPr>
          <w:rFonts w:hint="cs"/>
          <w:rtl/>
        </w:rPr>
        <w:t>לכו</w:t>
      </w:r>
      <w:r w:rsidR="00BF1CF6">
        <w:rPr>
          <w:rtl/>
        </w:rPr>
        <w:t>"</w:t>
      </w:r>
      <w:r>
        <w:rPr>
          <w:rFonts w:hint="cs"/>
          <w:rtl/>
        </w:rPr>
        <w:t>ע מין עז הוא</w:t>
      </w:r>
      <w:r w:rsidRPr="00C63571">
        <w:rPr>
          <w:rtl/>
        </w:rPr>
        <w:t>.</w:t>
      </w:r>
    </w:p>
    <w:p w14:paraId="2378B48F" w14:textId="24729352" w:rsidR="0046556D" w:rsidRDefault="00BD6C4F" w:rsidP="00BD6C4F">
      <w:pPr>
        <w:rPr>
          <w:rtl/>
        </w:rPr>
      </w:pPr>
      <w:r w:rsidRPr="00C63571">
        <w:rPr>
          <w:rtl/>
        </w:rPr>
        <w:t xml:space="preserve">• מתקיף </w:t>
      </w:r>
      <w:r>
        <w:rPr>
          <w:rStyle w:val="2fb"/>
          <w:rFonts w:hint="cs"/>
          <w:rtl/>
          <w:rPrChange w:id="12803" w:author="מנוע אמוראים" w:date="2026-10-05T16:40:54Z">
            <w:rPr>
              <w:rFonts w:hint="cs"/>
              <w:rtl/>
            </w:rPr>
          </w:rPrChange>
        </w:rPr>
        <w:t xml:space="preserve">ראבדר</w:t>
      </w:r>
      <w:r>
        <w:rPr>
          <w:rStyle w:val="2fb"/>
          <w:rtl/>
          <w:rPrChange w:id="12804" w:author="מנוע אמוראים" w:date="2026-10-05T16:40:54Z">
            <w:rPr>
              <w:rtl/>
            </w:rPr>
          </w:rPrChange>
        </w:rPr>
        <w:t xml:space="preserve">"</w:t>
      </w:r>
      <w:r>
        <w:rPr>
          <w:rStyle w:val="2fb"/>
          <w:rFonts w:hint="cs"/>
          <w:rtl/>
          <w:rPrChange w:id="12805" w:author="מנוע אמוראים" w:date="2026-10-05T16:40:54Z">
            <w:rPr>
              <w:rFonts w:hint="cs"/>
              <w:rtl/>
            </w:rPr>
          </w:rPrChange>
        </w:rPr>
        <w:t xml:space="preserve">א</w:t>
      </w:r>
      <w:del w:id="21305" w:author="Claude" w:date="2026-10-07T09:24:29Z">
        <w:r>
          <w:rPr>
            <w:rFonts w:hint="cs"/>
            <w:rtl/>
          </w:rPr>
          <w:delText xml:space="preserve"> </w:delText>
        </w:r>
      </w:del>
      <w:r w:rsidRPr="00C63571">
        <w:rPr>
          <w:rtl/>
        </w:rPr>
        <w:t xml:space="preserve">: </w:t>
      </w:r>
      <w:r>
        <w:rPr>
          <w:rFonts w:hint="cs"/>
          <w:rtl/>
        </w:rPr>
        <w:t>שמא מין אקו הוא א</w:t>
      </w:r>
      <w:r w:rsidR="00BF1CF6">
        <w:rPr>
          <w:rtl/>
        </w:rPr>
        <w:t>"</w:t>
      </w:r>
      <w:r>
        <w:rPr>
          <w:rFonts w:hint="cs"/>
          <w:rtl/>
        </w:rPr>
        <w:t xml:space="preserve">ל רבינא </w:t>
      </w:r>
      <w:r>
        <w:rPr>
          <w:rStyle w:val="2fb"/>
          <w:rFonts w:hint="cs"/>
          <w:rtl/>
          <w:rPrChange w:id="12806" w:author="מנוע אמוראים" w:date="2026-10-05T16:40:54Z">
            <w:rPr>
              <w:rFonts w:hint="cs"/>
              <w:rtl/>
            </w:rPr>
          </w:rPrChange>
        </w:rPr>
        <w:t xml:space="preserve">לר</w:t>
      </w:r>
      <w:r>
        <w:rPr>
          <w:rStyle w:val="2fb"/>
          <w:rtl/>
          <w:rPrChange w:id="12807" w:author="מנוע אמוראים" w:date="2026-10-05T16:40:54Z">
            <w:rPr>
              <w:rtl/>
            </w:rPr>
          </w:rPrChange>
        </w:rPr>
        <w:t xml:space="preserve">"</w:t>
      </w:r>
      <w:r>
        <w:rPr>
          <w:rStyle w:val="2fb"/>
          <w:rFonts w:hint="cs"/>
          <w:rtl/>
          <w:rPrChange w:id="12808" w:author="מנוע אמוראים" w:date="2026-10-05T16:40:54Z">
            <w:rPr>
              <w:rFonts w:hint="cs"/>
              <w:rtl/>
            </w:rPr>
          </w:rPrChange>
        </w:rPr>
        <w:t xml:space="preserve">א</w:t>
      </w:r>
      <w:r>
        <w:rPr>
          <w:rFonts w:hint="cs"/>
          <w:rtl/>
        </w:rPr>
        <w:t xml:space="preserve"> שמא מין תאו או זמר הוא </w:t>
      </w:r>
    </w:p>
    <w:p w14:paraId="68B39349" w14:textId="5A8A7C04" w:rsidR="0046556D" w:rsidRDefault="00BD6C4F" w:rsidP="00BD6C4F">
      <w:pPr>
        <w:rPr>
          <w:rtl/>
        </w:rPr>
      </w:pPr>
      <w:r w:rsidRPr="00C63571">
        <w:rPr>
          <w:rtl/>
        </w:rPr>
        <w:t>א"ל רב נחמן לרב אשי: אמימר שרי תרבייהו.</w:t>
      </w:r>
    </w:p>
    <w:p w14:paraId="4C264058" w14:textId="77777777" w:rsidR="0046556D" w:rsidRDefault="00BD6C4F" w:rsidP="00BD6C4F">
      <w:pPr>
        <w:jc w:val="center"/>
        <w:rPr>
          <w:del w:id="90086" w:author="מנוע עיצוב" w:date="2026-10-08T11:01:28Z"/>
          <w:rtl/>
        </w:rPr>
      </w:pPr>
      <w:del w:id="90085" w:author="מנוע עיצוב" w:date="2026-10-08T11:01:28Z">
        <w:r>
          <w:rPr>
            <w:rFonts w:ascii="BA חניכי הישיבות" w:hAnsi="BA חניכי הישיבות" w:cs="BA חניכי הישיבות"/>
            <w:rtl/>
          </w:rPr>
          <w:delText xml:space="preserve">׻</w:delText>
        </w:r>
      </w:del>
    </w:p>
    <w:p w14:paraId="727F4E3A" w14:textId="77777777" w:rsidR="00BD6C4F" w:rsidRPr="00C63571" w:rsidRDefault="00BD6C4F" w:rsidP="00BD6C4F">
      <w:pPr>
        <w:pStyle w:val="affff1"/>
        <w:rPr>
          <w:rtl/>
        </w:rPr>
      </w:pPr>
      <w:ins w:id="9870" w:author="מספור קטעי משנה" w:date="2026-10-06T06:45:19Z">
        <w:r>
          <w:rPr>
            <w:rStyle w:val="MisparKeta"/>
          </w:rPr>
          <w:t xml:space="preserve">ג. </w:t>
        </w:r>
      </w:ins>
      <w:r w:rsidRPr="00C63571">
        <w:rPr>
          <w:rtl/>
        </w:rPr>
        <w:t xml:space="preserve">כיצד השוחט </w:t>
      </w:r>
      <w:r w:rsidR="00BF1CF6">
        <w:rPr>
          <w:rtl/>
        </w:rPr>
        <w:t>וכו#</w:t>
      </w:r>
      <w:r w:rsidRPr="00C63571">
        <w:rPr>
          <w:rtl/>
        </w:rPr>
        <w:t>.</w:t>
      </w:r>
    </w:p>
    <w:p w14:paraId="18E8F43E" w14:textId="77777777" w:rsidR="0046556D" w:rsidRDefault="00BD6C4F" w:rsidP="00BD6C4F">
      <w:pPr>
        <w:rPr>
          <w:rtl/>
        </w:rPr>
      </w:pPr>
      <w:r>
        <w:rPr>
          <w:rStyle w:val="2fb"/>
          <w:rFonts w:hint="cs"/>
          <w:rtl/>
          <w:rPrChange w:id="12809" w:author="מנוע אמוראים" w:date="2026-10-05T16:40:54Z">
            <w:rPr>
              <w:rFonts w:hint="cs"/>
              <w:rtl/>
            </w:rPr>
          </w:rPrChange>
        </w:rPr>
        <w:t xml:space="preserve">אר</w:t>
      </w:r>
      <w:r>
        <w:rPr>
          <w:rStyle w:val="2fb"/>
          <w:rtl/>
          <w:rPrChange w:id="12810" w:author="מנוע אמוראים" w:date="2026-10-05T16:40:54Z">
            <w:rPr>
              <w:rtl/>
            </w:rPr>
          </w:rPrChange>
        </w:rPr>
        <w:t xml:space="preserve">"</w:t>
      </w:r>
      <w:r>
        <w:rPr>
          <w:rStyle w:val="2fb"/>
          <w:rFonts w:hint="cs"/>
          <w:rtl/>
          <w:rPrChange w:id="12811" w:author="מנוע אמוראים" w:date="2026-10-05T16:40:54Z">
            <w:rPr>
              <w:rFonts w:hint="cs"/>
              <w:rtl/>
            </w:rPr>
          </w:rPrChange>
        </w:rPr>
        <w:t xml:space="preserve">א</w:t>
      </w:r>
      <w:r w:rsidRPr="00C63571">
        <w:rPr>
          <w:rtl/>
        </w:rPr>
        <w:t>: כולה מתניתין דלא כר' שמעון,</w:t>
      </w:r>
    </w:p>
    <w:p w14:paraId="3BEEBB07" w14:textId="77777777" w:rsidR="0046556D" w:rsidRDefault="00BD6C4F" w:rsidP="00BD6C4F">
      <w:pPr>
        <w:rPr>
          <w:rtl/>
        </w:rPr>
      </w:pPr>
      <w:r>
        <w:rPr>
          <w:rFonts w:hint="cs"/>
          <w:rtl/>
        </w:rPr>
        <w:t>מד+</w:t>
      </w:r>
      <w:r w:rsidRPr="00C63571">
        <w:rPr>
          <w:rtl/>
        </w:rPr>
        <w:t xml:space="preserve">תני: קדשים בחוץ, הראשון חייב כרת, ושניהם פסולים, ושניהם סופגים את הארבעים </w:t>
      </w:r>
    </w:p>
    <w:p w14:paraId="5089C07A" w14:textId="77777777" w:rsidR="00BD6C4F" w:rsidRDefault="00BD6C4F" w:rsidP="00F07436">
      <w:pPr>
        <w:pStyle w:val="afff3"/>
        <w:framePr w:wrap="around"/>
        <w:rPr>
          <w:rtl/>
        </w:rPr>
      </w:pPr>
      <w:r>
        <w:rPr>
          <w:rFonts w:hint="cs"/>
          <w:rtl/>
        </w:rPr>
        <w:t>פ:</w:t>
      </w:r>
    </w:p>
    <w:p w14:paraId="4FA9E65B" w14:textId="77777777" w:rsidR="0046556D" w:rsidRDefault="00BD6C4F" w:rsidP="00BD6C4F">
      <w:pPr>
        <w:rPr>
          <w:rtl/>
        </w:rPr>
      </w:pPr>
      <w:r>
        <w:rPr>
          <w:rStyle w:val="2fb"/>
          <w:rFonts w:hint="cs"/>
          <w:rtl/>
          <w:rPrChange w:id="12812" w:author="מנוע אמוראים" w:date="2026-10-05T16:40:54Z">
            <w:rPr>
              <w:rFonts w:hint="cs"/>
              <w:rtl/>
            </w:rPr>
          </w:rPrChange>
        </w:rPr>
        <w:t xml:space="preserve">ל</w:t>
      </w:r>
      <w:r>
        <w:rPr>
          <w:rStyle w:val="2fb"/>
          <w:rtl/>
          <w:rPrChange w:id="12813" w:author="מנוע אמוראים" w:date="2026-10-05T16:40:54Z">
            <w:rPr>
              <w:rtl/>
            </w:rPr>
          </w:rPrChange>
        </w:rPr>
        <w:t xml:space="preserve">ר</w:t>
      </w:r>
      <w:r>
        <w:rPr>
          <w:rStyle w:val="2fb"/>
          <w:rtl/>
          <w:rPrChange w:id="12814" w:author="מנוע אמוראים" w:date="2026-10-05T16:40:54Z">
            <w:rPr>
              <w:rtl/>
            </w:rPr>
          </w:rPrChange>
        </w:rPr>
        <w:t xml:space="preserve">"</w:t>
      </w:r>
      <w:r>
        <w:rPr>
          <w:rStyle w:val="2fb"/>
          <w:rFonts w:hint="cs"/>
          <w:rtl/>
          <w:rPrChange w:id="12815" w:author="מנוע אמוראים" w:date="2026-10-05T16:40:54Z">
            <w:rPr>
              <w:rFonts w:hint="cs"/>
              <w:rtl/>
            </w:rPr>
          </w:rPrChange>
        </w:rPr>
        <w:t xml:space="preserve">ש</w:t>
      </w:r>
      <w:r w:rsidRPr="00C63571">
        <w:rPr>
          <w:rtl/>
        </w:rPr>
        <w:t xml:space="preserve"> דשחיט</w:t>
      </w:r>
      <w:r>
        <w:rPr>
          <w:rtl/>
        </w:rPr>
        <w:t>ה שאינה ראויה</w:t>
      </w:r>
      <w:r w:rsidRPr="00C63571">
        <w:rPr>
          <w:rtl/>
        </w:rPr>
        <w:t xml:space="preserve"> לא שמה שחיטה קמא מיקטל קטליה, שני מתקבל בפנים הוא, כרת נמי ליחייב!</w:t>
      </w:r>
    </w:p>
    <w:p w14:paraId="43F70953" w14:textId="77777777" w:rsidR="0046556D" w:rsidRDefault="00BD6C4F" w:rsidP="00BD6C4F">
      <w:pPr>
        <w:rPr>
          <w:rtl/>
        </w:rPr>
      </w:pPr>
      <w:r w:rsidRPr="00C63571">
        <w:rPr>
          <w:rtl/>
        </w:rPr>
        <w:t>חולין בפנים, שניהם פסולין, והשני סופג את הארבעים,</w:t>
      </w:r>
    </w:p>
    <w:p w14:paraId="772D8DF0" w14:textId="77777777" w:rsidR="0046556D" w:rsidRDefault="00BD6C4F" w:rsidP="00BD6C4F">
      <w:pPr>
        <w:rPr>
          <w:rtl/>
        </w:rPr>
      </w:pPr>
      <w:r>
        <w:rPr>
          <w:rStyle w:val="2fb"/>
          <w:rFonts w:hint="cs"/>
          <w:rtl/>
          <w:rPrChange w:id="12816" w:author="מנוע אמוראים" w:date="2026-10-05T16:40:54Z">
            <w:rPr>
              <w:rFonts w:hint="cs"/>
              <w:rtl/>
            </w:rPr>
          </w:rPrChange>
        </w:rPr>
        <w:t xml:space="preserve">לר</w:t>
      </w:r>
      <w:r>
        <w:rPr>
          <w:rStyle w:val="2fb"/>
          <w:rtl/>
          <w:rPrChange w:id="12817" w:author="מנוע אמוראים" w:date="2026-10-05T16:40:54Z">
            <w:rPr>
              <w:rtl/>
            </w:rPr>
          </w:rPrChange>
        </w:rPr>
        <w:t xml:space="preserve">"</w:t>
      </w:r>
      <w:r>
        <w:rPr>
          <w:rStyle w:val="2fb"/>
          <w:rFonts w:hint="cs"/>
          <w:rtl/>
          <w:rPrChange w:id="12818" w:author="מנוע אמוראים" w:date="2026-10-05T16:40:54Z">
            <w:rPr>
              <w:rFonts w:hint="cs"/>
              <w:rtl/>
            </w:rPr>
          </w:rPrChange>
        </w:rPr>
        <w:t xml:space="preserve">ש</w:t>
      </w:r>
      <w:r>
        <w:rPr>
          <w:rFonts w:hint="cs"/>
          <w:rtl/>
        </w:rPr>
        <w:t xml:space="preserve"> ד</w:t>
      </w:r>
      <w:r w:rsidRPr="00C63571">
        <w:rPr>
          <w:rtl/>
        </w:rPr>
        <w:t xml:space="preserve">לא שמה שחיטה, קמא - מיקטל קטליה, שני אמאי סופג את הארבעים? </w:t>
      </w:r>
    </w:p>
    <w:p w14:paraId="29AB39C2" w14:textId="77777777" w:rsidR="0046556D" w:rsidRDefault="00BD6C4F" w:rsidP="00BD6C4F">
      <w:pPr>
        <w:rPr>
          <w:rtl/>
        </w:rPr>
      </w:pPr>
      <w:r w:rsidRPr="00C63571">
        <w:rPr>
          <w:rtl/>
        </w:rPr>
        <w:t xml:space="preserve">קדשים בפנים, הראשון - כשר ופטור, והשני - סופג את הארבעי' ופסול, </w:t>
      </w:r>
    </w:p>
    <w:p w14:paraId="28D38DD6" w14:textId="77777777" w:rsidR="0046556D" w:rsidRDefault="00BD6C4F" w:rsidP="00BD6C4F">
      <w:pPr>
        <w:rPr>
          <w:rtl/>
        </w:rPr>
      </w:pPr>
      <w:r>
        <w:rPr>
          <w:rStyle w:val="2fb"/>
          <w:rFonts w:hint="cs"/>
          <w:rtl/>
          <w:rPrChange w:id="12819" w:author="מנוע אמוראים" w:date="2026-10-05T16:40:54Z">
            <w:rPr>
              <w:rFonts w:hint="cs"/>
              <w:rtl/>
            </w:rPr>
          </w:rPrChange>
        </w:rPr>
        <w:t xml:space="preserve">לר</w:t>
      </w:r>
      <w:r>
        <w:rPr>
          <w:rStyle w:val="2fb"/>
          <w:rtl/>
          <w:rPrChange w:id="12820" w:author="מנוע אמוראים" w:date="2026-10-05T16:40:54Z">
            <w:rPr>
              <w:rtl/>
            </w:rPr>
          </w:rPrChange>
        </w:rPr>
        <w:t xml:space="preserve">"</w:t>
      </w:r>
      <w:r>
        <w:rPr>
          <w:rStyle w:val="2fb"/>
          <w:rFonts w:hint="cs"/>
          <w:rtl/>
          <w:rPrChange w:id="12821" w:author="מנוע אמוראים" w:date="2026-10-05T16:40:54Z">
            <w:rPr>
              <w:rFonts w:hint="cs"/>
              <w:rtl/>
            </w:rPr>
          </w:rPrChange>
        </w:rPr>
        <w:t xml:space="preserve">ש</w:t>
      </w:r>
      <w:r w:rsidRPr="00C63571">
        <w:rPr>
          <w:rtl/>
        </w:rPr>
        <w:t xml:space="preserve"> </w:t>
      </w:r>
      <w:r>
        <w:rPr>
          <w:rFonts w:hint="cs"/>
          <w:rtl/>
        </w:rPr>
        <w:t>ד</w:t>
      </w:r>
      <w:r w:rsidRPr="00C63571">
        <w:rPr>
          <w:rtl/>
        </w:rPr>
        <w:t xml:space="preserve">שחיטה שאינה ראויה - לא שמה שחיטה שחיטת קדשים נמי שחיטה שאינה ראויה היא, דכמה דלא זריק דם - לא מישתרי בשר, שני אמאי סופג את הארבעים ופסול? </w:t>
      </w:r>
    </w:p>
    <w:p w14:paraId="56F513B9" w14:textId="77777777" w:rsidR="0046556D" w:rsidRDefault="00BD6C4F" w:rsidP="00BD6C4F">
      <w:pPr>
        <w:rPr>
          <w:rtl/>
        </w:rPr>
      </w:pPr>
      <w:r w:rsidRPr="00BC449F">
        <w:rPr>
          <w:rtl/>
        </w:rPr>
        <w:t>אלא, שמע מינה דלא כרבי שמעון.</w:t>
      </w:r>
    </w:p>
    <w:p w14:paraId="130276E7" w14:textId="77777777" w:rsidR="0046556D" w:rsidRDefault="00BD6C4F" w:rsidP="00BD6C4F">
      <w:pPr>
        <w:rPr>
          <w:rtl/>
        </w:rPr>
      </w:pPr>
      <w:r>
        <w:rPr>
          <w:rFonts w:hint="cs"/>
          <w:rtl/>
        </w:rPr>
        <w:t>וקמ</w:t>
      </w:r>
      <w:r w:rsidR="00BF1CF6">
        <w:rPr>
          <w:rtl/>
        </w:rPr>
        <w:t>"</w:t>
      </w:r>
      <w:r>
        <w:rPr>
          <w:rFonts w:hint="cs"/>
          <w:rtl/>
        </w:rPr>
        <w:t xml:space="preserve">ל דאפי' </w:t>
      </w:r>
      <w:r w:rsidRPr="00C63571">
        <w:rPr>
          <w:rtl/>
        </w:rPr>
        <w:t xml:space="preserve">שחיטת קדשים </w:t>
      </w:r>
      <w:r>
        <w:rPr>
          <w:rFonts w:hint="cs"/>
          <w:rtl/>
        </w:rPr>
        <w:t>[ד</w:t>
      </w:r>
      <w:r>
        <w:rPr>
          <w:rtl/>
        </w:rPr>
        <w:t xml:space="preserve">אי נחר וזריק דם </w:t>
      </w:r>
      <w:r w:rsidRPr="00C63571">
        <w:rPr>
          <w:rtl/>
        </w:rPr>
        <w:t>לא מישתרי בשר, וכ</w:t>
      </w:r>
      <w:r>
        <w:rPr>
          <w:rFonts w:hint="cs"/>
          <w:rtl/>
        </w:rPr>
        <w:t>ש</w:t>
      </w:r>
      <w:r>
        <w:rPr>
          <w:rtl/>
        </w:rPr>
        <w:t>שחט</w:t>
      </w:r>
      <w:r w:rsidRPr="00C63571">
        <w:rPr>
          <w:rtl/>
        </w:rPr>
        <w:t xml:space="preserve"> מישתרי בשר</w:t>
      </w:r>
      <w:r>
        <w:rPr>
          <w:rFonts w:hint="cs"/>
          <w:rtl/>
        </w:rPr>
        <w:t>] אפי' זו אינה ראוייה</w:t>
      </w:r>
      <w:r w:rsidRPr="00C63571">
        <w:rPr>
          <w:rtl/>
        </w:rPr>
        <w:t>,</w:t>
      </w:r>
      <w:r>
        <w:rPr>
          <w:rtl/>
        </w:rPr>
        <w:t xml:space="preserve"> </w:t>
      </w:r>
    </w:p>
    <w:p w14:paraId="60983576" w14:textId="77777777" w:rsidR="0046556D" w:rsidRDefault="00BD6C4F" w:rsidP="00BD6C4F">
      <w:pPr>
        <w:rPr>
          <w:rtl/>
        </w:rPr>
      </w:pPr>
      <w:r>
        <w:rPr>
          <w:rFonts w:hint="cs"/>
          <w:rtl/>
        </w:rPr>
        <w:t xml:space="preserve">ולא לוקה משום לאו דמחוסר זמן </w:t>
      </w:r>
      <w:r w:rsidRPr="00C63571">
        <w:rPr>
          <w:rtl/>
        </w:rPr>
        <w:t xml:space="preserve">דתניא: מנין לכל הפסולין שבשור ושבשה שהוא בלא ירצה </w:t>
      </w:r>
    </w:p>
    <w:p w14:paraId="4A47DCE3" w14:textId="77777777" w:rsidR="0046556D" w:rsidRDefault="00BD6C4F" w:rsidP="00BD6C4F">
      <w:pPr>
        <w:rPr>
          <w:rtl/>
        </w:rPr>
      </w:pPr>
      <w:r w:rsidRPr="00C63571">
        <w:rPr>
          <w:rtl/>
        </w:rPr>
        <w:t xml:space="preserve">- </w:t>
      </w:r>
      <w:r>
        <w:rPr>
          <w:rtl/>
        </w:rPr>
        <w:t xml:space="preserve">ת"ל: </w:t>
      </w:r>
      <w:r w:rsidRPr="00A71A5E">
        <w:rPr>
          <w:rStyle w:val="afffff0"/>
          <w:rtl/>
        </w:rPr>
        <w:t xml:space="preserve"> </w:t>
      </w:r>
      <w:r w:rsidRPr="00A71A5E">
        <w:rPr>
          <w:rStyle w:val="afffff0"/>
          <w:rFonts w:hint="cs"/>
          <w:rtl/>
        </w:rPr>
        <w:t>'</w:t>
      </w:r>
      <w:r w:rsidRPr="00A71A5E">
        <w:rPr>
          <w:rStyle w:val="afffff0"/>
          <w:rtl/>
        </w:rPr>
        <w:t xml:space="preserve">ושור ושה שרוע וקלוט וגו' </w:t>
      </w:r>
      <w:r w:rsidRPr="00C63571">
        <w:rPr>
          <w:rtl/>
        </w:rPr>
        <w:t>- לימד על הפסולין שבשור ושבשה שהוא בלא ירצה!</w:t>
      </w:r>
    </w:p>
    <w:p w14:paraId="41F1D552" w14:textId="77777777" w:rsidR="0046556D" w:rsidRDefault="00BD6C4F" w:rsidP="00BD6C4F">
      <w:pPr>
        <w:rPr>
          <w:rtl/>
        </w:rPr>
      </w:pPr>
      <w:r>
        <w:rPr>
          <w:rFonts w:hint="cs"/>
          <w:rtl/>
        </w:rPr>
        <w:t>דכי</w:t>
      </w:r>
      <w:r>
        <w:rPr>
          <w:rtl/>
        </w:rPr>
        <w:t xml:space="preserve"> </w:t>
      </w:r>
      <w:r w:rsidRPr="00C63571">
        <w:rPr>
          <w:rtl/>
        </w:rPr>
        <w:t>חשיב - לאוי דאותו ואת בנו, לאוי נוכראי - לא</w:t>
      </w:r>
      <w:r w:rsidR="00767C59">
        <w:rPr>
          <w:rtl/>
        </w:rPr>
        <w:t xml:space="preserve"> </w:t>
      </w:r>
      <w:r w:rsidRPr="00C63571">
        <w:rPr>
          <w:rtl/>
        </w:rPr>
        <w:t>חשיב.</w:t>
      </w:r>
    </w:p>
    <w:p w14:paraId="759170FE" w14:textId="77777777" w:rsidR="0046556D" w:rsidRDefault="00BD6C4F" w:rsidP="00BD6C4F">
      <w:pPr>
        <w:rPr>
          <w:rtl/>
        </w:rPr>
      </w:pPr>
      <w:r>
        <w:rPr>
          <w:rFonts w:hint="cs"/>
          <w:rtl/>
        </w:rPr>
        <w:t>והך ד</w:t>
      </w:r>
      <w:r w:rsidRPr="00C63571">
        <w:rPr>
          <w:rtl/>
        </w:rPr>
        <w:t>קדשי</w:t>
      </w:r>
      <w:r>
        <w:rPr>
          <w:rtl/>
        </w:rPr>
        <w:t>ם בחוץ, דלאוי נוכראי נינהו, ו</w:t>
      </w:r>
      <w:r w:rsidRPr="00C63571">
        <w:rPr>
          <w:rtl/>
        </w:rPr>
        <w:t>חש</w:t>
      </w:r>
      <w:r>
        <w:rPr>
          <w:rtl/>
        </w:rPr>
        <w:t xml:space="preserve">יב, דקתני: קדשים בחוץ, הראשון </w:t>
      </w:r>
      <w:r w:rsidRPr="00C63571">
        <w:rPr>
          <w:rtl/>
        </w:rPr>
        <w:t xml:space="preserve">חייב כרת, ושניהם סופגין את הארבעים, </w:t>
      </w:r>
      <w:r>
        <w:rPr>
          <w:rFonts w:hint="cs"/>
          <w:rtl/>
        </w:rPr>
        <w:t xml:space="preserve"> </w:t>
      </w:r>
    </w:p>
    <w:p w14:paraId="67A8C80B" w14:textId="77777777" w:rsidR="0046556D" w:rsidRDefault="00BD6C4F" w:rsidP="00BD6C4F">
      <w:pPr>
        <w:ind w:hanging="29"/>
        <w:rPr>
          <w:rtl/>
        </w:rPr>
      </w:pPr>
      <w:r w:rsidRPr="00C63571">
        <w:rPr>
          <w:rtl/>
        </w:rPr>
        <w:t xml:space="preserve">שני - משום לאו דאותו ואת בנו, </w:t>
      </w:r>
    </w:p>
    <w:p w14:paraId="510F2CEE" w14:textId="77777777" w:rsidR="0046556D" w:rsidRDefault="00BD6C4F" w:rsidP="00BD6C4F">
      <w:pPr>
        <w:ind w:hanging="29"/>
        <w:rPr>
          <w:rtl/>
        </w:rPr>
      </w:pPr>
      <w:r w:rsidRPr="00C63571">
        <w:rPr>
          <w:rtl/>
        </w:rPr>
        <w:t xml:space="preserve">ראשון סופג </w:t>
      </w:r>
      <w:r>
        <w:rPr>
          <w:rFonts w:hint="cs"/>
          <w:rtl/>
        </w:rPr>
        <w:t>ד</w:t>
      </w:r>
      <w:r w:rsidRPr="00C63571">
        <w:rPr>
          <w:rtl/>
        </w:rPr>
        <w:t>כל</w:t>
      </w:r>
      <w:r>
        <w:rPr>
          <w:rtl/>
        </w:rPr>
        <w:t xml:space="preserve"> היכא דליכא לאו דאותו ואת בנו </w:t>
      </w:r>
      <w:r w:rsidRPr="00C63571">
        <w:rPr>
          <w:rtl/>
        </w:rPr>
        <w:t>חשיב לאוי נוכראי, וכל היכא דאיכא לאו דאותו ואת בנו - לא חשיב לאוי נוכראי.</w:t>
      </w:r>
    </w:p>
    <w:p w14:paraId="4E3B859F" w14:textId="77777777" w:rsidR="00BD6C4F" w:rsidRDefault="00BD6C4F" w:rsidP="00F07436">
      <w:pPr>
        <w:pStyle w:val="afff3"/>
        <w:framePr w:wrap="around"/>
        <w:rPr>
          <w:rtl/>
        </w:rPr>
      </w:pPr>
      <w:r>
        <w:rPr>
          <w:rFonts w:hint="cs"/>
          <w:rtl/>
        </w:rPr>
        <w:t>פא.</w:t>
      </w:r>
    </w:p>
    <w:p w14:paraId="5C81F276" w14:textId="77777777" w:rsidR="0046556D" w:rsidRDefault="000828F8" w:rsidP="00C62948">
      <w:pPr>
        <w:pStyle w:val="affffb"/>
        <w:rPr>
          <w:rtl/>
        </w:rPr>
      </w:pPr>
      <w:r>
        <w:rPr>
          <w:rtl/>
        </w:rPr>
        <w:t xml:space="preserve">- </w:t>
      </w:r>
      <w:r w:rsidR="00BD6C4F">
        <w:rPr>
          <w:rFonts w:hint="cs"/>
          <w:rtl/>
        </w:rPr>
        <w:t>ר'ז</w:t>
      </w:r>
      <w:r w:rsidR="00BD6C4F" w:rsidRPr="00C63571">
        <w:rPr>
          <w:rtl/>
        </w:rPr>
        <w:t xml:space="preserve">: הנח למחוסר זמן, דהכתוב נתקו לעשה, </w:t>
      </w:r>
      <w:r w:rsidR="00BD6C4F" w:rsidRPr="0046594B">
        <w:rPr>
          <w:rStyle w:val="afffff0"/>
          <w:rFonts w:hint="cs"/>
          <w:rtl/>
        </w:rPr>
        <w:t>ד'</w:t>
      </w:r>
      <w:r w:rsidR="00BD6C4F" w:rsidRPr="0046594B">
        <w:rPr>
          <w:rStyle w:val="afffff0"/>
          <w:rtl/>
        </w:rPr>
        <w:t>מיום השמיני והלאה ירצה</w:t>
      </w:r>
      <w:r w:rsidR="00BD6C4F" w:rsidRPr="0046594B">
        <w:rPr>
          <w:rStyle w:val="afffff0"/>
          <w:rFonts w:hint="cs"/>
          <w:rtl/>
        </w:rPr>
        <w:t>'</w:t>
      </w:r>
      <w:r w:rsidR="00BD6C4F" w:rsidRPr="0046594B">
        <w:rPr>
          <w:rStyle w:val="afffff0"/>
          <w:rtl/>
        </w:rPr>
        <w:t>,</w:t>
      </w:r>
      <w:r w:rsidR="00BD6C4F" w:rsidRPr="00C63571">
        <w:rPr>
          <w:rtl/>
        </w:rPr>
        <w:t xml:space="preserve"> מיום השמיני - אין, מעיקרא - לא, לאו הבא מכלל עשה - עשה.</w:t>
      </w:r>
    </w:p>
    <w:p w14:paraId="003F8092" w14:textId="77777777" w:rsidR="0046556D" w:rsidRDefault="00BD6C4F" w:rsidP="00BD6C4F">
      <w:pPr>
        <w:rPr>
          <w:rtl/>
        </w:rPr>
      </w:pPr>
      <w:r>
        <w:rPr>
          <w:rtl/>
        </w:rPr>
        <w:t>וה</w:t>
      </w:r>
      <w:r>
        <w:rPr>
          <w:rFonts w:hint="cs"/>
          <w:rtl/>
        </w:rPr>
        <w:t xml:space="preserve">ך דמיבעי </w:t>
      </w:r>
      <w:r>
        <w:rPr>
          <w:rStyle w:val="2fb"/>
          <w:rFonts w:hint="cs"/>
          <w:rtl/>
          <w:rPrChange w:id="12822" w:author="מנוע אמוראים" w:date="2026-10-05T16:40:54Z">
            <w:rPr>
              <w:rFonts w:hint="cs"/>
              <w:rtl/>
            </w:rPr>
          </w:rPrChange>
        </w:rPr>
        <w:t xml:space="preserve">לכדר</w:t>
      </w:r>
      <w:r>
        <w:rPr>
          <w:rStyle w:val="2fb"/>
          <w:rtl/>
          <w:rPrChange w:id="12823" w:author="מנוע אמוראים" w:date="2026-10-05T16:40:54Z">
            <w:rPr>
              <w:rtl/>
            </w:rPr>
          </w:rPrChange>
        </w:rPr>
        <w:t xml:space="preserve">"</w:t>
      </w:r>
      <w:r>
        <w:rPr>
          <w:rStyle w:val="2fb"/>
          <w:rFonts w:hint="cs"/>
          <w:rtl/>
          <w:rPrChange w:id="12824" w:author="מנוע אמוראים" w:date="2026-10-05T16:40:54Z">
            <w:rPr>
              <w:rFonts w:hint="cs"/>
              <w:rtl/>
            </w:rPr>
          </w:rPrChange>
        </w:rPr>
        <w:t xml:space="preserve">א</w:t>
      </w:r>
      <w:r>
        <w:rPr>
          <w:rFonts w:hint="cs"/>
          <w:rtl/>
        </w:rPr>
        <w:t xml:space="preserve"> שהקשה </w:t>
      </w:r>
      <w:r w:rsidRPr="0046594B">
        <w:rPr>
          <w:rStyle w:val="afffff0"/>
          <w:rFonts w:hint="cs"/>
          <w:rtl/>
        </w:rPr>
        <w:t>ד'</w:t>
      </w:r>
      <w:r w:rsidRPr="0046594B">
        <w:rPr>
          <w:rStyle w:val="afffff0"/>
          <w:rtl/>
        </w:rPr>
        <w:t>והיה שבעת ימים תחת אמו</w:t>
      </w:r>
      <w:r w:rsidRPr="0046594B">
        <w:rPr>
          <w:rStyle w:val="afffff0"/>
          <w:rFonts w:hint="cs"/>
          <w:rtl/>
        </w:rPr>
        <w:t>'</w:t>
      </w:r>
      <w:r w:rsidRPr="0046594B">
        <w:rPr>
          <w:rStyle w:val="afffff0"/>
          <w:rtl/>
        </w:rPr>
        <w:t xml:space="preserve"> </w:t>
      </w:r>
      <w:r w:rsidRPr="00C63571">
        <w:rPr>
          <w:rtl/>
        </w:rPr>
        <w:t>- הא לילה חזי, וכתיב:</w:t>
      </w:r>
      <w:r w:rsidRPr="00A71A5E">
        <w:rPr>
          <w:rStyle w:val="afffff0"/>
          <w:rtl/>
        </w:rPr>
        <w:t xml:space="preserve"> </w:t>
      </w:r>
      <w:r w:rsidRPr="00A71A5E">
        <w:rPr>
          <w:rStyle w:val="afffff0"/>
          <w:rFonts w:hint="cs"/>
          <w:rtl/>
        </w:rPr>
        <w:t>'</w:t>
      </w:r>
      <w:r w:rsidRPr="00A71A5E">
        <w:rPr>
          <w:rStyle w:val="afffff0"/>
          <w:rtl/>
        </w:rPr>
        <w:t>מיום השמיני והלאה ירצה</w:t>
      </w:r>
      <w:r w:rsidRPr="00A71A5E">
        <w:rPr>
          <w:rStyle w:val="afffff0"/>
          <w:rFonts w:hint="cs"/>
          <w:rtl/>
        </w:rPr>
        <w:t>'</w:t>
      </w:r>
      <w:r w:rsidRPr="00A71A5E">
        <w:rPr>
          <w:rStyle w:val="afffff0"/>
          <w:rtl/>
        </w:rPr>
        <w:t>,</w:t>
      </w:r>
      <w:r w:rsidRPr="00C63571">
        <w:rPr>
          <w:rtl/>
        </w:rPr>
        <w:t xml:space="preserve"> לילה - לא, הא כיצד, לילה - לקדושה, יום - להרצאה!</w:t>
      </w:r>
    </w:p>
    <w:p w14:paraId="1F342381" w14:textId="77777777" w:rsidR="0046556D" w:rsidRDefault="00BD6C4F" w:rsidP="00BD6C4F">
      <w:pPr>
        <w:rPr>
          <w:rtl/>
        </w:rPr>
      </w:pPr>
      <w:r w:rsidRPr="00C63571">
        <w:rPr>
          <w:rtl/>
        </w:rPr>
        <w:t>כתיב קרא אחרינא:</w:t>
      </w:r>
      <w:r w:rsidRPr="00A71A5E">
        <w:rPr>
          <w:rStyle w:val="afffff0"/>
          <w:rtl/>
        </w:rPr>
        <w:t xml:space="preserve"> </w:t>
      </w:r>
      <w:r w:rsidRPr="00A71A5E">
        <w:rPr>
          <w:rStyle w:val="afffff0"/>
          <w:rFonts w:hint="cs"/>
          <w:rtl/>
        </w:rPr>
        <w:t>'</w:t>
      </w:r>
      <w:r w:rsidRPr="00A71A5E">
        <w:rPr>
          <w:rStyle w:val="afffff0"/>
          <w:rtl/>
        </w:rPr>
        <w:t>כן תעשה לשורך לצאנך</w:t>
      </w:r>
      <w:r w:rsidRPr="00A71A5E">
        <w:rPr>
          <w:rStyle w:val="afffff0"/>
          <w:rFonts w:hint="cs"/>
          <w:rtl/>
        </w:rPr>
        <w:t>'</w:t>
      </w:r>
      <w:r w:rsidRPr="00A71A5E">
        <w:rPr>
          <w:rStyle w:val="afffff0"/>
          <w:rtl/>
        </w:rPr>
        <w:t>.</w:t>
      </w:r>
    </w:p>
    <w:p w14:paraId="2E42C3C3" w14:textId="77777777" w:rsidR="0046556D" w:rsidRDefault="00BD6C4F" w:rsidP="00BD6C4F">
      <w:pPr>
        <w:rPr>
          <w:rtl/>
        </w:rPr>
      </w:pPr>
      <w:r w:rsidRPr="00C63571">
        <w:rPr>
          <w:rtl/>
        </w:rPr>
        <w:t>רב המנונא: אומר היה רבי שמעון, אין אותו ואת בנו נוהג בקדשים,</w:t>
      </w:r>
      <w:r>
        <w:rPr>
          <w:rFonts w:hint="cs"/>
          <w:rtl/>
        </w:rPr>
        <w:t xml:space="preserve"> כיון </w:t>
      </w:r>
      <w:r>
        <w:rPr>
          <w:rStyle w:val="2fb"/>
          <w:rFonts w:hint="cs"/>
          <w:rtl/>
          <w:rPrChange w:id="12825" w:author="מנוע אמוראים" w:date="2026-10-05T16:40:54Z">
            <w:rPr>
              <w:rFonts w:hint="cs"/>
              <w:rtl/>
            </w:rPr>
          </w:rPrChange>
        </w:rPr>
        <w:t xml:space="preserve">דאר</w:t>
      </w:r>
      <w:r>
        <w:rPr>
          <w:rStyle w:val="2fb"/>
          <w:rtl/>
          <w:rPrChange w:id="12826" w:author="מנוע אמוראים" w:date="2026-10-05T16:40:54Z">
            <w:rPr>
              <w:rtl/>
            </w:rPr>
          </w:rPrChange>
        </w:rPr>
        <w:t xml:space="preserve">"</w:t>
      </w:r>
      <w:r>
        <w:rPr>
          <w:rStyle w:val="2fb"/>
          <w:rFonts w:hint="cs"/>
          <w:rtl/>
          <w:rPrChange w:id="12827" w:author="מנוע אמוראים" w:date="2026-10-05T16:40:54Z">
            <w:rPr>
              <w:rFonts w:hint="cs"/>
              <w:rtl/>
            </w:rPr>
          </w:rPrChange>
        </w:rPr>
        <w:t xml:space="preserve">ש</w:t>
      </w:r>
      <w:r>
        <w:rPr>
          <w:rFonts w:hint="cs"/>
          <w:rtl/>
        </w:rPr>
        <w:t xml:space="preserve"> </w:t>
      </w:r>
      <w:r w:rsidRPr="00C63571">
        <w:rPr>
          <w:rtl/>
        </w:rPr>
        <w:t>שחיטה שאינה ראויה לא שמה שחיטה, שחיטת קדשים נמי שחיטה שאינה ראויה היא.</w:t>
      </w:r>
    </w:p>
    <w:p w14:paraId="525CE508" w14:textId="77777777" w:rsidR="0046556D" w:rsidRDefault="00BD6C4F" w:rsidP="00BD6C4F">
      <w:pPr>
        <w:rPr>
          <w:rtl/>
        </w:rPr>
      </w:pPr>
      <w:r w:rsidRPr="005061BA">
        <w:rPr>
          <w:b/>
          <w:bCs/>
          <w:rtl/>
        </w:rPr>
        <w:t>מתיב רבא</w:t>
      </w:r>
      <w:r w:rsidRPr="00C63571">
        <w:rPr>
          <w:rtl/>
        </w:rPr>
        <w:t>:</w:t>
      </w:r>
      <w:r w:rsidRPr="00A71A5E">
        <w:rPr>
          <w:rStyle w:val="afffff0"/>
          <w:rtl/>
        </w:rPr>
        <w:t xml:space="preserve"> </w:t>
      </w:r>
      <w:r w:rsidRPr="00A71A5E">
        <w:rPr>
          <w:rStyle w:val="afffff0"/>
          <w:rFonts w:hint="cs"/>
          <w:rtl/>
        </w:rPr>
        <w:t>'</w:t>
      </w:r>
      <w:r w:rsidRPr="00A71A5E">
        <w:rPr>
          <w:rStyle w:val="afffff0"/>
          <w:rtl/>
        </w:rPr>
        <w:t>אותו ואת בנו</w:t>
      </w:r>
      <w:r w:rsidRPr="00A71A5E">
        <w:rPr>
          <w:rStyle w:val="afffff0"/>
          <w:rFonts w:hint="cs"/>
          <w:rtl/>
        </w:rPr>
        <w:t>'</w:t>
      </w:r>
      <w:r w:rsidRPr="00A71A5E">
        <w:rPr>
          <w:rStyle w:val="afffff0"/>
          <w:rtl/>
        </w:rPr>
        <w:t xml:space="preserve"> </w:t>
      </w:r>
      <w:r w:rsidRPr="00C63571">
        <w:rPr>
          <w:rtl/>
        </w:rPr>
        <w:t xml:space="preserve">קדשים בחוץ, </w:t>
      </w:r>
    </w:p>
    <w:p w14:paraId="50CB51E6" w14:textId="0DC48D62" w:rsidR="0046556D" w:rsidRDefault="00BD6C4F" w:rsidP="00BD6C4F">
      <w:pPr>
        <w:rPr>
          <w:rtl/>
        </w:rPr>
      </w:pPr>
      <w:r>
        <w:rPr>
          <w:rStyle w:val="2fb"/>
          <w:rtl/>
          <w:rPrChange w:id="12828" w:author="מנוע אמוראים" w:date="2026-10-05T16:40:54Z">
            <w:rPr>
              <w:rtl/>
            </w:rPr>
          </w:rPrChange>
        </w:rPr>
        <w:t xml:space="preserve">ר</w:t>
      </w:r>
      <w:r>
        <w:rPr>
          <w:rStyle w:val="2fb"/>
          <w:rtl/>
          <w:rPrChange w:id="12829" w:author="מנוע אמוראים" w:date="2026-10-05T16:40:54Z">
            <w:rPr>
              <w:rtl/>
            </w:rPr>
          </w:rPrChange>
        </w:rPr>
        <w:t xml:space="preserve">"</w:t>
      </w:r>
      <w:r>
        <w:rPr>
          <w:rStyle w:val="2fb"/>
          <w:rFonts w:hint="cs"/>
          <w:rtl/>
          <w:rPrChange w:id="12830" w:author="מנוע אמוראים" w:date="2026-10-05T16:40:54Z">
            <w:rPr>
              <w:rFonts w:hint="cs"/>
              <w:rtl/>
            </w:rPr>
          </w:rPrChange>
        </w:rPr>
        <w:t xml:space="preserve">ש</w:t>
      </w:r>
      <w:r w:rsidRPr="00C63571">
        <w:rPr>
          <w:rtl/>
        </w:rPr>
        <w:t xml:space="preserve"> אומר שני בלא תעשה, שהיה אומר, כל הראוי</w:t>
      </w:r>
      <w:r>
        <w:rPr>
          <w:rtl/>
        </w:rPr>
        <w:t xml:space="preserve"> לבא לאחר זמן - הרי הוא בל</w:t>
      </w:r>
      <w:r w:rsidR="00BF1CF6">
        <w:rPr>
          <w:rtl/>
        </w:rPr>
        <w:t>"</w:t>
      </w:r>
      <w:r>
        <w:rPr>
          <w:rFonts w:hint="cs"/>
          <w:rtl/>
        </w:rPr>
        <w:t>ת</w:t>
      </w:r>
      <w:r w:rsidRPr="00C63571">
        <w:rPr>
          <w:rtl/>
        </w:rPr>
        <w:t>, ואין בו כרת;</w:t>
      </w:r>
    </w:p>
    <w:p w14:paraId="2311D746" w14:textId="4870999B" w:rsidR="0046556D" w:rsidRDefault="00BD6C4F" w:rsidP="00BD6C4F">
      <w:pPr>
        <w:rPr>
          <w:rtl/>
        </w:rPr>
      </w:pPr>
      <w:r w:rsidRPr="00C63571">
        <w:rPr>
          <w:rtl/>
        </w:rPr>
        <w:t>וחכמים אומרים כל שאין בו כרת אינו בלא תעשה;</w:t>
      </w:r>
    </w:p>
    <w:p w14:paraId="7E7C4F6C" w14:textId="77777777" w:rsidR="0046556D" w:rsidRDefault="00BD6C4F" w:rsidP="00BD6C4F">
      <w:pPr>
        <w:rPr>
          <w:rtl/>
        </w:rPr>
      </w:pPr>
      <w:r>
        <w:rPr>
          <w:rtl/>
        </w:rPr>
        <w:t>וקשיא</w:t>
      </w:r>
      <w:r w:rsidRPr="00C63571">
        <w:rPr>
          <w:rtl/>
        </w:rPr>
        <w:t>: קדשים בחוץ שני בלא תעשה? קמא - מיקטל קטל, שני - מקבל בפנים הוא, כרת נמי ליחייב!</w:t>
      </w:r>
    </w:p>
    <w:p w14:paraId="01FFEEE1" w14:textId="77777777" w:rsidR="0046556D" w:rsidRDefault="00BD6C4F" w:rsidP="00BD6C4F">
      <w:pPr>
        <w:rPr>
          <w:rtl/>
        </w:rPr>
      </w:pPr>
      <w:r w:rsidRPr="005061BA">
        <w:rPr>
          <w:b/>
          <w:bCs/>
          <w:rtl/>
        </w:rPr>
        <w:lastRenderedPageBreak/>
        <w:t>ואמר רבא:</w:t>
      </w:r>
      <w:r w:rsidRPr="00C63571">
        <w:rPr>
          <w:rtl/>
        </w:rPr>
        <w:t xml:space="preserve"> ה</w:t>
      </w:r>
      <w:r w:rsidR="00BF1CF6">
        <w:rPr>
          <w:rtl/>
        </w:rPr>
        <w:t>"</w:t>
      </w:r>
      <w:r>
        <w:rPr>
          <w:rFonts w:hint="cs"/>
          <w:rtl/>
        </w:rPr>
        <w:t>ק</w:t>
      </w:r>
      <w:r w:rsidRPr="00C63571">
        <w:rPr>
          <w:rtl/>
        </w:rPr>
        <w:t>, קד</w:t>
      </w:r>
      <w:r>
        <w:rPr>
          <w:rtl/>
        </w:rPr>
        <w:t>שים, שניהם בחוץ, לרבנן</w:t>
      </w:r>
      <w:r>
        <w:rPr>
          <w:rFonts w:hint="cs"/>
          <w:rtl/>
        </w:rPr>
        <w:t>:</w:t>
      </w:r>
      <w:r>
        <w:rPr>
          <w:rtl/>
        </w:rPr>
        <w:t xml:space="preserve"> ראשון ענוש כרת, שני </w:t>
      </w:r>
      <w:r w:rsidRPr="00C63571">
        <w:rPr>
          <w:rtl/>
        </w:rPr>
        <w:t xml:space="preserve">פסול ופטור מלאו דשחוטי חוץ, </w:t>
      </w:r>
    </w:p>
    <w:p w14:paraId="527BDEF7" w14:textId="22C1A135" w:rsidR="0046556D" w:rsidRDefault="00BD6C4F" w:rsidP="00BD6C4F">
      <w:pPr>
        <w:rPr>
          <w:rtl/>
        </w:rPr>
      </w:pPr>
      <w:r>
        <w:rPr>
          <w:rFonts w:hint="cs"/>
          <w:rtl/>
        </w:rPr>
        <w:t xml:space="preserve">    </w:t>
      </w:r>
      <w:r w:rsidRPr="00C63571">
        <w:rPr>
          <w:rtl/>
        </w:rPr>
        <w:t>לרבי שמעון</w:t>
      </w:r>
      <w:r>
        <w:rPr>
          <w:rFonts w:hint="cs"/>
          <w:rtl/>
        </w:rPr>
        <w:t>:</w:t>
      </w:r>
      <w:r w:rsidRPr="00C63571">
        <w:rPr>
          <w:rtl/>
        </w:rPr>
        <w:t xml:space="preserve"> - שניהם ענושים כרת;</w:t>
      </w:r>
    </w:p>
    <w:p w14:paraId="75259088" w14:textId="77777777" w:rsidR="0046556D" w:rsidRDefault="00BD6C4F" w:rsidP="00BD6C4F">
      <w:pPr>
        <w:rPr>
          <w:rtl/>
        </w:rPr>
      </w:pPr>
      <w:r w:rsidRPr="00C63571">
        <w:rPr>
          <w:rtl/>
        </w:rPr>
        <w:t xml:space="preserve">אחד </w:t>
      </w:r>
      <w:r>
        <w:rPr>
          <w:rtl/>
        </w:rPr>
        <w:t xml:space="preserve">בחוץ ואחד בפנים, לרבנן, ראשון ענוש כרת, שני </w:t>
      </w:r>
      <w:r>
        <w:rPr>
          <w:rtl/>
        </w:rPr>
        <w:t xml:space="preserve">פסול ופטור, </w:t>
      </w:r>
      <w:r>
        <w:rPr>
          <w:rStyle w:val="2fb"/>
          <w:rtl/>
          <w:rPrChange w:id="12831" w:author="מנוע אמוראים" w:date="2026-10-05T16:40:54Z">
            <w:rPr>
              <w:rtl/>
            </w:rPr>
          </w:rPrChange>
        </w:rPr>
        <w:t xml:space="preserve">לר</w:t>
      </w:r>
      <w:r>
        <w:rPr>
          <w:rStyle w:val="2fb"/>
          <w:rtl/>
          <w:rPrChange w:id="12832" w:author="מנוע אמוראים" w:date="2026-10-05T16:40:54Z">
            <w:rPr>
              <w:rtl/>
            </w:rPr>
          </w:rPrChange>
        </w:rPr>
        <w:t xml:space="preserve">"</w:t>
      </w:r>
      <w:r>
        <w:rPr>
          <w:rStyle w:val="2fb"/>
          <w:rFonts w:hint="cs"/>
          <w:rtl/>
          <w:rPrChange w:id="12833" w:author="מנוע אמוראים" w:date="2026-10-05T16:40:54Z">
            <w:rPr>
              <w:rFonts w:hint="cs"/>
              <w:rtl/>
            </w:rPr>
          </w:rPrChange>
        </w:rPr>
        <w:t xml:space="preserve">ש</w:t>
      </w:r>
      <w:r w:rsidRPr="00C63571">
        <w:rPr>
          <w:rtl/>
        </w:rPr>
        <w:t xml:space="preserve"> - שני כשר;</w:t>
      </w:r>
    </w:p>
    <w:p w14:paraId="3D26AA57" w14:textId="77777777" w:rsidR="0046556D" w:rsidRDefault="00BD6C4F" w:rsidP="00BD6C4F">
      <w:pPr>
        <w:rPr>
          <w:rtl/>
        </w:rPr>
      </w:pPr>
      <w:r w:rsidRPr="00C63571">
        <w:rPr>
          <w:rtl/>
        </w:rPr>
        <w:t xml:space="preserve">אחד </w:t>
      </w:r>
      <w:r>
        <w:rPr>
          <w:rtl/>
        </w:rPr>
        <w:t xml:space="preserve">בפנים ואחד בחוץ, לרבנן, ראשון </w:t>
      </w:r>
      <w:r w:rsidRPr="00C63571">
        <w:rPr>
          <w:rtl/>
        </w:rPr>
        <w:t>כשר ופטור, שני - פסול ופטור, לרבי שמעון - שני בלא תעשה.</w:t>
      </w:r>
    </w:p>
    <w:p w14:paraId="0F61AC0B" w14:textId="77777777" w:rsidR="0046556D" w:rsidRDefault="00BD6C4F" w:rsidP="00BD6C4F">
      <w:pPr>
        <w:rPr>
          <w:rtl/>
        </w:rPr>
      </w:pPr>
      <w:r>
        <w:rPr>
          <w:rtl/>
        </w:rPr>
        <w:t xml:space="preserve">ואי </w:t>
      </w:r>
      <w:r>
        <w:rPr>
          <w:rFonts w:hint="cs"/>
          <w:rtl/>
        </w:rPr>
        <w:t>ס</w:t>
      </w:r>
      <w:r w:rsidR="00BF1CF6">
        <w:rPr>
          <w:rtl/>
        </w:rPr>
        <w:t>"</w:t>
      </w:r>
      <w:r>
        <w:rPr>
          <w:rFonts w:hint="cs"/>
          <w:rtl/>
        </w:rPr>
        <w:t>ד</w:t>
      </w:r>
      <w:r w:rsidRPr="00C63571">
        <w:rPr>
          <w:rtl/>
        </w:rPr>
        <w:t>: אין אותו ואת בנו נוהג בקדשים, שני אמאי בלא תעשה ותו לא? כרת נמי ליחייב!</w:t>
      </w:r>
    </w:p>
    <w:p w14:paraId="3111CCB5" w14:textId="77777777" w:rsidR="0046556D" w:rsidRDefault="00BD6C4F" w:rsidP="00BD6C4F">
      <w:pPr>
        <w:rPr>
          <w:rtl/>
        </w:rPr>
      </w:pPr>
      <w:r w:rsidRPr="005061BA">
        <w:rPr>
          <w:b/>
          <w:bCs/>
          <w:rtl/>
        </w:rPr>
        <w:t>אלא אמר רבא</w:t>
      </w:r>
      <w:r w:rsidRPr="00C63571">
        <w:rPr>
          <w:rtl/>
        </w:rPr>
        <w:t>, ה</w:t>
      </w:r>
      <w:r w:rsidR="00BF1CF6">
        <w:rPr>
          <w:rtl/>
        </w:rPr>
        <w:t>"</w:t>
      </w:r>
      <w:r>
        <w:rPr>
          <w:rFonts w:hint="cs"/>
          <w:rtl/>
        </w:rPr>
        <w:t xml:space="preserve">ק: </w:t>
      </w:r>
      <w:r w:rsidRPr="00C63571">
        <w:rPr>
          <w:rtl/>
        </w:rPr>
        <w:t xml:space="preserve">אין מלקות אותו ואת בנו נוהג בקדשים, כיון, דכמה דלא זריק דם - לא מישתרי בשר, מעידנא דשחיט הואי התראת ספק, </w:t>
      </w:r>
      <w:r>
        <w:rPr>
          <w:rFonts w:hint="cs"/>
          <w:rtl/>
        </w:rPr>
        <w:t>ו</w:t>
      </w:r>
      <w:r w:rsidRPr="00C63571">
        <w:rPr>
          <w:rtl/>
        </w:rPr>
        <w:t>לא שמה התראה.</w:t>
      </w:r>
    </w:p>
    <w:p w14:paraId="12E703C3" w14:textId="7952362F" w:rsidR="0046556D" w:rsidRDefault="00BD6C4F" w:rsidP="00BD6C4F">
      <w:pPr>
        <w:rPr>
          <w:rtl/>
        </w:rPr>
      </w:pPr>
      <w:r w:rsidRPr="00C63571">
        <w:rPr>
          <w:rtl/>
        </w:rPr>
        <w:t>ואזדא רבא לטעמיה, דהיא חולין ובנה שלמים, שחט חולין ואח"כ שחט שלמים - פטור, שלמים ואח"כ חולין - חייב.</w:t>
      </w:r>
    </w:p>
    <w:p w14:paraId="438818AC" w14:textId="77777777" w:rsidR="00BD6C4F" w:rsidRDefault="00BD6C4F" w:rsidP="00F07436">
      <w:pPr>
        <w:pStyle w:val="afff3"/>
        <w:framePr w:wrap="around"/>
        <w:rPr>
          <w:rtl/>
        </w:rPr>
      </w:pPr>
      <w:r>
        <w:rPr>
          <w:rFonts w:hint="cs"/>
          <w:rtl/>
        </w:rPr>
        <w:t>פא:</w:t>
      </w:r>
    </w:p>
    <w:p w14:paraId="5727473D" w14:textId="77777777" w:rsidR="0046556D" w:rsidRDefault="00BD6C4F" w:rsidP="00BD6C4F">
      <w:pPr>
        <w:rPr>
          <w:rtl/>
        </w:rPr>
      </w:pPr>
      <w:r w:rsidRPr="005061BA">
        <w:rPr>
          <w:b/>
          <w:bCs/>
          <w:rtl/>
        </w:rPr>
        <w:t>ואמר רבא:</w:t>
      </w:r>
      <w:r w:rsidRPr="00C63571">
        <w:rPr>
          <w:rtl/>
        </w:rPr>
        <w:t xml:space="preserve"> היא חולין ובנה עולה, לא מיבעיא שחט חולין ואח"כ שחט עולה - דפטור,</w:t>
      </w:r>
    </w:p>
    <w:p w14:paraId="18E4D750" w14:textId="61F5914C" w:rsidR="0046556D" w:rsidRDefault="00BD6C4F" w:rsidP="00BD6C4F">
      <w:pPr>
        <w:rPr>
          <w:rtl/>
        </w:rPr>
      </w:pPr>
      <w:r w:rsidRPr="00C63571">
        <w:rPr>
          <w:rtl/>
        </w:rPr>
        <w:t>אלא, אפילו שחט עולה ואח"כ שחט חולין פטור, שחיטה קמייתא לאו שחיטה בת אכילה היא.</w:t>
      </w:r>
    </w:p>
    <w:p w14:paraId="1E24DDF9" w14:textId="77777777" w:rsidR="0046556D" w:rsidRDefault="00BD6C4F" w:rsidP="00BD6C4F">
      <w:pPr>
        <w:rPr>
          <w:rtl/>
        </w:rPr>
      </w:pPr>
      <w:r w:rsidRPr="00C63571">
        <w:rPr>
          <w:rtl/>
        </w:rPr>
        <w:t xml:space="preserve">ורבי יעקב </w:t>
      </w:r>
      <w:r>
        <w:rPr>
          <w:rStyle w:val="2fb"/>
          <w:rFonts w:hint="cs"/>
          <w:rtl/>
          <w:rPrChange w:id="12834" w:author="מנוע אמוראים" w:date="2026-10-05T16:40:54Z">
            <w:rPr>
              <w:rFonts w:hint="cs"/>
              <w:rtl/>
            </w:rPr>
          </w:rPrChange>
        </w:rPr>
        <w:t xml:space="preserve">מ</w:t>
      </w:r>
      <w:r>
        <w:rPr>
          <w:rStyle w:val="2fb"/>
          <w:rtl/>
          <w:rPrChange w:id="12835" w:author="מנוע אמוראים" w:date="2026-10-05T16:40:54Z">
            <w:rPr>
              <w:rtl/>
            </w:rPr>
          </w:rPrChange>
        </w:rPr>
        <w:t xml:space="preserve">רי"ו</w:t>
      </w:r>
      <w:r w:rsidRPr="00C63571">
        <w:rPr>
          <w:rtl/>
        </w:rPr>
        <w:t>: אכילת מזבח שמה אכילה;</w:t>
      </w:r>
    </w:p>
    <w:p w14:paraId="07645EFF" w14:textId="77777777" w:rsidR="0046556D" w:rsidRDefault="00BD6C4F" w:rsidP="00BD6C4F">
      <w:pPr>
        <w:rPr>
          <w:rtl/>
        </w:rPr>
      </w:pPr>
      <w:r w:rsidRPr="0046594B">
        <w:rPr>
          <w:rStyle w:val="afffff0"/>
          <w:rFonts w:hint="cs"/>
          <w:rtl/>
        </w:rPr>
        <w:t>ד'</w:t>
      </w:r>
      <w:r w:rsidRPr="0046594B">
        <w:rPr>
          <w:rStyle w:val="afffff0"/>
          <w:rtl/>
        </w:rPr>
        <w:t>ואם האכל יאכל מבשר זבח שלמיו</w:t>
      </w:r>
      <w:r w:rsidRPr="0046594B">
        <w:rPr>
          <w:rStyle w:val="afffff0"/>
          <w:rFonts w:hint="cs"/>
          <w:rtl/>
        </w:rPr>
        <w:t>'</w:t>
      </w:r>
      <w:r w:rsidRPr="0046594B">
        <w:rPr>
          <w:rStyle w:val="afffff0"/>
          <w:rtl/>
        </w:rPr>
        <w:t xml:space="preserve"> </w:t>
      </w:r>
      <w:r w:rsidRPr="00C63571">
        <w:rPr>
          <w:rtl/>
        </w:rPr>
        <w:t>בשתי אכילות הכתוב מדבר, אחד אכילת אדם ואחד אכילת מזבח.</w:t>
      </w:r>
    </w:p>
    <w:p w14:paraId="309CFF54"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34" w:author="קלוד" w:date="2026-10-06T10:08:36Z"/>
        </w:rPr>
      </w:pPr>
      <w:ins w:id="20133" w:author="קלוד" w:date="2026-10-06T10:08:36Z">
        <w:r>
          <w:t xml:space="preserve">משנה ג</w:t>
        </w:r>
      </w:ins>
    </w:p>
    <w:p w14:paraId="11FC172E" w14:textId="77777777" w:rsidR="00BD6C4F" w:rsidRPr="00C63571" w:rsidRDefault="00BD6C4F" w:rsidP="00BD6C4F">
      <w:pPr>
        <w:pStyle w:val="afff9"/>
        <w:rPr>
          <w:del w:id="20120" w:author="קלוד" w:date="2026-10-06T10:14:23Z"/>
          <w:rtl/>
        </w:rPr>
      </w:pPr>
      <w:ins w:id="9871" w:author="מספור קטעי משנה" w:date="2026-10-06T06:45:19Z">
        <w:del w:id="20118" w:author="קלוד" w:date="2026-10-06T10:14:23Z">
          <w:r>
            <w:rPr>
              <w:rStyle w:val="MisparKeta"/>
            </w:rPr>
            <w:delText xml:space="preserve">א. </w:delText>
          </w:r>
        </w:del>
      </w:ins>
      <w:del w:id="20119" w:author="קלוד" w:date="2026-10-06T10:14:23Z">
        <w:r w:rsidRPr="00C63571">
          <w:rPr>
            <w:rtl/>
          </w:rPr>
          <w:delText xml:space="preserve">מתני'.</w:delText>
        </w:r>
      </w:del>
    </w:p>
    <w:p w14:paraId="0F11F523" w14:textId="77777777" w:rsidR="00BD6C4F" w:rsidRPr="00C63571" w:rsidRDefault="00BD6C4F" w:rsidP="00BD6C4F">
      <w:pPr>
        <w:pStyle w:val="afff9"/>
        <w:spacing w:before="120"/>
        <w:rPr>
          <w:rtl/>
        </w:rPr>
        <w:pPrChange w:id="90044" w:author="קלוד" w:date="2026-10-08T12:08:16Z">
          <w:pPr>
            <w:pStyle w:val="afff9"/>
          </w:pPr>
        </w:pPrChange>
      </w:pPr>
      <w:r>
        <w:rPr>
          <w:rtl/>
        </w:rPr>
        <w:t xml:space="preserve">השוחט ונמצא טרפה, השוחט לעבודה זרה, והשוחט פרת חטאת, ושור הנסקל, ועגלה ערופה - </w:t>
      </w:r>
      <w:r>
        <w:rPr>
          <w:rStyle w:val="TanaimMishna"/>
          <w:rtl/>
          <w:rPrChange w:id="20016" w:author="קלוד" w:date="2026-10-06T10:08:36Z">
            <w:rPr>
              <w:rtl/>
            </w:rPr>
          </w:rPrChange>
        </w:rPr>
        <w:t xml:space="preserve">רבי שמעון</w:t>
      </w:r>
      <w:r>
        <w:rPr>
          <w:rtl/>
        </w:rPr>
        <w:t xml:space="preserve"> פוטר, ו</w:t>
      </w:r>
      <w:r>
        <w:rPr>
          <w:rStyle w:val="TanaimMishna"/>
          <w:rtl/>
          <w:rPrChange w:id="20015" w:author="קלוד" w:date="2026-10-06T10:08:36Z">
            <w:rPr>
              <w:rtl/>
            </w:rPr>
          </w:rPrChange>
        </w:rPr>
        <w:t xml:space="preserve">חכמים</w:t>
      </w:r>
      <w:r>
        <w:rPr>
          <w:rtl/>
        </w:rPr>
        <w:t xml:space="preserve"> מחייבין.</w:t>
      </w:r>
    </w:p>
    <w:p w14:paraId="3EF606BF" w14:textId="77777777" w:rsidR="00BD6C4F" w:rsidRPr="00C63571" w:rsidRDefault="00BD6C4F" w:rsidP="00BD6C4F">
      <w:pPr>
        <w:pStyle w:val="afff9"/>
        <w:rPr>
          <w:rtl/>
        </w:rPr>
      </w:pPr>
      <w:r w:rsidRPr="00C63571">
        <w:rPr>
          <w:rtl/>
        </w:rPr>
        <w:t>השוח</w:t>
      </w:r>
      <w:r>
        <w:rPr>
          <w:rtl/>
        </w:rPr>
        <w:t>ט ונתנבלה בידו, והנוחר, והמעקר</w:t>
      </w:r>
      <w:r w:rsidRPr="00C63571">
        <w:rPr>
          <w:rtl/>
        </w:rPr>
        <w:t xml:space="preserve"> פטור משום אותו ואת בנו.</w:t>
      </w:r>
    </w:p>
    <w:p w14:paraId="7F6DAEB7" w14:textId="77777777" w:rsidR="0046556D" w:rsidRDefault="00BD6C4F" w:rsidP="00BD6C4F">
      <w:pPr>
        <w:jc w:val="center"/>
        <w:rPr>
          <w:rtl/>
        </w:rPr>
      </w:pPr>
      <w:r>
        <w:rPr>
          <w:rFonts w:ascii="BA חניכי הישיבות" w:hAnsi="BA חניכי הישיבות" w:cs="BA חניכי הישיבות"/>
          <w:rtl/>
        </w:rPr>
        <w:t>׻</w:t>
      </w:r>
    </w:p>
    <w:p w14:paraId="2DD4A0D0" w14:textId="77777777" w:rsidR="0046556D" w:rsidRDefault="00BD6C4F" w:rsidP="00BD6C4F">
      <w:pPr>
        <w:rPr>
          <w:rtl/>
        </w:rPr>
      </w:pPr>
      <w:r w:rsidRPr="00C63571">
        <w:rPr>
          <w:rtl/>
        </w:rPr>
        <w:t xml:space="preserve">• </w:t>
      </w:r>
      <w:r>
        <w:rPr>
          <w:rStyle w:val="2fb"/>
          <w:rFonts w:hint="cs"/>
          <w:rtl/>
          <w:rPrChange w:id="12836" w:author="מנוע אמוראים" w:date="2026-10-05T16:40:54Z">
            <w:rPr>
              <w:rFonts w:hint="cs"/>
              <w:rtl/>
            </w:rPr>
          </w:rPrChange>
        </w:rPr>
        <w:t xml:space="preserve">ארשב</w:t>
      </w:r>
      <w:r>
        <w:rPr>
          <w:rStyle w:val="2fb"/>
          <w:rtl/>
          <w:rPrChange w:id="12837" w:author="מנוע אמוראים" w:date="2026-10-05T16:40:54Z">
            <w:rPr>
              <w:rtl/>
            </w:rPr>
          </w:rPrChange>
        </w:rPr>
        <w:t xml:space="preserve">"</w:t>
      </w:r>
      <w:r>
        <w:rPr>
          <w:rStyle w:val="2fb"/>
          <w:rFonts w:hint="cs"/>
          <w:rtl/>
          <w:rPrChange w:id="12838" w:author="מנוע אמוראים" w:date="2026-10-05T16:40:54Z">
            <w:rPr>
              <w:rFonts w:hint="cs"/>
              <w:rtl/>
            </w:rPr>
          </w:rPrChange>
        </w:rPr>
        <w:t xml:space="preserve">ל</w:t>
      </w:r>
      <w:r w:rsidRPr="00C63571">
        <w:rPr>
          <w:rtl/>
        </w:rPr>
        <w:t>: לא שנו אלא ששחט ראשון לעבודה זרה ושני לשלחנו,</w:t>
      </w:r>
    </w:p>
    <w:p w14:paraId="512A08A1" w14:textId="24D403ED" w:rsidR="0046556D" w:rsidRDefault="00BD6C4F" w:rsidP="00BD6C4F">
      <w:pPr>
        <w:rPr>
          <w:rtl/>
        </w:rPr>
      </w:pPr>
      <w:r>
        <w:rPr>
          <w:rFonts w:hint="cs"/>
          <w:rtl/>
        </w:rPr>
        <w:t xml:space="preserve"> </w:t>
      </w:r>
      <w:r w:rsidRPr="00C63571">
        <w:rPr>
          <w:rtl/>
        </w:rPr>
        <w:t>אבל ראשון לשלחנו ושני לעבודה זרה - פטור, דקם ליה בדרבה מיניה.</w:t>
      </w:r>
    </w:p>
    <w:p w14:paraId="5499E3C0" w14:textId="77777777" w:rsidR="0046556D" w:rsidRDefault="00BD6C4F" w:rsidP="00BD6C4F">
      <w:pPr>
        <w:rPr>
          <w:rtl/>
        </w:rPr>
      </w:pPr>
      <w:r w:rsidRPr="00C63571">
        <w:rPr>
          <w:rtl/>
        </w:rPr>
        <w:t xml:space="preserve">• א"ל </w:t>
      </w:r>
      <w:r>
        <w:rPr>
          <w:rStyle w:val="2fb"/>
          <w:rtl/>
          <w:rPrChange w:id="12839" w:author="מנוע אמוראים" w:date="2026-10-05T16:40:54Z">
            <w:rPr>
              <w:rtl/>
            </w:rPr>
          </w:rPrChange>
        </w:rPr>
        <w:t xml:space="preserve">רי"ו</w:t>
      </w:r>
      <w:r w:rsidRPr="00C63571">
        <w:rPr>
          <w:rtl/>
        </w:rPr>
        <w:t>: זו - אפילו תינוקות של בית רבן יודעין אותה!</w:t>
      </w:r>
    </w:p>
    <w:p w14:paraId="2EC31FBB" w14:textId="77777777" w:rsidR="0046556D" w:rsidRDefault="00BD6C4F" w:rsidP="00BD6C4F">
      <w:pPr>
        <w:rPr>
          <w:rtl/>
        </w:rPr>
      </w:pPr>
      <w:r w:rsidRPr="00C63571">
        <w:rPr>
          <w:rtl/>
        </w:rPr>
        <w:t>אלא, פעמים שאפילו שחט ראשון לשלחנו ושני לע</w:t>
      </w:r>
      <w:r w:rsidR="00BF1CF6">
        <w:rPr>
          <w:rtl/>
        </w:rPr>
        <w:t>"</w:t>
      </w:r>
      <w:r>
        <w:rPr>
          <w:rFonts w:hint="cs"/>
          <w:rtl/>
        </w:rPr>
        <w:t xml:space="preserve">ז </w:t>
      </w:r>
      <w:r w:rsidRPr="00C63571">
        <w:rPr>
          <w:rtl/>
        </w:rPr>
        <w:t xml:space="preserve">חייב, </w:t>
      </w:r>
    </w:p>
    <w:p w14:paraId="0EA520C1" w14:textId="74A7637A" w:rsidR="0046556D" w:rsidRDefault="00BD6C4F" w:rsidP="00BD6C4F">
      <w:pPr>
        <w:rPr>
          <w:rtl/>
        </w:rPr>
      </w:pPr>
      <w:r w:rsidRPr="00C63571">
        <w:rPr>
          <w:rtl/>
        </w:rPr>
        <w:t>כגון דאתרו ביה משום אותו ואת בנו, ולא אתרו בו משום עבודה זרה.</w:t>
      </w:r>
    </w:p>
    <w:p w14:paraId="6FE63B17" w14:textId="77777777" w:rsidR="0046556D" w:rsidRDefault="00BD6C4F" w:rsidP="00BD6C4F">
      <w:pPr>
        <w:rPr>
          <w:rtl/>
        </w:rPr>
      </w:pPr>
      <w:r w:rsidRPr="00C63571">
        <w:rPr>
          <w:rtl/>
        </w:rPr>
        <w:t xml:space="preserve">• </w:t>
      </w:r>
      <w:r>
        <w:rPr>
          <w:rStyle w:val="2fb"/>
          <w:rFonts w:hint="cs"/>
          <w:rtl/>
          <w:rPrChange w:id="12840" w:author="מנוע אמוראים" w:date="2026-10-05T16:40:54Z">
            <w:rPr>
              <w:rFonts w:hint="cs"/>
              <w:rtl/>
            </w:rPr>
          </w:rPrChange>
        </w:rPr>
        <w:t xml:space="preserve">ורשב</w:t>
      </w:r>
      <w:r>
        <w:rPr>
          <w:rStyle w:val="2fb"/>
          <w:rtl/>
          <w:rPrChange w:id="12841" w:author="מנוע אמוראים" w:date="2026-10-05T16:40:54Z">
            <w:rPr>
              <w:rtl/>
            </w:rPr>
          </w:rPrChange>
        </w:rPr>
        <w:t xml:space="preserve">"</w:t>
      </w:r>
      <w:r>
        <w:rPr>
          <w:rStyle w:val="2fb"/>
          <w:rFonts w:hint="cs"/>
          <w:rtl/>
          <w:rPrChange w:id="12842" w:author="מנוע אמוראים" w:date="2026-10-05T16:40:54Z">
            <w:rPr>
              <w:rFonts w:hint="cs"/>
              <w:rtl/>
            </w:rPr>
          </w:rPrChange>
        </w:rPr>
        <w:t xml:space="preserve">ל</w:t>
      </w:r>
      <w:r w:rsidRPr="00C63571">
        <w:rPr>
          <w:rtl/>
        </w:rPr>
        <w:t>: כיון דכ</w:t>
      </w:r>
      <w:r>
        <w:rPr>
          <w:rFonts w:hint="cs"/>
          <w:rtl/>
        </w:rPr>
        <w:t>ש</w:t>
      </w:r>
      <w:r>
        <w:rPr>
          <w:rtl/>
        </w:rPr>
        <w:t xml:space="preserve">אתרו ביה </w:t>
      </w:r>
      <w:r w:rsidRPr="00C63571">
        <w:rPr>
          <w:rtl/>
        </w:rPr>
        <w:t>פטור, כ</w:t>
      </w:r>
      <w:r>
        <w:rPr>
          <w:rFonts w:hint="cs"/>
          <w:rtl/>
        </w:rPr>
        <w:t>ש</w:t>
      </w:r>
      <w:r>
        <w:rPr>
          <w:rtl/>
        </w:rPr>
        <w:t>לא אתרו ביה</w:t>
      </w:r>
      <w:r w:rsidRPr="00C63571">
        <w:rPr>
          <w:rtl/>
        </w:rPr>
        <w:t xml:space="preserve"> נמי פטור.</w:t>
      </w:r>
    </w:p>
    <w:p w14:paraId="6E75DD49" w14:textId="77777777" w:rsidR="0046556D" w:rsidRDefault="00BD6C4F" w:rsidP="00BD6C4F">
      <w:pPr>
        <w:rPr>
          <w:rtl/>
        </w:rPr>
      </w:pPr>
      <w:r w:rsidRPr="00C63571">
        <w:rPr>
          <w:rtl/>
        </w:rPr>
        <w:t xml:space="preserve">ואזדו לטעמייהו, </w:t>
      </w:r>
      <w:r>
        <w:rPr>
          <w:rFonts w:hint="cs"/>
          <w:rtl/>
        </w:rPr>
        <w:t>דכשבא ר'</w:t>
      </w:r>
      <w:r w:rsidRPr="00C63571">
        <w:rPr>
          <w:rtl/>
        </w:rPr>
        <w:t xml:space="preserve"> דימי אמר: חייבי מיתות שוגגין, וחייבי מלקות שוגגין, ודבר אחר, </w:t>
      </w:r>
    </w:p>
    <w:p w14:paraId="3AB72425" w14:textId="77777777" w:rsidR="0046556D" w:rsidRDefault="00BD6C4F" w:rsidP="00BD6C4F">
      <w:pPr>
        <w:ind w:hanging="29"/>
        <w:rPr>
          <w:rtl/>
        </w:rPr>
      </w:pPr>
      <w:r>
        <w:rPr>
          <w:rStyle w:val="2fb"/>
          <w:rtl/>
          <w:rPrChange w:id="12843" w:author="מנוע אמוראים" w:date="2026-10-05T16:40:54Z">
            <w:rPr>
              <w:rtl/>
            </w:rPr>
          </w:rPrChange>
        </w:rPr>
        <w:t xml:space="preserve">רי"ו</w:t>
      </w:r>
      <w:r w:rsidRPr="00C63571">
        <w:rPr>
          <w:rtl/>
        </w:rPr>
        <w:t xml:space="preserve"> אומר חייב - דהא לא אתרו בו, </w:t>
      </w:r>
    </w:p>
    <w:p w14:paraId="1EF26534" w14:textId="77777777" w:rsidR="0046556D" w:rsidRDefault="00BD6C4F" w:rsidP="00BD6C4F">
      <w:pPr>
        <w:ind w:hanging="29"/>
        <w:rPr>
          <w:rtl/>
        </w:rPr>
      </w:pPr>
      <w:r w:rsidRPr="00C63571">
        <w:rPr>
          <w:rtl/>
        </w:rPr>
        <w:t>וריש לקיש אומר פטור - דכיון דכי אתרו ביה פטור, כי לא אתרו ביה - נמי פטור.</w:t>
      </w:r>
    </w:p>
    <w:p w14:paraId="5421337D" w14:textId="77777777" w:rsidR="0046556D" w:rsidRDefault="00BD6C4F" w:rsidP="00BD6C4F">
      <w:pPr>
        <w:rPr>
          <w:rtl/>
        </w:rPr>
      </w:pPr>
      <w:r w:rsidRPr="00AD1440">
        <w:rPr>
          <w:b/>
          <w:bCs/>
          <w:rtl/>
        </w:rPr>
        <w:t>וצריכא</w:t>
      </w:r>
      <w:r w:rsidRPr="00C63571">
        <w:rPr>
          <w:rtl/>
        </w:rPr>
        <w:t xml:space="preserve">, </w:t>
      </w:r>
      <w:r>
        <w:rPr>
          <w:rFonts w:hint="cs"/>
          <w:rtl/>
        </w:rPr>
        <w:t xml:space="preserve">בהא דלא לימא </w:t>
      </w:r>
      <w:r>
        <w:rPr>
          <w:rStyle w:val="2fb"/>
          <w:rFonts w:hint="cs"/>
          <w:rtl/>
          <w:rPrChange w:id="12844" w:author="מנוע אמוראים" w:date="2026-10-05T16:40:54Z">
            <w:rPr>
              <w:rFonts w:hint="cs"/>
              <w:rtl/>
            </w:rPr>
          </w:rPrChange>
        </w:rPr>
        <w:t xml:space="preserve">דרשב</w:t>
      </w:r>
      <w:r>
        <w:rPr>
          <w:rStyle w:val="2fb"/>
          <w:rtl/>
          <w:rPrChange w:id="12845" w:author="מנוע אמוראים" w:date="2026-10-05T16:40:54Z">
            <w:rPr>
              <w:rtl/>
            </w:rPr>
          </w:rPrChange>
        </w:rPr>
        <w:t xml:space="preserve">"</w:t>
      </w:r>
      <w:r>
        <w:rPr>
          <w:rStyle w:val="2fb"/>
          <w:rFonts w:hint="cs"/>
          <w:rtl/>
          <w:rPrChange w:id="12846" w:author="מנוע אמוראים" w:date="2026-10-05T16:40:54Z">
            <w:rPr>
              <w:rFonts w:hint="cs"/>
              <w:rtl/>
            </w:rPr>
          </w:rPrChange>
        </w:rPr>
        <w:t xml:space="preserve">ל</w:t>
      </w:r>
      <w:r>
        <w:rPr>
          <w:rFonts w:hint="cs"/>
          <w:rtl/>
        </w:rPr>
        <w:t xml:space="preserve"> מודה</w:t>
      </w:r>
      <w:r>
        <w:rPr>
          <w:rtl/>
        </w:rPr>
        <w:t xml:space="preserve"> </w:t>
      </w:r>
      <w:r>
        <w:rPr>
          <w:rStyle w:val="2fb"/>
          <w:rtl/>
          <w:rPrChange w:id="12847" w:author="מנוע אמוראים" w:date="2026-10-05T16:40:54Z">
            <w:rPr>
              <w:rtl/>
            </w:rPr>
          </w:rPrChange>
        </w:rPr>
        <w:t xml:space="preserve">ל</w:t>
      </w:r>
      <w:r>
        <w:rPr>
          <w:rStyle w:val="2fb"/>
          <w:rtl/>
          <w:rPrChange w:id="12848" w:author="מנוע אמוראים" w:date="2026-10-05T16:40:54Z">
            <w:rPr>
              <w:rtl/>
            </w:rPr>
          </w:rPrChange>
        </w:rPr>
        <w:t xml:space="preserve">רי"ו</w:t>
      </w:r>
      <w:r w:rsidRPr="00C63571">
        <w:rPr>
          <w:rtl/>
        </w:rPr>
        <w:t>;</w:t>
      </w:r>
      <w:r>
        <w:rPr>
          <w:rFonts w:hint="cs"/>
          <w:rtl/>
        </w:rPr>
        <w:t xml:space="preserve"> ובהך </w:t>
      </w:r>
      <w:r>
        <w:rPr>
          <w:rStyle w:val="2fb"/>
          <w:rFonts w:hint="cs"/>
          <w:rtl/>
          <w:rPrChange w:id="12849" w:author="מנוע אמוראים" w:date="2026-10-05T16:40:54Z">
            <w:rPr>
              <w:rFonts w:hint="cs"/>
              <w:rtl/>
            </w:rPr>
          </w:rPrChange>
        </w:rPr>
        <w:t xml:space="preserve">דרי</w:t>
      </w:r>
      <w:r>
        <w:rPr>
          <w:rStyle w:val="2fb"/>
          <w:rtl/>
          <w:rPrChange w:id="12850" w:author="מנוע אמוראים" w:date="2026-10-05T16:40:54Z">
            <w:rPr>
              <w:rtl/>
            </w:rPr>
          </w:rPrChange>
        </w:rPr>
        <w:t xml:space="preserve">"</w:t>
      </w:r>
      <w:r>
        <w:rPr>
          <w:rStyle w:val="2fb"/>
          <w:rFonts w:hint="cs"/>
          <w:rtl/>
          <w:rPrChange w:id="12851" w:author="מנוע אמוראים" w:date="2026-10-05T16:40:54Z">
            <w:rPr>
              <w:rFonts w:hint="cs"/>
              <w:rtl/>
            </w:rPr>
          </w:rPrChange>
        </w:rPr>
        <w:t xml:space="preserve">ו</w:t>
      </w:r>
      <w:r>
        <w:rPr>
          <w:rFonts w:hint="cs"/>
          <w:rtl/>
        </w:rPr>
        <w:t xml:space="preserve"> אינו מודה </w:t>
      </w:r>
      <w:r>
        <w:rPr>
          <w:rStyle w:val="2fb"/>
          <w:rFonts w:hint="cs"/>
          <w:rtl/>
          <w:rPrChange w:id="12852" w:author="מנוע אמוראים" w:date="2026-10-05T16:40:54Z">
            <w:rPr>
              <w:rFonts w:hint="cs"/>
              <w:rtl/>
            </w:rPr>
          </w:rPrChange>
        </w:rPr>
        <w:t xml:space="preserve">לרשב</w:t>
      </w:r>
      <w:r>
        <w:rPr>
          <w:rStyle w:val="2fb"/>
          <w:rtl/>
          <w:rPrChange w:id="12853" w:author="מנוע אמוראים" w:date="2026-10-05T16:40:54Z">
            <w:rPr>
              <w:rtl/>
            </w:rPr>
          </w:rPrChange>
        </w:rPr>
        <w:t xml:space="preserve">"</w:t>
      </w:r>
      <w:r>
        <w:rPr>
          <w:rStyle w:val="2fb"/>
          <w:rFonts w:hint="cs"/>
          <w:rtl/>
          <w:rPrChange w:id="12854" w:author="מנוע אמוראים" w:date="2026-10-05T16:40:54Z">
            <w:rPr>
              <w:rFonts w:hint="cs"/>
              <w:rtl/>
            </w:rPr>
          </w:rPrChange>
        </w:rPr>
        <w:t xml:space="preserve">ל</w:t>
      </w:r>
    </w:p>
    <w:p w14:paraId="18C113B6" w14:textId="77777777" w:rsidR="0046556D" w:rsidRDefault="0046556D" w:rsidP="00BD6C4F">
      <w:pPr>
        <w:rPr>
          <w:rtl/>
        </w:rPr>
      </w:pPr>
    </w:p>
    <w:p w14:paraId="421DE3AA" w14:textId="77777777" w:rsidR="00BD6C4F" w:rsidRDefault="00BD6C4F" w:rsidP="00F07436">
      <w:pPr>
        <w:pStyle w:val="afff3"/>
        <w:framePr w:wrap="around"/>
        <w:rPr>
          <w:rtl/>
        </w:rPr>
      </w:pPr>
      <w:r>
        <w:rPr>
          <w:rFonts w:hint="cs"/>
          <w:rtl/>
        </w:rPr>
        <w:t xml:space="preserve">פב. </w:t>
      </w:r>
    </w:p>
    <w:p w14:paraId="0FB3D397" w14:textId="77777777" w:rsidR="0046556D" w:rsidRDefault="00BD6C4F" w:rsidP="00BD6C4F">
      <w:pPr>
        <w:rPr>
          <w:rtl/>
        </w:rPr>
      </w:pPr>
      <w:r w:rsidRPr="00C63571">
        <w:rPr>
          <w:rtl/>
        </w:rPr>
        <w:t xml:space="preserve">• ופרת חטאת שחיטה שאינה ראויה היא? </w:t>
      </w:r>
    </w:p>
    <w:p w14:paraId="00C911BD" w14:textId="77777777" w:rsidR="0046556D" w:rsidRDefault="00BD6C4F" w:rsidP="00BD6C4F">
      <w:pPr>
        <w:rPr>
          <w:rtl/>
        </w:rPr>
      </w:pPr>
      <w:r w:rsidRPr="00C63571">
        <w:rPr>
          <w:rtl/>
        </w:rPr>
        <w:t>וה</w:t>
      </w:r>
      <w:r>
        <w:rPr>
          <w:rFonts w:hint="cs"/>
          <w:rtl/>
        </w:rPr>
        <w:t xml:space="preserve">ך </w:t>
      </w:r>
      <w:r>
        <w:rPr>
          <w:rStyle w:val="2fb"/>
          <w:rFonts w:hint="cs"/>
          <w:rtl/>
          <w:rPrChange w:id="12855" w:author="מנוע אמוראים" w:date="2026-10-05T16:40:54Z">
            <w:rPr>
              <w:rFonts w:hint="cs"/>
              <w:rtl/>
            </w:rPr>
          </w:rPrChange>
        </w:rPr>
        <w:t xml:space="preserve">דר</w:t>
      </w:r>
      <w:r>
        <w:rPr>
          <w:rStyle w:val="2fb"/>
          <w:rtl/>
          <w:rPrChange w:id="12856" w:author="מנוע אמוראים" w:date="2026-10-05T16:40:54Z">
            <w:rPr>
              <w:rtl/>
            </w:rPr>
          </w:rPrChange>
        </w:rPr>
        <w:t xml:space="preserve">"</w:t>
      </w:r>
      <w:r>
        <w:rPr>
          <w:rStyle w:val="2fb"/>
          <w:rFonts w:hint="cs"/>
          <w:rtl/>
          <w:rPrChange w:id="12857" w:author="מנוע אמוראים" w:date="2026-10-05T16:40:54Z">
            <w:rPr>
              <w:rFonts w:hint="cs"/>
              <w:rtl/>
            </w:rPr>
          </w:rPrChange>
        </w:rPr>
        <w:t xml:space="preserve">ש</w:t>
      </w:r>
      <w:r w:rsidRPr="00C63571">
        <w:rPr>
          <w:rtl/>
        </w:rPr>
        <w:t xml:space="preserve">: פרה מטמאה טומאת אוכלין הואיל והיתה לה שעת הכושר, </w:t>
      </w:r>
      <w:r>
        <w:rPr>
          <w:rStyle w:val="2fb"/>
          <w:rFonts w:hint="cs"/>
          <w:rtl/>
          <w:rPrChange w:id="12858" w:author="מנוע אמוראים" w:date="2026-10-05T16:40:54Z">
            <w:rPr>
              <w:rFonts w:hint="cs"/>
              <w:rtl/>
            </w:rPr>
          </w:rPrChange>
        </w:rPr>
        <w:t xml:space="preserve">וארשב</w:t>
      </w:r>
      <w:r>
        <w:rPr>
          <w:rStyle w:val="2fb"/>
          <w:rtl/>
          <w:rPrChange w:id="12859" w:author="מנוע אמוראים" w:date="2026-10-05T16:40:54Z">
            <w:rPr>
              <w:rtl/>
            </w:rPr>
          </w:rPrChange>
        </w:rPr>
        <w:t xml:space="preserve">"</w:t>
      </w:r>
      <w:r>
        <w:rPr>
          <w:rStyle w:val="2fb"/>
          <w:rFonts w:hint="cs"/>
          <w:rtl/>
          <w:rPrChange w:id="12860" w:author="מנוע אמוראים" w:date="2026-10-05T16:40:54Z">
            <w:rPr>
              <w:rFonts w:hint="cs"/>
              <w:rtl/>
            </w:rPr>
          </w:rPrChange>
        </w:rPr>
        <w:t xml:space="preserve">ל</w:t>
      </w:r>
      <w:r>
        <w:rPr>
          <w:rFonts w:hint="cs"/>
          <w:rtl/>
        </w:rPr>
        <w:t xml:space="preserve"> </w:t>
      </w:r>
      <w:r>
        <w:rPr>
          <w:rStyle w:val="2fb"/>
          <w:rFonts w:hint="cs"/>
          <w:rtl/>
          <w:rPrChange w:id="12861" w:author="מנוע אמוראים" w:date="2026-10-05T16:40:54Z">
            <w:rPr>
              <w:rFonts w:hint="cs"/>
              <w:rtl/>
            </w:rPr>
          </w:rPrChange>
        </w:rPr>
        <w:t xml:space="preserve">מ</w:t>
      </w:r>
      <w:r>
        <w:rPr>
          <w:rStyle w:val="2fb"/>
          <w:rtl/>
          <w:rPrChange w:id="12862" w:author="מנוע אמוראים" w:date="2026-10-05T16:40:54Z">
            <w:rPr>
              <w:rtl/>
            </w:rPr>
          </w:rPrChange>
        </w:rPr>
        <w:t xml:space="preserve">ר"ש</w:t>
      </w:r>
      <w:r>
        <w:rPr>
          <w:rtl/>
        </w:rPr>
        <w:t xml:space="preserve">: פרה נפדית ע</w:t>
      </w:r>
      <w:r>
        <w:rPr>
          <w:rFonts w:hint="cs"/>
          <w:rtl/>
        </w:rPr>
        <w:t>"ג</w:t>
      </w:r>
      <w:r w:rsidRPr="00C63571">
        <w:rPr>
          <w:rtl/>
        </w:rPr>
        <w:t xml:space="preserve"> מערכתה!</w:t>
      </w:r>
    </w:p>
    <w:p w14:paraId="3CBA36E2" w14:textId="77777777" w:rsidR="0046556D" w:rsidRDefault="00BD6C4F" w:rsidP="00BD6C4F">
      <w:pPr>
        <w:rPr>
          <w:rtl/>
        </w:rPr>
      </w:pPr>
      <w:r w:rsidRPr="00C63571">
        <w:rPr>
          <w:rtl/>
        </w:rPr>
        <w:t xml:space="preserve">אמר רב שמן בר אבא אמר </w:t>
      </w:r>
      <w:r>
        <w:rPr>
          <w:rStyle w:val="2fb"/>
          <w:rtl/>
          <w:rPrChange w:id="12863" w:author="מנוע אמוראים" w:date="2026-10-05T16:40:54Z">
            <w:rPr>
              <w:rtl/>
            </w:rPr>
          </w:rPrChange>
        </w:rPr>
        <w:t xml:space="preserve">רי"ו</w:t>
      </w:r>
      <w:r w:rsidRPr="00C63571">
        <w:rPr>
          <w:rtl/>
        </w:rPr>
        <w:t>: פרת חטאת אינה משנה.</w:t>
      </w:r>
    </w:p>
    <w:p w14:paraId="4ED850EC" w14:textId="77777777" w:rsidR="0046556D" w:rsidRDefault="00BD6C4F" w:rsidP="00BD6C4F">
      <w:pPr>
        <w:rPr>
          <w:rtl/>
        </w:rPr>
      </w:pPr>
      <w:r w:rsidRPr="00C63571">
        <w:rPr>
          <w:rtl/>
        </w:rPr>
        <w:t xml:space="preserve">• ועגלה ערופה לאו שחיטה ראויה היא? </w:t>
      </w:r>
    </w:p>
    <w:p w14:paraId="5BA5445A" w14:textId="77777777" w:rsidR="0046556D" w:rsidRDefault="00BD6C4F" w:rsidP="00BD6C4F">
      <w:pPr>
        <w:rPr>
          <w:rtl/>
        </w:rPr>
      </w:pPr>
      <w:r w:rsidRPr="00C63571">
        <w:rPr>
          <w:rtl/>
        </w:rPr>
        <w:lastRenderedPageBreak/>
        <w:t>והתנן: נמצא ההורג עד שלא תערף העגלה - תצא ותרעה בעדר!</w:t>
      </w:r>
    </w:p>
    <w:p w14:paraId="6E3C09A2" w14:textId="77777777" w:rsidR="0046556D" w:rsidRDefault="00BD6C4F" w:rsidP="00BD6C4F">
      <w:pPr>
        <w:rPr>
          <w:b/>
          <w:bCs/>
          <w:rtl/>
        </w:rPr>
      </w:pPr>
      <w:r>
        <w:rPr>
          <w:rStyle w:val="2fb"/>
          <w:b/>
          <w:bCs/>
          <w:rtl/>
          <w:rPrChange w:id="12864" w:author="מנוע אמוראים" w:date="2026-10-05T16:40:54Z">
            <w:rPr>
              <w:b/>
              <w:bCs/>
              <w:rtl/>
            </w:rPr>
          </w:rPrChange>
        </w:rPr>
        <w:t xml:space="preserve">א</w:t>
      </w:r>
      <w:r>
        <w:rPr>
          <w:rStyle w:val="2fb"/>
          <w:rFonts w:hint="cs"/>
          <w:b/>
          <w:bCs/>
          <w:rtl/>
          <w:rPrChange w:id="12865" w:author="מנוע אמוראים" w:date="2026-10-05T16:40:54Z">
            <w:rPr>
              <w:rFonts w:hint="cs"/>
              <w:b/>
              <w:bCs/>
              <w:rtl/>
            </w:rPr>
          </w:rPrChange>
        </w:rPr>
        <w:t xml:space="preserve">רשב</w:t>
      </w:r>
      <w:r>
        <w:rPr>
          <w:rStyle w:val="2fb"/>
          <w:b/>
          <w:bCs/>
          <w:rtl/>
          <w:rPrChange w:id="12866" w:author="מנוע אמוראים" w:date="2026-10-05T16:40:54Z">
            <w:rPr>
              <w:b/>
              <w:bCs/>
              <w:rtl/>
            </w:rPr>
          </w:rPrChange>
        </w:rPr>
        <w:t xml:space="preserve">"</w:t>
      </w:r>
      <w:r>
        <w:rPr>
          <w:rStyle w:val="2fb"/>
          <w:rFonts w:hint="cs"/>
          <w:b/>
          <w:bCs/>
          <w:rtl/>
          <w:rPrChange w:id="12867" w:author="מנוע אמוראים" w:date="2026-10-05T16:40:54Z">
            <w:rPr>
              <w:rFonts w:hint="cs"/>
              <w:b/>
              <w:bCs/>
              <w:rtl/>
            </w:rPr>
          </w:rPrChange>
        </w:rPr>
        <w:t xml:space="preserve">ל</w:t>
      </w:r>
      <w:r w:rsidRPr="00EC6556">
        <w:rPr>
          <w:b/>
          <w:bCs/>
          <w:rtl/>
        </w:rPr>
        <w:t xml:space="preserve"> רבי ינאי: עגלה ערופה אינה משנה.</w:t>
      </w:r>
    </w:p>
    <w:p w14:paraId="104A7CFF" w14:textId="77777777" w:rsidR="0046556D" w:rsidRDefault="00BD6C4F" w:rsidP="00BD6C4F">
      <w:pPr>
        <w:rPr>
          <w:rtl/>
        </w:rPr>
      </w:pPr>
      <w:r>
        <w:rPr>
          <w:rtl/>
        </w:rPr>
        <w:t xml:space="preserve">ומי אמר רבי ינאי הכי? </w:t>
      </w:r>
      <w:r>
        <w:rPr>
          <w:rStyle w:val="2fb"/>
          <w:rtl/>
          <w:rPrChange w:id="12868" w:author="מנוע אמוראים" w:date="2026-10-05T16:40:54Z">
            <w:rPr>
              <w:rtl/>
            </w:rPr>
          </w:rPrChange>
        </w:rPr>
        <w:t xml:space="preserve">וה</w:t>
      </w:r>
      <w:r>
        <w:rPr>
          <w:rStyle w:val="2fb"/>
          <w:rFonts w:hint="cs"/>
          <w:rtl/>
          <w:rPrChange w:id="12869" w:author="מנוע אמוראים" w:date="2026-10-05T16:40:54Z">
            <w:rPr>
              <w:rFonts w:hint="cs"/>
              <w:rtl/>
            </w:rPr>
          </w:rPrChange>
        </w:rPr>
        <w:t xml:space="preserve">ארי</w:t>
      </w:r>
      <w:r>
        <w:rPr>
          <w:rStyle w:val="2fb"/>
          <w:rtl/>
          <w:rPrChange w:id="12870" w:author="מנוע אמוראים" w:date="2026-10-05T16:40:54Z">
            <w:rPr>
              <w:rtl/>
            </w:rPr>
          </w:rPrChange>
        </w:rPr>
        <w:t xml:space="preserve">"</w:t>
      </w:r>
      <w:r>
        <w:rPr>
          <w:rStyle w:val="2fb"/>
          <w:rFonts w:hint="cs"/>
          <w:rtl/>
          <w:rPrChange w:id="12871" w:author="מנוע אמוראים" w:date="2026-10-05T16:40:54Z">
            <w:rPr>
              <w:rFonts w:hint="cs"/>
              <w:rtl/>
            </w:rPr>
          </w:rPrChange>
        </w:rPr>
        <w:t xml:space="preserve">נ</w:t>
      </w:r>
      <w:r w:rsidRPr="00C63571">
        <w:rPr>
          <w:rtl/>
        </w:rPr>
        <w:t>: גבול שמעתי בה ושכחתי, ונסבין חבריא לומר ירידתה לנחל איתן אוסרתה, ואם איתא, לישני: כאן - קודם ירידה, כאן - לאחר ירידה!</w:t>
      </w:r>
    </w:p>
    <w:p w14:paraId="14AA00E8" w14:textId="77777777" w:rsidR="0046556D" w:rsidRDefault="0046556D" w:rsidP="00BD6C4F">
      <w:pPr>
        <w:rPr>
          <w:rtl/>
        </w:rPr>
      </w:pPr>
    </w:p>
    <w:p w14:paraId="58F17595" w14:textId="77777777" w:rsidR="0046556D" w:rsidRDefault="00BD6C4F" w:rsidP="00BD6C4F">
      <w:pPr>
        <w:rPr>
          <w:b/>
          <w:bCs/>
          <w:rtl/>
        </w:rPr>
      </w:pPr>
      <w:r w:rsidRPr="00EC6556">
        <w:rPr>
          <w:b/>
          <w:bCs/>
          <w:rtl/>
        </w:rPr>
        <w:t xml:space="preserve">• </w:t>
      </w:r>
      <w:r>
        <w:rPr>
          <w:rStyle w:val="2fb"/>
          <w:rFonts w:hint="cs"/>
          <w:b/>
          <w:bCs/>
          <w:rtl/>
          <w:rPrChange w:id="12872" w:author="מנוע אמוראים" w:date="2026-10-05T16:40:54Z">
            <w:rPr>
              <w:rFonts w:hint="cs"/>
              <w:b/>
              <w:bCs/>
              <w:rtl/>
            </w:rPr>
          </w:rPrChange>
        </w:rPr>
        <w:t xml:space="preserve">אר</w:t>
      </w:r>
      <w:r>
        <w:rPr>
          <w:rStyle w:val="2fb"/>
          <w:b/>
          <w:bCs/>
          <w:rtl/>
          <w:rPrChange w:id="12873" w:author="מנוע אמוראים" w:date="2026-10-05T16:40:54Z">
            <w:rPr>
              <w:b/>
              <w:bCs/>
              <w:rtl/>
            </w:rPr>
          </w:rPrChange>
        </w:rPr>
        <w:t xml:space="preserve">"</w:t>
      </w:r>
      <w:r>
        <w:rPr>
          <w:rStyle w:val="2fb"/>
          <w:rFonts w:hint="cs"/>
          <w:b/>
          <w:bCs/>
          <w:rtl/>
          <w:rPrChange w:id="12874" w:author="מנוע אמוראים" w:date="2026-10-05T16:40:54Z">
            <w:rPr>
              <w:rFonts w:hint="cs"/>
              <w:b/>
              <w:bCs/>
              <w:rtl/>
            </w:rPr>
          </w:rPrChange>
        </w:rPr>
        <w:t xml:space="preserve">פ</w:t>
      </w:r>
      <w:r>
        <w:rPr>
          <w:rFonts w:hint="cs"/>
          <w:b/>
          <w:bCs/>
          <w:rtl/>
        </w:rPr>
        <w:t xml:space="preserve"> </w:t>
      </w:r>
      <w:r>
        <w:rPr>
          <w:rStyle w:val="2fb"/>
          <w:rFonts w:hint="cs"/>
          <w:b/>
          <w:bCs/>
          <w:rtl/>
          <w:rPrChange w:id="12875" w:author="מנוע אמוראים" w:date="2026-10-05T16:40:54Z">
            <w:rPr>
              <w:rFonts w:hint="cs"/>
              <w:b/>
              <w:bCs/>
              <w:rtl/>
            </w:rPr>
          </w:rPrChange>
        </w:rPr>
        <w:t xml:space="preserve">בדר</w:t>
      </w:r>
      <w:r>
        <w:rPr>
          <w:rStyle w:val="2fb"/>
          <w:b/>
          <w:bCs/>
          <w:rtl/>
          <w:rPrChange w:id="12876" w:author="מנוע אמוראים" w:date="2026-10-05T16:40:54Z">
            <w:rPr>
              <w:b/>
              <w:bCs/>
              <w:rtl/>
            </w:rPr>
          </w:rPrChange>
        </w:rPr>
        <w:t xml:space="preserve">"</w:t>
      </w:r>
      <w:r>
        <w:rPr>
          <w:rStyle w:val="2fb"/>
          <w:rFonts w:hint="cs"/>
          <w:b/>
          <w:bCs/>
          <w:rtl/>
          <w:rPrChange w:id="12877" w:author="מנוע אמוראים" w:date="2026-10-05T16:40:54Z">
            <w:rPr>
              <w:rFonts w:hint="cs"/>
              <w:b/>
              <w:bCs/>
              <w:rtl/>
            </w:rPr>
          </w:rPrChange>
        </w:rPr>
        <w:t xml:space="preserve">א</w:t>
      </w:r>
      <w:r>
        <w:rPr>
          <w:b/>
          <w:bCs/>
          <w:rtl/>
        </w:rPr>
        <w:t xml:space="preserve">: אנן </w:t>
      </w:r>
      <w:r>
        <w:rPr>
          <w:rStyle w:val="2fb"/>
          <w:b/>
          <w:bCs/>
          <w:rtl/>
          <w:rPrChange w:id="12878" w:author="מנוע אמוראים" w:date="2026-10-05T16:40:54Z">
            <w:rPr>
              <w:b/>
              <w:bCs/>
              <w:rtl/>
            </w:rPr>
          </w:rPrChange>
        </w:rPr>
        <w:t xml:space="preserve">מדרשב"ל</w:t>
      </w:r>
      <w:r>
        <w:rPr>
          <w:b/>
          <w:bCs/>
          <w:rtl/>
        </w:rPr>
        <w:t xml:space="preserve"> מתני</w:t>
      </w:r>
      <w:r w:rsidRPr="00EC6556">
        <w:rPr>
          <w:rFonts w:hint="cs"/>
          <w:b/>
          <w:bCs/>
          <w:rtl/>
        </w:rPr>
        <w:t>'</w:t>
      </w:r>
      <w:r w:rsidRPr="00EC6556">
        <w:rPr>
          <w:b/>
          <w:bCs/>
          <w:rtl/>
        </w:rPr>
        <w:t xml:space="preserve"> לה עגלה ערופה אינה משנה.</w:t>
      </w:r>
    </w:p>
    <w:p w14:paraId="4238C2E6" w14:textId="77777777" w:rsidR="0046556D" w:rsidRDefault="00BD6C4F" w:rsidP="00BD6C4F">
      <w:pPr>
        <w:rPr>
          <w:rtl/>
        </w:rPr>
      </w:pPr>
      <w:r>
        <w:rPr>
          <w:rtl/>
        </w:rPr>
        <w:t xml:space="preserve">א"ר אשי: כי הוינן בי רב פפי קשיא לן: מי אמר </w:t>
      </w:r>
      <w:r>
        <w:rPr>
          <w:rStyle w:val="2fb"/>
          <w:rtl/>
          <w:rPrChange w:id="12879" w:author="מנוע אמוראים" w:date="2026-10-05T16:40:54Z">
            <w:rPr>
              <w:rtl/>
            </w:rPr>
          </w:rPrChange>
        </w:rPr>
        <w:t xml:space="preserve">רשב"ל</w:t>
      </w:r>
      <w:r>
        <w:rPr>
          <w:rtl/>
        </w:rPr>
        <w:t xml:space="preserve"> הכי? </w:t>
      </w:r>
    </w:p>
    <w:p w14:paraId="1699CF5E" w14:textId="77777777" w:rsidR="0046556D" w:rsidRDefault="00BD6C4F" w:rsidP="00BD6C4F">
      <w:pPr>
        <w:rPr>
          <w:rtl/>
        </w:rPr>
      </w:pPr>
      <w:r w:rsidRPr="00C63571">
        <w:rPr>
          <w:rtl/>
        </w:rPr>
        <w:t xml:space="preserve">והא איתמר, צפורי מצורע מאימתי נאסרין? </w:t>
      </w:r>
      <w:r>
        <w:rPr>
          <w:rStyle w:val="2fb"/>
          <w:rtl/>
          <w:rPrChange w:id="12880" w:author="מנוע אמוראים" w:date="2026-10-05T16:40:54Z">
            <w:rPr>
              <w:rtl/>
            </w:rPr>
          </w:rPrChange>
        </w:rPr>
        <w:t xml:space="preserve">רי"ו</w:t>
      </w:r>
      <w:r>
        <w:rPr>
          <w:rtl/>
        </w:rPr>
        <w:t xml:space="preserve"> אמר: משעת שחיטה, </w:t>
      </w:r>
      <w:r>
        <w:rPr>
          <w:rStyle w:val="2fb"/>
          <w:rtl/>
          <w:rPrChange w:id="12881" w:author="מנוע אמוראים" w:date="2026-10-05T16:40:54Z">
            <w:rPr>
              <w:rtl/>
            </w:rPr>
          </w:rPrChange>
        </w:rPr>
        <w:t xml:space="preserve">ורשב"ל</w:t>
      </w:r>
      <w:r>
        <w:rPr>
          <w:rtl/>
        </w:rPr>
        <w:t xml:space="preserve"> אמר: משעת לקיחה;</w:t>
      </w:r>
    </w:p>
    <w:p w14:paraId="25B50C83" w14:textId="77777777" w:rsidR="0046556D" w:rsidRDefault="00BD6C4F" w:rsidP="00BD6C4F">
      <w:pPr>
        <w:rPr>
          <w:b/>
          <w:bCs/>
          <w:rtl/>
        </w:rPr>
      </w:pPr>
      <w:r>
        <w:rPr>
          <w:rtl/>
        </w:rPr>
        <w:t xml:space="preserve">ואמרינן: מ"ט </w:t>
      </w:r>
      <w:r>
        <w:rPr>
          <w:rStyle w:val="2fb"/>
          <w:rtl/>
          <w:rPrChange w:id="12882" w:author="מנוע אמוראים" w:date="2026-10-05T16:40:54Z">
            <w:rPr>
              <w:rtl/>
            </w:rPr>
          </w:rPrChange>
        </w:rPr>
        <w:t xml:space="preserve">ד</w:t>
      </w:r>
      <w:r>
        <w:rPr>
          <w:rStyle w:val="2fb"/>
          <w:rtl/>
          <w:rPrChange w:id="12883" w:author="מנוע אמוראים" w:date="2026-10-05T16:40:54Z">
            <w:rPr>
              <w:rtl/>
            </w:rPr>
          </w:rPrChange>
        </w:rPr>
        <w:t xml:space="preserve">רשב"ל</w:t>
      </w:r>
      <w:r>
        <w:rPr>
          <w:rFonts w:hint="cs"/>
          <w:rtl/>
        </w:rPr>
        <w:t xml:space="preserve"> </w:t>
      </w:r>
      <w:r w:rsidRPr="00C63571">
        <w:rPr>
          <w:rtl/>
        </w:rPr>
        <w:t>גמר קיחה קיחה מעגלה ערופה!</w:t>
      </w:r>
      <w:r>
        <w:rPr>
          <w:rFonts w:hint="cs"/>
          <w:rtl/>
        </w:rPr>
        <w:t xml:space="preserve"> </w:t>
      </w:r>
      <w:r>
        <w:rPr>
          <w:rFonts w:hint="cs"/>
          <w:b/>
          <w:bCs/>
          <w:rtl/>
        </w:rPr>
        <w:t xml:space="preserve">אלא </w:t>
      </w:r>
      <w:r>
        <w:rPr>
          <w:rStyle w:val="2fb"/>
          <w:rFonts w:hint="cs"/>
          <w:b/>
          <w:bCs/>
          <w:rtl/>
          <w:rPrChange w:id="12884" w:author="מנוע אמוראים" w:date="2026-10-05T16:40:54Z">
            <w:rPr>
              <w:rFonts w:hint="cs"/>
              <w:b/>
              <w:bCs/>
              <w:rtl/>
            </w:rPr>
          </w:rPrChange>
        </w:rPr>
        <w:t xml:space="preserve">ארחב</w:t>
      </w:r>
      <w:r>
        <w:rPr>
          <w:rStyle w:val="2fb"/>
          <w:b/>
          <w:bCs/>
          <w:rtl/>
          <w:rPrChange w:id="12885" w:author="מנוע אמוראים" w:date="2026-10-05T16:40:54Z">
            <w:rPr>
              <w:b/>
              <w:bCs/>
              <w:rtl/>
            </w:rPr>
          </w:rPrChange>
        </w:rPr>
        <w:t xml:space="preserve">"</w:t>
      </w:r>
      <w:r>
        <w:rPr>
          <w:rStyle w:val="2fb"/>
          <w:rFonts w:hint="cs"/>
          <w:b/>
          <w:bCs/>
          <w:rtl/>
          <w:rPrChange w:id="12886" w:author="מנוע אמוראים" w:date="2026-10-05T16:40:54Z">
            <w:rPr>
              <w:rFonts w:hint="cs"/>
              <w:b/>
              <w:bCs/>
              <w:rtl/>
            </w:rPr>
          </w:rPrChange>
        </w:rPr>
        <w:t xml:space="preserve">א</w:t>
      </w:r>
      <w:r>
        <w:rPr>
          <w:rFonts w:hint="cs"/>
          <w:b/>
          <w:bCs/>
          <w:rtl/>
        </w:rPr>
        <w:t xml:space="preserve"> </w:t>
      </w:r>
      <w:r>
        <w:rPr>
          <w:rStyle w:val="2fb"/>
          <w:rFonts w:hint="cs"/>
          <w:b/>
          <w:bCs/>
          <w:rtl/>
          <w:rPrChange w:id="12887" w:author="מנוע אמוראים" w:date="2026-10-05T16:40:54Z">
            <w:rPr>
              <w:rFonts w:hint="cs"/>
              <w:b/>
              <w:bCs/>
              <w:rtl/>
            </w:rPr>
          </w:rPrChange>
        </w:rPr>
        <w:t xml:space="preserve">מרי</w:t>
      </w:r>
      <w:r>
        <w:rPr>
          <w:rStyle w:val="2fb"/>
          <w:b/>
          <w:bCs/>
          <w:rtl/>
          <w:rPrChange w:id="12888" w:author="מנוע אמוראים" w:date="2026-10-05T16:40:54Z">
            <w:rPr>
              <w:b/>
              <w:bCs/>
              <w:rtl/>
            </w:rPr>
          </w:rPrChange>
        </w:rPr>
        <w:t xml:space="preserve">"</w:t>
      </w:r>
      <w:r>
        <w:rPr>
          <w:rStyle w:val="2fb"/>
          <w:rFonts w:hint="cs"/>
          <w:b/>
          <w:bCs/>
          <w:rtl/>
          <w:rPrChange w:id="12889" w:author="מנוע אמוראים" w:date="2026-10-05T16:40:54Z">
            <w:rPr>
              <w:rFonts w:hint="cs"/>
              <w:b/>
              <w:bCs/>
              <w:rtl/>
            </w:rPr>
          </w:rPrChange>
        </w:rPr>
        <w:t xml:space="preserve">ו</w:t>
      </w:r>
      <w:r w:rsidRPr="00EC6556">
        <w:rPr>
          <w:b/>
          <w:bCs/>
          <w:rtl/>
        </w:rPr>
        <w:t>: עגלה ערופה אינה משנה.</w:t>
      </w:r>
    </w:p>
    <w:p w14:paraId="2DADBC62"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36" w:author="קלוד" w:date="2026-10-06T10:08:36Z"/>
        </w:rPr>
      </w:pPr>
      <w:ins w:id="20135" w:author="קלוד" w:date="2026-10-06T10:08:36Z">
        <w:r>
          <w:t xml:space="preserve">משנה ג</w:t>
        </w:r>
      </w:ins>
    </w:p>
    <w:p w14:paraId="7D20B751" w14:textId="77777777" w:rsidR="00BD6C4F" w:rsidRPr="00C63571" w:rsidRDefault="00BD6C4F" w:rsidP="00BD6C4F">
      <w:pPr>
        <w:pStyle w:val="afff9"/>
        <w:rPr>
          <w:del w:id="20123" w:author="קלוד" w:date="2026-10-06T10:14:23Z"/>
          <w:rtl/>
        </w:rPr>
      </w:pPr>
      <w:ins w:id="9872" w:author="מספור קטעי משנה" w:date="2026-10-06T06:45:19Z">
        <w:del w:id="20121" w:author="קלוד" w:date="2026-10-06T10:14:23Z">
          <w:r>
            <w:rPr>
              <w:rStyle w:val="MisparKeta"/>
            </w:rPr>
            <w:delText xml:space="preserve">א. </w:delText>
          </w:r>
        </w:del>
      </w:ins>
      <w:del w:id="20122" w:author="קלוד" w:date="2026-10-06T10:14:23Z">
        <w:r w:rsidRPr="00C63571">
          <w:rPr>
            <w:rtl/>
          </w:rPr>
          <w:delText xml:space="preserve">מתני'.</w:delText>
        </w:r>
      </w:del>
    </w:p>
    <w:p w14:paraId="6B2595B6" w14:textId="77777777" w:rsidR="00BD6C4F" w:rsidRPr="00C63571" w:rsidRDefault="00BD6C4F" w:rsidP="00BD6C4F">
      <w:pPr>
        <w:pStyle w:val="afff9"/>
        <w:spacing w:before="120"/>
        <w:rPr>
          <w:rtl/>
        </w:rPr>
        <w:pPrChange w:id="90045" w:author="קלוד" w:date="2026-10-08T12:08:16Z">
          <w:pPr>
            <w:pStyle w:val="afff9"/>
          </w:pPr>
        </w:pPrChange>
      </w:pPr>
      <w:r w:rsidRPr="00C63571">
        <w:rPr>
          <w:rtl/>
        </w:rPr>
        <w:t>שנים של</w:t>
      </w:r>
      <w:r>
        <w:rPr>
          <w:rtl/>
        </w:rPr>
        <w:t>קחו פרה ובנה, איזה שלקח ראשון ישחוט ראשון, ואם קדם השני</w:t>
      </w:r>
      <w:r w:rsidRPr="00C63571">
        <w:rPr>
          <w:rtl/>
        </w:rPr>
        <w:t xml:space="preserve"> זכה.</w:t>
      </w:r>
    </w:p>
    <w:p w14:paraId="1BED478D" w14:textId="77777777" w:rsidR="0046556D" w:rsidRDefault="00BD6C4F" w:rsidP="00BD6C4F">
      <w:pPr>
        <w:jc w:val="center"/>
        <w:rPr>
          <w:rtl/>
        </w:rPr>
      </w:pPr>
      <w:r>
        <w:rPr>
          <w:rFonts w:ascii="BA חניכי הישיבות" w:hAnsi="BA חניכי הישיבות" w:cs="BA חניכי הישיבות"/>
          <w:rtl/>
        </w:rPr>
        <w:t>׻</w:t>
      </w:r>
    </w:p>
    <w:p w14:paraId="78DEBD5E" w14:textId="77777777" w:rsidR="0046556D" w:rsidRDefault="00BD6C4F" w:rsidP="00BD6C4F">
      <w:pPr>
        <w:rPr>
          <w:rtl/>
        </w:rPr>
      </w:pPr>
      <w:r w:rsidRPr="00C63571">
        <w:rPr>
          <w:rtl/>
        </w:rPr>
        <w:t>אמר רב יוסף: לענין דינא תנן.</w:t>
      </w:r>
    </w:p>
    <w:p w14:paraId="1413B47D" w14:textId="77777777" w:rsidR="0046556D" w:rsidRDefault="00BD6C4F" w:rsidP="00BD6C4F">
      <w:pPr>
        <w:rPr>
          <w:rtl/>
        </w:rPr>
      </w:pPr>
      <w:r w:rsidRPr="00C63571">
        <w:rPr>
          <w:rtl/>
        </w:rPr>
        <w:t>תנא: אם קדם השני הרי זה זריז ונשכר;</w:t>
      </w:r>
      <w:r>
        <w:rPr>
          <w:rFonts w:hint="cs"/>
          <w:rtl/>
        </w:rPr>
        <w:t xml:space="preserve">  </w:t>
      </w:r>
      <w:r w:rsidRPr="00BF1B57">
        <w:rPr>
          <w:b/>
          <w:bCs/>
          <w:rtl/>
        </w:rPr>
        <w:t>זריז</w:t>
      </w:r>
      <w:r w:rsidRPr="00C63571">
        <w:rPr>
          <w:rtl/>
        </w:rPr>
        <w:t xml:space="preserve"> - דלא עבד איסורא, </w:t>
      </w:r>
      <w:r w:rsidRPr="00BF1B57">
        <w:rPr>
          <w:b/>
          <w:bCs/>
          <w:rtl/>
        </w:rPr>
        <w:t>ונשכר</w:t>
      </w:r>
      <w:r w:rsidRPr="00C63571">
        <w:rPr>
          <w:rtl/>
        </w:rPr>
        <w:t xml:space="preserve"> - דקאכיל בשרא.</w:t>
      </w:r>
    </w:p>
    <w:p w14:paraId="52FFE445"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38" w:author="קלוד" w:date="2026-10-06T10:08:36Z"/>
        </w:rPr>
      </w:pPr>
      <w:ins w:id="20137" w:author="קלוד" w:date="2026-10-06T10:08:36Z">
        <w:r>
          <w:t xml:space="preserve">משנה ג</w:t>
        </w:r>
      </w:ins>
    </w:p>
    <w:p w14:paraId="3DE50222" w14:textId="77777777" w:rsidR="00BD6C4F" w:rsidRPr="00C63571" w:rsidRDefault="00BD6C4F" w:rsidP="00BD6C4F">
      <w:pPr>
        <w:pStyle w:val="afff9"/>
        <w:rPr>
          <w:del w:id="20126" w:author="קלוד" w:date="2026-10-06T10:14:23Z"/>
          <w:rtl/>
        </w:rPr>
      </w:pPr>
      <w:ins w:id="9873" w:author="מספור קטעי משנה" w:date="2026-10-06T06:45:19Z">
        <w:del w:id="20124" w:author="קלוד" w:date="2026-10-06T10:14:23Z">
          <w:r>
            <w:rPr>
              <w:rStyle w:val="MisparKeta"/>
            </w:rPr>
            <w:delText xml:space="preserve">ג. </w:delText>
          </w:r>
        </w:del>
      </w:ins>
      <w:del w:id="20125" w:author="קלוד" w:date="2026-10-06T10:14:23Z">
        <w:r w:rsidRPr="00C63571">
          <w:rPr>
            <w:rtl/>
          </w:rPr>
          <w:delText xml:space="preserve">מתני'.</w:delText>
        </w:r>
      </w:del>
    </w:p>
    <w:p w14:paraId="158FAEBE" w14:textId="54A02AFE" w:rsidR="00BD6C4F" w:rsidRDefault="00BD6C4F" w:rsidP="00BD6C4F">
      <w:pPr>
        <w:pStyle w:val="afff9"/>
        <w:spacing w:before="120"/>
        <w:rPr>
          <w:rtl/>
        </w:rPr>
        <w:pPrChange w:id="90046" w:author="קלוד" w:date="2026-10-08T12:08:16Z">
          <w:pPr>
            <w:pStyle w:val="afff9"/>
          </w:pPr>
        </w:pPrChange>
      </w:pPr>
      <w:r w:rsidRPr="00C63571">
        <w:rPr>
          <w:rtl/>
        </w:rPr>
        <w:t xml:space="preserve">שחט פרה ואח"כ שני בניה - סופג שמונים, </w:t>
      </w:r>
    </w:p>
    <w:p w14:paraId="442F6113" w14:textId="1F9E2CDD" w:rsidR="00BD6C4F" w:rsidRDefault="00BD6C4F" w:rsidP="00BD6C4F">
      <w:pPr>
        <w:pStyle w:val="afff9"/>
        <w:rPr>
          <w:rtl/>
        </w:rPr>
      </w:pPr>
      <w:r w:rsidRPr="00C63571">
        <w:rPr>
          <w:rtl/>
        </w:rPr>
        <w:t xml:space="preserve">שחט שני בניה ואח"כ שחטה - סופג את הארבעים, </w:t>
      </w:r>
    </w:p>
    <w:p w14:paraId="68ABFCA0" w14:textId="122BE4EB" w:rsidR="00BD6C4F" w:rsidRDefault="00BD6C4F" w:rsidP="00BD6C4F">
      <w:pPr>
        <w:pStyle w:val="afff9"/>
        <w:rPr>
          <w:rtl/>
        </w:rPr>
      </w:pPr>
      <w:r w:rsidRPr="00C63571">
        <w:rPr>
          <w:rtl/>
        </w:rPr>
        <w:t xml:space="preserve">שחטה ואת בתה, ואת בת בתה סופג שמונים, </w:t>
      </w:r>
    </w:p>
    <w:p w14:paraId="29078774" w14:textId="77777777" w:rsidR="00BD6C4F" w:rsidRDefault="00BD6C4F" w:rsidP="00BD6C4F">
      <w:pPr>
        <w:pStyle w:val="afff9"/>
        <w:rPr>
          <w:rtl/>
        </w:rPr>
      </w:pPr>
      <w:r w:rsidRPr="00C63571">
        <w:rPr>
          <w:rtl/>
        </w:rPr>
        <w:t xml:space="preserve">שחטה ואת בת בתה ואח"כ שחט בתה - </w:t>
      </w:r>
      <w:r>
        <w:rPr>
          <w:rFonts w:hint="cs"/>
          <w:rtl/>
        </w:rPr>
        <w:t xml:space="preserve"> </w:t>
      </w:r>
      <w:r w:rsidRPr="00C63571">
        <w:rPr>
          <w:rtl/>
        </w:rPr>
        <w:t xml:space="preserve">סופג את הארבעים, </w:t>
      </w:r>
    </w:p>
    <w:p w14:paraId="20E43440" w14:textId="5F9CE231" w:rsidR="00BD6C4F" w:rsidRPr="00C63571" w:rsidRDefault="00BD6C4F" w:rsidP="00BD6C4F">
      <w:pPr>
        <w:pStyle w:val="afff9"/>
        <w:rPr>
          <w:rtl/>
        </w:rPr>
      </w:pPr>
      <w:r>
        <w:rPr>
          <w:rtl/>
        </w:rPr>
        <w:t xml:space="preserve">סומכוס אומר משום </w:t>
      </w:r>
      <w:r>
        <w:rPr>
          <w:rStyle w:val="TanaimMishna"/>
          <w:rtl/>
          <w:rPrChange w:id="20017" w:author="קלוד" w:date="2026-10-06T10:08:36Z">
            <w:rPr>
              <w:rtl/>
            </w:rPr>
          </w:rPrChange>
        </w:rPr>
        <w:t xml:space="preserve">רבי מאיר</w:t>
      </w:r>
      <w:r>
        <w:rPr>
          <w:rStyle w:val="TanaimMishna"/>
          <w:rtl/>
          <w:rPrChange w:id="21306" w:author="Claude" w:date="2026-10-07T09:24:29Z">
            <w:rPr>
              <w:rtl/>
            </w:rPr>
          </w:rPrChange>
        </w:rPr>
        <w:t xml:space="preserve">:</w:t>
      </w:r>
      <w:r>
        <w:rPr>
          <w:rtl/>
        </w:rPr>
        <w:t xml:space="preserve"> סופג שמונים.</w:t>
      </w:r>
    </w:p>
    <w:p w14:paraId="6DB53D2F" w14:textId="77777777" w:rsidR="0046556D" w:rsidRDefault="00BD6C4F" w:rsidP="00BD6C4F">
      <w:pPr>
        <w:jc w:val="center"/>
        <w:rPr>
          <w:rtl/>
        </w:rPr>
      </w:pPr>
      <w:r>
        <w:rPr>
          <w:rFonts w:ascii="BA חניכי הישיבות" w:hAnsi="BA חניכי הישיבות" w:cs="BA חניכי הישיבות"/>
          <w:rtl/>
        </w:rPr>
        <w:t>׻</w:t>
      </w:r>
    </w:p>
    <w:p w14:paraId="5CF92E48" w14:textId="77777777" w:rsidR="0046556D" w:rsidRDefault="00BD6C4F" w:rsidP="00BD6C4F">
      <w:pPr>
        <w:rPr>
          <w:rtl/>
        </w:rPr>
      </w:pPr>
      <w:r>
        <w:rPr>
          <w:rFonts w:hint="cs"/>
          <w:rtl/>
        </w:rPr>
        <w:t xml:space="preserve">וילפי' מ'לא </w:t>
      </w:r>
      <w:r w:rsidRPr="00BF1B57">
        <w:rPr>
          <w:rFonts w:hint="cs"/>
          <w:b/>
          <w:bCs/>
          <w:rtl/>
        </w:rPr>
        <w:t>ת</w:t>
      </w:r>
      <w:r>
        <w:rPr>
          <w:rFonts w:hint="cs"/>
          <w:rtl/>
        </w:rPr>
        <w:t>שחט</w:t>
      </w:r>
      <w:r w:rsidRPr="00BF1B57">
        <w:rPr>
          <w:rFonts w:hint="cs"/>
          <w:b/>
          <w:bCs/>
          <w:rtl/>
        </w:rPr>
        <w:t>ו</w:t>
      </w:r>
      <w:r>
        <w:rPr>
          <w:rFonts w:hint="cs"/>
          <w:rtl/>
        </w:rPr>
        <w:t>' הרי שנים</w:t>
      </w:r>
      <w:r w:rsidRPr="00C63571">
        <w:rPr>
          <w:rtl/>
        </w:rPr>
        <w:t xml:space="preserve"> </w:t>
      </w:r>
      <w:r>
        <w:rPr>
          <w:rtl/>
        </w:rPr>
        <w:t xml:space="preserve">אחד השוחט את הפרה, </w:t>
      </w:r>
      <w:r w:rsidRPr="00C63571">
        <w:rPr>
          <w:rtl/>
        </w:rPr>
        <w:t>את אמה, את בנה - שנים האחרונים חייבין.</w:t>
      </w:r>
    </w:p>
    <w:p w14:paraId="5E7163E2" w14:textId="77777777" w:rsidR="00BD6C4F" w:rsidRDefault="00BD6C4F" w:rsidP="00F07436">
      <w:pPr>
        <w:pStyle w:val="afff3"/>
        <w:framePr w:wrap="around"/>
        <w:rPr>
          <w:rtl/>
        </w:rPr>
      </w:pPr>
      <w:r>
        <w:rPr>
          <w:rFonts w:hint="cs"/>
          <w:rtl/>
        </w:rPr>
        <w:t xml:space="preserve">פב. </w:t>
      </w:r>
    </w:p>
    <w:p w14:paraId="3F11CC3D" w14:textId="77777777" w:rsidR="0046556D" w:rsidRDefault="00BD6C4F" w:rsidP="00BD6C4F">
      <w:pPr>
        <w:rPr>
          <w:rtl/>
        </w:rPr>
      </w:pPr>
      <w:r>
        <w:rPr>
          <w:rFonts w:hint="cs"/>
          <w:rtl/>
        </w:rPr>
        <w:t>והך דחד אין ולא תרי ש</w:t>
      </w:r>
      <w:r w:rsidR="00BF1CF6">
        <w:rPr>
          <w:rtl/>
        </w:rPr>
        <w:t>"</w:t>
      </w:r>
      <w:r>
        <w:rPr>
          <w:rFonts w:hint="cs"/>
          <w:rtl/>
        </w:rPr>
        <w:t xml:space="preserve">מ מלא </w:t>
      </w:r>
      <w:r w:rsidRPr="00BF1B57">
        <w:rPr>
          <w:rFonts w:hint="cs"/>
          <w:b/>
          <w:bCs/>
          <w:rtl/>
        </w:rPr>
        <w:t>ת</w:t>
      </w:r>
      <w:r>
        <w:rPr>
          <w:rFonts w:hint="cs"/>
          <w:rtl/>
        </w:rPr>
        <w:t>שחט</w:t>
      </w:r>
      <w:r w:rsidRPr="00BF1B57">
        <w:rPr>
          <w:rFonts w:hint="cs"/>
          <w:b/>
          <w:bCs/>
          <w:rtl/>
        </w:rPr>
        <w:t>ו</w:t>
      </w:r>
      <w:r>
        <w:rPr>
          <w:rFonts w:hint="cs"/>
          <w:rtl/>
        </w:rPr>
        <w:t xml:space="preserve"> </w:t>
      </w:r>
    </w:p>
    <w:p w14:paraId="28D512A8" w14:textId="77777777" w:rsidR="0046556D" w:rsidRDefault="00BD6C4F" w:rsidP="00BD6C4F">
      <w:pPr>
        <w:jc w:val="center"/>
        <w:rPr>
          <w:del w:id="90088" w:author="מנוע עיצוב" w:date="2026-10-08T11:01:28Z"/>
          <w:rtl/>
        </w:rPr>
      </w:pPr>
      <w:del w:id="90087" w:author="מנוע עיצוב" w:date="2026-10-08T11:01:28Z">
        <w:r>
          <w:rPr>
            <w:rFonts w:ascii="BA חניכי הישיבות" w:hAnsi="BA חניכי הישיבות" w:cs="BA חניכי הישיבות"/>
            <w:rtl/>
          </w:rPr>
          <w:delText xml:space="preserve">׻</w:delText>
        </w:r>
      </w:del>
    </w:p>
    <w:p w14:paraId="11399059" w14:textId="77777777" w:rsidR="00BD6C4F" w:rsidRPr="00C63571" w:rsidRDefault="00BD6C4F" w:rsidP="00BD6C4F">
      <w:pPr>
        <w:pStyle w:val="affff1"/>
        <w:rPr>
          <w:rtl/>
        </w:rPr>
      </w:pPr>
      <w:ins w:id="9874" w:author="מספור קטעי משנה" w:date="2026-10-06T06:45:19Z">
        <w:r>
          <w:rPr>
            <w:rStyle w:val="MisparKeta"/>
          </w:rPr>
          <w:t xml:space="preserve">ג. </w:t>
        </w:r>
      </w:ins>
      <w:r>
        <w:rPr>
          <w:rtl/>
        </w:rPr>
        <w:t xml:space="preserve">שחטה ואת בת בתה </w:t>
      </w:r>
      <w:r w:rsidR="00BF1CF6">
        <w:rPr>
          <w:rFonts w:hint="cs"/>
          <w:rtl/>
        </w:rPr>
        <w:t>וכו#</w:t>
      </w:r>
      <w:r>
        <w:rPr>
          <w:rFonts w:hint="cs"/>
          <w:rtl/>
        </w:rPr>
        <w:t xml:space="preserve"> סומכוס מר</w:t>
      </w:r>
      <w:r w:rsidR="00BF1CF6">
        <w:rPr>
          <w:rtl/>
        </w:rPr>
        <w:t>"</w:t>
      </w:r>
      <w:r>
        <w:rPr>
          <w:rFonts w:hint="cs"/>
          <w:rtl/>
        </w:rPr>
        <w:t>מ שמונים</w:t>
      </w:r>
      <w:r w:rsidRPr="00C63571">
        <w:rPr>
          <w:rtl/>
        </w:rPr>
        <w:t>.</w:t>
      </w:r>
    </w:p>
    <w:p w14:paraId="68636D96" w14:textId="77777777" w:rsidR="0046556D" w:rsidRDefault="00BD6C4F" w:rsidP="00BD6C4F">
      <w:pPr>
        <w:rPr>
          <w:b/>
          <w:bCs/>
          <w:rtl/>
        </w:rPr>
      </w:pPr>
      <w:r w:rsidRPr="00644E18">
        <w:rPr>
          <w:rFonts w:hint="cs"/>
          <w:b/>
          <w:bCs/>
          <w:rtl/>
        </w:rPr>
        <w:t>טעמא דסומכוס</w:t>
      </w:r>
      <w:r>
        <w:rPr>
          <w:rFonts w:hint="cs"/>
          <w:b/>
          <w:bCs/>
          <w:rtl/>
        </w:rPr>
        <w:t>:</w:t>
      </w:r>
    </w:p>
    <w:p w14:paraId="497009BB" w14:textId="77777777" w:rsidR="0046556D" w:rsidRDefault="00BD6C4F" w:rsidP="00BD6C4F">
      <w:pPr>
        <w:rPr>
          <w:rtl/>
        </w:rPr>
      </w:pPr>
      <w:r>
        <w:rPr>
          <w:rtl/>
        </w:rPr>
        <w:t xml:space="preserve">אכל שני זיתי חלב בהעלם אחד </w:t>
      </w:r>
      <w:r w:rsidRPr="00C63571">
        <w:rPr>
          <w:rtl/>
        </w:rPr>
        <w:t xml:space="preserve">חייב שתי חטאות, </w:t>
      </w:r>
      <w:r>
        <w:rPr>
          <w:rFonts w:hint="cs"/>
          <w:rtl/>
        </w:rPr>
        <w:t>וככה</w:t>
      </w:r>
      <w:r w:rsidR="00BF1CF6">
        <w:rPr>
          <w:rtl/>
        </w:rPr>
        <w:t>"</w:t>
      </w:r>
      <w:r>
        <w:rPr>
          <w:rFonts w:hint="cs"/>
          <w:rtl/>
        </w:rPr>
        <w:t>ג</w:t>
      </w:r>
      <w:r w:rsidRPr="00C63571">
        <w:rPr>
          <w:rtl/>
        </w:rPr>
        <w:t xml:space="preserve"> </w:t>
      </w:r>
      <w:r>
        <w:rPr>
          <w:rFonts w:hint="cs"/>
          <w:rtl/>
        </w:rPr>
        <w:t>ואשמעי' הך</w:t>
      </w:r>
      <w:r w:rsidRPr="00C63571">
        <w:rPr>
          <w:rtl/>
        </w:rPr>
        <w:t xml:space="preserve"> להודיעך כחן דרבנן, דאע"ג דגופין מוחלקין פטרי רבנן;</w:t>
      </w:r>
    </w:p>
    <w:p w14:paraId="6A321689" w14:textId="77777777" w:rsidR="0046556D" w:rsidRDefault="00BD6C4F" w:rsidP="00BD6C4F">
      <w:pPr>
        <w:rPr>
          <w:rtl/>
        </w:rPr>
      </w:pPr>
      <w:r w:rsidRPr="00644E18">
        <w:rPr>
          <w:rtl/>
        </w:rPr>
        <w:t>או"ד</w:t>
      </w:r>
      <w:r w:rsidRPr="00C63571">
        <w:rPr>
          <w:rtl/>
        </w:rPr>
        <w:t xml:space="preserve"> קסבר סומכוס אכל שני זיתי חלב בהעלם אחד </w:t>
      </w:r>
      <w:r>
        <w:rPr>
          <w:rFonts w:hint="cs"/>
          <w:rtl/>
        </w:rPr>
        <w:t xml:space="preserve">חייב </w:t>
      </w:r>
      <w:r w:rsidRPr="00C63571">
        <w:rPr>
          <w:rtl/>
        </w:rPr>
        <w:t xml:space="preserve">אחת, והכא היינו טעמא: הואיל וגופין מוחלקין? </w:t>
      </w:r>
    </w:p>
    <w:p w14:paraId="1E976A2D" w14:textId="77777777" w:rsidR="0046556D" w:rsidRDefault="00BD6C4F" w:rsidP="00BD6C4F">
      <w:pPr>
        <w:rPr>
          <w:rtl/>
        </w:rPr>
      </w:pPr>
      <w:r>
        <w:rPr>
          <w:rFonts w:hint="cs"/>
          <w:rtl/>
        </w:rPr>
        <w:t xml:space="preserve">רב יוסף: </w:t>
      </w:r>
      <w:r w:rsidRPr="00C63571">
        <w:rPr>
          <w:rtl/>
        </w:rPr>
        <w:t xml:space="preserve">אין, קסבר אכל שני זיתי חלב בהעלם אחד חייב שתי חטאות </w:t>
      </w:r>
    </w:p>
    <w:p w14:paraId="31D1031C" w14:textId="209E6711" w:rsidR="0046556D" w:rsidRDefault="00BD6C4F" w:rsidP="00BD6C4F">
      <w:pPr>
        <w:rPr>
          <w:rtl/>
        </w:rPr>
      </w:pPr>
      <w:r w:rsidRPr="00C63571">
        <w:rPr>
          <w:rtl/>
        </w:rPr>
        <w:t xml:space="preserve">מדתנן: הזורע כלאים כלאים לוקה, </w:t>
      </w:r>
      <w:r>
        <w:rPr>
          <w:rFonts w:hint="cs"/>
          <w:rtl/>
        </w:rPr>
        <w:t xml:space="preserve">והיינו </w:t>
      </w:r>
      <w:r w:rsidRPr="00C63571">
        <w:rPr>
          <w:rtl/>
        </w:rPr>
        <w:t>ב' מלקיות.</w:t>
      </w:r>
    </w:p>
    <w:p w14:paraId="3A711CF1" w14:textId="77E4B4EA" w:rsidR="0046556D" w:rsidRDefault="00BD6C4F" w:rsidP="00BD6C4F">
      <w:pPr>
        <w:rPr>
          <w:rtl/>
        </w:rPr>
      </w:pPr>
      <w:r>
        <w:rPr>
          <w:rFonts w:hint="cs"/>
          <w:rtl/>
        </w:rPr>
        <w:t>ולאו בזה אח</w:t>
      </w:r>
      <w:r w:rsidR="00BF1CF6">
        <w:rPr>
          <w:rtl/>
        </w:rPr>
        <w:t>"</w:t>
      </w:r>
      <w:r>
        <w:rPr>
          <w:rFonts w:hint="cs"/>
          <w:rtl/>
        </w:rPr>
        <w:t>ז ובב' התראות ד</w:t>
      </w:r>
      <w:r w:rsidRPr="00C63571">
        <w:rPr>
          <w:rtl/>
        </w:rPr>
        <w:t>תנינא: נזיר שהיה שותה יין כל היום - אינו חייב אלא אחת, אמרו לו, אל תשתה!</w:t>
      </w:r>
      <w:r>
        <w:rPr>
          <w:rFonts w:hint="cs"/>
          <w:rtl/>
        </w:rPr>
        <w:t xml:space="preserve"> </w:t>
      </w:r>
      <w:r w:rsidRPr="00C63571">
        <w:rPr>
          <w:rtl/>
        </w:rPr>
        <w:t>והוא שותה, אל תשתה!</w:t>
      </w:r>
      <w:r>
        <w:rPr>
          <w:rFonts w:hint="cs"/>
          <w:rtl/>
        </w:rPr>
        <w:t xml:space="preserve"> </w:t>
      </w:r>
      <w:r w:rsidRPr="00C63571">
        <w:rPr>
          <w:rtl/>
        </w:rPr>
        <w:t>והוא שותה - חייב על כל אחת ואחת;</w:t>
      </w:r>
    </w:p>
    <w:p w14:paraId="2070263D" w14:textId="1BFD68A0" w:rsidR="0046556D" w:rsidRDefault="00BD6C4F" w:rsidP="00BD6C4F">
      <w:pPr>
        <w:rPr>
          <w:rtl/>
        </w:rPr>
      </w:pPr>
      <w:r w:rsidRPr="00C63571">
        <w:rPr>
          <w:rtl/>
        </w:rPr>
        <w:t xml:space="preserve">אלא פשיטא: </w:t>
      </w:r>
      <w:r w:rsidRPr="00644E18">
        <w:rPr>
          <w:b/>
          <w:bCs/>
          <w:rtl/>
        </w:rPr>
        <w:t>בבת אחת ובהתראה אחת;</w:t>
      </w:r>
      <w:r>
        <w:rPr>
          <w:rFonts w:hint="cs"/>
          <w:b/>
          <w:bCs/>
          <w:rtl/>
        </w:rPr>
        <w:t xml:space="preserve"> אי רבנן הא כ</w:t>
      </w:r>
      <w:r w:rsidR="00BF1CF6">
        <w:rPr>
          <w:b/>
          <w:bCs/>
          <w:rtl/>
        </w:rPr>
        <w:t>"</w:t>
      </w:r>
      <w:r>
        <w:rPr>
          <w:rFonts w:hint="cs"/>
          <w:b/>
          <w:bCs/>
          <w:rtl/>
        </w:rPr>
        <w:t xml:space="preserve">ש מהתם דגופין מחולקין </w:t>
      </w:r>
    </w:p>
    <w:p w14:paraId="0977C017" w14:textId="77777777" w:rsidR="0046556D" w:rsidRDefault="00BD6C4F" w:rsidP="00BD6C4F">
      <w:pPr>
        <w:rPr>
          <w:rtl/>
        </w:rPr>
      </w:pPr>
      <w:r w:rsidRPr="00644E18">
        <w:rPr>
          <w:rFonts w:hint="cs"/>
          <w:b/>
          <w:bCs/>
          <w:rtl/>
        </w:rPr>
        <w:t>ו</w:t>
      </w:r>
      <w:r w:rsidR="00BF1CF6">
        <w:rPr>
          <w:rFonts w:hint="cs"/>
          <w:b/>
          <w:bCs/>
          <w:rtl/>
        </w:rPr>
        <w:t>דחי#</w:t>
      </w:r>
      <w:r>
        <w:rPr>
          <w:rFonts w:hint="cs"/>
          <w:rtl/>
        </w:rPr>
        <w:t xml:space="preserve"> ד</w:t>
      </w:r>
      <w:r w:rsidRPr="00C63571">
        <w:rPr>
          <w:rtl/>
        </w:rPr>
        <w:t xml:space="preserve">לעולם רבנן, ומילתא אגב אורחיה קמ"ל - דאיכא תרי גווני כלאים, </w:t>
      </w:r>
    </w:p>
    <w:p w14:paraId="5210E23C" w14:textId="63A38017" w:rsidR="0046556D" w:rsidRDefault="00BD6C4F" w:rsidP="00BD6C4F">
      <w:pPr>
        <w:rPr>
          <w:rtl/>
        </w:rPr>
      </w:pPr>
      <w:r>
        <w:rPr>
          <w:rtl/>
        </w:rPr>
        <w:lastRenderedPageBreak/>
        <w:t>ולאפוקי מדרבי יאשיה</w:t>
      </w:r>
      <w:r>
        <w:rPr>
          <w:rFonts w:hint="cs"/>
          <w:rtl/>
        </w:rPr>
        <w:t>:</w:t>
      </w:r>
      <w:r w:rsidRPr="00C63571">
        <w:rPr>
          <w:rtl/>
        </w:rPr>
        <w:t xml:space="preserve"> עד שיזרע חטה ושעורה וחרצן במפולת יד, קמ"ל דכי זרע חטה וחרצן, ושעורה וחרצן, נמי מחייב.</w:t>
      </w:r>
    </w:p>
    <w:p w14:paraId="6CC3F442" w14:textId="77777777" w:rsidR="0046556D" w:rsidRDefault="0046556D" w:rsidP="00BD6C4F">
      <w:pPr>
        <w:rPr>
          <w:rtl/>
        </w:rPr>
      </w:pPr>
    </w:p>
    <w:p w14:paraId="347E675C" w14:textId="77777777" w:rsidR="0046556D" w:rsidRDefault="00BD6C4F" w:rsidP="00BD6C4F">
      <w:pPr>
        <w:rPr>
          <w:rtl/>
        </w:rPr>
      </w:pPr>
      <w:r w:rsidRPr="00644E18">
        <w:rPr>
          <w:b/>
          <w:bCs/>
          <w:rtl/>
        </w:rPr>
        <w:t>ת"ש</w:t>
      </w:r>
      <w:r w:rsidRPr="00C63571">
        <w:rPr>
          <w:rtl/>
        </w:rPr>
        <w:t xml:space="preserve"> אכל מזה כזית ומזה כזית - סופג שמונים, רבי יהודה אומר: אינו סופג אלא מ'.</w:t>
      </w:r>
    </w:p>
    <w:p w14:paraId="7050171A" w14:textId="77777777" w:rsidR="0046556D" w:rsidRDefault="00BD6C4F" w:rsidP="00BD6C4F">
      <w:pPr>
        <w:rPr>
          <w:rtl/>
        </w:rPr>
      </w:pPr>
      <w:r>
        <w:rPr>
          <w:rFonts w:hint="cs"/>
          <w:rtl/>
        </w:rPr>
        <w:t xml:space="preserve">אי </w:t>
      </w:r>
      <w:r>
        <w:rPr>
          <w:rtl/>
        </w:rPr>
        <w:t xml:space="preserve">בזה אחר זה ובשתי התראות - מ"ט דרבי יהודה? התראת ספק היא, ושמעינן </w:t>
      </w:r>
      <w:r>
        <w:rPr>
          <w:rStyle w:val="2fb"/>
          <w:rtl/>
          <w:rPrChange w:id="12890" w:author="מנוע אמוראים" w:date="2026-10-05T16:40:54Z">
            <w:rPr>
              <w:rtl/>
            </w:rPr>
          </w:rPrChange>
        </w:rPr>
        <w:t xml:space="preserve">ל</w:t>
      </w:r>
      <w:r>
        <w:rPr>
          <w:rStyle w:val="2fb"/>
          <w:rFonts w:hint="cs"/>
          <w:rtl/>
          <w:rPrChange w:id="12891" w:author="מנוע אמוראים" w:date="2026-10-05T16:40:54Z">
            <w:rPr>
              <w:rFonts w:hint="cs"/>
              <w:rtl/>
            </w:rPr>
          </w:rPrChange>
        </w:rPr>
        <w:t xml:space="preserve">ר</w:t>
      </w:r>
      <w:r>
        <w:rPr>
          <w:rStyle w:val="2fb"/>
          <w:rtl/>
          <w:rPrChange w:id="12892" w:author="מנוע אמוראים" w:date="2026-10-05T16:40:54Z">
            <w:rPr>
              <w:rtl/>
            </w:rPr>
          </w:rPrChange>
        </w:rPr>
        <w:t xml:space="preserve">"</w:t>
      </w:r>
      <w:r>
        <w:rPr>
          <w:rStyle w:val="2fb"/>
          <w:rFonts w:hint="cs"/>
          <w:rtl/>
          <w:rPrChange w:id="12893" w:author="מנוע אמוראים" w:date="2026-10-05T16:40:54Z">
            <w:rPr>
              <w:rFonts w:hint="cs"/>
              <w:rtl/>
            </w:rPr>
          </w:rPrChange>
        </w:rPr>
        <w:t xml:space="preserve">י</w:t>
      </w:r>
      <w:r>
        <w:rPr>
          <w:rFonts w:hint="cs"/>
          <w:rtl/>
        </w:rPr>
        <w:t xml:space="preserve"> דלא שמה התראה</w:t>
      </w:r>
    </w:p>
    <w:p w14:paraId="4B9322C0" w14:textId="77777777" w:rsidR="0046556D" w:rsidRDefault="00BD6C4F" w:rsidP="00BD6C4F">
      <w:pPr>
        <w:rPr>
          <w:rtl/>
        </w:rPr>
      </w:pPr>
      <w:r w:rsidRPr="00C63571">
        <w:rPr>
          <w:rtl/>
        </w:rPr>
        <w:t>דתניא: הכה</w:t>
      </w:r>
      <w:r>
        <w:rPr>
          <w:rFonts w:hint="cs"/>
          <w:rtl/>
        </w:rPr>
        <w:t xml:space="preserve"> או קלל</w:t>
      </w:r>
      <w:r w:rsidRPr="00C63571">
        <w:rPr>
          <w:rtl/>
        </w:rPr>
        <w:t xml:space="preserve"> את זה וחזר והכה</w:t>
      </w:r>
      <w:r>
        <w:rPr>
          <w:rFonts w:hint="cs"/>
          <w:rtl/>
        </w:rPr>
        <w:t xml:space="preserve"> או קלל</w:t>
      </w:r>
      <w:r w:rsidRPr="00C63571">
        <w:rPr>
          <w:rtl/>
        </w:rPr>
        <w:t xml:space="preserve"> את זה, או שהכה </w:t>
      </w:r>
      <w:r>
        <w:rPr>
          <w:rFonts w:hint="cs"/>
          <w:rtl/>
        </w:rPr>
        <w:t xml:space="preserve">או קלל </w:t>
      </w:r>
      <w:r w:rsidRPr="00C63571">
        <w:rPr>
          <w:rtl/>
        </w:rPr>
        <w:t xml:space="preserve">שניהם בבת אחת, חייב, </w:t>
      </w:r>
    </w:p>
    <w:p w14:paraId="66A90593" w14:textId="1275D484" w:rsidR="0046556D" w:rsidRDefault="00BD6C4F" w:rsidP="00BD6C4F">
      <w:pPr>
        <w:rPr>
          <w:rtl/>
        </w:rPr>
      </w:pPr>
      <w:r>
        <w:rPr>
          <w:rStyle w:val="2fb"/>
          <w:rFonts w:hint="cs"/>
          <w:rtl/>
          <w:rPrChange w:id="12894" w:author="מנוע אמוראים" w:date="2026-10-05T16:40:54Z">
            <w:rPr>
              <w:rFonts w:hint="cs"/>
              <w:rtl/>
            </w:rPr>
          </w:rPrChange>
        </w:rPr>
        <w:t xml:space="preserve">ר</w:t>
      </w:r>
      <w:r>
        <w:rPr>
          <w:rStyle w:val="2fb"/>
          <w:rtl/>
          <w:rPrChange w:id="12895" w:author="מנוע אמוראים" w:date="2026-10-05T16:40:54Z">
            <w:rPr>
              <w:rtl/>
            </w:rPr>
          </w:rPrChange>
        </w:rPr>
        <w:t xml:space="preserve">"</w:t>
      </w:r>
      <w:r>
        <w:rPr>
          <w:rStyle w:val="2fb"/>
          <w:rFonts w:hint="cs"/>
          <w:rtl/>
          <w:rPrChange w:id="12896" w:author="מנוע אמוראים" w:date="2026-10-05T16:40:54Z">
            <w:rPr>
              <w:rFonts w:hint="cs"/>
              <w:rtl/>
            </w:rPr>
          </w:rPrChange>
        </w:rPr>
        <w:t xml:space="preserve">י</w:t>
      </w:r>
      <w:r w:rsidRPr="00C63571">
        <w:rPr>
          <w:rtl/>
        </w:rPr>
        <w:t>: בבת אחת - חייב, בזה אחר זה פטור.</w:t>
      </w:r>
    </w:p>
    <w:p w14:paraId="7D47D2D5" w14:textId="77777777" w:rsidR="0046556D" w:rsidRDefault="00BD6C4F" w:rsidP="00BD6C4F">
      <w:pPr>
        <w:rPr>
          <w:rtl/>
        </w:rPr>
      </w:pPr>
      <w:r>
        <w:rPr>
          <w:rtl/>
        </w:rPr>
        <w:t xml:space="preserve">אלא פשיטא </w:t>
      </w:r>
      <w:r w:rsidRPr="00C63571">
        <w:rPr>
          <w:rtl/>
        </w:rPr>
        <w:t xml:space="preserve">בבת אחת ובהתראה אחת, ומאן תנא קמא? אילימא רבנן דפליגי עליה דסומכוס, השתא, ומה התם דגופין מוחלקין - פטרי רבנן, </w:t>
      </w:r>
      <w:r>
        <w:rPr>
          <w:rFonts w:hint="cs"/>
          <w:rtl/>
        </w:rPr>
        <w:t>כ</w:t>
      </w:r>
      <w:r w:rsidR="00BF1CF6">
        <w:rPr>
          <w:rtl/>
        </w:rPr>
        <w:t>"</w:t>
      </w:r>
      <w:r>
        <w:rPr>
          <w:rFonts w:hint="cs"/>
          <w:rtl/>
        </w:rPr>
        <w:t xml:space="preserve">ש </w:t>
      </w:r>
      <w:r w:rsidRPr="00C63571">
        <w:rPr>
          <w:rtl/>
        </w:rPr>
        <w:t>הכא אלא לאו סומכוס היא.</w:t>
      </w:r>
    </w:p>
    <w:p w14:paraId="47702DF0" w14:textId="77777777" w:rsidR="0046556D" w:rsidRDefault="000828F8" w:rsidP="00C62948">
      <w:pPr>
        <w:pStyle w:val="affffb"/>
        <w:rPr>
          <w:rtl/>
        </w:rPr>
      </w:pPr>
      <w:r>
        <w:rPr>
          <w:rtl/>
        </w:rPr>
        <w:t xml:space="preserve">- </w:t>
      </w:r>
      <w:r w:rsidR="00BD6C4F" w:rsidRPr="00C63571">
        <w:rPr>
          <w:rtl/>
        </w:rPr>
        <w:t>לעולם בזה אחר זה, ורבנן;</w:t>
      </w:r>
      <w:r w:rsidR="00BD6C4F">
        <w:rPr>
          <w:rFonts w:hint="cs"/>
          <w:rtl/>
        </w:rPr>
        <w:t xml:space="preserve"> </w:t>
      </w:r>
      <w:r w:rsidR="00BD6C4F" w:rsidRPr="00C63571">
        <w:rPr>
          <w:rtl/>
        </w:rPr>
        <w:t xml:space="preserve">והאי תנא </w:t>
      </w:r>
      <w:r w:rsidR="00BD6C4F">
        <w:rPr>
          <w:rtl/>
        </w:rPr>
        <w:t>ס"ל כאידך תנא דרבי יהודה</w:t>
      </w:r>
      <w:r w:rsidR="00BD6C4F" w:rsidRPr="00C63571">
        <w:rPr>
          <w:rtl/>
        </w:rPr>
        <w:t xml:space="preserve">: התראת ספק שמה התראה, </w:t>
      </w:r>
    </w:p>
    <w:p w14:paraId="359F3411" w14:textId="77777777" w:rsidR="00BD6C4F" w:rsidRDefault="00BD6C4F" w:rsidP="00F07436">
      <w:pPr>
        <w:pStyle w:val="afff3"/>
        <w:framePr w:wrap="around"/>
        <w:rPr>
          <w:rtl/>
        </w:rPr>
      </w:pPr>
      <w:r>
        <w:rPr>
          <w:rFonts w:hint="cs"/>
          <w:rtl/>
        </w:rPr>
        <w:t>פג.</w:t>
      </w:r>
    </w:p>
    <w:p w14:paraId="379D4EE3" w14:textId="4D667D7B" w:rsidR="0046556D" w:rsidRDefault="00BD6C4F" w:rsidP="00BD6C4F">
      <w:pPr>
        <w:rPr>
          <w:rtl/>
        </w:rPr>
      </w:pPr>
      <w:r w:rsidRPr="00C63571">
        <w:rPr>
          <w:rtl/>
        </w:rPr>
        <w:t>דתניא:</w:t>
      </w:r>
      <w:r w:rsidRPr="00A71A5E">
        <w:rPr>
          <w:rStyle w:val="afffff0"/>
          <w:rtl/>
        </w:rPr>
        <w:t xml:space="preserve"> </w:t>
      </w:r>
      <w:r w:rsidRPr="00A71A5E">
        <w:rPr>
          <w:rStyle w:val="afffff0"/>
          <w:rFonts w:hint="cs"/>
          <w:rtl/>
        </w:rPr>
        <w:t>'</w:t>
      </w:r>
      <w:r w:rsidRPr="00A71A5E">
        <w:rPr>
          <w:rStyle w:val="afffff0"/>
          <w:rtl/>
        </w:rPr>
        <w:t>לא תותירו ממנו עד בקר והנותר ממנו עד בקר באש תשרופו</w:t>
      </w:r>
      <w:r w:rsidRPr="00A71A5E">
        <w:rPr>
          <w:rStyle w:val="afffff0"/>
          <w:rFonts w:hint="cs"/>
          <w:rtl/>
        </w:rPr>
        <w:t>'</w:t>
      </w:r>
      <w:r w:rsidRPr="00A71A5E">
        <w:rPr>
          <w:rStyle w:val="afffff0"/>
          <w:rtl/>
        </w:rPr>
        <w:t xml:space="preserve"> </w:t>
      </w:r>
    </w:p>
    <w:p w14:paraId="28E824B8" w14:textId="77777777" w:rsidR="0046556D" w:rsidRDefault="00BD6C4F" w:rsidP="00BD6C4F">
      <w:pPr>
        <w:ind w:firstLine="963"/>
        <w:rPr>
          <w:rtl/>
        </w:rPr>
      </w:pPr>
      <w:r>
        <w:rPr>
          <w:rStyle w:val="2fb"/>
          <w:rFonts w:hint="cs"/>
          <w:rtl/>
          <w:rPrChange w:id="12897" w:author="מנוע אמוראים" w:date="2026-10-05T16:40:54Z">
            <w:rPr>
              <w:rFonts w:hint="cs"/>
              <w:rtl/>
            </w:rPr>
          </w:rPrChange>
        </w:rPr>
        <w:t xml:space="preserve">לר</w:t>
      </w:r>
      <w:r>
        <w:rPr>
          <w:rStyle w:val="2fb"/>
          <w:rtl/>
          <w:rPrChange w:id="12898" w:author="מנוע אמוראים" w:date="2026-10-05T16:40:54Z">
            <w:rPr>
              <w:rtl/>
            </w:rPr>
          </w:rPrChange>
        </w:rPr>
        <w:t xml:space="preserve">"</w:t>
      </w:r>
      <w:r>
        <w:rPr>
          <w:rStyle w:val="2fb"/>
          <w:rFonts w:hint="cs"/>
          <w:rtl/>
          <w:rPrChange w:id="12899" w:author="מנוע אמוראים" w:date="2026-10-05T16:40:54Z">
            <w:rPr>
              <w:rFonts w:hint="cs"/>
              <w:rtl/>
            </w:rPr>
          </w:rPrChange>
        </w:rPr>
        <w:t xml:space="preserve">י</w:t>
      </w:r>
      <w:r>
        <w:rPr>
          <w:rFonts w:hint="cs"/>
          <w:rtl/>
        </w:rPr>
        <w:t xml:space="preserve">:</w:t>
      </w:r>
      <w:r w:rsidRPr="00C63571">
        <w:rPr>
          <w:rtl/>
        </w:rPr>
        <w:t xml:space="preserve"> בא הכתוב ליתן עשה אחר לא תעשה, לומר שאין לוקין עליו, </w:t>
      </w:r>
    </w:p>
    <w:p w14:paraId="6CD580E8" w14:textId="77777777" w:rsidR="0046556D" w:rsidRDefault="00BD6C4F" w:rsidP="00BD6C4F">
      <w:pPr>
        <w:ind w:firstLine="963"/>
        <w:rPr>
          <w:rtl/>
        </w:rPr>
      </w:pPr>
      <w:r>
        <w:rPr>
          <w:rFonts w:hint="cs"/>
          <w:rtl/>
        </w:rPr>
        <w:t>ולרבי יעקב</w:t>
      </w:r>
      <w:r w:rsidRPr="00C63571">
        <w:rPr>
          <w:rtl/>
        </w:rPr>
        <w:t xml:space="preserve">: משום דה"ל לאו שאין בו מעשה </w:t>
      </w:r>
      <w:r>
        <w:rPr>
          <w:rFonts w:hint="cs"/>
          <w:rtl/>
        </w:rPr>
        <w:t>ש</w:t>
      </w:r>
      <w:r w:rsidRPr="00C63571">
        <w:rPr>
          <w:rtl/>
        </w:rPr>
        <w:t>אין לוקין עליו.</w:t>
      </w:r>
    </w:p>
    <w:p w14:paraId="55BF2ADB" w14:textId="77777777" w:rsidR="0046556D" w:rsidRDefault="0046556D" w:rsidP="00BD6C4F">
      <w:pPr>
        <w:rPr>
          <w:rtl/>
        </w:rPr>
      </w:pPr>
    </w:p>
    <w:p w14:paraId="21DC0706" w14:textId="77777777" w:rsidR="0046556D" w:rsidRDefault="00BD6C4F" w:rsidP="00BD6C4F">
      <w:pPr>
        <w:rPr>
          <w:rtl/>
        </w:rPr>
      </w:pPr>
      <w:r>
        <w:rPr>
          <w:rFonts w:hint="cs"/>
          <w:rtl/>
        </w:rPr>
        <w:t>והך ד</w:t>
      </w:r>
      <w:r w:rsidRPr="00C63571">
        <w:rPr>
          <w:rtl/>
        </w:rPr>
        <w:t>אכל שני גידין משתי ירכות משתי</w:t>
      </w:r>
      <w:r>
        <w:rPr>
          <w:rtl/>
        </w:rPr>
        <w:t xml:space="preserve"> בהמות </w:t>
      </w:r>
      <w:r w:rsidRPr="00C63571">
        <w:rPr>
          <w:rtl/>
        </w:rPr>
        <w:t>סופג שמונים, רבי יהודה אומר: אינו סופג אלא מ'</w:t>
      </w:r>
    </w:p>
    <w:p w14:paraId="11064780" w14:textId="77777777" w:rsidR="0046556D" w:rsidRDefault="000828F8" w:rsidP="00C62948">
      <w:pPr>
        <w:pStyle w:val="affffb"/>
        <w:rPr>
          <w:rtl/>
        </w:rPr>
      </w:pPr>
      <w:r>
        <w:rPr>
          <w:rtl/>
        </w:rPr>
        <w:t xml:space="preserve">- </w:t>
      </w:r>
      <w:r w:rsidR="00BD6C4F" w:rsidRPr="00C63571">
        <w:rPr>
          <w:rtl/>
        </w:rPr>
        <w:t>לעולם בזה א</w:t>
      </w:r>
      <w:r w:rsidR="00BD6C4F">
        <w:rPr>
          <w:rtl/>
        </w:rPr>
        <w:t xml:space="preserve">חר זה, </w:t>
      </w:r>
      <w:r>
        <w:rPr>
          <w:rFonts w:hint="cs"/>
          <w:rtl/>
        </w:rPr>
        <w:t xml:space="preserve">והך </w:t>
      </w:r>
      <w:r>
        <w:rPr>
          <w:rStyle w:val="2fb"/>
          <w:rFonts w:hint="cs"/>
          <w:rtl/>
          <w:rPrChange w:id="12900" w:author="מנוע אמוראים" w:date="2026-10-05T16:40:54Z">
            <w:rPr>
              <w:rFonts w:hint="cs"/>
              <w:rtl/>
            </w:rPr>
          </w:rPrChange>
        </w:rPr>
        <w:t xml:space="preserve">ד</w:t>
      </w:r>
      <w:r>
        <w:rPr>
          <w:rStyle w:val="2fb"/>
          <w:rtl/>
          <w:rPrChange w:id="12901" w:author="מנוע אמוראים" w:date="2026-10-05T16:40:54Z">
            <w:rPr>
              <w:rtl/>
            </w:rPr>
          </w:rPrChange>
        </w:rPr>
        <w:t xml:space="preserve">ר</w:t>
      </w:r>
      <w:r>
        <w:rPr>
          <w:rStyle w:val="2fb"/>
          <w:rtl/>
          <w:rPrChange w:id="12902" w:author="מנוע אמוראים" w:date="2026-10-05T16:40:54Z">
            <w:rPr>
              <w:rtl/>
            </w:rPr>
          </w:rPrChange>
        </w:rPr>
        <w:t xml:space="preserve">"</w:t>
      </w:r>
      <w:r>
        <w:rPr>
          <w:rStyle w:val="2fb"/>
          <w:rFonts w:hint="cs"/>
          <w:rtl/>
          <w:rPrChange w:id="12903" w:author="מנוע אמוראים" w:date="2026-10-05T16:40:54Z">
            <w:rPr>
              <w:rFonts w:hint="cs"/>
              <w:rtl/>
            </w:rPr>
          </w:rPrChange>
        </w:rPr>
        <w:t xml:space="preserve">י</w:t>
      </w:r>
      <w:r w:rsidR="00BD6C4F">
        <w:rPr>
          <w:rtl/>
        </w:rPr>
        <w:t xml:space="preserve"> </w:t>
      </w:r>
      <w:r w:rsidR="00BD6C4F" w:rsidRPr="00C63571">
        <w:rPr>
          <w:rtl/>
        </w:rPr>
        <w:t>כגון דלית ביה כזית,</w:t>
      </w:r>
      <w:r>
        <w:rPr>
          <w:rFonts w:hint="cs"/>
          <w:rtl/>
        </w:rPr>
        <w:t xml:space="preserve"> </w:t>
      </w:r>
      <w:r>
        <w:rPr>
          <w:rStyle w:val="2fb"/>
          <w:rFonts w:hint="cs"/>
          <w:rtl/>
          <w:rPrChange w:id="12904" w:author="מנוע אמוראים" w:date="2026-10-05T16:40:54Z">
            <w:rPr>
              <w:rFonts w:hint="cs"/>
              <w:rtl/>
            </w:rPr>
          </w:rPrChange>
        </w:rPr>
        <w:t xml:space="preserve">דלר</w:t>
      </w:r>
      <w:r>
        <w:rPr>
          <w:rStyle w:val="2fb"/>
          <w:rtl/>
          <w:rPrChange w:id="12905" w:author="מנוע אמוראים" w:date="2026-10-05T16:40:54Z">
            <w:rPr>
              <w:rtl/>
            </w:rPr>
          </w:rPrChange>
        </w:rPr>
        <w:t xml:space="preserve">"</w:t>
      </w:r>
      <w:r>
        <w:rPr>
          <w:rStyle w:val="2fb"/>
          <w:rFonts w:hint="cs"/>
          <w:rtl/>
          <w:rPrChange w:id="12906" w:author="מנוע אמוראים" w:date="2026-10-05T16:40:54Z">
            <w:rPr>
              <w:rFonts w:hint="cs"/>
              <w:rtl/>
            </w:rPr>
          </w:rPrChange>
        </w:rPr>
        <w:t xml:space="preserve">י</w:t>
      </w:r>
      <w:r>
        <w:rPr>
          <w:rFonts w:hint="cs"/>
          <w:rtl/>
        </w:rPr>
        <w:t xml:space="preserve"> חייב רק</w:t>
      </w:r>
      <w:r w:rsidR="00BD6C4F" w:rsidRPr="00C63571">
        <w:rPr>
          <w:rtl/>
        </w:rPr>
        <w:t xml:space="preserve"> </w:t>
      </w:r>
      <w:r w:rsidR="00BD6C4F">
        <w:rPr>
          <w:rFonts w:hint="cs"/>
          <w:rtl/>
        </w:rPr>
        <w:t>מ</w:t>
      </w:r>
      <w:r w:rsidR="00BD6C4F" w:rsidRPr="00C63571">
        <w:rPr>
          <w:rtl/>
        </w:rPr>
        <w:t>שיהא בו כזית.</w:t>
      </w:r>
    </w:p>
    <w:p w14:paraId="38F1B691"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40" w:author="קלוד" w:date="2026-10-06T10:08:36Z"/>
        </w:rPr>
      </w:pPr>
      <w:ins w:id="20139" w:author="קלוד" w:date="2026-10-06T10:08:36Z">
        <w:r>
          <w:t xml:space="preserve">משנה ג</w:t>
        </w:r>
      </w:ins>
    </w:p>
    <w:p w14:paraId="2BF5B3F1" w14:textId="77777777" w:rsidR="00BD6C4F" w:rsidRPr="00C63571" w:rsidRDefault="00BD6C4F" w:rsidP="00BD6C4F">
      <w:pPr>
        <w:pStyle w:val="afff9"/>
        <w:rPr>
          <w:del w:id="20129" w:author="קלוד" w:date="2026-10-06T10:14:23Z"/>
          <w:rtl/>
        </w:rPr>
      </w:pPr>
      <w:ins w:id="9875" w:author="מספור קטעי משנה" w:date="2026-10-06T06:45:19Z">
        <w:del w:id="20127" w:author="קלוד" w:date="2026-10-06T10:14:23Z">
          <w:r>
            <w:rPr>
              <w:rStyle w:val="MisparKeta"/>
            </w:rPr>
            <w:delText xml:space="preserve">א. </w:delText>
          </w:r>
        </w:del>
      </w:ins>
      <w:del w:id="20128" w:author="קלוד" w:date="2026-10-06T10:14:23Z">
        <w:r w:rsidRPr="00C63571">
          <w:rPr>
            <w:rtl/>
          </w:rPr>
          <w:delText xml:space="preserve">מתני'.</w:delText>
        </w:r>
      </w:del>
    </w:p>
    <w:p w14:paraId="0C04E12C" w14:textId="77777777" w:rsidR="00BD6C4F" w:rsidRDefault="00BD6C4F" w:rsidP="00BD6C4F">
      <w:pPr>
        <w:pStyle w:val="afff9"/>
        <w:spacing w:before="120"/>
        <w:rPr>
          <w:rtl/>
        </w:rPr>
        <w:pPrChange w:id="90047" w:author="קלוד" w:date="2026-10-08T12:08:16Z">
          <w:pPr>
            <w:pStyle w:val="afff9"/>
          </w:pPr>
        </w:pPrChange>
      </w:pPr>
      <w:r w:rsidRPr="00C63571">
        <w:rPr>
          <w:rtl/>
        </w:rPr>
        <w:t xml:space="preserve">בארבעה פרקים בשנה המוכר בהמה לחבירו צריך להודיעו: אמה מכרתי לשחוט, בתה מכרתי לשחוט, </w:t>
      </w:r>
    </w:p>
    <w:p w14:paraId="323F0670" w14:textId="77777777" w:rsidR="00BD6C4F" w:rsidRPr="00C63571" w:rsidRDefault="00BD6C4F" w:rsidP="00BD6C4F">
      <w:pPr>
        <w:pStyle w:val="afff9"/>
        <w:rPr>
          <w:rtl/>
        </w:rPr>
      </w:pPr>
      <w:r w:rsidRPr="00C63571">
        <w:rPr>
          <w:rtl/>
        </w:rPr>
        <w:t>ואלו הן ערב יום טוב האחרון של חג, וערב יום טוב הראשון של פסח, ו</w:t>
      </w:r>
      <w:r>
        <w:rPr>
          <w:rtl/>
        </w:rPr>
        <w:t>ערב עצרת, וערב ראש השנה: וכ</w:t>
      </w:r>
      <w:r>
        <w:rPr>
          <w:rFonts w:hint="cs"/>
          <w:rtl/>
        </w:rPr>
        <w:t>ריה</w:t>
      </w:r>
      <w:r w:rsidR="00BF1CF6">
        <w:rPr>
          <w:rtl/>
        </w:rPr>
        <w:t>"</w:t>
      </w:r>
      <w:r>
        <w:rPr>
          <w:rFonts w:hint="cs"/>
          <w:rtl/>
        </w:rPr>
        <w:t>ג</w:t>
      </w:r>
      <w:r w:rsidRPr="00C63571">
        <w:rPr>
          <w:rtl/>
        </w:rPr>
        <w:t>: אף ערב יום הכפורים בגליל.</w:t>
      </w:r>
    </w:p>
    <w:p w14:paraId="36E6CC08" w14:textId="77777777" w:rsidR="00BD6C4F" w:rsidRDefault="00BD6C4F" w:rsidP="00BD6C4F">
      <w:pPr>
        <w:pStyle w:val="afff9"/>
        <w:rPr>
          <w:rtl/>
        </w:rPr>
      </w:pPr>
      <w:r w:rsidRPr="00C63571">
        <w:rPr>
          <w:rtl/>
        </w:rPr>
        <w:t>א</w:t>
      </w:r>
      <w:r>
        <w:rPr>
          <w:rFonts w:hint="cs"/>
          <w:rtl/>
        </w:rPr>
        <w:t>ר</w:t>
      </w:r>
      <w:r w:rsidR="00BF1CF6">
        <w:rPr>
          <w:rtl/>
        </w:rPr>
        <w:t>"</w:t>
      </w:r>
      <w:r>
        <w:rPr>
          <w:rFonts w:hint="cs"/>
          <w:rtl/>
        </w:rPr>
        <w:t>י</w:t>
      </w:r>
      <w:r w:rsidRPr="00C63571">
        <w:rPr>
          <w:rtl/>
        </w:rPr>
        <w:t>: אימתי - בזמן</w:t>
      </w:r>
      <w:r>
        <w:rPr>
          <w:rtl/>
        </w:rPr>
        <w:t xml:space="preserve"> שאין לו ריוח, אבל יש לו ריוח </w:t>
      </w:r>
      <w:r w:rsidRPr="00C63571">
        <w:rPr>
          <w:rtl/>
        </w:rPr>
        <w:t xml:space="preserve">אין צריך להודיעו, </w:t>
      </w:r>
    </w:p>
    <w:p w14:paraId="4F2E2479" w14:textId="77777777" w:rsidR="00BD6C4F" w:rsidRPr="00C63571" w:rsidRDefault="00BD6C4F" w:rsidP="00BD6C4F">
      <w:pPr>
        <w:pStyle w:val="afff9"/>
        <w:rPr>
          <w:rtl/>
        </w:rPr>
      </w:pPr>
      <w:r>
        <w:rPr>
          <w:rtl/>
        </w:rPr>
        <w:t xml:space="preserve">ומודה </w:t>
      </w:r>
      <w:r>
        <w:rPr>
          <w:rStyle w:val="TanaimMishna"/>
          <w:rtl/>
          <w:rPrChange w:id="20018" w:author="קלוד" w:date="2026-10-06T10:08:36Z">
            <w:rPr>
              <w:rtl/>
            </w:rPr>
          </w:rPrChange>
        </w:rPr>
        <w:t xml:space="preserve">רבי יהודה</w:t>
      </w:r>
      <w:r>
        <w:rPr>
          <w:rtl/>
        </w:rPr>
        <w:t xml:space="preserve"> במוכר את האם לחתן, ואת הבת לכלה - שצריך להודיעו, בידוע ששניהם שוחטין ביום אחד.</w:t>
      </w:r>
    </w:p>
    <w:p w14:paraId="383A206E" w14:textId="77777777" w:rsidR="00BD6C4F" w:rsidRPr="00C63571" w:rsidRDefault="00BD6C4F" w:rsidP="00BD6C4F">
      <w:pPr>
        <w:pStyle w:val="afff9"/>
        <w:rPr>
          <w:rtl/>
        </w:rPr>
      </w:pPr>
      <w:r w:rsidRPr="00C63571">
        <w:rPr>
          <w:rtl/>
        </w:rPr>
        <w:t>בארבעה פרקים אלו משחיטין את הטבח בעל כרחו, אפילו שור שוה אלף דינרים ואין לו ללוקח אלא דינר - כופין אותו לשחוט;</w:t>
      </w:r>
    </w:p>
    <w:p w14:paraId="28FAFA13" w14:textId="77777777" w:rsidR="00BD6C4F" w:rsidRPr="00C63571" w:rsidRDefault="00BD6C4F" w:rsidP="00BD6C4F">
      <w:pPr>
        <w:pStyle w:val="03"/>
        <w:rPr>
          <w:rtl/>
        </w:rPr>
      </w:pPr>
      <w:r>
        <w:rPr>
          <w:rtl/>
        </w:rPr>
        <w:t xml:space="preserve">לפיכך, אם מת </w:t>
      </w:r>
      <w:r w:rsidRPr="00C63571">
        <w:rPr>
          <w:rtl/>
        </w:rPr>
        <w:t>מת ללוקח, אבל בשאר ימות השנה אינו כן, לפיכך, אם מת מת למוכר.</w:t>
      </w:r>
    </w:p>
    <w:p w14:paraId="3F5863C6" w14:textId="77777777" w:rsidR="0046556D" w:rsidRDefault="00BD6C4F" w:rsidP="00BD6C4F">
      <w:pPr>
        <w:jc w:val="center"/>
        <w:rPr>
          <w:rtl/>
        </w:rPr>
      </w:pPr>
      <w:r>
        <w:rPr>
          <w:rFonts w:ascii="BA חניכי הישיבות" w:hAnsi="BA חניכי הישיבות" w:cs="BA חניכי הישיבות"/>
          <w:rtl/>
        </w:rPr>
        <w:t>׻</w:t>
      </w:r>
    </w:p>
    <w:p w14:paraId="3CF87799" w14:textId="77777777" w:rsidR="0046556D" w:rsidRDefault="00BD6C4F" w:rsidP="00BD6C4F">
      <w:pPr>
        <w:rPr>
          <w:rtl/>
        </w:rPr>
      </w:pPr>
      <w:r w:rsidRPr="00C63571">
        <w:rPr>
          <w:rtl/>
        </w:rPr>
        <w:t>תנא: אם לא הודיעו - הולך ושוחט ואינו נמנע.</w:t>
      </w:r>
    </w:p>
    <w:p w14:paraId="23110C2A" w14:textId="77777777" w:rsidR="00BD6C4F" w:rsidRPr="00C63571" w:rsidRDefault="00BD6C4F" w:rsidP="00BD6C4F">
      <w:pPr>
        <w:pStyle w:val="affff1"/>
        <w:rPr>
          <w:rtl/>
        </w:rPr>
      </w:pPr>
      <w:ins w:id="9876" w:author="מספור קטעי משנה" w:date="2026-10-06T06:45:19Z">
        <w:r>
          <w:rPr>
            <w:rStyle w:val="MisparKeta"/>
          </w:rPr>
          <w:t xml:space="preserve">ב. </w:t>
        </w:r>
      </w:ins>
      <w:r w:rsidRPr="00C63571">
        <w:rPr>
          <w:rtl/>
        </w:rPr>
        <w:t>אמר רבי יהודה אימתי [</w:t>
      </w:r>
      <w:r w:rsidR="00BF1CF6">
        <w:rPr>
          <w:rtl/>
        </w:rPr>
        <w:t>וכו#</w:t>
      </w:r>
      <w:r w:rsidRPr="00C63571">
        <w:rPr>
          <w:rtl/>
        </w:rPr>
        <w:t>].</w:t>
      </w:r>
    </w:p>
    <w:p w14:paraId="600C6A18" w14:textId="77777777" w:rsidR="0046556D" w:rsidRDefault="00BD6C4F" w:rsidP="00BD6C4F">
      <w:pPr>
        <w:rPr>
          <w:rtl/>
        </w:rPr>
      </w:pPr>
      <w:r w:rsidRPr="00C63571">
        <w:rPr>
          <w:rtl/>
        </w:rPr>
        <w:t>ל</w:t>
      </w:r>
      <w:r>
        <w:rPr>
          <w:rtl/>
        </w:rPr>
        <w:t>מ"ל</w:t>
      </w:r>
      <w:r w:rsidRPr="00C63571">
        <w:rPr>
          <w:rtl/>
        </w:rPr>
        <w:t xml:space="preserve"> למיתני: את האם לחתן ואת הבת לכלה? מלתא אגב אורחיה קמ</w:t>
      </w:r>
      <w:r w:rsidR="00BF1CF6">
        <w:rPr>
          <w:rtl/>
        </w:rPr>
        <w:t>"</w:t>
      </w:r>
      <w:r>
        <w:rPr>
          <w:rFonts w:hint="cs"/>
          <w:rtl/>
        </w:rPr>
        <w:t>ל</w:t>
      </w:r>
      <w:r w:rsidRPr="00C63571">
        <w:rPr>
          <w:rtl/>
        </w:rPr>
        <w:t>: דאורח ארעא למטרח בי חתנא טפי מבי כלתא.</w:t>
      </w:r>
    </w:p>
    <w:p w14:paraId="574EF575" w14:textId="77777777" w:rsidR="00BD6C4F" w:rsidRPr="00C63571" w:rsidRDefault="00BD6C4F" w:rsidP="00BD6C4F">
      <w:pPr>
        <w:pStyle w:val="affff1"/>
        <w:rPr>
          <w:rtl/>
        </w:rPr>
      </w:pPr>
      <w:ins w:id="9877" w:author="מספור קטעי משנה" w:date="2026-10-06T06:45:19Z">
        <w:r>
          <w:rPr>
            <w:rStyle w:val="MisparKeta"/>
          </w:rPr>
          <w:t xml:space="preserve">ג. </w:t>
        </w:r>
      </w:ins>
      <w:r w:rsidRPr="00C63571">
        <w:rPr>
          <w:rtl/>
        </w:rPr>
        <w:t>בארבעה פרקים אלו [</w:t>
      </w:r>
      <w:r w:rsidR="00BF1CF6">
        <w:rPr>
          <w:rtl/>
        </w:rPr>
        <w:t>וכו#</w:t>
      </w:r>
      <w:r w:rsidRPr="00C63571">
        <w:rPr>
          <w:rtl/>
        </w:rPr>
        <w:t>].</w:t>
      </w:r>
    </w:p>
    <w:p w14:paraId="0B2B6213" w14:textId="77777777" w:rsidR="0046556D" w:rsidRDefault="00BD6C4F" w:rsidP="00BD6C4F">
      <w:pPr>
        <w:rPr>
          <w:rtl/>
        </w:rPr>
      </w:pPr>
      <w:r w:rsidRPr="00C63571">
        <w:rPr>
          <w:rtl/>
        </w:rPr>
        <w:t xml:space="preserve">• </w:t>
      </w:r>
      <w:r>
        <w:rPr>
          <w:rStyle w:val="2fb"/>
          <w:rFonts w:hint="cs"/>
          <w:rtl/>
          <w:rPrChange w:id="12907" w:author="מנוע אמוראים" w:date="2026-10-05T16:40:54Z">
            <w:rPr>
              <w:rFonts w:hint="cs"/>
              <w:rtl/>
            </w:rPr>
          </w:rPrChange>
        </w:rPr>
        <w:t xml:space="preserve">ארשבר</w:t>
      </w:r>
      <w:r>
        <w:rPr>
          <w:rStyle w:val="2fb"/>
          <w:rtl/>
          <w:rPrChange w:id="12908" w:author="מנוע אמוראים" w:date="2026-10-05T16:40:54Z">
            <w:rPr>
              <w:rtl/>
            </w:rPr>
          </w:rPrChange>
        </w:rPr>
        <w:t xml:space="preserve">"</w:t>
      </w:r>
      <w:r>
        <w:rPr>
          <w:rStyle w:val="2fb"/>
          <w:rFonts w:hint="cs"/>
          <w:rtl/>
          <w:rPrChange w:id="12909" w:author="מנוע אמוראים" w:date="2026-10-05T16:40:54Z">
            <w:rPr>
              <w:rFonts w:hint="cs"/>
              <w:rtl/>
            </w:rPr>
          </w:rPrChange>
        </w:rPr>
        <w:t xml:space="preserve">י</w:t>
      </w:r>
      <w:r w:rsidRPr="00C63571">
        <w:rPr>
          <w:rtl/>
        </w:rPr>
        <w:t>: לעולם שלא משך, וכגון שזיכה לו על ידי אחר;</w:t>
      </w:r>
    </w:p>
    <w:p w14:paraId="1A5E1AD7" w14:textId="77777777" w:rsidR="0046556D" w:rsidRDefault="00BD6C4F" w:rsidP="00BD6C4F">
      <w:pPr>
        <w:rPr>
          <w:rtl/>
        </w:rPr>
      </w:pPr>
      <w:r w:rsidRPr="00C63571">
        <w:rPr>
          <w:rtl/>
        </w:rPr>
        <w:t xml:space="preserve">• </w:t>
      </w:r>
      <w:r>
        <w:rPr>
          <w:rtl/>
        </w:rPr>
        <w:t>בארבעה פרקים אלו דזכות הוא לו</w:t>
      </w:r>
      <w:r w:rsidRPr="00C63571">
        <w:rPr>
          <w:rtl/>
        </w:rPr>
        <w:t xml:space="preserve"> זכין לאדם שלא בפני</w:t>
      </w:r>
      <w:r>
        <w:rPr>
          <w:rtl/>
        </w:rPr>
        <w:t xml:space="preserve">ו, </w:t>
      </w:r>
    </w:p>
    <w:p w14:paraId="27387CD4" w14:textId="77777777" w:rsidR="0046556D" w:rsidRDefault="00BD6C4F" w:rsidP="00BD6C4F">
      <w:pPr>
        <w:rPr>
          <w:rtl/>
        </w:rPr>
      </w:pPr>
      <w:r>
        <w:rPr>
          <w:rtl/>
        </w:rPr>
        <w:t xml:space="preserve">בשאר ימות השנה דחוב הוא לו </w:t>
      </w:r>
      <w:r w:rsidRPr="00C63571">
        <w:rPr>
          <w:rtl/>
        </w:rPr>
        <w:t>אין חבין לאדם שלא בפניו.</w:t>
      </w:r>
    </w:p>
    <w:p w14:paraId="3D1998DF" w14:textId="77777777" w:rsidR="0046556D" w:rsidRDefault="00BD6C4F" w:rsidP="00BD6C4F">
      <w:pPr>
        <w:rPr>
          <w:rtl/>
        </w:rPr>
      </w:pPr>
      <w:r w:rsidRPr="00C63571">
        <w:rPr>
          <w:rtl/>
        </w:rPr>
        <w:t xml:space="preserve">• </w:t>
      </w:r>
      <w:r>
        <w:rPr>
          <w:rtl/>
        </w:rPr>
        <w:t>רבי אלעזר</w:t>
      </w:r>
      <w:r>
        <w:rPr>
          <w:rFonts w:hint="cs"/>
          <w:rtl/>
        </w:rPr>
        <w:t xml:space="preserve"> </w:t>
      </w:r>
      <w:r>
        <w:rPr>
          <w:rStyle w:val="2fb"/>
          <w:rFonts w:hint="cs"/>
          <w:rtl/>
          <w:rPrChange w:id="12910" w:author="מנוע אמוראים" w:date="2026-10-05T16:40:54Z">
            <w:rPr>
              <w:rFonts w:hint="cs"/>
              <w:rtl/>
            </w:rPr>
          </w:rPrChange>
        </w:rPr>
        <w:t xml:space="preserve">מ</w:t>
      </w:r>
      <w:r>
        <w:rPr>
          <w:rStyle w:val="2fb"/>
          <w:rtl/>
          <w:rPrChange w:id="12911" w:author="מנוע אמוראים" w:date="2026-10-05T16:40:54Z">
            <w:rPr>
              <w:rtl/>
            </w:rPr>
          </w:rPrChange>
        </w:rPr>
        <w:t xml:space="preserve">רי"ו</w:t>
      </w:r>
      <w:r w:rsidRPr="00C63571">
        <w:rPr>
          <w:rtl/>
        </w:rPr>
        <w:t xml:space="preserve">: בארבעה פרקים אלו העמידו חכמים דבריהם על דין תורה, </w:t>
      </w:r>
    </w:p>
    <w:p w14:paraId="1A0A8445" w14:textId="77777777" w:rsidR="0046556D" w:rsidRDefault="00BD6C4F" w:rsidP="00BD6C4F">
      <w:pPr>
        <w:rPr>
          <w:rtl/>
        </w:rPr>
      </w:pPr>
      <w:r>
        <w:rPr>
          <w:rStyle w:val="2fb"/>
          <w:rtl/>
          <w:rPrChange w:id="12912" w:author="מנוע אמוראים" w:date="2026-10-05T16:40:54Z">
            <w:rPr>
              <w:rtl/>
            </w:rPr>
          </w:rPrChange>
        </w:rPr>
        <w:t xml:space="preserve">דא</w:t>
      </w:r>
      <w:r>
        <w:rPr>
          <w:rStyle w:val="2fb"/>
          <w:rtl/>
          <w:rPrChange w:id="12913" w:author="מנוע אמוראים" w:date="2026-10-05T16:40:54Z">
            <w:rPr>
              <w:rtl/>
            </w:rPr>
          </w:rPrChange>
        </w:rPr>
        <w:t xml:space="preserve">רי"ו</w:t>
      </w:r>
      <w:r>
        <w:rPr>
          <w:rtl/>
        </w:rPr>
        <w:t xml:space="preserve">: דבר תורה </w:t>
      </w:r>
      <w:r w:rsidRPr="00C63571">
        <w:rPr>
          <w:rtl/>
        </w:rPr>
        <w:t xml:space="preserve">מעות </w:t>
      </w:r>
      <w:r>
        <w:rPr>
          <w:rtl/>
        </w:rPr>
        <w:t>קונות, ומה טעם אמרו משיכה קונה</w:t>
      </w:r>
      <w:r w:rsidRPr="00C63571">
        <w:rPr>
          <w:rtl/>
        </w:rPr>
        <w:t xml:space="preserve"> גזירה שמא יאמר לו: נשרפו חטיך בעליה.</w:t>
      </w:r>
    </w:p>
    <w:p w14:paraId="20811C11"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42" w:author="קלוד" w:date="2026-10-06T10:08:36Z"/>
        </w:rPr>
      </w:pPr>
      <w:ins w:id="20141" w:author="קלוד" w:date="2026-10-06T10:08:36Z">
        <w:r>
          <w:t xml:space="preserve">משנה ה</w:t>
        </w:r>
      </w:ins>
    </w:p>
    <w:p w14:paraId="141E7937" w14:textId="77777777" w:rsidR="00BD6C4F" w:rsidRPr="00C63571" w:rsidRDefault="00BD6C4F" w:rsidP="00BD6C4F">
      <w:pPr>
        <w:pStyle w:val="afff9"/>
        <w:rPr>
          <w:del w:id="20132" w:author="קלוד" w:date="2026-10-06T10:14:23Z"/>
          <w:rtl/>
        </w:rPr>
      </w:pPr>
      <w:ins w:id="9878" w:author="מספור קטעי משנה" w:date="2026-10-06T06:45:19Z">
        <w:del w:id="20130" w:author="קלוד" w:date="2026-10-06T10:14:23Z">
          <w:r>
            <w:rPr>
              <w:rStyle w:val="MisparKeta"/>
            </w:rPr>
            <w:delText xml:space="preserve">ד. </w:delText>
          </w:r>
        </w:del>
      </w:ins>
      <w:del w:id="20131" w:author="קלוד" w:date="2026-10-06T10:14:23Z">
        <w:r w:rsidRPr="00C63571">
          <w:rPr>
            <w:rtl/>
          </w:rPr>
          <w:delText xml:space="preserve">מתני'.</w:delText>
        </w:r>
      </w:del>
    </w:p>
    <w:p w14:paraId="701CFFEE" w14:textId="77777777" w:rsidR="00BD6C4F" w:rsidRPr="00C63571" w:rsidRDefault="00BD6C4F" w:rsidP="00BD6C4F">
      <w:pPr>
        <w:pStyle w:val="afff9"/>
        <w:spacing w:before="120"/>
        <w:rPr>
          <w:rtl/>
        </w:rPr>
        <w:pPrChange w:id="90048" w:author="קלוד" w:date="2026-10-08T12:08:16Z">
          <w:pPr>
            <w:pStyle w:val="afff9"/>
          </w:pPr>
        </w:pPrChange>
      </w:pPr>
      <w:r w:rsidRPr="00C63571">
        <w:rPr>
          <w:rtl/>
        </w:rPr>
        <w:t>יום אחד האמור באותו ואת בנו - היום הולך אחר הלילה.</w:t>
      </w:r>
    </w:p>
    <w:p w14:paraId="23933C35" w14:textId="77777777" w:rsidR="00BD6C4F" w:rsidRDefault="00BD6C4F" w:rsidP="00BD6C4F">
      <w:pPr>
        <w:pStyle w:val="afff9"/>
        <w:rPr>
          <w:rtl/>
        </w:rPr>
      </w:pPr>
      <w:r>
        <w:rPr>
          <w:rtl/>
        </w:rPr>
        <w:t xml:space="preserve">את זו דרש </w:t>
      </w:r>
      <w:r>
        <w:rPr>
          <w:rStyle w:val="TanaimMishna"/>
          <w:rtl/>
          <w:rPrChange w:id="20019" w:author="קלוד" w:date="2026-10-06T10:08:36Z">
            <w:rPr>
              <w:rtl/>
            </w:rPr>
          </w:rPrChange>
        </w:rPr>
        <w:t xml:space="preserve">רבי שמעון</w:t>
      </w:r>
      <w:r>
        <w:rPr>
          <w:rtl/>
        </w:rPr>
        <w:t xml:space="preserve"> בן זומא: נאמר במעשה בראשית יום אחד, ונאמר באותו ואת בנו יום אחד, </w:t>
      </w:r>
    </w:p>
    <w:p w14:paraId="627982B6" w14:textId="6FE8B3FE" w:rsidR="00BD6C4F" w:rsidRDefault="00BD6C4F" w:rsidP="00BD6C4F">
      <w:pPr>
        <w:pStyle w:val="afff9"/>
        <w:rPr>
          <w:rtl/>
        </w:rPr>
      </w:pPr>
      <w:r w:rsidRPr="00C63571">
        <w:rPr>
          <w:rtl/>
        </w:rPr>
        <w:t xml:space="preserve">מה יום אחד האמור במעשה בראשית - היום הולך אחר הלילה, </w:t>
      </w:r>
    </w:p>
    <w:p w14:paraId="6A986891" w14:textId="4D4E0F15" w:rsidR="00BD6C4F" w:rsidRPr="00C63571" w:rsidRDefault="00BD6C4F" w:rsidP="00BD6C4F">
      <w:pPr>
        <w:pStyle w:val="afff9"/>
        <w:rPr>
          <w:rtl/>
        </w:rPr>
      </w:pPr>
      <w:r w:rsidRPr="00C63571">
        <w:rPr>
          <w:rtl/>
        </w:rPr>
        <w:t>אף יום אחד האמור באותו ואת בנו - היום הולך אחר הלילה.</w:t>
      </w:r>
    </w:p>
    <w:p w14:paraId="73F06474" w14:textId="77777777" w:rsidR="0046556D" w:rsidRDefault="00BD6C4F" w:rsidP="00BD6C4F">
      <w:pPr>
        <w:jc w:val="center"/>
        <w:rPr>
          <w:rtl/>
        </w:rPr>
      </w:pPr>
      <w:r>
        <w:rPr>
          <w:rFonts w:ascii="BA חניכי הישיבות" w:hAnsi="BA חניכי הישיבות" w:cs="BA חניכי הישיבות"/>
          <w:rtl/>
        </w:rPr>
        <w:t>׻</w:t>
      </w:r>
    </w:p>
    <w:p w14:paraId="684AB7EA" w14:textId="77777777" w:rsidR="0046556D" w:rsidRDefault="00BD6C4F" w:rsidP="00BD6C4F">
      <w:pPr>
        <w:rPr>
          <w:rtl/>
        </w:rPr>
      </w:pPr>
      <w:r w:rsidRPr="00767C59">
        <w:rPr>
          <w:b/>
          <w:bCs/>
          <w:rtl/>
        </w:rPr>
        <w:t>ת"ר</w:t>
      </w:r>
      <w:r>
        <w:rPr>
          <w:rtl/>
        </w:rPr>
        <w:t xml:space="preserve"> את זו דרש </w:t>
      </w:r>
      <w:r w:rsidRPr="00C63571">
        <w:rPr>
          <w:rtl/>
        </w:rPr>
        <w:t xml:space="preserve">לפי שכל הענין כולו אינו מדבר אלא בקדשים, ובקדשים לילה הולך אחר היום, </w:t>
      </w:r>
    </w:p>
    <w:p w14:paraId="157E7CED" w14:textId="77777777" w:rsidR="0046556D" w:rsidRDefault="00BD6C4F" w:rsidP="00BD6C4F">
      <w:pPr>
        <w:rPr>
          <w:rtl/>
        </w:rPr>
      </w:pPr>
      <w:r>
        <w:rPr>
          <w:rStyle w:val="2fb"/>
          <w:rFonts w:hint="cs"/>
          <w:rtl/>
          <w:rPrChange w:id="12914" w:author="מנוע אמוראים" w:date="2026-10-05T16:40:54Z">
            <w:rPr>
              <w:rFonts w:hint="cs"/>
              <w:rtl/>
            </w:rPr>
          </w:rPrChange>
        </w:rPr>
        <w:t xml:space="preserve">רשב</w:t>
      </w:r>
      <w:r>
        <w:rPr>
          <w:rStyle w:val="2fb"/>
          <w:rtl/>
          <w:rPrChange w:id="12915" w:author="מנוע אמוראים" w:date="2026-10-05T16:40:54Z">
            <w:rPr>
              <w:rtl/>
            </w:rPr>
          </w:rPrChange>
        </w:rPr>
        <w:t xml:space="preserve">"</w:t>
      </w:r>
      <w:r>
        <w:rPr>
          <w:rStyle w:val="2fb"/>
          <w:rFonts w:hint="cs"/>
          <w:rtl/>
          <w:rPrChange w:id="12916" w:author="מנוע אמוראים" w:date="2026-10-05T16:40:54Z">
            <w:rPr>
              <w:rFonts w:hint="cs"/>
              <w:rtl/>
            </w:rPr>
          </w:rPrChange>
        </w:rPr>
        <w:t xml:space="preserve">ז</w:t>
      </w:r>
      <w:r>
        <w:rPr>
          <w:rFonts w:hint="cs"/>
          <w:rtl/>
        </w:rPr>
        <w:t xml:space="preserve">: </w:t>
      </w:r>
      <w:r w:rsidRPr="00C63571">
        <w:rPr>
          <w:rtl/>
        </w:rPr>
        <w:t>יום אחד האמור במעשה בראשית הולך אחר הלילה, אף יום אמור באותו ואת בנו הולך אחר הלילה.</w:t>
      </w:r>
    </w:p>
    <w:p w14:paraId="308B5FAC" w14:textId="77777777" w:rsidR="00BD6C4F" w:rsidRDefault="00BD6C4F" w:rsidP="00F07436">
      <w:pPr>
        <w:pStyle w:val="afff3"/>
        <w:framePr w:wrap="around"/>
        <w:rPr>
          <w:rtl/>
        </w:rPr>
      </w:pPr>
      <w:r>
        <w:rPr>
          <w:rFonts w:hint="cs"/>
          <w:rtl/>
        </w:rPr>
        <w:t>פג:</w:t>
      </w:r>
    </w:p>
    <w:p w14:paraId="6DE21F93" w14:textId="77777777" w:rsidR="0046556D" w:rsidRDefault="00BD6C4F" w:rsidP="00BD6C4F">
      <w:pPr>
        <w:rPr>
          <w:rtl/>
        </w:rPr>
      </w:pPr>
      <w:r>
        <w:rPr>
          <w:rtl/>
        </w:rPr>
        <w:t>רבי</w:t>
      </w:r>
      <w:r>
        <w:rPr>
          <w:rFonts w:hint="cs"/>
          <w:rtl/>
        </w:rPr>
        <w:t>:</w:t>
      </w:r>
      <w:r>
        <w:rPr>
          <w:rtl/>
        </w:rPr>
        <w:t xml:space="preserve"> יום אחד </w:t>
      </w:r>
      <w:r w:rsidRPr="00C63571">
        <w:rPr>
          <w:rtl/>
        </w:rPr>
        <w:t>יום המיוחד טעון כרוז, מכאן אמרו בארבעה פרקים בשנה המוכר בהמה לחבירו צריך להודיעו.</w:t>
      </w:r>
    </w:p>
    <w:p w14:paraId="16E23F4B" w14:textId="77777777" w:rsidR="00BD6C4F" w:rsidRPr="00C63571" w:rsidRDefault="00BD6C4F" w:rsidP="00BD6C4F">
      <w:pPr>
        <w:pStyle w:val="Hadran"/>
        <w:rPr>
          <w:rtl/>
        </w:rPr>
        <w:pPrChange w:id="91137" w:author="Claude" w:date="2026-10-08T08:34:48Z">
          <w:pPr>
            <w:pStyle w:val="affff"/>
            <w:rPr>
              <w:rtl/>
            </w:rPr>
          </w:pPr>
        </w:pPrChange>
      </w:pPr>
      <w:r w:rsidRPr="00C63571">
        <w:rPr>
          <w:rtl/>
        </w:rPr>
        <w:t>הדרן עלך אותו ואת בנו.</w:t>
      </w:r>
    </w:p>
    <w:p w14:paraId="00A2E183" w14:textId="77777777" w:rsidR="00BD6C4F" w:rsidRPr="00C63571" w:rsidRDefault="00BD6C4F" w:rsidP="00BD6C4F">
      <w:pPr>
        <w:sectPr w:rsidR="00BD6C4F" w:rsidRPr="00C63571" w:rsidSect="00550CEB">
          <w:footerReference w:type="default" r:id="rId16"/>
          <w:pgSz w:w="5103" w:h="13041" w:code="8"/>
          <w:pgMar w:top="567" w:right="1134" w:bottom="284" w:left="567" w:header="284" w:footer="284" w:gutter="0"/>
          <w:cols w:space="284"/>
          <w:bidi/>
          <w:rtlGutter/>
          <w:docGrid w:linePitch="360"/>
        </w:sectPr>
      </w:pPr>
    </w:p>
    <w:p w14:paraId="03B21A16" w14:textId="77777777" w:rsidR="0046556D" w:rsidRDefault="00BD6C4F" w:rsidP="00BD6C4F">
      <w:pPr>
        <w:pStyle w:val="afff6"/>
        <w:framePr w:wrap="around"/>
        <w:rPr>
          <w:del w:id="21348" w:author="Claude" w:date="2026-10-07T09:24:29Z"/>
          <w:rtl/>
        </w:rPr>
      </w:pPr>
      <w:del w:id="21347" w:author="Claude" w:date="2026-10-07T09:24:29Z">
        <w:r w:rsidRPr="00C63571">
          <w:rPr>
            <w:rFonts w:hint="cs"/>
            <w:rtl/>
          </w:rPr>
          <w:lastRenderedPageBreak/>
          <w:delText xml:space="preserve">פרק שישי </w:delText>
        </w:r>
      </w:del>
    </w:p>
    <w:p w14:paraId="629F7A02" w14:textId="77777777" w:rsidR="0046556D" w:rsidRDefault="00BD6C4F" w:rsidP="00BD6C4F">
      <w:pPr>
        <w:pStyle w:val="afff8"/>
        <w:framePr w:wrap="around"/>
        <w:rPr>
          <w:rtl/>
        </w:rPr>
      </w:pPr>
      <w:r w:rsidRPr="00C63571">
        <w:rPr>
          <w:rFonts w:hint="cs"/>
          <w:rtl/>
        </w:rPr>
        <w:t>פג:- פט:</w:t>
      </w:r>
    </w:p>
    <w:p w14:paraId="1B189706" w14:textId="77777777" w:rsidR="0046556D" w:rsidRDefault="00BD6C4F" w:rsidP="00BD6C4F">
      <w:pPr>
        <w:pStyle w:val="afff7"/>
        <w:framePr w:wrap="around"/>
        <w:rPr>
          <w:del w:id="21350" w:author="Claude" w:date="2026-10-07T09:24:29Z"/>
          <w:rtl/>
        </w:rPr>
      </w:pPr>
      <w:del w:id="21349" w:author="Claude" w:date="2026-10-07T09:24:29Z">
        <w:r w:rsidRPr="00C63571">
          <w:rPr>
            <w:rFonts w:hint="cs"/>
            <w:rtl/>
          </w:rPr>
          <w:delText xml:space="preserve">כיסוי הדם </w:delText>
        </w:r>
      </w:del>
    </w:p>
    <w:p>
      <w:pPr>
        <w:pStyle w:val="PetichatPerek"/>
        <w:rPr>
          <w:ins w:id="21346" w:author="Claude" w:date="2026-10-07T09:24:29Z"/>
        </w:rPr>
      </w:pPr>
      <w:ins w:id="21345" w:author="Claude" w:date="2026-10-07T09:24:29Z">
        <w:r>
          <w:rPr>
            <w:rFonts w:hint="cs"/>
            <w:rtl/>
          </w:rPr>
          <w:t xml:space="preserve">פרק שישי</w:t>
        </w:r>
        <w:r>
          <w:rPr>
            <w:rFonts w:hint="cs"/>
            <w:rtl/>
          </w:rPr>
          <w:t xml:space="preserve"> - </w:t>
        </w:r>
        <w:r>
          <w:rPr>
            <w:rFonts w:hint="cs"/>
            <w:rtl/>
          </w:rPr>
          <w:t xml:space="preserve">כיסוי הדם</w:t>
        </w:r>
      </w:ins>
    </w:p>
    <w:p>
      <w:pPr>
        <w:pStyle w:val="MishnaBatzad"/>
        <w:rPr>
          <w:ins w:id="20144" w:author="קלוד" w:date="2026-10-06T10:08:36Z"/>
        </w:rPr>
      </w:pPr>
      <w:ins w:id="20143" w:author="קלוד" w:date="2026-10-06T10:08:36Z">
        <w:r>
          <w:t xml:space="preserve">משנה א</w:t>
        </w:r>
      </w:ins>
    </w:p>
    <w:p w14:paraId="196671D0" w14:textId="77777777" w:rsidR="00BD6C4F" w:rsidRPr="00C63571" w:rsidRDefault="00BD6C4F" w:rsidP="00BD6C4F">
      <w:pPr>
        <w:pStyle w:val="afff9"/>
        <w:rPr>
          <w:del w:id="20136" w:author="קלוד" w:date="2026-10-06T10:14:23Z"/>
          <w:rtl/>
        </w:rPr>
      </w:pPr>
      <w:ins w:id="9879" w:author="מספור קטעי משנה" w:date="2026-10-06T06:45:19Z">
        <w:del w:id="20133" w:author="קלוד" w:date="2026-10-06T10:14:23Z">
          <w:r>
            <w:rPr>
              <w:rStyle w:val="MisparKeta"/>
            </w:rPr>
            <w:delText xml:space="preserve">א. </w:delText>
          </w:r>
        </w:del>
      </w:ins>
      <w:del w:id="20134" w:author="קלוד" w:date="2026-10-06T10:14:23Z">
        <w:r>
          <w:rPr>
            <w:rtl/>
          </w:rPr>
          <w:delText xml:space="preserve">מתני'</w:delText>
        </w:r>
      </w:del>
      <w:del w:id="20135" w:author="קלוד" w:date="2026-10-06T10:14:23Z">
        <w:r w:rsidRPr="00C63571">
          <w:rPr>
            <w:rtl/>
          </w:rPr>
          <w:delText xml:space="preserve">.</w:delText>
        </w:r>
      </w:del>
    </w:p>
    <w:p w14:paraId="0A28E79F" w14:textId="77777777" w:rsidR="00BD6C4F" w:rsidRDefault="00BD6C4F" w:rsidP="00BD6C4F">
      <w:pPr>
        <w:pStyle w:val="afff9"/>
        <w:spacing w:before="120"/>
        <w:rPr>
          <w:rtl/>
        </w:rPr>
        <w:pPrChange w:id="90049" w:author="קלוד" w:date="2026-10-08T12:08:16Z">
          <w:pPr>
            <w:pStyle w:val="afff9"/>
          </w:pPr>
        </w:pPrChange>
      </w:pPr>
      <w:r w:rsidRPr="00C63571">
        <w:rPr>
          <w:rtl/>
        </w:rPr>
        <w:t xml:space="preserve">כסוי הדם נוהג בארץ ובחוצה לארץ, בפני הבית ושלא בפני הבית, </w:t>
      </w:r>
    </w:p>
    <w:p w14:paraId="5E4A74EF" w14:textId="77777777" w:rsidR="00BD6C4F" w:rsidRPr="00C63571" w:rsidRDefault="00BD6C4F" w:rsidP="00BD6C4F">
      <w:pPr>
        <w:pStyle w:val="afff9"/>
        <w:rPr>
          <w:rtl/>
        </w:rPr>
      </w:pPr>
      <w:r w:rsidRPr="00C63571">
        <w:rPr>
          <w:rtl/>
        </w:rPr>
        <w:t>בחולין - אבל לא במוקדשין, ונוהג בחיה ובעוף, במזומן ובשאינו מזומן;</w:t>
      </w:r>
    </w:p>
    <w:p w14:paraId="6974DB2D" w14:textId="77777777" w:rsidR="00BD6C4F" w:rsidRPr="00C63571" w:rsidRDefault="00BD6C4F" w:rsidP="00BD6C4F">
      <w:pPr>
        <w:pStyle w:val="afff9"/>
        <w:rPr>
          <w:rtl/>
        </w:rPr>
      </w:pPr>
      <w:r w:rsidRPr="00C63571">
        <w:rPr>
          <w:rtl/>
        </w:rPr>
        <w:t>ונוהג בכוי מפני שהוא ספק, ואין שוחטין אותו בי"ט, ואם</w:t>
      </w:r>
      <w:r>
        <w:rPr>
          <w:rtl/>
        </w:rPr>
        <w:t xml:space="preserve"> שחטו </w:t>
      </w:r>
      <w:r w:rsidRPr="00C63571">
        <w:rPr>
          <w:rtl/>
        </w:rPr>
        <w:t>אין מכסין את דמו.</w:t>
      </w:r>
    </w:p>
    <w:p w14:paraId="43092BD5" w14:textId="77777777" w:rsidR="0046556D" w:rsidRDefault="00BD6C4F" w:rsidP="00BD6C4F">
      <w:pPr>
        <w:jc w:val="center"/>
        <w:rPr>
          <w:rtl/>
        </w:rPr>
      </w:pPr>
      <w:r>
        <w:rPr>
          <w:rFonts w:ascii="BA חניכי הישיבות" w:hAnsi="BA חניכי הישיבות" w:cs="BA חניכי הישיבות"/>
          <w:rtl/>
        </w:rPr>
        <w:t>׻</w:t>
      </w:r>
    </w:p>
    <w:p w14:paraId="51E36617" w14:textId="77777777" w:rsidR="0046556D" w:rsidRDefault="00BD6C4F" w:rsidP="00BD6C4F">
      <w:pPr>
        <w:rPr>
          <w:rtl/>
        </w:rPr>
      </w:pPr>
      <w:r>
        <w:rPr>
          <w:rtl/>
        </w:rPr>
        <w:t xml:space="preserve">מוקדשין </w:t>
      </w:r>
      <w:r w:rsidRPr="00C63571">
        <w:rPr>
          <w:rtl/>
        </w:rPr>
        <w:t xml:space="preserve">לא? </w:t>
      </w:r>
    </w:p>
    <w:p w14:paraId="1BD066C9" w14:textId="77777777" w:rsidR="0046556D" w:rsidRDefault="00BD6C4F" w:rsidP="00BD6C4F">
      <w:pPr>
        <w:rPr>
          <w:rtl/>
        </w:rPr>
      </w:pPr>
      <w:r>
        <w:rPr>
          <w:rtl/>
        </w:rPr>
        <w:t>אי</w:t>
      </w:r>
      <w:r w:rsidRPr="00C63571">
        <w:rPr>
          <w:rtl/>
        </w:rPr>
        <w:t xml:space="preserve"> </w:t>
      </w:r>
      <w:r>
        <w:rPr>
          <w:rStyle w:val="2fb"/>
          <w:rFonts w:hint="cs"/>
          <w:rtl/>
          <w:rPrChange w:id="12917" w:author="מנוע אמוראים" w:date="2026-10-05T16:40:54Z">
            <w:rPr>
              <w:rFonts w:hint="cs"/>
              <w:rtl/>
            </w:rPr>
          </w:rPrChange>
        </w:rPr>
        <w:t xml:space="preserve">מ</w:t>
      </w:r>
      <w:r>
        <w:rPr>
          <w:rStyle w:val="2fb"/>
          <w:rtl/>
          <w:rPrChange w:id="12918" w:author="מנוע אמוראים" w:date="2026-10-05T16:40:54Z">
            <w:rPr>
              <w:rtl/>
            </w:rPr>
          </w:rPrChange>
        </w:rPr>
        <w:t xml:space="preserve">דר</w:t>
      </w:r>
      <w:r>
        <w:rPr>
          <w:rStyle w:val="2fb"/>
          <w:rtl/>
          <w:rPrChange w:id="12919" w:author="מנוע אמוראים" w:date="2026-10-05T16:40:54Z">
            <w:rPr>
              <w:rtl/>
            </w:rPr>
          </w:rPrChange>
        </w:rPr>
        <w:t xml:space="preserve">"</w:t>
      </w:r>
      <w:r>
        <w:rPr>
          <w:rStyle w:val="2fb"/>
          <w:rFonts w:hint="cs"/>
          <w:rtl/>
          <w:rPrChange w:id="12920" w:author="מנוע אמוראים" w:date="2026-10-05T16:40:54Z">
            <w:rPr>
              <w:rFonts w:hint="cs"/>
              <w:rtl/>
            </w:rPr>
          </w:rPrChange>
        </w:rPr>
        <w:t xml:space="preserve">ז</w:t>
      </w:r>
      <w:r w:rsidRPr="00C63571">
        <w:rPr>
          <w:rtl/>
        </w:rPr>
        <w:t>: השוחט צריך</w:t>
      </w:r>
      <w:r>
        <w:rPr>
          <w:rtl/>
        </w:rPr>
        <w:t xml:space="preserve"> שיתן עפר למטה ועפר למעלה, שנא</w:t>
      </w:r>
      <w:r>
        <w:rPr>
          <w:rFonts w:hint="cs"/>
          <w:rtl/>
        </w:rPr>
        <w:t>'</w:t>
      </w:r>
      <w:r w:rsidRPr="00A71A5E">
        <w:rPr>
          <w:rStyle w:val="afffff0"/>
          <w:rtl/>
        </w:rPr>
        <w:t xml:space="preserve"> </w:t>
      </w:r>
      <w:r w:rsidR="004B0EAE" w:rsidRPr="00A71A5E">
        <w:rPr>
          <w:rStyle w:val="afffff0"/>
          <w:rFonts w:hint="cs"/>
          <w:rtl/>
        </w:rPr>
        <w:t>'</w:t>
      </w:r>
      <w:r w:rsidRPr="00A71A5E">
        <w:rPr>
          <w:rStyle w:val="afffff0"/>
          <w:rtl/>
        </w:rPr>
        <w:t>ושפך את דמו וכסהו בעפר</w:t>
      </w:r>
      <w:r w:rsidR="004B0EAE" w:rsidRPr="00A71A5E">
        <w:rPr>
          <w:rStyle w:val="afffff0"/>
          <w:rFonts w:hint="cs"/>
          <w:rtl/>
        </w:rPr>
        <w:t>'</w:t>
      </w:r>
      <w:r w:rsidRPr="00A71A5E">
        <w:rPr>
          <w:rStyle w:val="afffff0"/>
          <w:rtl/>
        </w:rPr>
        <w:t>,</w:t>
      </w:r>
      <w:r w:rsidRPr="00C63571">
        <w:rPr>
          <w:rtl/>
        </w:rPr>
        <w:t xml:space="preserve"> </w:t>
      </w:r>
    </w:p>
    <w:p w14:paraId="2503EC1C" w14:textId="77777777" w:rsidR="0046556D" w:rsidRDefault="00BD6C4F" w:rsidP="00BD6C4F">
      <w:pPr>
        <w:rPr>
          <w:rtl/>
        </w:rPr>
      </w:pPr>
      <w:r w:rsidRPr="00C63571">
        <w:rPr>
          <w:rtl/>
        </w:rPr>
        <w:t xml:space="preserve"> - מלמד שהשוחט צריך שיתן עפר למטה ועפר למעלה, והכא לא אפשר, </w:t>
      </w:r>
    </w:p>
    <w:p w14:paraId="2285C5C4" w14:textId="77777777" w:rsidR="0046556D" w:rsidRDefault="00BD6C4F" w:rsidP="00BD6C4F">
      <w:pPr>
        <w:rPr>
          <w:rtl/>
        </w:rPr>
      </w:pPr>
      <w:r>
        <w:rPr>
          <w:rFonts w:hint="cs"/>
          <w:rtl/>
        </w:rPr>
        <w:t>א</w:t>
      </w:r>
      <w:r w:rsidR="00BF1CF6">
        <w:rPr>
          <w:rtl/>
        </w:rPr>
        <w:t>"</w:t>
      </w:r>
      <w:r>
        <w:rPr>
          <w:rFonts w:hint="cs"/>
          <w:rtl/>
        </w:rPr>
        <w:t xml:space="preserve">א לבטלו דמוסיף על הבנין </w:t>
      </w:r>
      <w:r w:rsidRPr="00C63571">
        <w:rPr>
          <w:rtl/>
        </w:rPr>
        <w:t>וכתיב</w:t>
      </w:r>
      <w:r w:rsidRPr="00A71A5E">
        <w:rPr>
          <w:rStyle w:val="afffff0"/>
          <w:rtl/>
        </w:rPr>
        <w:t xml:space="preserve"> </w:t>
      </w:r>
      <w:r w:rsidRPr="00A71A5E">
        <w:rPr>
          <w:rStyle w:val="afffff0"/>
          <w:rFonts w:hint="cs"/>
          <w:rtl/>
        </w:rPr>
        <w:t>'</w:t>
      </w:r>
      <w:r w:rsidRPr="00A71A5E">
        <w:rPr>
          <w:rStyle w:val="afffff0"/>
          <w:rtl/>
        </w:rPr>
        <w:t>הכל בכתב מיד</w:t>
      </w:r>
      <w:r w:rsidR="004B0EAE" w:rsidRPr="00A71A5E">
        <w:rPr>
          <w:rStyle w:val="afffff0"/>
          <w:rtl/>
        </w:rPr>
        <w:t xml:space="preserve"> ה# </w:t>
      </w:r>
      <w:r w:rsidRPr="00A71A5E">
        <w:rPr>
          <w:rStyle w:val="afffff0"/>
          <w:rtl/>
        </w:rPr>
        <w:t>עלי השכיל</w:t>
      </w:r>
      <w:r w:rsidRPr="00A71A5E">
        <w:rPr>
          <w:rStyle w:val="afffff0"/>
          <w:rFonts w:hint="cs"/>
          <w:rtl/>
        </w:rPr>
        <w:t>'</w:t>
      </w:r>
      <w:r w:rsidRPr="00A71A5E">
        <w:rPr>
          <w:rStyle w:val="afffff0"/>
          <w:rtl/>
        </w:rPr>
        <w:t>,</w:t>
      </w:r>
      <w:r>
        <w:rPr>
          <w:rFonts w:hint="cs"/>
          <w:rtl/>
        </w:rPr>
        <w:t xml:space="preserve"> וא</w:t>
      </w:r>
      <w:r w:rsidR="00BF1CF6">
        <w:rPr>
          <w:rtl/>
        </w:rPr>
        <w:t>"</w:t>
      </w:r>
      <w:r>
        <w:rPr>
          <w:rFonts w:hint="cs"/>
          <w:rtl/>
        </w:rPr>
        <w:t xml:space="preserve">א שלא לבטלו דהוי חציצה </w:t>
      </w:r>
    </w:p>
    <w:p w14:paraId="0100B0A5" w14:textId="77777777" w:rsidR="0046556D" w:rsidRDefault="00BD6C4F" w:rsidP="00BD6C4F">
      <w:pPr>
        <w:rPr>
          <w:rtl/>
        </w:rPr>
      </w:pPr>
      <w:r>
        <w:rPr>
          <w:rFonts w:hint="cs"/>
          <w:rtl/>
        </w:rPr>
        <w:t>וא</w:t>
      </w:r>
      <w:r w:rsidR="00BF1CF6">
        <w:rPr>
          <w:rtl/>
        </w:rPr>
        <w:t>"</w:t>
      </w:r>
      <w:r>
        <w:rPr>
          <w:rFonts w:hint="cs"/>
          <w:rtl/>
        </w:rPr>
        <w:t xml:space="preserve">א לעשותו כיסוי דהא </w:t>
      </w:r>
      <w:r>
        <w:rPr>
          <w:rStyle w:val="2fb"/>
          <w:rFonts w:hint="cs"/>
          <w:rtl/>
          <w:rPrChange w:id="12921" w:author="מנוע אמוראים" w:date="2026-10-05T16:40:54Z">
            <w:rPr>
              <w:rFonts w:hint="cs"/>
              <w:rtl/>
            </w:rPr>
          </w:rPrChange>
        </w:rPr>
        <w:t xml:space="preserve">ריב</w:t>
      </w:r>
      <w:r>
        <w:rPr>
          <w:rStyle w:val="2fb"/>
          <w:rtl/>
          <w:rPrChange w:id="12922" w:author="מנוע אמוראים" w:date="2026-10-05T16:40:54Z">
            <w:rPr>
              <w:rtl/>
            </w:rPr>
          </w:rPrChange>
        </w:rPr>
        <w:t xml:space="preserve">"</w:t>
      </w:r>
      <w:r>
        <w:rPr>
          <w:rStyle w:val="2fb"/>
          <w:rFonts w:hint="cs"/>
          <w:rtl/>
          <w:rPrChange w:id="12923" w:author="מנוע אמוראים" w:date="2026-10-05T16:40:54Z">
            <w:rPr>
              <w:rFonts w:hint="cs"/>
              <w:rtl/>
            </w:rPr>
          </w:rPrChange>
        </w:rPr>
        <w:t xml:space="preserve">י</w:t>
      </w:r>
      <w:r>
        <w:rPr>
          <w:rtl/>
        </w:rPr>
        <w:t xml:space="preserve">: שחט חיה ואח"כ שחט בהמה פטור מלכסות, בהמה ואח"כ חיה </w:t>
      </w:r>
      <w:r w:rsidRPr="00C63571">
        <w:rPr>
          <w:rtl/>
        </w:rPr>
        <w:t>חייב לכסות!</w:t>
      </w:r>
    </w:p>
    <w:p w14:paraId="12856583" w14:textId="77777777" w:rsidR="0046556D" w:rsidRDefault="000828F8" w:rsidP="00C62948">
      <w:pPr>
        <w:pStyle w:val="affffb"/>
        <w:rPr>
          <w:rtl/>
        </w:rPr>
      </w:pPr>
      <w:r>
        <w:rPr>
          <w:rtl/>
        </w:rPr>
        <w:t xml:space="preserve">- </w:t>
      </w:r>
      <w:r>
        <w:rPr>
          <w:rStyle w:val="2fb"/>
          <w:rFonts w:hint="cs"/>
          <w:rtl/>
          <w:rPrChange w:id="12924" w:author="מנוע אמוראים" w:date="2026-10-05T16:40:54Z">
            <w:rPr>
              <w:rFonts w:hint="cs"/>
              <w:rtl/>
            </w:rPr>
          </w:rPrChange>
        </w:rPr>
        <w:t xml:space="preserve">כדר</w:t>
      </w:r>
      <w:r>
        <w:rPr>
          <w:rStyle w:val="2fb"/>
          <w:rtl/>
          <w:rPrChange w:id="12925" w:author="מנוע אמוראים" w:date="2026-10-05T16:40:54Z">
            <w:rPr>
              <w:rtl/>
            </w:rPr>
          </w:rPrChange>
        </w:rPr>
        <w:t xml:space="preserve">"</w:t>
      </w:r>
      <w:r>
        <w:rPr>
          <w:rStyle w:val="2fb"/>
          <w:rFonts w:hint="cs"/>
          <w:rtl/>
          <w:rPrChange w:id="12926" w:author="מנוע אמוראים" w:date="2026-10-05T16:40:54Z">
            <w:rPr>
              <w:rFonts w:hint="cs"/>
              <w:rtl/>
            </w:rPr>
          </w:rPrChange>
        </w:rPr>
        <w:t xml:space="preserve">ז</w:t>
      </w:r>
      <w:r w:rsidR="00BD6C4F" w:rsidRPr="00C63571">
        <w:rPr>
          <w:rtl/>
        </w:rPr>
        <w:t xml:space="preserve">: </w:t>
      </w:r>
      <w:r w:rsidR="00BD6C4F">
        <w:rPr>
          <w:rFonts w:hint="cs"/>
          <w:rtl/>
        </w:rPr>
        <w:t>ד</w:t>
      </w:r>
      <w:r w:rsidR="00BD6C4F">
        <w:rPr>
          <w:rtl/>
        </w:rPr>
        <w:t xml:space="preserve">כל הראוי לבילה </w:t>
      </w:r>
      <w:r w:rsidR="00BD6C4F" w:rsidRPr="00C63571">
        <w:rPr>
          <w:rtl/>
        </w:rPr>
        <w:t xml:space="preserve">אין בילה </w:t>
      </w:r>
      <w:r w:rsidR="00BD6C4F">
        <w:rPr>
          <w:rtl/>
        </w:rPr>
        <w:t>מעכבת בו, וכל שאינו ראוי לבילה</w:t>
      </w:r>
      <w:r w:rsidR="00BD6C4F" w:rsidRPr="00C63571">
        <w:rPr>
          <w:rtl/>
        </w:rPr>
        <w:t xml:space="preserve"> בילה מעכבת בו.</w:t>
      </w:r>
    </w:p>
    <w:p w14:paraId="22941594" w14:textId="77777777" w:rsidR="0046556D" w:rsidRDefault="00BD6C4F" w:rsidP="00BD6C4F">
      <w:pPr>
        <w:rPr>
          <w:rtl/>
        </w:rPr>
      </w:pPr>
      <w:r w:rsidRPr="00C63571">
        <w:rPr>
          <w:rtl/>
        </w:rPr>
        <w:t xml:space="preserve">וליגרריה וליכסיה, </w:t>
      </w:r>
      <w:r>
        <w:rPr>
          <w:rFonts w:hint="cs"/>
          <w:rtl/>
        </w:rPr>
        <w:t xml:space="preserve">דהא </w:t>
      </w:r>
      <w:r>
        <w:rPr>
          <w:rtl/>
        </w:rPr>
        <w:t>תנן: דם הניתז, ושעל הסכין חייב לכסות, אלמא</w:t>
      </w:r>
      <w:r w:rsidRPr="00C63571">
        <w:rPr>
          <w:rtl/>
        </w:rPr>
        <w:t xml:space="preserve"> דגריר ומכסי ליה, </w:t>
      </w:r>
      <w:r>
        <w:rPr>
          <w:rFonts w:hint="cs"/>
          <w:rtl/>
        </w:rPr>
        <w:t>ה</w:t>
      </w:r>
      <w:r w:rsidR="00BF1CF6">
        <w:rPr>
          <w:rtl/>
        </w:rPr>
        <w:t>"</w:t>
      </w:r>
      <w:r>
        <w:rPr>
          <w:rFonts w:hint="cs"/>
          <w:rtl/>
        </w:rPr>
        <w:t xml:space="preserve">נ </w:t>
      </w:r>
      <w:r w:rsidRPr="00C63571">
        <w:rPr>
          <w:rtl/>
        </w:rPr>
        <w:t>נגרור ונכסי ליה!</w:t>
      </w:r>
    </w:p>
    <w:p w14:paraId="260C9C95" w14:textId="77777777" w:rsidR="0046556D" w:rsidRDefault="00BD6C4F" w:rsidP="00BD6C4F">
      <w:pPr>
        <w:rPr>
          <w:rtl/>
        </w:rPr>
      </w:pPr>
      <w:r w:rsidRPr="00C63571">
        <w:rPr>
          <w:rtl/>
        </w:rPr>
        <w:t>אי בקדשי מזבח - ה"נ, ה</w:t>
      </w:r>
      <w:r>
        <w:rPr>
          <w:rFonts w:hint="cs"/>
          <w:rtl/>
        </w:rPr>
        <w:t>ב</w:t>
      </w:r>
      <w:r w:rsidR="00BF1CF6">
        <w:rPr>
          <w:rtl/>
        </w:rPr>
        <w:t>"</w:t>
      </w:r>
      <w:r>
        <w:rPr>
          <w:rFonts w:hint="cs"/>
          <w:rtl/>
        </w:rPr>
        <w:t>ע</w:t>
      </w:r>
      <w:r w:rsidRPr="00C63571">
        <w:rPr>
          <w:rtl/>
        </w:rPr>
        <w:t>: בקדשי בדק הבית.</w:t>
      </w:r>
    </w:p>
    <w:p w14:paraId="4CDFB8BD" w14:textId="77777777" w:rsidR="00BD6C4F" w:rsidRDefault="00BD6C4F" w:rsidP="00F07436">
      <w:pPr>
        <w:pStyle w:val="afff3"/>
        <w:framePr w:wrap="around"/>
        <w:rPr>
          <w:rtl/>
        </w:rPr>
      </w:pPr>
      <w:r>
        <w:rPr>
          <w:rFonts w:hint="cs"/>
          <w:rtl/>
        </w:rPr>
        <w:t>פד.</w:t>
      </w:r>
    </w:p>
    <w:p w14:paraId="3DBEFA1F" w14:textId="77777777" w:rsidR="0046556D" w:rsidRDefault="00BD6C4F" w:rsidP="00BD6C4F">
      <w:pPr>
        <w:rPr>
          <w:rtl/>
        </w:rPr>
      </w:pPr>
      <w:r>
        <w:rPr>
          <w:rFonts w:hint="cs"/>
          <w:rtl/>
        </w:rPr>
        <w:t>וא</w:t>
      </w:r>
      <w:r w:rsidR="00BF1CF6">
        <w:rPr>
          <w:rtl/>
        </w:rPr>
        <w:t>"</w:t>
      </w:r>
      <w:r>
        <w:rPr>
          <w:rFonts w:hint="cs"/>
          <w:rtl/>
        </w:rPr>
        <w:t xml:space="preserve">א לפרקניהו וליכסניהו דבעי' העמדה והערכה </w:t>
      </w:r>
    </w:p>
    <w:p w14:paraId="628E561F" w14:textId="77777777" w:rsidR="0046556D" w:rsidRDefault="00BD6C4F" w:rsidP="00BD6C4F">
      <w:pPr>
        <w:rPr>
          <w:rtl/>
        </w:rPr>
      </w:pPr>
      <w:r>
        <w:rPr>
          <w:rFonts w:hint="cs"/>
          <w:rtl/>
        </w:rPr>
        <w:t>וכ</w:t>
      </w:r>
      <w:r w:rsidRPr="00C63571">
        <w:rPr>
          <w:rtl/>
        </w:rPr>
        <w:t xml:space="preserve">רבי היא, </w:t>
      </w:r>
      <w:r>
        <w:rPr>
          <w:rFonts w:hint="cs"/>
          <w:rtl/>
        </w:rPr>
        <w:t>ו</w:t>
      </w:r>
      <w:r w:rsidRPr="00C63571">
        <w:rPr>
          <w:rtl/>
        </w:rPr>
        <w:t>אליבא דתנאי</w:t>
      </w:r>
      <w:r>
        <w:rPr>
          <w:rFonts w:hint="cs"/>
          <w:rtl/>
        </w:rPr>
        <w:t>-</w:t>
      </w:r>
      <w:r w:rsidRPr="00C63571">
        <w:rPr>
          <w:rtl/>
        </w:rPr>
        <w:t xml:space="preserve">בשחיטה שאינה ראויה </w:t>
      </w:r>
      <w:r>
        <w:rPr>
          <w:rtl/>
        </w:rPr>
        <w:t>ס"ל</w:t>
      </w:r>
      <w:r>
        <w:rPr>
          <w:rtl/>
        </w:rPr>
        <w:t xml:space="preserve"> </w:t>
      </w:r>
      <w:r>
        <w:rPr>
          <w:rStyle w:val="2fb"/>
          <w:rtl/>
          <w:rPrChange w:id="12927" w:author="מנוע אמוראים" w:date="2026-10-05T16:40:54Z">
            <w:rPr>
              <w:rtl/>
            </w:rPr>
          </w:rPrChange>
        </w:rPr>
        <w:t xml:space="preserve">כר</w:t>
      </w:r>
      <w:r>
        <w:rPr>
          <w:rStyle w:val="2fb"/>
          <w:rtl/>
          <w:rPrChange w:id="12928" w:author="מנוע אמוראים" w:date="2026-10-05T16:40:54Z">
            <w:rPr>
              <w:rtl/>
            </w:rPr>
          </w:rPrChange>
        </w:rPr>
        <w:t xml:space="preserve">"</w:t>
      </w:r>
      <w:r>
        <w:rPr>
          <w:rStyle w:val="2fb"/>
          <w:rFonts w:hint="cs"/>
          <w:rtl/>
          <w:rPrChange w:id="12929" w:author="מנוע אמוראים" w:date="2026-10-05T16:40:54Z">
            <w:rPr>
              <w:rFonts w:hint="cs"/>
              <w:rtl/>
            </w:rPr>
          </w:rPrChange>
        </w:rPr>
        <w:t xml:space="preserve">ש</w:t>
      </w:r>
      <w:r w:rsidRPr="00C63571">
        <w:rPr>
          <w:rtl/>
        </w:rPr>
        <w:t xml:space="preserve">, בהעמדה והערכה - </w:t>
      </w:r>
      <w:r>
        <w:rPr>
          <w:rtl/>
        </w:rPr>
        <w:t>ס"ל</w:t>
      </w:r>
      <w:r>
        <w:rPr>
          <w:rtl/>
        </w:rPr>
        <w:t xml:space="preserve"> </w:t>
      </w:r>
      <w:r>
        <w:rPr>
          <w:rStyle w:val="2fb"/>
          <w:rtl/>
          <w:rPrChange w:id="12930" w:author="מנוע אמוראים" w:date="2026-10-05T16:40:54Z">
            <w:rPr>
              <w:rtl/>
            </w:rPr>
          </w:rPrChange>
        </w:rPr>
        <w:t xml:space="preserve">כר"מ</w:t>
      </w:r>
      <w:r>
        <w:rPr>
          <w:rtl/>
        </w:rPr>
        <w:t xml:space="preserve">.</w:t>
      </w:r>
    </w:p>
    <w:p w14:paraId="098ABB75" w14:textId="77777777" w:rsidR="0046556D" w:rsidRDefault="00BD6C4F" w:rsidP="00BD6C4F">
      <w:pPr>
        <w:rPr>
          <w:rtl/>
        </w:rPr>
      </w:pPr>
      <w:r w:rsidRPr="007E08FC">
        <w:rPr>
          <w:rtl/>
        </w:rPr>
        <w:t>ואב</w:t>
      </w:r>
      <w:r w:rsidRPr="00050A6C">
        <w:rPr>
          <w:b/>
          <w:bCs/>
          <w:rtl/>
        </w:rPr>
        <w:t>"א</w:t>
      </w:r>
      <w:r>
        <w:rPr>
          <w:rtl/>
        </w:rPr>
        <w:t xml:space="preserve">: כולה </w:t>
      </w:r>
      <w:r>
        <w:rPr>
          <w:rStyle w:val="2fb"/>
          <w:rtl/>
          <w:rPrChange w:id="12931" w:author="מנוע אמוראים" w:date="2026-10-05T16:40:54Z">
            <w:rPr>
              <w:rtl/>
            </w:rPr>
          </w:rPrChange>
        </w:rPr>
        <w:t xml:space="preserve">ר"ש</w:t>
      </w:r>
      <w:r>
        <w:rPr>
          <w:rtl/>
        </w:rPr>
        <w:t xml:space="preserve"> היא, ושאנ</w:t>
      </w:r>
      <w:r>
        <w:rPr>
          <w:rtl/>
        </w:rPr>
        <w:t xml:space="preserve">י הכא </w:t>
      </w:r>
      <w:r w:rsidRPr="0046594B">
        <w:rPr>
          <w:rStyle w:val="afffff0"/>
          <w:rtl/>
        </w:rPr>
        <w:t>ד</w:t>
      </w:r>
      <w:r w:rsidRPr="0046594B">
        <w:rPr>
          <w:rStyle w:val="afffff0"/>
          <w:rFonts w:hint="cs"/>
          <w:rtl/>
        </w:rPr>
        <w:t>'</w:t>
      </w:r>
      <w:r w:rsidRPr="0046594B">
        <w:rPr>
          <w:rStyle w:val="afffff0"/>
          <w:rtl/>
        </w:rPr>
        <w:t>ושפך וכסה</w:t>
      </w:r>
      <w:r w:rsidRPr="0046594B">
        <w:rPr>
          <w:rStyle w:val="afffff0"/>
          <w:rFonts w:hint="cs"/>
          <w:rtl/>
        </w:rPr>
        <w:t>'</w:t>
      </w:r>
      <w:r w:rsidRPr="0046594B">
        <w:rPr>
          <w:rStyle w:val="afffff0"/>
          <w:rtl/>
        </w:rPr>
        <w:t xml:space="preserve"> </w:t>
      </w:r>
      <w:r w:rsidRPr="00C63571">
        <w:rPr>
          <w:rtl/>
        </w:rPr>
        <w:t>מי שאינו מחוסר אלא שפיכה וכסוי, יצא זה שמחוסר שפיכה פדייה וכסוי.</w:t>
      </w:r>
    </w:p>
    <w:p w14:paraId="2A4622F7" w14:textId="77777777" w:rsidR="0046556D" w:rsidRDefault="00BD6C4F" w:rsidP="00BD6C4F">
      <w:pPr>
        <w:rPr>
          <w:rtl/>
        </w:rPr>
      </w:pPr>
      <w:r w:rsidRPr="00C63571">
        <w:rPr>
          <w:rtl/>
        </w:rPr>
        <w:t xml:space="preserve">והשתא דאתית להכי, אפילו קדשי מזבח מי שאינו מחוסר אלא שפיכה וכסוי יצא זה שמחוסר שפיכה גרירה וכסוי, </w:t>
      </w:r>
    </w:p>
    <w:p w14:paraId="5FB81EB1" w14:textId="77777777" w:rsidR="0046556D" w:rsidRDefault="00BD6C4F" w:rsidP="00BD6C4F">
      <w:pPr>
        <w:rPr>
          <w:rtl/>
        </w:rPr>
      </w:pPr>
      <w:r>
        <w:rPr>
          <w:rtl/>
        </w:rPr>
        <w:t xml:space="preserve">• </w:t>
      </w:r>
      <w:r>
        <w:rPr>
          <w:rStyle w:val="2fb"/>
          <w:rtl/>
          <w:rPrChange w:id="12932" w:author="מנוע אמוראים" w:date="2026-10-05T16:40:54Z">
            <w:rPr>
              <w:rtl/>
            </w:rPr>
          </w:rPrChange>
        </w:rPr>
        <w:t xml:space="preserve">מ</w:t>
      </w:r>
      <w:r>
        <w:rPr>
          <w:rStyle w:val="2fb"/>
          <w:rFonts w:hint="cs"/>
          <w:rtl/>
          <w:rPrChange w:id="12933" w:author="מנוע אמוראים" w:date="2026-10-05T16:40:54Z">
            <w:rPr>
              <w:rFonts w:hint="cs"/>
              <w:rtl/>
            </w:rPr>
          </w:rPrChange>
        </w:rPr>
        <w:t xml:space="preserve">בר</w:t>
      </w:r>
      <w:r>
        <w:rPr>
          <w:rStyle w:val="2fb"/>
          <w:rtl/>
          <w:rPrChange w:id="12934" w:author="מנוע אמוראים" w:date="2026-10-05T16:40:54Z">
            <w:rPr>
              <w:rtl/>
            </w:rPr>
          </w:rPrChange>
        </w:rPr>
        <w:t xml:space="preserve">"</w:t>
      </w:r>
      <w:r>
        <w:rPr>
          <w:rStyle w:val="2fb"/>
          <w:rFonts w:hint="cs"/>
          <w:rtl/>
          <w:rPrChange w:id="12935" w:author="מנוע אמוראים" w:date="2026-10-05T16:40:54Z">
            <w:rPr>
              <w:rFonts w:hint="cs"/>
              <w:rtl/>
            </w:rPr>
          </w:rPrChange>
        </w:rPr>
        <w:t xml:space="preserve">א</w:t>
      </w:r>
      <w:r w:rsidRPr="00C63571">
        <w:rPr>
          <w:rtl/>
        </w:rPr>
        <w:t>:</w:t>
      </w:r>
      <w:r w:rsidRPr="00A71A5E">
        <w:rPr>
          <w:rStyle w:val="afffff0"/>
          <w:rtl/>
        </w:rPr>
        <w:t xml:space="preserve"> </w:t>
      </w:r>
      <w:r w:rsidRPr="00A71A5E">
        <w:rPr>
          <w:rStyle w:val="afffff0"/>
          <w:rFonts w:hint="cs"/>
          <w:rtl/>
        </w:rPr>
        <w:t>'</w:t>
      </w:r>
      <w:r w:rsidRPr="00A71A5E">
        <w:rPr>
          <w:rStyle w:val="afffff0"/>
          <w:rtl/>
        </w:rPr>
        <w:t>חיה או עוף</w:t>
      </w:r>
      <w:r w:rsidRPr="00A71A5E">
        <w:rPr>
          <w:rStyle w:val="afffff0"/>
          <w:rFonts w:hint="cs"/>
          <w:rtl/>
        </w:rPr>
        <w:t>'</w:t>
      </w:r>
      <w:r w:rsidRPr="00A71A5E">
        <w:rPr>
          <w:rStyle w:val="afffff0"/>
          <w:rtl/>
        </w:rPr>
        <w:t>,</w:t>
      </w:r>
      <w:r w:rsidRPr="00C63571">
        <w:rPr>
          <w:rtl/>
        </w:rPr>
        <w:t xml:space="preserve"> מה חיה </w:t>
      </w:r>
      <w:r>
        <w:rPr>
          <w:rFonts w:hint="cs"/>
          <w:rtl/>
        </w:rPr>
        <w:t>ש</w:t>
      </w:r>
      <w:r w:rsidRPr="00C63571">
        <w:rPr>
          <w:rtl/>
        </w:rPr>
        <w:t>לא חלקת בה, אף עוף - לא תחלוק בו.</w:t>
      </w:r>
    </w:p>
    <w:p w14:paraId="357E58A6" w14:textId="77777777" w:rsidR="0046556D" w:rsidRDefault="00BD6C4F" w:rsidP="00BD6C4F">
      <w:pPr>
        <w:rPr>
          <w:rtl/>
        </w:rPr>
      </w:pPr>
      <w:r w:rsidRPr="00C63571">
        <w:rPr>
          <w:rtl/>
        </w:rPr>
        <w:t>א"ל יעקב מינאה לרבא: קי"ל חיה בכלל בהמה לסימנין, אימא נמי בהמה בכלל חיה לכסוי!</w:t>
      </w:r>
    </w:p>
    <w:p w14:paraId="4B1BA4CE" w14:textId="46A5838D" w:rsidR="0046556D" w:rsidRDefault="00BD6C4F" w:rsidP="00BD6C4F">
      <w:pPr>
        <w:rPr>
          <w:rtl/>
        </w:rPr>
      </w:pPr>
      <w:r w:rsidRPr="00C63571">
        <w:rPr>
          <w:rtl/>
        </w:rPr>
        <w:t xml:space="preserve">א"ל:  </w:t>
      </w:r>
      <w:r>
        <w:rPr>
          <w:rFonts w:hint="cs"/>
          <w:rtl/>
        </w:rPr>
        <w:t>'</w:t>
      </w:r>
      <w:r>
        <w:rPr>
          <w:rStyle w:val="afffff0"/>
          <w:rtl/>
          <w:rPrChange w:id="9041" w:author="מנוע פסוקים" w:date="2026-10-05T16:37:55Z">
            <w:rPr>
              <w:rtl/>
            </w:rPr>
          </w:rPrChange>
        </w:rPr>
        <w:t xml:space="preserve">על הארץ תשפכנו כמים</w:t>
      </w:r>
      <w:r>
        <w:rPr>
          <w:rFonts w:hint="cs"/>
          <w:rtl/>
        </w:rPr>
        <w:t>'</w:t>
      </w:r>
      <w:r w:rsidRPr="00C63571">
        <w:rPr>
          <w:rtl/>
        </w:rPr>
        <w:t xml:space="preserve"> - </w:t>
      </w:r>
      <w:r>
        <w:rPr>
          <w:rFonts w:hint="cs"/>
          <w:rtl/>
        </w:rPr>
        <w:t>כ</w:t>
      </w:r>
      <w:r w:rsidRPr="00C63571">
        <w:rPr>
          <w:rtl/>
        </w:rPr>
        <w:t xml:space="preserve">מים </w:t>
      </w:r>
      <w:r>
        <w:rPr>
          <w:rFonts w:hint="cs"/>
          <w:rtl/>
        </w:rPr>
        <w:t>ד</w:t>
      </w:r>
      <w:r w:rsidRPr="00C63571">
        <w:rPr>
          <w:rtl/>
        </w:rPr>
        <w:t>לא בעי כסוי,</w:t>
      </w:r>
    </w:p>
    <w:p w14:paraId="7E8E5E21" w14:textId="56B499C7" w:rsidR="0046556D" w:rsidRDefault="00BD6C4F" w:rsidP="00BD6C4F">
      <w:pPr>
        <w:rPr>
          <w:rtl/>
        </w:rPr>
      </w:pPr>
      <w:r>
        <w:rPr>
          <w:rFonts w:hint="cs"/>
          <w:rtl/>
        </w:rPr>
        <w:t>'</w:t>
      </w:r>
      <w:r>
        <w:rPr>
          <w:rStyle w:val="afffff0"/>
          <w:rtl/>
          <w:rPrChange w:id="9042" w:author="מנוע פסוקים" w:date="2026-10-05T16:37:55Z">
            <w:rPr>
              <w:rtl/>
            </w:rPr>
          </w:rPrChange>
        </w:rPr>
        <w:t xml:space="preserve">אך מעין ובור מקוה מים יהיה טהור</w:t>
      </w:r>
      <w:r>
        <w:rPr>
          <w:rFonts w:hint="cs"/>
          <w:rtl/>
        </w:rPr>
        <w:t>'</w:t>
      </w:r>
      <w:r w:rsidRPr="00C63571">
        <w:rPr>
          <w:rtl/>
        </w:rPr>
        <w:t xml:space="preserve">- הני </w:t>
      </w:r>
      <w:r>
        <w:rPr>
          <w:rFonts w:hint="cs"/>
          <w:rtl/>
        </w:rPr>
        <w:t xml:space="preserve">מטבילין ולא בדבר אחר </w:t>
      </w:r>
    </w:p>
    <w:p w14:paraId="36BE1C63" w14:textId="697C5429" w:rsidR="0046556D" w:rsidRDefault="00BD6C4F" w:rsidP="00BD6C4F">
      <w:pPr>
        <w:rPr>
          <w:rtl/>
        </w:rPr>
      </w:pPr>
      <w:r>
        <w:rPr>
          <w:rFonts w:hint="cs"/>
          <w:rtl/>
        </w:rPr>
        <w:t>ו</w:t>
      </w:r>
      <w:r w:rsidRPr="00C63571">
        <w:rPr>
          <w:rtl/>
        </w:rPr>
        <w:t>תלתא מיעוטי כתיבי:</w:t>
      </w:r>
      <w:r w:rsidRPr="00A71A5E">
        <w:rPr>
          <w:rStyle w:val="afffff0"/>
          <w:rtl/>
        </w:rPr>
        <w:t xml:space="preserve"> </w:t>
      </w:r>
      <w:r w:rsidRPr="00A71A5E">
        <w:rPr>
          <w:rStyle w:val="afffff0"/>
          <w:rFonts w:hint="cs"/>
          <w:rtl/>
        </w:rPr>
        <w:t>'</w:t>
      </w:r>
      <w:r w:rsidRPr="00A71A5E">
        <w:rPr>
          <w:rStyle w:val="afffff0"/>
          <w:rtl/>
        </w:rPr>
        <w:t>מעין מים</w:t>
      </w:r>
      <w:r w:rsidRPr="00A71A5E">
        <w:rPr>
          <w:rStyle w:val="afffff0"/>
          <w:rFonts w:hint="cs"/>
          <w:rtl/>
        </w:rPr>
        <w:t>'</w:t>
      </w:r>
      <w:r w:rsidRPr="00A71A5E">
        <w:rPr>
          <w:rStyle w:val="afffff0"/>
          <w:rtl/>
        </w:rPr>
        <w:t xml:space="preserve"> </w:t>
      </w:r>
      <w:r>
        <w:rPr>
          <w:rFonts w:hint="cs"/>
          <w:rtl/>
        </w:rPr>
        <w:t>'</w:t>
      </w:r>
      <w:r w:rsidRPr="00C63571">
        <w:rPr>
          <w:rtl/>
        </w:rPr>
        <w:t>ובור מים</w:t>
      </w:r>
      <w:r>
        <w:rPr>
          <w:rFonts w:hint="cs"/>
          <w:rtl/>
        </w:rPr>
        <w:t>'</w:t>
      </w:r>
      <w:r w:rsidRPr="00A71A5E">
        <w:rPr>
          <w:rStyle w:val="afffff0"/>
          <w:rtl/>
        </w:rPr>
        <w:t xml:space="preserve"> </w:t>
      </w:r>
      <w:r w:rsidRPr="00A71A5E">
        <w:rPr>
          <w:rStyle w:val="afffff0"/>
          <w:rFonts w:hint="cs"/>
          <w:rtl/>
        </w:rPr>
        <w:t>'</w:t>
      </w:r>
      <w:r w:rsidRPr="00A71A5E">
        <w:rPr>
          <w:rStyle w:val="afffff0"/>
          <w:rtl/>
        </w:rPr>
        <w:t>מקוה מים</w:t>
      </w:r>
      <w:r w:rsidRPr="00A71A5E">
        <w:rPr>
          <w:rStyle w:val="afffff0"/>
          <w:rFonts w:hint="cs"/>
          <w:rtl/>
        </w:rPr>
        <w:t>'-</w:t>
      </w:r>
      <w:r>
        <w:rPr>
          <w:rFonts w:hint="cs"/>
          <w:rtl/>
        </w:rPr>
        <w:t xml:space="preserve"> לשאר משקין לזוחלין ולמכונסין </w:t>
      </w:r>
    </w:p>
    <w:p w14:paraId="3653DA4E" w14:textId="77777777" w:rsidR="0046556D" w:rsidRDefault="0046556D" w:rsidP="00BD6C4F">
      <w:pPr>
        <w:rPr>
          <w:rtl/>
        </w:rPr>
      </w:pPr>
    </w:p>
    <w:p w14:paraId="49EAC218" w14:textId="77777777" w:rsidR="0046556D" w:rsidRDefault="00BD6C4F" w:rsidP="00BD6C4F">
      <w:pPr>
        <w:rPr>
          <w:rtl/>
        </w:rPr>
      </w:pPr>
      <w:r w:rsidRPr="00C63571">
        <w:rPr>
          <w:rtl/>
        </w:rPr>
        <w:t xml:space="preserve">• </w:t>
      </w:r>
      <w:r w:rsidRPr="00767C59">
        <w:rPr>
          <w:b/>
          <w:bCs/>
          <w:rtl/>
        </w:rPr>
        <w:t>ת"ר</w:t>
      </w:r>
      <w:r w:rsidRPr="00C63571">
        <w:rPr>
          <w:rtl/>
        </w:rPr>
        <w:t>:</w:t>
      </w:r>
      <w:r w:rsidRPr="00A71A5E">
        <w:rPr>
          <w:rStyle w:val="afffff0"/>
          <w:rtl/>
        </w:rPr>
        <w:t xml:space="preserve"> </w:t>
      </w:r>
      <w:r w:rsidRPr="00A71A5E">
        <w:rPr>
          <w:rStyle w:val="afffff0"/>
          <w:rFonts w:hint="cs"/>
          <w:rtl/>
        </w:rPr>
        <w:t xml:space="preserve">'ציד' </w:t>
      </w:r>
      <w:r>
        <w:rPr>
          <w:rFonts w:hint="cs"/>
          <w:rtl/>
        </w:rPr>
        <w:t>ל</w:t>
      </w:r>
      <w:r w:rsidRPr="00C63571">
        <w:rPr>
          <w:rtl/>
        </w:rPr>
        <w:t>נצודין ועומדין מאליהן</w:t>
      </w:r>
      <w:r>
        <w:rPr>
          <w:rFonts w:hint="cs"/>
          <w:rtl/>
        </w:rPr>
        <w:t xml:space="preserve"> כ</w:t>
      </w:r>
      <w:r w:rsidRPr="00C63571">
        <w:rPr>
          <w:rtl/>
        </w:rPr>
        <w:t>אווזין ותרנגולים.</w:t>
      </w:r>
    </w:p>
    <w:p w14:paraId="4E24F1CD" w14:textId="61B5A62C" w:rsidR="0046556D" w:rsidRDefault="00BD6C4F" w:rsidP="00BD6C4F">
      <w:pPr>
        <w:rPr>
          <w:rtl/>
        </w:rPr>
      </w:pPr>
      <w:r>
        <w:rPr>
          <w:rFonts w:hint="cs"/>
          <w:rtl/>
        </w:rPr>
        <w:t>'</w:t>
      </w:r>
      <w:r w:rsidRPr="00C63571">
        <w:rPr>
          <w:rtl/>
        </w:rPr>
        <w:t>אשר יצוד</w:t>
      </w:r>
      <w:r>
        <w:rPr>
          <w:rFonts w:hint="cs"/>
          <w:rtl/>
        </w:rPr>
        <w:t>'</w:t>
      </w:r>
      <w:r w:rsidRPr="00C63571">
        <w:rPr>
          <w:rtl/>
        </w:rPr>
        <w:t xml:space="preserve"> - למדה תורה דרך ארץ, שלא יאכל אדם בשר אלא בהזמנה הזאת.</w:t>
      </w:r>
    </w:p>
    <w:p w14:paraId="7A5D3291" w14:textId="77777777" w:rsidR="0046556D" w:rsidRDefault="00BD6C4F" w:rsidP="00BD6C4F">
      <w:pPr>
        <w:rPr>
          <w:rtl/>
        </w:rPr>
      </w:pPr>
      <w:r w:rsidRPr="00C63571">
        <w:rPr>
          <w:rtl/>
        </w:rPr>
        <w:t xml:space="preserve">• </w:t>
      </w:r>
      <w:r w:rsidRPr="00767C59">
        <w:rPr>
          <w:b/>
          <w:bCs/>
          <w:rtl/>
        </w:rPr>
        <w:t>ת"ר</w:t>
      </w:r>
      <w:r w:rsidRPr="00C63571">
        <w:rPr>
          <w:rtl/>
        </w:rPr>
        <w:t>:</w:t>
      </w:r>
      <w:r w:rsidRPr="00A71A5E">
        <w:rPr>
          <w:rStyle w:val="afffff0"/>
          <w:rtl/>
        </w:rPr>
        <w:t xml:space="preserve"> </w:t>
      </w:r>
      <w:r w:rsidRPr="00A71A5E">
        <w:rPr>
          <w:rStyle w:val="afffff0"/>
          <w:rFonts w:hint="cs"/>
          <w:rtl/>
        </w:rPr>
        <w:t>'</w:t>
      </w:r>
      <w:r w:rsidRPr="00A71A5E">
        <w:rPr>
          <w:rStyle w:val="afffff0"/>
          <w:rtl/>
        </w:rPr>
        <w:t>כי ירחיב</w:t>
      </w:r>
      <w:r w:rsidR="004B0EAE" w:rsidRPr="00A71A5E">
        <w:rPr>
          <w:rStyle w:val="afffff0"/>
          <w:rtl/>
        </w:rPr>
        <w:t xml:space="preserve"> ה# </w:t>
      </w:r>
      <w:r w:rsidRPr="00A71A5E">
        <w:rPr>
          <w:rStyle w:val="afffff0"/>
          <w:rtl/>
        </w:rPr>
        <w:t>אלהיך את גבולך</w:t>
      </w:r>
      <w:r w:rsidRPr="00A71A5E">
        <w:rPr>
          <w:rStyle w:val="afffff0"/>
          <w:rFonts w:hint="cs"/>
          <w:rtl/>
        </w:rPr>
        <w:t>'</w:t>
      </w:r>
      <w:r w:rsidRPr="00A71A5E">
        <w:rPr>
          <w:rStyle w:val="afffff0"/>
          <w:rtl/>
        </w:rPr>
        <w:t xml:space="preserve"> </w:t>
      </w:r>
      <w:r w:rsidRPr="00C63571">
        <w:rPr>
          <w:rtl/>
        </w:rPr>
        <w:t>- למדה תורה דרך ארץ שלא יאכל אדם בשר אלא לתאבון,</w:t>
      </w:r>
      <w:r w:rsidRPr="00A71A5E">
        <w:rPr>
          <w:rStyle w:val="afffff0"/>
          <w:rtl/>
        </w:rPr>
        <w:t xml:space="preserve"> 'וזבחת מבקרך ומצאנך</w:t>
      </w:r>
      <w:r w:rsidRPr="00A71A5E">
        <w:rPr>
          <w:rStyle w:val="afffff0"/>
          <w:rFonts w:hint="cs"/>
          <w:rtl/>
        </w:rPr>
        <w:t>'</w:t>
      </w:r>
      <w:r w:rsidRPr="00A71A5E">
        <w:rPr>
          <w:rStyle w:val="afffff0"/>
          <w:rtl/>
        </w:rPr>
        <w:t>,</w:t>
      </w:r>
      <w:r w:rsidRPr="00C63571">
        <w:rPr>
          <w:rtl/>
        </w:rPr>
        <w:t xml:space="preserve"> </w:t>
      </w:r>
      <w:r>
        <w:rPr>
          <w:rFonts w:hint="cs"/>
          <w:rtl/>
        </w:rPr>
        <w:t>שלא יקח אדם מן השוק ויאכל</w:t>
      </w:r>
    </w:p>
    <w:p w14:paraId="6469D07F" w14:textId="10B4DACD" w:rsidR="0046556D" w:rsidRDefault="00BD6C4F" w:rsidP="00BD6C4F">
      <w:pPr>
        <w:rPr>
          <w:rtl/>
        </w:rPr>
      </w:pPr>
      <w:r>
        <w:rPr>
          <w:rFonts w:hint="cs"/>
          <w:rtl/>
        </w:rPr>
        <w:t xml:space="preserve">'מבקרך' שלא יזבח כל בקרו וצאנו יאכל </w:t>
      </w:r>
      <w:r w:rsidRPr="00A71A5E">
        <w:rPr>
          <w:rStyle w:val="afffff0"/>
          <w:rFonts w:hint="cs"/>
          <w:rtl/>
        </w:rPr>
        <w:t xml:space="preserve"> '</w:t>
      </w:r>
      <w:r w:rsidRPr="00A71A5E">
        <w:rPr>
          <w:rStyle w:val="afffff0"/>
          <w:rtl/>
        </w:rPr>
        <w:t>מצאנך</w:t>
      </w:r>
      <w:r w:rsidRPr="00A71A5E">
        <w:rPr>
          <w:rStyle w:val="afffff0"/>
          <w:rFonts w:hint="cs"/>
          <w:rtl/>
        </w:rPr>
        <w:t>'</w:t>
      </w:r>
      <w:r w:rsidRPr="00A71A5E">
        <w:rPr>
          <w:rStyle w:val="afffff0"/>
          <w:rtl/>
        </w:rPr>
        <w:t xml:space="preserve"> </w:t>
      </w:r>
      <w:r w:rsidRPr="00C63571">
        <w:rPr>
          <w:rtl/>
        </w:rPr>
        <w:t>- ולא כל צאנך;</w:t>
      </w:r>
    </w:p>
    <w:p w14:paraId="4A7080A9" w14:textId="77777777" w:rsidR="0046556D" w:rsidRDefault="00BD6C4F" w:rsidP="00BD6C4F">
      <w:pPr>
        <w:rPr>
          <w:rtl/>
        </w:rPr>
      </w:pPr>
      <w:r>
        <w:rPr>
          <w:rtl/>
        </w:rPr>
        <w:t xml:space="preserve">• מכאן </w:t>
      </w:r>
      <w:r>
        <w:rPr>
          <w:rStyle w:val="2fb"/>
          <w:rtl/>
          <w:rPrChange w:id="12936" w:author="מנוע אמוראים" w:date="2026-10-05T16:40:54Z">
            <w:rPr>
              <w:rtl/>
            </w:rPr>
          </w:rPrChange>
        </w:rPr>
        <w:t xml:space="preserve">א</w:t>
      </w:r>
      <w:r>
        <w:rPr>
          <w:rStyle w:val="2fb"/>
          <w:rFonts w:hint="cs"/>
          <w:rtl/>
          <w:rPrChange w:id="12937" w:author="מנוע אמוראים" w:date="2026-10-05T16:40:54Z">
            <w:rPr>
              <w:rFonts w:hint="cs"/>
              <w:rtl/>
            </w:rPr>
          </w:rPrChange>
        </w:rPr>
        <w:t xml:space="preserve">ראב</w:t>
      </w:r>
      <w:r>
        <w:rPr>
          <w:rStyle w:val="2fb"/>
          <w:rtl/>
          <w:rPrChange w:id="12938" w:author="מנוע אמוראים" w:date="2026-10-05T16:40:54Z">
            <w:rPr>
              <w:rtl/>
            </w:rPr>
          </w:rPrChange>
        </w:rPr>
        <w:t xml:space="preserve">"</w:t>
      </w:r>
      <w:r>
        <w:rPr>
          <w:rStyle w:val="2fb"/>
          <w:rFonts w:hint="cs"/>
          <w:rtl/>
          <w:rPrChange w:id="12939" w:author="מנוע אמוראים" w:date="2026-10-05T16:40:54Z">
            <w:rPr>
              <w:rFonts w:hint="cs"/>
              <w:rtl/>
            </w:rPr>
          </w:rPrChange>
        </w:rPr>
        <w:t xml:space="preserve">ע</w:t>
      </w:r>
      <w:r>
        <w:rPr>
          <w:rtl/>
        </w:rPr>
        <w:t xml:space="preserve">: מי שיש לו מנה </w:t>
      </w:r>
      <w:r w:rsidRPr="00C63571">
        <w:rPr>
          <w:rtl/>
        </w:rPr>
        <w:t xml:space="preserve">יקח לפסו ליטרא ירק, עשרה מנה - יקח לפסו ליטרא דגים, </w:t>
      </w:r>
    </w:p>
    <w:p w14:paraId="5904BC25" w14:textId="77777777" w:rsidR="0046556D" w:rsidRDefault="00BD6C4F" w:rsidP="00BD6C4F">
      <w:pPr>
        <w:rPr>
          <w:rtl/>
        </w:rPr>
      </w:pPr>
      <w:r w:rsidRPr="00C63571">
        <w:rPr>
          <w:rtl/>
        </w:rPr>
        <w:t>חמשים מנה - יקח לפסו ליטרא בשר, מאה מנה - ישפתו לו קדרה בכל יום.</w:t>
      </w:r>
    </w:p>
    <w:p w14:paraId="25B2AEBC" w14:textId="77777777" w:rsidR="0046556D" w:rsidRDefault="00BD6C4F" w:rsidP="00BD6C4F">
      <w:pPr>
        <w:rPr>
          <w:rtl/>
        </w:rPr>
      </w:pPr>
      <w:r w:rsidRPr="00C63571">
        <w:rPr>
          <w:rtl/>
        </w:rPr>
        <w:lastRenderedPageBreak/>
        <w:t>ואינך אימת? מערב שבת לערב שבת, אמר רב: צריכין אנו לחוש לדברי זקן.</w:t>
      </w:r>
    </w:p>
    <w:p w14:paraId="52E62D39" w14:textId="77777777" w:rsidR="0046556D" w:rsidRDefault="0046556D" w:rsidP="00BD6C4F">
      <w:pPr>
        <w:rPr>
          <w:rtl/>
        </w:rPr>
      </w:pPr>
    </w:p>
    <w:p w14:paraId="6361D61F" w14:textId="77777777" w:rsidR="0046556D" w:rsidRDefault="00BD6C4F" w:rsidP="00BD6C4F">
      <w:pPr>
        <w:rPr>
          <w:rtl/>
        </w:rPr>
      </w:pPr>
      <w:r w:rsidRPr="00C63571">
        <w:rPr>
          <w:rtl/>
        </w:rPr>
        <w:t xml:space="preserve">• </w:t>
      </w:r>
      <w:r>
        <w:rPr>
          <w:rStyle w:val="2fb"/>
          <w:rFonts w:hint="cs"/>
          <w:rtl/>
          <w:rPrChange w:id="12940" w:author="מנוע אמוראים" w:date="2026-10-05T16:40:54Z">
            <w:rPr>
              <w:rFonts w:hint="cs"/>
              <w:rtl/>
            </w:rPr>
          </w:rPrChange>
        </w:rPr>
        <w:t xml:space="preserve">ארי</w:t>
      </w:r>
      <w:r>
        <w:rPr>
          <w:rStyle w:val="2fb"/>
          <w:rtl/>
          <w:rPrChange w:id="12941" w:author="מנוע אמוראים" w:date="2026-10-05T16:40:54Z">
            <w:rPr>
              <w:rtl/>
            </w:rPr>
          </w:rPrChange>
        </w:rPr>
        <w:t xml:space="preserve">"</w:t>
      </w:r>
      <w:r>
        <w:rPr>
          <w:rStyle w:val="2fb"/>
          <w:rFonts w:hint="cs"/>
          <w:rtl/>
          <w:rPrChange w:id="12942" w:author="מנוע אמוראים" w:date="2026-10-05T16:40:54Z">
            <w:rPr>
              <w:rFonts w:hint="cs"/>
              <w:rtl/>
            </w:rPr>
          </w:rPrChange>
        </w:rPr>
        <w:t xml:space="preserve">ו</w:t>
      </w:r>
      <w:r w:rsidRPr="00C63571">
        <w:rPr>
          <w:rtl/>
        </w:rPr>
        <w:t>: אבא ממ</w:t>
      </w:r>
      <w:r>
        <w:rPr>
          <w:rtl/>
        </w:rPr>
        <w:t xml:space="preserve">שפחת בריאים הוה, אבל כגון אנו </w:t>
      </w:r>
      <w:r w:rsidRPr="00C63571">
        <w:rPr>
          <w:rtl/>
        </w:rPr>
        <w:t>מי שיש לו פרוטה בתוך כיסו יריצנה לחנווני.</w:t>
      </w:r>
    </w:p>
    <w:p w14:paraId="3B604B1D" w14:textId="77777777" w:rsidR="00822210" w:rsidRDefault="00BD6C4F" w:rsidP="00BD6C4F">
      <w:pPr>
        <w:rPr>
          <w:rtl/>
        </w:rPr>
      </w:pPr>
      <w:r>
        <w:rPr>
          <w:rStyle w:val="2fb"/>
          <w:rFonts w:hint="cs"/>
          <w:rtl/>
          <w:rPrChange w:id="12943" w:author="מנוע אמוראים" w:date="2026-10-05T16:40:54Z">
            <w:rPr>
              <w:rFonts w:hint="cs"/>
              <w:rtl/>
            </w:rPr>
          </w:rPrChange>
        </w:rPr>
        <w:t xml:space="preserve">אר</w:t>
      </w:r>
      <w:r>
        <w:rPr>
          <w:rStyle w:val="2fb"/>
          <w:rtl/>
          <w:rPrChange w:id="12944" w:author="מנוע אמוראים" w:date="2026-10-05T16:40:54Z">
            <w:rPr>
              <w:rtl/>
            </w:rPr>
          </w:rPrChange>
        </w:rPr>
        <w:t xml:space="preserve">"</w:t>
      </w:r>
      <w:r>
        <w:rPr>
          <w:rStyle w:val="2fb"/>
          <w:rFonts w:hint="cs"/>
          <w:rtl/>
          <w:rPrChange w:id="12945" w:author="מנוע אמוראים" w:date="2026-10-05T16:40:54Z">
            <w:rPr>
              <w:rFonts w:hint="cs"/>
              <w:rtl/>
            </w:rPr>
          </w:rPrChange>
        </w:rPr>
        <w:t xml:space="preserve">נ</w:t>
      </w:r>
      <w:r w:rsidRPr="00C63571">
        <w:rPr>
          <w:rtl/>
        </w:rPr>
        <w:t>: כגון אנו - לווין ואוכלין.</w:t>
      </w:r>
      <w:r>
        <w:rPr>
          <w:rFonts w:hint="cs"/>
          <w:rtl/>
        </w:rPr>
        <w:t xml:space="preserve"> </w:t>
      </w:r>
    </w:p>
    <w:p w14:paraId="782E67EE" w14:textId="77777777" w:rsidR="0046556D" w:rsidRDefault="00822210" w:rsidP="00BD6C4F">
      <w:pPr>
        <w:rPr>
          <w:rtl/>
        </w:rPr>
      </w:pPr>
      <w:r>
        <w:rPr>
          <w:rtl/>
        </w:rPr>
        <w:t xml:space="preserve"> '</w:t>
      </w:r>
      <w:r w:rsidR="00BD6C4F" w:rsidRPr="00C63571">
        <w:rPr>
          <w:rtl/>
        </w:rPr>
        <w:t>כבשים ללבושך</w:t>
      </w:r>
      <w:r w:rsidR="00BD6C4F">
        <w:rPr>
          <w:rFonts w:hint="cs"/>
          <w:rtl/>
        </w:rPr>
        <w:t>'</w:t>
      </w:r>
      <w:r w:rsidR="00BD6C4F" w:rsidRPr="00C63571">
        <w:rPr>
          <w:rtl/>
        </w:rPr>
        <w:t xml:space="preserve"> - מגז כבשים יהא מלבושך,</w:t>
      </w:r>
    </w:p>
    <w:p w14:paraId="275611D8" w14:textId="77777777" w:rsidR="00822210" w:rsidRDefault="00BD6C4F" w:rsidP="00BD6C4F">
      <w:pPr>
        <w:rPr>
          <w:rtl/>
        </w:rPr>
      </w:pPr>
      <w:r w:rsidRPr="00A71A5E">
        <w:rPr>
          <w:rStyle w:val="afffff0"/>
          <w:rtl/>
        </w:rPr>
        <w:t xml:space="preserve"> </w:t>
      </w:r>
      <w:r w:rsidRPr="00A71A5E">
        <w:rPr>
          <w:rStyle w:val="afffff0"/>
          <w:rFonts w:hint="cs"/>
          <w:rtl/>
        </w:rPr>
        <w:t>'</w:t>
      </w:r>
      <w:r w:rsidRPr="00A71A5E">
        <w:rPr>
          <w:rStyle w:val="afffff0"/>
          <w:rtl/>
        </w:rPr>
        <w:t>ומחיר שדה עתודים</w:t>
      </w:r>
      <w:r w:rsidRPr="00A71A5E">
        <w:rPr>
          <w:rStyle w:val="afffff0"/>
          <w:rFonts w:hint="cs"/>
          <w:rtl/>
        </w:rPr>
        <w:t>'</w:t>
      </w:r>
      <w:r w:rsidRPr="00A71A5E">
        <w:rPr>
          <w:rStyle w:val="afffff0"/>
          <w:rtl/>
        </w:rPr>
        <w:t xml:space="preserve"> </w:t>
      </w:r>
      <w:r w:rsidRPr="00C63571">
        <w:rPr>
          <w:rtl/>
        </w:rPr>
        <w:t xml:space="preserve">- לעולם ימכור אדם שדה ויקח עתודים, ואל ימכור אדם עתודים ויקח שדה, </w:t>
      </w:r>
    </w:p>
    <w:p w14:paraId="2BF75307" w14:textId="77777777" w:rsidR="00822210" w:rsidRDefault="00822210" w:rsidP="00BD6C4F">
      <w:pPr>
        <w:rPr>
          <w:rtl/>
        </w:rPr>
      </w:pPr>
      <w:r>
        <w:rPr>
          <w:rtl/>
        </w:rPr>
        <w:t xml:space="preserve"> '</w:t>
      </w:r>
      <w:r>
        <w:rPr>
          <w:rStyle w:val="afffff0"/>
          <w:rtl/>
          <w:rPrChange w:id="9043" w:author="מנוע פסוקים" w:date="2026-10-05T16:37:55Z">
            <w:rPr>
              <w:rtl/>
            </w:rPr>
          </w:rPrChange>
        </w:rPr>
        <w:t xml:space="preserve">ודי חלב עזים</w:t>
      </w:r>
      <w:r w:rsidR="00BD6C4F">
        <w:rPr>
          <w:rFonts w:hint="cs"/>
          <w:rtl/>
        </w:rPr>
        <w:t>'</w:t>
      </w:r>
      <w:r w:rsidR="00BD6C4F" w:rsidRPr="00C63571">
        <w:rPr>
          <w:rtl/>
        </w:rPr>
        <w:t xml:space="preserve"> - דיו לאדם שיתפרנס מחלב גדיים וטלאים שבתוך ביתו, </w:t>
      </w:r>
    </w:p>
    <w:p w14:paraId="4A38F8ED" w14:textId="77777777" w:rsidR="00822210" w:rsidRDefault="00822210" w:rsidP="00BD6C4F">
      <w:pPr>
        <w:rPr>
          <w:rtl/>
        </w:rPr>
      </w:pPr>
      <w:r>
        <w:rPr>
          <w:rtl/>
        </w:rPr>
        <w:t xml:space="preserve"> '</w:t>
      </w:r>
      <w:r>
        <w:rPr>
          <w:rStyle w:val="afffff0"/>
          <w:rtl/>
          <w:rPrChange w:id="9044" w:author="מנוע פסוקים" w:date="2026-10-05T16:37:55Z">
            <w:rPr>
              <w:rtl/>
            </w:rPr>
          </w:rPrChange>
        </w:rPr>
        <w:t xml:space="preserve">ללחמך ללחם ביתך</w:t>
      </w:r>
      <w:r w:rsidR="00BD6C4F">
        <w:rPr>
          <w:rFonts w:hint="cs"/>
          <w:rtl/>
        </w:rPr>
        <w:t>'</w:t>
      </w:r>
      <w:r w:rsidR="00BD6C4F" w:rsidRPr="00C63571">
        <w:rPr>
          <w:rtl/>
        </w:rPr>
        <w:t xml:space="preserve"> - לחמך קודם ללחם ביתך, </w:t>
      </w:r>
    </w:p>
    <w:p w14:paraId="06B27D95" w14:textId="77777777" w:rsidR="0046556D" w:rsidRDefault="00822210" w:rsidP="00BD6C4F">
      <w:pPr>
        <w:rPr>
          <w:rtl/>
        </w:rPr>
      </w:pPr>
      <w:r>
        <w:rPr>
          <w:rtl/>
        </w:rPr>
        <w:t xml:space="preserve"> '</w:t>
      </w:r>
      <w:r w:rsidR="00BD6C4F" w:rsidRPr="00C63571">
        <w:rPr>
          <w:rtl/>
        </w:rPr>
        <w:t>וחיים לנערותיך</w:t>
      </w:r>
      <w:r w:rsidR="00BD6C4F">
        <w:rPr>
          <w:rFonts w:hint="cs"/>
          <w:rtl/>
        </w:rPr>
        <w:t>'</w:t>
      </w:r>
      <w:r w:rsidR="00BD6C4F" w:rsidRPr="00C63571">
        <w:rPr>
          <w:rtl/>
        </w:rPr>
        <w:t xml:space="preserve"> </w:t>
      </w:r>
      <w:r w:rsidR="00BD6C4F">
        <w:rPr>
          <w:rtl/>
        </w:rPr>
        <w:t>–</w:t>
      </w:r>
      <w:r w:rsidR="00BD6C4F" w:rsidRPr="00C63571">
        <w:rPr>
          <w:rtl/>
        </w:rPr>
        <w:t xml:space="preserve"> </w:t>
      </w:r>
      <w:r w:rsidR="00BD6C4F">
        <w:rPr>
          <w:rFonts w:hint="cs"/>
          <w:rtl/>
        </w:rPr>
        <w:t>מ</w:t>
      </w:r>
      <w:r w:rsidR="00BF1CF6">
        <w:rPr>
          <w:rtl/>
        </w:rPr>
        <w:t>"</w:t>
      </w:r>
      <w:r>
        <w:rPr>
          <w:rFonts w:hint="cs"/>
          <w:rtl/>
        </w:rPr>
        <w:t xml:space="preserve">ז </w:t>
      </w:r>
      <w:r>
        <w:rPr>
          <w:rStyle w:val="2fb"/>
          <w:rFonts w:hint="cs"/>
          <w:rtl/>
          <w:rPrChange w:id="12946" w:author="מנוע אמוראים" w:date="2026-10-05T16:40:54Z">
            <w:rPr>
              <w:rFonts w:hint="cs"/>
              <w:rtl/>
            </w:rPr>
          </w:rPrChange>
        </w:rPr>
        <w:t xml:space="preserve">בדר</w:t>
      </w:r>
      <w:r>
        <w:rPr>
          <w:rStyle w:val="2fb"/>
          <w:rtl/>
          <w:rPrChange w:id="12947" w:author="מנוע אמוראים" w:date="2026-10-05T16:40:54Z">
            <w:rPr>
              <w:rtl/>
            </w:rPr>
          </w:rPrChange>
        </w:rPr>
        <w:t xml:space="preserve">"</w:t>
      </w:r>
      <w:r>
        <w:rPr>
          <w:rStyle w:val="2fb"/>
          <w:rFonts w:hint="cs"/>
          <w:rtl/>
          <w:rPrChange w:id="12948" w:author="מנוע אמוראים" w:date="2026-10-05T16:40:54Z">
            <w:rPr>
              <w:rFonts w:hint="cs"/>
              <w:rtl/>
            </w:rPr>
          </w:rPrChange>
        </w:rPr>
        <w:t xml:space="preserve">נ</w:t>
      </w:r>
      <w:r w:rsidR="00BD6C4F" w:rsidRPr="00C63571">
        <w:rPr>
          <w:rtl/>
        </w:rPr>
        <w:t>:</w:t>
      </w:r>
      <w:r w:rsidR="00BD6C4F" w:rsidRPr="00A71A5E">
        <w:rPr>
          <w:rStyle w:val="afffff0"/>
          <w:rtl/>
        </w:rPr>
        <w:t xml:space="preserve"> </w:t>
      </w:r>
      <w:r w:rsidR="00BD6C4F" w:rsidRPr="00A71A5E">
        <w:rPr>
          <w:rStyle w:val="afffff0"/>
          <w:rFonts w:hint="cs"/>
          <w:rtl/>
        </w:rPr>
        <w:t>'</w:t>
      </w:r>
      <w:r w:rsidR="00BD6C4F" w:rsidRPr="00A71A5E">
        <w:rPr>
          <w:rStyle w:val="afffff0"/>
          <w:rtl/>
        </w:rPr>
        <w:t>תן חיים לנערותיך</w:t>
      </w:r>
      <w:r w:rsidR="00BD6C4F" w:rsidRPr="00A71A5E">
        <w:rPr>
          <w:rStyle w:val="afffff0"/>
          <w:rFonts w:hint="cs"/>
          <w:rtl/>
        </w:rPr>
        <w:t>'</w:t>
      </w:r>
      <w:r w:rsidR="00BD6C4F" w:rsidRPr="00A71A5E">
        <w:rPr>
          <w:rStyle w:val="afffff0"/>
          <w:rtl/>
        </w:rPr>
        <w:t xml:space="preserve"> </w:t>
      </w:r>
      <w:r w:rsidR="00BD6C4F" w:rsidRPr="00C63571">
        <w:rPr>
          <w:rtl/>
        </w:rPr>
        <w:t>מיכן למדה תורה דרך ארץ שלא ילמד אדם את בנו בשר ויין.</w:t>
      </w:r>
    </w:p>
    <w:p w14:paraId="08887CAC" w14:textId="77777777" w:rsidR="00BD6C4F" w:rsidRDefault="00BD6C4F" w:rsidP="00F07436">
      <w:pPr>
        <w:pStyle w:val="afff3"/>
        <w:framePr w:wrap="around"/>
        <w:rPr>
          <w:rtl/>
        </w:rPr>
      </w:pPr>
      <w:r>
        <w:rPr>
          <w:rFonts w:hint="cs"/>
          <w:rtl/>
        </w:rPr>
        <w:t>פד:</w:t>
      </w:r>
    </w:p>
    <w:p w14:paraId="77238728" w14:textId="77777777" w:rsidR="0046556D" w:rsidRDefault="00BD6C4F" w:rsidP="00BD6C4F">
      <w:pPr>
        <w:rPr>
          <w:rtl/>
        </w:rPr>
      </w:pPr>
      <w:r w:rsidRPr="00C63571">
        <w:rPr>
          <w:rtl/>
        </w:rPr>
        <w:t xml:space="preserve">• </w:t>
      </w:r>
      <w:r>
        <w:rPr>
          <w:rStyle w:val="2fb"/>
          <w:rFonts w:hint="cs"/>
          <w:rtl/>
          <w:rPrChange w:id="12949" w:author="מנוע אמוראים" w:date="2026-10-05T16:40:54Z">
            <w:rPr>
              <w:rFonts w:hint="cs"/>
              <w:rtl/>
            </w:rPr>
          </w:rPrChange>
        </w:rPr>
        <w:t xml:space="preserve">א</w:t>
      </w:r>
      <w:r>
        <w:rPr>
          <w:rStyle w:val="2fb"/>
          <w:rtl/>
          <w:rPrChange w:id="12950" w:author="מנוע אמוראים" w:date="2026-10-05T16:40:54Z">
            <w:rPr>
              <w:rtl/>
            </w:rPr>
          </w:rPrChange>
        </w:rPr>
        <w:t xml:space="preserve">רי"ו</w:t>
      </w:r>
      <w:r w:rsidRPr="00C63571">
        <w:rPr>
          <w:rtl/>
        </w:rPr>
        <w:t>: הרוצה שיתעשר - יעסוק בבהמה דקה.</w:t>
      </w:r>
    </w:p>
    <w:p w14:paraId="2904FDF9" w14:textId="77777777" w:rsidR="0046556D" w:rsidRDefault="00BD6C4F" w:rsidP="00BD6C4F">
      <w:pPr>
        <w:rPr>
          <w:rtl/>
        </w:rPr>
      </w:pPr>
      <w:r>
        <w:rPr>
          <w:rStyle w:val="2fb"/>
          <w:rFonts w:hint="cs"/>
          <w:rtl/>
          <w:rPrChange w:id="12951" w:author="מנוע אמוראים" w:date="2026-10-05T16:40:54Z">
            <w:rPr>
              <w:rFonts w:hint="cs"/>
              <w:rtl/>
            </w:rPr>
          </w:rPrChange>
        </w:rPr>
        <w:t xml:space="preserve">אר</w:t>
      </w:r>
      <w:r>
        <w:rPr>
          <w:rStyle w:val="2fb"/>
          <w:rtl/>
          <w:rPrChange w:id="12952" w:author="מנוע אמוראים" w:date="2026-10-05T16:40:54Z">
            <w:rPr>
              <w:rtl/>
            </w:rPr>
          </w:rPrChange>
        </w:rPr>
        <w:t xml:space="preserve">"</w:t>
      </w:r>
      <w:r>
        <w:rPr>
          <w:rStyle w:val="2fb"/>
          <w:rFonts w:hint="cs"/>
          <w:rtl/>
          <w:rPrChange w:id="12953" w:author="מנוע אמוראים" w:date="2026-10-05T16:40:54Z">
            <w:rPr>
              <w:rFonts w:hint="cs"/>
              <w:rtl/>
            </w:rPr>
          </w:rPrChange>
        </w:rPr>
        <w:t xml:space="preserve">ח</w:t>
      </w:r>
      <w:r w:rsidRPr="00C63571">
        <w:rPr>
          <w:rtl/>
        </w:rPr>
        <w:t>:</w:t>
      </w:r>
      <w:r w:rsidRPr="00A71A5E">
        <w:rPr>
          <w:rStyle w:val="afffff0"/>
          <w:rtl/>
        </w:rPr>
        <w:t xml:space="preserve"> </w:t>
      </w:r>
      <w:r w:rsidRPr="00A71A5E">
        <w:rPr>
          <w:rStyle w:val="afffff0"/>
          <w:rFonts w:hint="cs"/>
          <w:rtl/>
        </w:rPr>
        <w:t>'</w:t>
      </w:r>
      <w:r w:rsidRPr="00A71A5E">
        <w:rPr>
          <w:rStyle w:val="afffff0"/>
          <w:rtl/>
        </w:rPr>
        <w:t>ועשתרות צאנך</w:t>
      </w:r>
      <w:r w:rsidRPr="00A71A5E">
        <w:rPr>
          <w:rStyle w:val="afffff0"/>
          <w:rFonts w:hint="cs"/>
          <w:rtl/>
        </w:rPr>
        <w:t>'</w:t>
      </w:r>
      <w:r w:rsidRPr="00A71A5E">
        <w:rPr>
          <w:rStyle w:val="afffff0"/>
          <w:rtl/>
        </w:rPr>
        <w:t xml:space="preserve"> </w:t>
      </w:r>
      <w:r w:rsidRPr="00C63571">
        <w:rPr>
          <w:rtl/>
        </w:rPr>
        <w:t>- שמעשרות את בעליהן.</w:t>
      </w:r>
    </w:p>
    <w:p w14:paraId="3F8FF76C" w14:textId="77777777" w:rsidR="0046556D" w:rsidRDefault="00BD6C4F" w:rsidP="00BD6C4F">
      <w:pPr>
        <w:rPr>
          <w:rtl/>
        </w:rPr>
      </w:pPr>
      <w:r w:rsidRPr="00C63571">
        <w:rPr>
          <w:rtl/>
        </w:rPr>
        <w:t xml:space="preserve">• </w:t>
      </w:r>
      <w:r>
        <w:rPr>
          <w:rStyle w:val="2fb"/>
          <w:rtl/>
          <w:rPrChange w:id="12954" w:author="מנוע אמוראים" w:date="2026-10-05T16:40:54Z">
            <w:rPr>
              <w:rtl/>
            </w:rPr>
          </w:rPrChange>
        </w:rPr>
        <w:t xml:space="preserve">וארי"ו</w:t>
      </w:r>
      <w:r w:rsidRPr="00C63571">
        <w:rPr>
          <w:rtl/>
        </w:rPr>
        <w:t>: כסא דחרשין ולא כסא דפושרין, וה</w:t>
      </w:r>
      <w:r w:rsidR="00BF1CF6">
        <w:rPr>
          <w:rtl/>
        </w:rPr>
        <w:t>"</w:t>
      </w:r>
      <w:r>
        <w:rPr>
          <w:rFonts w:hint="cs"/>
          <w:rtl/>
        </w:rPr>
        <w:t>מ</w:t>
      </w:r>
      <w:r>
        <w:rPr>
          <w:rtl/>
        </w:rPr>
        <w:t xml:space="preserve"> בכלי מתכות, אבל בכלי חרש </w:t>
      </w:r>
      <w:r w:rsidRPr="00C63571">
        <w:rPr>
          <w:rtl/>
        </w:rPr>
        <w:t xml:space="preserve">לית לן בה, </w:t>
      </w:r>
    </w:p>
    <w:p w14:paraId="1113CC65" w14:textId="053AA4C5" w:rsidR="0046556D" w:rsidRDefault="00BD6C4F" w:rsidP="00BD6C4F">
      <w:pPr>
        <w:rPr>
          <w:rtl/>
        </w:rPr>
      </w:pPr>
      <w:r>
        <w:rPr>
          <w:rFonts w:hint="cs"/>
          <w:rtl/>
        </w:rPr>
        <w:t xml:space="preserve">ובדלא שדי בהו שרשי עשבים ואי שדי לא </w:t>
      </w:r>
    </w:p>
    <w:p w14:paraId="3F94F038" w14:textId="35CFD92E" w:rsidR="0046556D" w:rsidRDefault="00BD6C4F" w:rsidP="00BD6C4F">
      <w:pPr>
        <w:rPr>
          <w:rtl/>
        </w:rPr>
      </w:pPr>
      <w:r>
        <w:rPr>
          <w:rFonts w:hint="cs"/>
          <w:rtl/>
        </w:rPr>
        <w:t>ובדלא שדי ביה צביא דווקא בדלא הרתיח</w:t>
      </w:r>
      <w:r w:rsidRPr="00C63571">
        <w:rPr>
          <w:rtl/>
        </w:rPr>
        <w:t xml:space="preserve">, אבל </w:t>
      </w:r>
      <w:r>
        <w:rPr>
          <w:rFonts w:hint="cs"/>
          <w:rtl/>
        </w:rPr>
        <w:t xml:space="preserve">בהרתיח </w:t>
      </w:r>
      <w:r w:rsidRPr="00C63571">
        <w:rPr>
          <w:rtl/>
        </w:rPr>
        <w:t>- לית לן בה.</w:t>
      </w:r>
    </w:p>
    <w:p w14:paraId="4FD070A8" w14:textId="77777777" w:rsidR="0046556D" w:rsidRDefault="0046556D" w:rsidP="00BD6C4F">
      <w:pPr>
        <w:rPr>
          <w:rtl/>
        </w:rPr>
      </w:pPr>
    </w:p>
    <w:p w14:paraId="0A7EAE7B" w14:textId="77777777" w:rsidR="0046556D" w:rsidRDefault="00BD6C4F" w:rsidP="00BD6C4F">
      <w:pPr>
        <w:rPr>
          <w:rtl/>
        </w:rPr>
      </w:pPr>
      <w:r w:rsidRPr="00C63571">
        <w:rPr>
          <w:rtl/>
        </w:rPr>
        <w:t xml:space="preserve">• </w:t>
      </w:r>
      <w:r>
        <w:rPr>
          <w:rStyle w:val="2fb"/>
          <w:rFonts w:hint="cs"/>
          <w:rtl/>
          <w:rPrChange w:id="12955" w:author="מנוע אמוראים" w:date="2026-10-05T16:40:54Z">
            <w:rPr>
              <w:rFonts w:hint="cs"/>
              <w:rtl/>
            </w:rPr>
          </w:rPrChange>
        </w:rPr>
        <w:t xml:space="preserve">וארי</w:t>
      </w:r>
      <w:r>
        <w:rPr>
          <w:rStyle w:val="2fb"/>
          <w:rtl/>
          <w:rPrChange w:id="12956" w:author="מנוע אמוראים" w:date="2026-10-05T16:40:54Z">
            <w:rPr>
              <w:rtl/>
            </w:rPr>
          </w:rPrChange>
        </w:rPr>
        <w:t xml:space="preserve">"</w:t>
      </w:r>
      <w:r>
        <w:rPr>
          <w:rStyle w:val="2fb"/>
          <w:rFonts w:hint="cs"/>
          <w:rtl/>
          <w:rPrChange w:id="12957" w:author="מנוע אמוראים" w:date="2026-10-05T16:40:54Z">
            <w:rPr>
              <w:rFonts w:hint="cs"/>
              <w:rtl/>
            </w:rPr>
          </w:rPrChange>
        </w:rPr>
        <w:t xml:space="preserve">ו</w:t>
      </w:r>
      <w:r w:rsidRPr="00C63571">
        <w:rPr>
          <w:rtl/>
        </w:rPr>
        <w:t>: מי שהניח לו אביו מעות ורוצה לאבדן,</w:t>
      </w:r>
    </w:p>
    <w:p w14:paraId="38F8692B" w14:textId="01CB9BB9" w:rsidR="0046556D" w:rsidRDefault="00BD6C4F" w:rsidP="00BD6C4F">
      <w:pPr>
        <w:rPr>
          <w:rtl/>
        </w:rPr>
      </w:pPr>
      <w:r>
        <w:rPr>
          <w:rFonts w:hint="cs"/>
          <w:rtl/>
        </w:rPr>
        <w:t xml:space="preserve">  </w:t>
      </w:r>
      <w:r w:rsidRPr="00C63571">
        <w:rPr>
          <w:rtl/>
        </w:rPr>
        <w:t xml:space="preserve">ילבוש כלי פשתן </w:t>
      </w:r>
      <w:r>
        <w:rPr>
          <w:rFonts w:hint="cs"/>
          <w:rtl/>
        </w:rPr>
        <w:t xml:space="preserve">- </w:t>
      </w:r>
      <w:r w:rsidRPr="00C63571">
        <w:rPr>
          <w:rtl/>
        </w:rPr>
        <w:t xml:space="preserve">בכיתנא רומיתא, </w:t>
      </w:r>
    </w:p>
    <w:p w14:paraId="2CE77136" w14:textId="7B21ABCB" w:rsidR="0046556D" w:rsidRDefault="00BD6C4F" w:rsidP="00BD6C4F">
      <w:pPr>
        <w:rPr>
          <w:rtl/>
        </w:rPr>
      </w:pPr>
      <w:r w:rsidRPr="00C63571">
        <w:rPr>
          <w:rtl/>
        </w:rPr>
        <w:t xml:space="preserve">וישתמש בכלי זכוכית </w:t>
      </w:r>
      <w:r>
        <w:rPr>
          <w:rFonts w:hint="cs"/>
          <w:rtl/>
        </w:rPr>
        <w:t xml:space="preserve">- </w:t>
      </w:r>
      <w:r w:rsidRPr="00C63571">
        <w:rPr>
          <w:rtl/>
        </w:rPr>
        <w:t xml:space="preserve">בזוגיתא חיורתא, </w:t>
      </w:r>
    </w:p>
    <w:p w14:paraId="45EEEF3F" w14:textId="55C895AA" w:rsidR="0046556D" w:rsidRDefault="00BD6C4F" w:rsidP="00BD6C4F">
      <w:pPr>
        <w:rPr>
          <w:rtl/>
        </w:rPr>
      </w:pPr>
      <w:r w:rsidRPr="00C63571">
        <w:rPr>
          <w:rtl/>
        </w:rPr>
        <w:t xml:space="preserve">וישכור פועלים ואל ישב עמהן </w:t>
      </w:r>
      <w:r>
        <w:rPr>
          <w:rtl/>
        </w:rPr>
        <w:t>–</w:t>
      </w:r>
      <w:r w:rsidRPr="00C63571">
        <w:rPr>
          <w:rtl/>
        </w:rPr>
        <w:t xml:space="preserve"> ב</w:t>
      </w:r>
      <w:r>
        <w:rPr>
          <w:rFonts w:hint="cs"/>
          <w:rtl/>
        </w:rPr>
        <w:t>שוורים שהפסדם מרובה</w:t>
      </w:r>
      <w:r w:rsidRPr="00C63571">
        <w:rPr>
          <w:rtl/>
        </w:rPr>
        <w:t xml:space="preserve">, </w:t>
      </w:r>
    </w:p>
    <w:p w14:paraId="7A5D1A6D" w14:textId="77777777" w:rsidR="0046556D" w:rsidRDefault="00BD6C4F" w:rsidP="00BD6C4F">
      <w:pPr>
        <w:rPr>
          <w:rtl/>
        </w:rPr>
      </w:pPr>
      <w:r w:rsidRPr="00C63571">
        <w:rPr>
          <w:rtl/>
        </w:rPr>
        <w:t xml:space="preserve">• דרש רב עוירא, זימנין </w:t>
      </w:r>
      <w:r>
        <w:rPr>
          <w:rFonts w:hint="cs"/>
          <w:rtl/>
        </w:rPr>
        <w:t xml:space="preserve">א'ל </w:t>
      </w:r>
      <w:r>
        <w:rPr>
          <w:rStyle w:val="2fb"/>
          <w:rFonts w:hint="cs"/>
          <w:rtl/>
          <w:rPrChange w:id="12958" w:author="מנוע אמוראים" w:date="2026-10-05T16:40:54Z">
            <w:rPr>
              <w:rFonts w:hint="cs"/>
              <w:rtl/>
            </w:rPr>
          </w:rPrChange>
        </w:rPr>
        <w:t xml:space="preserve">מדר</w:t>
      </w:r>
      <w:r>
        <w:rPr>
          <w:rStyle w:val="2fb"/>
          <w:rtl/>
          <w:rPrChange w:id="12959" w:author="מנוע אמוראים" w:date="2026-10-05T16:40:54Z">
            <w:rPr>
              <w:rtl/>
            </w:rPr>
          </w:rPrChange>
        </w:rPr>
        <w:t xml:space="preserve">"</w:t>
      </w:r>
      <w:r>
        <w:rPr>
          <w:rStyle w:val="2fb"/>
          <w:rFonts w:hint="cs"/>
          <w:rtl/>
          <w:rPrChange w:id="12960" w:author="מנוע אמוראים" w:date="2026-10-05T16:40:54Z">
            <w:rPr>
              <w:rFonts w:hint="cs"/>
              <w:rtl/>
            </w:rPr>
          </w:rPrChange>
        </w:rPr>
        <w:t xml:space="preserve">א</w:t>
      </w:r>
      <w:r>
        <w:rPr>
          <w:rFonts w:hint="cs"/>
          <w:rtl/>
        </w:rPr>
        <w:t xml:space="preserve"> [ופעמים </w:t>
      </w:r>
      <w:r>
        <w:rPr>
          <w:rStyle w:val="2fb"/>
          <w:rFonts w:hint="cs"/>
          <w:rtl/>
          <w:rPrChange w:id="12961" w:author="מנוע אמוראים" w:date="2026-10-05T16:40:54Z">
            <w:rPr>
              <w:rFonts w:hint="cs"/>
              <w:rtl/>
            </w:rPr>
          </w:rPrChange>
        </w:rPr>
        <w:t xml:space="preserve">מר</w:t>
      </w:r>
      <w:r>
        <w:rPr>
          <w:rStyle w:val="2fb"/>
          <w:rtl/>
          <w:rPrChange w:id="12962" w:author="מנוע אמוראים" w:date="2026-10-05T16:40:54Z">
            <w:rPr>
              <w:rtl/>
            </w:rPr>
          </w:rPrChange>
        </w:rPr>
        <w:t xml:space="preserve">"</w:t>
      </w:r>
      <w:r>
        <w:rPr>
          <w:rStyle w:val="2fb"/>
          <w:rFonts w:hint="cs"/>
          <w:rtl/>
          <w:rPrChange w:id="12963" w:author="מנוע אמוראים" w:date="2026-10-05T16:40:54Z">
            <w:rPr>
              <w:rFonts w:hint="cs"/>
              <w:rtl/>
            </w:rPr>
          </w:rPrChange>
        </w:rPr>
        <w:t xml:space="preserve">א</w:t>
      </w:r>
      <w:r>
        <w:rPr>
          <w:rFonts w:hint="cs"/>
          <w:rtl/>
        </w:rPr>
        <w:t xml:space="preserve">] </w:t>
      </w:r>
      <w:r w:rsidRPr="00A71A5E">
        <w:rPr>
          <w:rStyle w:val="afffff0"/>
          <w:rFonts w:hint="cs"/>
          <w:rtl/>
        </w:rPr>
        <w:t xml:space="preserve"> '</w:t>
      </w:r>
      <w:r w:rsidRPr="00A71A5E">
        <w:rPr>
          <w:rStyle w:val="afffff0"/>
          <w:rtl/>
        </w:rPr>
        <w:t>טוב איש חונן ומלוה יכלכל דבריו במשפט</w:t>
      </w:r>
      <w:r w:rsidRPr="00A71A5E">
        <w:rPr>
          <w:rStyle w:val="afffff0"/>
          <w:rFonts w:hint="cs"/>
          <w:rtl/>
        </w:rPr>
        <w:t>'</w:t>
      </w:r>
      <w:r w:rsidRPr="00A71A5E">
        <w:rPr>
          <w:rStyle w:val="afffff0"/>
          <w:rtl/>
        </w:rPr>
        <w:t xml:space="preserve"> </w:t>
      </w:r>
    </w:p>
    <w:p w14:paraId="60CBBFEE" w14:textId="0B228289" w:rsidR="0046556D" w:rsidRDefault="00BD6C4F" w:rsidP="00BD6C4F">
      <w:pPr>
        <w:rPr>
          <w:rtl/>
        </w:rPr>
      </w:pPr>
      <w:r>
        <w:rPr>
          <w:rtl/>
        </w:rPr>
        <w:t xml:space="preserve">לעולם יאכל אדם וישתה </w:t>
      </w:r>
      <w:r w:rsidRPr="00C63571">
        <w:rPr>
          <w:rtl/>
        </w:rPr>
        <w:t xml:space="preserve"> פחות ממה שיש לו, וילבש ויתכסה - במה שיש לו, </w:t>
      </w:r>
    </w:p>
    <w:p w14:paraId="038F02E1" w14:textId="45F68B33" w:rsidR="0046556D" w:rsidRDefault="00BD6C4F" w:rsidP="00BD6C4F">
      <w:pPr>
        <w:rPr>
          <w:rtl/>
        </w:rPr>
      </w:pPr>
      <w:r w:rsidRPr="00C63571">
        <w:rPr>
          <w:rtl/>
        </w:rPr>
        <w:t>ויכבד אשתו ובניו - יותר ממה שיש לו, שהן תלויין בו והוא תלוי במי שאמר והיה העולם.</w:t>
      </w:r>
    </w:p>
    <w:p w14:paraId="206E170E" w14:textId="77777777" w:rsidR="0046556D" w:rsidRDefault="0046556D" w:rsidP="00BD6C4F">
      <w:pPr>
        <w:rPr>
          <w:rtl/>
        </w:rPr>
      </w:pPr>
    </w:p>
    <w:p w14:paraId="3A773918" w14:textId="77777777" w:rsidR="0046556D" w:rsidRDefault="00BD6C4F" w:rsidP="00BD6C4F">
      <w:pPr>
        <w:rPr>
          <w:rtl/>
        </w:rPr>
      </w:pPr>
      <w:r w:rsidRPr="00C63571">
        <w:rPr>
          <w:rtl/>
        </w:rPr>
        <w:t>• דרש רב עינא אפתחא דבי ריש גלותא, השוחט לחולה בשבת - חייב לכסות.</w:t>
      </w:r>
    </w:p>
    <w:p w14:paraId="0AD632BA" w14:textId="77777777" w:rsidR="0046556D" w:rsidRDefault="00BD6C4F" w:rsidP="00BD6C4F">
      <w:pPr>
        <w:rPr>
          <w:rtl/>
        </w:rPr>
      </w:pPr>
      <w:r>
        <w:rPr>
          <w:rFonts w:hint="cs"/>
          <w:rtl/>
        </w:rPr>
        <w:t>א</w:t>
      </w:r>
      <w:r w:rsidR="00BF1CF6">
        <w:rPr>
          <w:rtl/>
        </w:rPr>
        <w:t>"</w:t>
      </w:r>
      <w:r>
        <w:rPr>
          <w:rFonts w:hint="cs"/>
          <w:rtl/>
        </w:rPr>
        <w:t xml:space="preserve">ל </w:t>
      </w:r>
      <w:r w:rsidRPr="00C63571">
        <w:rPr>
          <w:rtl/>
        </w:rPr>
        <w:t xml:space="preserve"> רבה: </w:t>
      </w:r>
      <w:r>
        <w:rPr>
          <w:rFonts w:hint="cs"/>
          <w:rtl/>
        </w:rPr>
        <w:t>מילתא דתמיהה אמר ישמטו אמוראי ממנו [לביישו או לחתוך לשונו]</w:t>
      </w:r>
    </w:p>
    <w:p w14:paraId="5664B75A" w14:textId="77777777" w:rsidR="0046556D" w:rsidRDefault="00BD6C4F" w:rsidP="00BD6C4F">
      <w:pPr>
        <w:rPr>
          <w:rtl/>
        </w:rPr>
      </w:pPr>
      <w:r w:rsidRPr="00C63571">
        <w:rPr>
          <w:rtl/>
        </w:rPr>
        <w:t>דתניא, ר' יוסי אומר: כוי אין ש</w:t>
      </w:r>
      <w:r>
        <w:rPr>
          <w:rtl/>
        </w:rPr>
        <w:t xml:space="preserve">וחטין אותו ביום טוב, ואם שחטו </w:t>
      </w:r>
      <w:r w:rsidRPr="00C63571">
        <w:rPr>
          <w:rtl/>
        </w:rPr>
        <w:t xml:space="preserve">אין מכסין את דמו </w:t>
      </w:r>
    </w:p>
    <w:p w14:paraId="70DAD0DB" w14:textId="1E46FDAB" w:rsidR="0046556D" w:rsidRDefault="00BD6C4F" w:rsidP="00BD6C4F">
      <w:pPr>
        <w:rPr>
          <w:rtl/>
        </w:rPr>
      </w:pPr>
      <w:r w:rsidRPr="00C63571">
        <w:rPr>
          <w:rtl/>
        </w:rPr>
        <w:t>מ</w:t>
      </w:r>
      <w:r>
        <w:rPr>
          <w:rtl/>
        </w:rPr>
        <w:t>ק"ו</w:t>
      </w:r>
      <w:r>
        <w:rPr>
          <w:rFonts w:hint="cs"/>
          <w:rtl/>
        </w:rPr>
        <w:t xml:space="preserve"> ממילה שודאה דוחה שבת ואין ספיקה דוחה יו</w:t>
      </w:r>
      <w:r w:rsidR="00BF1CF6">
        <w:rPr>
          <w:rtl/>
        </w:rPr>
        <w:t>"</w:t>
      </w:r>
      <w:r>
        <w:rPr>
          <w:rFonts w:hint="cs"/>
          <w:rtl/>
        </w:rPr>
        <w:t xml:space="preserve">ט </w:t>
      </w:r>
    </w:p>
    <w:p w14:paraId="158B679C" w14:textId="77777777" w:rsidR="0046556D" w:rsidRDefault="00BD6C4F" w:rsidP="00BD6C4F">
      <w:pPr>
        <w:rPr>
          <w:rtl/>
        </w:rPr>
      </w:pPr>
      <w:r w:rsidRPr="00C63571">
        <w:rPr>
          <w:rtl/>
        </w:rPr>
        <w:t>אמר לו: תקיעת שופר בגבולים תוכיח, שאין ודאה דוחה שבת, וספיקה דוחה יום טוב.</w:t>
      </w:r>
    </w:p>
    <w:p w14:paraId="20127D80" w14:textId="77777777" w:rsidR="0046556D" w:rsidRDefault="00BD6C4F" w:rsidP="00BD6C4F">
      <w:pPr>
        <w:rPr>
          <w:rtl/>
        </w:rPr>
      </w:pPr>
      <w:r>
        <w:rPr>
          <w:rtl/>
        </w:rPr>
        <w:t xml:space="preserve">השיב </w:t>
      </w:r>
      <w:r>
        <w:rPr>
          <w:rStyle w:val="2fb"/>
          <w:rtl/>
          <w:rPrChange w:id="12964" w:author="מנוע אמוראים" w:date="2026-10-05T16:40:54Z">
            <w:rPr>
              <w:rtl/>
            </w:rPr>
          </w:rPrChange>
        </w:rPr>
        <w:t xml:space="preserve">ר</w:t>
      </w:r>
      <w:r>
        <w:rPr>
          <w:rStyle w:val="2fb"/>
          <w:rFonts w:hint="cs"/>
          <w:rtl/>
          <w:rPrChange w:id="12965" w:author="מנוע אמוראים" w:date="2026-10-05T16:40:54Z">
            <w:rPr>
              <w:rFonts w:hint="cs"/>
              <w:rtl/>
            </w:rPr>
          </w:rPrChange>
        </w:rPr>
        <w:t xml:space="preserve">"א</w:t>
      </w:r>
      <w:r>
        <w:rPr>
          <w:rFonts w:hint="cs"/>
          <w:rtl/>
        </w:rPr>
        <w:t xml:space="preserve"> </w:t>
      </w:r>
      <w:r w:rsidRPr="00C63571">
        <w:rPr>
          <w:rtl/>
        </w:rPr>
        <w:t>הקפר בריבי תשובה: מה למילה שכן אינה נוהגת בלילי י</w:t>
      </w:r>
      <w:r>
        <w:rPr>
          <w:rFonts w:hint="cs"/>
          <w:rtl/>
        </w:rPr>
        <w:t>ו</w:t>
      </w:r>
      <w:r w:rsidR="00BF1CF6">
        <w:rPr>
          <w:rtl/>
        </w:rPr>
        <w:t>"</w:t>
      </w:r>
      <w:r>
        <w:rPr>
          <w:rFonts w:hint="cs"/>
          <w:rtl/>
        </w:rPr>
        <w:t>ט תאמר בכיסוי דנוהג בלילי יו</w:t>
      </w:r>
      <w:r w:rsidR="00BF1CF6">
        <w:rPr>
          <w:rtl/>
        </w:rPr>
        <w:t>"</w:t>
      </w:r>
      <w:r>
        <w:rPr>
          <w:rFonts w:hint="cs"/>
          <w:rtl/>
        </w:rPr>
        <w:t>ט</w:t>
      </w:r>
      <w:r w:rsidRPr="00C63571">
        <w:rPr>
          <w:rtl/>
        </w:rPr>
        <w:t>.</w:t>
      </w:r>
    </w:p>
    <w:p w14:paraId="00656953" w14:textId="77777777" w:rsidR="0046556D" w:rsidRDefault="00BD6C4F" w:rsidP="00BD6C4F">
      <w:pPr>
        <w:rPr>
          <w:rtl/>
        </w:rPr>
      </w:pPr>
      <w:r w:rsidRPr="00C63571">
        <w:rPr>
          <w:rtl/>
        </w:rPr>
        <w:t>אמר רבי אבא: זה אחד מן הדברים שא</w:t>
      </w:r>
      <w:r>
        <w:rPr>
          <w:rFonts w:hint="cs"/>
          <w:rtl/>
        </w:rPr>
        <w:t>ר'ח</w:t>
      </w:r>
      <w:r w:rsidRPr="00C63571">
        <w:rPr>
          <w:rtl/>
        </w:rPr>
        <w:t xml:space="preserve"> אין לי עליהם תשובה, והשיב רבי אלעזר הקפר בריבי תשובה.</w:t>
      </w:r>
    </w:p>
    <w:p w14:paraId="4D86561D" w14:textId="77777777" w:rsidR="0046556D" w:rsidRDefault="00BD6C4F" w:rsidP="00BD6C4F">
      <w:pPr>
        <w:rPr>
          <w:rtl/>
        </w:rPr>
      </w:pPr>
      <w:r w:rsidRPr="00C63571">
        <w:rPr>
          <w:rtl/>
        </w:rPr>
        <w:t xml:space="preserve">קתני מיהת כסוי שאין ודאו דוחה שבת </w:t>
      </w:r>
      <w:r>
        <w:rPr>
          <w:rFonts w:hint="cs"/>
          <w:rtl/>
        </w:rPr>
        <w:t xml:space="preserve"> ולכאו' היינו </w:t>
      </w:r>
      <w:r w:rsidRPr="00C63571">
        <w:rPr>
          <w:rtl/>
        </w:rPr>
        <w:t>השוחט לחולה בשבת? ודלמא דעבר ושחט!</w:t>
      </w:r>
    </w:p>
    <w:p w14:paraId="35A282E2" w14:textId="247E504E" w:rsidR="0046556D" w:rsidRDefault="00BD6C4F" w:rsidP="00BD6C4F">
      <w:pPr>
        <w:rPr>
          <w:rtl/>
        </w:rPr>
      </w:pPr>
      <w:r w:rsidRPr="00C63571">
        <w:rPr>
          <w:rtl/>
        </w:rPr>
        <w:t>דומיא דמילה</w:t>
      </w:r>
      <w:r>
        <w:rPr>
          <w:rFonts w:hint="cs"/>
          <w:rtl/>
        </w:rPr>
        <w:t xml:space="preserve"> אף כיסוי</w:t>
      </w:r>
      <w:r w:rsidRPr="00C63571">
        <w:rPr>
          <w:rtl/>
        </w:rPr>
        <w:t xml:space="preserve"> ברשות.</w:t>
      </w:r>
    </w:p>
    <w:p w14:paraId="3683F2FE" w14:textId="77777777" w:rsidR="0046556D" w:rsidRDefault="00BD6C4F" w:rsidP="00BD6C4F">
      <w:pPr>
        <w:rPr>
          <w:rtl/>
        </w:rPr>
      </w:pPr>
      <w:r w:rsidRPr="00C63571">
        <w:rPr>
          <w:rtl/>
        </w:rPr>
        <w:t xml:space="preserve">אמרו לו תקיעת שופר בגבולין תוכיח שאין ודאה דוחה שבת וספיקה דוחה יום טוב, </w:t>
      </w:r>
    </w:p>
    <w:p w14:paraId="7F0DBA69" w14:textId="77777777" w:rsidR="0046556D" w:rsidRDefault="00BD6C4F" w:rsidP="00BD6C4F">
      <w:pPr>
        <w:rPr>
          <w:rtl/>
        </w:rPr>
      </w:pPr>
      <w:r w:rsidRPr="00C63571">
        <w:rPr>
          <w:rtl/>
        </w:rPr>
        <w:lastRenderedPageBreak/>
        <w:t>ספיקה</w:t>
      </w:r>
      <w:r>
        <w:rPr>
          <w:rFonts w:hint="cs"/>
          <w:rtl/>
        </w:rPr>
        <w:t xml:space="preserve"> אי</w:t>
      </w:r>
      <w:r w:rsidRPr="00C63571">
        <w:rPr>
          <w:rtl/>
        </w:rPr>
        <w:t xml:space="preserve"> ספק חול ספק יו</w:t>
      </w:r>
      <w:r w:rsidR="00BF1CF6">
        <w:rPr>
          <w:rtl/>
        </w:rPr>
        <w:t>"</w:t>
      </w:r>
      <w:r>
        <w:rPr>
          <w:rFonts w:hint="cs"/>
          <w:rtl/>
        </w:rPr>
        <w:t>ט</w:t>
      </w:r>
      <w:r w:rsidRPr="00C63571">
        <w:rPr>
          <w:rtl/>
        </w:rPr>
        <w:t xml:space="preserve">, השתא ודאי יום טוב - דחיא, ספק יום טוב ספק חול - מיבעיא? </w:t>
      </w:r>
    </w:p>
    <w:p w14:paraId="4CB53A91" w14:textId="77777777" w:rsidR="00BD6C4F" w:rsidRDefault="00BD6C4F" w:rsidP="00F07436">
      <w:pPr>
        <w:pStyle w:val="afff3"/>
        <w:framePr w:wrap="around"/>
        <w:rPr>
          <w:rtl/>
        </w:rPr>
      </w:pPr>
      <w:r>
        <w:rPr>
          <w:rFonts w:hint="cs"/>
          <w:rtl/>
        </w:rPr>
        <w:t xml:space="preserve">פה. </w:t>
      </w:r>
    </w:p>
    <w:p w14:paraId="5F94A038" w14:textId="77777777" w:rsidR="0046556D" w:rsidRDefault="00BD6C4F" w:rsidP="00BD6C4F">
      <w:pPr>
        <w:rPr>
          <w:rtl/>
        </w:rPr>
      </w:pPr>
      <w:r w:rsidRPr="00C63571">
        <w:rPr>
          <w:rtl/>
        </w:rPr>
        <w:t xml:space="preserve">אלא ספק איש ספק אשה, ורבי יוסי לטעמיה, דאשה ודאית נמי תקעה, </w:t>
      </w:r>
    </w:p>
    <w:p w14:paraId="63D3727D" w14:textId="77777777" w:rsidR="0046556D" w:rsidRDefault="00BD6C4F" w:rsidP="00BD6C4F">
      <w:pPr>
        <w:rPr>
          <w:rtl/>
        </w:rPr>
      </w:pPr>
      <w:r w:rsidRPr="00C63571">
        <w:rPr>
          <w:rtl/>
        </w:rPr>
        <w:t>דתניא: בני ישראל סומכין ולא בנות ישראל סומכות, רבי יוסי ורבי שמעון אומרים: נשים סומכות רשות.</w:t>
      </w:r>
    </w:p>
    <w:p w14:paraId="41DBFFB3" w14:textId="77777777" w:rsidR="0046556D" w:rsidRDefault="00BD6C4F" w:rsidP="00BD6C4F">
      <w:pPr>
        <w:rPr>
          <w:rtl/>
        </w:rPr>
      </w:pPr>
      <w:r w:rsidRPr="00C63571">
        <w:rPr>
          <w:rtl/>
        </w:rPr>
        <w:t>רבינא: ולמאי ד</w:t>
      </w:r>
      <w:r>
        <w:rPr>
          <w:rtl/>
        </w:rPr>
        <w:t xml:space="preserve">אמרי רבנן </w:t>
      </w:r>
      <w:r>
        <w:rPr>
          <w:rFonts w:hint="cs"/>
          <w:rtl/>
        </w:rPr>
        <w:t>גם יש</w:t>
      </w:r>
      <w:r w:rsidRPr="00C63571">
        <w:rPr>
          <w:rtl/>
        </w:rPr>
        <w:t xml:space="preserve"> פירכא, מה לתקיעת שופר </w:t>
      </w:r>
      <w:r>
        <w:rPr>
          <w:rFonts w:hint="cs"/>
          <w:rtl/>
        </w:rPr>
        <w:t>ש</w:t>
      </w:r>
      <w:r w:rsidRPr="00C63571">
        <w:rPr>
          <w:rtl/>
        </w:rPr>
        <w:t>ודאה דוחה שבת במקדש, תאמר בכיסוי - דליתיה כלל!</w:t>
      </w:r>
    </w:p>
    <w:p w14:paraId="2FED4B26" w14:textId="77777777" w:rsidR="0046556D" w:rsidRDefault="00BD6C4F" w:rsidP="00BD6C4F">
      <w:pPr>
        <w:rPr>
          <w:rtl/>
        </w:rPr>
      </w:pPr>
      <w:r w:rsidRPr="00C63571">
        <w:rPr>
          <w:rtl/>
        </w:rPr>
        <w:t>הש</w:t>
      </w:r>
      <w:r>
        <w:rPr>
          <w:rtl/>
        </w:rPr>
        <w:t xml:space="preserve">יב </w:t>
      </w:r>
      <w:r>
        <w:rPr>
          <w:rStyle w:val="2fb"/>
          <w:rtl/>
          <w:rPrChange w:id="12966" w:author="מנוע אמוראים" w:date="2026-10-05T16:40:54Z">
            <w:rPr>
              <w:rtl/>
            </w:rPr>
          </w:rPrChange>
        </w:rPr>
        <w:t xml:space="preserve">ר"א</w:t>
      </w:r>
      <w:r>
        <w:rPr>
          <w:rtl/>
        </w:rPr>
        <w:t xml:space="preserve"> הקפר בריבי: מה למילה ש</w:t>
      </w:r>
      <w:r w:rsidRPr="00C63571">
        <w:rPr>
          <w:rtl/>
        </w:rPr>
        <w:t xml:space="preserve">אינה נוהגת בלילי ימים טובים, </w:t>
      </w:r>
      <w:r>
        <w:rPr>
          <w:rFonts w:hint="cs"/>
          <w:rtl/>
        </w:rPr>
        <w:t xml:space="preserve">הא בשאר לילי נהגא </w:t>
      </w:r>
    </w:p>
    <w:p w14:paraId="3D68B178" w14:textId="77777777" w:rsidR="0046556D" w:rsidRDefault="00BD6C4F" w:rsidP="00BD6C4F">
      <w:pPr>
        <w:rPr>
          <w:rtl/>
        </w:rPr>
      </w:pPr>
      <w:r w:rsidRPr="00C63571">
        <w:rPr>
          <w:rtl/>
        </w:rPr>
        <w:t>אלא, מה למילה - שכן אינה נוהגת בלילות כבימים, תאמר בכסוי - שנוהג בלילות כבימים.</w:t>
      </w:r>
    </w:p>
    <w:p w14:paraId="746D1910" w14:textId="77777777" w:rsidR="0046556D" w:rsidRDefault="00BD6C4F" w:rsidP="00BD6C4F">
      <w:pPr>
        <w:rPr>
          <w:rtl/>
        </w:rPr>
      </w:pPr>
      <w:r>
        <w:rPr>
          <w:rtl/>
        </w:rPr>
        <w:t xml:space="preserve">א"ר אבא: זה אחד מן הדברים </w:t>
      </w:r>
      <w:r>
        <w:rPr>
          <w:rStyle w:val="2fb"/>
          <w:rtl/>
          <w:rPrChange w:id="12967" w:author="מנוע אמוראים" w:date="2026-10-05T16:40:54Z">
            <w:rPr>
              <w:rtl/>
            </w:rPr>
          </w:rPrChange>
        </w:rPr>
        <w:t xml:space="preserve">שא</w:t>
      </w:r>
      <w:r>
        <w:rPr>
          <w:rStyle w:val="2fb"/>
          <w:rFonts w:hint="cs"/>
          <w:rtl/>
          <w:rPrChange w:id="12968" w:author="מנוע אמוראים" w:date="2026-10-05T16:40:54Z">
            <w:rPr>
              <w:rFonts w:hint="cs"/>
              <w:rtl/>
            </w:rPr>
          </w:rPrChange>
        </w:rPr>
        <w:t xml:space="preserve">ר</w:t>
      </w:r>
      <w:r>
        <w:rPr>
          <w:rStyle w:val="2fb"/>
          <w:rtl/>
          <w:rPrChange w:id="12969" w:author="מנוע אמוראים" w:date="2026-10-05T16:40:54Z">
            <w:rPr>
              <w:rtl/>
            </w:rPr>
          </w:rPrChange>
        </w:rPr>
        <w:t xml:space="preserve">"</w:t>
      </w:r>
      <w:r>
        <w:rPr>
          <w:rStyle w:val="2fb"/>
          <w:rFonts w:hint="cs"/>
          <w:rtl/>
          <w:rPrChange w:id="12970" w:author="מנוע אמוראים" w:date="2026-10-05T16:40:54Z">
            <w:rPr>
              <w:rFonts w:hint="cs"/>
              <w:rtl/>
            </w:rPr>
          </w:rPrChange>
        </w:rPr>
        <w:t xml:space="preserve">ח</w:t>
      </w:r>
      <w:r>
        <w:rPr>
          <w:rFonts w:hint="cs"/>
          <w:rtl/>
        </w:rPr>
        <w:t xml:space="preserve"> </w:t>
      </w:r>
      <w:r w:rsidRPr="00C63571">
        <w:rPr>
          <w:rtl/>
        </w:rPr>
        <w:t xml:space="preserve">אין </w:t>
      </w:r>
      <w:r>
        <w:rPr>
          <w:rtl/>
        </w:rPr>
        <w:t>לי</w:t>
      </w:r>
      <w:r w:rsidRPr="00C63571">
        <w:rPr>
          <w:rtl/>
        </w:rPr>
        <w:t xml:space="preserve"> עליהן תשובה, והשיב רבי אלעזר הקפר ברבי תשובה.</w:t>
      </w:r>
    </w:p>
    <w:p w14:paraId="18677E2A"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46" w:author="קלוד" w:date="2026-10-06T10:08:36Z"/>
        </w:rPr>
      </w:pPr>
      <w:ins w:id="20145" w:author="קלוד" w:date="2026-10-06T10:08:36Z">
        <w:r>
          <w:t xml:space="preserve">משנה ב</w:t>
        </w:r>
      </w:ins>
    </w:p>
    <w:p w14:paraId="555FD4C4" w14:textId="77777777" w:rsidR="00BD6C4F" w:rsidRPr="00C63571" w:rsidRDefault="00BD6C4F" w:rsidP="00BD6C4F">
      <w:pPr>
        <w:pStyle w:val="afff9"/>
        <w:rPr>
          <w:del w:id="20139" w:author="קלוד" w:date="2026-10-06T10:14:23Z"/>
          <w:rtl/>
        </w:rPr>
      </w:pPr>
      <w:ins w:id="9880" w:author="מספור קטעי משנה" w:date="2026-10-06T06:45:19Z">
        <w:del w:id="20137" w:author="קלוד" w:date="2026-10-06T10:14:23Z">
          <w:r>
            <w:rPr>
              <w:rStyle w:val="MisparKeta"/>
            </w:rPr>
            <w:delText xml:space="preserve">א. </w:delText>
          </w:r>
        </w:del>
      </w:ins>
      <w:del w:id="20138" w:author="קלוד" w:date="2026-10-06T10:14:23Z">
        <w:r w:rsidRPr="00C63571">
          <w:rPr>
            <w:rtl/>
          </w:rPr>
          <w:delText xml:space="preserve">מתני'.</w:delText>
        </w:r>
      </w:del>
    </w:p>
    <w:p w14:paraId="5872564B" w14:textId="77777777" w:rsidR="00BD6C4F" w:rsidRDefault="00BD6C4F" w:rsidP="00BD6C4F">
      <w:pPr>
        <w:pStyle w:val="03"/>
        <w:rPr>
          <w:rtl/>
        </w:rPr>
      </w:pPr>
      <w:r w:rsidRPr="00C63571">
        <w:rPr>
          <w:rtl/>
        </w:rPr>
        <w:t xml:space="preserve">השוחט ונמצאת טריפה, והשוחט לעבודת כוכבים, והשוחט חולין בפנים, וקדשים בחוץ, </w:t>
      </w:r>
    </w:p>
    <w:p w14:paraId="35655516" w14:textId="77777777" w:rsidR="00BD6C4F" w:rsidRPr="00C63571" w:rsidRDefault="00BD6C4F" w:rsidP="00BD6C4F">
      <w:pPr>
        <w:pStyle w:val="afff9"/>
        <w:spacing w:before="120"/>
        <w:rPr>
          <w:rtl/>
        </w:rPr>
        <w:pPrChange w:id="90050" w:author="קלוד" w:date="2026-10-08T12:08:16Z">
          <w:pPr>
            <w:pStyle w:val="afff9"/>
          </w:pPr>
        </w:pPrChange>
      </w:pPr>
      <w:r>
        <w:rPr>
          <w:rtl/>
        </w:rPr>
        <w:t xml:space="preserve">חיה ועוף הנסקלים </w:t>
      </w:r>
      <w:r>
        <w:rPr>
          <w:rStyle w:val="TanaimMishna"/>
          <w:rtl/>
          <w:rPrChange w:id="20021" w:author="קלוד" w:date="2026-10-06T10:08:36Z">
            <w:rPr>
              <w:rtl/>
            </w:rPr>
          </w:rPrChange>
        </w:rPr>
        <w:t xml:space="preserve">רבי מאיר</w:t>
      </w:r>
      <w:r>
        <w:rPr>
          <w:rtl/>
        </w:rPr>
        <w:t xml:space="preserve"> מחייב, ו</w:t>
      </w:r>
      <w:r>
        <w:rPr>
          <w:rStyle w:val="TanaimMishna"/>
          <w:rtl/>
          <w:rPrChange w:id="20020" w:author="קלוד" w:date="2026-10-06T10:08:36Z">
            <w:rPr>
              <w:rtl/>
            </w:rPr>
          </w:rPrChange>
        </w:rPr>
        <w:t xml:space="preserve">חכמים</w:t>
      </w:r>
      <w:r>
        <w:rPr>
          <w:rtl/>
        </w:rPr>
        <w:t xml:space="preserve"> פוטרים.</w:t>
      </w:r>
    </w:p>
    <w:p w14:paraId="0B7DFEAB" w14:textId="77777777" w:rsidR="00BD6C4F" w:rsidRPr="00C63571" w:rsidRDefault="00BD6C4F" w:rsidP="00BD6C4F">
      <w:pPr>
        <w:pStyle w:val="afff9"/>
        <w:rPr>
          <w:rtl/>
        </w:rPr>
      </w:pPr>
      <w:r w:rsidRPr="00C63571">
        <w:rPr>
          <w:rtl/>
        </w:rPr>
        <w:t>השוחט ונתנבלה בידו, הנוחר והמעקר - פטור מלכסות.</w:t>
      </w:r>
    </w:p>
    <w:p w14:paraId="7B9F9925" w14:textId="77777777" w:rsidR="0046556D" w:rsidRDefault="00BD6C4F" w:rsidP="00BD6C4F">
      <w:pPr>
        <w:jc w:val="center"/>
        <w:rPr>
          <w:rtl/>
        </w:rPr>
      </w:pPr>
      <w:r>
        <w:rPr>
          <w:rFonts w:ascii="BA חניכי הישיבות" w:hAnsi="BA חניכי הישיבות" w:cs="BA חניכי הישיבות"/>
          <w:rtl/>
        </w:rPr>
        <w:t>׻</w:t>
      </w:r>
    </w:p>
    <w:p w14:paraId="34C31508" w14:textId="77777777" w:rsidR="0046556D" w:rsidRDefault="00BD6C4F" w:rsidP="00BD6C4F">
      <w:pPr>
        <w:rPr>
          <w:rtl/>
        </w:rPr>
      </w:pPr>
      <w:r>
        <w:rPr>
          <w:rStyle w:val="2fb"/>
          <w:rFonts w:hint="cs"/>
          <w:rtl/>
          <w:rPrChange w:id="12971" w:author="מנוע אמוראים" w:date="2026-10-05T16:40:54Z">
            <w:rPr>
              <w:rFonts w:hint="cs"/>
              <w:rtl/>
            </w:rPr>
          </w:rPrChange>
        </w:rPr>
        <w:t xml:space="preserve">רחב</w:t>
      </w:r>
      <w:r>
        <w:rPr>
          <w:rStyle w:val="2fb"/>
          <w:rtl/>
          <w:rPrChange w:id="12972" w:author="מנוע אמוראים" w:date="2026-10-05T16:40:54Z">
            <w:rPr>
              <w:rtl/>
            </w:rPr>
          </w:rPrChange>
        </w:rPr>
        <w:t xml:space="preserve">"</w:t>
      </w:r>
      <w:r>
        <w:rPr>
          <w:rStyle w:val="2fb"/>
          <w:rFonts w:hint="cs"/>
          <w:rtl/>
          <w:rPrChange w:id="12973" w:author="מנוע אמוראים" w:date="2026-10-05T16:40:54Z">
            <w:rPr>
              <w:rFonts w:hint="cs"/>
              <w:rtl/>
            </w:rPr>
          </w:rPrChange>
        </w:rPr>
        <w:t xml:space="preserve">א</w:t>
      </w:r>
      <w:r>
        <w:rPr>
          <w:rFonts w:hint="cs"/>
          <w:rtl/>
        </w:rPr>
        <w:t xml:space="preserve"> </w:t>
      </w:r>
      <w:r>
        <w:rPr>
          <w:rStyle w:val="2fb"/>
          <w:rFonts w:hint="cs"/>
          <w:rtl/>
          <w:rPrChange w:id="12974" w:author="מנוע אמוראים" w:date="2026-10-05T16:40:54Z">
            <w:rPr>
              <w:rFonts w:hint="cs"/>
              <w:rtl/>
            </w:rPr>
          </w:rPrChange>
        </w:rPr>
        <w:t xml:space="preserve">מרי</w:t>
      </w:r>
      <w:r>
        <w:rPr>
          <w:rStyle w:val="2fb"/>
          <w:rtl/>
          <w:rPrChange w:id="12975" w:author="מנוע אמוראים" w:date="2026-10-05T16:40:54Z">
            <w:rPr>
              <w:rtl/>
            </w:rPr>
          </w:rPrChange>
        </w:rPr>
        <w:t xml:space="preserve">"</w:t>
      </w:r>
      <w:r>
        <w:rPr>
          <w:rStyle w:val="2fb"/>
          <w:rFonts w:hint="cs"/>
          <w:rtl/>
          <w:rPrChange w:id="12976" w:author="מנוע אמוראים" w:date="2026-10-05T16:40:54Z">
            <w:rPr>
              <w:rFonts w:hint="cs"/>
              <w:rtl/>
            </w:rPr>
          </w:rPrChange>
        </w:rPr>
        <w:t xml:space="preserve">ו</w:t>
      </w:r>
      <w:r w:rsidRPr="00C63571">
        <w:rPr>
          <w:rtl/>
        </w:rPr>
        <w:t>: ראה ר</w:t>
      </w:r>
      <w:r>
        <w:rPr>
          <w:rtl/>
        </w:rPr>
        <w:t xml:space="preserve">בי דבריו של </w:t>
      </w:r>
      <w:r>
        <w:rPr>
          <w:rStyle w:val="2fb"/>
          <w:rtl/>
          <w:rPrChange w:id="12977" w:author="מנוע אמוראים" w:date="2026-10-05T16:40:54Z">
            <w:rPr>
              <w:rtl/>
            </w:rPr>
          </w:rPrChange>
        </w:rPr>
        <w:t xml:space="preserve">ר"מ</w:t>
      </w:r>
      <w:r>
        <w:rPr>
          <w:rtl/>
        </w:rPr>
        <w:t xml:space="preserve"> באותו ואת בנו </w:t>
      </w:r>
      <w:r w:rsidRPr="00C63571">
        <w:rPr>
          <w:rtl/>
        </w:rPr>
        <w:t xml:space="preserve">ושנאו בלשון חכמים, </w:t>
      </w:r>
    </w:p>
    <w:p w14:paraId="3B0A9FA9" w14:textId="1CDB893E" w:rsidR="0046556D" w:rsidRDefault="00BD6C4F" w:rsidP="00BD6C4F">
      <w:pPr>
        <w:rPr>
          <w:rtl/>
        </w:rPr>
      </w:pPr>
      <w:r w:rsidRPr="00C63571">
        <w:rPr>
          <w:rtl/>
        </w:rPr>
        <w:t>ודרבי שמעון בכסוי הדם - ושנאו בלשון חכמים.</w:t>
      </w:r>
    </w:p>
    <w:p w14:paraId="219BE260" w14:textId="77777777" w:rsidR="0046556D" w:rsidRDefault="00BD6C4F" w:rsidP="00BD6C4F">
      <w:pPr>
        <w:rPr>
          <w:rtl/>
        </w:rPr>
      </w:pPr>
      <w:r>
        <w:rPr>
          <w:rFonts w:hint="cs"/>
          <w:rtl/>
        </w:rPr>
        <w:t xml:space="preserve">טעמא </w:t>
      </w:r>
      <w:r>
        <w:rPr>
          <w:rStyle w:val="2fb"/>
          <w:rFonts w:hint="cs"/>
          <w:rtl/>
          <w:rPrChange w:id="12978" w:author="מנוע אמוראים" w:date="2026-10-05T16:40:54Z">
            <w:rPr>
              <w:rFonts w:hint="cs"/>
              <w:rtl/>
            </w:rPr>
          </w:rPrChange>
        </w:rPr>
        <w:t xml:space="preserve">דר</w:t>
      </w:r>
      <w:r>
        <w:rPr>
          <w:rStyle w:val="2fb"/>
          <w:rtl/>
          <w:rPrChange w:id="12979" w:author="מנוע אמוראים" w:date="2026-10-05T16:40:54Z">
            <w:rPr>
              <w:rtl/>
            </w:rPr>
          </w:rPrChange>
        </w:rPr>
        <w:t xml:space="preserve">"</w:t>
      </w:r>
      <w:r>
        <w:rPr>
          <w:rStyle w:val="2fb"/>
          <w:rFonts w:hint="cs"/>
          <w:rtl/>
          <w:rPrChange w:id="12980" w:author="מנוע אמוראים" w:date="2026-10-05T16:40:54Z">
            <w:rPr>
              <w:rFonts w:hint="cs"/>
              <w:rtl/>
            </w:rPr>
          </w:rPrChange>
        </w:rPr>
        <w:t xml:space="preserve">מ</w:t>
      </w:r>
      <w:r w:rsidRPr="002D5B6A">
        <w:rPr>
          <w:rtl/>
        </w:rPr>
        <w:t xml:space="preserve"> באותו ואת בנו</w:t>
      </w:r>
      <w:r>
        <w:rPr>
          <w:rFonts w:hint="cs"/>
          <w:rtl/>
        </w:rPr>
        <w:t xml:space="preserve"> </w:t>
      </w:r>
      <w:r>
        <w:rPr>
          <w:rStyle w:val="2fb"/>
          <w:rFonts w:hint="cs"/>
          <w:rtl/>
          <w:rPrChange w:id="12981" w:author="מנוע אמוראים" w:date="2026-10-05T16:40:54Z">
            <w:rPr>
              <w:rFonts w:hint="cs"/>
              <w:rtl/>
            </w:rPr>
          </w:rPrChange>
        </w:rPr>
        <w:t xml:space="preserve">כריב</w:t>
      </w:r>
      <w:r>
        <w:rPr>
          <w:rStyle w:val="2fb"/>
          <w:rtl/>
          <w:rPrChange w:id="12982" w:author="מנוע אמוראים" w:date="2026-10-05T16:40:54Z">
            <w:rPr>
              <w:rtl/>
            </w:rPr>
          </w:rPrChange>
        </w:rPr>
        <w:t xml:space="preserve">"</w:t>
      </w:r>
      <w:r>
        <w:rPr>
          <w:rStyle w:val="2fb"/>
          <w:rFonts w:hint="cs"/>
          <w:rtl/>
          <w:rPrChange w:id="12983" w:author="מנוע אמוראים" w:date="2026-10-05T16:40:54Z">
            <w:rPr>
              <w:rFonts w:hint="cs"/>
              <w:rtl/>
            </w:rPr>
          </w:rPrChange>
        </w:rPr>
        <w:t xml:space="preserve">ל</w:t>
      </w:r>
      <w:r>
        <w:rPr>
          <w:rFonts w:hint="cs"/>
          <w:rtl/>
        </w:rPr>
        <w:t xml:space="preserve">:</w:t>
      </w:r>
      <w:r w:rsidRPr="002D5B6A">
        <w:rPr>
          <w:rtl/>
        </w:rPr>
        <w:t xml:space="preserve"> </w:t>
      </w:r>
      <w:r w:rsidRPr="002D5B6A">
        <w:rPr>
          <w:rFonts w:hint="cs"/>
          <w:rtl/>
        </w:rPr>
        <w:t>ד</w:t>
      </w:r>
      <w:r w:rsidRPr="002D5B6A">
        <w:rPr>
          <w:rtl/>
        </w:rPr>
        <w:t xml:space="preserve">גמר שחיטה שחיטה משחוטי חוץ </w:t>
      </w:r>
      <w:r w:rsidRPr="002D5B6A">
        <w:rPr>
          <w:rFonts w:hint="cs"/>
          <w:rtl/>
        </w:rPr>
        <w:t>ד</w:t>
      </w:r>
      <w:r w:rsidRPr="002D5B6A">
        <w:rPr>
          <w:rtl/>
        </w:rPr>
        <w:t>שחיטה שאינה ראויה שמה שחיטה</w:t>
      </w:r>
    </w:p>
    <w:p w14:paraId="74483764" w14:textId="77777777" w:rsidR="0046556D" w:rsidRDefault="00BD6C4F" w:rsidP="00BD6C4F">
      <w:pPr>
        <w:rPr>
          <w:rtl/>
        </w:rPr>
      </w:pPr>
      <w:r>
        <w:rPr>
          <w:rFonts w:hint="cs"/>
          <w:rtl/>
        </w:rPr>
        <w:t xml:space="preserve">וטעמא </w:t>
      </w:r>
      <w:r>
        <w:rPr>
          <w:rStyle w:val="2fb"/>
          <w:rFonts w:hint="cs"/>
          <w:rtl/>
          <w:rPrChange w:id="12984" w:author="מנוע אמוראים" w:date="2026-10-05T16:40:54Z">
            <w:rPr>
              <w:rFonts w:hint="cs"/>
              <w:rtl/>
            </w:rPr>
          </w:rPrChange>
        </w:rPr>
        <w:t xml:space="preserve">דר</w:t>
      </w:r>
      <w:r>
        <w:rPr>
          <w:rStyle w:val="2fb"/>
          <w:rtl/>
          <w:rPrChange w:id="12985" w:author="מנוע אמוראים" w:date="2026-10-05T16:40:54Z">
            <w:rPr>
              <w:rtl/>
            </w:rPr>
          </w:rPrChange>
        </w:rPr>
        <w:t xml:space="preserve">"</w:t>
      </w:r>
      <w:r>
        <w:rPr>
          <w:rStyle w:val="2fb"/>
          <w:rFonts w:hint="cs"/>
          <w:rtl/>
          <w:rPrChange w:id="12986" w:author="מנוע אמוראים" w:date="2026-10-05T16:40:54Z">
            <w:rPr>
              <w:rFonts w:hint="cs"/>
              <w:rtl/>
            </w:rPr>
          </w:rPrChange>
        </w:rPr>
        <w:t xml:space="preserve">ש</w:t>
      </w:r>
      <w:r>
        <w:rPr>
          <w:rFonts w:hint="cs"/>
          <w:rtl/>
        </w:rPr>
        <w:t xml:space="preserve">: </w:t>
      </w:r>
      <w:r>
        <w:rPr>
          <w:rStyle w:val="2fb"/>
          <w:rFonts w:hint="cs"/>
          <w:rtl/>
          <w:rPrChange w:id="12987" w:author="מנוע אמוראים" w:date="2026-10-05T16:40:54Z">
            <w:rPr>
              <w:rFonts w:hint="cs"/>
              <w:rtl/>
            </w:rPr>
          </w:rPrChange>
        </w:rPr>
        <w:t xml:space="preserve">ארשב</w:t>
      </w:r>
      <w:r>
        <w:rPr>
          <w:rStyle w:val="2fb"/>
          <w:rtl/>
          <w:rPrChange w:id="12988" w:author="מנוע אמוראים" w:date="2026-10-05T16:40:54Z">
            <w:rPr>
              <w:rtl/>
            </w:rPr>
          </w:rPrChange>
        </w:rPr>
        <w:t xml:space="preserve">"</w:t>
      </w:r>
      <w:r>
        <w:rPr>
          <w:rStyle w:val="2fb"/>
          <w:rFonts w:hint="cs"/>
          <w:rtl/>
          <w:rPrChange w:id="12989" w:author="מנוע אמוראים" w:date="2026-10-05T16:40:54Z">
            <w:rPr>
              <w:rFonts w:hint="cs"/>
              <w:rtl/>
            </w:rPr>
          </w:rPrChange>
        </w:rPr>
        <w:t xml:space="preserve">פ</w:t>
      </w:r>
      <w:r w:rsidRPr="00C63571">
        <w:rPr>
          <w:rtl/>
        </w:rPr>
        <w:t xml:space="preserve">: גמר מטבוח טבח והכן, מה להלן </w:t>
      </w:r>
      <w:r>
        <w:rPr>
          <w:rFonts w:hint="cs"/>
          <w:rtl/>
        </w:rPr>
        <w:t xml:space="preserve">אף כאן </w:t>
      </w:r>
      <w:r w:rsidRPr="00C63571">
        <w:rPr>
          <w:rtl/>
        </w:rPr>
        <w:t xml:space="preserve">שחיטה ראויה, </w:t>
      </w:r>
    </w:p>
    <w:p w14:paraId="1181F237" w14:textId="77777777" w:rsidR="0046556D" w:rsidRDefault="00BD6C4F" w:rsidP="00BD6C4F">
      <w:pPr>
        <w:rPr>
          <w:rtl/>
        </w:rPr>
      </w:pPr>
      <w:r>
        <w:rPr>
          <w:rStyle w:val="2fb"/>
          <w:rtl/>
          <w:rPrChange w:id="12990" w:author="מנוע אמוראים" w:date="2026-10-05T16:40:54Z">
            <w:rPr>
              <w:rtl/>
            </w:rPr>
          </w:rPrChange>
        </w:rPr>
        <w:t xml:space="preserve">ור"מ</w:t>
      </w:r>
      <w:r>
        <w:rPr>
          <w:rtl/>
        </w:rPr>
        <w:t xml:space="preserve"> </w:t>
      </w:r>
      <w:r>
        <w:rPr>
          <w:rFonts w:hint="cs"/>
          <w:rtl/>
        </w:rPr>
        <w:t xml:space="preserve">לא גמר מטבוח דדנין </w:t>
      </w:r>
      <w:r w:rsidRPr="00C63571">
        <w:rPr>
          <w:rtl/>
        </w:rPr>
        <w:t xml:space="preserve">שחיטה משחיטה, </w:t>
      </w:r>
      <w:r>
        <w:rPr>
          <w:rFonts w:hint="cs"/>
          <w:rtl/>
        </w:rPr>
        <w:t>ולא</w:t>
      </w:r>
      <w:r>
        <w:rPr>
          <w:rtl/>
        </w:rPr>
        <w:t xml:space="preserve"> מטביחה</w:t>
      </w:r>
      <w:r w:rsidRPr="00C63571">
        <w:rPr>
          <w:rtl/>
        </w:rPr>
        <w:t xml:space="preserve"> </w:t>
      </w:r>
    </w:p>
    <w:p w14:paraId="4135D743" w14:textId="77777777" w:rsidR="0046556D" w:rsidRDefault="00BD6C4F" w:rsidP="00BD6C4F">
      <w:pPr>
        <w:rPr>
          <w:rtl/>
        </w:rPr>
      </w:pPr>
      <w:r w:rsidRPr="002D5B6A">
        <w:rPr>
          <w:rFonts w:hint="cs"/>
          <w:b/>
          <w:bCs/>
          <w:rtl/>
        </w:rPr>
        <w:t>ונפק</w:t>
      </w:r>
      <w:r w:rsidR="00BF1CF6">
        <w:rPr>
          <w:b/>
          <w:bCs/>
          <w:rtl/>
        </w:rPr>
        <w:t>"</w:t>
      </w:r>
      <w:r w:rsidRPr="002D5B6A">
        <w:rPr>
          <w:rFonts w:hint="cs"/>
          <w:b/>
          <w:bCs/>
          <w:rtl/>
        </w:rPr>
        <w:t>מ</w:t>
      </w:r>
      <w:r w:rsidRPr="00C63571">
        <w:rPr>
          <w:rtl/>
        </w:rPr>
        <w:t xml:space="preserve"> הא </w:t>
      </w:r>
      <w:r>
        <w:rPr>
          <w:rStyle w:val="2fb"/>
          <w:rFonts w:hint="cs"/>
          <w:rtl/>
          <w:rPrChange w:id="12991" w:author="מנוע אמוראים" w:date="2026-10-05T16:40:54Z">
            <w:rPr>
              <w:rFonts w:hint="cs"/>
              <w:rtl/>
            </w:rPr>
          </w:rPrChange>
        </w:rPr>
        <w:t xml:space="preserve">ד</w:t>
      </w:r>
      <w:r>
        <w:rPr>
          <w:rStyle w:val="2fb"/>
          <w:rtl/>
          <w:rPrChange w:id="12992" w:author="מנוע אמוראים" w:date="2026-10-05T16:40:54Z">
            <w:rPr>
              <w:rtl/>
            </w:rPr>
          </w:rPrChange>
        </w:rPr>
        <w:t xml:space="preserve">תדר"יש</w:t>
      </w:r>
      <w:r w:rsidRPr="00C63571">
        <w:rPr>
          <w:rtl/>
        </w:rPr>
        <w:t>:</w:t>
      </w:r>
      <w:r w:rsidRPr="00A71A5E">
        <w:rPr>
          <w:rStyle w:val="afffff0"/>
          <w:rtl/>
        </w:rPr>
        <w:t xml:space="preserve"> </w:t>
      </w:r>
      <w:r w:rsidRPr="00A71A5E">
        <w:rPr>
          <w:rStyle w:val="afffff0"/>
          <w:rFonts w:hint="cs"/>
          <w:rtl/>
        </w:rPr>
        <w:t>'</w:t>
      </w:r>
      <w:r w:rsidRPr="00A71A5E">
        <w:rPr>
          <w:rStyle w:val="afffff0"/>
          <w:rtl/>
        </w:rPr>
        <w:t>ושב הכהן ובא הכהן</w:t>
      </w:r>
      <w:r w:rsidRPr="00A71A5E">
        <w:rPr>
          <w:rStyle w:val="afffff0"/>
          <w:rFonts w:hint="cs"/>
          <w:rtl/>
        </w:rPr>
        <w:t>'</w:t>
      </w:r>
      <w:r w:rsidRPr="00A71A5E">
        <w:rPr>
          <w:rStyle w:val="afffff0"/>
          <w:rtl/>
        </w:rPr>
        <w:t xml:space="preserve"> </w:t>
      </w:r>
      <w:r w:rsidRPr="00C63571">
        <w:rPr>
          <w:rtl/>
        </w:rPr>
        <w:t>- זו היא שיבה זו היא ביאה!</w:t>
      </w:r>
    </w:p>
    <w:p w14:paraId="498FF06B" w14:textId="2D2CDF40" w:rsidR="0046556D" w:rsidRDefault="00BD6C4F" w:rsidP="00BD6C4F">
      <w:pPr>
        <w:rPr>
          <w:rtl/>
        </w:rPr>
      </w:pPr>
      <w:r w:rsidRPr="00C63571">
        <w:rPr>
          <w:rtl/>
        </w:rPr>
        <w:t>ה</w:t>
      </w:r>
      <w:r w:rsidR="00BF1CF6">
        <w:rPr>
          <w:rtl/>
        </w:rPr>
        <w:t>"</w:t>
      </w:r>
      <w:r>
        <w:rPr>
          <w:rFonts w:hint="cs"/>
          <w:rtl/>
        </w:rPr>
        <w:t xml:space="preserve">מ </w:t>
      </w:r>
      <w:r w:rsidRPr="00C63571">
        <w:rPr>
          <w:rtl/>
        </w:rPr>
        <w:t>- היכא דליכא דדמי ליה, אבל איכא דדמי ליה - מדדמי ליה ילפינן.</w:t>
      </w:r>
    </w:p>
    <w:p w14:paraId="320712DC" w14:textId="77777777" w:rsidR="0046556D" w:rsidRDefault="00BD6C4F" w:rsidP="00BD6C4F">
      <w:pPr>
        <w:rPr>
          <w:rtl/>
        </w:rPr>
      </w:pPr>
      <w:r>
        <w:rPr>
          <w:rStyle w:val="2fb"/>
          <w:rtl/>
          <w:rPrChange w:id="12993" w:author="מנוע אמוראים" w:date="2026-10-05T16:40:54Z">
            <w:rPr>
              <w:rtl/>
            </w:rPr>
          </w:rPrChange>
        </w:rPr>
        <w:t xml:space="preserve">ור</w:t>
      </w:r>
      <w:r>
        <w:rPr>
          <w:rStyle w:val="2fb"/>
          <w:rtl/>
          <w:rPrChange w:id="12994" w:author="מנוע אמוראים" w:date="2026-10-05T16:40:54Z">
            <w:rPr>
              <w:rtl/>
            </w:rPr>
          </w:rPrChange>
        </w:rPr>
        <w:t xml:space="preserve">"</w:t>
      </w:r>
      <w:r>
        <w:rPr>
          <w:rStyle w:val="2fb"/>
          <w:rFonts w:hint="cs"/>
          <w:rtl/>
          <w:rPrChange w:id="12995" w:author="מנוע אמוראים" w:date="2026-10-05T16:40:54Z">
            <w:rPr>
              <w:rFonts w:hint="cs"/>
              <w:rtl/>
            </w:rPr>
          </w:rPrChange>
        </w:rPr>
        <w:t xml:space="preserve">ש</w:t>
      </w:r>
      <w:r>
        <w:rPr>
          <w:rFonts w:hint="cs"/>
          <w:rtl/>
        </w:rPr>
        <w:t xml:space="preserve"> לא גמר משחוטי חוץ דד</w:t>
      </w:r>
      <w:r w:rsidRPr="00C63571">
        <w:rPr>
          <w:rtl/>
        </w:rPr>
        <w:t>נין חולין מחולין, ואין דנין חולין מקדשים;</w:t>
      </w:r>
    </w:p>
    <w:p w14:paraId="546B6188" w14:textId="77777777" w:rsidR="0046556D" w:rsidRDefault="0046556D" w:rsidP="00BD6C4F">
      <w:pPr>
        <w:rPr>
          <w:rtl/>
        </w:rPr>
      </w:pPr>
    </w:p>
    <w:p w14:paraId="36896F8E" w14:textId="77777777" w:rsidR="0046556D" w:rsidRDefault="00BD6C4F" w:rsidP="00BD6C4F">
      <w:pPr>
        <w:rPr>
          <w:rtl/>
        </w:rPr>
      </w:pPr>
      <w:r>
        <w:rPr>
          <w:rStyle w:val="2fb"/>
          <w:rFonts w:hint="cs"/>
          <w:rtl/>
          <w:rPrChange w:id="12996" w:author="מנוע אמוראים" w:date="2026-10-05T16:40:54Z">
            <w:rPr>
              <w:rFonts w:hint="cs"/>
              <w:rtl/>
            </w:rPr>
          </w:rPrChange>
        </w:rPr>
        <w:t xml:space="preserve">ור</w:t>
      </w:r>
      <w:r>
        <w:rPr>
          <w:rStyle w:val="2fb"/>
          <w:rtl/>
          <w:rPrChange w:id="12997" w:author="מנוע אמוראים" w:date="2026-10-05T16:40:54Z">
            <w:rPr>
              <w:rtl/>
            </w:rPr>
          </w:rPrChange>
        </w:rPr>
        <w:t xml:space="preserve">"</w:t>
      </w:r>
      <w:r>
        <w:rPr>
          <w:rStyle w:val="2fb"/>
          <w:rFonts w:hint="cs"/>
          <w:rtl/>
          <w:rPrChange w:id="12998" w:author="מנוע אמוראים" w:date="2026-10-05T16:40:54Z">
            <w:rPr>
              <w:rFonts w:hint="cs"/>
              <w:rtl/>
            </w:rPr>
          </w:rPrChange>
        </w:rPr>
        <w:t xml:space="preserve">מ</w:t>
      </w:r>
      <w:r w:rsidRPr="00A71A5E">
        <w:rPr>
          <w:rStyle w:val="afffff0"/>
          <w:rtl/>
        </w:rPr>
        <w:t xml:space="preserve"> </w:t>
      </w:r>
      <w:r w:rsidRPr="00A71A5E">
        <w:rPr>
          <w:rStyle w:val="afffff0"/>
          <w:rFonts w:hint="cs"/>
          <w:rtl/>
        </w:rPr>
        <w:t>'</w:t>
      </w:r>
      <w:r w:rsidRPr="00A71A5E">
        <w:rPr>
          <w:rStyle w:val="afffff0"/>
          <w:rtl/>
        </w:rPr>
        <w:t>אותו ואת בנו</w:t>
      </w:r>
      <w:r w:rsidRPr="00A71A5E">
        <w:rPr>
          <w:rStyle w:val="afffff0"/>
          <w:rFonts w:hint="cs"/>
          <w:rtl/>
        </w:rPr>
        <w:t>'</w:t>
      </w:r>
      <w:r w:rsidRPr="00A71A5E">
        <w:rPr>
          <w:rStyle w:val="afffff0"/>
          <w:rtl/>
        </w:rPr>
        <w:t xml:space="preserve"> </w:t>
      </w:r>
      <w:r>
        <w:rPr>
          <w:rtl/>
        </w:rPr>
        <w:t xml:space="preserve">בקדשים נהיג היינו </w:t>
      </w:r>
      <w:r>
        <w:rPr>
          <w:rStyle w:val="2fb"/>
          <w:rtl/>
          <w:rPrChange w:id="12999" w:author="מנוע אמוראים" w:date="2026-10-05T16:40:54Z">
            <w:rPr>
              <w:rtl/>
            </w:rPr>
          </w:rPrChange>
        </w:rPr>
        <w:t xml:space="preserve">דא</w:t>
      </w:r>
      <w:r>
        <w:rPr>
          <w:rStyle w:val="2fb"/>
          <w:rFonts w:hint="cs"/>
          <w:rtl/>
          <w:rPrChange w:id="13000" w:author="מנוע אמוראים" w:date="2026-10-05T16:40:54Z">
            <w:rPr>
              <w:rFonts w:hint="cs"/>
              <w:rtl/>
            </w:rPr>
          </w:rPrChange>
        </w:rPr>
        <w:t xml:space="preserve">ר</w:t>
      </w:r>
      <w:r>
        <w:rPr>
          <w:rStyle w:val="2fb"/>
          <w:rtl/>
          <w:rPrChange w:id="13001" w:author="מנוע אמוראים" w:date="2026-10-05T16:40:54Z">
            <w:rPr>
              <w:rtl/>
            </w:rPr>
          </w:rPrChange>
        </w:rPr>
        <w:t xml:space="preserve">"</w:t>
      </w:r>
      <w:r>
        <w:rPr>
          <w:rStyle w:val="2fb"/>
          <w:rFonts w:hint="cs"/>
          <w:rtl/>
          <w:rPrChange w:id="13002" w:author="מנוע אמוראים" w:date="2026-10-05T16:40:54Z">
            <w:rPr>
              <w:rFonts w:hint="cs"/>
              <w:rtl/>
            </w:rPr>
          </w:rPrChange>
        </w:rPr>
        <w:t xml:space="preserve">ח</w:t>
      </w:r>
      <w:r w:rsidRPr="00C63571">
        <w:rPr>
          <w:rtl/>
        </w:rPr>
        <w:t xml:space="preserve">: ראה רבי דבריו של </w:t>
      </w:r>
      <w:r>
        <w:rPr>
          <w:rStyle w:val="2fb"/>
          <w:rFonts w:hint="cs"/>
          <w:rtl/>
          <w:rPrChange w:id="13003" w:author="מנוע אמוראים" w:date="2026-10-05T16:40:54Z">
            <w:rPr>
              <w:rFonts w:hint="cs"/>
              <w:rtl/>
            </w:rPr>
          </w:rPrChange>
        </w:rPr>
        <w:t xml:space="preserve">ר</w:t>
      </w:r>
      <w:r>
        <w:rPr>
          <w:rStyle w:val="2fb"/>
          <w:rtl/>
          <w:rPrChange w:id="13004" w:author="מנוע אמוראים" w:date="2026-10-05T16:40:54Z">
            <w:rPr>
              <w:rtl/>
            </w:rPr>
          </w:rPrChange>
        </w:rPr>
        <w:t xml:space="preserve">"</w:t>
      </w:r>
      <w:r>
        <w:rPr>
          <w:rStyle w:val="2fb"/>
          <w:rFonts w:hint="cs"/>
          <w:rtl/>
          <w:rPrChange w:id="13005" w:author="מנוע אמוראים" w:date="2026-10-05T16:40:54Z">
            <w:rPr>
              <w:rFonts w:hint="cs"/>
              <w:rtl/>
            </w:rPr>
          </w:rPrChange>
        </w:rPr>
        <w:t xml:space="preserve">מ</w:t>
      </w:r>
      <w:r w:rsidRPr="00C63571">
        <w:rPr>
          <w:rtl/>
        </w:rPr>
        <w:t xml:space="preserve"> באותו ואת בנו, ושנאו בלשון חכמים.</w:t>
      </w:r>
    </w:p>
    <w:p w14:paraId="5189698F" w14:textId="77777777" w:rsidR="0046556D" w:rsidRDefault="00BD6C4F" w:rsidP="00BD6C4F">
      <w:pPr>
        <w:rPr>
          <w:rtl/>
        </w:rPr>
      </w:pPr>
      <w:r>
        <w:rPr>
          <w:rFonts w:hint="cs"/>
          <w:rtl/>
        </w:rPr>
        <w:t xml:space="preserve">טעמא </w:t>
      </w:r>
      <w:r>
        <w:rPr>
          <w:rStyle w:val="2fb"/>
          <w:rFonts w:hint="cs"/>
          <w:rtl/>
          <w:rPrChange w:id="13006" w:author="מנוע אמוראים" w:date="2026-10-05T16:40:54Z">
            <w:rPr>
              <w:rFonts w:hint="cs"/>
              <w:rtl/>
            </w:rPr>
          </w:rPrChange>
        </w:rPr>
        <w:t xml:space="preserve">דר</w:t>
      </w:r>
      <w:r>
        <w:rPr>
          <w:rStyle w:val="2fb"/>
          <w:rtl/>
          <w:rPrChange w:id="13007" w:author="מנוע אמוראים" w:date="2026-10-05T16:40:54Z">
            <w:rPr>
              <w:rtl/>
            </w:rPr>
          </w:rPrChange>
        </w:rPr>
        <w:t xml:space="preserve">"</w:t>
      </w:r>
      <w:r>
        <w:rPr>
          <w:rStyle w:val="2fb"/>
          <w:rFonts w:hint="cs"/>
          <w:rtl/>
          <w:rPrChange w:id="13008" w:author="מנוע אמוראים" w:date="2026-10-05T16:40:54Z">
            <w:rPr>
              <w:rFonts w:hint="cs"/>
              <w:rtl/>
            </w:rPr>
          </w:rPrChange>
        </w:rPr>
        <w:t xml:space="preserve">מ</w:t>
      </w:r>
      <w:r>
        <w:rPr>
          <w:rtl/>
        </w:rPr>
        <w:t xml:space="preserve"> בכסוי הדם? </w:t>
      </w:r>
      <w:r>
        <w:rPr>
          <w:rStyle w:val="2fb"/>
          <w:rtl/>
          <w:rPrChange w:id="13009" w:author="מנוע אמוראים" w:date="2026-10-05T16:40:54Z">
            <w:rPr>
              <w:rtl/>
            </w:rPr>
          </w:rPrChange>
        </w:rPr>
        <w:t xml:space="preserve">א</w:t>
      </w:r>
      <w:r>
        <w:rPr>
          <w:rStyle w:val="2fb"/>
          <w:rFonts w:hint="cs"/>
          <w:rtl/>
          <w:rPrChange w:id="13010" w:author="מנוע אמוראים" w:date="2026-10-05T16:40:54Z">
            <w:rPr>
              <w:rFonts w:hint="cs"/>
              <w:rtl/>
            </w:rPr>
          </w:rPrChange>
        </w:rPr>
        <w:t xml:space="preserve">רשב</w:t>
      </w:r>
      <w:r>
        <w:rPr>
          <w:rStyle w:val="2fb"/>
          <w:rtl/>
          <w:rPrChange w:id="13011" w:author="מנוע אמוראים" w:date="2026-10-05T16:40:54Z">
            <w:rPr>
              <w:rtl/>
            </w:rPr>
          </w:rPrChange>
        </w:rPr>
        <w:t xml:space="preserve">"</w:t>
      </w:r>
      <w:r>
        <w:rPr>
          <w:rStyle w:val="2fb"/>
          <w:rFonts w:hint="cs"/>
          <w:rtl/>
          <w:rPrChange w:id="13012" w:author="מנוע אמוראים" w:date="2026-10-05T16:40:54Z">
            <w:rPr>
              <w:rFonts w:hint="cs"/>
              <w:rtl/>
            </w:rPr>
          </w:rPrChange>
        </w:rPr>
        <w:t xml:space="preserve">ל</w:t>
      </w:r>
      <w:r w:rsidRPr="00C63571">
        <w:rPr>
          <w:rtl/>
        </w:rPr>
        <w:t xml:space="preserve">: גמר שפיכה שפיכה משחוטי חוץ, </w:t>
      </w:r>
      <w:r>
        <w:rPr>
          <w:rFonts w:hint="cs"/>
          <w:rtl/>
        </w:rPr>
        <w:t>ד</w:t>
      </w:r>
      <w:r w:rsidRPr="00C63571">
        <w:rPr>
          <w:rtl/>
        </w:rPr>
        <w:t>שחיטה שאינה ראויה שמה שחיטה;</w:t>
      </w:r>
    </w:p>
    <w:p w14:paraId="1FA37E06" w14:textId="77777777" w:rsidR="0046556D" w:rsidRDefault="00BD6C4F" w:rsidP="00BD6C4F">
      <w:pPr>
        <w:rPr>
          <w:rtl/>
        </w:rPr>
      </w:pPr>
      <w:r>
        <w:rPr>
          <w:rStyle w:val="2fb"/>
          <w:rtl/>
          <w:rPrChange w:id="13013" w:author="מנוע אמוראים" w:date="2026-10-05T16:40:54Z">
            <w:rPr>
              <w:rtl/>
            </w:rPr>
          </w:rPrChange>
        </w:rPr>
        <w:t xml:space="preserve">ו</w:t>
      </w:r>
      <w:r>
        <w:rPr>
          <w:rStyle w:val="2fb"/>
          <w:rFonts w:hint="cs"/>
          <w:rtl/>
          <w:rPrChange w:id="13014" w:author="מנוע אמוראים" w:date="2026-10-05T16:40:54Z">
            <w:rPr>
              <w:rFonts w:hint="cs"/>
              <w:rtl/>
            </w:rPr>
          </w:rPrChange>
        </w:rPr>
        <w:t xml:space="preserve">לר</w:t>
      </w:r>
      <w:r>
        <w:rPr>
          <w:rStyle w:val="2fb"/>
          <w:rtl/>
          <w:rPrChange w:id="13015" w:author="מנוע אמוראים" w:date="2026-10-05T16:40:54Z">
            <w:rPr>
              <w:rtl/>
            </w:rPr>
          </w:rPrChange>
        </w:rPr>
        <w:t xml:space="preserve">"</w:t>
      </w:r>
      <w:r>
        <w:rPr>
          <w:rStyle w:val="2fb"/>
          <w:rFonts w:hint="cs"/>
          <w:rtl/>
          <w:rPrChange w:id="13016" w:author="מנוע אמוראים" w:date="2026-10-05T16:40:54Z">
            <w:rPr>
              <w:rFonts w:hint="cs"/>
              <w:rtl/>
            </w:rPr>
          </w:rPrChange>
        </w:rPr>
        <w:t xml:space="preserve">ש</w:t>
      </w:r>
      <w:r>
        <w:rPr>
          <w:rFonts w:hint="cs"/>
          <w:rtl/>
        </w:rPr>
        <w:t xml:space="preserve"> </w:t>
      </w:r>
      <w:r>
        <w:rPr>
          <w:rtl/>
        </w:rPr>
        <w:t>–</w:t>
      </w:r>
      <w:r w:rsidRPr="00C63571">
        <w:rPr>
          <w:rtl/>
        </w:rPr>
        <w:t xml:space="preserve"> </w:t>
      </w:r>
      <w:r>
        <w:rPr>
          <w:rFonts w:hint="cs"/>
          <w:rtl/>
        </w:rPr>
        <w:t>'</w:t>
      </w:r>
      <w:r w:rsidRPr="00C63571">
        <w:rPr>
          <w:rtl/>
        </w:rPr>
        <w:t xml:space="preserve">אשר יאכל </w:t>
      </w:r>
      <w:r>
        <w:rPr>
          <w:rFonts w:hint="cs"/>
          <w:rtl/>
        </w:rPr>
        <w:t>'</w:t>
      </w:r>
      <w:r w:rsidRPr="00C63571">
        <w:rPr>
          <w:rtl/>
        </w:rPr>
        <w:t>כתיב;</w:t>
      </w:r>
    </w:p>
    <w:p w14:paraId="5E26754F" w14:textId="77777777" w:rsidR="0046556D" w:rsidRDefault="00BD6C4F" w:rsidP="00BD6C4F">
      <w:pPr>
        <w:rPr>
          <w:rtl/>
        </w:rPr>
      </w:pPr>
      <w:r w:rsidRPr="00C63571">
        <w:rPr>
          <w:rtl/>
        </w:rPr>
        <w:t>ורבי מאיר - ההוא למעוטי עוף טמא הוא דאתא;</w:t>
      </w:r>
    </w:p>
    <w:p w14:paraId="046F3C55" w14:textId="77777777" w:rsidR="0046556D" w:rsidRDefault="00BD6C4F" w:rsidP="00BD6C4F">
      <w:pPr>
        <w:rPr>
          <w:rtl/>
        </w:rPr>
      </w:pPr>
      <w:r>
        <w:rPr>
          <w:rStyle w:val="2fb"/>
          <w:rtl/>
          <w:rPrChange w:id="13017" w:author="מנוע אמוראים" w:date="2026-10-05T16:40:54Z">
            <w:rPr>
              <w:rtl/>
            </w:rPr>
          </w:rPrChange>
        </w:rPr>
        <w:t xml:space="preserve">ור</w:t>
      </w:r>
      <w:r>
        <w:rPr>
          <w:rStyle w:val="2fb"/>
          <w:rtl/>
          <w:rPrChange w:id="13018" w:author="מנוע אמוראים" w:date="2026-10-05T16:40:54Z">
            <w:rPr>
              <w:rtl/>
            </w:rPr>
          </w:rPrChange>
        </w:rPr>
        <w:t xml:space="preserve">"</w:t>
      </w:r>
      <w:r>
        <w:rPr>
          <w:rStyle w:val="2fb"/>
          <w:rFonts w:hint="cs"/>
          <w:rtl/>
          <w:rPrChange w:id="13019" w:author="מנוע אמוראים" w:date="2026-10-05T16:40:54Z">
            <w:rPr>
              <w:rFonts w:hint="cs"/>
              <w:rtl/>
            </w:rPr>
          </w:rPrChange>
        </w:rPr>
        <w:t xml:space="preserve">ש</w:t>
      </w:r>
      <w:r>
        <w:rPr>
          <w:rFonts w:hint="cs"/>
          <w:rtl/>
        </w:rPr>
        <w:t xml:space="preserve">: טריפה כעוף טמא דלאו בר אכילה הוא </w:t>
      </w:r>
    </w:p>
    <w:p w14:paraId="3A6A3A2F" w14:textId="77777777" w:rsidR="0046556D" w:rsidRDefault="00BD6C4F" w:rsidP="00BD6C4F">
      <w:pPr>
        <w:rPr>
          <w:rtl/>
        </w:rPr>
      </w:pPr>
      <w:r>
        <w:rPr>
          <w:rtl/>
        </w:rPr>
        <w:t xml:space="preserve">והיינו </w:t>
      </w:r>
      <w:r>
        <w:rPr>
          <w:rStyle w:val="2fb"/>
          <w:rtl/>
          <w:rPrChange w:id="13020" w:author="מנוע אמוראים" w:date="2026-10-05T16:40:54Z">
            <w:rPr>
              <w:rtl/>
            </w:rPr>
          </w:rPrChange>
        </w:rPr>
        <w:t xml:space="preserve">דא</w:t>
      </w:r>
      <w:r>
        <w:rPr>
          <w:rStyle w:val="2fb"/>
          <w:rFonts w:hint="cs"/>
          <w:rtl/>
          <w:rPrChange w:id="13021" w:author="מנוע אמוראים" w:date="2026-10-05T16:40:54Z">
            <w:rPr>
              <w:rFonts w:hint="cs"/>
              <w:rtl/>
            </w:rPr>
          </w:rPrChange>
        </w:rPr>
        <w:t xml:space="preserve">ר</w:t>
      </w:r>
      <w:r>
        <w:rPr>
          <w:rStyle w:val="2fb"/>
          <w:rtl/>
          <w:rPrChange w:id="13022" w:author="מנוע אמוראים" w:date="2026-10-05T16:40:54Z">
            <w:rPr>
              <w:rtl/>
            </w:rPr>
          </w:rPrChange>
        </w:rPr>
        <w:t xml:space="preserve">"</w:t>
      </w:r>
      <w:r>
        <w:rPr>
          <w:rStyle w:val="2fb"/>
          <w:rFonts w:hint="cs"/>
          <w:rtl/>
          <w:rPrChange w:id="13023" w:author="מנוע אמוראים" w:date="2026-10-05T16:40:54Z">
            <w:rPr>
              <w:rFonts w:hint="cs"/>
              <w:rtl/>
            </w:rPr>
          </w:rPrChange>
        </w:rPr>
        <w:t xml:space="preserve">ח</w:t>
      </w:r>
      <w:r w:rsidRPr="00C63571">
        <w:rPr>
          <w:rtl/>
        </w:rPr>
        <w:t xml:space="preserve">: ראה רבי דבריו של רבי שמעון בכסוי הדם, ושנאו בלשון חכמים, </w:t>
      </w:r>
    </w:p>
    <w:p w14:paraId="1846E47C" w14:textId="77777777" w:rsidR="00BD6C4F" w:rsidRDefault="00BD6C4F" w:rsidP="00F07436">
      <w:pPr>
        <w:pStyle w:val="afff3"/>
        <w:framePr w:wrap="around"/>
        <w:rPr>
          <w:rtl/>
        </w:rPr>
      </w:pPr>
      <w:r>
        <w:rPr>
          <w:rFonts w:hint="cs"/>
          <w:rtl/>
        </w:rPr>
        <w:t>פה:</w:t>
      </w:r>
    </w:p>
    <w:p w14:paraId="72B8207E" w14:textId="77777777" w:rsidR="0046556D" w:rsidRDefault="00BD6C4F" w:rsidP="00BD6C4F">
      <w:pPr>
        <w:rPr>
          <w:rtl/>
        </w:rPr>
      </w:pPr>
      <w:r w:rsidRPr="00C63571">
        <w:rPr>
          <w:rtl/>
        </w:rPr>
        <w:t xml:space="preserve">• </w:t>
      </w:r>
      <w:r>
        <w:rPr>
          <w:rStyle w:val="2fb"/>
          <w:rFonts w:hint="cs"/>
          <w:rtl/>
          <w:rPrChange w:id="13024" w:author="מנוע אמוראים" w:date="2026-10-05T16:40:54Z">
            <w:rPr>
              <w:rFonts w:hint="cs"/>
              <w:rtl/>
            </w:rPr>
          </w:rPrChange>
        </w:rPr>
        <w:t xml:space="preserve">אר</w:t>
      </w:r>
      <w:r>
        <w:rPr>
          <w:rStyle w:val="2fb"/>
          <w:rtl/>
          <w:rPrChange w:id="13025" w:author="מנוע אמוראים" w:date="2026-10-05T16:40:54Z">
            <w:rPr>
              <w:rtl/>
            </w:rPr>
          </w:rPrChange>
        </w:rPr>
        <w:t xml:space="preserve">"</w:t>
      </w:r>
      <w:r>
        <w:rPr>
          <w:rStyle w:val="2fb"/>
          <w:rFonts w:hint="cs"/>
          <w:rtl/>
          <w:rPrChange w:id="13026" w:author="מנוע אמוראים" w:date="2026-10-05T16:40:54Z">
            <w:rPr>
              <w:rFonts w:hint="cs"/>
              <w:rtl/>
            </w:rPr>
          </w:rPrChange>
        </w:rPr>
        <w:t xml:space="preserve">א</w:t>
      </w:r>
      <w:r>
        <w:rPr>
          <w:rtl/>
        </w:rPr>
        <w:t xml:space="preserve">: לא לכל </w:t>
      </w:r>
      <w:r>
        <w:rPr>
          <w:rStyle w:val="2fb"/>
          <w:rtl/>
          <w:rPrChange w:id="13027" w:author="מנוע אמוראים" w:date="2026-10-05T16:40:54Z">
            <w:rPr>
              <w:rtl/>
            </w:rPr>
          </w:rPrChange>
        </w:rPr>
        <w:t xml:space="preserve">א</w:t>
      </w:r>
      <w:r>
        <w:rPr>
          <w:rStyle w:val="2fb"/>
          <w:rFonts w:hint="cs"/>
          <w:rtl/>
          <w:rPrChange w:id="13028" w:author="מנוע אמוראים" w:date="2026-10-05T16:40:54Z">
            <w:rPr>
              <w:rFonts w:hint="cs"/>
              <w:rtl/>
            </w:rPr>
          </w:rPrChange>
        </w:rPr>
        <w:t xml:space="preserve">ר</w:t>
      </w:r>
      <w:r>
        <w:rPr>
          <w:rStyle w:val="2fb"/>
          <w:rtl/>
          <w:rPrChange w:id="13029" w:author="מנוע אמוראים" w:date="2026-10-05T16:40:54Z">
            <w:rPr>
              <w:rtl/>
            </w:rPr>
          </w:rPrChange>
        </w:rPr>
        <w:t xml:space="preserve">"</w:t>
      </w:r>
      <w:r>
        <w:rPr>
          <w:rStyle w:val="2fb"/>
          <w:rFonts w:hint="cs"/>
          <w:rtl/>
          <w:rPrChange w:id="13030" w:author="מנוע אמוראים" w:date="2026-10-05T16:40:54Z">
            <w:rPr>
              <w:rFonts w:hint="cs"/>
              <w:rtl/>
            </w:rPr>
          </w:rPrChange>
        </w:rPr>
        <w:t xml:space="preserve">מ</w:t>
      </w:r>
      <w:r>
        <w:rPr>
          <w:rFonts w:hint="cs"/>
          <w:rtl/>
        </w:rPr>
        <w:t xml:space="preserve"> </w:t>
      </w:r>
      <w:r w:rsidRPr="00C63571">
        <w:rPr>
          <w:rtl/>
        </w:rPr>
        <w:t xml:space="preserve"> שחיטה שאינה ראויה שמה שחיטה, </w:t>
      </w:r>
      <w:r>
        <w:rPr>
          <w:rFonts w:hint="cs"/>
          <w:rtl/>
        </w:rPr>
        <w:t>ד</w:t>
      </w:r>
      <w:r>
        <w:rPr>
          <w:rtl/>
        </w:rPr>
        <w:t xml:space="preserve">מודה </w:t>
      </w:r>
      <w:r>
        <w:rPr>
          <w:rStyle w:val="2fb"/>
          <w:rtl/>
          <w:rPrChange w:id="13031" w:author="מנוע אמוראים" w:date="2026-10-05T16:40:54Z">
            <w:rPr>
              <w:rtl/>
            </w:rPr>
          </w:rPrChange>
        </w:rPr>
        <w:t xml:space="preserve">ר"מ</w:t>
      </w:r>
      <w:r>
        <w:rPr>
          <w:rtl/>
        </w:rPr>
        <w:t xml:space="preserve"> שאין מתירתה באכילה: </w:t>
      </w:r>
    </w:p>
    <w:p w14:paraId="1CC36B80" w14:textId="77777777" w:rsidR="0046556D" w:rsidRDefault="00BD6C4F" w:rsidP="00BD6C4F">
      <w:pPr>
        <w:rPr>
          <w:rtl/>
        </w:rPr>
      </w:pPr>
      <w:r>
        <w:rPr>
          <w:rtl/>
        </w:rPr>
        <w:t xml:space="preserve">ולא לכל </w:t>
      </w:r>
      <w:r>
        <w:rPr>
          <w:rStyle w:val="2fb"/>
          <w:rtl/>
          <w:rPrChange w:id="13032" w:author="מנוע אמוראים" w:date="2026-10-05T16:40:54Z">
            <w:rPr>
              <w:rtl/>
            </w:rPr>
          </w:rPrChange>
        </w:rPr>
        <w:t xml:space="preserve">אר"ש</w:t>
      </w:r>
      <w:r>
        <w:rPr>
          <w:rtl/>
        </w:rPr>
        <w:t xml:space="preserve"> שחיטה שאינה ראויה לא שמה שחיטה, מודה רבי שמעון שמטהרתה מידי נבלה, </w:t>
      </w:r>
    </w:p>
    <w:p w14:paraId="0FFFCC5E" w14:textId="77777777" w:rsidR="0046556D" w:rsidRDefault="0046556D" w:rsidP="00BD6C4F">
      <w:pPr>
        <w:rPr>
          <w:rtl/>
        </w:rPr>
      </w:pPr>
    </w:p>
    <w:p w14:paraId="634FF4D5" w14:textId="77777777" w:rsidR="0046556D" w:rsidRDefault="00BD6C4F" w:rsidP="00BD6C4F">
      <w:pPr>
        <w:rPr>
          <w:b/>
          <w:bCs/>
          <w:rtl/>
        </w:rPr>
      </w:pPr>
      <w:r>
        <w:rPr>
          <w:b/>
          <w:bCs/>
          <w:rtl/>
        </w:rPr>
        <w:t xml:space="preserve">אמר מר: לא לכל </w:t>
      </w:r>
      <w:r>
        <w:rPr>
          <w:rStyle w:val="2fb"/>
          <w:b/>
          <w:bCs/>
          <w:rtl/>
          <w:rPrChange w:id="13033" w:author="מנוע אמוראים" w:date="2026-10-05T16:40:54Z">
            <w:rPr>
              <w:b/>
              <w:bCs/>
              <w:rtl/>
            </w:rPr>
          </w:rPrChange>
        </w:rPr>
        <w:t xml:space="preserve">א</w:t>
      </w:r>
      <w:r>
        <w:rPr>
          <w:rStyle w:val="2fb"/>
          <w:rFonts w:hint="cs"/>
          <w:b/>
          <w:bCs/>
          <w:rtl/>
          <w:rPrChange w:id="13034" w:author="מנוע אמוראים" w:date="2026-10-05T16:40:54Z">
            <w:rPr>
              <w:rFonts w:hint="cs"/>
              <w:b/>
              <w:bCs/>
              <w:rtl/>
            </w:rPr>
          </w:rPrChange>
        </w:rPr>
        <w:t xml:space="preserve">ר</w:t>
      </w:r>
      <w:r>
        <w:rPr>
          <w:rStyle w:val="2fb"/>
          <w:b/>
          <w:bCs/>
          <w:rtl/>
          <w:rPrChange w:id="13035" w:author="מנוע אמוראים" w:date="2026-10-05T16:40:54Z">
            <w:rPr>
              <w:b/>
              <w:bCs/>
              <w:rtl/>
            </w:rPr>
          </w:rPrChange>
        </w:rPr>
        <w:t xml:space="preserve">"</w:t>
      </w:r>
      <w:r>
        <w:rPr>
          <w:rStyle w:val="2fb"/>
          <w:rFonts w:hint="cs"/>
          <w:b/>
          <w:bCs/>
          <w:rtl/>
          <w:rPrChange w:id="13036" w:author="מנוע אמוראים" w:date="2026-10-05T16:40:54Z">
            <w:rPr>
              <w:rFonts w:hint="cs"/>
              <w:b/>
              <w:bCs/>
              <w:rtl/>
            </w:rPr>
          </w:rPrChange>
        </w:rPr>
        <w:t xml:space="preserve">מ</w:t>
      </w:r>
      <w:r>
        <w:rPr>
          <w:rFonts w:hint="cs"/>
          <w:b/>
          <w:bCs/>
          <w:rtl/>
        </w:rPr>
        <w:t xml:space="preserve"> </w:t>
      </w:r>
      <w:r w:rsidRPr="000F6E78">
        <w:rPr>
          <w:b/>
          <w:bCs/>
          <w:rtl/>
        </w:rPr>
        <w:t>שחיטה שאינה ראויה שמה שחיטה, מודה רבי מאיר שאין מתירתה באכילה.</w:t>
      </w:r>
    </w:p>
    <w:p w14:paraId="0D70828C" w14:textId="77777777" w:rsidR="0046556D" w:rsidRDefault="00BD6C4F" w:rsidP="00BD6C4F">
      <w:pPr>
        <w:rPr>
          <w:rtl/>
        </w:rPr>
      </w:pPr>
      <w:r>
        <w:rPr>
          <w:rFonts w:hint="cs"/>
          <w:rtl/>
        </w:rPr>
        <w:lastRenderedPageBreak/>
        <w:t>ומיירי</w:t>
      </w:r>
      <w:r>
        <w:rPr>
          <w:rtl/>
        </w:rPr>
        <w:t xml:space="preserve"> לשוחט את הטרפה ומצא בה בן ט' חי, סד"א: הואיל </w:t>
      </w:r>
      <w:r>
        <w:rPr>
          <w:rStyle w:val="2fb"/>
          <w:rtl/>
          <w:rPrChange w:id="13037" w:author="מנוע אמוראים" w:date="2026-10-05T16:40:54Z">
            <w:rPr>
              <w:rtl/>
            </w:rPr>
          </w:rPrChange>
        </w:rPr>
        <w:t xml:space="preserve">דא</w:t>
      </w:r>
      <w:r>
        <w:rPr>
          <w:rStyle w:val="2fb"/>
          <w:rFonts w:hint="cs"/>
          <w:rtl/>
          <w:rPrChange w:id="13038" w:author="מנוע אמוראים" w:date="2026-10-05T16:40:54Z">
            <w:rPr>
              <w:rFonts w:hint="cs"/>
              <w:rtl/>
            </w:rPr>
          </w:rPrChange>
        </w:rPr>
        <w:t xml:space="preserve">ר</w:t>
      </w:r>
      <w:r>
        <w:rPr>
          <w:rStyle w:val="2fb"/>
          <w:rtl/>
          <w:rPrChange w:id="13039" w:author="מנוע אמוראים" w:date="2026-10-05T16:40:54Z">
            <w:rPr>
              <w:rtl/>
            </w:rPr>
          </w:rPrChange>
        </w:rPr>
        <w:t xml:space="preserve">"</w:t>
      </w:r>
      <w:r>
        <w:rPr>
          <w:rStyle w:val="2fb"/>
          <w:rFonts w:hint="cs"/>
          <w:rtl/>
          <w:rPrChange w:id="13040" w:author="מנוע אמוראים" w:date="2026-10-05T16:40:54Z">
            <w:rPr>
              <w:rFonts w:hint="cs"/>
              <w:rtl/>
            </w:rPr>
          </w:rPrChange>
        </w:rPr>
        <w:t xml:space="preserve">מ</w:t>
      </w:r>
      <w:r>
        <w:rPr>
          <w:rFonts w:hint="cs"/>
          <w:rtl/>
        </w:rPr>
        <w:t xml:space="preserve"> </w:t>
      </w:r>
      <w:r w:rsidRPr="00C63571">
        <w:rPr>
          <w:rtl/>
        </w:rPr>
        <w:t xml:space="preserve"> שחיטה שאינה ראויה שמה שחיטה - תהני ליה שחי</w:t>
      </w:r>
      <w:r>
        <w:rPr>
          <w:rtl/>
        </w:rPr>
        <w:t>טת אמו ולא ליבעי שחיטה, קמ</w:t>
      </w:r>
      <w:r>
        <w:rPr>
          <w:rFonts w:hint="cs"/>
          <w:rtl/>
        </w:rPr>
        <w:t>"ל</w:t>
      </w:r>
    </w:p>
    <w:p w14:paraId="304CEF4E" w14:textId="77777777" w:rsidR="0046556D" w:rsidRDefault="00BD6C4F" w:rsidP="00BD6C4F">
      <w:pPr>
        <w:rPr>
          <w:rtl/>
        </w:rPr>
      </w:pPr>
      <w:r>
        <w:rPr>
          <w:rFonts w:hint="cs"/>
          <w:rtl/>
        </w:rPr>
        <w:t xml:space="preserve">והך </w:t>
      </w:r>
      <w:r>
        <w:rPr>
          <w:rStyle w:val="2fb"/>
          <w:rFonts w:hint="cs"/>
          <w:rtl/>
          <w:rPrChange w:id="13041" w:author="מנוע אמוראים" w:date="2026-10-05T16:40:54Z">
            <w:rPr>
              <w:rFonts w:hint="cs"/>
              <w:rtl/>
            </w:rPr>
          </w:rPrChange>
        </w:rPr>
        <w:t xml:space="preserve">דאר</w:t>
      </w:r>
      <w:r>
        <w:rPr>
          <w:rStyle w:val="2fb"/>
          <w:rtl/>
          <w:rPrChange w:id="13042" w:author="מנוע אמוראים" w:date="2026-10-05T16:40:54Z">
            <w:rPr>
              <w:rtl/>
            </w:rPr>
          </w:rPrChange>
        </w:rPr>
        <w:t xml:space="preserve">"</w:t>
      </w:r>
      <w:r>
        <w:rPr>
          <w:rStyle w:val="2fb"/>
          <w:rFonts w:hint="cs"/>
          <w:rtl/>
          <w:rPrChange w:id="13043" w:author="מנוע אמוראים" w:date="2026-10-05T16:40:54Z">
            <w:rPr>
              <w:rFonts w:hint="cs"/>
              <w:rtl/>
            </w:rPr>
          </w:rPrChange>
        </w:rPr>
        <w:t xml:space="preserve">מ</w:t>
      </w:r>
      <w:r w:rsidRPr="00C63571">
        <w:rPr>
          <w:rtl/>
        </w:rPr>
        <w:t>: בן פקועה טעון שחיטה!</w:t>
      </w:r>
    </w:p>
    <w:p w14:paraId="128550E4" w14:textId="77777777" w:rsidR="0046556D" w:rsidRDefault="00BD6C4F" w:rsidP="00BD6C4F">
      <w:pPr>
        <w:rPr>
          <w:rtl/>
        </w:rPr>
      </w:pPr>
      <w:r>
        <w:rPr>
          <w:rFonts w:hint="cs"/>
          <w:rtl/>
        </w:rPr>
        <w:t>רבי ס</w:t>
      </w:r>
      <w:r w:rsidR="00BF1CF6">
        <w:rPr>
          <w:rtl/>
        </w:rPr>
        <w:t>"</w:t>
      </w:r>
      <w:r>
        <w:rPr>
          <w:rFonts w:hint="cs"/>
          <w:rtl/>
        </w:rPr>
        <w:t xml:space="preserve">ל </w:t>
      </w:r>
      <w:r>
        <w:rPr>
          <w:rStyle w:val="2fb"/>
          <w:rFonts w:hint="cs"/>
          <w:rtl/>
          <w:rPrChange w:id="13044" w:author="מנוע אמוראים" w:date="2026-10-05T16:40:54Z">
            <w:rPr>
              <w:rFonts w:hint="cs"/>
              <w:rtl/>
            </w:rPr>
          </w:rPrChange>
        </w:rPr>
        <w:t xml:space="preserve">כר</w:t>
      </w:r>
      <w:r>
        <w:rPr>
          <w:rStyle w:val="2fb"/>
          <w:rtl/>
          <w:rPrChange w:id="13045" w:author="מנוע אמוראים" w:date="2026-10-05T16:40:54Z">
            <w:rPr>
              <w:rtl/>
            </w:rPr>
          </w:rPrChange>
        </w:rPr>
        <w:t xml:space="preserve">"</w:t>
      </w:r>
      <w:r>
        <w:rPr>
          <w:rStyle w:val="2fb"/>
          <w:rFonts w:hint="cs"/>
          <w:rtl/>
          <w:rPrChange w:id="13046" w:author="מנוע אמוראים" w:date="2026-10-05T16:40:54Z">
            <w:rPr>
              <w:rFonts w:hint="cs"/>
              <w:rtl/>
            </w:rPr>
          </w:rPrChange>
        </w:rPr>
        <w:t xml:space="preserve">מ</w:t>
      </w:r>
      <w:r>
        <w:rPr>
          <w:rFonts w:hint="cs"/>
          <w:rtl/>
        </w:rPr>
        <w:t xml:space="preserve"> ד</w:t>
      </w:r>
      <w:r w:rsidRPr="00C63571">
        <w:rPr>
          <w:rtl/>
        </w:rPr>
        <w:t>שחיטה שאינה ראויה שמה שחיטה, ו</w:t>
      </w:r>
      <w:r>
        <w:rPr>
          <w:rtl/>
        </w:rPr>
        <w:t>ס"ל</w:t>
      </w:r>
      <w:r w:rsidRPr="00C63571">
        <w:rPr>
          <w:rtl/>
        </w:rPr>
        <w:t xml:space="preserve"> כרבנן דאמרי שחיטת אמו מטהרתו, </w:t>
      </w:r>
    </w:p>
    <w:p w14:paraId="1F7CEE3B" w14:textId="77777777" w:rsidR="0046556D" w:rsidRDefault="00BD6C4F" w:rsidP="00BD6C4F">
      <w:pPr>
        <w:rPr>
          <w:rtl/>
        </w:rPr>
      </w:pPr>
      <w:r w:rsidRPr="00C63571">
        <w:rPr>
          <w:rtl/>
        </w:rPr>
        <w:t>כיון דאמור רבנן שחיטת אמו מטהרתו, תהני ליה שחיטת אמו ולא ליבעי שחיטה, קמ"ל.</w:t>
      </w:r>
    </w:p>
    <w:p w14:paraId="16CC1824" w14:textId="77777777" w:rsidR="0046556D" w:rsidRDefault="0046556D" w:rsidP="00BD6C4F">
      <w:pPr>
        <w:rPr>
          <w:rtl/>
        </w:rPr>
      </w:pPr>
    </w:p>
    <w:p w14:paraId="2EC6D43A" w14:textId="77777777" w:rsidR="0046556D" w:rsidRDefault="00BD6C4F" w:rsidP="00BD6C4F">
      <w:pPr>
        <w:rPr>
          <w:rtl/>
        </w:rPr>
      </w:pPr>
      <w:r>
        <w:rPr>
          <w:rtl/>
        </w:rPr>
        <w:t xml:space="preserve">ולא לכל אמר רבי שמעון: שחיטה שאינה ראויה לא שמה שחיטה, מודה </w:t>
      </w:r>
      <w:r>
        <w:rPr>
          <w:rStyle w:val="2fb"/>
          <w:rtl/>
          <w:rPrChange w:id="13047" w:author="מנוע אמוראים" w:date="2026-10-05T16:40:54Z">
            <w:rPr>
              <w:rtl/>
            </w:rPr>
          </w:rPrChange>
        </w:rPr>
        <w:t xml:space="preserve">ר"ש</w:t>
      </w:r>
      <w:r>
        <w:rPr>
          <w:rtl/>
        </w:rPr>
        <w:t xml:space="preserve"> שמטהרתה מידי נבלה.</w:t>
      </w:r>
    </w:p>
    <w:p w14:paraId="1CC882EC" w14:textId="77777777" w:rsidR="0046556D" w:rsidRDefault="00BD6C4F" w:rsidP="00BD6C4F">
      <w:pPr>
        <w:rPr>
          <w:rtl/>
        </w:rPr>
      </w:pPr>
      <w:r w:rsidRPr="00C63571">
        <w:rPr>
          <w:rtl/>
        </w:rPr>
        <w:t>פשיטא</w:t>
      </w:r>
      <w:r>
        <w:rPr>
          <w:rFonts w:hint="cs"/>
          <w:rtl/>
        </w:rPr>
        <w:t xml:space="preserve"> </w:t>
      </w:r>
      <w:r>
        <w:rPr>
          <w:rStyle w:val="2fb"/>
          <w:rFonts w:hint="cs"/>
          <w:rtl/>
          <w:rPrChange w:id="13048" w:author="מנוע אמוראים" w:date="2026-10-05T16:40:54Z">
            <w:rPr>
              <w:rFonts w:hint="cs"/>
              <w:rtl/>
            </w:rPr>
          </w:rPrChange>
        </w:rPr>
        <w:t xml:space="preserve">דאריא</w:t>
      </w:r>
      <w:r>
        <w:rPr>
          <w:rStyle w:val="2fb"/>
          <w:rtl/>
          <w:rPrChange w:id="13049" w:author="מנוע אמוראים" w:date="2026-10-05T16:40:54Z">
            <w:rPr>
              <w:rtl/>
            </w:rPr>
          </w:rPrChange>
        </w:rPr>
        <w:t xml:space="preserve">"</w:t>
      </w:r>
      <w:r>
        <w:rPr>
          <w:rStyle w:val="2fb"/>
          <w:rFonts w:hint="cs"/>
          <w:rtl/>
          <w:rPrChange w:id="13050" w:author="מנוע אמוראים" w:date="2026-10-05T16:40:54Z">
            <w:rPr>
              <w:rFonts w:hint="cs"/>
              <w:rtl/>
            </w:rPr>
          </w:rPrChange>
        </w:rPr>
        <w:t xml:space="preserve">ר</w:t>
      </w:r>
      <w:r>
        <w:rPr>
          <w:rFonts w:hint="cs"/>
          <w:rtl/>
        </w:rPr>
        <w:t xml:space="preserve"> [ או דתני במתני']</w:t>
      </w:r>
      <w:r w:rsidRPr="00A71A5E">
        <w:rPr>
          <w:rStyle w:val="afffff0"/>
          <w:rFonts w:hint="cs"/>
          <w:rtl/>
        </w:rPr>
        <w:t xml:space="preserve"> '</w:t>
      </w:r>
      <w:r w:rsidRPr="00A71A5E">
        <w:rPr>
          <w:rStyle w:val="afffff0"/>
          <w:rtl/>
        </w:rPr>
        <w:t>וכי ימות מן הבהמה</w:t>
      </w:r>
      <w:r w:rsidRPr="00A71A5E">
        <w:rPr>
          <w:rStyle w:val="afffff0"/>
          <w:rFonts w:hint="cs"/>
          <w:rtl/>
        </w:rPr>
        <w:t>'</w:t>
      </w:r>
      <w:r w:rsidRPr="00A71A5E">
        <w:rPr>
          <w:rStyle w:val="afffff0"/>
          <w:rtl/>
        </w:rPr>
        <w:t xml:space="preserve"> </w:t>
      </w:r>
      <w:r w:rsidRPr="00C63571">
        <w:rPr>
          <w:rtl/>
        </w:rPr>
        <w:t xml:space="preserve">- מקצת בהמה מטמאה, ומקצת בהמה אינה מטמאה, ואי זו - זו טרפה ששחטה? </w:t>
      </w:r>
    </w:p>
    <w:p w14:paraId="53536702" w14:textId="77777777" w:rsidR="0046556D" w:rsidRDefault="000828F8" w:rsidP="00C62948">
      <w:pPr>
        <w:pStyle w:val="affffb"/>
        <w:rPr>
          <w:rtl/>
        </w:rPr>
      </w:pPr>
      <w:r>
        <w:rPr>
          <w:rtl/>
        </w:rPr>
        <w:t xml:space="preserve">- </w:t>
      </w:r>
      <w:r w:rsidR="00BD6C4F" w:rsidRPr="00C63571">
        <w:rPr>
          <w:rtl/>
        </w:rPr>
        <w:t xml:space="preserve"> לשוחט את הטרפה, והיא חולין בעזרה,</w:t>
      </w:r>
      <w:r>
        <w:rPr>
          <w:rStyle w:val="2fb"/>
          <w:rFonts w:hint="cs"/>
          <w:rtl/>
          <w:rPrChange w:id="13051" w:author="מנוע אמוראים" w:date="2026-10-05T16:40:54Z">
            <w:rPr>
              <w:rFonts w:hint="cs"/>
              <w:rtl/>
            </w:rPr>
          </w:rPrChange>
        </w:rPr>
        <w:t xml:space="preserve">ד</w:t>
      </w:r>
      <w:r>
        <w:rPr>
          <w:rStyle w:val="2fb"/>
          <w:rtl/>
          <w:rPrChange w:id="13052" w:author="מנוע אמוראים" w:date="2026-10-05T16:40:54Z">
            <w:rPr>
              <w:rtl/>
            </w:rPr>
          </w:rPrChange>
        </w:rPr>
        <w:t xml:space="preserve">ר"ש</w:t>
      </w:r>
      <w:r>
        <w:rPr>
          <w:rtl/>
        </w:rPr>
        <w:t xml:space="preserve"> מתיר בהנאה, וחכמים אוסרין.</w:t>
      </w:r>
    </w:p>
    <w:p w14:paraId="41A3984F" w14:textId="77777777" w:rsidR="0046556D" w:rsidRDefault="00BD6C4F" w:rsidP="00BD6C4F">
      <w:pPr>
        <w:rPr>
          <w:rtl/>
        </w:rPr>
      </w:pPr>
      <w:r w:rsidRPr="00C63571">
        <w:rPr>
          <w:rtl/>
        </w:rPr>
        <w:t xml:space="preserve">סד"א, הואיל </w:t>
      </w:r>
      <w:r>
        <w:rPr>
          <w:rFonts w:hint="cs"/>
          <w:rtl/>
        </w:rPr>
        <w:t>ואר</w:t>
      </w:r>
      <w:r w:rsidRPr="00C63571">
        <w:rPr>
          <w:rtl/>
        </w:rPr>
        <w:t xml:space="preserve"> מותר בהנאה, אלמא לאו שחיטה היא כלל, אימא מידי נבלה נמי לא מטהרה, קמ"ל.</w:t>
      </w:r>
    </w:p>
    <w:p w14:paraId="3C16EDB5" w14:textId="77777777" w:rsidR="0046556D" w:rsidRDefault="0046556D" w:rsidP="00BD6C4F">
      <w:pPr>
        <w:rPr>
          <w:rtl/>
        </w:rPr>
      </w:pPr>
    </w:p>
    <w:p w14:paraId="56AA1EE1" w14:textId="77777777" w:rsidR="0046556D" w:rsidRDefault="00BD6C4F" w:rsidP="00BD6C4F">
      <w:pPr>
        <w:rPr>
          <w:rtl/>
        </w:rPr>
      </w:pPr>
      <w:r>
        <w:rPr>
          <w:rtl/>
        </w:rPr>
        <w:t xml:space="preserve">• א"ל רב פפא לאביי: וסבר </w:t>
      </w:r>
      <w:r>
        <w:rPr>
          <w:rStyle w:val="2fb"/>
          <w:rtl/>
          <w:rPrChange w:id="13053" w:author="מנוע אמוראים" w:date="2026-10-05T16:40:54Z">
            <w:rPr>
              <w:rtl/>
            </w:rPr>
          </w:rPrChange>
        </w:rPr>
        <w:t xml:space="preserve">ר"ש</w:t>
      </w:r>
      <w:r>
        <w:rPr>
          <w:rtl/>
        </w:rPr>
        <w:t xml:space="preserve"> חולין בעזרה דאורייתא היא? א"ל: אין, </w:t>
      </w:r>
    </w:p>
    <w:p w14:paraId="576F8DAE" w14:textId="77777777" w:rsidR="0046556D" w:rsidRDefault="00BD6C4F" w:rsidP="00BD6C4F">
      <w:pPr>
        <w:rPr>
          <w:rtl/>
        </w:rPr>
      </w:pPr>
      <w:r>
        <w:rPr>
          <w:rFonts w:hint="cs"/>
          <w:rtl/>
        </w:rPr>
        <w:t>ויקשה ד</w:t>
      </w:r>
      <w:r w:rsidRPr="00C63571">
        <w:rPr>
          <w:rtl/>
        </w:rPr>
        <w:t>התנן: ר' שמעון אומר חולין שנשחטו בעזרה ישרפו באש, וכן חיה שנשחטה בעזרה;</w:t>
      </w:r>
    </w:p>
    <w:p w14:paraId="6D9B3449" w14:textId="2D7D57EB" w:rsidR="0046556D" w:rsidRDefault="00BD6C4F" w:rsidP="00BD6C4F">
      <w:pPr>
        <w:rPr>
          <w:rtl/>
        </w:rPr>
      </w:pPr>
      <w:r>
        <w:rPr>
          <w:rFonts w:hint="cs"/>
          <w:rtl/>
        </w:rPr>
        <w:t>אי</w:t>
      </w:r>
      <w:r w:rsidRPr="00C63571">
        <w:rPr>
          <w:rtl/>
        </w:rPr>
        <w:t xml:space="preserve"> דאורייתא - היינו דגזרינן חיה אטו בהמה, </w:t>
      </w:r>
    </w:p>
    <w:p w14:paraId="7631B9D2" w14:textId="3CA298A8" w:rsidR="0046556D" w:rsidRDefault="00BD6C4F" w:rsidP="00BD6C4F">
      <w:pPr>
        <w:rPr>
          <w:rtl/>
        </w:rPr>
      </w:pPr>
      <w:r>
        <w:rPr>
          <w:rFonts w:hint="cs"/>
          <w:rtl/>
        </w:rPr>
        <w:t xml:space="preserve">       </w:t>
      </w:r>
      <w:r w:rsidRPr="00C63571">
        <w:rPr>
          <w:rtl/>
        </w:rPr>
        <w:t xml:space="preserve">אלא אי דרבנן בהמה </w:t>
      </w:r>
      <w:r>
        <w:rPr>
          <w:rFonts w:hint="cs"/>
          <w:rtl/>
        </w:rPr>
        <w:t>מ</w:t>
      </w:r>
      <w:r w:rsidR="00BF1CF6">
        <w:rPr>
          <w:rtl/>
        </w:rPr>
        <w:t>"</w:t>
      </w:r>
      <w:r>
        <w:rPr>
          <w:rFonts w:hint="cs"/>
          <w:rtl/>
        </w:rPr>
        <w:t xml:space="preserve">ט שמא יבוא לאכול </w:t>
      </w:r>
      <w:r w:rsidRPr="00C63571">
        <w:rPr>
          <w:rtl/>
        </w:rPr>
        <w:t>קדשים בחוץ, היא גופה גזרה, ואנן נגזור גזירה לגזירה!</w:t>
      </w:r>
    </w:p>
    <w:p w14:paraId="6CB29D4E" w14:textId="77777777" w:rsidR="0046556D" w:rsidRDefault="0046556D" w:rsidP="00BD6C4F">
      <w:pPr>
        <w:rPr>
          <w:rtl/>
        </w:rPr>
      </w:pPr>
    </w:p>
    <w:p w14:paraId="1B49A875" w14:textId="77777777" w:rsidR="0046556D" w:rsidRDefault="00BD6C4F" w:rsidP="00BD6C4F">
      <w:pPr>
        <w:rPr>
          <w:rtl/>
        </w:rPr>
      </w:pPr>
      <w:r>
        <w:rPr>
          <w:rStyle w:val="2fb"/>
          <w:rFonts w:hint="cs"/>
          <w:rtl/>
          <w:rPrChange w:id="13054" w:author="מנוע אמוראים" w:date="2026-10-05T16:40:54Z">
            <w:rPr>
              <w:rFonts w:hint="cs"/>
              <w:rtl/>
            </w:rPr>
          </w:rPrChange>
        </w:rPr>
        <w:t xml:space="preserve">ר</w:t>
      </w:r>
      <w:r>
        <w:rPr>
          <w:rStyle w:val="2fb"/>
          <w:rtl/>
          <w:rPrChange w:id="13055" w:author="מנוע אמוראים" w:date="2026-10-05T16:40:54Z">
            <w:rPr>
              <w:rtl/>
            </w:rPr>
          </w:rPrChange>
        </w:rPr>
        <w:t xml:space="preserve">"</w:t>
      </w:r>
      <w:r>
        <w:rPr>
          <w:rStyle w:val="2fb"/>
          <w:rFonts w:hint="cs"/>
          <w:rtl/>
          <w:rPrChange w:id="13056" w:author="מנוע אמוראים" w:date="2026-10-05T16:40:54Z">
            <w:rPr>
              <w:rFonts w:hint="cs"/>
              <w:rtl/>
            </w:rPr>
          </w:rPrChange>
        </w:rPr>
        <w:t xml:space="preserve">ח</w:t>
      </w:r>
      <w:r w:rsidRPr="00C63571">
        <w:rPr>
          <w:rtl/>
        </w:rPr>
        <w:t xml:space="preserve"> נפל ליה </w:t>
      </w:r>
      <w:r>
        <w:rPr>
          <w:rFonts w:hint="cs"/>
          <w:rtl/>
        </w:rPr>
        <w:t>תולעת לפשתן בא לפני</w:t>
      </w:r>
      <w:r w:rsidRPr="00C63571">
        <w:rPr>
          <w:rtl/>
        </w:rPr>
        <w:t xml:space="preserve"> דרבי, א"ל: </w:t>
      </w:r>
      <w:r>
        <w:rPr>
          <w:rFonts w:hint="cs"/>
          <w:rtl/>
        </w:rPr>
        <w:t xml:space="preserve">קח עוף </w:t>
      </w:r>
      <w:r w:rsidRPr="00C63571">
        <w:rPr>
          <w:rtl/>
        </w:rPr>
        <w:t xml:space="preserve">ושחוט על בוביתא דמיא, </w:t>
      </w:r>
      <w:r>
        <w:rPr>
          <w:rFonts w:hint="cs"/>
          <w:rtl/>
        </w:rPr>
        <w:t>שמריח הדם ובורח</w:t>
      </w:r>
      <w:r w:rsidRPr="00C63571">
        <w:rPr>
          <w:rtl/>
        </w:rPr>
        <w:t>.</w:t>
      </w:r>
    </w:p>
    <w:p w14:paraId="73D0525D" w14:textId="77777777" w:rsidR="0046556D" w:rsidRDefault="00BD6C4F" w:rsidP="00BD6C4F">
      <w:pPr>
        <w:rPr>
          <w:rtl/>
        </w:rPr>
      </w:pPr>
      <w:r w:rsidRPr="00C63571">
        <w:rPr>
          <w:rtl/>
        </w:rPr>
        <w:t>היכי עביד הכי? והתניא: השוחט וצריך לדם - חייב לכסות, כיצד יעשה - או נוחרו או עוקרו.</w:t>
      </w:r>
    </w:p>
    <w:p w14:paraId="19F4AD07" w14:textId="77777777" w:rsidR="0046556D" w:rsidRDefault="00BD6C4F" w:rsidP="00BD6C4F">
      <w:pPr>
        <w:rPr>
          <w:rtl/>
        </w:rPr>
      </w:pPr>
      <w:r>
        <w:rPr>
          <w:rtl/>
        </w:rPr>
        <w:t xml:space="preserve">כי אתא </w:t>
      </w:r>
      <w:r>
        <w:rPr>
          <w:rStyle w:val="2fb"/>
          <w:rtl/>
          <w:rPrChange w:id="13057" w:author="מנוע אמוראים" w:date="2026-10-05T16:40:54Z">
            <w:rPr>
              <w:rtl/>
            </w:rPr>
          </w:rPrChange>
        </w:rPr>
        <w:t xml:space="preserve">ר</w:t>
      </w:r>
      <w:r>
        <w:rPr>
          <w:rStyle w:val="2fb"/>
          <w:rtl/>
          <w:rPrChange w:id="13058" w:author="מנוע אמוראים" w:date="2026-10-05T16:40:54Z">
            <w:rPr>
              <w:rtl/>
            </w:rPr>
          </w:rPrChange>
        </w:rPr>
        <w:t xml:space="preserve">"</w:t>
      </w:r>
      <w:r>
        <w:rPr>
          <w:rStyle w:val="2fb"/>
          <w:rFonts w:hint="cs"/>
          <w:rtl/>
          <w:rPrChange w:id="13059" w:author="מנוע אמוראים" w:date="2026-10-05T16:40:54Z">
            <w:rPr>
              <w:rFonts w:hint="cs"/>
              <w:rtl/>
            </w:rPr>
          </w:rPrChange>
        </w:rPr>
        <w:t xml:space="preserve">ד</w:t>
      </w:r>
      <w:r w:rsidRPr="00C63571">
        <w:rPr>
          <w:rtl/>
        </w:rPr>
        <w:t xml:space="preserve"> אמר: צא </w:t>
      </w:r>
      <w:r w:rsidRPr="002A1CDC">
        <w:rPr>
          <w:b/>
          <w:bCs/>
          <w:rtl/>
        </w:rPr>
        <w:t>טרוף</w:t>
      </w:r>
      <w:r w:rsidRPr="00C63571">
        <w:rPr>
          <w:rtl/>
        </w:rPr>
        <w:t xml:space="preserve"> א"ל.</w:t>
      </w:r>
      <w:r>
        <w:rPr>
          <w:rFonts w:hint="cs"/>
          <w:rtl/>
        </w:rPr>
        <w:t xml:space="preserve"> </w:t>
      </w:r>
      <w:r w:rsidRPr="00C63571">
        <w:rPr>
          <w:rtl/>
        </w:rPr>
        <w:t xml:space="preserve">כי אתא רבין אמר: צא </w:t>
      </w:r>
      <w:r w:rsidRPr="002A1CDC">
        <w:rPr>
          <w:b/>
          <w:bCs/>
          <w:rtl/>
        </w:rPr>
        <w:t>נחור</w:t>
      </w:r>
      <w:r w:rsidRPr="00C63571">
        <w:rPr>
          <w:rtl/>
        </w:rPr>
        <w:t xml:space="preserve"> א"ל.</w:t>
      </w:r>
    </w:p>
    <w:p w14:paraId="5A9EA71B" w14:textId="77777777" w:rsidR="0046556D" w:rsidRDefault="00BD6C4F" w:rsidP="00BD6C4F">
      <w:pPr>
        <w:rPr>
          <w:rtl/>
        </w:rPr>
      </w:pPr>
      <w:r w:rsidRPr="002A1CDC">
        <w:rPr>
          <w:b/>
          <w:bCs/>
          <w:rtl/>
        </w:rPr>
        <w:t>למ"ד צא טרוף</w:t>
      </w:r>
      <w:r>
        <w:rPr>
          <w:rFonts w:hint="cs"/>
          <w:b/>
          <w:bCs/>
          <w:rtl/>
        </w:rPr>
        <w:t xml:space="preserve">- </w:t>
      </w:r>
      <w:r>
        <w:rPr>
          <w:rFonts w:hint="cs"/>
          <w:rtl/>
        </w:rPr>
        <w:t xml:space="preserve">היינו לא מיבעי צא נחור דלאו שחיטה אלא אפי' צא טרוף לא בעי כיסוי </w:t>
      </w:r>
    </w:p>
    <w:p w14:paraId="137D8E2E" w14:textId="77777777" w:rsidR="0046556D" w:rsidRDefault="00BD6C4F" w:rsidP="00BD6C4F">
      <w:pPr>
        <w:rPr>
          <w:rtl/>
        </w:rPr>
      </w:pPr>
      <w:r>
        <w:rPr>
          <w:rFonts w:hint="cs"/>
          <w:rtl/>
        </w:rPr>
        <w:t xml:space="preserve">דהא רבי:כאשר צויתיך מלמד שנצטווה משה על הושט ועל הקנה ועל רוב אחד בעוף ושנים בבהמה </w:t>
      </w:r>
    </w:p>
    <w:p w14:paraId="52C4263E" w14:textId="77777777" w:rsidR="00BD6C4F" w:rsidRDefault="00BD6C4F" w:rsidP="00F07436">
      <w:pPr>
        <w:pStyle w:val="afff3"/>
        <w:framePr w:wrap="around"/>
        <w:rPr>
          <w:rtl/>
        </w:rPr>
      </w:pPr>
      <w:r>
        <w:rPr>
          <w:rFonts w:hint="cs"/>
          <w:rtl/>
        </w:rPr>
        <w:t>פו.</w:t>
      </w:r>
    </w:p>
    <w:p w14:paraId="49FC06D1" w14:textId="77777777" w:rsidR="0046556D" w:rsidRDefault="00BD6C4F" w:rsidP="00BD6C4F">
      <w:pPr>
        <w:rPr>
          <w:rtl/>
        </w:rPr>
      </w:pPr>
      <w:r w:rsidRPr="002A1CDC">
        <w:rPr>
          <w:rtl/>
        </w:rPr>
        <w:t>ולמ"ד צא נחור</w:t>
      </w:r>
      <w:r>
        <w:rPr>
          <w:rFonts w:hint="cs"/>
          <w:rtl/>
        </w:rPr>
        <w:t xml:space="preserve"> לא מיבעיא צא טרוף ד</w:t>
      </w:r>
      <w:r w:rsidRPr="00C63571">
        <w:rPr>
          <w:rtl/>
        </w:rPr>
        <w:t xml:space="preserve">אינה ראויה לא שמה שחיטה, </w:t>
      </w:r>
      <w:r>
        <w:rPr>
          <w:rFonts w:hint="cs"/>
          <w:rtl/>
        </w:rPr>
        <w:t xml:space="preserve">אלא אפי' צא נחור לא </w:t>
      </w:r>
      <w:r w:rsidRPr="0046594B">
        <w:rPr>
          <w:rStyle w:val="afffff0"/>
          <w:rFonts w:hint="cs"/>
          <w:rtl/>
        </w:rPr>
        <w:t xml:space="preserve">ד'כאשר צויתיך' </w:t>
      </w:r>
    </w:p>
    <w:p w14:paraId="649E6826" w14:textId="77777777" w:rsidR="0046556D" w:rsidRDefault="0046556D" w:rsidP="00BD6C4F">
      <w:pPr>
        <w:rPr>
          <w:rtl/>
        </w:rPr>
      </w:pPr>
    </w:p>
    <w:p w14:paraId="2C0E6D0C" w14:textId="77777777" w:rsidR="0046556D" w:rsidRDefault="00BD6C4F" w:rsidP="00BD6C4F">
      <w:pPr>
        <w:rPr>
          <w:rtl/>
        </w:rPr>
      </w:pPr>
      <w:r>
        <w:rPr>
          <w:rFonts w:hint="cs"/>
          <w:rtl/>
        </w:rPr>
        <w:t xml:space="preserve">ומה שנפל תולעת בפשתנו אפי' </w:t>
      </w:r>
      <w:r>
        <w:rPr>
          <w:rStyle w:val="2fb"/>
          <w:rFonts w:hint="cs"/>
          <w:rtl/>
          <w:rPrChange w:id="13060" w:author="מנוע אמוראים" w:date="2026-10-05T16:40:54Z">
            <w:rPr>
              <w:rFonts w:hint="cs"/>
              <w:rtl/>
            </w:rPr>
          </w:rPrChange>
        </w:rPr>
        <w:t xml:space="preserve">דאראב</w:t>
      </w:r>
      <w:r>
        <w:rPr>
          <w:rStyle w:val="2fb"/>
          <w:rtl/>
          <w:rPrChange w:id="13061" w:author="מנוע אמוראים" w:date="2026-10-05T16:40:54Z">
            <w:rPr>
              <w:rtl/>
            </w:rPr>
          </w:rPrChange>
        </w:rPr>
        <w:t xml:space="preserve">"</w:t>
      </w:r>
      <w:r>
        <w:rPr>
          <w:rStyle w:val="2fb"/>
          <w:rFonts w:hint="cs"/>
          <w:rtl/>
          <w:rPrChange w:id="13062" w:author="מנוע אמוראים" w:date="2026-10-05T16:40:54Z">
            <w:rPr>
              <w:rFonts w:hint="cs"/>
              <w:rtl/>
            </w:rPr>
          </w:rPrChange>
        </w:rPr>
        <w:t xml:space="preserve">ש</w:t>
      </w:r>
      <w:r w:rsidRPr="00C63571">
        <w:rPr>
          <w:rtl/>
        </w:rPr>
        <w:t>: משעלו בני הגולה פסקו הזיקין והזועות והרוחות והרעמים, ולא החמיץ יינם ולא לקה פשתנם, ונתנו חכמים עיניהם ברבי חייא ובניו.</w:t>
      </w:r>
    </w:p>
    <w:p w14:paraId="407A26C6" w14:textId="77777777" w:rsidR="0046556D" w:rsidRDefault="00BD6C4F" w:rsidP="00BD6C4F">
      <w:pPr>
        <w:rPr>
          <w:rtl/>
        </w:rPr>
      </w:pPr>
      <w:r>
        <w:rPr>
          <w:rFonts w:hint="cs"/>
          <w:rtl/>
        </w:rPr>
        <w:t xml:space="preserve">זכותם הועילה לעולם אבל לא לעצמם </w:t>
      </w:r>
    </w:p>
    <w:p w14:paraId="292E435C" w14:textId="77777777" w:rsidR="0046556D" w:rsidRDefault="00BD6C4F" w:rsidP="00BD6C4F">
      <w:pPr>
        <w:rPr>
          <w:rtl/>
        </w:rPr>
      </w:pPr>
      <w:r>
        <w:rPr>
          <w:rStyle w:val="2fb"/>
          <w:rtl/>
          <w:rPrChange w:id="13063" w:author="מנוע אמוראים" w:date="2026-10-05T16:40:54Z">
            <w:rPr>
              <w:rtl/>
            </w:rPr>
          </w:rPrChange>
        </w:rPr>
        <w:t xml:space="preserve">כדר</w:t>
      </w:r>
      <w:r>
        <w:rPr>
          <w:rStyle w:val="2fb"/>
          <w:rFonts w:hint="cs"/>
          <w:rtl/>
          <w:rPrChange w:id="13064" w:author="מנוע אמוראים" w:date="2026-10-05T16:40:54Z">
            <w:rPr>
              <w:rFonts w:hint="cs"/>
              <w:rtl/>
            </w:rPr>
          </w:rPrChange>
        </w:rPr>
        <w:t xml:space="preserve">יא</w:t>
      </w:r>
      <w:r>
        <w:rPr>
          <w:rStyle w:val="2fb"/>
          <w:rtl/>
          <w:rPrChange w:id="13065" w:author="מנוע אמוראים" w:date="2026-10-05T16:40:54Z">
            <w:rPr>
              <w:rtl/>
            </w:rPr>
          </w:rPrChange>
        </w:rPr>
        <w:t xml:space="preserve">"</w:t>
      </w:r>
      <w:r>
        <w:rPr>
          <w:rStyle w:val="2fb"/>
          <w:rFonts w:hint="cs"/>
          <w:rtl/>
          <w:rPrChange w:id="13066" w:author="מנוע אמוראים" w:date="2026-10-05T16:40:54Z">
            <w:rPr>
              <w:rFonts w:hint="cs"/>
              <w:rtl/>
            </w:rPr>
          </w:rPrChange>
        </w:rPr>
        <w:t xml:space="preserve">ר</w:t>
      </w:r>
      <w:r w:rsidRPr="00C63571">
        <w:rPr>
          <w:rtl/>
        </w:rPr>
        <w:t>: בכל יום ויום בת ק</w:t>
      </w:r>
      <w:r>
        <w:rPr>
          <w:rtl/>
        </w:rPr>
        <w:t xml:space="preserve">ול יוצאת ואומרת כל העולם כולו </w:t>
      </w:r>
      <w:r w:rsidRPr="00C63571">
        <w:rPr>
          <w:rtl/>
        </w:rPr>
        <w:t>ניזו</w:t>
      </w:r>
      <w:r>
        <w:rPr>
          <w:rtl/>
        </w:rPr>
        <w:t xml:space="preserve">ן בשביל חנינא בני, וחנינא בני </w:t>
      </w:r>
      <w:r w:rsidRPr="00C63571">
        <w:rPr>
          <w:rtl/>
        </w:rPr>
        <w:t>די לו בקב חרובין מערב שבת לערב שבת.</w:t>
      </w:r>
    </w:p>
    <w:p w14:paraId="6EDAFA8F"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48" w:author="קלוד" w:date="2026-10-06T10:08:36Z"/>
        </w:rPr>
      </w:pPr>
      <w:ins w:id="20147" w:author="קלוד" w:date="2026-10-06T10:08:36Z">
        <w:r>
          <w:t xml:space="preserve">משנה ג</w:t>
        </w:r>
      </w:ins>
    </w:p>
    <w:p w14:paraId="61CB2D7E" w14:textId="77777777" w:rsidR="00BD6C4F" w:rsidRPr="00C63571" w:rsidRDefault="00BD6C4F" w:rsidP="00BD6C4F">
      <w:pPr>
        <w:pStyle w:val="afff9"/>
        <w:rPr>
          <w:del w:id="20142" w:author="קלוד" w:date="2026-10-06T10:14:23Z"/>
          <w:rtl/>
        </w:rPr>
      </w:pPr>
      <w:ins w:id="9881" w:author="מספור קטעי משנה" w:date="2026-10-06T06:45:19Z">
        <w:del w:id="20140" w:author="קלוד" w:date="2026-10-06T10:14:23Z">
          <w:r>
            <w:rPr>
              <w:rStyle w:val="MisparKeta"/>
            </w:rPr>
            <w:delText xml:space="preserve">א. </w:delText>
          </w:r>
        </w:del>
      </w:ins>
      <w:del w:id="20141" w:author="קלוד" w:date="2026-10-06T10:14:23Z">
        <w:r w:rsidRPr="00C63571">
          <w:rPr>
            <w:rtl/>
          </w:rPr>
          <w:delText xml:space="preserve">מתני'.</w:delText>
        </w:r>
      </w:del>
    </w:p>
    <w:p w14:paraId="4A9D2A31" w14:textId="77777777" w:rsidR="00BD6C4F" w:rsidRPr="00C63571" w:rsidRDefault="00BD6C4F" w:rsidP="00BD6C4F">
      <w:pPr>
        <w:pStyle w:val="afff9"/>
        <w:spacing w:before="120"/>
        <w:rPr>
          <w:rtl/>
        </w:rPr>
        <w:pPrChange w:id="90051" w:author="קלוד" w:date="2026-10-08T12:08:16Z">
          <w:pPr>
            <w:pStyle w:val="afff9"/>
          </w:pPr>
        </w:pPrChange>
      </w:pPr>
      <w:r w:rsidRPr="00C63571">
        <w:rPr>
          <w:rtl/>
        </w:rPr>
        <w:t>חרש שוטה וקטן ששחטו ואחרים רואין אותם חייב לכסות, בינן לבין עצמן פטור מלכסות.</w:t>
      </w:r>
    </w:p>
    <w:p w14:paraId="0A687777" w14:textId="77777777" w:rsidR="00BD6C4F" w:rsidRPr="00C63571" w:rsidRDefault="00BD6C4F" w:rsidP="00BD6C4F">
      <w:pPr>
        <w:pStyle w:val="afff9"/>
        <w:rPr>
          <w:rtl/>
        </w:rPr>
      </w:pPr>
      <w:r w:rsidRPr="00C63571">
        <w:rPr>
          <w:rtl/>
        </w:rPr>
        <w:lastRenderedPageBreak/>
        <w:t>וכן לענין אותו וא</w:t>
      </w:r>
      <w:r>
        <w:rPr>
          <w:rtl/>
        </w:rPr>
        <w:t>ת בנו: ששחטו ואחרים רואין אותן</w:t>
      </w:r>
      <w:r w:rsidRPr="00C63571">
        <w:rPr>
          <w:rtl/>
        </w:rPr>
        <w:t xml:space="preserve"> אסור לשחוט אחריהם, בינן לבין עצמן;</w:t>
      </w:r>
    </w:p>
    <w:p w14:paraId="64BBC5A7" w14:textId="77777777" w:rsidR="00BD6C4F" w:rsidRPr="00C63571" w:rsidRDefault="00BD6C4F" w:rsidP="00BD6C4F">
      <w:pPr>
        <w:pStyle w:val="afff9"/>
        <w:rPr>
          <w:rtl/>
        </w:rPr>
      </w:pPr>
      <w:r>
        <w:rPr>
          <w:rStyle w:val="TanaimMishna"/>
          <w:rtl/>
          <w:rPrChange w:id="20023" w:author="קלוד" w:date="2026-10-06T10:08:36Z">
            <w:rPr>
              <w:rtl/>
            </w:rPr>
          </w:rPrChange>
        </w:rPr>
        <w:t xml:space="preserve">רבי מאיר</w:t>
      </w:r>
      <w:r>
        <w:rPr>
          <w:rtl/>
        </w:rPr>
        <w:t xml:space="preserve"> </w:t>
      </w:r>
      <w:r>
        <w:rPr>
          <w:rtl/>
        </w:rPr>
        <w:t xml:space="preserve">מתיר לשחוט אחריהן, ו</w:t>
      </w:r>
      <w:r>
        <w:rPr>
          <w:rStyle w:val="TanaimMishna"/>
          <w:rtl/>
          <w:rPrChange w:id="20022" w:author="קלוד" w:date="2026-10-06T10:08:36Z">
            <w:rPr>
              <w:rtl/>
            </w:rPr>
          </w:rPrChange>
        </w:rPr>
        <w:t xml:space="preserve">חכמים</w:t>
      </w:r>
      <w:r>
        <w:rPr>
          <w:rtl/>
        </w:rPr>
        <w:t xml:space="preserve"> אוסרים, ומודים שאם שחט שאינו סופג את הארבעים.</w:t>
      </w:r>
    </w:p>
    <w:p w14:paraId="129A8511" w14:textId="77777777" w:rsidR="0046556D" w:rsidRDefault="00BD6C4F" w:rsidP="00BD6C4F">
      <w:pPr>
        <w:jc w:val="center"/>
        <w:rPr>
          <w:rtl/>
        </w:rPr>
      </w:pPr>
      <w:r>
        <w:rPr>
          <w:rFonts w:ascii="BA חניכי הישיבות" w:hAnsi="BA חניכי הישיבות" w:cs="BA חניכי הישיבות"/>
          <w:rtl/>
        </w:rPr>
        <w:t>׻</w:t>
      </w:r>
    </w:p>
    <w:p w14:paraId="4CEF9825" w14:textId="77777777" w:rsidR="0046556D" w:rsidRDefault="00BD6C4F" w:rsidP="00BD6C4F">
      <w:pPr>
        <w:rPr>
          <w:rtl/>
        </w:rPr>
      </w:pPr>
      <w:r w:rsidRPr="00C63571">
        <w:rPr>
          <w:rtl/>
        </w:rPr>
        <w:t>רבנן אכולה מילתא פליגי, ונטרי ליה לר' מאיר עד דמסיק לה למילתא, והדר פליגי עילויה.</w:t>
      </w:r>
    </w:p>
    <w:p w14:paraId="1EAC9B69" w14:textId="77777777" w:rsidR="0046556D" w:rsidRDefault="00BD6C4F" w:rsidP="00BD6C4F">
      <w:pPr>
        <w:rPr>
          <w:rtl/>
        </w:rPr>
      </w:pPr>
      <w:r w:rsidRPr="00C63571">
        <w:rPr>
          <w:rtl/>
        </w:rPr>
        <w:t xml:space="preserve">רבנן - לחומרא, </w:t>
      </w:r>
    </w:p>
    <w:p w14:paraId="5ED2C80F" w14:textId="77777777" w:rsidR="0046556D" w:rsidRDefault="00BD6C4F" w:rsidP="00BD6C4F">
      <w:pPr>
        <w:rPr>
          <w:rtl/>
        </w:rPr>
      </w:pPr>
      <w:r>
        <w:rPr>
          <w:rStyle w:val="2fb"/>
          <w:rFonts w:hint="cs"/>
          <w:rtl/>
          <w:rPrChange w:id="13067" w:author="מנוע אמוראים" w:date="2026-10-05T16:40:54Z">
            <w:rPr>
              <w:rFonts w:hint="cs"/>
              <w:rtl/>
            </w:rPr>
          </w:rPrChange>
        </w:rPr>
        <w:t xml:space="preserve">ר</w:t>
      </w:r>
      <w:r>
        <w:rPr>
          <w:rStyle w:val="2fb"/>
          <w:rtl/>
          <w:rPrChange w:id="13068" w:author="מנוע אמוראים" w:date="2026-10-05T16:40:54Z">
            <w:rPr>
              <w:rtl/>
            </w:rPr>
          </w:rPrChange>
        </w:rPr>
        <w:t xml:space="preserve">"</w:t>
      </w:r>
      <w:r>
        <w:rPr>
          <w:rStyle w:val="2fb"/>
          <w:rFonts w:hint="cs"/>
          <w:rtl/>
          <w:rPrChange w:id="13069" w:author="מנוע אמוראים" w:date="2026-10-05T16:40:54Z">
            <w:rPr>
              <w:rFonts w:hint="cs"/>
              <w:rtl/>
            </w:rPr>
          </w:rPrChange>
        </w:rPr>
        <w:t xml:space="preserve">מ</w:t>
      </w:r>
      <w:r>
        <w:rPr>
          <w:rFonts w:hint="cs"/>
          <w:rtl/>
        </w:rPr>
        <w:t xml:space="preserve"> </w:t>
      </w:r>
      <w:r>
        <w:rPr>
          <w:rStyle w:val="2fb"/>
          <w:rFonts w:hint="cs"/>
          <w:rtl/>
          <w:rPrChange w:id="13070" w:author="מנוע אמוראים" w:date="2026-10-05T16:40:54Z">
            <w:rPr>
              <w:rFonts w:hint="cs"/>
              <w:rtl/>
            </w:rPr>
          </w:rPrChange>
        </w:rPr>
        <w:t xml:space="preserve">ארי</w:t>
      </w:r>
      <w:r>
        <w:rPr>
          <w:rStyle w:val="2fb"/>
          <w:rtl/>
          <w:rPrChange w:id="13071" w:author="מנוע אמוראים" w:date="2026-10-05T16:40:54Z">
            <w:rPr>
              <w:rtl/>
            </w:rPr>
          </w:rPrChange>
        </w:rPr>
        <w:t xml:space="preserve">"</w:t>
      </w:r>
      <w:r>
        <w:rPr>
          <w:rStyle w:val="2fb"/>
          <w:rFonts w:hint="cs"/>
          <w:rtl/>
          <w:rPrChange w:id="13072" w:author="מנוע אמוראים" w:date="2026-10-05T16:40:54Z">
            <w:rPr>
              <w:rFonts w:hint="cs"/>
              <w:rtl/>
            </w:rPr>
          </w:rPrChange>
        </w:rPr>
        <w:t xml:space="preserve">ו</w:t>
      </w:r>
      <w:r w:rsidRPr="00C63571">
        <w:rPr>
          <w:rtl/>
        </w:rPr>
        <w:t>: מחייב היה רבי מאיר על שחיטתן משום נבלה;</w:t>
      </w:r>
      <w:r>
        <w:rPr>
          <w:rFonts w:hint="cs"/>
          <w:rtl/>
        </w:rPr>
        <w:t xml:space="preserve"> - </w:t>
      </w:r>
      <w:r>
        <w:rPr>
          <w:rStyle w:val="2fb"/>
          <w:rFonts w:hint="cs"/>
          <w:rtl/>
          <w:rPrChange w:id="13073" w:author="מנוע אמוראים" w:date="2026-10-05T16:40:54Z">
            <w:rPr>
              <w:rFonts w:hint="cs"/>
              <w:rtl/>
            </w:rPr>
          </w:rPrChange>
        </w:rPr>
        <w:t xml:space="preserve">ר</w:t>
      </w:r>
      <w:r>
        <w:rPr>
          <w:rStyle w:val="2fb"/>
          <w:rtl/>
          <w:rPrChange w:id="13074" w:author="מנוע אמוראים" w:date="2026-10-05T16:40:54Z">
            <w:rPr>
              <w:rtl/>
            </w:rPr>
          </w:rPrChange>
        </w:rPr>
        <w:t xml:space="preserve">"</w:t>
      </w:r>
      <w:r>
        <w:rPr>
          <w:rStyle w:val="2fb"/>
          <w:rFonts w:hint="cs"/>
          <w:rtl/>
          <w:rPrChange w:id="13075" w:author="מנוע אמוראים" w:date="2026-10-05T16:40:54Z">
            <w:rPr>
              <w:rFonts w:hint="cs"/>
              <w:rtl/>
            </w:rPr>
          </w:rPrChange>
        </w:rPr>
        <w:t xml:space="preserve">א</w:t>
      </w:r>
      <w:r w:rsidRPr="00C63571">
        <w:rPr>
          <w:rtl/>
        </w:rPr>
        <w:t>: הואיל ורוב מעשיהן מקולקלים.</w:t>
      </w:r>
    </w:p>
    <w:p w14:paraId="5751DB23" w14:textId="77777777" w:rsidR="0046556D" w:rsidRDefault="00BD6C4F" w:rsidP="00BD6C4F">
      <w:pPr>
        <w:rPr>
          <w:rtl/>
        </w:rPr>
      </w:pPr>
      <w:r w:rsidRPr="00C63571">
        <w:rPr>
          <w:rtl/>
        </w:rPr>
        <w:t xml:space="preserve">א"ל </w:t>
      </w:r>
      <w:r>
        <w:rPr>
          <w:rStyle w:val="2fb"/>
          <w:rFonts w:hint="cs"/>
          <w:rtl/>
          <w:rPrChange w:id="13076" w:author="מנוע אמוראים" w:date="2026-10-05T16:40:54Z">
            <w:rPr>
              <w:rFonts w:hint="cs"/>
              <w:rtl/>
            </w:rPr>
          </w:rPrChange>
        </w:rPr>
        <w:t xml:space="preserve">ר</w:t>
      </w:r>
      <w:r>
        <w:rPr>
          <w:rStyle w:val="2fb"/>
          <w:rtl/>
          <w:rPrChange w:id="13077" w:author="מנוע אמוראים" w:date="2026-10-05T16:40:54Z">
            <w:rPr>
              <w:rtl/>
            </w:rPr>
          </w:rPrChange>
        </w:rPr>
        <w:t xml:space="preserve">"</w:t>
      </w:r>
      <w:r>
        <w:rPr>
          <w:rStyle w:val="2fb"/>
          <w:rFonts w:hint="cs"/>
          <w:rtl/>
          <w:rPrChange w:id="13078" w:author="מנוע אמוראים" w:date="2026-10-05T16:40:54Z">
            <w:rPr>
              <w:rFonts w:hint="cs"/>
              <w:rtl/>
            </w:rPr>
          </w:rPrChange>
        </w:rPr>
        <w:t xml:space="preserve">פ</w:t>
      </w:r>
      <w:r>
        <w:rPr>
          <w:rFonts w:hint="cs"/>
          <w:rtl/>
        </w:rPr>
        <w:t xml:space="preserve"> </w:t>
      </w:r>
      <w:r>
        <w:rPr>
          <w:rStyle w:val="2fb"/>
          <w:rFonts w:hint="cs"/>
          <w:rtl/>
          <w:rPrChange w:id="13079" w:author="מנוע אמוראים" w:date="2026-10-05T16:40:54Z">
            <w:rPr>
              <w:rFonts w:hint="cs"/>
              <w:rtl/>
            </w:rPr>
          </w:rPrChange>
        </w:rPr>
        <w:t xml:space="preserve">לרהבדר</w:t>
      </w:r>
      <w:r>
        <w:rPr>
          <w:rStyle w:val="2fb"/>
          <w:rtl/>
          <w:rPrChange w:id="13080" w:author="מנוע אמוראים" w:date="2026-10-05T16:40:54Z">
            <w:rPr>
              <w:rtl/>
            </w:rPr>
          </w:rPrChange>
        </w:rPr>
        <w:t xml:space="preserve">"</w:t>
      </w:r>
      <w:r>
        <w:rPr>
          <w:rStyle w:val="2fb"/>
          <w:rFonts w:hint="cs"/>
          <w:rtl/>
          <w:rPrChange w:id="13081" w:author="מנוע אמוראים" w:date="2026-10-05T16:40:54Z">
            <w:rPr>
              <w:rFonts w:hint="cs"/>
              <w:rtl/>
            </w:rPr>
          </w:rPrChange>
        </w:rPr>
        <w:t xml:space="preserve">י</w:t>
      </w:r>
      <w:r>
        <w:rPr>
          <w:rFonts w:hint="cs"/>
          <w:rtl/>
        </w:rPr>
        <w:t xml:space="preserve"> [או להיפך]</w:t>
      </w:r>
      <w:r w:rsidRPr="00C63571">
        <w:rPr>
          <w:rtl/>
        </w:rPr>
        <w:t xml:space="preserve">: אפילו מיעוט נמי, דהא </w:t>
      </w:r>
      <w:r>
        <w:rPr>
          <w:rStyle w:val="2fb"/>
          <w:rFonts w:hint="cs"/>
          <w:rtl/>
          <w:rPrChange w:id="13082" w:author="מנוע אמוראים" w:date="2026-10-05T16:40:54Z">
            <w:rPr>
              <w:rFonts w:hint="cs"/>
              <w:rtl/>
            </w:rPr>
          </w:rPrChange>
        </w:rPr>
        <w:t xml:space="preserve">ר</w:t>
      </w:r>
      <w:r>
        <w:rPr>
          <w:rStyle w:val="2fb"/>
          <w:rtl/>
          <w:rPrChange w:id="13083" w:author="מנוע אמוראים" w:date="2026-10-05T16:40:54Z">
            <w:rPr>
              <w:rtl/>
            </w:rPr>
          </w:rPrChange>
        </w:rPr>
        <w:t xml:space="preserve">"</w:t>
      </w:r>
      <w:r>
        <w:rPr>
          <w:rStyle w:val="2fb"/>
          <w:rFonts w:hint="cs"/>
          <w:rtl/>
          <w:rPrChange w:id="13084" w:author="מנוע אמוראים" w:date="2026-10-05T16:40:54Z">
            <w:rPr>
              <w:rFonts w:hint="cs"/>
              <w:rtl/>
            </w:rPr>
          </w:rPrChange>
        </w:rPr>
        <w:t xml:space="preserve">מ</w:t>
      </w:r>
      <w:r w:rsidRPr="00C63571">
        <w:rPr>
          <w:rtl/>
        </w:rPr>
        <w:t xml:space="preserve"> חייש למיעוטא, סמוך מיעוטא לחזקה, ואתרע ליה רובא, </w:t>
      </w:r>
    </w:p>
    <w:p w14:paraId="7A50B8EF" w14:textId="77777777" w:rsidR="0046556D" w:rsidRDefault="00BD6C4F" w:rsidP="00BD6C4F">
      <w:pPr>
        <w:rPr>
          <w:rtl/>
        </w:rPr>
      </w:pPr>
      <w:r w:rsidRPr="00C63571">
        <w:rPr>
          <w:rtl/>
        </w:rPr>
        <w:t xml:space="preserve">דתנן: תינוק שנמצא </w:t>
      </w:r>
      <w:r>
        <w:rPr>
          <w:rtl/>
        </w:rPr>
        <w:t xml:space="preserve">בצד העיסה ובצק בידו, </w:t>
      </w:r>
      <w:r>
        <w:rPr>
          <w:rStyle w:val="2fb"/>
          <w:rFonts w:hint="cs"/>
          <w:rtl/>
          <w:rPrChange w:id="13085" w:author="מנוע אמוראים" w:date="2026-10-05T16:40:54Z">
            <w:rPr>
              <w:rFonts w:hint="cs"/>
              <w:rtl/>
            </w:rPr>
          </w:rPrChange>
        </w:rPr>
        <w:t xml:space="preserve">ר</w:t>
      </w:r>
      <w:r>
        <w:rPr>
          <w:rStyle w:val="2fb"/>
          <w:rtl/>
          <w:rPrChange w:id="13086" w:author="מנוע אמוראים" w:date="2026-10-05T16:40:54Z">
            <w:rPr>
              <w:rtl/>
            </w:rPr>
          </w:rPrChange>
        </w:rPr>
        <w:t xml:space="preserve">"</w:t>
      </w:r>
      <w:r>
        <w:rPr>
          <w:rStyle w:val="2fb"/>
          <w:rFonts w:hint="cs"/>
          <w:rtl/>
          <w:rPrChange w:id="13087" w:author="מנוע אמוראים" w:date="2026-10-05T16:40:54Z">
            <w:rPr>
              <w:rFonts w:hint="cs"/>
              <w:rtl/>
            </w:rPr>
          </w:rPrChange>
        </w:rPr>
        <w:t xml:space="preserve">מ</w:t>
      </w:r>
      <w:r>
        <w:rPr>
          <w:rtl/>
        </w:rPr>
        <w:t xml:space="preserve"> מטהר, וחכמים </w:t>
      </w:r>
      <w:r w:rsidRPr="00C63571">
        <w:rPr>
          <w:rtl/>
        </w:rPr>
        <w:t>מטמאין, מפני שדרכו של תינוק לטפח;</w:t>
      </w:r>
    </w:p>
    <w:p w14:paraId="05D3A642" w14:textId="77777777" w:rsidR="00BD6C4F" w:rsidRDefault="00BD6C4F" w:rsidP="00F07436">
      <w:pPr>
        <w:pStyle w:val="afff3"/>
        <w:framePr w:wrap="around"/>
        <w:rPr>
          <w:rtl/>
        </w:rPr>
      </w:pPr>
      <w:r>
        <w:rPr>
          <w:rFonts w:hint="cs"/>
          <w:rtl/>
        </w:rPr>
        <w:t>פו:</w:t>
      </w:r>
    </w:p>
    <w:p w14:paraId="239DE827" w14:textId="77777777" w:rsidR="0046556D" w:rsidRDefault="00BD6C4F" w:rsidP="00BD6C4F">
      <w:pPr>
        <w:rPr>
          <w:rtl/>
        </w:rPr>
      </w:pPr>
      <w:r>
        <w:rPr>
          <w:rFonts w:hint="cs"/>
          <w:rtl/>
        </w:rPr>
        <w:t xml:space="preserve">טעמא </w:t>
      </w:r>
      <w:r>
        <w:rPr>
          <w:rStyle w:val="2fb"/>
          <w:rFonts w:hint="cs"/>
          <w:rtl/>
          <w:rPrChange w:id="13088" w:author="מנוע אמוראים" w:date="2026-10-05T16:40:54Z">
            <w:rPr>
              <w:rFonts w:hint="cs"/>
              <w:rtl/>
            </w:rPr>
          </w:rPrChange>
        </w:rPr>
        <w:t xml:space="preserve">דר</w:t>
      </w:r>
      <w:r>
        <w:rPr>
          <w:rStyle w:val="2fb"/>
          <w:rtl/>
          <w:rPrChange w:id="13089" w:author="מנוע אמוראים" w:date="2026-10-05T16:40:54Z">
            <w:rPr>
              <w:rtl/>
            </w:rPr>
          </w:rPrChange>
        </w:rPr>
        <w:t xml:space="preserve">"</w:t>
      </w:r>
      <w:r>
        <w:rPr>
          <w:rStyle w:val="2fb"/>
          <w:rFonts w:hint="cs"/>
          <w:rtl/>
          <w:rPrChange w:id="13090" w:author="מנוע אמוראים" w:date="2026-10-05T16:40:54Z">
            <w:rPr>
              <w:rFonts w:hint="cs"/>
              <w:rtl/>
            </w:rPr>
          </w:rPrChange>
        </w:rPr>
        <w:t xml:space="preserve">מ</w:t>
      </w:r>
      <w:r w:rsidRPr="00C63571">
        <w:rPr>
          <w:rtl/>
        </w:rPr>
        <w:t>, רוב תינוקות מטפחין, ומיעוט אין מטפחין, ועיסה זו בחזקת טהרה עומדת,</w:t>
      </w:r>
      <w:r>
        <w:rPr>
          <w:rFonts w:hint="cs"/>
          <w:rtl/>
        </w:rPr>
        <w:t>ס</w:t>
      </w:r>
      <w:r w:rsidRPr="00C63571">
        <w:rPr>
          <w:rtl/>
        </w:rPr>
        <w:t>מוך מיעוטא לחזקה - ואיתרע ליה רובא!</w:t>
      </w:r>
    </w:p>
    <w:p w14:paraId="7BDFE027" w14:textId="77777777" w:rsidR="0046556D" w:rsidRDefault="00BD6C4F" w:rsidP="00BD6C4F">
      <w:pPr>
        <w:rPr>
          <w:rtl/>
        </w:rPr>
      </w:pPr>
      <w:r w:rsidRPr="00C63571">
        <w:rPr>
          <w:rtl/>
        </w:rPr>
        <w:t xml:space="preserve">אם אמרו ספק טומאה לטהר, יאמרו ספק איסור להתיר? </w:t>
      </w:r>
    </w:p>
    <w:p w14:paraId="56A73D04" w14:textId="77777777" w:rsidR="0046556D" w:rsidRDefault="0046556D" w:rsidP="00BD6C4F">
      <w:pPr>
        <w:rPr>
          <w:rtl/>
        </w:rPr>
      </w:pPr>
    </w:p>
    <w:p w14:paraId="68DC9E3D" w14:textId="77777777" w:rsidR="0046556D" w:rsidRDefault="00BD6C4F" w:rsidP="00BD6C4F">
      <w:pPr>
        <w:rPr>
          <w:rtl/>
        </w:rPr>
      </w:pPr>
      <w:r>
        <w:rPr>
          <w:rtl/>
        </w:rPr>
        <w:t xml:space="preserve">הורה רבי </w:t>
      </w:r>
      <w:r>
        <w:rPr>
          <w:rStyle w:val="2fb"/>
          <w:rtl/>
          <w:rPrChange w:id="13091" w:author="מנוע אמוראים" w:date="2026-10-05T16:40:54Z">
            <w:rPr>
              <w:rtl/>
            </w:rPr>
          </w:rPrChange>
        </w:rPr>
        <w:t xml:space="preserve">כר"מ</w:t>
      </w:r>
      <w:r>
        <w:rPr>
          <w:rtl/>
        </w:rPr>
        <w:t xml:space="preserve">, והורה רבי כחכמים, הי מינייהו דאחריתא? </w:t>
      </w:r>
    </w:p>
    <w:p w14:paraId="72AF778D" w14:textId="77777777" w:rsidR="0046556D" w:rsidRDefault="00BD6C4F" w:rsidP="00BD6C4F">
      <w:pPr>
        <w:rPr>
          <w:rtl/>
        </w:rPr>
      </w:pPr>
      <w:r>
        <w:rPr>
          <w:rtl/>
        </w:rPr>
        <w:t>ת"ש</w:t>
      </w:r>
      <w:r>
        <w:rPr>
          <w:rtl/>
        </w:rPr>
        <w:t xml:space="preserve">: </w:t>
      </w:r>
      <w:r>
        <w:rPr>
          <w:rStyle w:val="2fb"/>
          <w:rtl/>
          <w:rPrChange w:id="13092" w:author="מנוע אמוראים" w:date="2026-10-05T16:40:54Z">
            <w:rPr>
              <w:rtl/>
            </w:rPr>
          </w:rPrChange>
        </w:rPr>
        <w:t xml:space="preserve">דר</w:t>
      </w:r>
      <w:r>
        <w:rPr>
          <w:rStyle w:val="2fb"/>
          <w:rtl/>
          <w:rPrChange w:id="13093" w:author="מנוע אמוראים" w:date="2026-10-05T16:40:54Z">
            <w:rPr>
              <w:rtl/>
            </w:rPr>
          </w:rPrChange>
        </w:rPr>
        <w:t xml:space="preserve">"</w:t>
      </w:r>
      <w:r>
        <w:rPr>
          <w:rStyle w:val="2fb"/>
          <w:rFonts w:hint="cs"/>
          <w:rtl/>
          <w:rPrChange w:id="13094" w:author="מנוע אמוראים" w:date="2026-10-05T16:40:54Z">
            <w:rPr>
              <w:rFonts w:hint="cs"/>
              <w:rtl/>
            </w:rPr>
          </w:rPrChange>
        </w:rPr>
        <w:t xml:space="preserve">א</w:t>
      </w:r>
      <w:r>
        <w:rPr>
          <w:rFonts w:hint="cs"/>
          <w:rtl/>
        </w:rPr>
        <w:t xml:space="preserve"> </w:t>
      </w:r>
      <w:r>
        <w:rPr>
          <w:rStyle w:val="2fb"/>
          <w:rFonts w:hint="cs"/>
          <w:rtl/>
          <w:rPrChange w:id="13095" w:author="מנוע אמוראים" w:date="2026-10-05T16:40:54Z">
            <w:rPr>
              <w:rFonts w:hint="cs"/>
              <w:rtl/>
            </w:rPr>
          </w:rPrChange>
        </w:rPr>
        <w:t xml:space="preserve">בדרחב</w:t>
      </w:r>
      <w:r>
        <w:rPr>
          <w:rStyle w:val="2fb"/>
          <w:rtl/>
          <w:rPrChange w:id="13096" w:author="מנוע אמוראים" w:date="2026-10-05T16:40:54Z">
            <w:rPr>
              <w:rtl/>
            </w:rPr>
          </w:rPrChange>
        </w:rPr>
        <w:t xml:space="preserve">"</w:t>
      </w:r>
      <w:r>
        <w:rPr>
          <w:rStyle w:val="2fb"/>
          <w:rFonts w:hint="cs"/>
          <w:rtl/>
          <w:rPrChange w:id="13097" w:author="מנוע אמוראים" w:date="2026-10-05T16:40:54Z">
            <w:rPr>
              <w:rFonts w:hint="cs"/>
              <w:rtl/>
            </w:rPr>
          </w:rPrChange>
        </w:rPr>
        <w:t xml:space="preserve">א</w:t>
      </w:r>
      <w:r>
        <w:rPr>
          <w:rFonts w:hint="cs"/>
          <w:rtl/>
        </w:rPr>
        <w:t xml:space="preserve"> </w:t>
      </w:r>
      <w:r>
        <w:rPr>
          <w:rStyle w:val="2fb"/>
          <w:rFonts w:hint="cs"/>
          <w:rtl/>
          <w:rPrChange w:id="13098" w:author="מנוע אמוראים" w:date="2026-10-05T16:40:54Z">
            <w:rPr>
              <w:rFonts w:hint="cs"/>
              <w:rtl/>
            </w:rPr>
          </w:rPrChange>
        </w:rPr>
        <w:t xml:space="preserve">ור</w:t>
      </w:r>
      <w:r>
        <w:rPr>
          <w:rStyle w:val="2fb"/>
          <w:rtl/>
          <w:rPrChange w:id="13099" w:author="מנוע אמוראים" w:date="2026-10-05T16:40:54Z">
            <w:rPr>
              <w:rtl/>
            </w:rPr>
          </w:rPrChange>
        </w:rPr>
        <w:t xml:space="preserve">"</w:t>
      </w:r>
      <w:r>
        <w:rPr>
          <w:rStyle w:val="2fb"/>
          <w:rFonts w:hint="cs"/>
          <w:rtl/>
          <w:rPrChange w:id="13100" w:author="מנוע אמוראים" w:date="2026-10-05T16:40:54Z">
            <w:rPr>
              <w:rFonts w:hint="cs"/>
              <w:rtl/>
            </w:rPr>
          </w:rPrChange>
        </w:rPr>
        <w:t xml:space="preserve">ז</w:t>
      </w:r>
      <w:r>
        <w:rPr>
          <w:rFonts w:hint="cs"/>
          <w:rtl/>
        </w:rPr>
        <w:t xml:space="preserve"> היו בשוק דקיסרי על פתח ביהמ</w:t>
      </w:r>
      <w:r w:rsidR="00BF1CF6">
        <w:rPr>
          <w:rtl/>
        </w:rPr>
        <w:t>"</w:t>
      </w:r>
      <w:r>
        <w:rPr>
          <w:rFonts w:hint="cs"/>
          <w:rtl/>
        </w:rPr>
        <w:t xml:space="preserve">ד </w:t>
      </w:r>
    </w:p>
    <w:p w14:paraId="508A63EB" w14:textId="77777777" w:rsidR="0046556D" w:rsidRDefault="00BD6C4F" w:rsidP="00BD6C4F">
      <w:pPr>
        <w:rPr>
          <w:rtl/>
        </w:rPr>
      </w:pPr>
      <w:r>
        <w:rPr>
          <w:rFonts w:hint="cs"/>
          <w:rtl/>
        </w:rPr>
        <w:t xml:space="preserve">יצא </w:t>
      </w:r>
      <w:r w:rsidRPr="00C63571">
        <w:rPr>
          <w:rtl/>
        </w:rPr>
        <w:t xml:space="preserve">רבי אמי </w:t>
      </w:r>
      <w:r>
        <w:rPr>
          <w:rFonts w:hint="cs"/>
          <w:rtl/>
        </w:rPr>
        <w:t xml:space="preserve">ומצאם </w:t>
      </w:r>
      <w:r w:rsidRPr="00C63571">
        <w:rPr>
          <w:rtl/>
        </w:rPr>
        <w:t xml:space="preserve">אמר להו: לאו </w:t>
      </w:r>
      <w:r>
        <w:rPr>
          <w:rFonts w:hint="cs"/>
          <w:rtl/>
        </w:rPr>
        <w:t>אמרתי לכם בזמן ביהמ</w:t>
      </w:r>
      <w:r w:rsidR="00BF1CF6">
        <w:rPr>
          <w:rtl/>
        </w:rPr>
        <w:t>"</w:t>
      </w:r>
      <w:r>
        <w:rPr>
          <w:rFonts w:hint="cs"/>
          <w:rtl/>
        </w:rPr>
        <w:t xml:space="preserve">ד </w:t>
      </w:r>
      <w:r w:rsidRPr="00C63571">
        <w:rPr>
          <w:rtl/>
        </w:rPr>
        <w:t>- לא ת</w:t>
      </w:r>
      <w:r>
        <w:rPr>
          <w:rFonts w:hint="cs"/>
          <w:rtl/>
        </w:rPr>
        <w:t>היו בחוץ שמא יש אדם הצריך לכם</w:t>
      </w:r>
      <w:r w:rsidRPr="00C63571">
        <w:rPr>
          <w:rtl/>
        </w:rPr>
        <w:t xml:space="preserve">, ואתי לאיטרודי, רבי זירא על, רבי אבא לא על, </w:t>
      </w:r>
    </w:p>
    <w:p w14:paraId="68280669" w14:textId="77777777" w:rsidR="0046556D" w:rsidRDefault="00BD6C4F" w:rsidP="00BD6C4F">
      <w:pPr>
        <w:rPr>
          <w:rtl/>
        </w:rPr>
      </w:pPr>
      <w:r>
        <w:rPr>
          <w:rtl/>
        </w:rPr>
        <w:t>יתבי ו</w:t>
      </w:r>
      <w:r>
        <w:rPr>
          <w:rFonts w:hint="cs"/>
          <w:rtl/>
        </w:rPr>
        <w:t>מ</w:t>
      </w:r>
      <w:r w:rsidRPr="00C63571">
        <w:rPr>
          <w:rtl/>
        </w:rPr>
        <w:t xml:space="preserve">יבעיא להו: הי מינייהו אחריתא? </w:t>
      </w:r>
    </w:p>
    <w:p w14:paraId="628AD464" w14:textId="77777777" w:rsidR="0046556D" w:rsidRDefault="00BD6C4F" w:rsidP="00BD6C4F">
      <w:pPr>
        <w:rPr>
          <w:rtl/>
        </w:rPr>
      </w:pPr>
      <w:r>
        <w:rPr>
          <w:rtl/>
        </w:rPr>
        <w:t xml:space="preserve">אמר להו רבי זירא לא שבקתון לי דאישייליה לסבא, דילמא שמיע ליה מאבוה ואבוה מיניה </w:t>
      </w:r>
      <w:r>
        <w:rPr>
          <w:rStyle w:val="2fb"/>
          <w:rtl/>
          <w:rPrChange w:id="13101" w:author="מנוע אמוראים" w:date="2026-10-05T16:40:54Z">
            <w:rPr>
              <w:rtl/>
            </w:rPr>
          </w:rPrChange>
        </w:rPr>
        <w:t xml:space="preserve">ד</w:t>
      </w:r>
      <w:r>
        <w:rPr>
          <w:rStyle w:val="2fb"/>
          <w:rtl/>
          <w:rPrChange w:id="13102" w:author="מנוע אמוראים" w:date="2026-10-05T16:40:54Z">
            <w:rPr>
              <w:rtl/>
            </w:rPr>
          </w:rPrChange>
        </w:rPr>
        <w:t xml:space="preserve">רי"ו</w:t>
      </w:r>
      <w:r w:rsidRPr="00C63571">
        <w:rPr>
          <w:rtl/>
        </w:rPr>
        <w:t xml:space="preserve">, </w:t>
      </w:r>
    </w:p>
    <w:p w14:paraId="0302EFE7" w14:textId="77777777" w:rsidR="0046556D" w:rsidRDefault="00BD6C4F" w:rsidP="00BD6C4F">
      <w:pPr>
        <w:rPr>
          <w:rtl/>
        </w:rPr>
      </w:pPr>
      <w:r w:rsidRPr="00C63571">
        <w:rPr>
          <w:rtl/>
        </w:rPr>
        <w:t>דרבי חייא בר אבא כל תלתין יומין</w:t>
      </w:r>
      <w:r w:rsidR="00767C59">
        <w:rPr>
          <w:rtl/>
        </w:rPr>
        <w:t xml:space="preserve"> </w:t>
      </w:r>
      <w:r w:rsidRPr="00C63571">
        <w:rPr>
          <w:rtl/>
        </w:rPr>
        <w:t xml:space="preserve">מהדר תלמודיה קמיה דר' יוחנן, מאי הוי עלה? </w:t>
      </w:r>
    </w:p>
    <w:p w14:paraId="22BA0FCA" w14:textId="77777777" w:rsidR="0046556D" w:rsidRDefault="00BD6C4F" w:rsidP="00BD6C4F">
      <w:pPr>
        <w:rPr>
          <w:b/>
          <w:bCs/>
          <w:rtl/>
        </w:rPr>
      </w:pPr>
      <w:r>
        <w:rPr>
          <w:b/>
          <w:bCs/>
          <w:rtl/>
        </w:rPr>
        <w:t xml:space="preserve">ת"ש דשלח רבי אלעזר לגולה: הורה רבי </w:t>
      </w:r>
      <w:r>
        <w:rPr>
          <w:rStyle w:val="2fb"/>
          <w:b/>
          <w:bCs/>
          <w:rtl/>
          <w:rPrChange w:id="13103" w:author="מנוע אמוראים" w:date="2026-10-05T16:40:54Z">
            <w:rPr>
              <w:b/>
              <w:bCs/>
              <w:rtl/>
            </w:rPr>
          </w:rPrChange>
        </w:rPr>
        <w:t xml:space="preserve">כר</w:t>
      </w:r>
      <w:r>
        <w:rPr>
          <w:rStyle w:val="2fb"/>
          <w:b/>
          <w:bCs/>
          <w:rtl/>
          <w:rPrChange w:id="13104" w:author="מנוע אמוראים" w:date="2026-10-05T16:40:54Z">
            <w:rPr>
              <w:b/>
              <w:bCs/>
              <w:rtl/>
            </w:rPr>
          </w:rPrChange>
        </w:rPr>
        <w:t xml:space="preserve">"</w:t>
      </w:r>
      <w:r>
        <w:rPr>
          <w:rStyle w:val="2fb"/>
          <w:rFonts w:hint="cs"/>
          <w:b/>
          <w:bCs/>
          <w:rtl/>
          <w:rPrChange w:id="13105" w:author="מנוע אמוראים" w:date="2026-10-05T16:40:54Z">
            <w:rPr>
              <w:rFonts w:hint="cs"/>
              <w:b/>
              <w:bCs/>
              <w:rtl/>
            </w:rPr>
          </w:rPrChange>
        </w:rPr>
        <w:t xml:space="preserve">מ</w:t>
      </w:r>
      <w:r w:rsidRPr="002361A3">
        <w:rPr>
          <w:b/>
          <w:bCs/>
          <w:rtl/>
        </w:rPr>
        <w:t xml:space="preserve">, והא כרבנן נמי אורי? אלא לאו ש"מ: הא דאחריתא, ש"מ: </w:t>
      </w:r>
    </w:p>
    <w:p w14:paraId="56FC8BEE"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50" w:author="קלוד" w:date="2026-10-06T10:08:36Z"/>
        </w:rPr>
      </w:pPr>
      <w:ins w:id="20149" w:author="קלוד" w:date="2026-10-06T10:08:36Z">
        <w:r>
          <w:t xml:space="preserve">משנה ד</w:t>
        </w:r>
      </w:ins>
    </w:p>
    <w:p w14:paraId="3191083F" w14:textId="77777777" w:rsidR="00BD6C4F" w:rsidRPr="00C63571" w:rsidRDefault="00BD6C4F" w:rsidP="00BD6C4F">
      <w:pPr>
        <w:pStyle w:val="afff9"/>
        <w:rPr>
          <w:del w:id="20145" w:author="קלוד" w:date="2026-10-06T10:14:23Z"/>
          <w:rtl/>
        </w:rPr>
      </w:pPr>
      <w:ins w:id="9882" w:author="מספור קטעי משנה" w:date="2026-10-06T06:45:19Z">
        <w:del w:id="20143" w:author="קלוד" w:date="2026-10-06T10:14:23Z">
          <w:r>
            <w:rPr>
              <w:rStyle w:val="MisparKeta"/>
            </w:rPr>
            <w:delText xml:space="preserve">א. </w:delText>
          </w:r>
        </w:del>
      </w:ins>
      <w:del w:id="20144" w:author="קלוד" w:date="2026-10-06T10:14:23Z">
        <w:r w:rsidRPr="00C63571">
          <w:rPr>
            <w:rtl/>
          </w:rPr>
          <w:delText xml:space="preserve">מתני'.</w:delText>
        </w:r>
      </w:del>
    </w:p>
    <w:p w14:paraId="23F62A1C" w14:textId="77777777" w:rsidR="00BD6C4F" w:rsidRDefault="00BD6C4F" w:rsidP="00BD6C4F">
      <w:pPr>
        <w:pStyle w:val="afff9"/>
        <w:spacing w:before="120"/>
        <w:rPr>
          <w:rtl/>
        </w:rPr>
        <w:pPrChange w:id="90052" w:author="קלוד" w:date="2026-10-08T12:08:16Z">
          <w:pPr>
            <w:pStyle w:val="afff9"/>
          </w:pPr>
        </w:pPrChange>
      </w:pPr>
      <w:r w:rsidRPr="00C63571">
        <w:rPr>
          <w:rtl/>
        </w:rPr>
        <w:t xml:space="preserve">שחט מאה חיות במקום אחד - כסוי אחד לכולן, </w:t>
      </w:r>
    </w:p>
    <w:p w14:paraId="35BA4A1E" w14:textId="77777777" w:rsidR="00BD6C4F" w:rsidRDefault="00BD6C4F" w:rsidP="00BD6C4F">
      <w:pPr>
        <w:pStyle w:val="afff9"/>
        <w:rPr>
          <w:rtl/>
        </w:rPr>
      </w:pPr>
      <w:r w:rsidRPr="00C63571">
        <w:rPr>
          <w:rtl/>
        </w:rPr>
        <w:t xml:space="preserve">מאה עופות במקום אחד - כסוי אחד לכולן, </w:t>
      </w:r>
    </w:p>
    <w:p w14:paraId="46BA217D" w14:textId="77777777" w:rsidR="00BD6C4F" w:rsidRDefault="00BD6C4F" w:rsidP="00BD6C4F">
      <w:pPr>
        <w:pStyle w:val="afff9"/>
        <w:rPr>
          <w:rtl/>
        </w:rPr>
      </w:pPr>
      <w:r w:rsidRPr="00C63571">
        <w:rPr>
          <w:rtl/>
        </w:rPr>
        <w:t xml:space="preserve">חיה ועוף במקום אחד - כסוי אחד לכולן, </w:t>
      </w:r>
    </w:p>
    <w:p w14:paraId="6DA381EA" w14:textId="77777777" w:rsidR="00BD6C4F" w:rsidRPr="00C63571" w:rsidRDefault="00BD6C4F" w:rsidP="00BD6C4F">
      <w:pPr>
        <w:pStyle w:val="afff9"/>
        <w:rPr>
          <w:rtl/>
        </w:rPr>
      </w:pPr>
      <w:r>
        <w:rPr>
          <w:rStyle w:val="TanaimMishna"/>
          <w:rtl/>
          <w:rPrChange w:id="20024" w:author="קלוד" w:date="2026-10-06T10:08:36Z">
            <w:rPr>
              <w:rtl/>
            </w:rPr>
          </w:rPrChange>
        </w:rPr>
        <w:t xml:space="preserve">רבי יהודה</w:t>
      </w:r>
      <w:r>
        <w:rPr>
          <w:rtl/>
        </w:rPr>
        <w:t xml:space="preserve"> אומר</w:t>
      </w:r>
      <w:r>
        <w:rPr>
          <w:rStyle w:val="TanaimMishna"/>
          <w:rtl/>
          <w:rPrChange w:id="21307" w:author="Claude" w:date="2026-10-07T09:24:29Z">
            <w:rPr>
              <w:rtl/>
            </w:rPr>
          </w:rPrChange>
        </w:rPr>
        <w:t xml:space="preserve">:</w:t>
      </w:r>
      <w:r>
        <w:rPr>
          <w:rtl/>
        </w:rPr>
        <w:t xml:space="preserve"> שחט חיה - יכסנה, ואח"כ ישחוט את העוף: </w:t>
      </w:r>
    </w:p>
    <w:p w14:paraId="34BBCF1E" w14:textId="77777777" w:rsidR="0046556D" w:rsidRDefault="00BD6C4F" w:rsidP="00BD6C4F">
      <w:pPr>
        <w:jc w:val="center"/>
        <w:rPr>
          <w:rtl/>
        </w:rPr>
      </w:pPr>
      <w:r>
        <w:rPr>
          <w:rFonts w:ascii="BA חניכי הישיבות" w:hAnsi="BA חניכי הישיבות" w:cs="BA חניכי הישיבות"/>
          <w:rtl/>
        </w:rPr>
        <w:t>׻</w:t>
      </w:r>
    </w:p>
    <w:p w14:paraId="240574F6" w14:textId="77777777" w:rsidR="00822210" w:rsidRDefault="00BD6C4F" w:rsidP="00BD6C4F">
      <w:pPr>
        <w:rPr>
          <w:rtl/>
        </w:rPr>
      </w:pPr>
      <w:r w:rsidRPr="00767C59">
        <w:rPr>
          <w:b/>
          <w:bCs/>
          <w:rtl/>
        </w:rPr>
        <w:t>ת"ר</w:t>
      </w:r>
      <w:r w:rsidRPr="00C63571">
        <w:rPr>
          <w:rtl/>
        </w:rPr>
        <w:t>:</w:t>
      </w:r>
      <w:r w:rsidRPr="00A71A5E">
        <w:rPr>
          <w:rStyle w:val="afffff0"/>
          <w:rFonts w:hint="cs"/>
          <w:rtl/>
        </w:rPr>
        <w:t xml:space="preserve"> '</w:t>
      </w:r>
      <w:r w:rsidRPr="00A71A5E">
        <w:rPr>
          <w:rStyle w:val="afffff0"/>
          <w:rtl/>
        </w:rPr>
        <w:t>חיה</w:t>
      </w:r>
      <w:r w:rsidRPr="00A71A5E">
        <w:rPr>
          <w:rStyle w:val="afffff0"/>
          <w:rFonts w:hint="cs"/>
          <w:rtl/>
        </w:rPr>
        <w:t>'</w:t>
      </w:r>
      <w:r w:rsidRPr="00A71A5E">
        <w:rPr>
          <w:rStyle w:val="afffff0"/>
          <w:rtl/>
        </w:rPr>
        <w:t xml:space="preserve"> </w:t>
      </w:r>
      <w:r w:rsidRPr="00C63571">
        <w:rPr>
          <w:rtl/>
        </w:rPr>
        <w:t>- כל משמע חיה, בין מרובה ובין מועטת;</w:t>
      </w:r>
    </w:p>
    <w:p w14:paraId="0064CAA7" w14:textId="77777777" w:rsidR="0046556D" w:rsidRDefault="00822210" w:rsidP="00BD6C4F">
      <w:pPr>
        <w:rPr>
          <w:rtl/>
        </w:rPr>
      </w:pPr>
      <w:r>
        <w:rPr>
          <w:rtl/>
        </w:rPr>
        <w:t xml:space="preserve"> '</w:t>
      </w:r>
      <w:r w:rsidR="00BD6C4F" w:rsidRPr="00C63571">
        <w:rPr>
          <w:rtl/>
        </w:rPr>
        <w:t>עוף</w:t>
      </w:r>
      <w:r w:rsidR="00BD6C4F">
        <w:rPr>
          <w:rFonts w:hint="cs"/>
          <w:rtl/>
        </w:rPr>
        <w:t>'</w:t>
      </w:r>
      <w:r w:rsidR="00BD6C4F" w:rsidRPr="00C63571">
        <w:rPr>
          <w:rtl/>
        </w:rPr>
        <w:t xml:space="preserve"> - כל משמע עוף, בין מרובה ובין מועט;</w:t>
      </w:r>
    </w:p>
    <w:p w14:paraId="35BF0E82" w14:textId="77777777" w:rsidR="0046556D" w:rsidRDefault="00BD6C4F" w:rsidP="00BD6C4F">
      <w:pPr>
        <w:rPr>
          <w:rtl/>
        </w:rPr>
      </w:pPr>
      <w:r w:rsidRPr="00C63571">
        <w:rPr>
          <w:rtl/>
        </w:rPr>
        <w:t xml:space="preserve">מכאן אמרו שחט מאה חיות במקום אחד - כסוי אחד לכולן, </w:t>
      </w:r>
    </w:p>
    <w:p w14:paraId="7D9C60A6" w14:textId="77777777" w:rsidR="0046556D" w:rsidRDefault="00BD6C4F" w:rsidP="00BD6C4F">
      <w:pPr>
        <w:rPr>
          <w:rtl/>
        </w:rPr>
      </w:pPr>
      <w:r w:rsidRPr="00C63571">
        <w:rPr>
          <w:rtl/>
        </w:rPr>
        <w:t>מאה עופות במקום אחד - כסוי אחד לכולן, חיה ועוף במקום אחד - כסוי אחד לכולן;</w:t>
      </w:r>
    </w:p>
    <w:p w14:paraId="7334BD35" w14:textId="77777777" w:rsidR="0046556D" w:rsidRDefault="00BD6C4F" w:rsidP="00BD6C4F">
      <w:pPr>
        <w:rPr>
          <w:rtl/>
        </w:rPr>
      </w:pPr>
      <w:r>
        <w:rPr>
          <w:rStyle w:val="2fb"/>
          <w:rFonts w:hint="cs"/>
          <w:rtl/>
          <w:rPrChange w:id="13106" w:author="מנוע אמוראים" w:date="2026-10-05T16:40:54Z">
            <w:rPr>
              <w:rFonts w:hint="cs"/>
              <w:rtl/>
            </w:rPr>
          </w:rPrChange>
        </w:rPr>
        <w:t xml:space="preserve">ר</w:t>
      </w:r>
      <w:r>
        <w:rPr>
          <w:rStyle w:val="2fb"/>
          <w:rtl/>
          <w:rPrChange w:id="13107" w:author="מנוע אמוראים" w:date="2026-10-05T16:40:54Z">
            <w:rPr>
              <w:rtl/>
            </w:rPr>
          </w:rPrChange>
        </w:rPr>
        <w:t xml:space="preserve">"</w:t>
      </w:r>
      <w:r>
        <w:rPr>
          <w:rStyle w:val="2fb"/>
          <w:rFonts w:hint="cs"/>
          <w:rtl/>
          <w:rPrChange w:id="13108" w:author="מנוע אמוראים" w:date="2026-10-05T16:40:54Z">
            <w:rPr>
              <w:rFonts w:hint="cs"/>
              <w:rtl/>
            </w:rPr>
          </w:rPrChange>
        </w:rPr>
        <w:t xml:space="preserve">י</w:t>
      </w:r>
      <w:r w:rsidRPr="00C63571">
        <w:rPr>
          <w:rtl/>
        </w:rPr>
        <w:t xml:space="preserve"> אומר: שחט חיה - יכסנה, ואח"כ ישחוט את העוף, שנא</w:t>
      </w:r>
      <w:r>
        <w:rPr>
          <w:rFonts w:hint="cs"/>
          <w:rtl/>
        </w:rPr>
        <w:t>'</w:t>
      </w:r>
      <w:r w:rsidRPr="00A71A5E">
        <w:rPr>
          <w:rStyle w:val="afffff0"/>
          <w:rtl/>
        </w:rPr>
        <w:t xml:space="preserve"> </w:t>
      </w:r>
      <w:r w:rsidR="004B0EAE" w:rsidRPr="00A71A5E">
        <w:rPr>
          <w:rStyle w:val="afffff0"/>
          <w:rFonts w:hint="cs"/>
          <w:rtl/>
        </w:rPr>
        <w:t>'</w:t>
      </w:r>
      <w:r w:rsidRPr="00A71A5E">
        <w:rPr>
          <w:rStyle w:val="afffff0"/>
          <w:rtl/>
        </w:rPr>
        <w:t>חיה או עוף</w:t>
      </w:r>
      <w:r w:rsidR="004B0EAE" w:rsidRPr="00A71A5E">
        <w:rPr>
          <w:rStyle w:val="afffff0"/>
          <w:rFonts w:hint="cs"/>
          <w:rtl/>
        </w:rPr>
        <w:t>'</w:t>
      </w:r>
      <w:r w:rsidRPr="00A71A5E">
        <w:rPr>
          <w:rStyle w:val="afffff0"/>
          <w:rtl/>
        </w:rPr>
        <w:t>,</w:t>
      </w:r>
      <w:r>
        <w:rPr>
          <w:rtl/>
        </w:rPr>
        <w:t xml:space="preserve"> אמרו לו: הרי הוא אומר </w:t>
      </w:r>
      <w:r>
        <w:rPr>
          <w:rStyle w:val="afffff0"/>
          <w:rtl/>
          <w:rPrChange w:id="9045" w:author="מנוע פסוקים" w:date="2026-10-05T16:37:55Z">
            <w:rPr>
              <w:rtl/>
            </w:rPr>
          </w:rPrChange>
        </w:rPr>
        <w:t xml:space="preserve">כי נפש כל בשר דמו בנפשו הוא</w:t>
      </w:r>
      <w:r>
        <w:rPr>
          <w:rtl/>
        </w:rPr>
        <w:t xml:space="preserve">.</w:t>
      </w:r>
    </w:p>
    <w:p w14:paraId="494B92AA" w14:textId="77777777" w:rsidR="0046556D" w:rsidRDefault="00BD6C4F" w:rsidP="00BD6C4F">
      <w:pPr>
        <w:rPr>
          <w:rtl/>
        </w:rPr>
      </w:pPr>
      <w:r>
        <w:rPr>
          <w:rFonts w:hint="cs"/>
          <w:rtl/>
        </w:rPr>
        <w:t>ה</w:t>
      </w:r>
      <w:r w:rsidR="00BF1CF6">
        <w:rPr>
          <w:rtl/>
        </w:rPr>
        <w:t>"</w:t>
      </w:r>
      <w:r>
        <w:rPr>
          <w:rFonts w:hint="cs"/>
          <w:rtl/>
        </w:rPr>
        <w:t>ק רבנן</w:t>
      </w:r>
      <w:r w:rsidRPr="00C63571">
        <w:rPr>
          <w:rtl/>
        </w:rPr>
        <w:t>: האי או - מיבעי ליה לחלק;</w:t>
      </w:r>
      <w:r>
        <w:rPr>
          <w:rFonts w:hint="cs"/>
          <w:rtl/>
        </w:rPr>
        <w:t xml:space="preserve">  </w:t>
      </w:r>
      <w:r w:rsidRPr="00C63571">
        <w:rPr>
          <w:rtl/>
        </w:rPr>
        <w:t>ור' יהודה - לחלק מדמו נפקא;</w:t>
      </w:r>
    </w:p>
    <w:p w14:paraId="734659B3" w14:textId="77777777" w:rsidR="0046556D" w:rsidRDefault="00BD6C4F" w:rsidP="00BD6C4F">
      <w:pPr>
        <w:rPr>
          <w:rtl/>
        </w:rPr>
      </w:pPr>
      <w:r>
        <w:rPr>
          <w:rtl/>
        </w:rPr>
        <w:t xml:space="preserve">ורבנן </w:t>
      </w:r>
      <w:r w:rsidRPr="00C63571">
        <w:rPr>
          <w:rtl/>
        </w:rPr>
        <w:t xml:space="preserve"> דמו - טובא משמע, </w:t>
      </w:r>
      <w:r w:rsidRPr="0046594B">
        <w:rPr>
          <w:rStyle w:val="afffff0"/>
          <w:rtl/>
        </w:rPr>
        <w:t>ד</w:t>
      </w:r>
      <w:r w:rsidRPr="0046594B">
        <w:rPr>
          <w:rStyle w:val="afffff0"/>
          <w:rFonts w:hint="cs"/>
          <w:rtl/>
        </w:rPr>
        <w:t>'</w:t>
      </w:r>
      <w:r w:rsidRPr="0046594B">
        <w:rPr>
          <w:rStyle w:val="afffff0"/>
          <w:rtl/>
        </w:rPr>
        <w:t>כי נפש כל בשר דמו בנפשו הוא</w:t>
      </w:r>
      <w:r w:rsidRPr="0046594B">
        <w:rPr>
          <w:rStyle w:val="afffff0"/>
          <w:rFonts w:hint="cs"/>
          <w:rtl/>
        </w:rPr>
        <w:t>'</w:t>
      </w:r>
      <w:r w:rsidRPr="0046594B">
        <w:rPr>
          <w:rStyle w:val="afffff0"/>
          <w:rtl/>
        </w:rPr>
        <w:t>.</w:t>
      </w:r>
    </w:p>
    <w:p w14:paraId="6CEC0EFA" w14:textId="77777777" w:rsidR="0046556D" w:rsidRDefault="00BD6C4F" w:rsidP="00BD6C4F">
      <w:pPr>
        <w:rPr>
          <w:rtl/>
        </w:rPr>
      </w:pPr>
      <w:r w:rsidRPr="00C63571">
        <w:rPr>
          <w:rtl/>
        </w:rPr>
        <w:t xml:space="preserve">• </w:t>
      </w:r>
      <w:r>
        <w:rPr>
          <w:rStyle w:val="2fb"/>
          <w:rtl/>
          <w:rPrChange w:id="13109" w:author="מנוע אמוראים" w:date="2026-10-05T16:40:54Z">
            <w:rPr>
              <w:rtl/>
            </w:rPr>
          </w:rPrChange>
        </w:rPr>
        <w:t xml:space="preserve">א</w:t>
      </w:r>
      <w:r>
        <w:rPr>
          <w:rStyle w:val="2fb"/>
          <w:rFonts w:hint="cs"/>
          <w:rtl/>
          <w:rPrChange w:id="13110" w:author="מנוע אמוראים" w:date="2026-10-05T16:40:54Z">
            <w:rPr>
              <w:rFonts w:hint="cs"/>
              <w:rtl/>
            </w:rPr>
          </w:rPrChange>
        </w:rPr>
        <w:t xml:space="preserve">ר</w:t>
      </w:r>
      <w:r>
        <w:rPr>
          <w:rStyle w:val="2fb"/>
          <w:rtl/>
          <w:rPrChange w:id="13111" w:author="מנוע אמוראים" w:date="2026-10-05T16:40:54Z">
            <w:rPr>
              <w:rtl/>
            </w:rPr>
          </w:rPrChange>
        </w:rPr>
        <w:t xml:space="preserve">"</w:t>
      </w:r>
      <w:r>
        <w:rPr>
          <w:rStyle w:val="2fb"/>
          <w:rFonts w:hint="cs"/>
          <w:rtl/>
          <w:rPrChange w:id="13112" w:author="מנוע אמוראים" w:date="2026-10-05T16:40:54Z">
            <w:rPr>
              <w:rFonts w:hint="cs"/>
              <w:rtl/>
            </w:rPr>
          </w:rPrChange>
        </w:rPr>
        <w:t xml:space="preserve">ח</w:t>
      </w:r>
      <w:r w:rsidRPr="00C63571">
        <w:rPr>
          <w:rtl/>
        </w:rPr>
        <w:t>: מודה היה רבי יהודה לענין ברכה, שאינו מברך אלא ברכה אחת.</w:t>
      </w:r>
    </w:p>
    <w:p w14:paraId="37077CD7" w14:textId="77777777" w:rsidR="0046556D" w:rsidRDefault="00BD6C4F" w:rsidP="00BD6C4F">
      <w:pPr>
        <w:rPr>
          <w:rtl/>
        </w:rPr>
      </w:pPr>
      <w:r>
        <w:rPr>
          <w:rtl/>
        </w:rPr>
        <w:t xml:space="preserve">א"ל רבינא </w:t>
      </w:r>
      <w:r>
        <w:rPr>
          <w:rStyle w:val="2fb"/>
          <w:rtl/>
          <w:rPrChange w:id="13113" w:author="מנוע אמוראים" w:date="2026-10-05T16:40:54Z">
            <w:rPr>
              <w:rtl/>
            </w:rPr>
          </w:rPrChange>
        </w:rPr>
        <w:t xml:space="preserve">לר</w:t>
      </w:r>
      <w:r>
        <w:rPr>
          <w:rStyle w:val="2fb"/>
          <w:rtl/>
          <w:rPrChange w:id="13114" w:author="מנוע אמוראים" w:date="2026-10-05T16:40:54Z">
            <w:rPr>
              <w:rtl/>
            </w:rPr>
          </w:rPrChange>
        </w:rPr>
        <w:t xml:space="preserve">"</w:t>
      </w:r>
      <w:r>
        <w:rPr>
          <w:rStyle w:val="2fb"/>
          <w:rFonts w:hint="cs"/>
          <w:rtl/>
          <w:rPrChange w:id="13115" w:author="מנוע אמוראים" w:date="2026-10-05T16:40:54Z">
            <w:rPr>
              <w:rFonts w:hint="cs"/>
              <w:rtl/>
            </w:rPr>
          </w:rPrChange>
        </w:rPr>
        <w:t xml:space="preserve">א</w:t>
      </w:r>
      <w:r>
        <w:rPr>
          <w:rtl/>
        </w:rPr>
        <w:t xml:space="preserve"> </w:t>
      </w:r>
      <w:r>
        <w:rPr>
          <w:rStyle w:val="2fb"/>
          <w:rtl/>
          <w:rPrChange w:id="13116" w:author="מנוע אמוראים" w:date="2026-10-05T16:40:54Z">
            <w:rPr>
              <w:rtl/>
            </w:rPr>
          </w:rPrChange>
        </w:rPr>
        <w:t xml:space="preserve">ב</w:t>
      </w:r>
      <w:r>
        <w:rPr>
          <w:rStyle w:val="2fb"/>
          <w:rFonts w:hint="cs"/>
          <w:rtl/>
          <w:rPrChange w:id="13117" w:author="מנוע אמוראים" w:date="2026-10-05T16:40:54Z">
            <w:rPr>
              <w:rFonts w:hint="cs"/>
              <w:rtl/>
            </w:rPr>
          </w:rPrChange>
        </w:rPr>
        <w:t xml:space="preserve">ר</w:t>
      </w:r>
      <w:r>
        <w:rPr>
          <w:rStyle w:val="2fb"/>
          <w:rtl/>
          <w:rPrChange w:id="13118" w:author="מנוע אמוראים" w:date="2026-10-05T16:40:54Z">
            <w:rPr>
              <w:rtl/>
            </w:rPr>
          </w:rPrChange>
        </w:rPr>
        <w:t xml:space="preserve">"</w:t>
      </w:r>
      <w:r>
        <w:rPr>
          <w:rStyle w:val="2fb"/>
          <w:rFonts w:hint="cs"/>
          <w:rtl/>
          <w:rPrChange w:id="13119" w:author="מנוע אמוראים" w:date="2026-10-05T16:40:54Z">
            <w:rPr>
              <w:rFonts w:hint="cs"/>
              <w:rtl/>
            </w:rPr>
          </w:rPrChange>
        </w:rPr>
        <w:t xml:space="preserve">ד</w:t>
      </w:r>
      <w:r w:rsidRPr="00C63571">
        <w:rPr>
          <w:rtl/>
        </w:rPr>
        <w:t xml:space="preserve">: </w:t>
      </w:r>
      <w:r>
        <w:rPr>
          <w:rFonts w:hint="cs"/>
          <w:rtl/>
        </w:rPr>
        <w:t>מ</w:t>
      </w:r>
      <w:r w:rsidR="00BF1CF6">
        <w:rPr>
          <w:rtl/>
        </w:rPr>
        <w:t>"</w:t>
      </w:r>
      <w:r>
        <w:rPr>
          <w:rFonts w:hint="cs"/>
          <w:rtl/>
        </w:rPr>
        <w:t>ש</w:t>
      </w:r>
      <w:r w:rsidRPr="00C63571">
        <w:rPr>
          <w:rtl/>
        </w:rPr>
        <w:t xml:space="preserve"> מתלמידי דרב דרב ברונא ורב חננאל תלמידי דרב, </w:t>
      </w:r>
      <w:r>
        <w:rPr>
          <w:rFonts w:hint="cs"/>
          <w:rtl/>
        </w:rPr>
        <w:t xml:space="preserve">ישבו </w:t>
      </w:r>
      <w:r w:rsidRPr="00C63571">
        <w:rPr>
          <w:rtl/>
        </w:rPr>
        <w:t>בסעוד</w:t>
      </w:r>
      <w:r>
        <w:rPr>
          <w:rFonts w:hint="cs"/>
          <w:rtl/>
        </w:rPr>
        <w:t>ה</w:t>
      </w:r>
      <w:r w:rsidRPr="00C63571">
        <w:rPr>
          <w:rtl/>
        </w:rPr>
        <w:t>, קאי עלייהו רב ייבא סבא, אמרו ליה: הב ליבריך!</w:t>
      </w:r>
    </w:p>
    <w:p w14:paraId="354D0CDD" w14:textId="77777777" w:rsidR="0046556D" w:rsidRDefault="00BD6C4F" w:rsidP="00BD6C4F">
      <w:pPr>
        <w:rPr>
          <w:rtl/>
        </w:rPr>
      </w:pPr>
      <w:r w:rsidRPr="00C63571">
        <w:rPr>
          <w:rtl/>
        </w:rPr>
        <w:t>הדור אמרו ליה: הב לישתי!</w:t>
      </w:r>
    </w:p>
    <w:p w14:paraId="67F33C12" w14:textId="77777777" w:rsidR="0046556D" w:rsidRDefault="00BD6C4F" w:rsidP="00BD6C4F">
      <w:pPr>
        <w:rPr>
          <w:rtl/>
        </w:rPr>
      </w:pPr>
      <w:r>
        <w:rPr>
          <w:rFonts w:hint="cs"/>
          <w:rtl/>
        </w:rPr>
        <w:t>א</w:t>
      </w:r>
      <w:r w:rsidR="00BF1CF6">
        <w:rPr>
          <w:rtl/>
        </w:rPr>
        <w:t>"</w:t>
      </w:r>
      <w:r>
        <w:rPr>
          <w:rFonts w:hint="cs"/>
          <w:rtl/>
        </w:rPr>
        <w:t>ל</w:t>
      </w:r>
      <w:r w:rsidRPr="00C63571">
        <w:rPr>
          <w:rtl/>
        </w:rPr>
        <w:t xml:space="preserve"> רב ייבא סבא, הכי אמר רב: כיון דאמר הב ליבריך - איתסר למשתי חמרא;</w:t>
      </w:r>
    </w:p>
    <w:p w14:paraId="79546ACF" w14:textId="77777777" w:rsidR="0046556D" w:rsidRDefault="00BD6C4F" w:rsidP="00BD6C4F">
      <w:pPr>
        <w:rPr>
          <w:rtl/>
        </w:rPr>
      </w:pPr>
      <w:r w:rsidRPr="00C63571">
        <w:rPr>
          <w:rtl/>
        </w:rPr>
        <w:t>ה</w:t>
      </w:r>
      <w:r w:rsidR="00BF1CF6">
        <w:rPr>
          <w:rtl/>
        </w:rPr>
        <w:t>"</w:t>
      </w:r>
      <w:r>
        <w:rPr>
          <w:rFonts w:hint="cs"/>
          <w:rtl/>
        </w:rPr>
        <w:t xml:space="preserve">נ </w:t>
      </w:r>
      <w:r>
        <w:rPr>
          <w:rtl/>
        </w:rPr>
        <w:t xml:space="preserve"> כיון דאיטפל לכסוי, איחייב</w:t>
      </w:r>
      <w:r w:rsidRPr="00C63571">
        <w:rPr>
          <w:rtl/>
        </w:rPr>
        <w:t xml:space="preserve"> לברכה!</w:t>
      </w:r>
    </w:p>
    <w:p w14:paraId="36927319" w14:textId="77777777" w:rsidR="00BD6C4F" w:rsidRDefault="00BD6C4F" w:rsidP="00F07436">
      <w:pPr>
        <w:pStyle w:val="afff3"/>
        <w:framePr w:wrap="around"/>
        <w:rPr>
          <w:rtl/>
        </w:rPr>
      </w:pPr>
      <w:r>
        <w:rPr>
          <w:rFonts w:hint="cs"/>
          <w:rtl/>
        </w:rPr>
        <w:t>פז.</w:t>
      </w:r>
    </w:p>
    <w:p w14:paraId="2B564F24" w14:textId="77777777" w:rsidR="0046556D" w:rsidRDefault="000828F8" w:rsidP="00C62948">
      <w:pPr>
        <w:pStyle w:val="affffb"/>
        <w:rPr>
          <w:rtl/>
        </w:rPr>
      </w:pPr>
      <w:r>
        <w:rPr>
          <w:rtl/>
        </w:rPr>
        <w:t xml:space="preserve">- </w:t>
      </w:r>
      <w:r w:rsidR="00BD6C4F" w:rsidRPr="00C63571">
        <w:rPr>
          <w:rtl/>
        </w:rPr>
        <w:t>התם - משתא וברוכי בהד</w:t>
      </w:r>
      <w:r w:rsidR="00BD6C4F">
        <w:rPr>
          <w:rtl/>
        </w:rPr>
        <w:t xml:space="preserve">די לא אפשר, הכא </w:t>
      </w:r>
      <w:r w:rsidR="00BD6C4F" w:rsidRPr="00C63571">
        <w:rPr>
          <w:rtl/>
        </w:rPr>
        <w:t>אפשר דשחיט בחדא, ומכסי בחדא.</w:t>
      </w:r>
    </w:p>
    <w:p w14:paraId="2926CF60"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52" w:author="קלוד" w:date="2026-10-06T10:08:36Z"/>
        </w:rPr>
      </w:pPr>
      <w:ins w:id="20151" w:author="קלוד" w:date="2026-10-06T10:08:36Z">
        <w:r>
          <w:t xml:space="preserve">משנה ד</w:t>
        </w:r>
      </w:ins>
    </w:p>
    <w:p w14:paraId="50EE71A9" w14:textId="77777777" w:rsidR="00BD6C4F" w:rsidRPr="00C63571" w:rsidRDefault="00BD6C4F" w:rsidP="00BD6C4F">
      <w:pPr>
        <w:pStyle w:val="afff9"/>
        <w:rPr>
          <w:del w:id="20148" w:author="קלוד" w:date="2026-10-06T10:14:23Z"/>
          <w:rtl/>
        </w:rPr>
      </w:pPr>
      <w:ins w:id="9883" w:author="מספור קטעי משנה" w:date="2026-10-06T06:45:19Z">
        <w:del w:id="20146" w:author="קלוד" w:date="2026-10-06T10:14:23Z">
          <w:r>
            <w:rPr>
              <w:rStyle w:val="MisparKeta"/>
            </w:rPr>
            <w:delText xml:space="preserve">א. </w:delText>
          </w:r>
        </w:del>
      </w:ins>
      <w:del w:id="20147" w:author="קלוד" w:date="2026-10-06T10:14:23Z">
        <w:r w:rsidRPr="00C63571">
          <w:rPr>
            <w:rtl/>
          </w:rPr>
          <w:delText xml:space="preserve">מתני'.</w:delText>
        </w:r>
      </w:del>
    </w:p>
    <w:p w14:paraId="668B4DCA" w14:textId="77777777" w:rsidR="00BD6C4F" w:rsidRDefault="00BD6C4F" w:rsidP="00BD6C4F">
      <w:pPr>
        <w:pStyle w:val="afff9"/>
        <w:spacing w:before="120"/>
        <w:rPr>
          <w:rtl/>
        </w:rPr>
        <w:pPrChange w:id="90053" w:author="קלוד" w:date="2026-10-08T12:08:16Z">
          <w:pPr>
            <w:pStyle w:val="afff9"/>
          </w:pPr>
        </w:pPrChange>
      </w:pPr>
      <w:r w:rsidRPr="00C63571">
        <w:rPr>
          <w:rtl/>
        </w:rPr>
        <w:t>שחט ולא כסה, וראה</w:t>
      </w:r>
      <w:r>
        <w:rPr>
          <w:rtl/>
        </w:rPr>
        <w:t xml:space="preserve">ו אחר חייב לכסות, </w:t>
      </w:r>
    </w:p>
    <w:p w14:paraId="09341FB8" w14:textId="77777777" w:rsidR="00BD6C4F" w:rsidRPr="00C63571" w:rsidRDefault="00BD6C4F" w:rsidP="00BD6C4F">
      <w:pPr>
        <w:pStyle w:val="afff9"/>
        <w:rPr>
          <w:rtl/>
        </w:rPr>
      </w:pPr>
      <w:r>
        <w:rPr>
          <w:rtl/>
        </w:rPr>
        <w:t xml:space="preserve">כסהו ונתגלה </w:t>
      </w:r>
      <w:r w:rsidRPr="00C63571">
        <w:rPr>
          <w:rtl/>
        </w:rPr>
        <w:t>פטור מלכסות, כסהו הרוח - חייב לכסות.</w:t>
      </w:r>
    </w:p>
    <w:p w14:paraId="2FB18773" w14:textId="77777777" w:rsidR="0046556D" w:rsidRDefault="00BD6C4F" w:rsidP="00BD6C4F">
      <w:pPr>
        <w:jc w:val="center"/>
        <w:rPr>
          <w:rtl/>
        </w:rPr>
      </w:pPr>
      <w:r>
        <w:rPr>
          <w:rFonts w:ascii="BA חניכי הישיבות" w:hAnsi="BA חניכי הישיבות" w:cs="BA חניכי הישיבות"/>
          <w:rtl/>
        </w:rPr>
        <w:t>׻</w:t>
      </w:r>
    </w:p>
    <w:p w14:paraId="48A603B2" w14:textId="77777777" w:rsidR="0046556D" w:rsidRDefault="00BD6C4F" w:rsidP="00BD6C4F">
      <w:pPr>
        <w:rPr>
          <w:rtl/>
        </w:rPr>
      </w:pPr>
      <w:r w:rsidRPr="00767C59">
        <w:rPr>
          <w:b/>
          <w:bCs/>
          <w:rtl/>
        </w:rPr>
        <w:t>ת"ר</w:t>
      </w:r>
      <w:r w:rsidRPr="00C63571">
        <w:rPr>
          <w:rtl/>
        </w:rPr>
        <w:t>:</w:t>
      </w:r>
      <w:r w:rsidRPr="00A71A5E">
        <w:rPr>
          <w:rStyle w:val="afffff0"/>
          <w:rtl/>
        </w:rPr>
        <w:t xml:space="preserve"> </w:t>
      </w:r>
      <w:r w:rsidRPr="00A71A5E">
        <w:rPr>
          <w:rStyle w:val="afffff0"/>
          <w:rFonts w:hint="cs"/>
          <w:rtl/>
        </w:rPr>
        <w:t>'</w:t>
      </w:r>
      <w:r w:rsidRPr="00A71A5E">
        <w:rPr>
          <w:rStyle w:val="afffff0"/>
          <w:rtl/>
        </w:rPr>
        <w:t>ושפך וכסה</w:t>
      </w:r>
      <w:r w:rsidRPr="00A71A5E">
        <w:rPr>
          <w:rStyle w:val="afffff0"/>
          <w:rFonts w:hint="cs"/>
          <w:rtl/>
        </w:rPr>
        <w:t>'</w:t>
      </w:r>
      <w:r w:rsidRPr="00A71A5E">
        <w:rPr>
          <w:rStyle w:val="afffff0"/>
          <w:rtl/>
        </w:rPr>
        <w:t xml:space="preserve"> </w:t>
      </w:r>
      <w:r w:rsidRPr="00C63571">
        <w:rPr>
          <w:rtl/>
        </w:rPr>
        <w:t xml:space="preserve">מי ששפך יכסה, שחט ולא כסה, וראהו אחר מנין שחייב לכסות </w:t>
      </w:r>
    </w:p>
    <w:p w14:paraId="23E890FE" w14:textId="77777777" w:rsidR="0046556D" w:rsidRDefault="00BD6C4F" w:rsidP="00BD6C4F">
      <w:pPr>
        <w:rPr>
          <w:rtl/>
        </w:rPr>
      </w:pPr>
      <w:r w:rsidRPr="00C63571">
        <w:rPr>
          <w:rtl/>
        </w:rPr>
        <w:t>שנאמר:</w:t>
      </w:r>
      <w:r w:rsidRPr="00A71A5E">
        <w:rPr>
          <w:rStyle w:val="afffff0"/>
          <w:rtl/>
        </w:rPr>
        <w:t xml:space="preserve"> </w:t>
      </w:r>
      <w:r w:rsidRPr="00A71A5E">
        <w:rPr>
          <w:rStyle w:val="afffff0"/>
          <w:rFonts w:hint="cs"/>
          <w:rtl/>
        </w:rPr>
        <w:t>'</w:t>
      </w:r>
      <w:r w:rsidRPr="00A71A5E">
        <w:rPr>
          <w:rStyle w:val="afffff0"/>
          <w:rtl/>
        </w:rPr>
        <w:t>ואומר לבני ישראל</w:t>
      </w:r>
      <w:r w:rsidRPr="00A71A5E">
        <w:rPr>
          <w:rStyle w:val="afffff0"/>
          <w:rFonts w:hint="cs"/>
          <w:rtl/>
        </w:rPr>
        <w:t>'</w:t>
      </w:r>
      <w:r w:rsidRPr="00A71A5E">
        <w:rPr>
          <w:rStyle w:val="afffff0"/>
          <w:rtl/>
        </w:rPr>
        <w:t xml:space="preserve"> </w:t>
      </w:r>
      <w:r w:rsidRPr="00C63571">
        <w:rPr>
          <w:rtl/>
        </w:rPr>
        <w:t>- אזהרה לכל בני ישראל.</w:t>
      </w:r>
    </w:p>
    <w:p w14:paraId="2C0F2522" w14:textId="77777777" w:rsidR="0046556D" w:rsidRDefault="00BD6C4F" w:rsidP="00BD6C4F">
      <w:pPr>
        <w:rPr>
          <w:rtl/>
        </w:rPr>
      </w:pPr>
      <w:r w:rsidRPr="00C63571">
        <w:rPr>
          <w:rtl/>
        </w:rPr>
        <w:t>תניא אידך:</w:t>
      </w:r>
      <w:r w:rsidRPr="00A71A5E">
        <w:rPr>
          <w:rStyle w:val="afffff0"/>
          <w:rtl/>
        </w:rPr>
        <w:t xml:space="preserve"> </w:t>
      </w:r>
      <w:r w:rsidRPr="00A71A5E">
        <w:rPr>
          <w:rStyle w:val="afffff0"/>
          <w:rFonts w:hint="cs"/>
          <w:rtl/>
        </w:rPr>
        <w:t>'</w:t>
      </w:r>
      <w:r w:rsidRPr="00A71A5E">
        <w:rPr>
          <w:rStyle w:val="afffff0"/>
          <w:rtl/>
        </w:rPr>
        <w:t>ושפך וכסה</w:t>
      </w:r>
      <w:r w:rsidRPr="00A71A5E">
        <w:rPr>
          <w:rStyle w:val="afffff0"/>
          <w:rFonts w:hint="cs"/>
          <w:rtl/>
        </w:rPr>
        <w:t>'</w:t>
      </w:r>
      <w:r w:rsidRPr="00A71A5E">
        <w:rPr>
          <w:rStyle w:val="afffff0"/>
          <w:rtl/>
        </w:rPr>
        <w:t xml:space="preserve"> </w:t>
      </w:r>
      <w:r>
        <w:rPr>
          <w:rtl/>
        </w:rPr>
        <w:t>במה ששפך</w:t>
      </w:r>
      <w:r w:rsidRPr="00C63571">
        <w:rPr>
          <w:rtl/>
        </w:rPr>
        <w:t xml:space="preserve"> בו יכסה, שלא יכסנו ברגל, שלא יהיו מצות בזויות עליו.</w:t>
      </w:r>
    </w:p>
    <w:p w14:paraId="5C10606B" w14:textId="77777777" w:rsidR="0046556D" w:rsidRDefault="00BD6C4F" w:rsidP="00BD6C4F">
      <w:pPr>
        <w:rPr>
          <w:rtl/>
        </w:rPr>
      </w:pPr>
      <w:r>
        <w:rPr>
          <w:rtl/>
        </w:rPr>
        <w:t>תניא אידך: ושפך וכסה</w:t>
      </w:r>
      <w:r>
        <w:rPr>
          <w:rFonts w:hint="cs"/>
          <w:rtl/>
        </w:rPr>
        <w:t xml:space="preserve">' </w:t>
      </w:r>
      <w:r w:rsidRPr="00C63571">
        <w:rPr>
          <w:rtl/>
        </w:rPr>
        <w:t>מי ששפך הוא יכסנו, מעשה באחד ששחט, וקדם חבירו וכסה, וחייבו רבן גמליאל ליתן לו י' זהובים.</w:t>
      </w:r>
    </w:p>
    <w:p w14:paraId="7B4FC541" w14:textId="77777777" w:rsidR="0046556D" w:rsidRDefault="0046556D" w:rsidP="00BD6C4F">
      <w:pPr>
        <w:rPr>
          <w:b/>
          <w:bCs/>
          <w:rtl/>
        </w:rPr>
      </w:pPr>
    </w:p>
    <w:p w14:paraId="3E4F4D64" w14:textId="77777777" w:rsidR="0046556D" w:rsidRDefault="00BD6C4F" w:rsidP="00BD6C4F">
      <w:pPr>
        <w:rPr>
          <w:rtl/>
        </w:rPr>
      </w:pPr>
      <w:r w:rsidRPr="005303E6">
        <w:rPr>
          <w:b/>
          <w:bCs/>
          <w:rtl/>
        </w:rPr>
        <w:t>איבעיא להו</w:t>
      </w:r>
      <w:r w:rsidRPr="00C63571">
        <w:rPr>
          <w:rtl/>
        </w:rPr>
        <w:t xml:space="preserve">: שכר מצוה, או שכר ברכה? </w:t>
      </w:r>
      <w:r>
        <w:rPr>
          <w:rFonts w:hint="cs"/>
          <w:rtl/>
        </w:rPr>
        <w:t>ונפק</w:t>
      </w:r>
      <w:r w:rsidR="00BF1CF6">
        <w:rPr>
          <w:rtl/>
        </w:rPr>
        <w:t>"</w:t>
      </w:r>
      <w:r>
        <w:rPr>
          <w:rFonts w:hint="cs"/>
          <w:rtl/>
        </w:rPr>
        <w:t>מ ל</w:t>
      </w:r>
      <w:r w:rsidRPr="00C63571">
        <w:rPr>
          <w:rtl/>
        </w:rPr>
        <w:t xml:space="preserve">ברכת המזון, אי שכר מצוה - אחת היא, ואי שכר ברכה - הויין ארבעים, </w:t>
      </w:r>
    </w:p>
    <w:p w14:paraId="0358DC0F" w14:textId="77777777" w:rsidR="0046556D" w:rsidRDefault="00BD6C4F" w:rsidP="00BD6C4F">
      <w:pPr>
        <w:rPr>
          <w:rtl/>
        </w:rPr>
      </w:pPr>
      <w:r w:rsidRPr="00C63571">
        <w:rPr>
          <w:rtl/>
        </w:rPr>
        <w:t xml:space="preserve">מאי? </w:t>
      </w:r>
      <w:r>
        <w:rPr>
          <w:rtl/>
        </w:rPr>
        <w:t>ת"ש</w:t>
      </w:r>
      <w:r w:rsidRPr="00C63571">
        <w:rPr>
          <w:rtl/>
        </w:rPr>
        <w:t xml:space="preserve">, דא"ל ההוא צדוקי לרבי: מי שיצר הרים לא ברא רוח, ומי שברא רוח לא יצר הרים, </w:t>
      </w:r>
    </w:p>
    <w:p w14:paraId="02FEE00E" w14:textId="77777777" w:rsidR="0046556D" w:rsidRDefault="00BD6C4F" w:rsidP="00BD6C4F">
      <w:pPr>
        <w:rPr>
          <w:rtl/>
        </w:rPr>
      </w:pPr>
      <w:r w:rsidRPr="0046594B">
        <w:rPr>
          <w:rStyle w:val="afffff0"/>
          <w:rtl/>
        </w:rPr>
        <w:t>ד</w:t>
      </w:r>
      <w:r w:rsidRPr="0046594B">
        <w:rPr>
          <w:rStyle w:val="afffff0"/>
          <w:rFonts w:hint="cs"/>
          <w:rtl/>
        </w:rPr>
        <w:t>'</w:t>
      </w:r>
      <w:r w:rsidRPr="0046594B">
        <w:rPr>
          <w:rStyle w:val="afffff0"/>
          <w:rtl/>
        </w:rPr>
        <w:t>כי הנה יוצר הרים ובורא רוח</w:t>
      </w:r>
      <w:r w:rsidRPr="0046594B">
        <w:rPr>
          <w:rStyle w:val="afffff0"/>
          <w:rFonts w:hint="cs"/>
          <w:rtl/>
        </w:rPr>
        <w:t>'</w:t>
      </w:r>
      <w:r w:rsidRPr="0046594B">
        <w:rPr>
          <w:rStyle w:val="afffff0"/>
          <w:rtl/>
        </w:rPr>
        <w:t>,</w:t>
      </w:r>
      <w:r w:rsidRPr="00C63571">
        <w:rPr>
          <w:rtl/>
        </w:rPr>
        <w:t xml:space="preserve"> א"ל: שוטה, שפיל לסיפיה דקרא</w:t>
      </w:r>
      <w:r w:rsidR="004B0EAE">
        <w:rPr>
          <w:rtl/>
        </w:rPr>
        <w:t xml:space="preserve"> ה# </w:t>
      </w:r>
      <w:r w:rsidRPr="00C63571">
        <w:rPr>
          <w:rtl/>
        </w:rPr>
        <w:t xml:space="preserve">צבאות שמו, </w:t>
      </w:r>
    </w:p>
    <w:p w14:paraId="06E619D5" w14:textId="77777777" w:rsidR="0046556D" w:rsidRDefault="00BD6C4F" w:rsidP="00BD6C4F">
      <w:pPr>
        <w:rPr>
          <w:rtl/>
        </w:rPr>
      </w:pPr>
      <w:r w:rsidRPr="00C63571">
        <w:rPr>
          <w:rtl/>
        </w:rPr>
        <w:t xml:space="preserve">א"ל: </w:t>
      </w:r>
      <w:r>
        <w:rPr>
          <w:rFonts w:hint="cs"/>
          <w:rtl/>
        </w:rPr>
        <w:t>תן לי ג' ימים ואשיב לך תשובה ישב רבי ג' תעניות כשרצה לברך אמרו לו</w:t>
      </w:r>
      <w:r w:rsidRPr="00C63571">
        <w:rPr>
          <w:rtl/>
        </w:rPr>
        <w:t xml:space="preserve">: צדוקי </w:t>
      </w:r>
      <w:r>
        <w:rPr>
          <w:rFonts w:hint="cs"/>
          <w:rtl/>
        </w:rPr>
        <w:t xml:space="preserve">בפתח </w:t>
      </w:r>
    </w:p>
    <w:p w14:paraId="4479C251" w14:textId="77777777" w:rsidR="0046556D" w:rsidRDefault="00BD6C4F" w:rsidP="00BD6C4F">
      <w:pPr>
        <w:rPr>
          <w:rtl/>
        </w:rPr>
      </w:pPr>
      <w:r w:rsidRPr="00C63571">
        <w:rPr>
          <w:rtl/>
        </w:rPr>
        <w:t xml:space="preserve">אמר: ויתנו בברותי רוש וגו', א"ל: רבי, מבשר טובות אני לך, לא מצא תשובה אויבך, ונפל מן הגג ומת, </w:t>
      </w:r>
    </w:p>
    <w:p w14:paraId="0E208844" w14:textId="77777777" w:rsidR="0046556D" w:rsidRDefault="00BD6C4F" w:rsidP="00BD6C4F">
      <w:pPr>
        <w:rPr>
          <w:rtl/>
        </w:rPr>
      </w:pPr>
      <w:r>
        <w:rPr>
          <w:rFonts w:hint="cs"/>
          <w:rtl/>
        </w:rPr>
        <w:t>א</w:t>
      </w:r>
      <w:r w:rsidR="00BF1CF6">
        <w:rPr>
          <w:rtl/>
        </w:rPr>
        <w:t>"</w:t>
      </w:r>
      <w:r>
        <w:rPr>
          <w:rFonts w:hint="cs"/>
          <w:rtl/>
        </w:rPr>
        <w:t>ל</w:t>
      </w:r>
      <w:r>
        <w:rPr>
          <w:rtl/>
        </w:rPr>
        <w:t>: רצונך שתסעוד אצלי? א</w:t>
      </w:r>
      <w:r w:rsidR="00BF1CF6">
        <w:rPr>
          <w:rtl/>
        </w:rPr>
        <w:t>"</w:t>
      </w:r>
      <w:r>
        <w:rPr>
          <w:rFonts w:hint="cs"/>
          <w:rtl/>
        </w:rPr>
        <w:t>ל</w:t>
      </w:r>
      <w:r w:rsidRPr="00C63571">
        <w:rPr>
          <w:rtl/>
        </w:rPr>
        <w:t xml:space="preserve">: הן, לאחר שאכלו ושתו, א"ל: כוס של ברכה אתה שותה, או ארבעים זהובים אתה נוטל? </w:t>
      </w:r>
    </w:p>
    <w:p w14:paraId="11186402" w14:textId="77777777" w:rsidR="0046556D" w:rsidRDefault="00BD6C4F" w:rsidP="00BD6C4F">
      <w:pPr>
        <w:rPr>
          <w:rtl/>
        </w:rPr>
      </w:pPr>
      <w:r w:rsidRPr="00C63571">
        <w:rPr>
          <w:rtl/>
        </w:rPr>
        <w:t xml:space="preserve">אמר לו: כוס של ברכה אני שותה, יצתה בת קול ואמרה: כוס של ברכה ישוה ארבעים זהובים, </w:t>
      </w:r>
    </w:p>
    <w:p w14:paraId="6FC16941" w14:textId="77777777" w:rsidR="0046556D" w:rsidRDefault="00BD6C4F" w:rsidP="00BD6C4F">
      <w:pPr>
        <w:rPr>
          <w:rtl/>
        </w:rPr>
      </w:pPr>
      <w:r w:rsidRPr="00C63571">
        <w:rPr>
          <w:rtl/>
        </w:rPr>
        <w:t>אמר רבי יצחק: עדיין ישנה לאותה משפחה בין גדולי רומי וקוראין אותה משפחת בר לויאנוס.</w:t>
      </w:r>
    </w:p>
    <w:p w14:paraId="69EFDC38" w14:textId="77777777" w:rsidR="0046556D" w:rsidRDefault="00BD6C4F" w:rsidP="00BD6C4F">
      <w:pPr>
        <w:jc w:val="center"/>
        <w:rPr>
          <w:rtl/>
        </w:rPr>
      </w:pPr>
      <w:r>
        <w:rPr>
          <w:rFonts w:ascii="BA חניכי הישיבות" w:hAnsi="BA חניכי הישיבות" w:cs="BA חניכי הישיבות"/>
          <w:rtl/>
        </w:rPr>
        <w:t>׻</w:t>
      </w:r>
    </w:p>
    <w:p w14:paraId="31E0490E" w14:textId="77777777" w:rsidR="0046556D" w:rsidRDefault="00BD6C4F" w:rsidP="00BD6C4F">
      <w:pPr>
        <w:rPr>
          <w:rtl/>
        </w:rPr>
      </w:pPr>
      <w:r w:rsidRPr="00C63571">
        <w:rPr>
          <w:rtl/>
        </w:rPr>
        <w:t>כסהו ונתגלה.</w:t>
      </w:r>
    </w:p>
    <w:p w14:paraId="045F6978" w14:textId="77777777" w:rsidR="0046556D" w:rsidRDefault="00BD6C4F" w:rsidP="00BD6C4F">
      <w:pPr>
        <w:rPr>
          <w:rtl/>
        </w:rPr>
      </w:pPr>
      <w:r>
        <w:rPr>
          <w:rFonts w:hint="cs"/>
          <w:rtl/>
        </w:rPr>
        <w:t xml:space="preserve">ושאני </w:t>
      </w:r>
      <w:r w:rsidRPr="00C63571">
        <w:rPr>
          <w:rtl/>
        </w:rPr>
        <w:t xml:space="preserve">מהשבת אבדה, </w:t>
      </w:r>
      <w:r w:rsidRPr="0046594B">
        <w:rPr>
          <w:rStyle w:val="afffff0"/>
          <w:rtl/>
        </w:rPr>
        <w:t>ד</w:t>
      </w:r>
      <w:r w:rsidRPr="0046594B">
        <w:rPr>
          <w:rStyle w:val="afffff0"/>
          <w:rFonts w:hint="cs"/>
          <w:rtl/>
        </w:rPr>
        <w:t>'</w:t>
      </w:r>
      <w:r w:rsidRPr="0046594B">
        <w:rPr>
          <w:rStyle w:val="afffff0"/>
          <w:rtl/>
        </w:rPr>
        <w:t>השב</w:t>
      </w:r>
      <w:r w:rsidRPr="0046594B">
        <w:rPr>
          <w:rStyle w:val="afffff0"/>
          <w:rFonts w:hint="cs"/>
          <w:rtl/>
        </w:rPr>
        <w:t>'</w:t>
      </w:r>
      <w:r w:rsidRPr="0046594B">
        <w:rPr>
          <w:rStyle w:val="afffff0"/>
          <w:rtl/>
        </w:rPr>
        <w:t xml:space="preserve"> </w:t>
      </w:r>
      <w:r w:rsidRPr="00C63571">
        <w:rPr>
          <w:rtl/>
        </w:rPr>
        <w:t xml:space="preserve">אפילו מאה פעמים? </w:t>
      </w:r>
      <w:r>
        <w:rPr>
          <w:rFonts w:hint="cs"/>
          <w:rtl/>
        </w:rPr>
        <w:t>ד</w:t>
      </w:r>
      <w:r w:rsidRPr="00C63571">
        <w:rPr>
          <w:rtl/>
        </w:rPr>
        <w:t>התם לא כתיב מיעוטא, הכא כתיב מיעוטא וכסהו.</w:t>
      </w:r>
    </w:p>
    <w:p w14:paraId="5B5DC9BA" w14:textId="77777777" w:rsidR="0046556D" w:rsidRDefault="00BD6C4F" w:rsidP="00BD6C4F">
      <w:pPr>
        <w:jc w:val="center"/>
        <w:rPr>
          <w:rtl/>
        </w:rPr>
      </w:pPr>
      <w:r>
        <w:rPr>
          <w:rFonts w:ascii="BA חניכי הישיבות" w:hAnsi="BA חניכי הישיבות" w:cs="BA חניכי הישיבות"/>
          <w:rtl/>
        </w:rPr>
        <w:t>׻</w:t>
      </w:r>
    </w:p>
    <w:p w14:paraId="3810DA0F" w14:textId="77777777" w:rsidR="0046556D" w:rsidRDefault="00BD6C4F" w:rsidP="00BD6C4F">
      <w:pPr>
        <w:rPr>
          <w:rtl/>
        </w:rPr>
      </w:pPr>
      <w:r w:rsidRPr="00C63571">
        <w:rPr>
          <w:rtl/>
        </w:rPr>
        <w:t>כסהו הרוח.</w:t>
      </w:r>
    </w:p>
    <w:p w14:paraId="798A4418" w14:textId="77777777" w:rsidR="0046556D" w:rsidRDefault="00BD6C4F" w:rsidP="00BD6C4F">
      <w:pPr>
        <w:rPr>
          <w:rtl/>
        </w:rPr>
      </w:pPr>
      <w:r>
        <w:rPr>
          <w:rStyle w:val="2fb"/>
          <w:rFonts w:hint="cs"/>
          <w:rtl/>
          <w:rPrChange w:id="13120" w:author="מנוע אמוראים" w:date="2026-10-05T16:40:54Z">
            <w:rPr>
              <w:rFonts w:hint="cs"/>
              <w:rtl/>
            </w:rPr>
          </w:rPrChange>
        </w:rPr>
        <w:t xml:space="preserve">רבב</w:t>
      </w:r>
      <w:r>
        <w:rPr>
          <w:rStyle w:val="2fb"/>
          <w:rtl/>
          <w:rPrChange w:id="13121" w:author="מנוע אמוראים" w:date="2026-10-05T16:40:54Z">
            <w:rPr>
              <w:rtl/>
            </w:rPr>
          </w:rPrChange>
        </w:rPr>
        <w:t xml:space="preserve">"</w:t>
      </w:r>
      <w:r>
        <w:rPr>
          <w:rStyle w:val="2fb"/>
          <w:rFonts w:hint="cs"/>
          <w:rtl/>
          <w:rPrChange w:id="13122" w:author="מנוע אמוראים" w:date="2026-10-05T16:40:54Z">
            <w:rPr>
              <w:rFonts w:hint="cs"/>
              <w:rtl/>
            </w:rPr>
          </w:rPrChange>
        </w:rPr>
        <w:t xml:space="preserve">ח</w:t>
      </w:r>
      <w:r>
        <w:rPr>
          <w:rtl/>
        </w:rPr>
        <w:t xml:space="preserve"> </w:t>
      </w:r>
      <w:r>
        <w:rPr>
          <w:rStyle w:val="2fb"/>
          <w:rtl/>
          <w:rPrChange w:id="13123" w:author="מנוע אמוראים" w:date="2026-10-05T16:40:54Z">
            <w:rPr>
              <w:rtl/>
            </w:rPr>
          </w:rPrChange>
        </w:rPr>
        <w:t xml:space="preserve">א</w:t>
      </w:r>
      <w:r>
        <w:rPr>
          <w:rStyle w:val="2fb"/>
          <w:rtl/>
          <w:rPrChange w:id="13124" w:author="מנוע אמוראים" w:date="2026-10-05T16:40:54Z">
            <w:rPr>
              <w:rtl/>
            </w:rPr>
          </w:rPrChange>
        </w:rPr>
        <w:t xml:space="preserve">רי"ו</w:t>
      </w:r>
      <w:r w:rsidRPr="00C63571">
        <w:rPr>
          <w:rtl/>
        </w:rPr>
        <w:t>: לא שנו אלא שחזר ונתגלה, אבל לא חזר ונתגלה - פטור מלכסות.</w:t>
      </w:r>
    </w:p>
    <w:p w14:paraId="486333F8" w14:textId="77777777" w:rsidR="0046556D" w:rsidRDefault="00BD6C4F" w:rsidP="00BD6C4F">
      <w:pPr>
        <w:rPr>
          <w:rtl/>
        </w:rPr>
      </w:pPr>
      <w:r>
        <w:rPr>
          <w:rStyle w:val="2fb"/>
          <w:rtl/>
          <w:rPrChange w:id="13125" w:author="מנוע אמוראים" w:date="2026-10-05T16:40:54Z">
            <w:rPr>
              <w:rtl/>
            </w:rPr>
          </w:rPrChange>
        </w:rPr>
        <w:t xml:space="preserve">א</w:t>
      </w:r>
      <w:r>
        <w:rPr>
          <w:rStyle w:val="2fb"/>
          <w:rFonts w:hint="cs"/>
          <w:rtl/>
          <w:rPrChange w:id="13126" w:author="מנוע אמוראים" w:date="2026-10-05T16:40:54Z">
            <w:rPr>
              <w:rFonts w:hint="cs"/>
              <w:rtl/>
            </w:rPr>
          </w:rPrChange>
        </w:rPr>
        <w:t xml:space="preserve">ר</w:t>
      </w:r>
      <w:r>
        <w:rPr>
          <w:rStyle w:val="2fb"/>
          <w:rtl/>
          <w:rPrChange w:id="13127" w:author="מנוע אמוראים" w:date="2026-10-05T16:40:54Z">
            <w:rPr>
              <w:rtl/>
            </w:rPr>
          </w:rPrChange>
        </w:rPr>
        <w:t xml:space="preserve">"</w:t>
      </w:r>
      <w:r>
        <w:rPr>
          <w:rStyle w:val="2fb"/>
          <w:rFonts w:hint="cs"/>
          <w:rtl/>
          <w:rPrChange w:id="13128" w:author="מנוע אמוראים" w:date="2026-10-05T16:40:54Z">
            <w:rPr>
              <w:rFonts w:hint="cs"/>
              <w:rtl/>
            </w:rPr>
          </w:rPrChange>
        </w:rPr>
        <w:t xml:space="preserve">פ</w:t>
      </w:r>
      <w:r>
        <w:rPr>
          <w:rFonts w:hint="cs"/>
          <w:rtl/>
        </w:rPr>
        <w:t xml:space="preserve"> </w:t>
      </w:r>
      <w:r w:rsidRPr="00C63571">
        <w:rPr>
          <w:rtl/>
        </w:rPr>
        <w:t>זאת אומרת: אין דיחוי אצל מצות, ו</w:t>
      </w:r>
      <w:r>
        <w:rPr>
          <w:rFonts w:hint="cs"/>
          <w:rtl/>
        </w:rPr>
        <w:t xml:space="preserve">שאני מהך </w:t>
      </w:r>
      <w:r w:rsidRPr="00C63571">
        <w:rPr>
          <w:rtl/>
        </w:rPr>
        <w:t>דהשוחט ונבלע דם בקרקע חייב לכסות</w:t>
      </w:r>
      <w:r>
        <w:rPr>
          <w:rtl/>
        </w:rPr>
        <w:t xml:space="preserve"> </w:t>
      </w:r>
      <w:r>
        <w:rPr>
          <w:rFonts w:hint="cs"/>
          <w:rtl/>
        </w:rPr>
        <w:t>ד</w:t>
      </w:r>
      <w:r w:rsidRPr="00C63571">
        <w:rPr>
          <w:rtl/>
        </w:rPr>
        <w:t>רשומו ניכר.</w:t>
      </w:r>
    </w:p>
    <w:p w14:paraId="20CD96A0" w14:textId="77777777" w:rsidR="0046556D" w:rsidRDefault="00BD6C4F" w:rsidP="00BD6C4F">
      <w:pPr>
        <w:jc w:val="center"/>
        <w:rPr>
          <w:rtl/>
        </w:rPr>
      </w:pPr>
      <w:r>
        <w:rPr>
          <w:rFonts w:ascii="BA חניכי הישיבות" w:hAnsi="BA חניכי הישיבות" w:cs="BA חניכי הישיבות"/>
          <w:rtl/>
        </w:rPr>
        <w:t>׻</w:t>
      </w:r>
    </w:p>
    <w:p w14:paraId="0A183053" w14:textId="77777777" w:rsidR="00BD6C4F" w:rsidRPr="00C63571" w:rsidRDefault="00BD6C4F" w:rsidP="00BD6C4F">
      <w:pPr>
        <w:pStyle w:val="afff9"/>
        <w:spacing w:before="120"/>
        <w:rPr>
          <w:rtl/>
        </w:rPr>
        <w:pPrChange w:id="90054" w:author="קלוד" w:date="2026-10-08T12:08:16Z">
          <w:pPr>
            <w:pStyle w:val="afff9"/>
          </w:pPr>
        </w:pPrChange>
      </w:pPr>
      <w:r w:rsidRPr="00C63571">
        <w:rPr>
          <w:rtl/>
        </w:rPr>
        <w:lastRenderedPageBreak/>
        <w:t>מתני'.</w:t>
      </w:r>
    </w:p>
    <w:p w14:paraId="5D029C78" w14:textId="77777777" w:rsidR="00BD6C4F" w:rsidRDefault="00BD6C4F" w:rsidP="00F07436">
      <w:pPr>
        <w:pStyle w:val="afff3"/>
        <w:framePr w:wrap="around"/>
        <w:rPr>
          <w:rtl/>
        </w:rPr>
      </w:pPr>
      <w:r>
        <w:rPr>
          <w:rFonts w:hint="cs"/>
          <w:rtl/>
        </w:rPr>
        <w:t>פז:</w:t>
      </w:r>
    </w:p>
    <w:p>
      <w:pPr>
        <w:pStyle w:val="MishnaBatzad"/>
        <w:rPr>
          <w:ins w:id="20154" w:author="קלוד" w:date="2026-10-06T10:08:36Z"/>
        </w:rPr>
      </w:pPr>
      <w:ins w:id="20153" w:author="קלוד" w:date="2026-10-06T10:08:36Z">
        <w:r>
          <w:t xml:space="preserve">משנה ה</w:t>
        </w:r>
      </w:ins>
    </w:p>
    <w:p w14:paraId="483989E6" w14:textId="77777777" w:rsidR="00BD6C4F" w:rsidRDefault="00BD6C4F" w:rsidP="00BD6C4F">
      <w:pPr>
        <w:pStyle w:val="afff9"/>
        <w:rPr>
          <w:rtl/>
        </w:rPr>
      </w:pPr>
      <w:r w:rsidRPr="00C63571">
        <w:rPr>
          <w:rtl/>
        </w:rPr>
        <w:t>דם ש</w:t>
      </w:r>
      <w:r>
        <w:rPr>
          <w:rtl/>
        </w:rPr>
        <w:t xml:space="preserve">נתערב במים, אם יש בו מראית דם חייב לכסות, נתערב ביין </w:t>
      </w:r>
      <w:r w:rsidRPr="00C63571">
        <w:rPr>
          <w:rtl/>
        </w:rPr>
        <w:t xml:space="preserve">רואין אותו כאילו הוא מים, </w:t>
      </w:r>
    </w:p>
    <w:p w14:paraId="626C2261" w14:textId="77777777" w:rsidR="00BD6C4F" w:rsidRDefault="00BD6C4F" w:rsidP="00BD6C4F">
      <w:pPr>
        <w:pStyle w:val="afff9"/>
        <w:rPr>
          <w:rtl/>
        </w:rPr>
      </w:pPr>
      <w:r w:rsidRPr="00C63571">
        <w:rPr>
          <w:rtl/>
        </w:rPr>
        <w:t xml:space="preserve">נתערב בדם הבהמה </w:t>
      </w:r>
      <w:r>
        <w:rPr>
          <w:rtl/>
        </w:rPr>
        <w:t xml:space="preserve">או בדם החיה </w:t>
      </w:r>
      <w:r w:rsidRPr="00C63571">
        <w:rPr>
          <w:rtl/>
        </w:rPr>
        <w:t xml:space="preserve">רואין אותו כאילו הן מים, </w:t>
      </w:r>
    </w:p>
    <w:p w14:paraId="696FDDAB" w14:textId="77777777" w:rsidR="00BD6C4F" w:rsidRPr="00C63571" w:rsidRDefault="00BD6C4F" w:rsidP="00BD6C4F">
      <w:pPr>
        <w:pStyle w:val="afff9"/>
        <w:rPr>
          <w:rtl/>
        </w:rPr>
      </w:pPr>
      <w:r>
        <w:rPr>
          <w:rStyle w:val="TanaimMishna"/>
          <w:rtl/>
          <w:rPrChange w:id="20025" w:author="קלוד" w:date="2026-10-06T10:08:36Z">
            <w:rPr>
              <w:rtl/>
            </w:rPr>
          </w:rPrChange>
        </w:rPr>
        <w:t xml:space="preserve">רבי יהודה</w:t>
      </w:r>
      <w:r>
        <w:rPr>
          <w:rtl/>
        </w:rPr>
        <w:t xml:space="preserve"> אומר</w:t>
      </w:r>
      <w:r>
        <w:rPr>
          <w:rStyle w:val="TanaimMishna"/>
          <w:rtl/>
          <w:rPrChange w:id="21308" w:author="Claude" w:date="2026-10-07T09:24:29Z">
            <w:rPr>
              <w:rtl/>
            </w:rPr>
          </w:rPrChange>
        </w:rPr>
        <w:t xml:space="preserve">:</w:t>
      </w:r>
      <w:r>
        <w:rPr>
          <w:rtl/>
        </w:rPr>
        <w:t xml:space="preserve"> אין דם מבטל דם.</w:t>
      </w:r>
    </w:p>
    <w:p w14:paraId="0397E1AF" w14:textId="77777777" w:rsidR="00BD6C4F" w:rsidRDefault="00BD6C4F" w:rsidP="00BD6C4F">
      <w:pPr>
        <w:pStyle w:val="afff9"/>
        <w:rPr>
          <w:rtl/>
        </w:rPr>
      </w:pPr>
      <w:r>
        <w:rPr>
          <w:rtl/>
        </w:rPr>
        <w:t xml:space="preserve">דם הניתז, ושעל הסכין </w:t>
      </w:r>
      <w:r w:rsidRPr="00C63571">
        <w:rPr>
          <w:rtl/>
        </w:rPr>
        <w:t xml:space="preserve">חייב לכסות, </w:t>
      </w:r>
    </w:p>
    <w:p w14:paraId="74B9B403" w14:textId="77777777" w:rsidR="00BD6C4F" w:rsidRPr="00C63571" w:rsidRDefault="00BD6C4F" w:rsidP="00BD6C4F">
      <w:pPr>
        <w:pStyle w:val="afff9"/>
        <w:rPr>
          <w:rtl/>
        </w:rPr>
      </w:pPr>
      <w:r>
        <w:rPr>
          <w:rtl/>
        </w:rPr>
        <w:t xml:space="preserve">אמר </w:t>
      </w:r>
      <w:r>
        <w:rPr>
          <w:rStyle w:val="TanaimMishna"/>
          <w:rtl/>
          <w:rPrChange w:id="20026" w:author="קלוד" w:date="2026-10-06T10:08:36Z">
            <w:rPr>
              <w:rtl/>
            </w:rPr>
          </w:rPrChange>
        </w:rPr>
        <w:t xml:space="preserve">רבי יהודה</w:t>
      </w:r>
      <w:r>
        <w:rPr>
          <w:rStyle w:val="TanaimMishna"/>
          <w:rtl/>
          <w:rPrChange w:id="21309" w:author="Claude" w:date="2026-10-07T09:24:29Z">
            <w:rPr>
              <w:rtl/>
            </w:rPr>
          </w:rPrChange>
        </w:rPr>
        <w:t xml:space="preserve">:</w:t>
      </w:r>
      <w:r>
        <w:rPr>
          <w:rtl/>
        </w:rPr>
        <w:t xml:space="preserve"> אימתי </w:t>
      </w:r>
      <w:r>
        <w:rPr>
          <w:rFonts w:hint="cs"/>
          <w:rtl/>
        </w:rPr>
        <w:t>ב</w:t>
      </w:r>
      <w:r w:rsidRPr="00C63571">
        <w:rPr>
          <w:rtl/>
        </w:rPr>
        <w:t>זמן שאין שם דם אלא הוא, אבל יש שם דם שלא הוא - פטור מלכסות.</w:t>
      </w:r>
    </w:p>
    <w:p w14:paraId="133BD532" w14:textId="77777777" w:rsidR="0046556D" w:rsidRDefault="00BD6C4F" w:rsidP="00BD6C4F">
      <w:pPr>
        <w:jc w:val="center"/>
        <w:rPr>
          <w:rtl/>
        </w:rPr>
      </w:pPr>
      <w:r>
        <w:rPr>
          <w:rFonts w:ascii="BA חניכי הישיבות" w:hAnsi="BA חניכי הישיבות" w:cs="BA חניכי הישיבות"/>
          <w:rtl/>
        </w:rPr>
        <w:t>׻</w:t>
      </w:r>
    </w:p>
    <w:p w14:paraId="796EAD9C" w14:textId="77777777" w:rsidR="0046556D" w:rsidRDefault="00BD6C4F" w:rsidP="00BD6C4F">
      <w:pPr>
        <w:rPr>
          <w:rtl/>
        </w:rPr>
      </w:pPr>
      <w:r>
        <w:rPr>
          <w:rFonts w:hint="cs"/>
          <w:rtl/>
        </w:rPr>
        <w:t>ת</w:t>
      </w:r>
      <w:r w:rsidRPr="00C63571">
        <w:rPr>
          <w:rtl/>
        </w:rPr>
        <w:t>נן התם: דם שנתערב במים, אם יש בו מראית דם - כשר, נתערב ביין - רואין אותו כאילו הוא מים, נתערב בדם בהמה או בדם החיה - רואין אותו כאילו הוא מים, רבי יהודה אומר: אין דם מבטל דם.</w:t>
      </w:r>
    </w:p>
    <w:p w14:paraId="260740B2" w14:textId="77777777" w:rsidR="0046556D" w:rsidRDefault="00BD6C4F" w:rsidP="00BD6C4F">
      <w:pPr>
        <w:rPr>
          <w:rtl/>
        </w:rPr>
      </w:pPr>
      <w:r w:rsidRPr="00C63571">
        <w:rPr>
          <w:rtl/>
        </w:rPr>
        <w:t xml:space="preserve">• </w:t>
      </w:r>
      <w:r>
        <w:rPr>
          <w:rStyle w:val="2fb"/>
          <w:rFonts w:hint="cs"/>
          <w:rtl/>
          <w:rPrChange w:id="13129" w:author="מנוע אמוראים" w:date="2026-10-05T16:40:54Z">
            <w:rPr>
              <w:rFonts w:hint="cs"/>
              <w:rtl/>
            </w:rPr>
          </w:rPrChange>
        </w:rPr>
        <w:t xml:space="preserve">ארחב</w:t>
      </w:r>
      <w:r>
        <w:rPr>
          <w:rStyle w:val="2fb"/>
          <w:rtl/>
          <w:rPrChange w:id="13130" w:author="מנוע אמוראים" w:date="2026-10-05T16:40:54Z">
            <w:rPr>
              <w:rtl/>
            </w:rPr>
          </w:rPrChange>
        </w:rPr>
        <w:t xml:space="preserve">"</w:t>
      </w:r>
      <w:r>
        <w:rPr>
          <w:rStyle w:val="2fb"/>
          <w:rFonts w:hint="cs"/>
          <w:rtl/>
          <w:rPrChange w:id="13131" w:author="מנוע אמוראים" w:date="2026-10-05T16:40:54Z">
            <w:rPr>
              <w:rFonts w:hint="cs"/>
              <w:rtl/>
            </w:rPr>
          </w:rPrChange>
        </w:rPr>
        <w:t xml:space="preserve">א</w:t>
      </w:r>
      <w:r>
        <w:rPr>
          <w:rFonts w:hint="cs"/>
          <w:rtl/>
        </w:rPr>
        <w:t xml:space="preserve"> </w:t>
      </w:r>
      <w:r>
        <w:rPr>
          <w:rStyle w:val="2fb"/>
          <w:rFonts w:hint="cs"/>
          <w:rtl/>
          <w:rPrChange w:id="13132" w:author="מנוע אמוראים" w:date="2026-10-05T16:40:54Z">
            <w:rPr>
              <w:rFonts w:hint="cs"/>
              <w:rtl/>
            </w:rPr>
          </w:rPrChange>
        </w:rPr>
        <w:t xml:space="preserve">מרי</w:t>
      </w:r>
      <w:r>
        <w:rPr>
          <w:rStyle w:val="2fb"/>
          <w:rtl/>
          <w:rPrChange w:id="13133" w:author="מנוע אמוראים" w:date="2026-10-05T16:40:54Z">
            <w:rPr>
              <w:rtl/>
            </w:rPr>
          </w:rPrChange>
        </w:rPr>
        <w:t xml:space="preserve">"</w:t>
      </w:r>
      <w:r>
        <w:rPr>
          <w:rStyle w:val="2fb"/>
          <w:rFonts w:hint="cs"/>
          <w:rtl/>
          <w:rPrChange w:id="13134" w:author="מנוע אמוראים" w:date="2026-10-05T16:40:54Z">
            <w:rPr>
              <w:rFonts w:hint="cs"/>
              <w:rtl/>
            </w:rPr>
          </w:rPrChange>
        </w:rPr>
        <w:t xml:space="preserve">ו</w:t>
      </w:r>
      <w:r w:rsidRPr="00C63571">
        <w:rPr>
          <w:rtl/>
        </w:rPr>
        <w:t>: לא שנו אלא שנפלו מים</w:t>
      </w:r>
      <w:r>
        <w:rPr>
          <w:rtl/>
        </w:rPr>
        <w:t xml:space="preserve"> לתוך דם, אבל נפל דם לתוך מים </w:t>
      </w:r>
      <w:r w:rsidRPr="00C63571">
        <w:rPr>
          <w:rtl/>
        </w:rPr>
        <w:t xml:space="preserve">ראשון ראשון בטל, </w:t>
      </w:r>
    </w:p>
    <w:p w14:paraId="7F49AC6D" w14:textId="77777777" w:rsidR="0046556D" w:rsidRDefault="00BD6C4F" w:rsidP="00BD6C4F">
      <w:pPr>
        <w:rPr>
          <w:rtl/>
        </w:rPr>
      </w:pPr>
      <w:r>
        <w:rPr>
          <w:rStyle w:val="2fb"/>
          <w:rFonts w:hint="cs"/>
          <w:rtl/>
          <w:rPrChange w:id="13135" w:author="מנוע אמוראים" w:date="2026-10-05T16:40:54Z">
            <w:rPr>
              <w:rFonts w:hint="cs"/>
              <w:rtl/>
            </w:rPr>
          </w:rPrChange>
        </w:rPr>
        <w:t xml:space="preserve">אר</w:t>
      </w:r>
      <w:r>
        <w:rPr>
          <w:rStyle w:val="2fb"/>
          <w:rtl/>
          <w:rPrChange w:id="13136" w:author="מנוע אמוראים" w:date="2026-10-05T16:40:54Z">
            <w:rPr>
              <w:rtl/>
            </w:rPr>
          </w:rPrChange>
        </w:rPr>
        <w:t xml:space="preserve">"</w:t>
      </w:r>
      <w:r>
        <w:rPr>
          <w:rStyle w:val="2fb"/>
          <w:rFonts w:hint="cs"/>
          <w:rtl/>
          <w:rPrChange w:id="13137" w:author="מנוע אמוראים" w:date="2026-10-05T16:40:54Z">
            <w:rPr>
              <w:rFonts w:hint="cs"/>
              <w:rtl/>
            </w:rPr>
          </w:rPrChange>
        </w:rPr>
        <w:t xml:space="preserve">פ</w:t>
      </w:r>
      <w:r w:rsidRPr="00C63571">
        <w:rPr>
          <w:rtl/>
        </w:rPr>
        <w:t>: ולענין כסוי אינו כן, אין דחוי אצל מצות.</w:t>
      </w:r>
    </w:p>
    <w:p w14:paraId="4868C18A" w14:textId="77777777" w:rsidR="0046556D" w:rsidRDefault="00BD6C4F" w:rsidP="00BD6C4F">
      <w:pPr>
        <w:rPr>
          <w:rtl/>
        </w:rPr>
      </w:pPr>
      <w:r w:rsidRPr="00C63571">
        <w:rPr>
          <w:rtl/>
        </w:rPr>
        <w:t xml:space="preserve">• </w:t>
      </w:r>
      <w:r>
        <w:rPr>
          <w:rStyle w:val="2fb"/>
          <w:rtl/>
          <w:rPrChange w:id="13138" w:author="מנוע אמוראים" w:date="2026-10-05T16:40:54Z">
            <w:rPr>
              <w:rtl/>
            </w:rPr>
          </w:rPrChange>
        </w:rPr>
        <w:t xml:space="preserve">אריא"ש</w:t>
      </w:r>
      <w:r w:rsidRPr="00C63571">
        <w:rPr>
          <w:rtl/>
        </w:rPr>
        <w:t>: כל מראה אדמומית - מכפרין, ומכשירין, וחייבין בכסוי.</w:t>
      </w:r>
    </w:p>
    <w:p w14:paraId="75D5B35B" w14:textId="77777777" w:rsidR="0046556D" w:rsidRDefault="00BD6C4F" w:rsidP="00BD6C4F">
      <w:pPr>
        <w:rPr>
          <w:rtl/>
        </w:rPr>
      </w:pPr>
      <w:r w:rsidRPr="00C63571">
        <w:rPr>
          <w:rtl/>
        </w:rPr>
        <w:t>מאי קמשמע לן? מכפרין תנינא, חייבין בכסוי תנינא!</w:t>
      </w:r>
    </w:p>
    <w:p w14:paraId="224E9D4D" w14:textId="77777777" w:rsidR="0046556D" w:rsidRDefault="00BD6C4F" w:rsidP="00BD6C4F">
      <w:pPr>
        <w:rPr>
          <w:rtl/>
        </w:rPr>
      </w:pPr>
      <w:r w:rsidRPr="00C63571">
        <w:rPr>
          <w:rtl/>
        </w:rPr>
        <w:t>מכשירין איצטריכא ליה, מכשירין נמי, אי דם מכשר, אי מיא - מכשרי</w:t>
      </w:r>
    </w:p>
    <w:p w14:paraId="3CF55489" w14:textId="77777777" w:rsidR="0046556D" w:rsidRDefault="00BD6C4F" w:rsidP="00BD6C4F">
      <w:pPr>
        <w:rPr>
          <w:rtl/>
        </w:rPr>
      </w:pPr>
      <w:r w:rsidRPr="00C63571">
        <w:rPr>
          <w:rtl/>
        </w:rPr>
        <w:t>לא צריכא, שתמדו במי גשמים;</w:t>
      </w:r>
    </w:p>
    <w:p w14:paraId="2AB8E323" w14:textId="77777777" w:rsidR="0046556D" w:rsidRDefault="00BD6C4F" w:rsidP="00BD6C4F">
      <w:pPr>
        <w:rPr>
          <w:rtl/>
        </w:rPr>
      </w:pPr>
      <w:r w:rsidRPr="00C63571">
        <w:rPr>
          <w:rtl/>
        </w:rPr>
        <w:t>מי גשמים נמי, כיון דשקיל ורמי - אחשבינהו!</w:t>
      </w:r>
    </w:p>
    <w:p w14:paraId="11EE879D" w14:textId="77777777" w:rsidR="0046556D" w:rsidRDefault="00BD6C4F" w:rsidP="00BD6C4F">
      <w:pPr>
        <w:rPr>
          <w:rtl/>
        </w:rPr>
      </w:pPr>
      <w:r w:rsidRPr="00C63571">
        <w:rPr>
          <w:rtl/>
        </w:rPr>
        <w:t>לא צריכא - שנתמדו מאליהן, ר' אסי מנהרביל אומר: בצללתא דדמא;</w:t>
      </w:r>
    </w:p>
    <w:p w14:paraId="06D559F8" w14:textId="77777777" w:rsidR="0046556D" w:rsidRDefault="00BD6C4F" w:rsidP="00BD6C4F">
      <w:pPr>
        <w:rPr>
          <w:rtl/>
        </w:rPr>
      </w:pPr>
      <w:r w:rsidRPr="00C63571">
        <w:rPr>
          <w:rtl/>
        </w:rPr>
        <w:t xml:space="preserve">• </w:t>
      </w:r>
      <w:r>
        <w:rPr>
          <w:rStyle w:val="2fb"/>
          <w:rtl/>
          <w:rPrChange w:id="13139" w:author="מנוע אמוראים" w:date="2026-10-05T16:40:54Z">
            <w:rPr>
              <w:rtl/>
            </w:rPr>
          </w:rPrChange>
        </w:rPr>
        <w:t xml:space="preserve">רי"ר</w:t>
      </w:r>
      <w:r w:rsidRPr="00C63571">
        <w:rPr>
          <w:rtl/>
        </w:rPr>
        <w:t xml:space="preserve"> מדפתי אמר: ענוש כרת - והוא דאיכא כזית.</w:t>
      </w:r>
    </w:p>
    <w:p w14:paraId="41E940F5" w14:textId="77777777" w:rsidR="0046556D" w:rsidRDefault="00BD6C4F" w:rsidP="00BD6C4F">
      <w:pPr>
        <w:rPr>
          <w:rtl/>
        </w:rPr>
      </w:pPr>
      <w:r>
        <w:rPr>
          <w:rtl/>
        </w:rPr>
        <w:t xml:space="preserve">במתניתא תנא: מטמאים באהל </w:t>
      </w:r>
      <w:r w:rsidRPr="00C63571">
        <w:rPr>
          <w:rtl/>
        </w:rPr>
        <w:t>והוא דאיכא רביעית.</w:t>
      </w:r>
    </w:p>
    <w:p w14:paraId="2C6DC3E2" w14:textId="77777777" w:rsidR="0046556D" w:rsidRDefault="00BD6C4F" w:rsidP="00BD6C4F">
      <w:pPr>
        <w:rPr>
          <w:rtl/>
        </w:rPr>
      </w:pPr>
      <w:r>
        <w:rPr>
          <w:rtl/>
        </w:rPr>
        <w:t xml:space="preserve">תנן התם: כל משקה המת </w:t>
      </w:r>
      <w:r w:rsidRPr="00C63571">
        <w:rPr>
          <w:rtl/>
        </w:rPr>
        <w:t>טהורין, חוץ מדמו;</w:t>
      </w:r>
      <w:r>
        <w:rPr>
          <w:rFonts w:hint="cs"/>
          <w:rtl/>
        </w:rPr>
        <w:t xml:space="preserve"> </w:t>
      </w:r>
      <w:r w:rsidRPr="00C63571">
        <w:rPr>
          <w:rtl/>
        </w:rPr>
        <w:t>וכל מראה אדמומית שבו - מטמאין באהל.</w:t>
      </w:r>
    </w:p>
    <w:p w14:paraId="0A007685" w14:textId="77777777" w:rsidR="00BD6C4F" w:rsidRPr="00C63571" w:rsidRDefault="00BD6C4F" w:rsidP="00F07436">
      <w:pPr>
        <w:pStyle w:val="afff3"/>
        <w:framePr w:wrap="around"/>
        <w:rPr>
          <w:rtl/>
        </w:rPr>
      </w:pPr>
      <w:r>
        <w:rPr>
          <w:rFonts w:hint="cs"/>
          <w:rtl/>
        </w:rPr>
        <w:t>פח.</w:t>
      </w:r>
    </w:p>
    <w:p w14:paraId="4ECF6F62" w14:textId="77777777" w:rsidR="0046556D" w:rsidRDefault="00BD6C4F" w:rsidP="00BD6C4F">
      <w:pPr>
        <w:rPr>
          <w:rtl/>
        </w:rPr>
      </w:pPr>
      <w:r>
        <w:rPr>
          <w:rFonts w:hint="cs"/>
          <w:rtl/>
        </w:rPr>
        <w:t>והך ד</w:t>
      </w:r>
      <w:r w:rsidRPr="00C63571">
        <w:rPr>
          <w:rtl/>
        </w:rPr>
        <w:t>משקה טבול יום כמשקין שנוגע בהן, ואלו ואלו אין מטמאין, ושאר כל הטמאין, בין קלין</w:t>
      </w:r>
      <w:r>
        <w:rPr>
          <w:rFonts w:hint="cs"/>
          <w:rtl/>
        </w:rPr>
        <w:t>[שרץ]</w:t>
      </w:r>
      <w:r w:rsidRPr="00C63571">
        <w:rPr>
          <w:rtl/>
        </w:rPr>
        <w:t xml:space="preserve"> בין חמורין </w:t>
      </w:r>
      <w:r>
        <w:rPr>
          <w:rFonts w:hint="cs"/>
          <w:rtl/>
        </w:rPr>
        <w:t>[זב]</w:t>
      </w:r>
      <w:r w:rsidRPr="00C63571">
        <w:rPr>
          <w:rtl/>
        </w:rPr>
        <w:t>- משקין היוצאין מהן כמשקה הנוגע בהן, ואלו ואלו תחלה, חוץ מן המשקה שהוא אב הטומאה.</w:t>
      </w:r>
    </w:p>
    <w:p w14:paraId="06F0DCBE" w14:textId="77777777" w:rsidR="0046556D" w:rsidRDefault="00BD6C4F" w:rsidP="00BD6C4F">
      <w:pPr>
        <w:rPr>
          <w:rtl/>
        </w:rPr>
      </w:pPr>
      <w:r>
        <w:rPr>
          <w:rFonts w:hint="cs"/>
          <w:rtl/>
        </w:rPr>
        <w:t>ושאני מ</w:t>
      </w:r>
      <w:r w:rsidRPr="00C63571">
        <w:rPr>
          <w:rtl/>
        </w:rPr>
        <w:t>זב דגזרו ביה רבנן</w:t>
      </w:r>
      <w:r>
        <w:rPr>
          <w:rFonts w:hint="cs"/>
          <w:rtl/>
        </w:rPr>
        <w:t xml:space="preserve"> משום דלא בדילי אנשים ממנו </w:t>
      </w:r>
    </w:p>
    <w:p w14:paraId="61512C34" w14:textId="77777777" w:rsidR="0046556D" w:rsidRDefault="00BD6C4F" w:rsidP="00BD6C4F">
      <w:pPr>
        <w:rPr>
          <w:rtl/>
        </w:rPr>
      </w:pPr>
      <w:r w:rsidRPr="00C63571">
        <w:rPr>
          <w:rtl/>
        </w:rPr>
        <w:t>ו</w:t>
      </w:r>
      <w:r>
        <w:rPr>
          <w:rFonts w:hint="cs"/>
          <w:rtl/>
        </w:rPr>
        <w:t>שאני ממ</w:t>
      </w:r>
      <w:r w:rsidRPr="00C63571">
        <w:rPr>
          <w:rtl/>
        </w:rPr>
        <w:t>ת דלא גזרו ביה רבנן דבדילי אינשי מיניה - לא גזרו ביה רבנן.</w:t>
      </w:r>
    </w:p>
    <w:p w14:paraId="0219B62A" w14:textId="77777777" w:rsidR="0046556D" w:rsidRDefault="00BD6C4F" w:rsidP="00BD6C4F">
      <w:pPr>
        <w:jc w:val="center"/>
        <w:rPr>
          <w:del w:id="90090" w:author="מנוע עיצוב" w:date="2026-10-08T11:01:28Z"/>
          <w:rtl/>
        </w:rPr>
      </w:pPr>
      <w:del w:id="90089" w:author="מנוע עיצוב" w:date="2026-10-08T11:01:28Z">
        <w:r>
          <w:rPr>
            <w:rFonts w:ascii="BA חניכי הישיבות" w:hAnsi="BA חניכי הישיבות" w:cs="BA חניכי הישיבות"/>
            <w:rtl/>
          </w:rPr>
          <w:delText xml:space="preserve">׻</w:delText>
        </w:r>
      </w:del>
    </w:p>
    <w:p w14:paraId="2F6E129F" w14:textId="77777777" w:rsidR="00BD6C4F" w:rsidRPr="00C63571" w:rsidRDefault="00BD6C4F" w:rsidP="00BD6C4F">
      <w:pPr>
        <w:pStyle w:val="affff1"/>
        <w:rPr>
          <w:rtl/>
        </w:rPr>
      </w:pPr>
      <w:ins w:id="9884" w:author="מספור קטעי משנה" w:date="2026-10-06T06:45:19Z">
        <w:r>
          <w:rPr>
            <w:rStyle w:val="MisparKeta"/>
          </w:rPr>
          <w:t xml:space="preserve">א. </w:t>
        </w:r>
      </w:ins>
      <w:r w:rsidRPr="00C63571">
        <w:rPr>
          <w:rtl/>
        </w:rPr>
        <w:t>דם הניתז ושעל הסכין [</w:t>
      </w:r>
      <w:r w:rsidR="00BF1CF6">
        <w:rPr>
          <w:rtl/>
        </w:rPr>
        <w:t>וכו#</w:t>
      </w:r>
      <w:r w:rsidRPr="00C63571">
        <w:rPr>
          <w:rtl/>
        </w:rPr>
        <w:t>].</w:t>
      </w:r>
    </w:p>
    <w:p w14:paraId="2CCD1B6E" w14:textId="77777777" w:rsidR="0046556D" w:rsidRDefault="00BD6C4F" w:rsidP="00BD6C4F">
      <w:pPr>
        <w:rPr>
          <w:rtl/>
        </w:rPr>
      </w:pPr>
      <w:r w:rsidRPr="00814AAF">
        <w:rPr>
          <w:b/>
          <w:bCs/>
          <w:rtl/>
        </w:rPr>
        <w:t>ת"ר</w:t>
      </w:r>
      <w:r>
        <w:rPr>
          <w:rtl/>
        </w:rPr>
        <w:t>: וכסהו</w:t>
      </w:r>
      <w:r>
        <w:rPr>
          <w:rFonts w:hint="cs"/>
          <w:rtl/>
        </w:rPr>
        <w:t xml:space="preserve">' </w:t>
      </w:r>
      <w:r w:rsidRPr="00C63571">
        <w:rPr>
          <w:rtl/>
        </w:rPr>
        <w:t xml:space="preserve">מלמד שדם הניתז ושעל הסכין חייב לכסות, </w:t>
      </w:r>
    </w:p>
    <w:p w14:paraId="53A2283F" w14:textId="77777777" w:rsidR="0046556D" w:rsidRDefault="00BD6C4F" w:rsidP="00BD6C4F">
      <w:pPr>
        <w:rPr>
          <w:rtl/>
        </w:rPr>
      </w:pPr>
      <w:r>
        <w:rPr>
          <w:rStyle w:val="2fb"/>
          <w:rFonts w:hint="cs"/>
          <w:rtl/>
          <w:rPrChange w:id="13140" w:author="מנוע אמוראים" w:date="2026-10-05T16:40:54Z">
            <w:rPr>
              <w:rFonts w:hint="cs"/>
              <w:rtl/>
            </w:rPr>
          </w:rPrChange>
        </w:rPr>
        <w:t xml:space="preserve">אר</w:t>
      </w:r>
      <w:r>
        <w:rPr>
          <w:rStyle w:val="2fb"/>
          <w:rtl/>
          <w:rPrChange w:id="13141" w:author="מנוע אמוראים" w:date="2026-10-05T16:40:54Z">
            <w:rPr>
              <w:rtl/>
            </w:rPr>
          </w:rPrChange>
        </w:rPr>
        <w:t xml:space="preserve">"</w:t>
      </w:r>
      <w:r>
        <w:rPr>
          <w:rStyle w:val="2fb"/>
          <w:rFonts w:hint="cs"/>
          <w:rtl/>
          <w:rPrChange w:id="13142" w:author="מנוע אמוראים" w:date="2026-10-05T16:40:54Z">
            <w:rPr>
              <w:rFonts w:hint="cs"/>
              <w:rtl/>
            </w:rPr>
          </w:rPrChange>
        </w:rPr>
        <w:t xml:space="preserve">י</w:t>
      </w:r>
      <w:r w:rsidRPr="00C63571">
        <w:rPr>
          <w:rtl/>
        </w:rPr>
        <w:t>: אימתי - בזמן שאין שם דם אלא הוא, אבל יש שם דם שלא הוא פטור מלכסות.</w:t>
      </w:r>
    </w:p>
    <w:p w14:paraId="0EEED833" w14:textId="77777777" w:rsidR="0046556D" w:rsidRDefault="00BD6C4F" w:rsidP="00BD6C4F">
      <w:pPr>
        <w:rPr>
          <w:rtl/>
        </w:rPr>
      </w:pPr>
      <w:r>
        <w:rPr>
          <w:rtl/>
        </w:rPr>
        <w:t>תניא אידך:</w:t>
      </w:r>
      <w:r w:rsidRPr="00A71A5E">
        <w:rPr>
          <w:rStyle w:val="afffff0"/>
          <w:rtl/>
        </w:rPr>
        <w:t xml:space="preserve"> </w:t>
      </w:r>
      <w:r w:rsidRPr="00A71A5E">
        <w:rPr>
          <w:rStyle w:val="afffff0"/>
          <w:rFonts w:hint="cs"/>
          <w:rtl/>
        </w:rPr>
        <w:t>'</w:t>
      </w:r>
      <w:r w:rsidRPr="00A71A5E">
        <w:rPr>
          <w:rStyle w:val="afffff0"/>
          <w:rtl/>
        </w:rPr>
        <w:t>וכסהו</w:t>
      </w:r>
      <w:r w:rsidRPr="00A71A5E">
        <w:rPr>
          <w:rStyle w:val="afffff0"/>
          <w:rFonts w:hint="cs"/>
          <w:rtl/>
        </w:rPr>
        <w:t>'</w:t>
      </w:r>
      <w:r w:rsidRPr="00A71A5E">
        <w:rPr>
          <w:rStyle w:val="afffff0"/>
          <w:rtl/>
        </w:rPr>
        <w:t xml:space="preserve"> </w:t>
      </w:r>
      <w:r w:rsidRPr="00C63571">
        <w:rPr>
          <w:rtl/>
        </w:rPr>
        <w:t>מלמד שכל דמו חייב לכסות, מכאן אמרו, דם הניתז ושעל אגפיים - חייב לכסות;</w:t>
      </w:r>
    </w:p>
    <w:p w14:paraId="7BE8D1CC" w14:textId="77777777" w:rsidR="0046556D" w:rsidRDefault="00BD6C4F" w:rsidP="00BD6C4F">
      <w:pPr>
        <w:rPr>
          <w:rtl/>
        </w:rPr>
      </w:pPr>
      <w:r>
        <w:rPr>
          <w:rStyle w:val="2fb"/>
          <w:rtl/>
          <w:rPrChange w:id="13143" w:author="מנוע אמוראים" w:date="2026-10-05T16:40:54Z">
            <w:rPr>
              <w:rtl/>
            </w:rPr>
          </w:rPrChange>
        </w:rPr>
        <w:t xml:space="preserve">א</w:t>
      </w:r>
      <w:r>
        <w:rPr>
          <w:rStyle w:val="2fb"/>
          <w:rFonts w:hint="cs"/>
          <w:rtl/>
          <w:rPrChange w:id="13144" w:author="מנוע אמוראים" w:date="2026-10-05T16:40:54Z">
            <w:rPr>
              <w:rFonts w:hint="cs"/>
              <w:rtl/>
            </w:rPr>
          </w:rPrChange>
        </w:rPr>
        <w:t xml:space="preserve">רשב</w:t>
      </w:r>
      <w:r>
        <w:rPr>
          <w:rStyle w:val="2fb"/>
          <w:rtl/>
          <w:rPrChange w:id="13145" w:author="מנוע אמוראים" w:date="2026-10-05T16:40:54Z">
            <w:rPr>
              <w:rtl/>
            </w:rPr>
          </w:rPrChange>
        </w:rPr>
        <w:t xml:space="preserve">"</w:t>
      </w:r>
      <w:r>
        <w:rPr>
          <w:rStyle w:val="2fb"/>
          <w:rFonts w:hint="cs"/>
          <w:rtl/>
          <w:rPrChange w:id="13146" w:author="מנוע אמוראים" w:date="2026-10-05T16:40:54Z">
            <w:rPr>
              <w:rFonts w:hint="cs"/>
              <w:rtl/>
            </w:rPr>
          </w:rPrChange>
        </w:rPr>
        <w:t xml:space="preserve">ג</w:t>
      </w:r>
      <w:r>
        <w:rPr>
          <w:rFonts w:hint="cs"/>
          <w:rtl/>
        </w:rPr>
        <w:t xml:space="preserve"> </w:t>
      </w:r>
      <w:r w:rsidRPr="00C63571">
        <w:rPr>
          <w:rtl/>
        </w:rPr>
        <w:t>בד</w:t>
      </w:r>
      <w:r>
        <w:rPr>
          <w:rtl/>
        </w:rPr>
        <w:t>"</w:t>
      </w:r>
      <w:r w:rsidRPr="00C63571">
        <w:rPr>
          <w:rtl/>
        </w:rPr>
        <w:t>א - שלא כסה דם הנפש, אבל כסה דם הנפש - פטור מלכסות.</w:t>
      </w:r>
    </w:p>
    <w:p w14:paraId="2DC584EF" w14:textId="77777777" w:rsidR="0046556D" w:rsidRDefault="00BD6C4F" w:rsidP="00BD6C4F">
      <w:pPr>
        <w:rPr>
          <w:rtl/>
        </w:rPr>
      </w:pPr>
      <w:r w:rsidRPr="00AC163B">
        <w:rPr>
          <w:rFonts w:hint="cs"/>
          <w:b/>
          <w:bCs/>
          <w:rtl/>
        </w:rPr>
        <w:t>ופליגי</w:t>
      </w:r>
      <w:r>
        <w:rPr>
          <w:rFonts w:hint="cs"/>
          <w:rtl/>
        </w:rPr>
        <w:t xml:space="preserve"> דלרבנן</w:t>
      </w:r>
      <w:r w:rsidRPr="00C63571">
        <w:rPr>
          <w:rtl/>
        </w:rPr>
        <w:t>:</w:t>
      </w:r>
      <w:r w:rsidRPr="00A71A5E">
        <w:rPr>
          <w:rStyle w:val="afffff0"/>
          <w:rtl/>
        </w:rPr>
        <w:t xml:space="preserve"> </w:t>
      </w:r>
      <w:r w:rsidRPr="00A71A5E">
        <w:rPr>
          <w:rStyle w:val="afffff0"/>
          <w:rFonts w:hint="cs"/>
          <w:rtl/>
        </w:rPr>
        <w:t>'</w:t>
      </w:r>
      <w:r w:rsidRPr="00A71A5E">
        <w:rPr>
          <w:rStyle w:val="afffff0"/>
          <w:rtl/>
        </w:rPr>
        <w:t>דמו</w:t>
      </w:r>
      <w:r w:rsidRPr="00A71A5E">
        <w:rPr>
          <w:rStyle w:val="afffff0"/>
          <w:rFonts w:hint="cs"/>
          <w:rtl/>
        </w:rPr>
        <w:t>'</w:t>
      </w:r>
      <w:r w:rsidRPr="00A71A5E">
        <w:rPr>
          <w:rStyle w:val="afffff0"/>
          <w:rtl/>
        </w:rPr>
        <w:t xml:space="preserve"> </w:t>
      </w:r>
      <w:r w:rsidRPr="00C63571">
        <w:rPr>
          <w:rtl/>
        </w:rPr>
        <w:t xml:space="preserve">- כל דמו, </w:t>
      </w:r>
      <w:r>
        <w:rPr>
          <w:rStyle w:val="2fb"/>
          <w:rFonts w:hint="cs"/>
          <w:rtl/>
          <w:rPrChange w:id="13147" w:author="מנוע אמוראים" w:date="2026-10-05T16:40:54Z">
            <w:rPr>
              <w:rFonts w:hint="cs"/>
              <w:rtl/>
            </w:rPr>
          </w:rPrChange>
        </w:rPr>
        <w:t xml:space="preserve">ולר</w:t>
      </w:r>
      <w:r>
        <w:rPr>
          <w:rStyle w:val="2fb"/>
          <w:rtl/>
          <w:rPrChange w:id="13148" w:author="מנוע אמוראים" w:date="2026-10-05T16:40:54Z">
            <w:rPr>
              <w:rtl/>
            </w:rPr>
          </w:rPrChange>
        </w:rPr>
        <w:t xml:space="preserve">"</w:t>
      </w:r>
      <w:r>
        <w:rPr>
          <w:rStyle w:val="2fb"/>
          <w:rFonts w:hint="cs"/>
          <w:rtl/>
          <w:rPrChange w:id="13149" w:author="מנוע אמוראים" w:date="2026-10-05T16:40:54Z">
            <w:rPr>
              <w:rFonts w:hint="cs"/>
              <w:rtl/>
            </w:rPr>
          </w:rPrChange>
        </w:rPr>
        <w:t xml:space="preserve">י</w:t>
      </w:r>
      <w:r>
        <w:rPr>
          <w:rFonts w:hint="cs"/>
          <w:rtl/>
        </w:rPr>
        <w:t xml:space="preserve"> </w:t>
      </w:r>
      <w:r>
        <w:rPr>
          <w:rtl/>
        </w:rPr>
        <w:t xml:space="preserve">ואפילו מקצת דמו, </w:t>
      </w:r>
      <w:r>
        <w:rPr>
          <w:rStyle w:val="2fb"/>
          <w:rtl/>
          <w:rPrChange w:id="13150" w:author="מנוע אמוראים" w:date="2026-10-05T16:40:54Z">
            <w:rPr>
              <w:rtl/>
            </w:rPr>
          </w:rPrChange>
        </w:rPr>
        <w:t xml:space="preserve">ורשב"ג</w:t>
      </w:r>
      <w:r>
        <w:rPr>
          <w:rtl/>
        </w:rPr>
        <w:t xml:space="preserve"> סבר: דמו - המיוחד.</w:t>
      </w:r>
    </w:p>
    <w:p w14:paraId="0D898830"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56" w:author="קלוד" w:date="2026-10-06T10:08:36Z"/>
        </w:rPr>
      </w:pPr>
      <w:ins w:id="20155" w:author="קלוד" w:date="2026-10-06T10:08:36Z">
        <w:r>
          <w:t xml:space="preserve">משנה ז</w:t>
        </w:r>
      </w:ins>
    </w:p>
    <w:p w14:paraId="703A583A" w14:textId="77777777" w:rsidR="00BD6C4F" w:rsidRPr="00C63571" w:rsidRDefault="00BD6C4F" w:rsidP="00BD6C4F">
      <w:pPr>
        <w:pStyle w:val="afff9"/>
        <w:rPr>
          <w:del w:id="20151" w:author="קלוד" w:date="2026-10-06T10:14:23Z"/>
          <w:rtl/>
        </w:rPr>
      </w:pPr>
      <w:ins w:id="9885" w:author="מספור קטעי משנה" w:date="2026-10-06T06:45:19Z">
        <w:del w:id="20149" w:author="קלוד" w:date="2026-10-06T10:14:23Z">
          <w:r>
            <w:rPr>
              <w:rStyle w:val="MisparKeta"/>
            </w:rPr>
            <w:delText xml:space="preserve">ב. </w:delText>
          </w:r>
        </w:del>
      </w:ins>
      <w:del w:id="20150" w:author="קלוד" w:date="2026-10-06T10:14:23Z">
        <w:r w:rsidRPr="00C63571">
          <w:rPr>
            <w:rtl/>
          </w:rPr>
          <w:delText xml:space="preserve">מתני'.</w:delText>
        </w:r>
      </w:del>
    </w:p>
    <w:p w14:paraId="09578B28" w14:textId="77777777" w:rsidR="00BD6C4F" w:rsidRPr="00C63571" w:rsidRDefault="00BD6C4F" w:rsidP="00BD6C4F">
      <w:pPr>
        <w:pStyle w:val="afff9"/>
        <w:spacing w:before="120"/>
        <w:rPr>
          <w:rtl/>
        </w:rPr>
        <w:pPrChange w:id="90055" w:author="קלוד" w:date="2026-10-08T12:08:16Z">
          <w:pPr>
            <w:pStyle w:val="afff9"/>
          </w:pPr>
        </w:pPrChange>
      </w:pPr>
      <w:r w:rsidRPr="00C63571">
        <w:rPr>
          <w:rtl/>
        </w:rPr>
        <w:t>במה מכסין ובמה אין מכסין;</w:t>
      </w:r>
    </w:p>
    <w:p w14:paraId="7E822829" w14:textId="77777777" w:rsidR="00BD6C4F" w:rsidRPr="00C63571" w:rsidRDefault="00BD6C4F" w:rsidP="00BD6C4F">
      <w:pPr>
        <w:pStyle w:val="afff9"/>
        <w:rPr>
          <w:rtl/>
        </w:rPr>
      </w:pPr>
      <w:r w:rsidRPr="00C63571">
        <w:rPr>
          <w:rtl/>
        </w:rPr>
        <w:t>מכסין בזבל הדק, ובחול הדק, בסיד ובחרסית, ובלבנה ובמגופה שכתשן;</w:t>
      </w:r>
    </w:p>
    <w:p w14:paraId="624BBAA8" w14:textId="77777777" w:rsidR="00BD6C4F" w:rsidRPr="00C63571" w:rsidRDefault="00BD6C4F" w:rsidP="00BD6C4F">
      <w:pPr>
        <w:pStyle w:val="afff9"/>
        <w:rPr>
          <w:rtl/>
        </w:rPr>
      </w:pPr>
      <w:r w:rsidRPr="00C63571">
        <w:rPr>
          <w:rtl/>
        </w:rPr>
        <w:lastRenderedPageBreak/>
        <w:t>אבל אין מכסין לא בזבל הגס, ולא בחול הגס, ולא בלבנה ובמגופה שלא כתשן, ולא יכפה עליו את הכלי.</w:t>
      </w:r>
    </w:p>
    <w:p w14:paraId="0E44B259" w14:textId="77777777" w:rsidR="00BD6C4F" w:rsidRPr="00C63571" w:rsidRDefault="00BD6C4F" w:rsidP="00BD6C4F">
      <w:pPr>
        <w:pStyle w:val="afff9"/>
        <w:rPr>
          <w:rtl/>
        </w:rPr>
      </w:pPr>
      <w:r w:rsidRPr="00C63571">
        <w:rPr>
          <w:rtl/>
        </w:rPr>
        <w:t xml:space="preserve">כלל </w:t>
      </w:r>
      <w:r>
        <w:rPr>
          <w:rtl/>
        </w:rPr>
        <w:t>אמר רשב"ג: דבר שמגדל בו צמחים מכסין בו, ושאינו מגדל צמחים</w:t>
      </w:r>
      <w:r>
        <w:rPr>
          <w:rFonts w:hint="cs"/>
          <w:rtl/>
        </w:rPr>
        <w:t xml:space="preserve"> </w:t>
      </w:r>
      <w:r w:rsidRPr="00C63571">
        <w:rPr>
          <w:rtl/>
        </w:rPr>
        <w:t>אין מכסין בו.</w:t>
      </w:r>
    </w:p>
    <w:p w14:paraId="7C7AC8B6" w14:textId="77777777" w:rsidR="0046556D" w:rsidRDefault="00BD6C4F" w:rsidP="00BD6C4F">
      <w:pPr>
        <w:jc w:val="center"/>
        <w:rPr>
          <w:rtl/>
        </w:rPr>
      </w:pPr>
      <w:r>
        <w:rPr>
          <w:rFonts w:ascii="BA חניכי הישיבות" w:hAnsi="BA חניכי הישיבות" w:cs="BA חניכי הישיבות"/>
          <w:rtl/>
        </w:rPr>
        <w:t>׻</w:t>
      </w:r>
    </w:p>
    <w:p w14:paraId="0D72D9CB" w14:textId="44C7270B" w:rsidR="0046556D" w:rsidRDefault="00BD6C4F" w:rsidP="00BD6C4F">
      <w:pPr>
        <w:rPr>
          <w:rtl/>
        </w:rPr>
      </w:pPr>
      <w:r w:rsidRPr="00C63571">
        <w:rPr>
          <w:rtl/>
        </w:rPr>
        <w:t>חול הדק</w:t>
      </w:r>
      <w:r>
        <w:rPr>
          <w:rFonts w:hint="cs"/>
          <w:rtl/>
        </w:rPr>
        <w:t xml:space="preserve">- </w:t>
      </w:r>
      <w:r w:rsidRPr="00C63571">
        <w:rPr>
          <w:rtl/>
        </w:rPr>
        <w:t xml:space="preserve"> </w:t>
      </w:r>
      <w:r>
        <w:rPr>
          <w:rStyle w:val="2fb"/>
          <w:rtl/>
          <w:rPrChange w:id="13151" w:author="מנוע אמוראים" w:date="2026-10-05T16:40:54Z">
            <w:rPr>
              <w:rtl/>
            </w:rPr>
          </w:rPrChange>
        </w:rPr>
        <w:t xml:space="preserve">רי"ו</w:t>
      </w:r>
      <w:r w:rsidRPr="00C63571">
        <w:rPr>
          <w:rtl/>
        </w:rPr>
        <w:t>: כל שאין היוצר צריך לכתשו.</w:t>
      </w:r>
    </w:p>
    <w:p w14:paraId="0A19F4FA" w14:textId="2731ABD0" w:rsidR="0046556D" w:rsidRDefault="00BD6C4F" w:rsidP="00BD6C4F">
      <w:pPr>
        <w:rPr>
          <w:rtl/>
        </w:rPr>
      </w:pPr>
      <w:r w:rsidRPr="00C63571">
        <w:rPr>
          <w:rtl/>
        </w:rPr>
        <w:t xml:space="preserve">ואיכא דמתני אסיפא: </w:t>
      </w:r>
      <w:r>
        <w:rPr>
          <w:rFonts w:hint="cs"/>
          <w:rtl/>
        </w:rPr>
        <w:t xml:space="preserve"> חול הגס- </w:t>
      </w:r>
      <w:r>
        <w:rPr>
          <w:rStyle w:val="2fb"/>
          <w:rFonts w:hint="cs"/>
          <w:rtl/>
          <w:rPrChange w:id="13152" w:author="מנוע אמוראים" w:date="2026-10-05T16:40:54Z">
            <w:rPr>
              <w:rFonts w:hint="cs"/>
              <w:rtl/>
            </w:rPr>
          </w:rPrChange>
        </w:rPr>
        <w:t xml:space="preserve">רי</w:t>
      </w:r>
      <w:r>
        <w:rPr>
          <w:rStyle w:val="2fb"/>
          <w:rtl/>
          <w:rPrChange w:id="13153" w:author="מנוע אמוראים" w:date="2026-10-05T16:40:54Z">
            <w:rPr>
              <w:rtl/>
            </w:rPr>
          </w:rPrChange>
        </w:rPr>
        <w:t xml:space="preserve">"</w:t>
      </w:r>
      <w:r>
        <w:rPr>
          <w:rStyle w:val="2fb"/>
          <w:rFonts w:hint="cs"/>
          <w:rtl/>
          <w:rPrChange w:id="13154" w:author="מנוע אמוראים" w:date="2026-10-05T16:40:54Z">
            <w:rPr>
              <w:rFonts w:hint="cs"/>
              <w:rtl/>
            </w:rPr>
          </w:rPrChange>
        </w:rPr>
        <w:t xml:space="preserve">ו</w:t>
      </w:r>
      <w:del w:id="21310" w:author="Claude" w:date="2026-10-07T09:24:29Z">
        <w:r>
          <w:rPr>
            <w:rFonts w:hint="cs"/>
            <w:rtl/>
          </w:rPr>
          <w:delText xml:space="preserve"> </w:delText>
        </w:r>
      </w:del>
      <w:r w:rsidRPr="00C63571">
        <w:rPr>
          <w:rtl/>
        </w:rPr>
        <w:t>: כל שהיוצר צריך לכתשו.</w:t>
      </w:r>
    </w:p>
    <w:p w14:paraId="20D7BF16" w14:textId="77777777" w:rsidR="0046556D" w:rsidRDefault="00BD6C4F" w:rsidP="00BD6C4F">
      <w:pPr>
        <w:rPr>
          <w:rtl/>
        </w:rPr>
      </w:pPr>
      <w:r w:rsidRPr="00C63571">
        <w:rPr>
          <w:rtl/>
        </w:rPr>
        <w:t>איכא בינייהו: דצריך ולא צריך, דמיפריך איפרוכי.</w:t>
      </w:r>
    </w:p>
    <w:p w14:paraId="0FCA858A" w14:textId="77777777" w:rsidR="0046556D" w:rsidRDefault="00BD6C4F" w:rsidP="00BD6C4F">
      <w:pPr>
        <w:rPr>
          <w:rtl/>
        </w:rPr>
      </w:pPr>
      <w:r w:rsidRPr="00C63571">
        <w:rPr>
          <w:rtl/>
        </w:rPr>
        <w:t xml:space="preserve">• </w:t>
      </w:r>
      <w:r w:rsidRPr="00814AAF">
        <w:rPr>
          <w:b/>
          <w:bCs/>
          <w:rtl/>
        </w:rPr>
        <w:t>ת"ר</w:t>
      </w:r>
      <w:r w:rsidRPr="00C63571">
        <w:rPr>
          <w:rtl/>
        </w:rPr>
        <w:t>:</w:t>
      </w:r>
      <w:r w:rsidRPr="00A71A5E">
        <w:rPr>
          <w:rStyle w:val="afffff0"/>
          <w:rtl/>
        </w:rPr>
        <w:t xml:space="preserve"> </w:t>
      </w:r>
      <w:r w:rsidRPr="00A71A5E">
        <w:rPr>
          <w:rStyle w:val="afffff0"/>
          <w:rFonts w:hint="cs"/>
          <w:rtl/>
        </w:rPr>
        <w:t>'</w:t>
      </w:r>
      <w:r w:rsidRPr="00A71A5E">
        <w:rPr>
          <w:rStyle w:val="afffff0"/>
          <w:rtl/>
        </w:rPr>
        <w:t>וכסהו</w:t>
      </w:r>
      <w:r w:rsidRPr="00A71A5E">
        <w:rPr>
          <w:rStyle w:val="afffff0"/>
          <w:rFonts w:hint="cs"/>
          <w:rtl/>
        </w:rPr>
        <w:t xml:space="preserve"> בעפר'</w:t>
      </w:r>
      <w:r w:rsidRPr="00A71A5E">
        <w:rPr>
          <w:rStyle w:val="afffff0"/>
          <w:rtl/>
        </w:rPr>
        <w:t xml:space="preserve"> </w:t>
      </w:r>
      <w:r>
        <w:rPr>
          <w:rFonts w:hint="cs"/>
          <w:rtl/>
        </w:rPr>
        <w:t>ולא</w:t>
      </w:r>
      <w:r w:rsidRPr="00C63571">
        <w:rPr>
          <w:rtl/>
        </w:rPr>
        <w:t xml:space="preserve"> באבנים או </w:t>
      </w:r>
      <w:r>
        <w:rPr>
          <w:rFonts w:hint="cs"/>
          <w:rtl/>
        </w:rPr>
        <w:t>ב</w:t>
      </w:r>
      <w:r w:rsidRPr="00C63571">
        <w:rPr>
          <w:rtl/>
        </w:rPr>
        <w:t>כלי</w:t>
      </w:r>
    </w:p>
    <w:p w14:paraId="6771AABD" w14:textId="379903BC" w:rsidR="0046556D" w:rsidRDefault="00BD6C4F" w:rsidP="00BD6C4F">
      <w:pPr>
        <w:rPr>
          <w:rtl/>
        </w:rPr>
      </w:pPr>
      <w:r>
        <w:rPr>
          <w:rFonts w:hint="cs"/>
          <w:rtl/>
        </w:rPr>
        <w:t>'וכסהו'</w:t>
      </w:r>
      <w:r w:rsidRPr="00C63571">
        <w:rPr>
          <w:rtl/>
        </w:rPr>
        <w:t xml:space="preserve"> לרבות זבל הדק, וחול הדק, ושחיקת אבנים, ושחיקת חרסית, ונעורת פשתן דקה, ונסורת של חרשין דקה, </w:t>
      </w:r>
      <w:r>
        <w:rPr>
          <w:rtl/>
        </w:rPr>
        <w:t>וסיד, וחרסית לבנה ומגופה שכתשן,</w:t>
      </w:r>
    </w:p>
    <w:p w14:paraId="0EB009ED" w14:textId="77777777" w:rsidR="00BD6C4F" w:rsidRPr="00C63571" w:rsidRDefault="00BD6C4F" w:rsidP="00F07436">
      <w:pPr>
        <w:pStyle w:val="afff3"/>
        <w:framePr w:wrap="around"/>
        <w:rPr>
          <w:rtl/>
        </w:rPr>
      </w:pPr>
      <w:r>
        <w:rPr>
          <w:rFonts w:hint="cs"/>
          <w:rtl/>
        </w:rPr>
        <w:t>פח:</w:t>
      </w:r>
    </w:p>
    <w:p w14:paraId="127986D7" w14:textId="77777777" w:rsidR="0046556D" w:rsidRDefault="00BD6C4F" w:rsidP="00BD6C4F">
      <w:pPr>
        <w:rPr>
          <w:rtl/>
        </w:rPr>
      </w:pPr>
      <w:r>
        <w:rPr>
          <w:rFonts w:hint="cs"/>
          <w:rtl/>
        </w:rPr>
        <w:t xml:space="preserve">             </w:t>
      </w:r>
      <w:r w:rsidRPr="00A71A5E">
        <w:rPr>
          <w:rStyle w:val="afffff0"/>
          <w:rFonts w:hint="cs"/>
          <w:rtl/>
        </w:rPr>
        <w:t xml:space="preserve"> 'בעפר' </w:t>
      </w:r>
      <w:r>
        <w:rPr>
          <w:rFonts w:hint="cs"/>
          <w:rtl/>
        </w:rPr>
        <w:t>ולא</w:t>
      </w:r>
      <w:r w:rsidRPr="00C63571">
        <w:rPr>
          <w:rtl/>
        </w:rPr>
        <w:t xml:space="preserve"> </w:t>
      </w:r>
      <w:r>
        <w:rPr>
          <w:rFonts w:hint="cs"/>
          <w:rtl/>
        </w:rPr>
        <w:t>ב</w:t>
      </w:r>
      <w:r w:rsidRPr="00C63571">
        <w:rPr>
          <w:rtl/>
        </w:rPr>
        <w:t>זבל הגס, וחול הגס, ושחיקת כלי מתכות, ולבנה ומגופ</w:t>
      </w:r>
      <w:r>
        <w:rPr>
          <w:rtl/>
        </w:rPr>
        <w:t>ה שלא כתשן, וקמח וסובין ומורסן</w:t>
      </w:r>
    </w:p>
    <w:p w14:paraId="5B36B35B" w14:textId="77777777" w:rsidR="0046556D" w:rsidRDefault="00BD6C4F" w:rsidP="00BD6C4F">
      <w:pPr>
        <w:rPr>
          <w:rtl/>
        </w:rPr>
      </w:pPr>
      <w:r>
        <w:rPr>
          <w:rFonts w:hint="cs"/>
          <w:rtl/>
        </w:rPr>
        <w:t>ו</w:t>
      </w:r>
      <w:r w:rsidRPr="00C63571">
        <w:rPr>
          <w:rtl/>
        </w:rPr>
        <w:t xml:space="preserve">מרבה אני את אלו - שהן מין עפר, </w:t>
      </w:r>
      <w:r>
        <w:rPr>
          <w:rFonts w:hint="cs"/>
          <w:rtl/>
        </w:rPr>
        <w:t xml:space="preserve">אחר שריבה הכתוב ומיעט </w:t>
      </w:r>
      <w:r w:rsidRPr="00C63571">
        <w:rPr>
          <w:rtl/>
        </w:rPr>
        <w:t xml:space="preserve">ומוציא אני את אלו שאין מין עפר, </w:t>
      </w:r>
    </w:p>
    <w:p w14:paraId="5C8B8E50" w14:textId="77777777" w:rsidR="0046556D" w:rsidRDefault="00BD6C4F" w:rsidP="00BD6C4F">
      <w:pPr>
        <w:rPr>
          <w:rtl/>
        </w:rPr>
      </w:pPr>
      <w:r>
        <w:rPr>
          <w:rFonts w:hint="cs"/>
          <w:rtl/>
        </w:rPr>
        <w:t>ולא אמרי'</w:t>
      </w:r>
      <w:r w:rsidRPr="00A71A5E">
        <w:rPr>
          <w:rStyle w:val="afffff0"/>
          <w:rFonts w:hint="cs"/>
          <w:rtl/>
        </w:rPr>
        <w:t xml:space="preserve"> '</w:t>
      </w:r>
      <w:r w:rsidRPr="00A71A5E">
        <w:rPr>
          <w:rStyle w:val="afffff0"/>
          <w:rtl/>
        </w:rPr>
        <w:t>וכסהו</w:t>
      </w:r>
      <w:r w:rsidRPr="00A71A5E">
        <w:rPr>
          <w:rStyle w:val="afffff0"/>
          <w:rFonts w:hint="cs"/>
          <w:rtl/>
        </w:rPr>
        <w:t>'</w:t>
      </w:r>
      <w:r w:rsidRPr="00A71A5E">
        <w:rPr>
          <w:rStyle w:val="afffff0"/>
          <w:rtl/>
        </w:rPr>
        <w:t xml:space="preserve"> </w:t>
      </w:r>
      <w:r w:rsidRPr="00C63571">
        <w:rPr>
          <w:rtl/>
        </w:rPr>
        <w:t>- כלל,</w:t>
      </w:r>
      <w:r w:rsidRPr="00A71A5E">
        <w:rPr>
          <w:rStyle w:val="afffff0"/>
          <w:rtl/>
        </w:rPr>
        <w:t xml:space="preserve"> </w:t>
      </w:r>
      <w:r w:rsidRPr="00A71A5E">
        <w:rPr>
          <w:rStyle w:val="afffff0"/>
          <w:rFonts w:hint="cs"/>
          <w:rtl/>
        </w:rPr>
        <w:t>'</w:t>
      </w:r>
      <w:r w:rsidRPr="00A71A5E">
        <w:rPr>
          <w:rStyle w:val="afffff0"/>
          <w:rtl/>
        </w:rPr>
        <w:t>עפר</w:t>
      </w:r>
      <w:r w:rsidRPr="00A71A5E">
        <w:rPr>
          <w:rStyle w:val="afffff0"/>
          <w:rFonts w:hint="cs"/>
          <w:rtl/>
        </w:rPr>
        <w:t>'</w:t>
      </w:r>
      <w:r w:rsidRPr="00A71A5E">
        <w:rPr>
          <w:rStyle w:val="afffff0"/>
          <w:rtl/>
        </w:rPr>
        <w:t xml:space="preserve"> </w:t>
      </w:r>
      <w:r w:rsidRPr="00C63571">
        <w:rPr>
          <w:rtl/>
        </w:rPr>
        <w:t xml:space="preserve">- פרט, כלל ופרט אין בכלל אלא מה שבפרט, </w:t>
      </w:r>
      <w:r>
        <w:rPr>
          <w:rFonts w:hint="cs"/>
          <w:rtl/>
        </w:rPr>
        <w:t>ד</w:t>
      </w:r>
      <w:r w:rsidRPr="00C63571">
        <w:rPr>
          <w:rtl/>
        </w:rPr>
        <w:t xml:space="preserve">עפר </w:t>
      </w:r>
      <w:r>
        <w:rPr>
          <w:rFonts w:hint="cs"/>
          <w:rtl/>
        </w:rPr>
        <w:t xml:space="preserve">ולא דבר אחר </w:t>
      </w:r>
    </w:p>
    <w:p w14:paraId="70DF6E3F" w14:textId="04310D7B" w:rsidR="0046556D" w:rsidRDefault="00BD6C4F" w:rsidP="00BD6C4F">
      <w:pPr>
        <w:rPr>
          <w:rtl/>
        </w:rPr>
      </w:pPr>
      <w:r>
        <w:rPr>
          <w:rFonts w:hint="cs"/>
          <w:rtl/>
        </w:rPr>
        <w:t>משו</w:t>
      </w:r>
      <w:r w:rsidRPr="00C63571">
        <w:rPr>
          <w:rtl/>
        </w:rPr>
        <w:t>ם דהוה כלל הצריך לפרט,</w:t>
      </w:r>
      <w:r>
        <w:rPr>
          <w:rFonts w:hint="cs"/>
          <w:rtl/>
        </w:rPr>
        <w:t xml:space="preserve"> ד</w:t>
      </w:r>
      <w:r w:rsidRPr="00C63571">
        <w:rPr>
          <w:rtl/>
        </w:rPr>
        <w:t>אין דנין אותו בכלל ופרט.</w:t>
      </w:r>
    </w:p>
    <w:p w14:paraId="46956943" w14:textId="77777777" w:rsidR="0046556D" w:rsidRDefault="0046556D" w:rsidP="00BD6C4F">
      <w:pPr>
        <w:rPr>
          <w:rtl/>
        </w:rPr>
      </w:pPr>
    </w:p>
    <w:p w14:paraId="6CF40B46" w14:textId="77777777" w:rsidR="0046556D" w:rsidRDefault="00BD6C4F" w:rsidP="00BD6C4F">
      <w:pPr>
        <w:rPr>
          <w:rtl/>
        </w:rPr>
      </w:pPr>
      <w:r>
        <w:rPr>
          <w:rtl/>
        </w:rPr>
        <w:t xml:space="preserve">• דרש </w:t>
      </w:r>
      <w:r>
        <w:rPr>
          <w:rStyle w:val="2fb"/>
          <w:rtl/>
          <w:rPrChange w:id="13155" w:author="מנוע אמוראים" w:date="2026-10-05T16:40:54Z">
            <w:rPr>
              <w:rtl/>
            </w:rPr>
          </w:rPrChange>
        </w:rPr>
        <w:t xml:space="preserve">ר</w:t>
      </w:r>
      <w:r>
        <w:rPr>
          <w:rStyle w:val="2fb"/>
          <w:rFonts w:hint="cs"/>
          <w:rtl/>
          <w:rPrChange w:id="13156" w:author="מנוע אמוראים" w:date="2026-10-05T16:40:54Z">
            <w:rPr>
              <w:rFonts w:hint="cs"/>
              <w:rtl/>
            </w:rPr>
          </w:rPrChange>
        </w:rPr>
        <w:t xml:space="preserve">נבר</w:t>
      </w:r>
      <w:r>
        <w:rPr>
          <w:rStyle w:val="2fb"/>
          <w:rtl/>
          <w:rPrChange w:id="13157" w:author="מנוע אמוראים" w:date="2026-10-05T16:40:54Z">
            <w:rPr>
              <w:rtl/>
            </w:rPr>
          </w:rPrChange>
        </w:rPr>
        <w:t xml:space="preserve">"</w:t>
      </w:r>
      <w:r>
        <w:rPr>
          <w:rStyle w:val="2fb"/>
          <w:rFonts w:hint="cs"/>
          <w:rtl/>
          <w:rPrChange w:id="13158" w:author="מנוע אמוראים" w:date="2026-10-05T16:40:54Z">
            <w:rPr>
              <w:rFonts w:hint="cs"/>
              <w:rtl/>
            </w:rPr>
          </w:rPrChange>
        </w:rPr>
        <w:t xml:space="preserve">ח</w:t>
      </w:r>
      <w:r>
        <w:rPr>
          <w:rFonts w:hint="cs"/>
          <w:rtl/>
        </w:rPr>
        <w:t xml:space="preserve">: </w:t>
      </w:r>
      <w:r w:rsidRPr="00C63571">
        <w:rPr>
          <w:rtl/>
        </w:rPr>
        <w:t xml:space="preserve"> אין מכסים אלא בדבר שזורעין בו ומצמיח.</w:t>
      </w:r>
    </w:p>
    <w:p w14:paraId="696177C2" w14:textId="77777777" w:rsidR="0046556D" w:rsidRDefault="00BD6C4F" w:rsidP="00BD6C4F">
      <w:pPr>
        <w:rPr>
          <w:rtl/>
        </w:rPr>
      </w:pPr>
      <w:r>
        <w:rPr>
          <w:rtl/>
        </w:rPr>
        <w:t>רבא: האי בור</w:t>
      </w:r>
      <w:r w:rsidRPr="00C63571">
        <w:rPr>
          <w:rtl/>
        </w:rPr>
        <w:t>.</w:t>
      </w:r>
      <w:r>
        <w:rPr>
          <w:rFonts w:hint="cs"/>
          <w:rtl/>
        </w:rPr>
        <w:t xml:space="preserve"> א</w:t>
      </w:r>
      <w:r w:rsidR="00BF1CF6">
        <w:rPr>
          <w:rtl/>
        </w:rPr>
        <w:t>"</w:t>
      </w:r>
      <w:r>
        <w:rPr>
          <w:rFonts w:hint="cs"/>
          <w:rtl/>
        </w:rPr>
        <w:t xml:space="preserve">ל </w:t>
      </w:r>
      <w:r>
        <w:rPr>
          <w:rStyle w:val="2fb"/>
          <w:rFonts w:hint="cs"/>
          <w:rtl/>
          <w:rPrChange w:id="13159" w:author="מנוע אמוראים" w:date="2026-10-05T16:40:54Z">
            <w:rPr>
              <w:rFonts w:hint="cs"/>
              <w:rtl/>
            </w:rPr>
          </w:rPrChange>
        </w:rPr>
        <w:t xml:space="preserve">רנב</w:t>
      </w:r>
      <w:r>
        <w:rPr>
          <w:rStyle w:val="2fb"/>
          <w:rtl/>
          <w:rPrChange w:id="13160" w:author="מנוע אמוראים" w:date="2026-10-05T16:40:54Z">
            <w:rPr>
              <w:rtl/>
            </w:rPr>
          </w:rPrChange>
        </w:rPr>
        <w:t xml:space="preserve">"</w:t>
      </w:r>
      <w:r>
        <w:rPr>
          <w:rStyle w:val="2fb"/>
          <w:rFonts w:hint="cs"/>
          <w:rtl/>
          <w:rPrChange w:id="13161" w:author="מנוע אמוראים" w:date="2026-10-05T16:40:54Z">
            <w:rPr>
              <w:rFonts w:hint="cs"/>
              <w:rtl/>
            </w:rPr>
          </w:rPrChange>
        </w:rPr>
        <w:t xml:space="preserve">י</w:t>
      </w:r>
      <w:r>
        <w:rPr>
          <w:rFonts w:hint="cs"/>
          <w:rtl/>
        </w:rPr>
        <w:t xml:space="preserve"> </w:t>
      </w:r>
      <w:r w:rsidRPr="00C63571">
        <w:rPr>
          <w:rtl/>
        </w:rPr>
        <w:t xml:space="preserve"> מאי בורכתיה? אנא אמריתה ניהליה, ומהא מתניתא אמריתה ניהליה, </w:t>
      </w:r>
    </w:p>
    <w:p w14:paraId="5B3C4D14" w14:textId="68DED46A" w:rsidR="0046556D" w:rsidRDefault="00BD6C4F" w:rsidP="00BD6C4F">
      <w:pPr>
        <w:rPr>
          <w:rtl/>
        </w:rPr>
      </w:pPr>
      <w:r w:rsidRPr="00C63571">
        <w:rPr>
          <w:rtl/>
        </w:rPr>
        <w:t>היה מהלך במדבר ואין לו אפר לכסות - שוחק דינר זהב ומכסה</w:t>
      </w:r>
      <w:r>
        <w:rPr>
          <w:rFonts w:hint="cs"/>
          <w:rtl/>
        </w:rPr>
        <w:t>[ועפרות זהב לו]</w:t>
      </w:r>
      <w:r w:rsidRPr="00C63571">
        <w:rPr>
          <w:rtl/>
        </w:rPr>
        <w:t>,</w:t>
      </w:r>
    </w:p>
    <w:p w14:paraId="3365DEEB" w14:textId="4787D135" w:rsidR="0046556D" w:rsidRDefault="00BD6C4F" w:rsidP="00BD6C4F">
      <w:pPr>
        <w:rPr>
          <w:rtl/>
        </w:rPr>
      </w:pPr>
      <w:r w:rsidRPr="00C63571">
        <w:rPr>
          <w:rtl/>
        </w:rPr>
        <w:t xml:space="preserve"> היה מהלך בספינה ואין לו עפר לכסות - שורף טליתו ומכסה</w:t>
      </w:r>
      <w:r>
        <w:rPr>
          <w:rFonts w:hint="cs"/>
          <w:rtl/>
        </w:rPr>
        <w:t xml:space="preserve"> [דאפר איקרי עפר] </w:t>
      </w:r>
    </w:p>
    <w:p w14:paraId="6625B15D" w14:textId="77777777" w:rsidR="0046556D" w:rsidRDefault="0046556D" w:rsidP="00BD6C4F">
      <w:pPr>
        <w:rPr>
          <w:b/>
          <w:bCs/>
          <w:rtl/>
        </w:rPr>
      </w:pPr>
    </w:p>
    <w:p w14:paraId="4F122E60" w14:textId="77777777" w:rsidR="0046556D" w:rsidRDefault="00BD6C4F" w:rsidP="00BD6C4F">
      <w:pPr>
        <w:rPr>
          <w:rtl/>
        </w:rPr>
      </w:pPr>
      <w:r w:rsidRPr="00C63571">
        <w:rPr>
          <w:rtl/>
        </w:rPr>
        <w:t xml:space="preserve">• </w:t>
      </w:r>
      <w:r w:rsidRPr="00814AAF">
        <w:rPr>
          <w:b/>
          <w:bCs/>
          <w:rtl/>
        </w:rPr>
        <w:t>ת"ר</w:t>
      </w:r>
      <w:r>
        <w:rPr>
          <w:rtl/>
        </w:rPr>
        <w:t xml:space="preserve">: </w:t>
      </w:r>
      <w:r>
        <w:rPr>
          <w:rFonts w:hint="cs"/>
          <w:rtl/>
        </w:rPr>
        <w:t>לב</w:t>
      </w:r>
      <w:r w:rsidR="00BF1CF6">
        <w:rPr>
          <w:rtl/>
        </w:rPr>
        <w:t>"</w:t>
      </w:r>
      <w:r>
        <w:rPr>
          <w:rFonts w:hint="cs"/>
          <w:rtl/>
        </w:rPr>
        <w:t xml:space="preserve">ש: </w:t>
      </w:r>
      <w:r>
        <w:rPr>
          <w:rtl/>
        </w:rPr>
        <w:t>אין מכסין אלא בעפר</w:t>
      </w:r>
      <w:r>
        <w:rPr>
          <w:rFonts w:hint="cs"/>
          <w:rtl/>
        </w:rPr>
        <w:t xml:space="preserve"> לב</w:t>
      </w:r>
      <w:r w:rsidR="00BF1CF6">
        <w:rPr>
          <w:rtl/>
        </w:rPr>
        <w:t>"</w:t>
      </w:r>
      <w:r>
        <w:rPr>
          <w:rFonts w:hint="cs"/>
          <w:rtl/>
        </w:rPr>
        <w:t>ה</w:t>
      </w:r>
      <w:r w:rsidRPr="00C63571">
        <w:rPr>
          <w:rtl/>
        </w:rPr>
        <w:t>: מצינו אפר שקרוי עפר, שנ</w:t>
      </w:r>
      <w:r>
        <w:rPr>
          <w:rtl/>
        </w:rPr>
        <w:t xml:space="preserve">אמר </w:t>
      </w:r>
      <w:r>
        <w:rPr>
          <w:rStyle w:val="afffff0"/>
          <w:rtl/>
          <w:rPrChange w:id="9046" w:author="מנוע פסוקים" w:date="2026-10-05T16:37:55Z">
            <w:rPr>
              <w:rtl/>
            </w:rPr>
          </w:rPrChange>
        </w:rPr>
        <w:t xml:space="preserve">ולקחו לטמא מעפר שריפת</w:t>
      </w:r>
    </w:p>
    <w:p w14:paraId="078A00CE" w14:textId="77777777" w:rsidR="0046556D" w:rsidRDefault="00BD6C4F" w:rsidP="00BD6C4F">
      <w:pPr>
        <w:rPr>
          <w:rtl/>
        </w:rPr>
      </w:pPr>
      <w:r>
        <w:rPr>
          <w:rFonts w:hint="cs"/>
          <w:rtl/>
        </w:rPr>
        <w:t>לב</w:t>
      </w:r>
      <w:r w:rsidR="00BF1CF6">
        <w:rPr>
          <w:rtl/>
        </w:rPr>
        <w:t>"</w:t>
      </w:r>
      <w:r>
        <w:rPr>
          <w:rFonts w:hint="cs"/>
          <w:rtl/>
        </w:rPr>
        <w:t xml:space="preserve">ש </w:t>
      </w:r>
      <w:r w:rsidRPr="00C63571">
        <w:rPr>
          <w:rtl/>
        </w:rPr>
        <w:t>עפר שריפה איקרי, עפר סתמא לא איקרי, תנא: הוסיפו עליהן השחור והכחול, ונקרת פיסולין, ויש אומרים: אף הזרניך.</w:t>
      </w:r>
    </w:p>
    <w:p w14:paraId="544D8FD7" w14:textId="77777777" w:rsidR="0046556D" w:rsidRDefault="00BD6C4F" w:rsidP="00BD6C4F">
      <w:pPr>
        <w:rPr>
          <w:rtl/>
        </w:rPr>
      </w:pPr>
      <w:r w:rsidRPr="00C63571">
        <w:rPr>
          <w:rtl/>
        </w:rPr>
        <w:t>• רבא: בשכר שא</w:t>
      </w:r>
      <w:r>
        <w:rPr>
          <w:rtl/>
        </w:rPr>
        <w:t>מר אברהם אבינו</w:t>
      </w:r>
      <w:r w:rsidRPr="00A71A5E">
        <w:rPr>
          <w:rStyle w:val="afffff0"/>
          <w:rtl/>
        </w:rPr>
        <w:t xml:space="preserve"> </w:t>
      </w:r>
      <w:r w:rsidRPr="00A71A5E">
        <w:rPr>
          <w:rStyle w:val="afffff0"/>
          <w:rFonts w:hint="cs"/>
          <w:rtl/>
        </w:rPr>
        <w:t>'</w:t>
      </w:r>
      <w:r w:rsidRPr="00A71A5E">
        <w:rPr>
          <w:rStyle w:val="afffff0"/>
          <w:rtl/>
        </w:rPr>
        <w:t>ואנכי עפר ואפר</w:t>
      </w:r>
      <w:r w:rsidRPr="00A71A5E">
        <w:rPr>
          <w:rStyle w:val="afffff0"/>
          <w:rFonts w:hint="cs"/>
          <w:rtl/>
        </w:rPr>
        <w:t>'</w:t>
      </w:r>
      <w:r w:rsidRPr="00A71A5E">
        <w:rPr>
          <w:rStyle w:val="afffff0"/>
          <w:rtl/>
        </w:rPr>
        <w:t xml:space="preserve"> </w:t>
      </w:r>
      <w:r w:rsidRPr="00C63571">
        <w:rPr>
          <w:rtl/>
        </w:rPr>
        <w:t xml:space="preserve">זכו בניו לשתי מצות אפר פרה ועפר סוטה, </w:t>
      </w:r>
      <w:r>
        <w:rPr>
          <w:rFonts w:hint="cs"/>
          <w:rtl/>
        </w:rPr>
        <w:t xml:space="preserve">ולא חשבי' גם עפר כיסוי הדם דהכשר מצוה איכא ולא הנאה </w:t>
      </w:r>
    </w:p>
    <w:p w14:paraId="3E93FD01" w14:textId="77777777" w:rsidR="00BD6C4F" w:rsidRDefault="00BD6C4F" w:rsidP="00F07436">
      <w:pPr>
        <w:pStyle w:val="afff3"/>
        <w:framePr w:wrap="around"/>
        <w:rPr>
          <w:rtl/>
        </w:rPr>
      </w:pPr>
      <w:r>
        <w:rPr>
          <w:rFonts w:hint="cs"/>
          <w:rtl/>
        </w:rPr>
        <w:t xml:space="preserve">פט. </w:t>
      </w:r>
    </w:p>
    <w:p w14:paraId="4E5DD74B" w14:textId="77777777" w:rsidR="0046556D" w:rsidRDefault="00BD6C4F" w:rsidP="00BD6C4F">
      <w:pPr>
        <w:rPr>
          <w:rtl/>
        </w:rPr>
      </w:pPr>
      <w:r w:rsidRPr="00C63571">
        <w:rPr>
          <w:rtl/>
        </w:rPr>
        <w:t xml:space="preserve">• רבא: בשכר שאמר אברהם אבינו </w:t>
      </w:r>
      <w:r w:rsidRPr="00A71A5E">
        <w:rPr>
          <w:rStyle w:val="afffff0"/>
          <w:rtl/>
        </w:rPr>
        <w:t xml:space="preserve"> </w:t>
      </w:r>
      <w:r w:rsidRPr="00A71A5E">
        <w:rPr>
          <w:rStyle w:val="afffff0"/>
          <w:rFonts w:hint="cs"/>
          <w:rtl/>
        </w:rPr>
        <w:t>'</w:t>
      </w:r>
      <w:r w:rsidRPr="00A71A5E">
        <w:rPr>
          <w:rStyle w:val="afffff0"/>
          <w:rtl/>
        </w:rPr>
        <w:t>אם מחוט ועד שרוך נעל</w:t>
      </w:r>
      <w:r w:rsidRPr="00A71A5E">
        <w:rPr>
          <w:rStyle w:val="afffff0"/>
          <w:rFonts w:hint="cs"/>
          <w:rtl/>
        </w:rPr>
        <w:t>'</w:t>
      </w:r>
      <w:r w:rsidRPr="00A71A5E">
        <w:rPr>
          <w:rStyle w:val="afffff0"/>
          <w:rtl/>
        </w:rPr>
        <w:t>,</w:t>
      </w:r>
      <w:r>
        <w:rPr>
          <w:rtl/>
        </w:rPr>
        <w:t xml:space="preserve"> זכו בניו לשתי מצות </w:t>
      </w:r>
      <w:r w:rsidRPr="00C63571">
        <w:rPr>
          <w:rtl/>
        </w:rPr>
        <w:t>לחוט של תכלת ורצועה של תפילין.</w:t>
      </w:r>
    </w:p>
    <w:p w14:paraId="0119407A" w14:textId="77777777" w:rsidR="0046556D" w:rsidRDefault="00BD6C4F" w:rsidP="00BD6C4F">
      <w:pPr>
        <w:rPr>
          <w:rtl/>
        </w:rPr>
      </w:pPr>
      <w:r w:rsidRPr="00C63571">
        <w:rPr>
          <w:rtl/>
        </w:rPr>
        <w:t>רצועה של תפילין,</w:t>
      </w:r>
      <w:r w:rsidRPr="00A71A5E">
        <w:rPr>
          <w:rStyle w:val="afffff0"/>
          <w:rtl/>
        </w:rPr>
        <w:t xml:space="preserve"> </w:t>
      </w:r>
      <w:r w:rsidRPr="00A71A5E">
        <w:rPr>
          <w:rStyle w:val="afffff0"/>
          <w:rFonts w:hint="cs"/>
          <w:rtl/>
        </w:rPr>
        <w:t>'</w:t>
      </w:r>
      <w:r w:rsidRPr="00A71A5E">
        <w:rPr>
          <w:rStyle w:val="afffff0"/>
          <w:rtl/>
        </w:rPr>
        <w:t>וראו כל עמי הארץ כי שם</w:t>
      </w:r>
      <w:r w:rsidR="004B0EAE" w:rsidRPr="00A71A5E">
        <w:rPr>
          <w:rStyle w:val="afffff0"/>
          <w:rtl/>
        </w:rPr>
        <w:t xml:space="preserve"> ה# </w:t>
      </w:r>
      <w:r w:rsidRPr="00A71A5E">
        <w:rPr>
          <w:rStyle w:val="afffff0"/>
          <w:rtl/>
        </w:rPr>
        <w:t>נקרא עליך</w:t>
      </w:r>
      <w:r w:rsidRPr="00A71A5E">
        <w:rPr>
          <w:rStyle w:val="afffff0"/>
          <w:rFonts w:hint="cs"/>
          <w:rtl/>
        </w:rPr>
        <w:t>'</w:t>
      </w:r>
      <w:r w:rsidRPr="00A71A5E">
        <w:rPr>
          <w:rStyle w:val="afffff0"/>
          <w:rtl/>
        </w:rPr>
        <w:t>,</w:t>
      </w:r>
      <w:r w:rsidRPr="00C63571">
        <w:rPr>
          <w:rtl/>
        </w:rPr>
        <w:t xml:space="preserve"> </w:t>
      </w:r>
    </w:p>
    <w:p w14:paraId="40CB2ED5" w14:textId="77777777" w:rsidR="0046556D" w:rsidRDefault="00BD6C4F" w:rsidP="00BD6C4F">
      <w:pPr>
        <w:rPr>
          <w:rtl/>
        </w:rPr>
      </w:pPr>
      <w:r w:rsidRPr="00C63571">
        <w:rPr>
          <w:rtl/>
        </w:rPr>
        <w:t>ותניא</w:t>
      </w:r>
      <w:r>
        <w:rPr>
          <w:rFonts w:hint="cs"/>
          <w:rtl/>
        </w:rPr>
        <w:t xml:space="preserve"> </w:t>
      </w:r>
      <w:r>
        <w:rPr>
          <w:rStyle w:val="2fb"/>
          <w:rFonts w:hint="cs"/>
          <w:rtl/>
          <w:rPrChange w:id="13162" w:author="מנוע אמוראים" w:date="2026-10-05T16:40:54Z">
            <w:rPr>
              <w:rFonts w:hint="cs"/>
              <w:rtl/>
            </w:rPr>
          </w:rPrChange>
        </w:rPr>
        <w:t xml:space="preserve">ר</w:t>
      </w:r>
      <w:r>
        <w:rPr>
          <w:rStyle w:val="2fb"/>
          <w:rtl/>
          <w:rPrChange w:id="13163" w:author="מנוע אמוראים" w:date="2026-10-05T16:40:54Z">
            <w:rPr>
              <w:rtl/>
            </w:rPr>
          </w:rPrChange>
        </w:rPr>
        <w:t xml:space="preserve">"</w:t>
      </w:r>
      <w:r>
        <w:rPr>
          <w:rStyle w:val="2fb"/>
          <w:rFonts w:hint="cs"/>
          <w:rtl/>
          <w:rPrChange w:id="13164" w:author="מנוע אמוראים" w:date="2026-10-05T16:40:54Z">
            <w:rPr>
              <w:rFonts w:hint="cs"/>
              <w:rtl/>
            </w:rPr>
          </w:rPrChange>
        </w:rPr>
        <w:t xml:space="preserve">א</w:t>
      </w:r>
      <w:r>
        <w:rPr>
          <w:rFonts w:hint="cs"/>
          <w:rtl/>
        </w:rPr>
        <w:t xml:space="preserve"> הגדול</w:t>
      </w:r>
      <w:r w:rsidRPr="00C63571">
        <w:rPr>
          <w:rtl/>
        </w:rPr>
        <w:t xml:space="preserve">: אלו תפילין שבראש: אלא, חוט של תכלת מאי היא? </w:t>
      </w:r>
    </w:p>
    <w:p w14:paraId="4DD08928" w14:textId="77777777" w:rsidR="0046556D" w:rsidRDefault="00BD6C4F" w:rsidP="00BD6C4F">
      <w:pPr>
        <w:rPr>
          <w:rtl/>
        </w:rPr>
      </w:pPr>
      <w:r w:rsidRPr="00C63571">
        <w:rPr>
          <w:rtl/>
        </w:rPr>
        <w:t>דתניא, רבי מאיר אומר: מה נשתנה תכלת מכל הצבעונין - מפני שתכלת דו</w:t>
      </w:r>
      <w:r>
        <w:rPr>
          <w:rtl/>
        </w:rPr>
        <w:t>מ"ל</w:t>
      </w:r>
      <w:r w:rsidRPr="00C63571">
        <w:rPr>
          <w:rtl/>
        </w:rPr>
        <w:t>ם, וים דומה לרקיע, ורקיע דומה לאבן ספ</w:t>
      </w:r>
      <w:r>
        <w:rPr>
          <w:rtl/>
        </w:rPr>
        <w:t xml:space="preserve">יר, ואבן ספיר דומה לכסא הכבוד, </w:t>
      </w:r>
      <w:r w:rsidRPr="0046594B">
        <w:rPr>
          <w:rStyle w:val="afffff0"/>
          <w:rFonts w:hint="cs"/>
          <w:rtl/>
        </w:rPr>
        <w:t>ד'</w:t>
      </w:r>
      <w:r w:rsidRPr="0046594B">
        <w:rPr>
          <w:rStyle w:val="afffff0"/>
          <w:rtl/>
        </w:rPr>
        <w:t>ויראו את אלהי ישראל ותחת רגליו וגו',</w:t>
      </w:r>
      <w:r>
        <w:rPr>
          <w:rtl/>
        </w:rPr>
        <w:t xml:space="preserve"> וכתיב </w:t>
      </w:r>
      <w:r>
        <w:rPr>
          <w:rStyle w:val="afffff0"/>
          <w:rtl/>
          <w:rPrChange w:id="9047" w:author="מנוע פסוקים" w:date="2026-10-05T16:37:55Z">
            <w:rPr>
              <w:rtl/>
            </w:rPr>
          </w:rPrChange>
        </w:rPr>
        <w:t xml:space="preserve">כמראה אבן ספיר דמות כסא</w:t>
      </w:r>
      <w:r>
        <w:rPr>
          <w:rtl/>
        </w:rPr>
        <w:t xml:space="preserve">, </w:t>
      </w:r>
    </w:p>
    <w:p w14:paraId="542A986D" w14:textId="77777777" w:rsidR="0046556D" w:rsidRDefault="00BD6C4F" w:rsidP="00BD6C4F">
      <w:pPr>
        <w:rPr>
          <w:rtl/>
        </w:rPr>
      </w:pPr>
      <w:r>
        <w:rPr>
          <w:rtl/>
        </w:rPr>
        <w:t xml:space="preserve">א"ר אבא: קשה גזל הנאכל, שאפילו צדיקים גמורים אינן יכולין להחזירו, שנאמר </w:t>
      </w:r>
      <w:r>
        <w:rPr>
          <w:rStyle w:val="afffff0"/>
          <w:rtl/>
          <w:rPrChange w:id="9048" w:author="מנוע פסוקים" w:date="2026-10-05T16:37:55Z">
            <w:rPr>
              <w:rtl/>
            </w:rPr>
          </w:rPrChange>
        </w:rPr>
        <w:t xml:space="preserve">בלעדי רק אשר אכלו הנערים</w:t>
      </w:r>
      <w:r>
        <w:rPr>
          <w:rtl/>
        </w:rPr>
        <w:t xml:space="preserve">, </w:t>
      </w:r>
    </w:p>
    <w:p w14:paraId="01265FB9" w14:textId="77777777" w:rsidR="0046556D" w:rsidRDefault="00BD6C4F" w:rsidP="00BD6C4F">
      <w:pPr>
        <w:rPr>
          <w:rtl/>
        </w:rPr>
      </w:pPr>
      <w:r>
        <w:rPr>
          <w:rStyle w:val="2fb"/>
          <w:rFonts w:hint="cs"/>
          <w:rtl/>
          <w:rPrChange w:id="13165" w:author="מנוע אמוראים" w:date="2026-10-05T16:40:54Z">
            <w:rPr>
              <w:rFonts w:hint="cs"/>
              <w:rtl/>
            </w:rPr>
          </w:rPrChange>
        </w:rPr>
        <w:t xml:space="preserve">ארי</w:t>
      </w:r>
      <w:r>
        <w:rPr>
          <w:rStyle w:val="2fb"/>
          <w:rtl/>
          <w:rPrChange w:id="13166" w:author="מנוע אמוראים" w:date="2026-10-05T16:40:54Z">
            <w:rPr>
              <w:rtl/>
            </w:rPr>
          </w:rPrChange>
        </w:rPr>
        <w:t xml:space="preserve">"</w:t>
      </w:r>
      <w:r>
        <w:rPr>
          <w:rStyle w:val="2fb"/>
          <w:rFonts w:hint="cs"/>
          <w:rtl/>
          <w:rPrChange w:id="13167" w:author="מנוע אמוראים" w:date="2026-10-05T16:40:54Z">
            <w:rPr>
              <w:rFonts w:hint="cs"/>
              <w:rtl/>
            </w:rPr>
          </w:rPrChange>
        </w:rPr>
        <w:t xml:space="preserve">ו</w:t>
      </w:r>
      <w:r>
        <w:rPr>
          <w:rFonts w:hint="cs"/>
          <w:rtl/>
        </w:rPr>
        <w:t xml:space="preserve"> </w:t>
      </w:r>
      <w:r>
        <w:rPr>
          <w:rStyle w:val="2fb"/>
          <w:rFonts w:hint="cs"/>
          <w:rtl/>
          <w:rPrChange w:id="13168" w:author="מנוע אמוראים" w:date="2026-10-05T16:40:54Z">
            <w:rPr>
              <w:rFonts w:hint="cs"/>
              <w:rtl/>
            </w:rPr>
          </w:rPrChange>
        </w:rPr>
        <w:t xml:space="preserve">מראבר</w:t>
      </w:r>
      <w:r>
        <w:rPr>
          <w:rStyle w:val="2fb"/>
          <w:rtl/>
          <w:rPrChange w:id="13169" w:author="מנוע אמוראים" w:date="2026-10-05T16:40:54Z">
            <w:rPr>
              <w:rtl/>
            </w:rPr>
          </w:rPrChange>
        </w:rPr>
        <w:t xml:space="preserve">"</w:t>
      </w:r>
      <w:r>
        <w:rPr>
          <w:rStyle w:val="2fb"/>
          <w:rFonts w:hint="cs"/>
          <w:rtl/>
          <w:rPrChange w:id="13170" w:author="מנוע אמוראים" w:date="2026-10-05T16:40:54Z">
            <w:rPr>
              <w:rFonts w:hint="cs"/>
              <w:rtl/>
            </w:rPr>
          </w:rPrChange>
        </w:rPr>
        <w:t xml:space="preserve">ש</w:t>
      </w:r>
      <w:r w:rsidRPr="00C63571">
        <w:rPr>
          <w:rtl/>
        </w:rPr>
        <w:t xml:space="preserve">: כל מקום שאתה מוצא דבריו של רבי אליעזר בנו של רבי יוסי הגלילי בהגדה עשה אזניך כאפרכסת, </w:t>
      </w:r>
    </w:p>
    <w:p w14:paraId="3832F2AE" w14:textId="77777777" w:rsidR="0046556D" w:rsidRDefault="00BD6C4F" w:rsidP="00BD6C4F">
      <w:pPr>
        <w:rPr>
          <w:rtl/>
        </w:rPr>
      </w:pPr>
      <w:r>
        <w:rPr>
          <w:rStyle w:val="afffff0"/>
          <w:rtl/>
          <w:rPrChange w:id="9049" w:author="מנוע פסוקים" w:date="2026-10-05T16:37:55Z">
            <w:rPr>
              <w:rtl/>
            </w:rPr>
          </w:rPrChange>
        </w:rPr>
        <w:t xml:space="preserve">לא מרבכם מכל העמים חשק</w:t>
      </w:r>
      <w:r>
        <w:rPr>
          <w:rStyle w:val="afffff0"/>
          <w:rtl/>
          <w:rPrChange w:id="9050" w:author="מנוע פסוקים" w:date="2026-10-05T16:37:55Z">
            <w:rPr>
              <w:rtl/>
            </w:rPr>
          </w:rPrChange>
        </w:rPr>
        <w:t xml:space="preserve"> ה# </w:t>
      </w:r>
      <w:r>
        <w:rPr>
          <w:rStyle w:val="afffff0"/>
          <w:rtl/>
          <w:rPrChange w:id="9051" w:author="מנוע פסוקים" w:date="2026-10-05T16:37:55Z">
            <w:rPr>
              <w:rtl/>
            </w:rPr>
          </w:rPrChange>
        </w:rPr>
        <w:t xml:space="preserve">בכם</w:t>
      </w:r>
      <w:r>
        <w:rPr>
          <w:rtl/>
        </w:rPr>
        <w:t xml:space="preserve"> וגו', אמר להם </w:t>
      </w:r>
      <w:r>
        <w:rPr>
          <w:rtl/>
        </w:rPr>
        <w:t>הקב"ה</w:t>
      </w:r>
      <w:r w:rsidRPr="00C63571">
        <w:rPr>
          <w:rtl/>
        </w:rPr>
        <w:t xml:space="preserve"> לישראל: חושקני בכם, שאפילו בשעה שאני משפיע לכם גדולה אתם ממעטין עצמכם לפני, </w:t>
      </w:r>
    </w:p>
    <w:p w14:paraId="1594D914" w14:textId="77777777" w:rsidR="0046556D" w:rsidRDefault="00BD6C4F" w:rsidP="00BD6C4F">
      <w:pPr>
        <w:rPr>
          <w:rtl/>
        </w:rPr>
      </w:pPr>
      <w:r w:rsidRPr="00C63571">
        <w:rPr>
          <w:rtl/>
        </w:rPr>
        <w:t xml:space="preserve">נתתי גדולה לאברהם - אמר לפני ואנכי עפר ואפר, </w:t>
      </w:r>
    </w:p>
    <w:p w14:paraId="0A58875F" w14:textId="77777777" w:rsidR="0046556D" w:rsidRDefault="00BD6C4F" w:rsidP="00BD6C4F">
      <w:pPr>
        <w:rPr>
          <w:rtl/>
        </w:rPr>
      </w:pPr>
      <w:r w:rsidRPr="00C63571">
        <w:rPr>
          <w:rtl/>
        </w:rPr>
        <w:t xml:space="preserve">למשה ואהרן - אמר ונחנו מה, </w:t>
      </w:r>
    </w:p>
    <w:p w14:paraId="014DF659" w14:textId="77777777" w:rsidR="0046556D" w:rsidRDefault="00BD6C4F" w:rsidP="00BD6C4F">
      <w:pPr>
        <w:rPr>
          <w:rtl/>
        </w:rPr>
      </w:pPr>
      <w:r w:rsidRPr="00C63571">
        <w:rPr>
          <w:rtl/>
        </w:rPr>
        <w:t xml:space="preserve">לדוד - אמר ואנכי תולעת ולא איש, </w:t>
      </w:r>
    </w:p>
    <w:p w14:paraId="26F0559A" w14:textId="77777777" w:rsidR="0046556D" w:rsidRDefault="00BD6C4F" w:rsidP="00BD6C4F">
      <w:pPr>
        <w:rPr>
          <w:rtl/>
        </w:rPr>
      </w:pPr>
      <w:r w:rsidRPr="00C63571">
        <w:rPr>
          <w:rtl/>
        </w:rPr>
        <w:t>אבל עובדי כוכבים אינן כן, נתתי גדולה לנמרוד - אמר הבה נבנה לנו עיר, לפרעה - אמר מי ה', לסנחריב - אמר מי בכל אלהי הארצות וגו', לנבוכדנצר - אמר אעלה על במתי עב, לחירם מלך צור - אמר מושב אלהים ישבתי בלב ימים.</w:t>
      </w:r>
    </w:p>
    <w:p w14:paraId="6D10C14C" w14:textId="77777777" w:rsidR="0046556D" w:rsidRDefault="00BD6C4F" w:rsidP="00BD6C4F">
      <w:pPr>
        <w:rPr>
          <w:rtl/>
        </w:rPr>
      </w:pPr>
      <w:r w:rsidRPr="00C63571">
        <w:rPr>
          <w:rtl/>
        </w:rPr>
        <w:t xml:space="preserve">• </w:t>
      </w:r>
      <w:r>
        <w:rPr>
          <w:rFonts w:hint="cs"/>
          <w:rtl/>
        </w:rPr>
        <w:t>ר</w:t>
      </w:r>
      <w:r w:rsidRPr="00C63571">
        <w:rPr>
          <w:rtl/>
        </w:rPr>
        <w:t xml:space="preserve">בא </w:t>
      </w:r>
      <w:r>
        <w:rPr>
          <w:rFonts w:hint="cs"/>
          <w:rtl/>
        </w:rPr>
        <w:t xml:space="preserve">[</w:t>
      </w:r>
      <w:r>
        <w:rPr>
          <w:rStyle w:val="2fb"/>
          <w:rFonts w:hint="cs"/>
          <w:rtl/>
          <w:rPrChange w:id="13171" w:author="מנוע אמוראים" w:date="2026-10-05T16:40:54Z">
            <w:rPr>
              <w:rFonts w:hint="cs"/>
              <w:rtl/>
            </w:rPr>
          </w:rPrChange>
        </w:rPr>
        <w:t xml:space="preserve">רי</w:t>
      </w:r>
      <w:r>
        <w:rPr>
          <w:rStyle w:val="2fb"/>
          <w:rtl/>
          <w:rPrChange w:id="13172" w:author="מנוע אמוראים" w:date="2026-10-05T16:40:54Z">
            <w:rPr>
              <w:rtl/>
            </w:rPr>
          </w:rPrChange>
        </w:rPr>
        <w:t xml:space="preserve">"</w:t>
      </w:r>
      <w:r>
        <w:rPr>
          <w:rStyle w:val="2fb"/>
          <w:rFonts w:hint="cs"/>
          <w:rtl/>
          <w:rPrChange w:id="13173" w:author="מנוע אמוראים" w:date="2026-10-05T16:40:54Z">
            <w:rPr>
              <w:rFonts w:hint="cs"/>
              <w:rtl/>
            </w:rPr>
          </w:rPrChange>
        </w:rPr>
        <w:t xml:space="preserve">ו</w:t>
      </w:r>
      <w:r>
        <w:rPr>
          <w:rFonts w:hint="cs"/>
          <w:rtl/>
        </w:rPr>
        <w:t xml:space="preserve">]</w:t>
      </w:r>
      <w:r w:rsidRPr="00C63571">
        <w:rPr>
          <w:rtl/>
        </w:rPr>
        <w:t>: גדול שנאמר במשה ואהרן יותר ממה שנאמר באברהם.</w:t>
      </w:r>
    </w:p>
    <w:p w14:paraId="36D46979" w14:textId="77777777" w:rsidR="0046556D" w:rsidRDefault="00BD6C4F" w:rsidP="00BD6C4F">
      <w:pPr>
        <w:rPr>
          <w:rtl/>
        </w:rPr>
      </w:pPr>
      <w:r w:rsidRPr="00C63571">
        <w:rPr>
          <w:rtl/>
        </w:rPr>
        <w:t>דאילו באברהם כתיב ואנכי עפר ואפר, ואילו במשה ואהרן כתיב ונחנו מה.</w:t>
      </w:r>
    </w:p>
    <w:p w14:paraId="0DDF158F" w14:textId="77777777" w:rsidR="0046556D" w:rsidRDefault="00BD6C4F" w:rsidP="00BD6C4F">
      <w:pPr>
        <w:rPr>
          <w:rtl/>
        </w:rPr>
      </w:pPr>
      <w:r w:rsidRPr="00C63571">
        <w:rPr>
          <w:rtl/>
        </w:rPr>
        <w:t>•:</w:t>
      </w:r>
      <w:r>
        <w:rPr>
          <w:rFonts w:hint="cs"/>
          <w:rtl/>
        </w:rPr>
        <w:t xml:space="preserve">רבא [</w:t>
      </w:r>
      <w:r>
        <w:rPr>
          <w:rStyle w:val="2fb"/>
          <w:rFonts w:hint="cs"/>
          <w:rtl/>
          <w:rPrChange w:id="13174" w:author="מנוע אמוראים" w:date="2026-10-05T16:40:54Z">
            <w:rPr>
              <w:rFonts w:hint="cs"/>
              <w:rtl/>
            </w:rPr>
          </w:rPrChange>
        </w:rPr>
        <w:t xml:space="preserve">רי</w:t>
      </w:r>
      <w:r>
        <w:rPr>
          <w:rStyle w:val="2fb"/>
          <w:rtl/>
          <w:rPrChange w:id="13175" w:author="מנוע אמוראים" w:date="2026-10-05T16:40:54Z">
            <w:rPr>
              <w:rtl/>
            </w:rPr>
          </w:rPrChange>
        </w:rPr>
        <w:t xml:space="preserve">"</w:t>
      </w:r>
      <w:r>
        <w:rPr>
          <w:rStyle w:val="2fb"/>
          <w:rFonts w:hint="cs"/>
          <w:rtl/>
          <w:rPrChange w:id="13176" w:author="מנוע אמוראים" w:date="2026-10-05T16:40:54Z">
            <w:rPr>
              <w:rFonts w:hint="cs"/>
              <w:rtl/>
            </w:rPr>
          </w:rPrChange>
        </w:rPr>
        <w:t xml:space="preserve">ו</w:t>
      </w:r>
      <w:r>
        <w:rPr>
          <w:rFonts w:hint="cs"/>
          <w:rtl/>
        </w:rPr>
        <w:t xml:space="preserve">]</w:t>
      </w:r>
      <w:r w:rsidRPr="00C63571">
        <w:rPr>
          <w:rtl/>
        </w:rPr>
        <w:t xml:space="preserve"> אין העולם מתקיים אלא בשביל משה ואהרן, כתיב הכא</w:t>
      </w:r>
      <w:r w:rsidRPr="00A71A5E">
        <w:rPr>
          <w:rStyle w:val="afffff0"/>
          <w:rtl/>
        </w:rPr>
        <w:t xml:space="preserve"> </w:t>
      </w:r>
      <w:r w:rsidRPr="00A71A5E">
        <w:rPr>
          <w:rStyle w:val="afffff0"/>
          <w:rFonts w:hint="cs"/>
          <w:rtl/>
        </w:rPr>
        <w:t>'</w:t>
      </w:r>
      <w:r w:rsidRPr="00A71A5E">
        <w:rPr>
          <w:rStyle w:val="afffff0"/>
          <w:rtl/>
        </w:rPr>
        <w:t>ונחנו מה</w:t>
      </w:r>
      <w:r w:rsidRPr="00A71A5E">
        <w:rPr>
          <w:rStyle w:val="afffff0"/>
          <w:rFonts w:hint="cs"/>
          <w:rtl/>
        </w:rPr>
        <w:t>'</w:t>
      </w:r>
      <w:r w:rsidRPr="00A71A5E">
        <w:rPr>
          <w:rStyle w:val="afffff0"/>
          <w:rtl/>
        </w:rPr>
        <w:t>,</w:t>
      </w:r>
      <w:r w:rsidRPr="00C63571">
        <w:rPr>
          <w:rtl/>
        </w:rPr>
        <w:t xml:space="preserve"> והתם</w:t>
      </w:r>
      <w:r w:rsidRPr="00A71A5E">
        <w:rPr>
          <w:rStyle w:val="afffff0"/>
          <w:rtl/>
        </w:rPr>
        <w:t xml:space="preserve"> </w:t>
      </w:r>
      <w:r w:rsidRPr="00A71A5E">
        <w:rPr>
          <w:rStyle w:val="afffff0"/>
          <w:rFonts w:hint="cs"/>
          <w:rtl/>
        </w:rPr>
        <w:t>'</w:t>
      </w:r>
      <w:r w:rsidRPr="00A71A5E">
        <w:rPr>
          <w:rStyle w:val="afffff0"/>
          <w:rtl/>
        </w:rPr>
        <w:t>תולה ארץ על בלימה</w:t>
      </w:r>
      <w:r w:rsidRPr="00A71A5E">
        <w:rPr>
          <w:rStyle w:val="afffff0"/>
          <w:rFonts w:hint="cs"/>
          <w:rtl/>
        </w:rPr>
        <w:t>'</w:t>
      </w:r>
      <w:r w:rsidRPr="00A71A5E">
        <w:rPr>
          <w:rStyle w:val="afffff0"/>
          <w:rtl/>
        </w:rPr>
        <w:t>.</w:t>
      </w:r>
    </w:p>
    <w:p w14:paraId="424AD72E" w14:textId="77777777" w:rsidR="0046556D" w:rsidRDefault="00BD6C4F" w:rsidP="00BD6C4F">
      <w:pPr>
        <w:rPr>
          <w:rtl/>
        </w:rPr>
      </w:pPr>
      <w:r>
        <w:rPr>
          <w:rtl/>
        </w:rPr>
        <w:t>א</w:t>
      </w:r>
      <w:r>
        <w:rPr>
          <w:rFonts w:hint="cs"/>
          <w:rtl/>
        </w:rPr>
        <w:t xml:space="preserve">'ר </w:t>
      </w:r>
      <w:r w:rsidRPr="00C63571">
        <w:rPr>
          <w:rtl/>
        </w:rPr>
        <w:t>אילעא: אין העולם מתקיים אלא בשביל מי שבולם את עצמו בשעת מריבה, שנאמר תולה ארץ על בלימה;</w:t>
      </w:r>
    </w:p>
    <w:p w14:paraId="4C2DDD72" w14:textId="77777777" w:rsidR="0046556D" w:rsidRDefault="00BD6C4F" w:rsidP="00BD6C4F">
      <w:pPr>
        <w:rPr>
          <w:rtl/>
        </w:rPr>
      </w:pPr>
      <w:r w:rsidRPr="00C63571">
        <w:rPr>
          <w:rtl/>
        </w:rPr>
        <w:t>• רבי אבהו אמר</w:t>
      </w:r>
      <w:r>
        <w:rPr>
          <w:rtl/>
        </w:rPr>
        <w:t>: מי שמשים עצמו כמי שאינו, שנא</w:t>
      </w:r>
      <w:r>
        <w:rPr>
          <w:rFonts w:hint="cs"/>
          <w:rtl/>
        </w:rPr>
        <w:t>'</w:t>
      </w:r>
      <w:r w:rsidRPr="00A71A5E">
        <w:rPr>
          <w:rStyle w:val="afffff0"/>
          <w:rtl/>
        </w:rPr>
        <w:t xml:space="preserve"> </w:t>
      </w:r>
      <w:r w:rsidRPr="00A71A5E">
        <w:rPr>
          <w:rStyle w:val="afffff0"/>
          <w:rFonts w:hint="cs"/>
          <w:rtl/>
        </w:rPr>
        <w:t>'</w:t>
      </w:r>
      <w:r w:rsidRPr="00A71A5E">
        <w:rPr>
          <w:rStyle w:val="afffff0"/>
          <w:rtl/>
        </w:rPr>
        <w:t>ומתחת זרועות עולם</w:t>
      </w:r>
      <w:r w:rsidRPr="00A71A5E">
        <w:rPr>
          <w:rStyle w:val="afffff0"/>
          <w:rFonts w:hint="cs"/>
          <w:rtl/>
        </w:rPr>
        <w:t>'</w:t>
      </w:r>
      <w:r w:rsidRPr="00A71A5E">
        <w:rPr>
          <w:rStyle w:val="afffff0"/>
          <w:rtl/>
        </w:rPr>
        <w:t>.</w:t>
      </w:r>
    </w:p>
    <w:p w14:paraId="1695412C" w14:textId="77777777" w:rsidR="0046556D" w:rsidRDefault="00BD6C4F" w:rsidP="00BD6C4F">
      <w:pPr>
        <w:rPr>
          <w:rtl/>
        </w:rPr>
      </w:pPr>
      <w:r>
        <w:rPr>
          <w:rtl/>
        </w:rPr>
        <w:t xml:space="preserve">• </w:t>
      </w:r>
      <w:r>
        <w:rPr>
          <w:rStyle w:val="2fb"/>
          <w:rtl/>
          <w:rPrChange w:id="13177" w:author="מנוע אמוראים" w:date="2026-10-05T16:40:54Z">
            <w:rPr>
              <w:rtl/>
            </w:rPr>
          </w:rPrChange>
        </w:rPr>
        <w:t xml:space="preserve">א</w:t>
      </w:r>
      <w:r>
        <w:rPr>
          <w:rStyle w:val="2fb"/>
          <w:rFonts w:hint="cs"/>
          <w:rtl/>
          <w:rPrChange w:id="13178" w:author="מנוע אמוראים" w:date="2026-10-05T16:40:54Z">
            <w:rPr>
              <w:rFonts w:hint="cs"/>
              <w:rtl/>
            </w:rPr>
          </w:rPrChange>
        </w:rPr>
        <w:t xml:space="preserve">רי</w:t>
      </w:r>
      <w:r>
        <w:rPr>
          <w:rStyle w:val="2fb"/>
          <w:rtl/>
          <w:rPrChange w:id="13179" w:author="מנוע אמוראים" w:date="2026-10-05T16:40:54Z">
            <w:rPr>
              <w:rtl/>
            </w:rPr>
          </w:rPrChange>
        </w:rPr>
        <w:t xml:space="preserve">"</w:t>
      </w:r>
      <w:r>
        <w:rPr>
          <w:rStyle w:val="2fb"/>
          <w:rFonts w:hint="cs"/>
          <w:rtl/>
          <w:rPrChange w:id="13180" w:author="מנוע אמוראים" w:date="2026-10-05T16:40:54Z">
            <w:rPr>
              <w:rFonts w:hint="cs"/>
              <w:rtl/>
            </w:rPr>
          </w:rPrChange>
        </w:rPr>
        <w:t xml:space="preserve">צ</w:t>
      </w:r>
      <w:r>
        <w:rPr>
          <w:rFonts w:hint="cs"/>
          <w:rtl/>
        </w:rPr>
        <w:t xml:space="preserve">:</w:t>
      </w:r>
      <w:r w:rsidRPr="00A71A5E">
        <w:rPr>
          <w:rStyle w:val="afffff0"/>
          <w:rtl/>
        </w:rPr>
        <w:t xml:space="preserve"> </w:t>
      </w:r>
      <w:r w:rsidRPr="00A71A5E">
        <w:rPr>
          <w:rStyle w:val="afffff0"/>
          <w:rFonts w:hint="cs"/>
          <w:rtl/>
        </w:rPr>
        <w:t>'</w:t>
      </w:r>
      <w:r w:rsidRPr="00A71A5E">
        <w:rPr>
          <w:rStyle w:val="afffff0"/>
          <w:rtl/>
        </w:rPr>
        <w:t>האמנם אלם צדק תדברון מישרים תשפטו בני אדם</w:t>
      </w:r>
      <w:r w:rsidRPr="00A71A5E">
        <w:rPr>
          <w:rStyle w:val="afffff0"/>
          <w:rFonts w:hint="cs"/>
          <w:rtl/>
        </w:rPr>
        <w:t>'</w:t>
      </w:r>
      <w:r w:rsidRPr="00A71A5E">
        <w:rPr>
          <w:rStyle w:val="afffff0"/>
          <w:rtl/>
        </w:rPr>
        <w:t xml:space="preserve"> </w:t>
      </w:r>
      <w:r w:rsidRPr="00C63571">
        <w:rPr>
          <w:rtl/>
        </w:rPr>
        <w:t xml:space="preserve">- מה אומנותו של אדם בעולם הזה - ישים עצמו כאלם, </w:t>
      </w:r>
    </w:p>
    <w:p w14:paraId="76F1F7E4" w14:textId="77777777" w:rsidR="0046556D" w:rsidRDefault="00BD6C4F" w:rsidP="00BD6C4F">
      <w:pPr>
        <w:rPr>
          <w:rtl/>
        </w:rPr>
      </w:pPr>
      <w:r>
        <w:rPr>
          <w:rFonts w:hint="cs"/>
          <w:rtl/>
        </w:rPr>
        <w:t xml:space="preserve">אבל לדברי תורה </w:t>
      </w:r>
      <w:r>
        <w:rPr>
          <w:rtl/>
        </w:rPr>
        <w:t>–</w:t>
      </w:r>
      <w:r>
        <w:rPr>
          <w:rFonts w:hint="cs"/>
          <w:rtl/>
        </w:rPr>
        <w:t xml:space="preserve"> '</w:t>
      </w:r>
      <w:r w:rsidRPr="00C63571">
        <w:rPr>
          <w:rtl/>
        </w:rPr>
        <w:t xml:space="preserve">צדק תדברון, </w:t>
      </w:r>
      <w:r>
        <w:rPr>
          <w:rFonts w:hint="cs"/>
          <w:rtl/>
        </w:rPr>
        <w:t xml:space="preserve">  </w:t>
      </w:r>
      <w:r w:rsidRPr="00A71A5E">
        <w:rPr>
          <w:rStyle w:val="afffff0"/>
          <w:rFonts w:hint="cs"/>
          <w:rtl/>
        </w:rPr>
        <w:t xml:space="preserve"> </w:t>
      </w:r>
      <w:r w:rsidRPr="00A71A5E">
        <w:rPr>
          <w:rStyle w:val="afffff0"/>
          <w:rtl/>
        </w:rPr>
        <w:t>'מישרים תשפטו בני אדם</w:t>
      </w:r>
      <w:r w:rsidRPr="00A71A5E">
        <w:rPr>
          <w:rStyle w:val="afffff0"/>
          <w:rFonts w:hint="cs"/>
          <w:rtl/>
        </w:rPr>
        <w:t>'-</w:t>
      </w:r>
      <w:r>
        <w:rPr>
          <w:rFonts w:hint="cs"/>
          <w:rtl/>
        </w:rPr>
        <w:t xml:space="preserve"> שלא יגיס דעתו</w:t>
      </w:r>
      <w:r w:rsidRPr="00C63571">
        <w:rPr>
          <w:rtl/>
        </w:rPr>
        <w:t>.</w:t>
      </w:r>
    </w:p>
    <w:p w14:paraId="3BBFEDE6" w14:textId="77777777" w:rsidR="0046556D" w:rsidRDefault="00BD6C4F" w:rsidP="00BD6C4F">
      <w:pPr>
        <w:rPr>
          <w:rtl/>
        </w:rPr>
      </w:pPr>
      <w:r w:rsidRPr="00C63571">
        <w:rPr>
          <w:rtl/>
        </w:rPr>
        <w:t xml:space="preserve">• </w:t>
      </w:r>
      <w:r>
        <w:rPr>
          <w:rStyle w:val="2fb"/>
          <w:rFonts w:hint="cs"/>
          <w:rtl/>
          <w:rPrChange w:id="13181" w:author="מנוע אמוראים" w:date="2026-10-05T16:40:54Z">
            <w:rPr>
              <w:rFonts w:hint="cs"/>
              <w:rtl/>
            </w:rPr>
          </w:rPrChange>
        </w:rPr>
        <w:t xml:space="preserve">אר</w:t>
      </w:r>
      <w:r>
        <w:rPr>
          <w:rStyle w:val="2fb"/>
          <w:rtl/>
          <w:rPrChange w:id="13182" w:author="מנוע אמוראים" w:date="2026-10-05T16:40:54Z">
            <w:rPr>
              <w:rtl/>
            </w:rPr>
          </w:rPrChange>
        </w:rPr>
        <w:t xml:space="preserve">"</w:t>
      </w:r>
      <w:r>
        <w:rPr>
          <w:rStyle w:val="2fb"/>
          <w:rFonts w:hint="cs"/>
          <w:rtl/>
          <w:rPrChange w:id="13183" w:author="מנוע אמוראים" w:date="2026-10-05T16:40:54Z">
            <w:rPr>
              <w:rFonts w:hint="cs"/>
              <w:rtl/>
            </w:rPr>
          </w:rPrChange>
        </w:rPr>
        <w:t xml:space="preserve">ז</w:t>
      </w:r>
      <w:r w:rsidRPr="00C63571">
        <w:rPr>
          <w:rtl/>
        </w:rPr>
        <w:t xml:space="preserve"> </w:t>
      </w:r>
      <w:r>
        <w:rPr>
          <w:rFonts w:hint="cs"/>
          <w:rtl/>
        </w:rPr>
        <w:t xml:space="preserve">[</w:t>
      </w:r>
      <w:r>
        <w:rPr>
          <w:rStyle w:val="2fb"/>
          <w:rFonts w:hint="cs"/>
          <w:rtl/>
          <w:rPrChange w:id="13184" w:author="מנוע אמוראים" w:date="2026-10-05T16:40:54Z">
            <w:rPr>
              <w:rFonts w:hint="cs"/>
              <w:rtl/>
            </w:rPr>
          </w:rPrChange>
        </w:rPr>
        <w:t xml:space="preserve">רבי</w:t>
      </w:r>
      <w:r>
        <w:rPr>
          <w:rStyle w:val="2fb"/>
          <w:rtl/>
          <w:rPrChange w:id="13185" w:author="מנוע אמוראים" w:date="2026-10-05T16:40:54Z">
            <w:rPr>
              <w:rtl/>
            </w:rPr>
          </w:rPrChange>
        </w:rPr>
        <w:t xml:space="preserve">"</w:t>
      </w:r>
      <w:r>
        <w:rPr>
          <w:rStyle w:val="2fb"/>
          <w:rFonts w:hint="cs"/>
          <w:rtl/>
          <w:rPrChange w:id="13186" w:author="מנוע אמוראים" w:date="2026-10-05T16:40:54Z">
            <w:rPr>
              <w:rFonts w:hint="cs"/>
              <w:rtl/>
            </w:rPr>
          </w:rPrChange>
        </w:rPr>
        <w:t xml:space="preserve">ר</w:t>
      </w:r>
      <w:r>
        <w:rPr>
          <w:rFonts w:hint="cs"/>
          <w:rtl/>
        </w:rPr>
        <w:t xml:space="preserve">]</w:t>
      </w:r>
      <w:r w:rsidRPr="00C63571">
        <w:rPr>
          <w:rtl/>
        </w:rPr>
        <w:t>: מכסין בעפר עיר הנדחת.</w:t>
      </w:r>
      <w:r>
        <w:rPr>
          <w:rFonts w:hint="cs"/>
          <w:rtl/>
        </w:rPr>
        <w:t xml:space="preserve"> והיינו בעפר עפרה </w:t>
      </w:r>
    </w:p>
    <w:p w14:paraId="4D166500" w14:textId="77777777" w:rsidR="0046556D" w:rsidRDefault="00BD6C4F" w:rsidP="00BD6C4F">
      <w:pPr>
        <w:rPr>
          <w:rtl/>
        </w:rPr>
      </w:pPr>
      <w:r w:rsidRPr="0046594B">
        <w:rPr>
          <w:rStyle w:val="afffff0"/>
          <w:rtl/>
        </w:rPr>
        <w:t>ד</w:t>
      </w:r>
      <w:r w:rsidRPr="0046594B">
        <w:rPr>
          <w:rStyle w:val="afffff0"/>
          <w:rFonts w:hint="cs"/>
          <w:rtl/>
        </w:rPr>
        <w:t>'</w:t>
      </w:r>
      <w:r w:rsidRPr="0046594B">
        <w:rPr>
          <w:rStyle w:val="afffff0"/>
          <w:rtl/>
        </w:rPr>
        <w:t>ואת כל שללה תקבוץ אל תוך רחובה ושרפת</w:t>
      </w:r>
      <w:r w:rsidRPr="0046594B">
        <w:rPr>
          <w:rStyle w:val="afffff0"/>
          <w:rFonts w:hint="cs"/>
          <w:rtl/>
        </w:rPr>
        <w:t>'</w:t>
      </w:r>
      <w:r w:rsidRPr="0046594B">
        <w:rPr>
          <w:rStyle w:val="afffff0"/>
          <w:rtl/>
        </w:rPr>
        <w:t xml:space="preserve"> </w:t>
      </w:r>
      <w:r w:rsidRPr="00C63571">
        <w:rPr>
          <w:rtl/>
        </w:rPr>
        <w:t xml:space="preserve"> מי שאינו מחוסר אלא קביצה ושרפה, יצא זה שמחוסר תלישה קביצה ושרפה.</w:t>
      </w:r>
    </w:p>
    <w:p w14:paraId="6F2D7FAC" w14:textId="77777777" w:rsidR="0046556D" w:rsidRDefault="00BD6C4F" w:rsidP="00BD6C4F">
      <w:pPr>
        <w:rPr>
          <w:rtl/>
        </w:rPr>
      </w:pPr>
      <w:r w:rsidRPr="00C63571">
        <w:rPr>
          <w:rtl/>
        </w:rPr>
        <w:t>• ורבא: מצות לאו ליהנות ניתנו.</w:t>
      </w:r>
    </w:p>
    <w:p w14:paraId="3F87DF0C" w14:textId="77777777" w:rsidR="0046556D" w:rsidRDefault="00BD6C4F" w:rsidP="00BD6C4F">
      <w:pPr>
        <w:rPr>
          <w:rtl/>
        </w:rPr>
      </w:pPr>
      <w:r>
        <w:rPr>
          <w:rFonts w:hint="cs"/>
          <w:rtl/>
        </w:rPr>
        <w:t>כשאמר רבינא לזה אמר דהך דשופר של עכום לא יתקע וכן לולב עכו</w:t>
      </w:r>
      <w:r w:rsidR="00BF1CF6">
        <w:rPr>
          <w:rtl/>
        </w:rPr>
        <w:t>"</w:t>
      </w:r>
      <w:r>
        <w:rPr>
          <w:rFonts w:hint="cs"/>
          <w:rtl/>
        </w:rPr>
        <w:t xml:space="preserve">ם לא יטול ואם נטל או תקע לא יצא </w:t>
      </w:r>
    </w:p>
    <w:p w14:paraId="5A84A90C" w14:textId="77777777" w:rsidR="00BD6C4F" w:rsidRDefault="00BD6C4F" w:rsidP="00F07436">
      <w:pPr>
        <w:pStyle w:val="afff3"/>
        <w:framePr w:wrap="around"/>
        <w:rPr>
          <w:rtl/>
        </w:rPr>
      </w:pPr>
      <w:r>
        <w:rPr>
          <w:rFonts w:hint="cs"/>
          <w:rtl/>
        </w:rPr>
        <w:t>פט:</w:t>
      </w:r>
    </w:p>
    <w:p w14:paraId="2E561B76" w14:textId="77777777" w:rsidR="0046556D" w:rsidRDefault="00BD6C4F" w:rsidP="00BD6C4F">
      <w:pPr>
        <w:rPr>
          <w:rtl/>
        </w:rPr>
      </w:pPr>
      <w:r>
        <w:rPr>
          <w:rFonts w:hint="cs"/>
          <w:rtl/>
        </w:rPr>
        <w:t xml:space="preserve">התם </w:t>
      </w:r>
      <w:r w:rsidRPr="00C63571">
        <w:rPr>
          <w:rtl/>
        </w:rPr>
        <w:t>שיעורא בעינן, וע</w:t>
      </w:r>
      <w:r>
        <w:rPr>
          <w:rFonts w:hint="cs"/>
          <w:rtl/>
        </w:rPr>
        <w:t>כו</w:t>
      </w:r>
      <w:r w:rsidR="00BF1CF6">
        <w:rPr>
          <w:rtl/>
        </w:rPr>
        <w:t>"</w:t>
      </w:r>
      <w:r>
        <w:rPr>
          <w:rFonts w:hint="cs"/>
          <w:rtl/>
        </w:rPr>
        <w:t xml:space="preserve">ם </w:t>
      </w:r>
      <w:r w:rsidRPr="00C63571">
        <w:rPr>
          <w:rtl/>
        </w:rPr>
        <w:t>מכתת שיעורא, הכא - כל מה דמכתת מעלי לכסוי.</w:t>
      </w:r>
    </w:p>
    <w:p w14:paraId="38683923" w14:textId="77777777" w:rsidR="00BD6C4F" w:rsidRPr="00C63571" w:rsidRDefault="00BD6C4F" w:rsidP="00BD6C4F">
      <w:pPr>
        <w:pStyle w:val="Hadran"/>
        <w:rPr>
          <w:rtl/>
        </w:rPr>
        <w:pPrChange w:id="91138" w:author="Claude" w:date="2026-10-08T08:34:48Z">
          <w:pPr>
            <w:pStyle w:val="affff"/>
            <w:rPr>
              <w:rtl/>
            </w:rPr>
          </w:pPr>
        </w:pPrChange>
      </w:pPr>
      <w:r w:rsidRPr="00C63571">
        <w:rPr>
          <w:rtl/>
        </w:rPr>
        <w:t>הדרן עלך כסוי הדם.</w:t>
      </w:r>
    </w:p>
    <w:p w14:paraId="1164C132" w14:textId="77777777" w:rsidR="00BD6C4F" w:rsidRPr="00C63571" w:rsidRDefault="00BD6C4F" w:rsidP="00BD6C4F">
      <w:pPr>
        <w:pStyle w:val="affff"/>
        <w:sectPr w:rsidR="00BD6C4F" w:rsidRPr="00C63571" w:rsidSect="00550CEB">
          <w:pgSz w:w="5103" w:h="13041" w:code="8"/>
          <w:pgMar w:top="567" w:right="1134" w:bottom="284" w:left="567" w:header="284" w:footer="284" w:gutter="0"/>
          <w:cols w:space="284"/>
          <w:bidi/>
          <w:rtlGutter/>
          <w:docGrid w:linePitch="360"/>
        </w:sectPr>
      </w:pPr>
    </w:p>
    <w:p w14:paraId="61544798" w14:textId="77777777" w:rsidR="0046556D" w:rsidRDefault="00BD6C4F" w:rsidP="00BD6C4F">
      <w:pPr>
        <w:pStyle w:val="afff6"/>
        <w:framePr w:wrap="around"/>
        <w:rPr>
          <w:del w:id="21354" w:author="Claude" w:date="2026-10-07T09:24:29Z"/>
          <w:rtl/>
        </w:rPr>
      </w:pPr>
      <w:del w:id="21353" w:author="Claude" w:date="2026-10-07T09:24:29Z">
        <w:r w:rsidRPr="00C63571">
          <w:rPr>
            <w:rFonts w:hint="cs"/>
            <w:rtl/>
          </w:rPr>
          <w:lastRenderedPageBreak/>
          <w:delText xml:space="preserve">פרק שביעי </w:delText>
        </w:r>
      </w:del>
    </w:p>
    <w:p w14:paraId="794B8767" w14:textId="77777777" w:rsidR="0046556D" w:rsidRDefault="00BD6C4F" w:rsidP="00BD6C4F">
      <w:pPr>
        <w:pStyle w:val="afff7"/>
        <w:framePr w:wrap="around"/>
        <w:rPr>
          <w:del w:id="21356" w:author="Claude" w:date="2026-10-07T09:24:29Z"/>
          <w:rtl/>
        </w:rPr>
      </w:pPr>
      <w:del w:id="21355" w:author="Claude" w:date="2026-10-07T09:24:29Z">
        <w:r w:rsidRPr="00C63571">
          <w:rPr>
            <w:rFonts w:hint="cs"/>
            <w:rtl/>
          </w:rPr>
          <w:delText xml:space="preserve">גיד הנשה</w:delText>
        </w:r>
      </w:del>
    </w:p>
    <w:p w14:paraId="61967DEA" w14:textId="77777777" w:rsidR="0046556D" w:rsidRDefault="00BD6C4F" w:rsidP="00BD6C4F">
      <w:pPr>
        <w:pStyle w:val="afff8"/>
        <w:framePr w:wrap="around"/>
        <w:rPr>
          <w:rtl/>
        </w:rPr>
      </w:pPr>
      <w:r w:rsidRPr="00C63571">
        <w:rPr>
          <w:rFonts w:hint="cs"/>
          <w:rtl/>
        </w:rPr>
        <w:t>פט:- קג:</w:t>
      </w:r>
    </w:p>
    <w:p>
      <w:pPr>
        <w:pStyle w:val="PetichatPerek"/>
        <w:rPr>
          <w:ins w:id="21352" w:author="Claude" w:date="2026-10-07T09:24:29Z"/>
        </w:rPr>
      </w:pPr>
      <w:ins w:id="21351" w:author="Claude" w:date="2026-10-07T09:24:29Z">
        <w:r>
          <w:rPr>
            <w:rFonts w:hint="cs"/>
            <w:rtl/>
          </w:rPr>
          <w:t xml:space="preserve">פרק שביעי</w:t>
        </w:r>
        <w:r>
          <w:rPr>
            <w:rFonts w:hint="cs"/>
            <w:rtl/>
          </w:rPr>
          <w:t xml:space="preserve"> - </w:t>
        </w:r>
        <w:r>
          <w:rPr>
            <w:rFonts w:hint="cs"/>
            <w:rtl/>
          </w:rPr>
          <w:t xml:space="preserve">גיד הנשה</w:t>
        </w:r>
      </w:ins>
    </w:p>
    <w:p w14:paraId="656971D1" w14:textId="77777777" w:rsidR="00BD6C4F" w:rsidRPr="00C63571" w:rsidRDefault="00BD6C4F" w:rsidP="00BD6C4F">
      <w:pPr>
        <w:pStyle w:val="afff9"/>
        <w:spacing w:before="120"/>
        <w:rPr>
          <w:rtl/>
        </w:rPr>
        <w:pPrChange w:id="90056" w:author="קלוד" w:date="2026-10-08T12:08:16Z">
          <w:pPr>
            <w:pStyle w:val="afff9"/>
          </w:pPr>
        </w:pPrChange>
      </w:pPr>
      <w:r w:rsidRPr="00C63571">
        <w:rPr>
          <w:rtl/>
        </w:rPr>
        <w:t>מתני'.</w:t>
      </w:r>
    </w:p>
    <w:p w14:paraId="194049C7" w14:textId="77777777" w:rsidR="0046556D" w:rsidRDefault="00F81631" w:rsidP="00F81631">
      <w:pPr>
        <w:pStyle w:val="afff8"/>
        <w:framePr w:wrap="around"/>
        <w:rPr>
          <w:rtl/>
        </w:rPr>
      </w:pPr>
      <w:r>
        <w:rPr>
          <w:rFonts w:hint="cs"/>
          <w:rtl/>
        </w:rPr>
        <w:t>פט: קג.</w:t>
      </w:r>
    </w:p>
    <w:p>
      <w:pPr>
        <w:pStyle w:val="MishnaBatzad"/>
        <w:rPr>
          <w:ins w:id="20158" w:author="קלוד" w:date="2026-10-06T10:08:36Z"/>
        </w:rPr>
      </w:pPr>
      <w:ins w:id="20157" w:author="קלוד" w:date="2026-10-06T10:08:36Z">
        <w:r>
          <w:t xml:space="preserve">משנה א</w:t>
        </w:r>
      </w:ins>
    </w:p>
    <w:p w14:paraId="525B0B84" w14:textId="4B2BC6CF" w:rsidR="00BD6C4F" w:rsidRPr="00C63571" w:rsidRDefault="00BD6C4F" w:rsidP="00BD6C4F">
      <w:pPr>
        <w:pStyle w:val="afff9"/>
        <w:rPr>
          <w:rtl/>
        </w:rPr>
      </w:pPr>
      <w:r w:rsidRPr="003643E1">
        <w:rPr>
          <w:spacing w:val="-6"/>
          <w:rtl/>
        </w:rPr>
        <w:t>גיד הנשה נוהג בארץ ובחוצה לארץ, בפני הבית ושלא בפני הבית, בחולין ובמוקדשין</w:t>
      </w:r>
      <w:r w:rsidRPr="00C63571">
        <w:rPr>
          <w:rtl/>
        </w:rPr>
        <w:t>.</w:t>
      </w:r>
      <w:r w:rsidR="008B2609">
        <w:rPr>
          <w:rFonts w:hint="cs"/>
          <w:rtl/>
        </w:rPr>
        <w:t xml:space="preserve"> </w:t>
      </w:r>
    </w:p>
    <w:p w14:paraId="09D5B7F3" w14:textId="77777777" w:rsidR="00BD6C4F" w:rsidRPr="00C63571" w:rsidRDefault="00BD6C4F" w:rsidP="00BD6C4F">
      <w:pPr>
        <w:pStyle w:val="afff9"/>
        <w:rPr>
          <w:rtl/>
        </w:rPr>
      </w:pPr>
      <w:r>
        <w:rPr>
          <w:rtl/>
        </w:rPr>
        <w:t xml:space="preserve">ונוהג בבהמה ובחיה, בירך של ימין ובירך של שמאל, ואינו נוהג בעוף - מפני שאין לו כף, ונוהג בשליל, </w:t>
      </w:r>
      <w:r>
        <w:rPr>
          <w:rStyle w:val="TanaimMishna"/>
          <w:rtl/>
          <w:rPrChange w:id="22402" w:author="Claude" w:date="2026-10-07T09:47:47Z">
            <w:rPr>
              <w:rtl/>
            </w:rPr>
          </w:rPrChange>
        </w:rPr>
        <w:t xml:space="preserve">ר' יהודה</w:t>
      </w:r>
      <w:r>
        <w:rPr>
          <w:rtl/>
        </w:rPr>
        <w:t xml:space="preserve"> אומר</w:t>
      </w:r>
      <w:r>
        <w:rPr>
          <w:rStyle w:val="TanaimMishna"/>
          <w:rtl/>
          <w:rPrChange w:id="22403" w:author="Claude" w:date="2026-10-07T09:47:47Z">
            <w:rPr>
              <w:rtl/>
            </w:rPr>
          </w:rPrChange>
        </w:rPr>
        <w:t xml:space="preserve">:</w:t>
      </w:r>
      <w:r>
        <w:rPr>
          <w:rtl/>
        </w:rPr>
        <w:t xml:space="preserve"> אינו נוהג בשליל, וחלבו מותר.</w:t>
      </w:r>
    </w:p>
    <w:p w14:paraId="66FE9574" w14:textId="77777777" w:rsidR="00BD6C4F" w:rsidRPr="00C63571" w:rsidRDefault="00BD6C4F" w:rsidP="00BD6C4F">
      <w:pPr>
        <w:pStyle w:val="01"/>
        <w:rPr>
          <w:rtl/>
        </w:rPr>
      </w:pPr>
      <w:r>
        <w:rPr>
          <w:rFonts w:hint="cs"/>
          <w:rtl/>
        </w:rPr>
        <w:t xml:space="preserve">ל</w:t>
      </w:r>
      <w:r>
        <w:rPr>
          <w:rStyle w:val="TanaimMishna"/>
          <w:rFonts w:hint="cs"/>
          <w:rtl/>
          <w:rPrChange w:id="22404" w:author="Claude" w:date="2026-10-07T09:47:47Z">
            <w:rPr>
              <w:rFonts w:hint="cs"/>
              <w:rtl/>
            </w:rPr>
          </w:rPrChange>
        </w:rPr>
        <w:t xml:space="preserve">ר</w:t>
      </w:r>
      <w:r>
        <w:rPr>
          <w:rStyle w:val="TanaimMishna"/>
          <w:rtl/>
          <w:rPrChange w:id="22405" w:author="Claude" w:date="2026-10-07T09:47:47Z">
            <w:rPr>
              <w:rtl/>
            </w:rPr>
          </w:rPrChange>
        </w:rPr>
        <w:t xml:space="preserve">"</w:t>
      </w:r>
      <w:r>
        <w:rPr>
          <w:rStyle w:val="TanaimMishna"/>
          <w:rFonts w:hint="cs"/>
          <w:rtl/>
          <w:rPrChange w:id="22406" w:author="Claude" w:date="2026-10-07T09:47:47Z">
            <w:rPr>
              <w:rFonts w:hint="cs"/>
              <w:rtl/>
            </w:rPr>
          </w:rPrChange>
        </w:rPr>
        <w:t xml:space="preserve">מ</w:t>
      </w:r>
      <w:r>
        <w:rPr>
          <w:rStyle w:val="TanaimMishna"/>
          <w:rFonts w:hint="cs"/>
          <w:rtl/>
          <w:rPrChange w:id="22407" w:author="Claude" w:date="2026-10-07T09:47:47Z">
            <w:rPr>
              <w:rFonts w:hint="cs"/>
              <w:rtl/>
            </w:rPr>
          </w:rPrChange>
        </w:rPr>
        <w:t xml:space="preserve">:</w:t>
      </w:r>
      <w:r>
        <w:rPr>
          <w:rFonts w:hint="cs"/>
          <w:rtl/>
        </w:rPr>
        <w:t xml:space="preserve"> </w:t>
      </w:r>
      <w:r>
        <w:rPr>
          <w:rtl/>
        </w:rPr>
        <w:t xml:space="preserve">ואין הטבחין נאמנין על גיד הנשה - ו</w:t>
      </w:r>
      <w:r>
        <w:rPr>
          <w:rStyle w:val="TanaimMishna"/>
          <w:rtl/>
          <w:rPrChange w:id="20027" w:author="קלוד" w:date="2026-10-06T10:08:36Z">
            <w:rPr>
              <w:rtl/>
            </w:rPr>
          </w:rPrChange>
        </w:rPr>
        <w:t xml:space="preserve">חכמים</w:t>
      </w:r>
      <w:r>
        <w:rPr>
          <w:rtl/>
        </w:rPr>
        <w:t xml:space="preserve"> אומרים</w:t>
      </w:r>
      <w:r>
        <w:rPr>
          <w:rStyle w:val="TanaimMishna"/>
          <w:rtl/>
          <w:rPrChange w:id="21311" w:author="Claude" w:date="2026-10-07T09:24:29Z">
            <w:rPr>
              <w:rtl/>
            </w:rPr>
          </w:rPrChange>
        </w:rPr>
        <w:t xml:space="preserve">:</w:t>
      </w:r>
      <w:r>
        <w:rPr>
          <w:rtl/>
        </w:rPr>
        <w:t xml:space="preserve"> נאמנין עליו, ועל החלב.</w:t>
      </w:r>
    </w:p>
    <w:p w14:paraId="7A7F2E19" w14:textId="50816869" w:rsidR="00053472" w:rsidRDefault="00BD6C4F" w:rsidP="00A9773E">
      <w:pPr>
        <w:pStyle w:val="affff1"/>
        <w:rPr>
          <w:rtl/>
        </w:rPr>
      </w:pPr>
      <w:ins w:id="9887" w:author="מספור קטעי משנה" w:date="2026-10-06T06:45:19Z">
        <w:r>
          <w:rPr>
            <w:rStyle w:val="MisparKeta"/>
          </w:rPr>
          <w:t xml:space="preserve">ב. </w:t>
        </w:r>
      </w:ins>
      <w:r>
        <w:rPr>
          <w:rFonts w:hint="cs"/>
          <w:rtl/>
        </w:rPr>
        <w:t xml:space="preserve">במוקדשין </w:t>
      </w:r>
    </w:p>
    <w:p w14:paraId="546200BE" w14:textId="77777777" w:rsidR="00BC1BDD" w:rsidRDefault="00BC1BDD" w:rsidP="008B2609">
      <w:pPr>
        <w:pStyle w:val="38"/>
        <w:framePr w:wrap="notBeside"/>
        <w:rPr>
          <w:rtl/>
        </w:rPr>
      </w:pPr>
      <w:r>
        <w:rPr>
          <w:rtl/>
        </w:rPr>
        <w:t>אין לומר</w:t>
      </w:r>
    </w:p>
    <w:p w14:paraId="7365C638" w14:textId="6C1DC42D" w:rsidR="0046556D" w:rsidRPr="009D5681" w:rsidRDefault="00A75E42" w:rsidP="009D5681">
      <w:pPr>
        <w:rPr>
          <w:rtl/>
        </w:rPr>
      </w:pPr>
      <w:r>
        <w:rPr>
          <w:rtl/>
        </w:rPr>
        <w:t>דקמ"ל דאין</w:t>
      </w:r>
      <w:r w:rsidR="00BD6C4F" w:rsidRPr="009D5681">
        <w:rPr>
          <w:rtl/>
        </w:rPr>
        <w:t xml:space="preserve"> בגידין בנ</w:t>
      </w:r>
      <w:r w:rsidR="00BF1CF6" w:rsidRPr="009D5681">
        <w:rPr>
          <w:rtl/>
        </w:rPr>
        <w:t>"</w:t>
      </w:r>
      <w:r w:rsidR="00BD6C4F" w:rsidRPr="009D5681">
        <w:rPr>
          <w:rFonts w:hint="cs"/>
          <w:rtl/>
        </w:rPr>
        <w:t>ט</w:t>
      </w:r>
      <w:r w:rsidR="006D4989" w:rsidRPr="002C18B1">
        <w:rPr>
          <w:rStyle w:val="afffffe"/>
          <w:rtl/>
        </w:rPr>
        <w:t xml:space="preserve"> בבשר</w:t>
      </w:r>
      <w:r w:rsidR="00BD6C4F" w:rsidRPr="009D5681">
        <w:rPr>
          <w:rtl/>
        </w:rPr>
        <w:t xml:space="preserve"> </w:t>
      </w:r>
      <w:r w:rsidR="00BD6C4F" w:rsidRPr="009D5681">
        <w:rPr>
          <w:rFonts w:hint="cs"/>
          <w:rtl/>
        </w:rPr>
        <w:t xml:space="preserve">ואיסור גיד </w:t>
      </w:r>
      <w:r w:rsidR="00BC1BDD">
        <w:rPr>
          <w:rtl/>
        </w:rPr>
        <w:t>יש</w:t>
      </w:r>
      <w:r w:rsidR="00BD6C4F" w:rsidRPr="009D5681">
        <w:rPr>
          <w:rFonts w:hint="cs"/>
          <w:rtl/>
        </w:rPr>
        <w:t xml:space="preserve"> ולא איסור מוקדשין </w:t>
      </w:r>
    </w:p>
    <w:p w14:paraId="22723673" w14:textId="52BC1016" w:rsidR="0046556D" w:rsidRPr="00053472" w:rsidRDefault="000828F8" w:rsidP="007B28D4">
      <w:pPr>
        <w:pStyle w:val="affffb"/>
        <w:rPr>
          <w:rtl/>
        </w:rPr>
      </w:pPr>
      <w:r w:rsidRPr="00053472">
        <w:rPr>
          <w:rtl/>
        </w:rPr>
        <w:t xml:space="preserve">- </w:t>
      </w:r>
      <w:r w:rsidR="005122A9" w:rsidRPr="00053472">
        <w:rPr>
          <w:rtl/>
        </w:rPr>
        <w:t>שהרי</w:t>
      </w:r>
      <w:r w:rsidR="00BD6C4F" w:rsidRPr="00053472">
        <w:rPr>
          <w:rFonts w:hint="cs"/>
          <w:rtl/>
        </w:rPr>
        <w:t xml:space="preserve"> תנא דידן סבר ד</w:t>
      </w:r>
      <w:r w:rsidR="00BD6C4F" w:rsidRPr="00053472">
        <w:rPr>
          <w:rtl/>
        </w:rPr>
        <w:t xml:space="preserve">ירך שנתבשל בה גיד הנשה, אם יש בה </w:t>
      </w:r>
      <w:r w:rsidR="00BD6C4F" w:rsidRPr="00053472">
        <w:rPr>
          <w:rFonts w:hint="cs"/>
          <w:rtl/>
        </w:rPr>
        <w:t>בנ</w:t>
      </w:r>
      <w:r w:rsidR="00BF1CF6" w:rsidRPr="00053472">
        <w:rPr>
          <w:rtl/>
        </w:rPr>
        <w:t>"</w:t>
      </w:r>
      <w:r w:rsidR="00BD6C4F" w:rsidRPr="00053472">
        <w:rPr>
          <w:rFonts w:hint="cs"/>
          <w:rtl/>
        </w:rPr>
        <w:t>ט</w:t>
      </w:r>
      <w:r w:rsidR="00BD6C4F" w:rsidRPr="00053472">
        <w:rPr>
          <w:rtl/>
        </w:rPr>
        <w:t xml:space="preserve"> </w:t>
      </w:r>
      <w:r w:rsidR="00BD6C4F" w:rsidRPr="00053472">
        <w:rPr>
          <w:rFonts w:hint="cs"/>
          <w:rtl/>
        </w:rPr>
        <w:t>הר</w:t>
      </w:r>
      <w:r w:rsidR="00BF1CF6" w:rsidRPr="00053472">
        <w:rPr>
          <w:rtl/>
        </w:rPr>
        <w:t>"</w:t>
      </w:r>
      <w:r w:rsidR="00BD6C4F" w:rsidRPr="00053472">
        <w:rPr>
          <w:rFonts w:hint="cs"/>
          <w:rtl/>
        </w:rPr>
        <w:t>ז</w:t>
      </w:r>
      <w:r w:rsidR="00BD6C4F" w:rsidRPr="00053472">
        <w:rPr>
          <w:rtl/>
        </w:rPr>
        <w:t xml:space="preserve"> אסורה!</w:t>
      </w:r>
    </w:p>
    <w:p w14:paraId="4DDD2C09" w14:textId="77777777" w:rsidR="00BC1BDD" w:rsidRDefault="00BC1BDD" w:rsidP="008B2609">
      <w:pPr>
        <w:pStyle w:val="38"/>
        <w:framePr w:wrap="notBeside"/>
        <w:rPr>
          <w:rtl/>
        </w:rPr>
      </w:pPr>
      <w:r>
        <w:rPr>
          <w:rtl/>
        </w:rPr>
        <w:t>אלא</w:t>
      </w:r>
    </w:p>
    <w:p w14:paraId="129FA708" w14:textId="64CC1ECD" w:rsidR="0046556D" w:rsidRDefault="00A75E42" w:rsidP="00BD6C4F">
      <w:pPr>
        <w:rPr>
          <w:rtl/>
        </w:rPr>
      </w:pPr>
      <w:r>
        <w:rPr>
          <w:rtl/>
        </w:rPr>
        <w:t>כאן בולדות קדשים, וקסבר נוהג בשליל, ושבמעי</w:t>
      </w:r>
      <w:r w:rsidR="00BD6C4F" w:rsidRPr="00C63571">
        <w:rPr>
          <w:rtl/>
        </w:rPr>
        <w:t xml:space="preserve"> אמן הן קדושים, דאיסו</w:t>
      </w:r>
      <w:r w:rsidR="00BD6C4F">
        <w:rPr>
          <w:rtl/>
        </w:rPr>
        <w:t xml:space="preserve">ר גיד ואיסור מוקדשין </w:t>
      </w:r>
      <w:r w:rsidR="00BC1BDD">
        <w:rPr>
          <w:rtl/>
        </w:rPr>
        <w:t>באים כאחד</w:t>
      </w:r>
      <w:r w:rsidR="00BD6C4F" w:rsidRPr="00C63571">
        <w:rPr>
          <w:rtl/>
        </w:rPr>
        <w:t>.</w:t>
      </w:r>
    </w:p>
    <w:p w14:paraId="11D79BCD" w14:textId="144C1FCB" w:rsidR="0046556D" w:rsidRPr="008B2609" w:rsidRDefault="00BC1BDD" w:rsidP="008B2609">
      <w:pPr>
        <w:pStyle w:val="afffff8"/>
        <w:rPr>
          <w:color w:val="7B3F00"/>
          <w:rtl/>
        </w:rPr>
      </w:pPr>
      <w:r w:rsidRPr="008B2609">
        <w:rPr>
          <w:color w:val="7B3F00"/>
          <w:rtl/>
        </w:rPr>
        <w:t>מחלוקת ר"י ורבנן אם</w:t>
      </w:r>
      <w:r w:rsidR="00BD6C4F" w:rsidRPr="008B2609">
        <w:rPr>
          <w:rFonts w:hint="cs"/>
          <w:color w:val="7B3F00"/>
          <w:rtl/>
        </w:rPr>
        <w:t xml:space="preserve"> נוהג בשליל </w:t>
      </w:r>
    </w:p>
    <w:p w14:paraId="4094C6DA" w14:textId="77777777" w:rsidR="00BC1BDD" w:rsidRDefault="00BC1BDD" w:rsidP="008B2609">
      <w:pPr>
        <w:pStyle w:val="38"/>
        <w:framePr w:wrap="notBeside"/>
        <w:rPr>
          <w:rtl/>
        </w:rPr>
      </w:pPr>
      <w:r>
        <w:rPr>
          <w:rtl/>
        </w:rPr>
        <w:t>והך</w:t>
      </w:r>
    </w:p>
    <w:p w14:paraId="4F2D2EB3" w14:textId="3D33880A" w:rsidR="0046556D" w:rsidRDefault="00A13A9F" w:rsidP="00BD6C4F">
      <w:pPr>
        <w:rPr>
          <w:rtl/>
        </w:rPr>
      </w:pPr>
      <w:r w:rsidRPr="008B2609">
        <w:rPr>
          <w:rFonts w:ascii="BA TM • Vilna Extra-Bold" w:hAnsi="BA TM • Vilna Extra-Bold" w:cs="BA TM • Vilna Extra-Bold"/>
          <w:color w:val="767171" w:themeColor="background2" w:themeShade="80"/>
          <w:sz w:val="14"/>
          <w:szCs w:val="14"/>
          <w:rtl/>
        </w:rPr>
        <w:t xml:space="preserve">דעל אלו טומאות הנזיר מגלח: על המת ועל כזית מן המת, </w:t>
      </w:r>
      <w:r w:rsidRPr="008B2609">
        <w:rPr>
          <w:rStyle w:val="2fb"/>
          <w:rtl/>
        </w:rPr>
        <w:t>ורי"ו</w:t>
      </w:r>
      <w:r w:rsidRPr="008B2609">
        <w:rPr>
          <w:rFonts w:ascii="BA TM • Vilna Extra-Bold" w:hAnsi="BA TM • Vilna Extra-Bold" w:cs="BA TM • Vilna Extra-Bold"/>
          <w:color w:val="767171" w:themeColor="background2" w:themeShade="80"/>
          <w:sz w:val="14"/>
          <w:szCs w:val="14"/>
          <w:rtl/>
        </w:rPr>
        <w:t xml:space="preserve">: היינו לנפל שלא נקשרו אבריו </w:t>
      </w:r>
      <w:r w:rsidR="00A75E42">
        <w:rPr>
          <w:rFonts w:ascii="BA TM • Vilna Extra-Bold" w:hAnsi="BA TM • Vilna Extra-Bold" w:cs="BA TM • Vilna Extra-Bold"/>
          <w:color w:val="767171" w:themeColor="background2" w:themeShade="80"/>
          <w:sz w:val="14"/>
          <w:szCs w:val="14"/>
          <w:rtl/>
        </w:rPr>
        <w:t>בגידין, ומשמע דאיסור מוקדשין קדים!</w:t>
      </w:r>
      <w:r w:rsidR="00A9773E">
        <w:rPr>
          <w:rtl/>
        </w:rPr>
        <w:t xml:space="preserve"> מוקדשין קדם, בא איסור גיד וחל עליהם</w:t>
      </w:r>
      <w:r w:rsidR="00BD6C4F" w:rsidRPr="00C63571">
        <w:rPr>
          <w:rtl/>
        </w:rPr>
        <w:t>, שכן איסורו נוהג בבני נח.</w:t>
      </w:r>
    </w:p>
    <w:p w14:paraId="13655E00" w14:textId="68BF2D3B" w:rsidR="0046556D" w:rsidRDefault="00A75E42" w:rsidP="00BD6C4F">
      <w:pPr>
        <w:rPr>
          <w:rtl/>
        </w:rPr>
      </w:pPr>
      <w:r>
        <w:rPr>
          <w:rtl/>
        </w:rPr>
        <w:t xml:space="preserve">וסברא זו רק </w:t>
      </w:r>
      <w:r>
        <w:rPr>
          <w:rStyle w:val="2fb"/>
          <w:rtl/>
          <w:rPrChange w:id="13187" w:author="מנוע אמוראים" w:date="2026-10-05T16:40:54Z">
            <w:rPr>
              <w:rtl/>
            </w:rPr>
          </w:rPrChange>
        </w:rPr>
        <w:t xml:space="preserve">לר"י</w:t>
      </w:r>
      <w:r>
        <w:rPr>
          <w:rtl/>
        </w:rPr>
        <w:t xml:space="preserve">, ומתני' דלא </w:t>
      </w:r>
      <w:r>
        <w:rPr>
          <w:rStyle w:val="2fb"/>
          <w:rtl/>
          <w:rPrChange w:id="13188" w:author="מנוע אמוראים" w:date="2026-10-05T16:40:54Z">
            <w:rPr>
              <w:rtl/>
            </w:rPr>
          </w:rPrChange>
        </w:rPr>
        <w:t xml:space="preserve">כר"י</w:t>
      </w:r>
      <w:r>
        <w:rPr>
          <w:rtl/>
        </w:rPr>
        <w:t xml:space="preserve">, דקתני: בירך</w:t>
      </w:r>
      <w:r w:rsidR="00BD6C4F" w:rsidRPr="00C63571">
        <w:rPr>
          <w:rtl/>
        </w:rPr>
        <w:t xml:space="preserve"> של ימין ובירך של שמאל!</w:t>
      </w:r>
    </w:p>
    <w:p w14:paraId="32D3D8BA" w14:textId="383D2913" w:rsidR="0046556D" w:rsidRDefault="000828F8" w:rsidP="00C62948">
      <w:pPr>
        <w:pStyle w:val="affffb"/>
        <w:rPr>
          <w:rtl/>
        </w:rPr>
      </w:pPr>
      <w:r>
        <w:rPr>
          <w:rtl/>
        </w:rPr>
        <w:t xml:space="preserve">- </w:t>
      </w:r>
      <w:r w:rsidR="00A9773E">
        <w:rPr>
          <w:rtl/>
        </w:rPr>
        <w:t xml:space="preserve">תנא זה ס"ל </w:t>
      </w:r>
      <w:r w:rsidR="00A75E42">
        <w:rPr>
          <w:rtl/>
        </w:rPr>
        <w:t>כמותו באחת, שנוהג בבני נח, וחולק עליו באחת, שנוהג בשתי ירכות.</w:t>
      </w:r>
    </w:p>
    <w:p w14:paraId="096482E3" w14:textId="77777777" w:rsidR="00BC1BDD" w:rsidRDefault="00BC1BDD" w:rsidP="008B2609">
      <w:pPr>
        <w:pStyle w:val="38"/>
        <w:framePr w:wrap="notBeside"/>
        <w:rPr>
          <w:rtl/>
        </w:rPr>
      </w:pPr>
      <w:r>
        <w:rPr>
          <w:rtl/>
        </w:rPr>
        <w:t>ודחי':</w:t>
      </w:r>
    </w:p>
    <w:p w14:paraId="7AFF3CC1" w14:textId="57B706EE" w:rsidR="0046556D" w:rsidRDefault="00A75E42" w:rsidP="00BD6C4F">
      <w:pPr>
        <w:rPr>
          <w:rtl/>
        </w:rPr>
      </w:pPr>
      <w:r>
        <w:rPr>
          <w:rStyle w:val="2fb"/>
          <w:rtl/>
          <w:rPrChange w:id="13189" w:author="מנוע אמוראים" w:date="2026-10-05T16:40:54Z">
            <w:rPr>
              <w:rtl/>
            </w:rPr>
          </w:rPrChange>
        </w:rPr>
        <w:t xml:space="preserve">דר"י</w:t>
      </w:r>
      <w:r>
        <w:rPr>
          <w:rtl/>
        </w:rPr>
        <w:t xml:space="preserve"> אמרה רק בטמאה דאיסור לאו, ולא בקדשים דאיסור כרת.</w:t>
      </w:r>
      <w:r w:rsidR="00BD6C4F">
        <w:rPr>
          <w:rFonts w:hint="cs"/>
          <w:rtl/>
        </w:rPr>
        <w:t xml:space="preserve"> </w:t>
      </w:r>
    </w:p>
    <w:p w14:paraId="75C087C2" w14:textId="3EB66FDC" w:rsidR="0046556D" w:rsidRDefault="000828F8" w:rsidP="00BD6C4F">
      <w:pPr>
        <w:rPr>
          <w:rtl/>
        </w:rPr>
      </w:pPr>
      <w:r>
        <w:rPr>
          <w:rtl/>
        </w:rPr>
        <w:t xml:space="preserve">- </w:t>
      </w:r>
      <w:r w:rsidR="005D1545">
        <w:rPr>
          <w:rtl/>
        </w:rPr>
        <w:t>אלא א. כאן במבכרת, דברחם קדוש, ב.</w:t>
      </w:r>
      <w:r w:rsidR="00F319DE">
        <w:rPr>
          <w:rtl/>
        </w:rPr>
        <w:t xml:space="preserve"> ולדות קדשים - </w:t>
      </w:r>
      <w:r w:rsidR="00A75E42">
        <w:rPr>
          <w:rtl/>
        </w:rPr>
        <w:t>בהווייתן, ביציאתן, הן קדושים, ואיסור גיד קדם.</w:t>
      </w:r>
    </w:p>
    <w:p w14:paraId="6FB9BD79" w14:textId="77777777" w:rsidR="005D1545" w:rsidRDefault="005D1545" w:rsidP="008B2609">
      <w:pPr>
        <w:pStyle w:val="38"/>
        <w:framePr w:wrap="notBeside"/>
        <w:rPr>
          <w:rtl/>
        </w:rPr>
      </w:pPr>
      <w:r>
        <w:rPr>
          <w:rtl/>
        </w:rPr>
        <w:t>רחב"י:</w:t>
      </w:r>
    </w:p>
    <w:p w14:paraId="762505A0" w14:textId="7F174940" w:rsidR="0046556D" w:rsidRDefault="00BD6C4F" w:rsidP="00BD6C4F">
      <w:pPr>
        <w:rPr>
          <w:rtl/>
        </w:rPr>
      </w:pPr>
      <w:r w:rsidRPr="00C63571">
        <w:rPr>
          <w:rtl/>
        </w:rPr>
        <w:t>לא שנו אלא קדשים הנאכלין, אבל קדשים שאינן נאכלין</w:t>
      </w:r>
      <w:r w:rsidR="006D4989" w:rsidRPr="002C18B1">
        <w:rPr>
          <w:rStyle w:val="afffffe"/>
          <w:rtl/>
        </w:rPr>
        <w:t xml:space="preserve"> כעולה</w:t>
      </w:r>
      <w:r w:rsidRPr="00C63571">
        <w:rPr>
          <w:rtl/>
        </w:rPr>
        <w:t xml:space="preserve"> - אין איסור גיד נוהג בהן.</w:t>
      </w:r>
    </w:p>
    <w:p w14:paraId="5B1F603A" w14:textId="77777777" w:rsidR="005D1545" w:rsidRDefault="005D1545" w:rsidP="008B2609">
      <w:pPr>
        <w:pStyle w:val="38"/>
        <w:framePr w:wrap="notBeside"/>
        <w:rPr>
          <w:rtl/>
        </w:rPr>
      </w:pPr>
      <w:r>
        <w:rPr>
          <w:rtl/>
        </w:rPr>
        <w:t>ורי"ו:</w:t>
      </w:r>
    </w:p>
    <w:p w14:paraId="0555B78D" w14:textId="1B8EB6EE" w:rsidR="0046556D" w:rsidRDefault="00BD6C4F" w:rsidP="00BD6C4F">
      <w:pPr>
        <w:rPr>
          <w:rtl/>
        </w:rPr>
      </w:pPr>
      <w:r w:rsidRPr="00C63571">
        <w:rPr>
          <w:rtl/>
        </w:rPr>
        <w:t xml:space="preserve">אחד קדשים הנאכלין </w:t>
      </w:r>
      <w:r w:rsidR="0089047B">
        <w:rPr>
          <w:rtl/>
        </w:rPr>
        <w:t>ואחד שאין</w:t>
      </w:r>
      <w:r w:rsidRPr="00C63571">
        <w:rPr>
          <w:rtl/>
        </w:rPr>
        <w:t xml:space="preserve"> נאכלין - איסור גיד נוהג בהן.</w:t>
      </w:r>
    </w:p>
    <w:p w14:paraId="570ECD2F" w14:textId="77777777" w:rsidR="005D1545" w:rsidRDefault="005D1545" w:rsidP="008B2609">
      <w:pPr>
        <w:pStyle w:val="38"/>
        <w:framePr w:wrap="notBeside"/>
        <w:rPr>
          <w:rtl/>
        </w:rPr>
      </w:pPr>
      <w:r>
        <w:rPr>
          <w:rtl/>
        </w:rPr>
        <w:t>ר"פ:</w:t>
      </w:r>
    </w:p>
    <w:p w14:paraId="446F4968" w14:textId="09829FD6" w:rsidR="0046556D" w:rsidRDefault="00BD6C4F" w:rsidP="00BD6C4F">
      <w:pPr>
        <w:rPr>
          <w:rtl/>
        </w:rPr>
      </w:pPr>
      <w:r w:rsidRPr="00C63571">
        <w:rPr>
          <w:rtl/>
        </w:rPr>
        <w:t xml:space="preserve">ולא </w:t>
      </w:r>
      <w:r w:rsidR="006C4685">
        <w:rPr>
          <w:rtl/>
        </w:rPr>
        <w:t>חלקו</w:t>
      </w:r>
      <w:r w:rsidRPr="00C63571">
        <w:rPr>
          <w:rtl/>
        </w:rPr>
        <w:t xml:space="preserve">, </w:t>
      </w:r>
      <w:r w:rsidR="0089047B">
        <w:rPr>
          <w:rtl/>
        </w:rPr>
        <w:t>כאן להלקותו וכאן</w:t>
      </w:r>
      <w:r>
        <w:rPr>
          <w:rtl/>
        </w:rPr>
        <w:t xml:space="preserve"> </w:t>
      </w:r>
      <w:r w:rsidRPr="00C63571">
        <w:rPr>
          <w:rtl/>
        </w:rPr>
        <w:t>להעלותו,</w:t>
      </w:r>
      <w:r w:rsidR="006D4989" w:rsidRPr="002C18B1">
        <w:rPr>
          <w:rStyle w:val="afffffe"/>
          <w:rtl/>
        </w:rPr>
        <w:t xml:space="preserve"> למזבח</w:t>
      </w:r>
      <w:r w:rsidRPr="00C63571">
        <w:rPr>
          <w:rtl/>
        </w:rPr>
        <w:t xml:space="preserve"> </w:t>
      </w:r>
      <w:r w:rsidR="0089047B">
        <w:rPr>
          <w:b/>
          <w:bCs/>
          <w:rtl/>
        </w:rPr>
        <w:t>וא"ד:</w:t>
      </w:r>
      <w:r w:rsidR="00510CF4">
        <w:rPr>
          <w:b/>
          <w:bCs/>
          <w:rtl/>
        </w:rPr>
        <w:t xml:space="preserve"> ולא</w:t>
      </w:r>
      <w:r w:rsidRPr="00C63571">
        <w:rPr>
          <w:rtl/>
        </w:rPr>
        <w:t xml:space="preserve"> </w:t>
      </w:r>
      <w:r w:rsidR="006C4685">
        <w:rPr>
          <w:rtl/>
        </w:rPr>
        <w:t>חלקו</w:t>
      </w:r>
      <w:r w:rsidRPr="00C63571">
        <w:rPr>
          <w:rtl/>
        </w:rPr>
        <w:t xml:space="preserve">, </w:t>
      </w:r>
      <w:r w:rsidR="00921FC0">
        <w:rPr>
          <w:rtl/>
        </w:rPr>
        <w:t>כאן לחלצו וכאן</w:t>
      </w:r>
      <w:r w:rsidRPr="00C63571">
        <w:rPr>
          <w:rtl/>
        </w:rPr>
        <w:t xml:space="preserve"> להעלותו.</w:t>
      </w:r>
    </w:p>
    <w:p w14:paraId="5035B73F" w14:textId="77777777" w:rsidR="005D1545" w:rsidRDefault="005D1545" w:rsidP="008B2609">
      <w:pPr>
        <w:pStyle w:val="38"/>
        <w:framePr w:wrap="notBeside"/>
        <w:rPr>
          <w:rtl/>
        </w:rPr>
      </w:pPr>
      <w:r>
        <w:rPr>
          <w:rtl/>
        </w:rPr>
        <w:t>רנב"י:</w:t>
      </w:r>
    </w:p>
    <w:p w14:paraId="7C5FE28F" w14:textId="733A8777" w:rsidR="00822210" w:rsidRDefault="00BD6C4F" w:rsidP="00BD6C4F">
      <w:pPr>
        <w:rPr>
          <w:rtl/>
        </w:rPr>
      </w:pPr>
      <w:r w:rsidRPr="00C63571">
        <w:rPr>
          <w:rtl/>
        </w:rPr>
        <w:t xml:space="preserve">להעלותו </w:t>
      </w:r>
      <w:r w:rsidR="006C4685">
        <w:rPr>
          <w:rtl/>
        </w:rPr>
        <w:t>חלקו</w:t>
      </w:r>
      <w:r w:rsidRPr="00C63571">
        <w:rPr>
          <w:rtl/>
        </w:rPr>
        <w:t>,</w:t>
      </w:r>
      <w:r w:rsidR="006D4989" w:rsidRPr="002C18B1">
        <w:rPr>
          <w:rStyle w:val="afffffe"/>
          <w:rtl/>
        </w:rPr>
        <w:t xml:space="preserve"> עם הירך</w:t>
      </w:r>
      <w:r w:rsidRPr="00C63571">
        <w:rPr>
          <w:rtl/>
        </w:rPr>
        <w:t xml:space="preserve"> </w:t>
      </w:r>
      <w:r>
        <w:rPr>
          <w:rFonts w:hint="cs"/>
          <w:rtl/>
        </w:rPr>
        <w:t>ד'</w:t>
      </w:r>
      <w:r>
        <w:rPr>
          <w:rStyle w:val="afffff0"/>
          <w:rtl/>
          <w:rPrChange w:id="9052" w:author="מנוע פסוקים" w:date="2026-10-05T16:37:55Z">
            <w:rPr>
              <w:rtl/>
            </w:rPr>
          </w:rPrChange>
        </w:rPr>
        <w:t xml:space="preserve">והקטיר הכהן את הכל </w:t>
      </w:r>
      <w:r>
        <w:rPr>
          <w:rStyle w:val="afffff0"/>
          <w:rtl/>
          <w:rPrChange w:id="9053" w:author="מנוע פסוקים" w:date="2026-10-05T16:37:55Z">
            <w:rPr>
              <w:rtl/>
            </w:rPr>
          </w:rPrChange>
        </w:rPr>
        <w:t xml:space="preserve">המזבחה</w:t>
      </w:r>
      <w:r>
        <w:rPr>
          <w:rtl/>
        </w:rPr>
        <w:t xml:space="preserve">'</w:t>
      </w:r>
      <w:r w:rsidRPr="00C63571">
        <w:rPr>
          <w:rtl/>
        </w:rPr>
        <w:t xml:space="preserve"> - לרבות העצמות והגידין והקרנים והטלפים, </w:t>
      </w:r>
    </w:p>
    <w:p w14:paraId="221C5124" w14:textId="77999150" w:rsidR="0046556D" w:rsidRDefault="00822210" w:rsidP="00BD6C4F">
      <w:pPr>
        <w:rPr>
          <w:rtl/>
        </w:rPr>
      </w:pPr>
      <w:r>
        <w:rPr>
          <w:rtl/>
        </w:rPr>
        <w:t xml:space="preserve"> '</w:t>
      </w:r>
      <w:r>
        <w:rPr>
          <w:rStyle w:val="afffff0"/>
          <w:rtl/>
          <w:rPrChange w:id="9054" w:author="מנוע פסוקים" w:date="2026-10-05T16:37:55Z">
            <w:rPr>
              <w:rtl/>
            </w:rPr>
          </w:rPrChange>
        </w:rPr>
        <w:t xml:space="preserve">ועשית עולותיך הבשר </w:t>
      </w:r>
      <w:r>
        <w:rPr>
          <w:rStyle w:val="afffff0"/>
          <w:rtl/>
          <w:rPrChange w:id="9055" w:author="מנוע פסוקים" w:date="2026-10-05T16:37:55Z">
            <w:rPr>
              <w:rtl/>
            </w:rPr>
          </w:rPrChange>
        </w:rPr>
        <w:t xml:space="preserve">והדם</w:t>
      </w:r>
      <w:r>
        <w:rPr>
          <w:rtl/>
        </w:rPr>
        <w:t xml:space="preserve">' - ולא פירשו,</w:t>
      </w:r>
      <w:r>
        <w:rPr>
          <w:rtl/>
        </w:rPr>
        <w:t xml:space="preserve"> '</w:t>
      </w:r>
      <w:r>
        <w:rPr>
          <w:rStyle w:val="afffff0"/>
          <w:rFonts w:hint="cs"/>
          <w:rtl/>
          <w:rPrChange w:id="9056" w:author="מנוע פסוקים" w:date="2026-10-05T16:37:55Z">
            <w:rPr>
              <w:rFonts w:hint="cs"/>
              <w:rtl/>
            </w:rPr>
          </w:rPrChange>
        </w:rPr>
        <w:t xml:space="preserve">והקטיר הכהן את הכל המזבחה</w:t>
      </w:r>
      <w:r>
        <w:rPr>
          <w:rFonts w:hint="cs"/>
          <w:rtl/>
        </w:rPr>
        <w:t xml:space="preserve">'</w:t>
      </w:r>
      <w:r w:rsidR="005D1545">
        <w:rPr>
          <w:rtl/>
        </w:rPr>
        <w:t xml:space="preserve"> -</w:t>
      </w:r>
      <w:r w:rsidR="00BD6C4F">
        <w:rPr>
          <w:rFonts w:hint="cs"/>
          <w:rtl/>
        </w:rPr>
        <w:t xml:space="preserve"> שלא יחלוץ גידים </w:t>
      </w:r>
      <w:r w:rsidR="00EE580B">
        <w:rPr>
          <w:rtl/>
        </w:rPr>
        <w:t>ועצמות</w:t>
      </w:r>
      <w:r w:rsidR="0009000C">
        <w:rPr>
          <w:rtl/>
        </w:rPr>
        <w:t>,</w:t>
      </w:r>
      <w:r w:rsidR="00BD6C4F">
        <w:rPr>
          <w:rFonts w:hint="cs"/>
          <w:rtl/>
        </w:rPr>
        <w:t xml:space="preserve"> מחוברין יעלו, פרשו אפי' בראשו של מזבח ירדו </w:t>
      </w:r>
    </w:p>
    <w:p w14:paraId="77EF83F4" w14:textId="2DD160FA" w:rsidR="0046556D" w:rsidRDefault="00EB064D" w:rsidP="00BD6C4F">
      <w:pPr>
        <w:rPr>
          <w:rtl/>
        </w:rPr>
      </w:pPr>
      <w:r>
        <w:rPr>
          <w:rtl/>
        </w:rPr>
        <w:t xml:space="preserve">והתנא דפרשו ירדו </w:t>
      </w:r>
      <w:r w:rsidR="0009000C">
        <w:rPr>
          <w:rtl/>
        </w:rPr>
        <w:t xml:space="preserve">- </w:t>
      </w:r>
      <w:r w:rsidR="0009000C" w:rsidRPr="008B2609">
        <w:rPr>
          <w:rStyle w:val="2fb"/>
          <w:rtl/>
        </w:rPr>
        <w:t>רבי</w:t>
      </w:r>
      <w:r>
        <w:rPr>
          <w:rtl/>
        </w:rPr>
        <w:t xml:space="preserve"> היא, דתניא: '</w:t>
      </w:r>
      <w:r>
        <w:rPr>
          <w:rStyle w:val="afffff0"/>
          <w:rtl/>
          <w:rPrChange w:id="9057" w:author="מנוע פסוקים" w:date="2026-10-05T16:37:55Z">
            <w:rPr>
              <w:rtl/>
            </w:rPr>
          </w:rPrChange>
        </w:rPr>
        <w:t xml:space="preserve">והקטיר הכהן את הכל</w:t>
      </w:r>
      <w:r>
        <w:rPr>
          <w:rtl/>
        </w:rPr>
        <w:t xml:space="preserve">' לרבות העצמות והגידים והקרנים והטלפים, ואפי' פרשו,</w:t>
      </w:r>
      <w:r w:rsidR="00822210">
        <w:rPr>
          <w:rtl/>
        </w:rPr>
        <w:t xml:space="preserve"> '</w:t>
      </w:r>
      <w:r w:rsidR="00BD6C4F" w:rsidRPr="00C63571">
        <w:rPr>
          <w:rtl/>
        </w:rPr>
        <w:t>ועשית עולותיך הבשר והדם</w:t>
      </w:r>
      <w:r w:rsidR="00BD6C4F">
        <w:rPr>
          <w:rFonts w:hint="cs"/>
          <w:rtl/>
        </w:rPr>
        <w:t>'</w:t>
      </w:r>
      <w:r w:rsidR="00BD6C4F" w:rsidRPr="00C63571">
        <w:rPr>
          <w:rtl/>
        </w:rPr>
        <w:t xml:space="preserve"> בפוקעין, הא כיצד: עיכולי בשר אתה מחזיר, </w:t>
      </w:r>
      <w:r w:rsidR="00BD6C4F">
        <w:rPr>
          <w:rFonts w:hint="cs"/>
          <w:rtl/>
        </w:rPr>
        <w:t>ולא</w:t>
      </w:r>
      <w:r w:rsidR="00BD6C4F" w:rsidRPr="00C63571">
        <w:rPr>
          <w:rtl/>
        </w:rPr>
        <w:t xml:space="preserve"> עיכולי גידים ועצמות;</w:t>
      </w:r>
    </w:p>
    <w:p w14:paraId="4449DC9B" w14:textId="77777777" w:rsidR="00EB064D" w:rsidRDefault="00EB064D" w:rsidP="008B2609">
      <w:pPr>
        <w:pStyle w:val="38"/>
        <w:framePr w:wrap="notBeside"/>
        <w:rPr>
          <w:rtl/>
        </w:rPr>
      </w:pPr>
      <w:r>
        <w:rPr>
          <w:rtl/>
        </w:rPr>
        <w:t>רבי:</w:t>
      </w:r>
    </w:p>
    <w:p w14:paraId="3AA60DEB" w14:textId="1B8928C3" w:rsidR="0046556D" w:rsidRDefault="00BD6C4F" w:rsidP="00BD6C4F">
      <w:pPr>
        <w:rPr>
          <w:rtl/>
        </w:rPr>
      </w:pPr>
      <w:r w:rsidRPr="00A71A5E">
        <w:rPr>
          <w:rStyle w:val="afffff0"/>
          <w:rFonts w:hint="cs"/>
          <w:rtl/>
        </w:rPr>
        <w:t>'</w:t>
      </w:r>
      <w:r w:rsidRPr="00A71A5E">
        <w:rPr>
          <w:rStyle w:val="afffff0"/>
          <w:rtl/>
        </w:rPr>
        <w:t>והקטיר הכהן את הכל</w:t>
      </w:r>
      <w:r w:rsidRPr="00A71A5E">
        <w:rPr>
          <w:rStyle w:val="afffff0"/>
          <w:rFonts w:hint="cs"/>
          <w:rtl/>
        </w:rPr>
        <w:t>'</w:t>
      </w:r>
      <w:r w:rsidRPr="00A71A5E">
        <w:rPr>
          <w:rStyle w:val="afffff0"/>
          <w:rtl/>
        </w:rPr>
        <w:t xml:space="preserve"> </w:t>
      </w:r>
      <w:r w:rsidRPr="00C63571">
        <w:rPr>
          <w:rtl/>
        </w:rPr>
        <w:t>- ריבה,</w:t>
      </w:r>
      <w:r w:rsidRPr="00A71A5E">
        <w:rPr>
          <w:rStyle w:val="afffff0"/>
          <w:rtl/>
        </w:rPr>
        <w:t xml:space="preserve"> </w:t>
      </w:r>
      <w:r w:rsidRPr="00A71A5E">
        <w:rPr>
          <w:rStyle w:val="afffff0"/>
          <w:rFonts w:hint="cs"/>
          <w:rtl/>
        </w:rPr>
        <w:t>'</w:t>
      </w:r>
      <w:r w:rsidRPr="00A71A5E">
        <w:rPr>
          <w:rStyle w:val="afffff0"/>
          <w:rtl/>
        </w:rPr>
        <w:t>ועשית עולותיך הבשר והדם</w:t>
      </w:r>
      <w:r w:rsidRPr="00A71A5E">
        <w:rPr>
          <w:rStyle w:val="afffff0"/>
          <w:rFonts w:hint="cs"/>
          <w:rtl/>
        </w:rPr>
        <w:t>'</w:t>
      </w:r>
      <w:r w:rsidR="00EB064D">
        <w:rPr>
          <w:rStyle w:val="afffff0"/>
          <w:rtl/>
        </w:rPr>
        <w:t xml:space="preserve"> -</w:t>
      </w:r>
      <w:r w:rsidRPr="00A71A5E">
        <w:rPr>
          <w:rStyle w:val="afffff0"/>
          <w:rtl/>
        </w:rPr>
        <w:t xml:space="preserve"> </w:t>
      </w:r>
      <w:r w:rsidRPr="00C63571">
        <w:rPr>
          <w:rtl/>
        </w:rPr>
        <w:t xml:space="preserve">מיעט, הא כיצד: מחוברין - יעלו, פרשו, </w:t>
      </w:r>
      <w:r w:rsidR="00DD5CF9">
        <w:rPr>
          <w:rtl/>
        </w:rPr>
        <w:t>אפי'</w:t>
      </w:r>
      <w:r>
        <w:rPr>
          <w:rtl/>
        </w:rPr>
        <w:t xml:space="preserve"> בראשו של מזבח </w:t>
      </w:r>
      <w:r w:rsidRPr="00C63571">
        <w:rPr>
          <w:rtl/>
        </w:rPr>
        <w:t>ירדו.</w:t>
      </w:r>
    </w:p>
    <w:p w14:paraId="7ED2C3C0" w14:textId="77777777" w:rsidR="00EB064D" w:rsidRDefault="00EB064D" w:rsidP="008B2609">
      <w:pPr>
        <w:pStyle w:val="38"/>
        <w:framePr w:wrap="notBeside"/>
        <w:rPr>
          <w:rtl/>
        </w:rPr>
      </w:pPr>
      <w:r>
        <w:rPr>
          <w:rtl/>
        </w:rPr>
        <w:t>ורבנן</w:t>
      </w:r>
    </w:p>
    <w:p w14:paraId="0F70C7F7" w14:textId="5637B396" w:rsidR="0046556D" w:rsidRDefault="00BD6C4F" w:rsidP="00BD6C4F">
      <w:pPr>
        <w:rPr>
          <w:rtl/>
        </w:rPr>
      </w:pPr>
      <w:r w:rsidRPr="00C63571">
        <w:rPr>
          <w:rtl/>
        </w:rPr>
        <w:t xml:space="preserve">מחוברין </w:t>
      </w:r>
      <w:r>
        <w:rPr>
          <w:rFonts w:hint="cs"/>
          <w:rtl/>
        </w:rPr>
        <w:t>א</w:t>
      </w:r>
      <w:r w:rsidR="00BF1CF6">
        <w:rPr>
          <w:rtl/>
        </w:rPr>
        <w:t>"</w:t>
      </w:r>
      <w:r>
        <w:rPr>
          <w:rFonts w:hint="cs"/>
          <w:rtl/>
        </w:rPr>
        <w:t xml:space="preserve">צ </w:t>
      </w:r>
      <w:r w:rsidRPr="00C63571">
        <w:rPr>
          <w:rtl/>
        </w:rPr>
        <w:t xml:space="preserve">קרא </w:t>
      </w:r>
      <w:r w:rsidR="00EB064D">
        <w:rPr>
          <w:rtl/>
        </w:rPr>
        <w:t>לרבות, כמו ראשה</w:t>
      </w:r>
      <w:r w:rsidRPr="00C63571">
        <w:rPr>
          <w:rtl/>
        </w:rPr>
        <w:t xml:space="preserve"> של עולה, </w:t>
      </w:r>
      <w:r w:rsidR="000D72F2">
        <w:rPr>
          <w:rtl/>
        </w:rPr>
        <w:t>וקרא איצטריך</w:t>
      </w:r>
      <w:r w:rsidRPr="00C63571">
        <w:rPr>
          <w:rtl/>
        </w:rPr>
        <w:t xml:space="preserve"> לפרשו.</w:t>
      </w:r>
    </w:p>
    <w:p w14:paraId="74B40F2A" w14:textId="2650D67E" w:rsidR="00BD6C4F" w:rsidRDefault="00BD6C4F" w:rsidP="00F07436">
      <w:pPr>
        <w:pStyle w:val="afff3"/>
        <w:framePr w:wrap="around"/>
        <w:rPr>
          <w:rtl/>
        </w:rPr>
      </w:pPr>
      <w:r>
        <w:rPr>
          <w:rFonts w:hint="cs"/>
          <w:rtl/>
        </w:rPr>
        <w:t>צ:</w:t>
      </w:r>
    </w:p>
    <w:p w14:paraId="4E27143F" w14:textId="77777777" w:rsidR="000D72F2" w:rsidRDefault="000D72F2" w:rsidP="008B2609">
      <w:pPr>
        <w:pStyle w:val="38"/>
        <w:framePr w:wrap="notBeside"/>
        <w:rPr>
          <w:rtl/>
        </w:rPr>
      </w:pPr>
      <w:r>
        <w:rPr>
          <w:rtl/>
        </w:rPr>
        <w:t>ורבי</w:t>
      </w:r>
    </w:p>
    <w:p w14:paraId="3AB6C68E" w14:textId="3228EE73" w:rsidR="0046556D" w:rsidRDefault="00BD6C4F" w:rsidP="00BD6C4F">
      <w:pPr>
        <w:rPr>
          <w:rtl/>
        </w:rPr>
      </w:pPr>
      <w:r w:rsidRPr="00C63571">
        <w:rPr>
          <w:rtl/>
        </w:rPr>
        <w:t xml:space="preserve">מחוברין </w:t>
      </w:r>
      <w:r w:rsidR="000D72F2">
        <w:rPr>
          <w:rtl/>
        </w:rPr>
        <w:t>דהיתר א"צ קרא לרבות, וקרא צריך</w:t>
      </w:r>
      <w:r w:rsidRPr="00C63571">
        <w:rPr>
          <w:rtl/>
        </w:rPr>
        <w:t xml:space="preserve"> לגיד הנשה </w:t>
      </w:r>
      <w:r w:rsidR="000D72F2">
        <w:rPr>
          <w:rtl/>
        </w:rPr>
        <w:t>במחובר.</w:t>
      </w:r>
    </w:p>
    <w:p w14:paraId="10EBF8A6" w14:textId="5FAF70AB" w:rsidR="0046556D" w:rsidRDefault="000D72F2" w:rsidP="00BD6C4F">
      <w:pPr>
        <w:rPr>
          <w:rtl/>
        </w:rPr>
      </w:pPr>
      <w:r>
        <w:rPr>
          <w:b/>
          <w:bCs/>
          <w:rtl/>
        </w:rPr>
        <w:t xml:space="preserve">ורבנן: 'ממשקה ישראל' - מן המותר לישראל, </w:t>
      </w:r>
      <w:r w:rsidRPr="008B2609">
        <w:rPr>
          <w:rStyle w:val="2fb"/>
          <w:rtl/>
        </w:rPr>
        <w:t>ולרבי</w:t>
      </w:r>
      <w:r>
        <w:rPr>
          <w:b/>
          <w:bCs/>
          <w:rtl/>
        </w:rPr>
        <w:t xml:space="preserve"> כמו חלב ודם,</w:t>
      </w:r>
      <w:r w:rsidR="00BD6C4F">
        <w:rPr>
          <w:rFonts w:hint="cs"/>
          <w:rtl/>
        </w:rPr>
        <w:t xml:space="preserve"> </w:t>
      </w:r>
      <w:r w:rsidR="00BD6C4F" w:rsidRPr="001D11FE">
        <w:rPr>
          <w:b/>
          <w:bCs/>
          <w:rtl/>
        </w:rPr>
        <w:t>ורבנן</w:t>
      </w:r>
      <w:r w:rsidR="00BD6C4F" w:rsidRPr="00C63571">
        <w:rPr>
          <w:rtl/>
        </w:rPr>
        <w:t xml:space="preserve"> - מצותן בכך שאני.</w:t>
      </w:r>
    </w:p>
    <w:p w14:paraId="47AEC196" w14:textId="77777777" w:rsidR="0046556D" w:rsidRDefault="0046556D" w:rsidP="00BD6C4F">
      <w:pPr>
        <w:rPr>
          <w:rtl/>
        </w:rPr>
      </w:pPr>
    </w:p>
    <w:p w14:paraId="10257ADD" w14:textId="77777777" w:rsidR="003A69C8" w:rsidRDefault="003A69C8" w:rsidP="008B2609">
      <w:pPr>
        <w:pStyle w:val="38"/>
        <w:framePr w:wrap="notBeside"/>
        <w:rPr>
          <w:rtl/>
        </w:rPr>
      </w:pPr>
      <w:r>
        <w:rPr>
          <w:rtl/>
        </w:rPr>
        <w:t>ר"ה:</w:t>
      </w:r>
    </w:p>
    <w:p w14:paraId="164563B2" w14:textId="276BDF50" w:rsidR="0046556D" w:rsidRDefault="00BD6C4F" w:rsidP="00BD6C4F">
      <w:pPr>
        <w:rPr>
          <w:rtl/>
        </w:rPr>
      </w:pPr>
      <w:r w:rsidRPr="00C63571">
        <w:rPr>
          <w:rtl/>
        </w:rPr>
        <w:t>גיד הנשה של עולה חולצו לתפוח</w:t>
      </w:r>
      <w:r w:rsidR="006D4989" w:rsidRPr="002C18B1">
        <w:rPr>
          <w:rStyle w:val="afffffe"/>
          <w:rtl/>
        </w:rPr>
        <w:t xml:space="preserve"> צבור האפר שבראש המזבח</w:t>
      </w:r>
      <w:r w:rsidRPr="00C63571">
        <w:rPr>
          <w:rtl/>
        </w:rPr>
        <w:t>.</w:t>
      </w:r>
      <w:r>
        <w:rPr>
          <w:rFonts w:hint="cs"/>
          <w:rtl/>
        </w:rPr>
        <w:t xml:space="preserve"> </w:t>
      </w:r>
    </w:p>
    <w:p w14:paraId="6744D8A2" w14:textId="38C01CB7" w:rsidR="003A69C8" w:rsidRDefault="006D4989" w:rsidP="008B2609">
      <w:pPr>
        <w:pStyle w:val="38"/>
        <w:framePr w:wrap="notBeside"/>
        <w:rPr>
          <w:rtl/>
        </w:rPr>
      </w:pPr>
      <w:r>
        <w:rPr>
          <w:rtl/>
        </w:rPr>
        <w:lastRenderedPageBreak/>
        <w:t>ר"ח לר"ה:</w:t>
      </w:r>
    </w:p>
    <w:p w14:paraId="7F0E7316" w14:textId="46B37D30" w:rsidR="0046556D" w:rsidRDefault="00BD6C4F" w:rsidP="00BD6C4F">
      <w:pPr>
        <w:rPr>
          <w:rtl/>
        </w:rPr>
      </w:pPr>
      <w:r>
        <w:rPr>
          <w:rFonts w:hint="cs"/>
          <w:rtl/>
        </w:rPr>
        <w:t xml:space="preserve"> </w:t>
      </w:r>
      <w:r w:rsidR="00597CA2">
        <w:rPr>
          <w:rtl/>
        </w:rPr>
        <w:t>ד'</w:t>
      </w:r>
      <w:r w:rsidRPr="00A71A5E">
        <w:rPr>
          <w:rStyle w:val="afffff0"/>
          <w:rFonts w:hint="cs"/>
          <w:rtl/>
        </w:rPr>
        <w:t>ע</w:t>
      </w:r>
      <w:r w:rsidR="00BF1CF6" w:rsidRPr="00A71A5E">
        <w:rPr>
          <w:rStyle w:val="afffff0"/>
          <w:rtl/>
        </w:rPr>
        <w:t>"</w:t>
      </w:r>
      <w:r w:rsidRPr="00A71A5E">
        <w:rPr>
          <w:rStyle w:val="afffff0"/>
          <w:rFonts w:hint="cs"/>
          <w:rtl/>
        </w:rPr>
        <w:t xml:space="preserve">כ לא יאכלו בני ישראל' </w:t>
      </w:r>
      <w:r w:rsidR="00A75E42">
        <w:rPr>
          <w:rStyle w:val="afffffe"/>
          <w:rtl/>
        </w:rPr>
        <w:t>כתיב, ולא 'לא יאכל המזבח'!</w:t>
      </w:r>
      <w:r>
        <w:rPr>
          <w:rFonts w:hint="cs"/>
          <w:rtl/>
        </w:rPr>
        <w:t xml:space="preserve"> </w:t>
      </w:r>
    </w:p>
    <w:p w14:paraId="30A775A3" w14:textId="77777777" w:rsidR="003A69C8" w:rsidRDefault="003A69C8" w:rsidP="008B2609">
      <w:pPr>
        <w:pStyle w:val="38"/>
        <w:framePr w:wrap="notBeside"/>
        <w:rPr>
          <w:rtl/>
        </w:rPr>
      </w:pPr>
      <w:r>
        <w:rPr>
          <w:rtl/>
        </w:rPr>
        <w:t>ור"ה</w:t>
      </w:r>
    </w:p>
    <w:p w14:paraId="68620182" w14:textId="6A2D7B41" w:rsidR="0046556D" w:rsidRDefault="00BD6C4F" w:rsidP="00BD6C4F">
      <w:pPr>
        <w:rPr>
          <w:rtl/>
        </w:rPr>
      </w:pPr>
      <w:r w:rsidRPr="00A71A5E">
        <w:rPr>
          <w:rStyle w:val="afffff0"/>
          <w:rFonts w:hint="cs"/>
          <w:rtl/>
        </w:rPr>
        <w:t>'</w:t>
      </w:r>
      <w:r w:rsidRPr="00A71A5E">
        <w:rPr>
          <w:rStyle w:val="afffff0"/>
          <w:rtl/>
        </w:rPr>
        <w:t>ממשקה ישראל</w:t>
      </w:r>
      <w:r w:rsidRPr="00A71A5E">
        <w:rPr>
          <w:rStyle w:val="afffff0"/>
          <w:rFonts w:hint="cs"/>
          <w:rtl/>
        </w:rPr>
        <w:t>'</w:t>
      </w:r>
      <w:r w:rsidR="003A69C8">
        <w:rPr>
          <w:rStyle w:val="afffff0"/>
          <w:rtl/>
        </w:rPr>
        <w:t xml:space="preserve"> -</w:t>
      </w:r>
      <w:r w:rsidRPr="00A71A5E">
        <w:rPr>
          <w:rStyle w:val="afffff0"/>
          <w:rtl/>
        </w:rPr>
        <w:t xml:space="preserve"> </w:t>
      </w:r>
      <w:r w:rsidRPr="00C63571">
        <w:rPr>
          <w:rtl/>
        </w:rPr>
        <w:t>מן המותר לישראל.</w:t>
      </w:r>
    </w:p>
    <w:p w14:paraId="182EF13D" w14:textId="77777777" w:rsidR="003A69C8" w:rsidRDefault="003A69C8" w:rsidP="008B2609">
      <w:pPr>
        <w:pStyle w:val="38"/>
        <w:framePr w:wrap="notBeside"/>
        <w:rPr>
          <w:rtl/>
        </w:rPr>
      </w:pPr>
      <w:r>
        <w:rPr>
          <w:rtl/>
        </w:rPr>
        <w:t>והך ד</w:t>
      </w:r>
    </w:p>
    <w:p w14:paraId="12E0D56F" w14:textId="1C8C63C4" w:rsidR="0046556D" w:rsidRDefault="00BD6C4F" w:rsidP="00BD6C4F">
      <w:pPr>
        <w:rPr>
          <w:rtl/>
        </w:rPr>
      </w:pPr>
      <w:r>
        <w:rPr>
          <w:rtl/>
        </w:rPr>
        <w:t xml:space="preserve">גיד הנשה של שלמים </w:t>
      </w:r>
      <w:r w:rsidRPr="00C63571">
        <w:rPr>
          <w:rtl/>
        </w:rPr>
        <w:t>מכבדו לאמה, ושל עו</w:t>
      </w:r>
      <w:r>
        <w:rPr>
          <w:rtl/>
        </w:rPr>
        <w:t>לה</w:t>
      </w:r>
      <w:r w:rsidRPr="00C63571">
        <w:rPr>
          <w:rtl/>
        </w:rPr>
        <w:t xml:space="preserve"> </w:t>
      </w:r>
      <w:r w:rsidR="003A69C8">
        <w:rPr>
          <w:rtl/>
        </w:rPr>
        <w:t xml:space="preserve">מעלהו! - היינו </w:t>
      </w:r>
      <w:r>
        <w:rPr>
          <w:rtl/>
        </w:rPr>
        <w:t xml:space="preserve">מעלהו עם הירך וחולצו בראש המזבח, ד'</w:t>
      </w:r>
      <w:r>
        <w:rPr>
          <w:rStyle w:val="afffff0"/>
          <w:rtl/>
          <w:rPrChange w:id="9058" w:author="מנוע פסוקים" w:date="2026-10-05T16:37:55Z">
            <w:rPr>
              <w:rtl/>
            </w:rPr>
          </w:rPrChange>
        </w:rPr>
        <w:t xml:space="preserve">הקריבהו</w:t>
      </w:r>
      <w:r>
        <w:rPr>
          <w:rStyle w:val="afffff0"/>
          <w:rtl/>
          <w:rPrChange w:id="9059" w:author="מנוע פסוקים" w:date="2026-10-05T16:37:55Z">
            <w:rPr>
              <w:rtl/>
            </w:rPr>
          </w:rPrChange>
        </w:rPr>
        <w:t xml:space="preserve"> נא לפחתך</w:t>
      </w:r>
      <w:r>
        <w:rPr>
          <w:rtl/>
        </w:rPr>
        <w:t xml:space="preserve">'</w:t>
      </w:r>
      <w:r>
        <w:rPr>
          <w:rFonts w:hint="cs"/>
          <w:rtl/>
        </w:rPr>
        <w:t xml:space="preserve"> </w:t>
      </w:r>
    </w:p>
    <w:p w14:paraId="5668CACE" w14:textId="77777777" w:rsidR="0046556D" w:rsidRDefault="0046556D" w:rsidP="00BD6C4F">
      <w:pPr>
        <w:rPr>
          <w:rtl/>
        </w:rPr>
      </w:pPr>
    </w:p>
    <w:p w14:paraId="0D39259E" w14:textId="77777777" w:rsidR="0046556D" w:rsidRDefault="00BD6C4F" w:rsidP="00BD6C4F">
      <w:pPr>
        <w:rPr>
          <w:rtl/>
        </w:rPr>
      </w:pPr>
      <w:r>
        <w:rPr>
          <w:rFonts w:hint="cs"/>
          <w:rtl/>
        </w:rPr>
        <w:t>ת</w:t>
      </w:r>
      <w:r w:rsidR="00BF1CF6">
        <w:rPr>
          <w:rtl/>
        </w:rPr>
        <w:t>"</w:t>
      </w:r>
      <w:r>
        <w:rPr>
          <w:rFonts w:hint="cs"/>
          <w:rtl/>
        </w:rPr>
        <w:t xml:space="preserve">כ </w:t>
      </w:r>
      <w:r w:rsidRPr="008B2609">
        <w:rPr>
          <w:rStyle w:val="2fb"/>
          <w:rFonts w:hint="cs"/>
          <w:rtl/>
        </w:rPr>
        <w:t>דר</w:t>
      </w:r>
      <w:r w:rsidR="00BF1CF6" w:rsidRPr="008B2609">
        <w:rPr>
          <w:rStyle w:val="2fb"/>
          <w:rtl/>
        </w:rPr>
        <w:t>"</w:t>
      </w:r>
      <w:r w:rsidRPr="008B2609">
        <w:rPr>
          <w:rStyle w:val="2fb"/>
          <w:rFonts w:hint="cs"/>
          <w:rtl/>
        </w:rPr>
        <w:t>ה</w:t>
      </w:r>
      <w:r w:rsidRPr="00C63571">
        <w:rPr>
          <w:rtl/>
        </w:rPr>
        <w:t>: גיד הנשה של שלמים - מכבדו לאמה, ושל עולה - חולצו לתפוח.</w:t>
      </w:r>
    </w:p>
    <w:p w14:paraId="6464DDA3" w14:textId="042DCC85" w:rsidR="0046556D" w:rsidRDefault="00BD6C4F" w:rsidP="00BD6C4F">
      <w:pPr>
        <w:rPr>
          <w:rtl/>
        </w:rPr>
      </w:pPr>
      <w:r w:rsidRPr="00C63571">
        <w:rPr>
          <w:rtl/>
        </w:rPr>
        <w:t xml:space="preserve">תנן </w:t>
      </w:r>
      <w:r w:rsidR="008B6BE0">
        <w:rPr>
          <w:rtl/>
        </w:rPr>
        <w:t>שם</w:t>
      </w:r>
      <w:r w:rsidRPr="00C63571">
        <w:rPr>
          <w:rtl/>
        </w:rPr>
        <w:t>: תפוח היה באמצע המזבח, פעמים היה עליו כשלש מאות כור.</w:t>
      </w:r>
      <w:r w:rsidR="00A759F6">
        <w:rPr>
          <w:rtl/>
        </w:rPr>
        <w:t xml:space="preserve"> – רבא</w:t>
      </w:r>
      <w:r w:rsidRPr="00C63571">
        <w:rPr>
          <w:rtl/>
        </w:rPr>
        <w:t>: גוזמא.</w:t>
      </w:r>
      <w:r w:rsidR="006D4989" w:rsidRPr="002C18B1">
        <w:rPr>
          <w:rStyle w:val="afffffe"/>
          <w:rtl/>
        </w:rPr>
        <w:t xml:space="preserve"> שלא דק</w:t>
      </w:r>
    </w:p>
    <w:p w14:paraId="0C979BBF" w14:textId="4F4F37D9" w:rsidR="0046556D" w:rsidRDefault="00BD6C4F" w:rsidP="00BD6C4F">
      <w:pPr>
        <w:rPr>
          <w:rtl/>
        </w:rPr>
      </w:pPr>
      <w:r w:rsidRPr="00C63571">
        <w:rPr>
          <w:rtl/>
        </w:rPr>
        <w:t>השקו את התמיד בכוס של זהב,</w:t>
      </w:r>
      <w:r w:rsidR="00A759F6">
        <w:rPr>
          <w:rtl/>
        </w:rPr>
        <w:t xml:space="preserve"> – רבא</w:t>
      </w:r>
      <w:r w:rsidRPr="00C63571">
        <w:rPr>
          <w:rtl/>
        </w:rPr>
        <w:t>: גוזמא.</w:t>
      </w:r>
    </w:p>
    <w:p w14:paraId="0C6EB523" w14:textId="77777777" w:rsidR="00A759F6" w:rsidRDefault="00A759F6" w:rsidP="008B2609">
      <w:pPr>
        <w:pStyle w:val="38"/>
        <w:framePr w:wrap="notBeside"/>
        <w:rPr>
          <w:rtl/>
        </w:rPr>
      </w:pPr>
      <w:r>
        <w:rPr>
          <w:rtl/>
        </w:rPr>
        <w:t>רבי אמי:</w:t>
      </w:r>
    </w:p>
    <w:p w14:paraId="2F3EA696" w14:textId="0A013F08" w:rsidR="0046556D" w:rsidRDefault="00BD6C4F" w:rsidP="00BD6C4F">
      <w:pPr>
        <w:rPr>
          <w:rtl/>
        </w:rPr>
      </w:pPr>
      <w:r w:rsidRPr="00C63571">
        <w:rPr>
          <w:rtl/>
        </w:rPr>
        <w:t>דברה תורה לשון הואי</w:t>
      </w:r>
      <w:r w:rsidR="006D4989" w:rsidRPr="002C18B1">
        <w:rPr>
          <w:rStyle w:val="afffffe"/>
          <w:rtl/>
        </w:rPr>
        <w:t xml:space="preserve"> הפלגה</w:t>
      </w:r>
      <w:r w:rsidRPr="00C63571">
        <w:rPr>
          <w:rtl/>
        </w:rPr>
        <w:t>, דברו נביאים לשון הואי, דברו חכמים לשון הואי.</w:t>
      </w:r>
    </w:p>
    <w:p w14:paraId="118984D0" w14:textId="77777777" w:rsidR="0046556D" w:rsidRDefault="00BD6C4F" w:rsidP="00BD6C4F">
      <w:pPr>
        <w:rPr>
          <w:rtl/>
        </w:rPr>
      </w:pPr>
      <w:r w:rsidRPr="00C63571">
        <w:rPr>
          <w:rtl/>
        </w:rPr>
        <w:t xml:space="preserve">דברו חכמים לשון הואי - הא דאמרן, </w:t>
      </w:r>
    </w:p>
    <w:p w14:paraId="63B8DB81" w14:textId="7D1EBEFA" w:rsidR="0046556D" w:rsidRDefault="00BD6C4F" w:rsidP="00BD6C4F">
      <w:pPr>
        <w:rPr>
          <w:rtl/>
        </w:rPr>
      </w:pPr>
      <w:r w:rsidRPr="00C63571">
        <w:rPr>
          <w:rtl/>
        </w:rPr>
        <w:t xml:space="preserve">דברה תורה לשון הואי - </w:t>
      </w:r>
      <w:r w:rsidR="00A759F6">
        <w:rPr>
          <w:rtl/>
        </w:rPr>
        <w:t>'</w:t>
      </w:r>
      <w:r>
        <w:rPr>
          <w:rStyle w:val="afffff0"/>
          <w:rtl/>
          <w:rPrChange w:id="9060" w:author="מנוע פסוקים" w:date="2026-10-05T16:37:55Z">
            <w:rPr>
              <w:rtl/>
            </w:rPr>
          </w:rPrChange>
        </w:rPr>
        <w:t xml:space="preserve">ערים גדולות ובצורות בשמים</w:t>
      </w:r>
      <w:r w:rsidR="00A759F6">
        <w:rPr>
          <w:rtl/>
        </w:rPr>
        <w:t>'</w:t>
      </w:r>
      <w:r w:rsidRPr="00C63571">
        <w:rPr>
          <w:rtl/>
        </w:rPr>
        <w:t xml:space="preserve">, </w:t>
      </w:r>
    </w:p>
    <w:p w14:paraId="45C9C9B1" w14:textId="63C5B31A" w:rsidR="0046556D" w:rsidRDefault="00BD6C4F" w:rsidP="00BD6C4F">
      <w:pPr>
        <w:rPr>
          <w:rtl/>
        </w:rPr>
      </w:pPr>
      <w:r w:rsidRPr="00C63571">
        <w:rPr>
          <w:rtl/>
        </w:rPr>
        <w:t xml:space="preserve">דברו נביאים לשון הואי - </w:t>
      </w:r>
      <w:r w:rsidR="00A759F6">
        <w:rPr>
          <w:rtl/>
        </w:rPr>
        <w:t>'</w:t>
      </w:r>
      <w:r w:rsidRPr="00C63571">
        <w:rPr>
          <w:rtl/>
        </w:rPr>
        <w:t>ותקע הארץ לקולם</w:t>
      </w:r>
      <w:r w:rsidR="00A759F6">
        <w:rPr>
          <w:rtl/>
        </w:rPr>
        <w:t>'</w:t>
      </w:r>
      <w:r w:rsidRPr="00C63571">
        <w:rPr>
          <w:rtl/>
        </w:rPr>
        <w:t xml:space="preserve"> </w:t>
      </w:r>
    </w:p>
    <w:p w14:paraId="0726D37E" w14:textId="77777777" w:rsidR="00A759F6" w:rsidRDefault="00A759F6" w:rsidP="008B2609">
      <w:pPr>
        <w:pStyle w:val="38"/>
        <w:framePr w:wrap="notBeside"/>
        <w:rPr>
          <w:rtl/>
        </w:rPr>
      </w:pPr>
      <w:r>
        <w:rPr>
          <w:rtl/>
        </w:rPr>
        <w:t>ריצב"נ משמואל:</w:t>
      </w:r>
    </w:p>
    <w:p w14:paraId="694B5F5E" w14:textId="43A01F39" w:rsidR="0046556D" w:rsidRDefault="00BD6C4F" w:rsidP="00BD6C4F">
      <w:pPr>
        <w:rPr>
          <w:rtl/>
        </w:rPr>
      </w:pPr>
      <w:r w:rsidRPr="00C63571">
        <w:rPr>
          <w:rtl/>
        </w:rPr>
        <w:t xml:space="preserve">בשלשה מקומות דברו חכמים לשון הואי, אלו הן: תפוח גפן </w:t>
      </w:r>
      <w:r w:rsidR="009D7AB9">
        <w:rPr>
          <w:rtl/>
        </w:rPr>
        <w:t>ופרוכת.</w:t>
      </w:r>
    </w:p>
    <w:p w14:paraId="0B9691B6" w14:textId="77777777" w:rsidR="0046556D" w:rsidRDefault="00BD6C4F" w:rsidP="00BD6C4F">
      <w:pPr>
        <w:rPr>
          <w:rtl/>
        </w:rPr>
      </w:pPr>
      <w:r w:rsidRPr="006C38D4">
        <w:rPr>
          <w:b/>
          <w:bCs/>
          <w:rtl/>
        </w:rPr>
        <w:t>תפוח</w:t>
      </w:r>
      <w:r>
        <w:rPr>
          <w:rtl/>
        </w:rPr>
        <w:t xml:space="preserve"> </w:t>
      </w:r>
      <w:r w:rsidRPr="00C63571">
        <w:rPr>
          <w:rtl/>
        </w:rPr>
        <w:t xml:space="preserve">הא דאמרן, </w:t>
      </w:r>
    </w:p>
    <w:p w14:paraId="2A60B08F" w14:textId="70DAA213" w:rsidR="0046556D" w:rsidRDefault="00BD6C4F" w:rsidP="00BD6C4F">
      <w:pPr>
        <w:rPr>
          <w:rtl/>
        </w:rPr>
      </w:pPr>
      <w:r w:rsidRPr="006C38D4">
        <w:rPr>
          <w:b/>
          <w:bCs/>
          <w:rtl/>
        </w:rPr>
        <w:t>גפן</w:t>
      </w:r>
      <w:r>
        <w:rPr>
          <w:rtl/>
        </w:rPr>
        <w:t xml:space="preserve"> </w:t>
      </w:r>
      <w:r w:rsidRPr="00C63571">
        <w:rPr>
          <w:rtl/>
        </w:rPr>
        <w:t xml:space="preserve">דתנן: גפן של זהב היתה עומדת על פתחו של היכל, ומודלה </w:t>
      </w:r>
      <w:r w:rsidR="00DD5CF9">
        <w:rPr>
          <w:rtl/>
        </w:rPr>
        <w:t>ע"ג</w:t>
      </w:r>
      <w:r w:rsidRPr="00C63571">
        <w:rPr>
          <w:rtl/>
        </w:rPr>
        <w:t xml:space="preserve"> כלונסות, וכל מי שהיה מתנדב גרגיר או אשכול מביא ותולה בה, </w:t>
      </w:r>
    </w:p>
    <w:p w14:paraId="5213F0AC" w14:textId="77777777" w:rsidR="009D7AB9" w:rsidRDefault="009D7AB9" w:rsidP="008B2609">
      <w:pPr>
        <w:pStyle w:val="38"/>
        <w:framePr w:wrap="notBeside"/>
        <w:rPr>
          <w:rtl/>
        </w:rPr>
      </w:pPr>
      <w:r>
        <w:rPr>
          <w:rtl/>
        </w:rPr>
        <w:t>ראב"צ:</w:t>
      </w:r>
    </w:p>
    <w:p w14:paraId="5A6235B0" w14:textId="62C13102" w:rsidR="0046556D" w:rsidRDefault="00BD6C4F" w:rsidP="00BD6C4F">
      <w:pPr>
        <w:rPr>
          <w:rtl/>
        </w:rPr>
      </w:pPr>
      <w:r w:rsidRPr="00C63571">
        <w:rPr>
          <w:rtl/>
        </w:rPr>
        <w:t>מעשה היה ונמנו עליה שלש מאות כהנים לפנותה.</w:t>
      </w:r>
    </w:p>
    <w:p w14:paraId="04B295AE" w14:textId="4E3A5F8C" w:rsidR="0046556D" w:rsidRDefault="00A75E42" w:rsidP="00BD6C4F">
      <w:pPr>
        <w:rPr>
          <w:rtl/>
        </w:rPr>
      </w:pPr>
      <w:r>
        <w:rPr>
          <w:rtl/>
        </w:rPr>
        <w:t xml:space="preserve">פרוכת - </w:t>
      </w:r>
      <w:r>
        <w:rPr>
          <w:rStyle w:val="2fb"/>
          <w:rtl/>
          <w:rPrChange w:id="13190" w:author="מנוע אמוראים" w:date="2026-10-05T16:40:54Z">
            <w:rPr>
              <w:rtl/>
            </w:rPr>
          </w:rPrChange>
        </w:rPr>
        <w:t xml:space="preserve">דרשב"ג</w:t>
      </w:r>
      <w:r w:rsidR="00BD6C4F">
        <w:rPr>
          <w:rFonts w:hint="cs"/>
          <w:rtl/>
        </w:rPr>
        <w:t xml:space="preserve"> </w:t>
      </w:r>
      <w:r w:rsidR="00BD6C4F" w:rsidRPr="008B2609">
        <w:rPr>
          <w:rStyle w:val="2fb"/>
          <w:rFonts w:hint="cs"/>
          <w:rtl/>
        </w:rPr>
        <w:t>מר</w:t>
      </w:r>
      <w:r w:rsidR="00BF1CF6" w:rsidRPr="008B2609">
        <w:rPr>
          <w:rStyle w:val="2fb"/>
          <w:rtl/>
        </w:rPr>
        <w:t>"</w:t>
      </w:r>
      <w:r w:rsidR="00BD6C4F" w:rsidRPr="008B2609">
        <w:rPr>
          <w:rStyle w:val="2fb"/>
          <w:rFonts w:hint="cs"/>
          <w:rtl/>
        </w:rPr>
        <w:t>ש</w:t>
      </w:r>
      <w:r w:rsidR="00BD6C4F">
        <w:rPr>
          <w:rFonts w:hint="cs"/>
          <w:rtl/>
        </w:rPr>
        <w:t xml:space="preserve"> </w:t>
      </w:r>
      <w:r w:rsidR="009D7AB9">
        <w:rPr>
          <w:rtl/>
        </w:rPr>
        <w:t>הסגן:</w:t>
      </w:r>
      <w:r w:rsidR="00BD6C4F" w:rsidRPr="00C63571">
        <w:rPr>
          <w:rtl/>
        </w:rPr>
        <w:t xml:space="preserve"> פרוכת עוביה טפח, ועל </w:t>
      </w:r>
      <w:r w:rsidR="00BD6C4F">
        <w:rPr>
          <w:rFonts w:hint="cs"/>
          <w:rtl/>
        </w:rPr>
        <w:t>ע</w:t>
      </w:r>
      <w:r w:rsidR="00BF1CF6">
        <w:rPr>
          <w:rtl/>
        </w:rPr>
        <w:t>"</w:t>
      </w:r>
      <w:r w:rsidR="00BD6C4F">
        <w:rPr>
          <w:rFonts w:hint="cs"/>
          <w:rtl/>
        </w:rPr>
        <w:t>ב</w:t>
      </w:r>
      <w:r w:rsidR="00BD6C4F" w:rsidRPr="00C63571">
        <w:rPr>
          <w:rtl/>
        </w:rPr>
        <w:t xml:space="preserve"> נירים נארגת</w:t>
      </w:r>
      <w:r w:rsidR="00BD6C4F">
        <w:rPr>
          <w:rtl/>
        </w:rPr>
        <w:t>, ועל כל נימה ונימה</w:t>
      </w:r>
      <w:r w:rsidR="00BD6C4F">
        <w:rPr>
          <w:rFonts w:hint="cs"/>
          <w:rtl/>
        </w:rPr>
        <w:t xml:space="preserve"> כ</w:t>
      </w:r>
      <w:r w:rsidR="00BF1CF6">
        <w:rPr>
          <w:rtl/>
        </w:rPr>
        <w:t>"</w:t>
      </w:r>
      <w:r w:rsidR="00BD6C4F">
        <w:rPr>
          <w:rFonts w:hint="cs"/>
          <w:rtl/>
        </w:rPr>
        <w:t>ד</w:t>
      </w:r>
      <w:r w:rsidR="00BD6C4F" w:rsidRPr="00C63571">
        <w:rPr>
          <w:rtl/>
        </w:rPr>
        <w:t xml:space="preserve"> חוטין;</w:t>
      </w:r>
    </w:p>
    <w:p w14:paraId="5224E789" w14:textId="77777777" w:rsidR="0046556D" w:rsidRDefault="00BD6C4F" w:rsidP="00BD6C4F">
      <w:pPr>
        <w:rPr>
          <w:rtl/>
        </w:rPr>
      </w:pPr>
      <w:r w:rsidRPr="00C63571">
        <w:rPr>
          <w:rtl/>
        </w:rPr>
        <w:t xml:space="preserve">ארכה ארבעים באמה ורחבה עשרים באמה, ומשמונים ושתי רבוא נעשת, ושתים עושים בשנה, </w:t>
      </w:r>
    </w:p>
    <w:p w14:paraId="6CD35CDE" w14:textId="77777777" w:rsidR="0046556D" w:rsidRDefault="00BD6C4F" w:rsidP="00BD6C4F">
      <w:pPr>
        <w:rPr>
          <w:rtl/>
        </w:rPr>
      </w:pPr>
      <w:r w:rsidRPr="00C63571">
        <w:rPr>
          <w:rtl/>
        </w:rPr>
        <w:t>ושלש מאות כהנים מטבילין אותה.</w:t>
      </w:r>
    </w:p>
    <w:p w14:paraId="755EA1B4" w14:textId="77777777" w:rsidR="0046556D" w:rsidRDefault="00BD6C4F" w:rsidP="008B2609">
      <w:pPr>
        <w:pStyle w:val="affff1"/>
        <w:rPr>
          <w:rtl/>
        </w:rPr>
      </w:pPr>
      <w:ins w:id="9888" w:author="מספור קטעי משנה" w:date="2026-10-06T06:45:19Z">
        <w:r>
          <w:rPr>
            <w:rStyle w:val="MisparKeta"/>
          </w:rPr>
          <w:t xml:space="preserve">ג. </w:t>
        </w:r>
      </w:ins>
      <w:r w:rsidRPr="00C63571">
        <w:rPr>
          <w:rtl/>
        </w:rPr>
        <w:t>בירך של ימין ובירך של שמאל.</w:t>
      </w:r>
    </w:p>
    <w:p w14:paraId="4A6E7685" w14:textId="7F3BB556" w:rsidR="0046556D" w:rsidRDefault="00DD5CF9" w:rsidP="00BD6C4F">
      <w:pPr>
        <w:rPr>
          <w:rtl/>
        </w:rPr>
      </w:pPr>
      <w:r>
        <w:rPr>
          <w:rtl/>
        </w:rPr>
        <w:t>מתני'</w:t>
      </w:r>
      <w:r w:rsidR="00BD6C4F" w:rsidRPr="00C63571">
        <w:rPr>
          <w:rtl/>
        </w:rPr>
        <w:t xml:space="preserve"> </w:t>
      </w:r>
      <w:r w:rsidR="00FA2307">
        <w:rPr>
          <w:rtl/>
        </w:rPr>
        <w:t xml:space="preserve">דלא </w:t>
      </w:r>
      <w:r w:rsidR="00FA2307" w:rsidRPr="008B2609">
        <w:rPr>
          <w:rStyle w:val="2fb"/>
          <w:rtl/>
        </w:rPr>
        <w:t>כר"י</w:t>
      </w:r>
      <w:r w:rsidR="00FA2307">
        <w:rPr>
          <w:rtl/>
        </w:rPr>
        <w:t xml:space="preserve"> דאמר:</w:t>
      </w:r>
      <w:r w:rsidR="00BD6C4F" w:rsidRPr="00C63571">
        <w:rPr>
          <w:rtl/>
        </w:rPr>
        <w:t xml:space="preserve"> אינו נוהג אלא באחת, והדעת </w:t>
      </w:r>
      <w:r w:rsidR="00A75E42">
        <w:rPr>
          <w:rtl/>
        </w:rPr>
        <w:t>מכרעת את</w:t>
      </w:r>
      <w:r w:rsidR="00BD6C4F" w:rsidRPr="00C63571">
        <w:rPr>
          <w:rtl/>
        </w:rPr>
        <w:t xml:space="preserve"> של ימין.</w:t>
      </w:r>
    </w:p>
    <w:p w14:paraId="5B837E86" w14:textId="77777777" w:rsidR="00FA2307" w:rsidRPr="008B2609" w:rsidRDefault="00FA2307" w:rsidP="008B2609">
      <w:pPr>
        <w:pStyle w:val="afffff8"/>
        <w:rPr>
          <w:color w:val="7B3F00"/>
          <w:rtl/>
        </w:rPr>
      </w:pPr>
      <w:r w:rsidRPr="008B2609">
        <w:rPr>
          <w:color w:val="7B3F00"/>
          <w:rtl/>
        </w:rPr>
        <w:t>האם פשיטא לר"י דבשל ימין, או מספקא ליה?</w:t>
      </w:r>
    </w:p>
    <w:p w14:paraId="0AC5972C" w14:textId="782822D6" w:rsidR="0046556D" w:rsidRDefault="00BD6C4F" w:rsidP="00BD6C4F">
      <w:pPr>
        <w:rPr>
          <w:rtl/>
        </w:rPr>
      </w:pPr>
      <w:r w:rsidRPr="00C63571">
        <w:rPr>
          <w:rtl/>
        </w:rPr>
        <w:t xml:space="preserve"> </w:t>
      </w:r>
      <w:r w:rsidR="00FA2307">
        <w:rPr>
          <w:b/>
          <w:bCs/>
          <w:rtl/>
        </w:rPr>
        <w:t xml:space="preserve">אי פשיטא </w:t>
      </w:r>
      <w:r w:rsidR="00FA2307" w:rsidRPr="008B2609">
        <w:rPr>
          <w:rStyle w:val="2fb"/>
          <w:rtl/>
        </w:rPr>
        <w:t>לר"י</w:t>
      </w:r>
      <w:r w:rsidR="00FA2307">
        <w:rPr>
          <w:b/>
          <w:bCs/>
          <w:rtl/>
        </w:rPr>
        <w:t xml:space="preserve"> ומאי דעת -</w:t>
      </w:r>
      <w:r w:rsidRPr="00C63571">
        <w:rPr>
          <w:rtl/>
        </w:rPr>
        <w:t xml:space="preserve"> דעת תורה, </w:t>
      </w:r>
      <w:r w:rsidR="00061E4F">
        <w:rPr>
          <w:rtl/>
        </w:rPr>
        <w:t>או</w:t>
      </w:r>
      <w:r w:rsidRPr="00C63571">
        <w:rPr>
          <w:rtl/>
        </w:rPr>
        <w:t xml:space="preserve"> מספקא ליה, ומאי דעת - דעת נוטה? </w:t>
      </w:r>
    </w:p>
    <w:p w14:paraId="7518FEEC" w14:textId="77777777" w:rsidR="00FA2307" w:rsidRDefault="00FA2307" w:rsidP="008B2609">
      <w:pPr>
        <w:pStyle w:val="38"/>
        <w:framePr w:wrap="notBeside"/>
        <w:rPr>
          <w:rtl/>
        </w:rPr>
      </w:pPr>
      <w:r>
        <w:rPr>
          <w:rtl/>
        </w:rPr>
        <w:t>ת"ש:</w:t>
      </w:r>
    </w:p>
    <w:p w14:paraId="59453811" w14:textId="163BC913" w:rsidR="0046556D" w:rsidRDefault="00BD6C4F" w:rsidP="00BD6C4F">
      <w:pPr>
        <w:rPr>
          <w:rtl/>
        </w:rPr>
      </w:pPr>
      <w:r>
        <w:rPr>
          <w:rtl/>
        </w:rPr>
        <w:t xml:space="preserve">העצמות והגידים והנותר </w:t>
      </w:r>
      <w:r w:rsidRPr="00C63571">
        <w:rPr>
          <w:rtl/>
        </w:rPr>
        <w:t xml:space="preserve">ישרפו לששה עשר, </w:t>
      </w:r>
      <w:r w:rsidR="00FA2307">
        <w:rPr>
          <w:rtl/>
        </w:rPr>
        <w:t>ואמרנו: גידים אלו מה עניינם?</w:t>
      </w:r>
      <w:r>
        <w:rPr>
          <w:rtl/>
        </w:rPr>
        <w:t xml:space="preserve"> אי גידי בשר</w:t>
      </w:r>
      <w:r>
        <w:rPr>
          <w:rFonts w:hint="cs"/>
          <w:rtl/>
        </w:rPr>
        <w:t xml:space="preserve"> </w:t>
      </w:r>
      <w:r w:rsidR="00FA2307">
        <w:rPr>
          <w:rtl/>
        </w:rPr>
        <w:t>- יאכלם!</w:t>
      </w:r>
    </w:p>
    <w:p w14:paraId="4F84D026" w14:textId="0E9D8A7D" w:rsidR="0046556D" w:rsidRDefault="00BD6C4F" w:rsidP="00BD6C4F">
      <w:pPr>
        <w:rPr>
          <w:rtl/>
        </w:rPr>
      </w:pPr>
      <w:r w:rsidRPr="00C63571">
        <w:rPr>
          <w:rtl/>
        </w:rPr>
        <w:t xml:space="preserve">ואי </w:t>
      </w:r>
      <w:r w:rsidR="00FA2307">
        <w:rPr>
          <w:rtl/>
        </w:rPr>
        <w:t>שנותרו</w:t>
      </w:r>
      <w:r w:rsidRPr="00C63571">
        <w:rPr>
          <w:rtl/>
        </w:rPr>
        <w:t xml:space="preserve"> - היינו נותר!</w:t>
      </w:r>
    </w:p>
    <w:p w14:paraId="353211D4" w14:textId="4CD693CF" w:rsidR="0046556D" w:rsidRDefault="00BD6C4F" w:rsidP="00BD6C4F">
      <w:pPr>
        <w:rPr>
          <w:rtl/>
        </w:rPr>
      </w:pPr>
      <w:r w:rsidRPr="00C63571">
        <w:rPr>
          <w:rtl/>
        </w:rPr>
        <w:t xml:space="preserve">אלא גידי צואר, אי </w:t>
      </w:r>
      <w:r w:rsidR="00B43F80">
        <w:rPr>
          <w:rtl/>
        </w:rPr>
        <w:t>לא בשר הם - יזרקם!</w:t>
      </w:r>
    </w:p>
    <w:p w14:paraId="50078CB7" w14:textId="77777777" w:rsidR="00D615DE" w:rsidRDefault="00D615DE" w:rsidP="008B2609">
      <w:pPr>
        <w:pStyle w:val="38"/>
        <w:framePr w:wrap="notBeside"/>
        <w:rPr>
          <w:rtl/>
        </w:rPr>
      </w:pPr>
      <w:r>
        <w:rPr>
          <w:rtl/>
        </w:rPr>
        <w:t>ור"ח:</w:t>
      </w:r>
    </w:p>
    <w:p w14:paraId="5CE2CB8E" w14:textId="470F972E" w:rsidR="0046556D" w:rsidRDefault="00BD6C4F" w:rsidP="00BD6C4F">
      <w:pPr>
        <w:rPr>
          <w:rtl/>
        </w:rPr>
      </w:pPr>
      <w:r w:rsidRPr="00C63571">
        <w:rPr>
          <w:rtl/>
        </w:rPr>
        <w:t xml:space="preserve">לא </w:t>
      </w:r>
      <w:r w:rsidR="00D615DE">
        <w:rPr>
          <w:rtl/>
        </w:rPr>
        <w:t>נצרך</w:t>
      </w:r>
      <w:r w:rsidRPr="00C63571">
        <w:rPr>
          <w:rtl/>
        </w:rPr>
        <w:t xml:space="preserve"> אלא </w:t>
      </w:r>
      <w:r>
        <w:rPr>
          <w:rtl/>
        </w:rPr>
        <w:t xml:space="preserve">לגיד הנשה, </w:t>
      </w:r>
      <w:r>
        <w:rPr>
          <w:rStyle w:val="2fb"/>
          <w:rtl/>
          <w:rPrChange w:id="13191" w:author="מנוע אמוראים" w:date="2026-10-05T16:40:54Z">
            <w:rPr>
              <w:rtl/>
            </w:rPr>
          </w:rPrChange>
        </w:rPr>
        <w:t xml:space="preserve">ולר"י</w:t>
      </w:r>
      <w:r>
        <w:rPr>
          <w:rFonts w:hint="cs"/>
          <w:rtl/>
        </w:rPr>
        <w:t xml:space="preserve"> </w:t>
      </w:r>
      <w:r w:rsidRPr="00C63571">
        <w:rPr>
          <w:rtl/>
        </w:rPr>
        <w:t>דאינו נוהג אלא באחת.</w:t>
      </w:r>
    </w:p>
    <w:p w14:paraId="03A7E2C0" w14:textId="0D932C00" w:rsidR="0046556D" w:rsidRDefault="004E0F20" w:rsidP="00BD6C4F">
      <w:pPr>
        <w:rPr>
          <w:b/>
          <w:bCs/>
          <w:rtl/>
        </w:rPr>
      </w:pPr>
      <w:r>
        <w:rPr>
          <w:rtl/>
        </w:rPr>
        <w:t>אי מספק"ל ניחא ששורף שניהם, ואי פשיטא ליה,</w:t>
      </w:r>
      <w:r w:rsidR="00BD6C4F" w:rsidRPr="00C63571">
        <w:rPr>
          <w:rtl/>
        </w:rPr>
        <w:t xml:space="preserve"> </w:t>
      </w:r>
      <w:r w:rsidR="00D615DE">
        <w:rPr>
          <w:rtl/>
        </w:rPr>
        <w:t>דהיתר - יאכלנו, דאיסור - יזרקנו!</w:t>
      </w:r>
    </w:p>
    <w:p w14:paraId="3C95EED6" w14:textId="77777777" w:rsidR="00D615DE" w:rsidRDefault="00D615DE" w:rsidP="008B2609">
      <w:pPr>
        <w:pStyle w:val="38"/>
        <w:framePr w:wrap="notBeside"/>
        <w:rPr>
          <w:rtl/>
        </w:rPr>
      </w:pPr>
      <w:r>
        <w:rPr>
          <w:rtl/>
        </w:rPr>
        <w:t>א. ראב"ח:</w:t>
      </w:r>
    </w:p>
    <w:p w14:paraId="5AB2A342" w14:textId="4B0E9E62" w:rsidR="0046556D" w:rsidRDefault="00BD6C4F" w:rsidP="00BD6C4F">
      <w:pPr>
        <w:rPr>
          <w:rtl/>
        </w:rPr>
      </w:pPr>
      <w:r w:rsidRPr="00C63571">
        <w:rPr>
          <w:rtl/>
        </w:rPr>
        <w:t xml:space="preserve">לעולם פשיטא ליה, </w:t>
      </w:r>
      <w:r w:rsidR="004E0F20">
        <w:rPr>
          <w:rtl/>
        </w:rPr>
        <w:t>וכאן כשהוכרו איזה של ימין</w:t>
      </w:r>
      <w:r w:rsidRPr="00C63571">
        <w:rPr>
          <w:rtl/>
        </w:rPr>
        <w:t xml:space="preserve"> ולבסוף נתערבו.</w:t>
      </w:r>
    </w:p>
    <w:p w14:paraId="122E0E12" w14:textId="77777777" w:rsidR="00BD6C4F" w:rsidRDefault="00BD6C4F" w:rsidP="00F07436">
      <w:pPr>
        <w:pStyle w:val="afff3"/>
        <w:framePr w:wrap="around"/>
        <w:rPr>
          <w:rtl/>
        </w:rPr>
      </w:pPr>
      <w:r>
        <w:rPr>
          <w:rFonts w:hint="cs"/>
          <w:rtl/>
        </w:rPr>
        <w:t>צא.</w:t>
      </w:r>
    </w:p>
    <w:p w14:paraId="42574284" w14:textId="77777777" w:rsidR="00D615DE" w:rsidRDefault="00D615DE" w:rsidP="008B2609">
      <w:pPr>
        <w:pStyle w:val="38"/>
        <w:framePr w:wrap="notBeside"/>
        <w:rPr>
          <w:rtl/>
        </w:rPr>
      </w:pPr>
      <w:r>
        <w:rPr>
          <w:rtl/>
        </w:rPr>
        <w:t>ב. רב אשי:</w:t>
      </w:r>
    </w:p>
    <w:p w14:paraId="0BDE7C05" w14:textId="6785F287" w:rsidR="0046556D" w:rsidRDefault="00BD6C4F" w:rsidP="00BD6C4F">
      <w:pPr>
        <w:rPr>
          <w:b/>
          <w:bCs/>
          <w:rtl/>
        </w:rPr>
      </w:pPr>
      <w:r w:rsidRPr="00C63571">
        <w:rPr>
          <w:rtl/>
        </w:rPr>
        <w:t xml:space="preserve">לא </w:t>
      </w:r>
      <w:r w:rsidR="00D615DE">
        <w:rPr>
          <w:rtl/>
        </w:rPr>
        <w:t>נצרך</w:t>
      </w:r>
      <w:r w:rsidRPr="00C63571">
        <w:rPr>
          <w:rtl/>
        </w:rPr>
        <w:t xml:space="preserve"> אלא לשמנו, דתניא: שמנו מותר, וישראל קדושים נהגו בו איסור</w:t>
      </w:r>
      <w:r w:rsidR="00340099" w:rsidRPr="002C18B1">
        <w:rPr>
          <w:rStyle w:val="afffffe"/>
          <w:rtl/>
        </w:rPr>
        <w:t xml:space="preserve"> ולכן שורפו</w:t>
      </w:r>
      <w:r w:rsidRPr="00C63571">
        <w:rPr>
          <w:rtl/>
        </w:rPr>
        <w:t>.</w:t>
      </w:r>
    </w:p>
    <w:p w14:paraId="281AA830" w14:textId="77777777" w:rsidR="00486874" w:rsidRDefault="00486874" w:rsidP="008B2609">
      <w:pPr>
        <w:pStyle w:val="38"/>
        <w:framePr w:wrap="notBeside"/>
        <w:rPr>
          <w:rtl/>
        </w:rPr>
      </w:pPr>
      <w:r>
        <w:rPr>
          <w:rtl/>
        </w:rPr>
        <w:t>ג. רבינא:</w:t>
      </w:r>
    </w:p>
    <w:p w14:paraId="7148771F" w14:textId="05DFD3E9" w:rsidR="0046556D" w:rsidRDefault="00BD6C4F" w:rsidP="00BD6C4F">
      <w:pPr>
        <w:rPr>
          <w:rtl/>
        </w:rPr>
      </w:pPr>
      <w:r w:rsidRPr="00C63571">
        <w:rPr>
          <w:rtl/>
        </w:rPr>
        <w:t xml:space="preserve">לא </w:t>
      </w:r>
      <w:r w:rsidR="00486874">
        <w:rPr>
          <w:rtl/>
        </w:rPr>
        <w:t xml:space="preserve">נצרך אלא </w:t>
      </w:r>
      <w:r>
        <w:rPr>
          <w:rStyle w:val="2fb"/>
          <w:rtl/>
          <w:rPrChange w:id="13192" w:author="מנוע אמוראים" w:date="2026-10-05T16:40:54Z">
            <w:rPr>
              <w:rtl/>
            </w:rPr>
          </w:rPrChange>
        </w:rPr>
        <w:t xml:space="preserve">לכדריא"ש</w:t>
      </w:r>
      <w:r>
        <w:rPr>
          <w:rtl/>
        </w:rPr>
        <w:t xml:space="preserve">: שני</w:t>
      </w:r>
      <w:r w:rsidRPr="00C63571">
        <w:rPr>
          <w:rtl/>
        </w:rPr>
        <w:t xml:space="preserve"> גידין הן</w:t>
      </w:r>
      <w:r>
        <w:rPr>
          <w:rFonts w:hint="cs"/>
          <w:rtl/>
        </w:rPr>
        <w:t xml:space="preserve"> </w:t>
      </w:r>
      <w:r w:rsidRPr="00F9208A">
        <w:rPr>
          <w:b/>
          <w:bCs/>
          <w:rtl/>
        </w:rPr>
        <w:t>פנימי</w:t>
      </w:r>
      <w:r w:rsidRPr="00C63571">
        <w:rPr>
          <w:rtl/>
        </w:rPr>
        <w:t xml:space="preserve"> סמוך לעצם - אסור וחייבין עליו, </w:t>
      </w:r>
    </w:p>
    <w:p w14:paraId="040EE005" w14:textId="18B620E7" w:rsidR="0046556D" w:rsidRDefault="00BD6C4F" w:rsidP="00BD6C4F">
      <w:pPr>
        <w:rPr>
          <w:rtl/>
        </w:rPr>
      </w:pPr>
      <w:r>
        <w:rPr>
          <w:rtl/>
        </w:rPr>
        <w:t xml:space="preserve">חיצון סמוך </w:t>
      </w:r>
      <w:r w:rsidR="00486874">
        <w:rPr>
          <w:rtl/>
        </w:rPr>
        <w:t>לבשר -</w:t>
      </w:r>
      <w:r>
        <w:rPr>
          <w:rFonts w:hint="cs"/>
          <w:rtl/>
        </w:rPr>
        <w:t xml:space="preserve"> </w:t>
      </w:r>
      <w:r>
        <w:rPr>
          <w:rtl/>
        </w:rPr>
        <w:t>אסור ואין חייבין עליו</w:t>
      </w:r>
      <w:r>
        <w:rPr>
          <w:rFonts w:hint="cs"/>
          <w:rtl/>
        </w:rPr>
        <w:t>.</w:t>
      </w:r>
      <w:r w:rsidR="00340099" w:rsidRPr="002C18B1">
        <w:rPr>
          <w:rStyle w:val="afffffe"/>
          <w:rtl/>
        </w:rPr>
        <w:t xml:space="preserve"> ובו מיירי</w:t>
      </w:r>
    </w:p>
    <w:p w14:paraId="2426044E" w14:textId="77777777" w:rsidR="00486874" w:rsidRDefault="00486874" w:rsidP="008B2609">
      <w:pPr>
        <w:pStyle w:val="38"/>
        <w:framePr w:wrap="notBeside"/>
        <w:rPr>
          <w:rtl/>
        </w:rPr>
      </w:pPr>
      <w:r>
        <w:rPr>
          <w:rtl/>
        </w:rPr>
        <w:t>ת"ש:</w:t>
      </w:r>
    </w:p>
    <w:p w14:paraId="49B4C7C1" w14:textId="510A2827" w:rsidR="0046556D" w:rsidRDefault="00BD6C4F" w:rsidP="00BD6C4F">
      <w:pPr>
        <w:rPr>
          <w:rtl/>
        </w:rPr>
      </w:pPr>
      <w:r w:rsidRPr="00C63571">
        <w:rPr>
          <w:rtl/>
        </w:rPr>
        <w:t xml:space="preserve">אכל מזה כזית ומזה כזית - סופג שמונים, </w:t>
      </w:r>
      <w:r w:rsidRPr="008B2609">
        <w:rPr>
          <w:rStyle w:val="2fb"/>
          <w:rFonts w:hint="cs"/>
          <w:rtl/>
        </w:rPr>
        <w:t>ר</w:t>
      </w:r>
      <w:r w:rsidR="00BF1CF6" w:rsidRPr="008B2609">
        <w:rPr>
          <w:rStyle w:val="2fb"/>
          <w:rtl/>
        </w:rPr>
        <w:t>"</w:t>
      </w:r>
      <w:r w:rsidRPr="008B2609">
        <w:rPr>
          <w:rStyle w:val="2fb"/>
          <w:rFonts w:hint="cs"/>
          <w:rtl/>
        </w:rPr>
        <w:t>י</w:t>
      </w:r>
      <w:r w:rsidRPr="00C63571">
        <w:rPr>
          <w:rtl/>
        </w:rPr>
        <w:t xml:space="preserve">: אינו סופג אלא ארבעים, </w:t>
      </w:r>
    </w:p>
    <w:p w14:paraId="376009D6" w14:textId="17DCD14A" w:rsidR="0046556D" w:rsidRDefault="004E0F20" w:rsidP="00BD6C4F">
      <w:pPr>
        <w:rPr>
          <w:rtl/>
        </w:rPr>
      </w:pPr>
      <w:r>
        <w:rPr>
          <w:rtl/>
        </w:rPr>
        <w:t>אי פשיטא ניחא, ואי מספק"ל הו"ל</w:t>
      </w:r>
      <w:r w:rsidR="00BD6C4F" w:rsidRPr="00C63571">
        <w:rPr>
          <w:rtl/>
        </w:rPr>
        <w:t xml:space="preserve"> התראת ספק, </w:t>
      </w:r>
      <w:r w:rsidR="00486874">
        <w:rPr>
          <w:rtl/>
        </w:rPr>
        <w:t>ושמענו</w:t>
      </w:r>
      <w:r w:rsidR="00BD6C4F" w:rsidRPr="00C63571">
        <w:rPr>
          <w:rtl/>
        </w:rPr>
        <w:t xml:space="preserve"> </w:t>
      </w:r>
      <w:r w:rsidR="00BD6C4F" w:rsidRPr="008B2609">
        <w:rPr>
          <w:rStyle w:val="2fb"/>
          <w:rFonts w:hint="cs"/>
          <w:rtl/>
        </w:rPr>
        <w:t>לר</w:t>
      </w:r>
      <w:r w:rsidR="00BF1CF6" w:rsidRPr="008B2609">
        <w:rPr>
          <w:rStyle w:val="2fb"/>
          <w:rtl/>
        </w:rPr>
        <w:t>"</w:t>
      </w:r>
      <w:r w:rsidR="00BD6C4F" w:rsidRPr="008B2609">
        <w:rPr>
          <w:rStyle w:val="2fb"/>
          <w:rFonts w:hint="cs"/>
          <w:rtl/>
        </w:rPr>
        <w:t>י</w:t>
      </w:r>
      <w:r w:rsidR="00BD6C4F">
        <w:rPr>
          <w:rFonts w:hint="cs"/>
          <w:rtl/>
        </w:rPr>
        <w:t xml:space="preserve"> ד</w:t>
      </w:r>
      <w:r w:rsidR="00BD6C4F" w:rsidRPr="00C63571">
        <w:rPr>
          <w:rtl/>
        </w:rPr>
        <w:t>לא שמה התראה!</w:t>
      </w:r>
    </w:p>
    <w:p w14:paraId="7A661E98" w14:textId="77777777" w:rsidR="0046556D" w:rsidRDefault="00BD6C4F" w:rsidP="00BD6C4F">
      <w:pPr>
        <w:rPr>
          <w:rtl/>
        </w:rPr>
      </w:pPr>
      <w:r w:rsidRPr="00C63571">
        <w:rPr>
          <w:rtl/>
        </w:rPr>
        <w:lastRenderedPageBreak/>
        <w:t xml:space="preserve">דתניא: הכה את זה וחזר והכה את זה, קלל את זה וחזר וקלל את זה, הכה שניהם בבת אחת, או שקלל שניהם בבת אחת - חייב, </w:t>
      </w:r>
      <w:r w:rsidRPr="008B2609">
        <w:rPr>
          <w:rStyle w:val="2fb"/>
          <w:rtl/>
        </w:rPr>
        <w:t>ר</w:t>
      </w:r>
      <w:r w:rsidR="00BF1CF6" w:rsidRPr="008B2609">
        <w:rPr>
          <w:rStyle w:val="2fb"/>
          <w:rtl/>
        </w:rPr>
        <w:t>"</w:t>
      </w:r>
      <w:r w:rsidRPr="008B2609">
        <w:rPr>
          <w:rStyle w:val="2fb"/>
          <w:rFonts w:hint="cs"/>
          <w:rtl/>
        </w:rPr>
        <w:t>י</w:t>
      </w:r>
      <w:r>
        <w:rPr>
          <w:rFonts w:hint="cs"/>
          <w:rtl/>
        </w:rPr>
        <w:t xml:space="preserve"> אומר</w:t>
      </w:r>
      <w:r w:rsidRPr="00C63571">
        <w:rPr>
          <w:rtl/>
        </w:rPr>
        <w:t>: בב</w:t>
      </w:r>
      <w:r w:rsidR="00BF1CF6">
        <w:rPr>
          <w:rtl/>
        </w:rPr>
        <w:t>"</w:t>
      </w:r>
      <w:r>
        <w:rPr>
          <w:rFonts w:hint="cs"/>
          <w:rtl/>
        </w:rPr>
        <w:t xml:space="preserve">א </w:t>
      </w:r>
      <w:r w:rsidRPr="00C63571">
        <w:rPr>
          <w:rtl/>
        </w:rPr>
        <w:t>חייב, בזה אחר זה - פטור!</w:t>
      </w:r>
    </w:p>
    <w:p w14:paraId="3AB0B4D7" w14:textId="34584927" w:rsidR="0046556D" w:rsidRDefault="004E0F20" w:rsidP="00C62948">
      <w:pPr>
        <w:pStyle w:val="affffb"/>
      </w:pPr>
      <w:r>
        <w:rPr>
          <w:rtl/>
        </w:rPr>
        <w:t xml:space="preserve">- תנא זה ס"ל כאידך תנא אליבא </w:t>
      </w:r>
      <w:r>
        <w:rPr>
          <w:rStyle w:val="2fb"/>
          <w:rtl/>
          <w:rPrChange w:id="13193" w:author="מנוע אמוראים" w:date="2026-10-05T16:40:54Z">
            <w:rPr>
              <w:rtl/>
            </w:rPr>
          </w:rPrChange>
        </w:rPr>
        <w:t xml:space="preserve">דר"י</w:t>
      </w:r>
      <w:r>
        <w:rPr>
          <w:rtl/>
        </w:rPr>
        <w:t xml:space="preserve">, דהתראת</w:t>
      </w:r>
      <w:r w:rsidR="00BD6C4F">
        <w:rPr>
          <w:rtl/>
        </w:rPr>
        <w:t xml:space="preserve"> ספק </w:t>
      </w:r>
      <w:r w:rsidR="00BD6C4F" w:rsidRPr="00C63571">
        <w:rPr>
          <w:rtl/>
        </w:rPr>
        <w:t xml:space="preserve">שמה התראה, </w:t>
      </w:r>
    </w:p>
    <w:p w14:paraId="28166D41" w14:textId="1E18FB10" w:rsidR="0046556D" w:rsidRDefault="00BD6C4F" w:rsidP="00BD6C4F">
      <w:pPr>
        <w:rPr>
          <w:rtl/>
        </w:rPr>
      </w:pPr>
      <w:r w:rsidRPr="00C63571">
        <w:rPr>
          <w:rtl/>
        </w:rPr>
        <w:t>דתניא:</w:t>
      </w:r>
      <w:r w:rsidRPr="00A71A5E">
        <w:rPr>
          <w:rStyle w:val="afffff0"/>
          <w:rtl/>
        </w:rPr>
        <w:t xml:space="preserve"> </w:t>
      </w:r>
      <w:r w:rsidRPr="00A71A5E">
        <w:rPr>
          <w:rStyle w:val="afffff0"/>
          <w:rFonts w:hint="cs"/>
          <w:rtl/>
        </w:rPr>
        <w:t>'</w:t>
      </w:r>
      <w:r w:rsidRPr="00A71A5E">
        <w:rPr>
          <w:rStyle w:val="afffff0"/>
          <w:rtl/>
        </w:rPr>
        <w:t xml:space="preserve">לא תותירו ממנו עד בקר וגו' </w:t>
      </w:r>
      <w:r w:rsidRPr="00C63571">
        <w:rPr>
          <w:rtl/>
        </w:rPr>
        <w:t>בא הכתוב ליתן עשה אחר לא תעשה, לומר שאין לוקין עליו</w:t>
      </w:r>
      <w:r w:rsidR="00340099" w:rsidRPr="00EA5EDE">
        <w:rPr>
          <w:rStyle w:val="afffffe"/>
          <w:rtl/>
        </w:rPr>
        <w:t xml:space="preserve"> על נותר</w:t>
      </w:r>
      <w:r w:rsidR="002D4ABA" w:rsidRPr="008B2609">
        <w:rPr>
          <w:rStyle w:val="afffffe"/>
          <w:rtl/>
        </w:rPr>
        <w:t xml:space="preserve"> ולא משום התראת ספק</w:t>
      </w:r>
      <w:r w:rsidRPr="00C63571">
        <w:rPr>
          <w:rtl/>
        </w:rPr>
        <w:t xml:space="preserve"> </w:t>
      </w:r>
    </w:p>
    <w:p w14:paraId="7F6A2596" w14:textId="4BBEC592" w:rsidR="0046556D" w:rsidRDefault="00DD5EC9" w:rsidP="00BD6C4F">
      <w:pPr>
        <w:rPr>
          <w:rtl/>
        </w:rPr>
      </w:pPr>
      <w:r w:rsidRPr="008B2609">
        <w:rPr>
          <w:rStyle w:val="2fb"/>
          <w:rtl/>
        </w:rPr>
        <w:t>ר' יעקב</w:t>
      </w:r>
      <w:r>
        <w:rPr>
          <w:rtl/>
        </w:rPr>
        <w:t>:</w:t>
      </w:r>
      <w:r w:rsidR="00BD6C4F" w:rsidRPr="00C63571">
        <w:rPr>
          <w:rtl/>
        </w:rPr>
        <w:t xml:space="preserve"> לא מן השם הוא זה, אלא משום </w:t>
      </w:r>
      <w:r>
        <w:rPr>
          <w:rtl/>
        </w:rPr>
        <w:t>שהוא</w:t>
      </w:r>
      <w:r w:rsidR="00BD6C4F" w:rsidRPr="00C63571">
        <w:rPr>
          <w:rtl/>
        </w:rPr>
        <w:t xml:space="preserve"> לאו שאין בו מעשה, </w:t>
      </w:r>
      <w:r w:rsidR="00BD6C4F">
        <w:rPr>
          <w:rFonts w:hint="cs"/>
          <w:rtl/>
        </w:rPr>
        <w:t>ו</w:t>
      </w:r>
      <w:r w:rsidR="00BD6C4F" w:rsidRPr="00C63571">
        <w:rPr>
          <w:rtl/>
        </w:rPr>
        <w:t>אין לוקין עליו.</w:t>
      </w:r>
    </w:p>
    <w:p w14:paraId="2ED02325" w14:textId="77777777" w:rsidR="00DD5EC9" w:rsidRDefault="00DD5EC9" w:rsidP="008B2609">
      <w:pPr>
        <w:pStyle w:val="38"/>
        <w:framePr w:wrap="notBeside"/>
        <w:rPr>
          <w:rtl/>
        </w:rPr>
      </w:pPr>
      <w:r>
        <w:rPr>
          <w:rtl/>
        </w:rPr>
        <w:t>ת"ש:</w:t>
      </w:r>
    </w:p>
    <w:p w14:paraId="2630D691" w14:textId="7CCA76A6" w:rsidR="0046556D" w:rsidRDefault="00BD6C4F" w:rsidP="00BD6C4F">
      <w:pPr>
        <w:rPr>
          <w:rtl/>
        </w:rPr>
      </w:pPr>
      <w:r w:rsidRPr="00C63571">
        <w:rPr>
          <w:rtl/>
        </w:rPr>
        <w:t xml:space="preserve">אכל ב' גידין מב' ירכות מב' בהמות - סופג פ', </w:t>
      </w:r>
      <w:r w:rsidR="00DD5EC9" w:rsidRPr="008B2609">
        <w:rPr>
          <w:rStyle w:val="2fb"/>
          <w:rtl/>
        </w:rPr>
        <w:t>ר"י</w:t>
      </w:r>
      <w:r w:rsidR="00DD5EC9">
        <w:rPr>
          <w:rtl/>
        </w:rPr>
        <w:t>: אינו סופג אלא מ'.</w:t>
      </w:r>
    </w:p>
    <w:p w14:paraId="3AA441E2" w14:textId="14492458" w:rsidR="0046556D" w:rsidRDefault="00BD6C4F" w:rsidP="00BD6C4F">
      <w:pPr>
        <w:rPr>
          <w:rtl/>
        </w:rPr>
      </w:pPr>
      <w:r w:rsidRPr="00C63571">
        <w:rPr>
          <w:rtl/>
        </w:rPr>
        <w:t xml:space="preserve">מדקאמר מב' ירכות מב' בהמות - </w:t>
      </w:r>
      <w:r>
        <w:rPr>
          <w:rtl/>
        </w:rPr>
        <w:t xml:space="preserve">פשיטא דשניהם לאיסור, ששניהם ימניות, </w:t>
      </w:r>
      <w:r>
        <w:rPr>
          <w:rStyle w:val="2fb"/>
          <w:rtl/>
          <w:rPrChange w:id="13194" w:author="מנוע אמוראים" w:date="2026-10-05T16:40:54Z">
            <w:rPr>
              <w:rtl/>
            </w:rPr>
          </w:rPrChange>
        </w:rPr>
        <w:t xml:space="preserve">ולר"י</w:t>
      </w:r>
      <w:r>
        <w:rPr>
          <w:rtl/>
        </w:rPr>
        <w:t xml:space="preserve"> איצטריך, ש"מ דפשיטא ליה.</w:t>
      </w:r>
    </w:p>
    <w:p w14:paraId="4A804056" w14:textId="14993A04" w:rsidR="0046556D" w:rsidRDefault="00BD6C4F" w:rsidP="00BD6C4F">
      <w:pPr>
        <w:rPr>
          <w:rtl/>
        </w:rPr>
      </w:pPr>
      <w:r w:rsidRPr="00C63571">
        <w:rPr>
          <w:rtl/>
        </w:rPr>
        <w:t xml:space="preserve">ואי פשיטא ליה, </w:t>
      </w:r>
      <w:r w:rsidR="00DD5EC9">
        <w:rPr>
          <w:rtl/>
        </w:rPr>
        <w:t>למה סופג מ' ולא</w:t>
      </w:r>
      <w:r w:rsidRPr="00C63571">
        <w:rPr>
          <w:rtl/>
        </w:rPr>
        <w:t xml:space="preserve"> פ'!</w:t>
      </w:r>
    </w:p>
    <w:p w14:paraId="3530F6CA" w14:textId="0F8EFAA5" w:rsidR="0046556D" w:rsidRDefault="004E0F20" w:rsidP="00C62948">
      <w:pPr>
        <w:pStyle w:val="affffb"/>
        <w:rPr>
          <w:rtl/>
        </w:rPr>
      </w:pPr>
      <w:r>
        <w:rPr>
          <w:rtl/>
        </w:rPr>
        <w:t>- כאן מיירי דאין באחד מהם כזית</w:t>
      </w:r>
      <w:r w:rsidR="00DD5EC9">
        <w:rPr>
          <w:rtl/>
        </w:rPr>
        <w:t xml:space="preserve">, דתניא: אכלו ואין בו כזית חייב, </w:t>
      </w:r>
      <w:r w:rsidR="00DD5EC9" w:rsidRPr="008B2609">
        <w:rPr>
          <w:rStyle w:val="2fb"/>
          <w:rtl/>
        </w:rPr>
        <w:t>ר"י</w:t>
      </w:r>
      <w:r w:rsidR="00DD5EC9">
        <w:rPr>
          <w:rtl/>
        </w:rPr>
        <w:t xml:space="preserve"> אומר:</w:t>
      </w:r>
      <w:r w:rsidR="00BD6C4F" w:rsidRPr="00C63571">
        <w:rPr>
          <w:rtl/>
        </w:rPr>
        <w:t xml:space="preserve"> עד שיהא בו כזית.</w:t>
      </w:r>
    </w:p>
    <w:p w14:paraId="423B0A5E" w14:textId="77777777" w:rsidR="003610A7" w:rsidRDefault="003610A7" w:rsidP="008B2609">
      <w:pPr>
        <w:pStyle w:val="38"/>
        <w:framePr w:wrap="notBeside"/>
        <w:rPr>
          <w:rtl/>
        </w:rPr>
      </w:pPr>
      <w:r>
        <w:rPr>
          <w:rtl/>
        </w:rPr>
        <w:t>וטעמא דר"י, רבא:</w:t>
      </w:r>
    </w:p>
    <w:p w14:paraId="50B4048C" w14:textId="7EC8C29B" w:rsidR="0046556D" w:rsidRDefault="00BD6C4F" w:rsidP="00BD6C4F">
      <w:pPr>
        <w:rPr>
          <w:rtl/>
        </w:rPr>
      </w:pPr>
      <w:r w:rsidRPr="00A71A5E">
        <w:rPr>
          <w:rStyle w:val="afffff0"/>
          <w:rFonts w:hint="cs"/>
          <w:rtl/>
        </w:rPr>
        <w:t>'</w:t>
      </w:r>
      <w:r w:rsidRPr="00A71A5E">
        <w:rPr>
          <w:rStyle w:val="afffff0"/>
          <w:rtl/>
        </w:rPr>
        <w:t>הירך</w:t>
      </w:r>
      <w:r w:rsidRPr="00A71A5E">
        <w:rPr>
          <w:rStyle w:val="afffff0"/>
          <w:rFonts w:hint="cs"/>
          <w:rtl/>
        </w:rPr>
        <w:t>'</w:t>
      </w:r>
      <w:r w:rsidR="003610A7">
        <w:rPr>
          <w:rStyle w:val="afffff0"/>
          <w:rtl/>
        </w:rPr>
        <w:t xml:space="preserve"> -</w:t>
      </w:r>
      <w:r w:rsidRPr="00A71A5E">
        <w:rPr>
          <w:rStyle w:val="afffff0"/>
          <w:rtl/>
        </w:rPr>
        <w:t xml:space="preserve"> </w:t>
      </w:r>
      <w:r>
        <w:rPr>
          <w:rtl/>
        </w:rPr>
        <w:t xml:space="preserve">המיומנת שבירך, </w:t>
      </w:r>
      <w:r w:rsidR="004E0F20">
        <w:rPr>
          <w:rtl/>
        </w:rPr>
        <w:t>ורבנן: 'הירך' - הגיד שפשט איסורו בכל הירך, הפנימי, לאפוקי חיצון.</w:t>
      </w:r>
    </w:p>
    <w:p w14:paraId="5AD41C22" w14:textId="77777777" w:rsidR="003610A7" w:rsidRDefault="003610A7" w:rsidP="008B2609">
      <w:pPr>
        <w:pStyle w:val="38"/>
        <w:framePr w:wrap="notBeside"/>
        <w:rPr>
          <w:rtl/>
        </w:rPr>
      </w:pPr>
      <w:r>
        <w:rPr>
          <w:rtl/>
        </w:rPr>
        <w:t>וריב"ל:</w:t>
      </w:r>
    </w:p>
    <w:p w14:paraId="251F43FB" w14:textId="402AB242" w:rsidR="0046556D" w:rsidRDefault="00BD6C4F" w:rsidP="00BD6C4F">
      <w:pPr>
        <w:rPr>
          <w:rtl/>
        </w:rPr>
      </w:pPr>
      <w:r w:rsidRPr="00A71A5E">
        <w:rPr>
          <w:rStyle w:val="afffff0"/>
          <w:rFonts w:hint="cs"/>
          <w:rtl/>
        </w:rPr>
        <w:t>'</w:t>
      </w:r>
      <w:r w:rsidRPr="00A71A5E">
        <w:rPr>
          <w:rStyle w:val="afffff0"/>
          <w:rtl/>
        </w:rPr>
        <w:t>בהאבקו עמו</w:t>
      </w:r>
      <w:r w:rsidRPr="00A71A5E">
        <w:rPr>
          <w:rStyle w:val="afffff0"/>
          <w:rFonts w:hint="cs"/>
          <w:rtl/>
        </w:rPr>
        <w:t>'</w:t>
      </w:r>
      <w:r w:rsidR="003610A7">
        <w:rPr>
          <w:rStyle w:val="afffff0"/>
          <w:rtl/>
        </w:rPr>
        <w:t xml:space="preserve"> -</w:t>
      </w:r>
      <w:r w:rsidRPr="00A71A5E">
        <w:rPr>
          <w:rStyle w:val="afffff0"/>
          <w:rtl/>
        </w:rPr>
        <w:t xml:space="preserve"> </w:t>
      </w:r>
      <w:r w:rsidRPr="00C63571">
        <w:rPr>
          <w:rtl/>
        </w:rPr>
        <w:t xml:space="preserve">כאדם שחובק את חבירו, </w:t>
      </w:r>
      <w:r w:rsidR="004E0F20">
        <w:rPr>
          <w:rtl/>
        </w:rPr>
        <w:t>וידו הימנית מגעת לכף ימינו של חבירו.</w:t>
      </w:r>
    </w:p>
    <w:p w14:paraId="59F2E279" w14:textId="77777777" w:rsidR="003610A7" w:rsidRDefault="003610A7" w:rsidP="008B2609">
      <w:pPr>
        <w:pStyle w:val="38"/>
        <w:framePr w:wrap="notBeside"/>
        <w:rPr>
          <w:rtl/>
        </w:rPr>
      </w:pPr>
      <w:r>
        <w:rPr>
          <w:rtl/>
        </w:rPr>
        <w:t>רשב"נ:</w:t>
      </w:r>
    </w:p>
    <w:p w14:paraId="3B7FB4D9" w14:textId="3F6450AE" w:rsidR="0046556D" w:rsidRDefault="003610A7" w:rsidP="00BD6C4F">
      <w:pPr>
        <w:rPr>
          <w:rtl/>
        </w:rPr>
      </w:pPr>
      <w:r>
        <w:rPr>
          <w:b/>
          <w:bCs/>
          <w:rtl/>
        </w:rPr>
        <w:t>כגוי נדמה לו, דישראל שנטפל לו גוי</w:t>
      </w:r>
      <w:r w:rsidR="00BD6C4F" w:rsidRPr="00C63571">
        <w:rPr>
          <w:rtl/>
        </w:rPr>
        <w:t xml:space="preserve"> בדרך - טופלו לימינו</w:t>
      </w:r>
      <w:r w:rsidR="00340099" w:rsidRPr="002C18B1">
        <w:rPr>
          <w:rStyle w:val="afffffe"/>
          <w:rtl/>
        </w:rPr>
        <w:t xml:space="preserve"> שיהא מזומן לאוחזו</w:t>
      </w:r>
      <w:r w:rsidR="00BD6C4F" w:rsidRPr="00C63571">
        <w:rPr>
          <w:rtl/>
        </w:rPr>
        <w:t>.</w:t>
      </w:r>
    </w:p>
    <w:p w14:paraId="2BDA8AA5" w14:textId="77777777" w:rsidR="00B7640F" w:rsidRDefault="00B7640F" w:rsidP="008B2609">
      <w:pPr>
        <w:pStyle w:val="38"/>
        <w:framePr w:wrap="notBeside"/>
        <w:rPr>
          <w:rtl/>
        </w:rPr>
      </w:pPr>
      <w:r>
        <w:rPr>
          <w:rtl/>
        </w:rPr>
        <w:t>רשב"א מרבא:</w:t>
      </w:r>
    </w:p>
    <w:p w14:paraId="2D49B94E" w14:textId="06780213" w:rsidR="0046556D" w:rsidRDefault="00BD6C4F" w:rsidP="00BD6C4F">
      <w:pPr>
        <w:rPr>
          <w:rtl/>
        </w:rPr>
      </w:pPr>
      <w:r w:rsidRPr="00572A99">
        <w:rPr>
          <w:rtl/>
        </w:rPr>
        <w:t>כת"ח</w:t>
      </w:r>
      <w:r w:rsidRPr="00C63571">
        <w:rPr>
          <w:rtl/>
        </w:rPr>
        <w:t xml:space="preserve"> נדמה לו, </w:t>
      </w:r>
      <w:r w:rsidR="00B7640F">
        <w:rPr>
          <w:rtl/>
        </w:rPr>
        <w:t>דהמהלך</w:t>
      </w:r>
      <w:r w:rsidRPr="00C63571">
        <w:rPr>
          <w:rtl/>
        </w:rPr>
        <w:t xml:space="preserve"> לימין רבו - הרי זה בור</w:t>
      </w:r>
      <w:r w:rsidR="00340099" w:rsidRPr="002C18B1">
        <w:rPr>
          <w:rStyle w:val="afffffe"/>
          <w:rtl/>
        </w:rPr>
        <w:t xml:space="preserve"> ויעקב נטפל לשמאלו</w:t>
      </w:r>
      <w:r w:rsidRPr="00C63571">
        <w:rPr>
          <w:rtl/>
        </w:rPr>
        <w:t>.</w:t>
      </w:r>
    </w:p>
    <w:p w14:paraId="1A63E9B3" w14:textId="77777777" w:rsidR="00B7640F" w:rsidRDefault="00B7640F" w:rsidP="008B2609">
      <w:pPr>
        <w:pStyle w:val="38"/>
        <w:framePr w:wrap="notBeside"/>
        <w:rPr>
          <w:rtl/>
        </w:rPr>
      </w:pPr>
      <w:r>
        <w:rPr>
          <w:rtl/>
        </w:rPr>
        <w:t>ורבנן</w:t>
      </w:r>
    </w:p>
    <w:p w14:paraId="0056C253" w14:textId="5570AF07" w:rsidR="0046556D" w:rsidRDefault="00B7640F" w:rsidP="00BD6C4F">
      <w:pPr>
        <w:rPr>
          <w:rtl/>
        </w:rPr>
      </w:pPr>
      <w:r>
        <w:rPr>
          <w:rtl/>
        </w:rPr>
        <w:t>מאחוריו בא, ונשה בשניהם.</w:t>
      </w:r>
    </w:p>
    <w:p w14:paraId="6F0CCCAC" w14:textId="77777777" w:rsidR="00B7640F" w:rsidRDefault="00B7640F" w:rsidP="008B2609">
      <w:pPr>
        <w:pStyle w:val="38"/>
        <w:framePr w:wrap="notBeside"/>
        <w:rPr>
          <w:rtl/>
        </w:rPr>
      </w:pPr>
      <w:r>
        <w:rPr>
          <w:rtl/>
        </w:rPr>
        <w:t>ולרבנן</w:t>
      </w:r>
    </w:p>
    <w:p w14:paraId="1B69AD97" w14:textId="3B4DA945" w:rsidR="0046556D" w:rsidRDefault="00BD6C4F" w:rsidP="00BD6C4F">
      <w:pPr>
        <w:rPr>
          <w:rtl/>
        </w:rPr>
      </w:pPr>
      <w:r w:rsidRPr="00A71A5E">
        <w:rPr>
          <w:rStyle w:val="afffff0"/>
          <w:rFonts w:hint="cs"/>
          <w:rtl/>
        </w:rPr>
        <w:t>'</w:t>
      </w:r>
      <w:r w:rsidRPr="00A71A5E">
        <w:rPr>
          <w:rStyle w:val="afffff0"/>
          <w:rtl/>
        </w:rPr>
        <w:t>בהאבקו עמו</w:t>
      </w:r>
      <w:r w:rsidRPr="00A71A5E">
        <w:rPr>
          <w:rStyle w:val="afffff0"/>
          <w:rFonts w:hint="cs"/>
          <w:rtl/>
        </w:rPr>
        <w:t>'</w:t>
      </w:r>
      <w:r w:rsidRPr="00A71A5E">
        <w:rPr>
          <w:rStyle w:val="afffff0"/>
          <w:rtl/>
        </w:rPr>
        <w:t xml:space="preserve"> </w:t>
      </w:r>
      <w:r>
        <w:rPr>
          <w:rFonts w:hint="cs"/>
          <w:rtl/>
        </w:rPr>
        <w:t xml:space="preserve">מיבעי </w:t>
      </w:r>
      <w:r>
        <w:rPr>
          <w:rStyle w:val="2fb"/>
          <w:rFonts w:hint="cs"/>
          <w:rtl/>
          <w:rPrChange w:id="13195" w:author="מנוע אמוראים" w:date="2026-10-05T16:40:54Z">
            <w:rPr>
              <w:rFonts w:hint="cs"/>
              <w:rtl/>
            </w:rPr>
          </w:rPrChange>
        </w:rPr>
        <w:t xml:space="preserve">לכדריב</w:t>
      </w:r>
      <w:r>
        <w:rPr>
          <w:rStyle w:val="2fb"/>
          <w:rtl/>
          <w:rPrChange w:id="13196" w:author="מנוע אמוראים" w:date="2026-10-05T16:40:54Z">
            <w:rPr>
              <w:rtl/>
            </w:rPr>
          </w:rPrChange>
        </w:rPr>
        <w:t xml:space="preserve">"</w:t>
      </w:r>
      <w:r>
        <w:rPr>
          <w:rStyle w:val="2fb"/>
          <w:rFonts w:hint="cs"/>
          <w:rtl/>
          <w:rPrChange w:id="13197" w:author="מנוע אמוראים" w:date="2026-10-05T16:40:54Z">
            <w:rPr>
              <w:rFonts w:hint="cs"/>
              <w:rtl/>
            </w:rPr>
          </w:rPrChange>
        </w:rPr>
        <w:t xml:space="preserve">ל</w:t>
      </w:r>
      <w:r w:rsidRPr="00C63571">
        <w:rPr>
          <w:rtl/>
        </w:rPr>
        <w:t xml:space="preserve">: מלמד שהעלו אבק מרגלותם עד כסא </w:t>
      </w:r>
      <w:r w:rsidR="00114046">
        <w:rPr>
          <w:rtl/>
        </w:rPr>
        <w:t>הכבוד, דכתיב</w:t>
      </w:r>
      <w:r w:rsidRPr="00C63571">
        <w:rPr>
          <w:rtl/>
        </w:rPr>
        <w:t xml:space="preserve"> </w:t>
      </w:r>
      <w:r w:rsidR="00070C51">
        <w:rPr>
          <w:rtl/>
        </w:rPr>
        <w:t>כאן</w:t>
      </w:r>
      <w:r w:rsidRPr="00C63571">
        <w:rPr>
          <w:rtl/>
        </w:rPr>
        <w:t xml:space="preserve"> </w:t>
      </w:r>
      <w:r w:rsidR="00D32D40">
        <w:rPr>
          <w:rtl/>
        </w:rPr>
        <w:t>'</w:t>
      </w:r>
      <w:r>
        <w:rPr>
          <w:rStyle w:val="afffff0"/>
          <w:rtl/>
          <w:rPrChange w:id="9001" w:author="מנוע פסוקים" w:date="2026-10-05T16:40:58Z">
            <w:rPr>
              <w:rtl/>
            </w:rPr>
          </w:rPrChange>
        </w:rPr>
        <w:t xml:space="preserve">בהאבקו </w:t>
      </w:r>
      <w:r>
        <w:rPr>
          <w:rStyle w:val="afffff0"/>
          <w:rtl/>
          <w:rPrChange w:id="9002" w:author="מנוע פסוקים" w:date="2026-10-05T16:40:58Z">
            <w:rPr>
              <w:rtl/>
            </w:rPr>
          </w:rPrChange>
        </w:rPr>
        <w:t xml:space="preserve">עמו</w:t>
      </w:r>
      <w:r>
        <w:rPr>
          <w:rtl/>
        </w:rPr>
        <w:t xml:space="preserve">'</w:t>
      </w:r>
      <w:r w:rsidRPr="00C63571">
        <w:rPr>
          <w:rtl/>
        </w:rPr>
        <w:t xml:space="preserve"> וכתיב </w:t>
      </w:r>
      <w:r w:rsidR="008B6BE0">
        <w:rPr>
          <w:rtl/>
        </w:rPr>
        <w:t>שם</w:t>
      </w:r>
      <w:r w:rsidRPr="00C63571">
        <w:rPr>
          <w:rtl/>
        </w:rPr>
        <w:t xml:space="preserve"> </w:t>
      </w:r>
      <w:r w:rsidR="00D32D40">
        <w:rPr>
          <w:rtl/>
        </w:rPr>
        <w:t>'</w:t>
      </w:r>
      <w:r>
        <w:rPr>
          <w:rStyle w:val="afffff0"/>
          <w:rtl/>
          <w:rPrChange w:id="9061" w:author="מנוע פסוקים" w:date="2026-10-05T16:37:55Z">
            <w:rPr>
              <w:rtl/>
            </w:rPr>
          </w:rPrChange>
        </w:rPr>
        <w:t xml:space="preserve">וענן אבק רגליו</w:t>
      </w:r>
      <w:r w:rsidR="00D32D40">
        <w:rPr>
          <w:rtl/>
        </w:rPr>
        <w:t>'</w:t>
      </w:r>
      <w:r w:rsidRPr="00C63571">
        <w:rPr>
          <w:rtl/>
        </w:rPr>
        <w:t>.</w:t>
      </w:r>
    </w:p>
    <w:p w14:paraId="2CD21FB2" w14:textId="77777777" w:rsidR="00B7640F" w:rsidRDefault="00B7640F" w:rsidP="008B2609">
      <w:pPr>
        <w:pStyle w:val="38"/>
        <w:framePr w:wrap="notBeside"/>
        <w:rPr>
          <w:rtl/>
        </w:rPr>
      </w:pPr>
      <w:r>
        <w:rPr>
          <w:rtl/>
        </w:rPr>
        <w:t>וריב"ל:</w:t>
      </w:r>
    </w:p>
    <w:p w14:paraId="40353F9E" w14:textId="2F413B09" w:rsidR="0046556D" w:rsidRDefault="00BD6C4F" w:rsidP="00BD6C4F">
      <w:pPr>
        <w:rPr>
          <w:rtl/>
        </w:rPr>
      </w:pPr>
      <w:r w:rsidRPr="00C63571">
        <w:rPr>
          <w:rtl/>
        </w:rPr>
        <w:t xml:space="preserve">למה נקרא שמו גיד הנשה </w:t>
      </w:r>
      <w:r>
        <w:rPr>
          <w:rtl/>
        </w:rPr>
        <w:t xml:space="preserve">שנשה, קפץ, ממקומו ועלה, ד'</w:t>
      </w:r>
      <w:r>
        <w:rPr>
          <w:rStyle w:val="afffff0"/>
          <w:rtl/>
          <w:rPrChange w:id="9062" w:author="מנוע פסוקים" w:date="2026-10-05T16:37:55Z">
            <w:rPr>
              <w:rtl/>
            </w:rPr>
          </w:rPrChange>
        </w:rPr>
        <w:t xml:space="preserve">נשתה</w:t>
      </w:r>
      <w:r>
        <w:rPr>
          <w:rStyle w:val="afffff0"/>
          <w:rtl/>
          <w:rPrChange w:id="9063" w:author="מנוע פסוקים" w:date="2026-10-05T16:37:55Z">
            <w:rPr>
              <w:rtl/>
            </w:rPr>
          </w:rPrChange>
        </w:rPr>
        <w:t xml:space="preserve"> גבורתם היו לנשים</w:t>
      </w:r>
      <w:r>
        <w:rPr>
          <w:rFonts w:hint="cs"/>
          <w:rtl/>
        </w:rPr>
        <w:t>'</w:t>
      </w:r>
    </w:p>
    <w:p w14:paraId="5546B26A" w14:textId="77777777" w:rsidR="00D32D40" w:rsidRDefault="00D32D40" w:rsidP="008B2609">
      <w:pPr>
        <w:pStyle w:val="38"/>
        <w:framePr w:wrap="notBeside"/>
        <w:rPr>
          <w:rtl/>
        </w:rPr>
      </w:pPr>
      <w:r>
        <w:rPr>
          <w:rtl/>
        </w:rPr>
        <w:t>ריב"ח:</w:t>
      </w:r>
    </w:p>
    <w:p w14:paraId="55D65661" w14:textId="589D5298" w:rsidR="0046556D" w:rsidRDefault="00BD6C4F" w:rsidP="00BD6C4F">
      <w:pPr>
        <w:rPr>
          <w:rtl/>
        </w:rPr>
      </w:pPr>
      <w:r w:rsidRPr="00A71A5E">
        <w:rPr>
          <w:rStyle w:val="afffff0"/>
          <w:rFonts w:hint="cs"/>
          <w:rtl/>
        </w:rPr>
        <w:t>'</w:t>
      </w:r>
      <w:r w:rsidRPr="00A71A5E">
        <w:rPr>
          <w:rStyle w:val="afffff0"/>
          <w:rtl/>
        </w:rPr>
        <w:t>דבר שלח</w:t>
      </w:r>
      <w:r w:rsidRPr="00A71A5E">
        <w:rPr>
          <w:rStyle w:val="afffff0"/>
          <w:rFonts w:hint="cs"/>
          <w:rtl/>
        </w:rPr>
        <w:t xml:space="preserve"> </w:t>
      </w:r>
      <w:r w:rsidRPr="00A71A5E">
        <w:rPr>
          <w:rStyle w:val="afffff0"/>
          <w:rtl/>
        </w:rPr>
        <w:t>ביעקב ונפל בישראל</w:t>
      </w:r>
      <w:r w:rsidRPr="00A71A5E">
        <w:rPr>
          <w:rStyle w:val="afffff0"/>
          <w:rFonts w:hint="cs"/>
          <w:rtl/>
        </w:rPr>
        <w:t>'</w:t>
      </w:r>
      <w:r w:rsidRPr="00A71A5E">
        <w:rPr>
          <w:rStyle w:val="afffff0"/>
          <w:rtl/>
        </w:rPr>
        <w:t xml:space="preserve">, </w:t>
      </w:r>
      <w:r w:rsidRPr="00A71A5E">
        <w:rPr>
          <w:rStyle w:val="afffff0"/>
          <w:rFonts w:hint="cs"/>
          <w:rtl/>
        </w:rPr>
        <w:t>'</w:t>
      </w:r>
      <w:r w:rsidRPr="00A71A5E">
        <w:rPr>
          <w:rStyle w:val="afffff0"/>
          <w:rtl/>
        </w:rPr>
        <w:t>דבר שלח ביעקב</w:t>
      </w:r>
      <w:r w:rsidRPr="00A71A5E">
        <w:rPr>
          <w:rStyle w:val="afffff0"/>
          <w:rFonts w:hint="cs"/>
          <w:rtl/>
        </w:rPr>
        <w:t>'</w:t>
      </w:r>
      <w:r w:rsidRPr="00A71A5E">
        <w:rPr>
          <w:rStyle w:val="afffff0"/>
          <w:rtl/>
        </w:rPr>
        <w:t xml:space="preserve"> </w:t>
      </w:r>
      <w:r w:rsidRPr="00C63571">
        <w:rPr>
          <w:rtl/>
        </w:rPr>
        <w:t xml:space="preserve">- זה גיד הנשה, </w:t>
      </w:r>
    </w:p>
    <w:p w14:paraId="1ABCBA1B" w14:textId="4888DD36" w:rsidR="0046556D" w:rsidRDefault="00BD6C4F" w:rsidP="00BD6C4F">
      <w:pPr>
        <w:rPr>
          <w:rtl/>
        </w:rPr>
      </w:pPr>
      <w:r w:rsidRPr="00A71A5E">
        <w:rPr>
          <w:rStyle w:val="afffff0"/>
          <w:rFonts w:hint="cs"/>
          <w:rtl/>
        </w:rPr>
        <w:t>'</w:t>
      </w:r>
      <w:r w:rsidRPr="00A71A5E">
        <w:rPr>
          <w:rStyle w:val="afffff0"/>
          <w:rtl/>
        </w:rPr>
        <w:t>ונפל בישראל</w:t>
      </w:r>
      <w:r w:rsidRPr="00A71A5E">
        <w:rPr>
          <w:rStyle w:val="afffff0"/>
          <w:rFonts w:hint="cs"/>
          <w:rtl/>
        </w:rPr>
        <w:t>'</w:t>
      </w:r>
      <w:r w:rsidR="00D32D40">
        <w:rPr>
          <w:rStyle w:val="afffff0"/>
          <w:rtl/>
        </w:rPr>
        <w:t xml:space="preserve"> -</w:t>
      </w:r>
      <w:r w:rsidRPr="00A71A5E">
        <w:rPr>
          <w:rStyle w:val="afffff0"/>
          <w:rtl/>
        </w:rPr>
        <w:t xml:space="preserve"> </w:t>
      </w:r>
      <w:r w:rsidRPr="00C63571">
        <w:rPr>
          <w:rtl/>
        </w:rPr>
        <w:t>שפשט איסורו בכל ישראל.</w:t>
      </w:r>
    </w:p>
    <w:p w14:paraId="40DB1DF2" w14:textId="77777777" w:rsidR="00D32D40" w:rsidRDefault="00D32D40" w:rsidP="008B2609">
      <w:pPr>
        <w:pStyle w:val="38"/>
        <w:framePr w:wrap="notBeside"/>
        <w:rPr>
          <w:rtl/>
        </w:rPr>
      </w:pPr>
      <w:r>
        <w:rPr>
          <w:rtl/>
        </w:rPr>
        <w:t>וריב"ח:</w:t>
      </w:r>
    </w:p>
    <w:p w14:paraId="553C62BE" w14:textId="6AD17F05" w:rsidR="0046556D" w:rsidRDefault="00BD6C4F" w:rsidP="00BD6C4F">
      <w:pPr>
        <w:rPr>
          <w:rtl/>
        </w:rPr>
      </w:pPr>
      <w:r w:rsidRPr="00A71A5E">
        <w:rPr>
          <w:rStyle w:val="afffff0"/>
          <w:rFonts w:hint="cs"/>
          <w:rtl/>
        </w:rPr>
        <w:t>'</w:t>
      </w:r>
      <w:r w:rsidRPr="00A71A5E">
        <w:rPr>
          <w:rStyle w:val="afffff0"/>
          <w:rtl/>
        </w:rPr>
        <w:t>וטבוח טבח והכן</w:t>
      </w:r>
      <w:r w:rsidRPr="00A71A5E">
        <w:rPr>
          <w:rStyle w:val="afffff0"/>
          <w:rFonts w:hint="cs"/>
          <w:rtl/>
        </w:rPr>
        <w:t>'</w:t>
      </w:r>
      <w:r w:rsidRPr="00A71A5E">
        <w:rPr>
          <w:rStyle w:val="afffff0"/>
          <w:rtl/>
        </w:rPr>
        <w:t xml:space="preserve"> </w:t>
      </w:r>
      <w:r w:rsidR="00D32D40">
        <w:rPr>
          <w:rtl/>
        </w:rPr>
        <w:t>- פרע להן בית השחיטה, 'והכן' -</w:t>
      </w:r>
      <w:r w:rsidRPr="00A71A5E">
        <w:rPr>
          <w:rStyle w:val="afffff0"/>
          <w:rtl/>
        </w:rPr>
        <w:t xml:space="preserve"> </w:t>
      </w:r>
      <w:r w:rsidRPr="003E1103">
        <w:rPr>
          <w:rtl/>
        </w:rPr>
        <w:t>טול גיד הנשה בפניהם, כמ"ד גיד הנשה נאסר לבני נח.</w:t>
      </w:r>
    </w:p>
    <w:p w14:paraId="74552B89" w14:textId="77777777" w:rsidR="00D32D40" w:rsidRDefault="00D32D40" w:rsidP="008B2609">
      <w:pPr>
        <w:pStyle w:val="38"/>
        <w:framePr w:wrap="notBeside"/>
        <w:rPr>
          <w:rtl/>
        </w:rPr>
      </w:pPr>
      <w:r>
        <w:rPr>
          <w:rtl/>
        </w:rPr>
        <w:t>ר"א:</w:t>
      </w:r>
    </w:p>
    <w:p w14:paraId="08A4F110" w14:textId="265A42FA" w:rsidR="0046556D" w:rsidRDefault="00BD6C4F" w:rsidP="00BD6C4F">
      <w:pPr>
        <w:rPr>
          <w:rtl/>
        </w:rPr>
      </w:pPr>
      <w:r>
        <w:rPr>
          <w:rFonts w:hint="cs"/>
          <w:rtl/>
        </w:rPr>
        <w:t>'</w:t>
      </w:r>
      <w:r>
        <w:rPr>
          <w:rStyle w:val="afffff0"/>
          <w:rtl/>
          <w:rPrChange w:id="9064" w:author="מנוע פסוקים" w:date="2026-10-05T16:37:55Z">
            <w:rPr>
              <w:rtl/>
            </w:rPr>
          </w:rPrChange>
        </w:rPr>
        <w:t xml:space="preserve">ויותר יעקב לבדו</w:t>
      </w:r>
      <w:r>
        <w:rPr>
          <w:rFonts w:hint="cs"/>
          <w:rtl/>
        </w:rPr>
        <w:t xml:space="preserve">' </w:t>
      </w:r>
      <w:r w:rsidR="00046745">
        <w:rPr>
          <w:rtl/>
        </w:rPr>
        <w:t>-</w:t>
      </w:r>
      <w:r w:rsidRPr="00C63571">
        <w:rPr>
          <w:rtl/>
        </w:rPr>
        <w:t xml:space="preserve"> שנשתייר על פכין קטנים, </w:t>
      </w:r>
      <w:r w:rsidR="004E0F20">
        <w:rPr>
          <w:rtl/>
        </w:rPr>
        <w:t>מכאן לצדיקים שחביב עליהם ממונם יותר מגופם, לפי</w:t>
      </w:r>
      <w:r w:rsidRPr="00C63571">
        <w:rPr>
          <w:rtl/>
        </w:rPr>
        <w:t xml:space="preserve"> שאין פושטין ידיהן בגזל.</w:t>
      </w:r>
    </w:p>
    <w:p w14:paraId="2109A0B7" w14:textId="451CBBD4" w:rsidR="000128BE" w:rsidRDefault="00BD6C4F" w:rsidP="008B2609">
      <w:pPr>
        <w:pStyle w:val="afffff8"/>
        <w:rPr>
          <w:rtl/>
        </w:rPr>
      </w:pPr>
      <w:r>
        <w:rPr>
          <w:rFonts w:hint="cs"/>
          <w:rtl/>
        </w:rPr>
        <w:t xml:space="preserve"> מנין לת</w:t>
      </w:r>
      <w:r w:rsidR="00BF1CF6">
        <w:rPr>
          <w:rtl/>
        </w:rPr>
        <w:t>"</w:t>
      </w:r>
      <w:r>
        <w:rPr>
          <w:rFonts w:hint="cs"/>
          <w:rtl/>
        </w:rPr>
        <w:t xml:space="preserve">ח שלא יצא יחידי בלילה </w:t>
      </w:r>
    </w:p>
    <w:p w14:paraId="3AC0A4B7" w14:textId="118F7FD9" w:rsidR="0046556D" w:rsidRPr="00702CF6" w:rsidRDefault="00702CF6" w:rsidP="00702CF6">
      <w:pPr>
        <w:rPr>
          <w:rtl/>
        </w:rPr>
      </w:pPr>
      <w:r w:rsidRPr="008B2609">
        <w:rPr>
          <w:rStyle w:val="2fb"/>
          <w:rtl/>
        </w:rPr>
        <w:t>רי"צ</w:t>
      </w:r>
      <w:r>
        <w:rPr>
          <w:rtl/>
        </w:rPr>
        <w:t>:</w:t>
      </w:r>
      <w:r w:rsidR="00BD6C4F" w:rsidRPr="008B2609">
        <w:rPr>
          <w:rFonts w:hint="cs"/>
          <w:rtl/>
        </w:rPr>
        <w:t xml:space="preserve"> '</w:t>
      </w:r>
      <w:r>
        <w:rPr>
          <w:rStyle w:val="afffff0"/>
          <w:rtl/>
          <w:rPrChange w:id="9065" w:author="מנוע פסוקים" w:date="2026-10-05T16:37:55Z">
            <w:rPr>
              <w:rtl/>
            </w:rPr>
          </w:rPrChange>
        </w:rPr>
        <w:t xml:space="preserve">ויאבק איש עמו עד עלות השחר</w:t>
      </w:r>
      <w:r w:rsidR="00BD6C4F" w:rsidRPr="008B2609">
        <w:rPr>
          <w:rFonts w:hint="cs"/>
          <w:rtl/>
        </w:rPr>
        <w:t>'</w:t>
      </w:r>
      <w:r w:rsidR="00BD6C4F" w:rsidRPr="008B2609">
        <w:rPr>
          <w:rtl/>
        </w:rPr>
        <w:t xml:space="preserve"> </w:t>
      </w:r>
    </w:p>
    <w:p w14:paraId="0B7BD946" w14:textId="77777777" w:rsidR="00BD6C4F" w:rsidRPr="00C63571" w:rsidRDefault="00BD6C4F" w:rsidP="00F07436">
      <w:pPr>
        <w:pStyle w:val="afff3"/>
        <w:framePr w:wrap="around"/>
        <w:rPr>
          <w:rtl/>
        </w:rPr>
      </w:pPr>
      <w:r>
        <w:rPr>
          <w:rFonts w:hint="cs"/>
          <w:rtl/>
        </w:rPr>
        <w:t>צא:</w:t>
      </w:r>
    </w:p>
    <w:p w14:paraId="294B0F46" w14:textId="4A4DEA74" w:rsidR="0046556D" w:rsidRDefault="00702CF6" w:rsidP="00BD6C4F">
      <w:pPr>
        <w:ind w:firstLine="1672"/>
        <w:rPr>
          <w:rtl/>
        </w:rPr>
      </w:pPr>
      <w:r w:rsidRPr="008B2609">
        <w:rPr>
          <w:rStyle w:val="2fb"/>
          <w:rtl/>
        </w:rPr>
        <w:t>ראב"כ</w:t>
      </w:r>
      <w:r>
        <w:rPr>
          <w:rtl/>
        </w:rPr>
        <w:t>:</w:t>
      </w:r>
      <w:r w:rsidR="00BD6C4F">
        <w:rPr>
          <w:rFonts w:hint="cs"/>
          <w:rtl/>
        </w:rPr>
        <w:t xml:space="preserve"> '</w:t>
      </w:r>
      <w:r>
        <w:rPr>
          <w:rStyle w:val="afffff0"/>
          <w:rtl/>
          <w:rPrChange w:id="9066" w:author="מנוע פסוקים" w:date="2026-10-05T16:37:55Z">
            <w:rPr>
              <w:rtl/>
            </w:rPr>
          </w:rPrChange>
        </w:rPr>
        <w:t xml:space="preserve">הנה הוא זורה את גורן השעורים</w:t>
      </w:r>
      <w:r w:rsidR="00BD6C4F">
        <w:rPr>
          <w:rFonts w:hint="cs"/>
          <w:rtl/>
        </w:rPr>
        <w:t>'</w:t>
      </w:r>
    </w:p>
    <w:p w14:paraId="3F95B6CA" w14:textId="67E0F532" w:rsidR="0046556D" w:rsidRDefault="00702CF6" w:rsidP="00BD6C4F">
      <w:pPr>
        <w:ind w:firstLine="1672"/>
        <w:rPr>
          <w:rtl/>
        </w:rPr>
      </w:pPr>
      <w:r w:rsidRPr="008B2609">
        <w:rPr>
          <w:rStyle w:val="2fb"/>
          <w:rtl/>
        </w:rPr>
        <w:t>ר'</w:t>
      </w:r>
      <w:r w:rsidR="00BD6C4F" w:rsidRPr="008B2609">
        <w:rPr>
          <w:rStyle w:val="2fb"/>
          <w:rtl/>
        </w:rPr>
        <w:t xml:space="preserve"> אבהו</w:t>
      </w:r>
      <w:r w:rsidR="00BD6C4F" w:rsidRPr="00C63571">
        <w:rPr>
          <w:rtl/>
        </w:rPr>
        <w:t xml:space="preserve">: </w:t>
      </w:r>
      <w:r w:rsidR="00BD6C4F">
        <w:rPr>
          <w:rFonts w:hint="cs"/>
          <w:rtl/>
        </w:rPr>
        <w:t>'</w:t>
      </w:r>
      <w:r w:rsidR="00BD6C4F" w:rsidRPr="00C63571">
        <w:rPr>
          <w:rtl/>
        </w:rPr>
        <w:t xml:space="preserve">וישכם אברהם בבקר ויחבוש את </w:t>
      </w:r>
      <w:r w:rsidR="00BD05BC">
        <w:rPr>
          <w:rtl/>
        </w:rPr>
        <w:t>וגו',</w:t>
      </w:r>
    </w:p>
    <w:p w14:paraId="6D922C5C" w14:textId="3C2B60A5" w:rsidR="0046556D" w:rsidRDefault="00BD6C4F" w:rsidP="00BD6C4F">
      <w:pPr>
        <w:ind w:firstLine="1672"/>
        <w:rPr>
          <w:rtl/>
        </w:rPr>
      </w:pPr>
      <w:r>
        <w:rPr>
          <w:rtl/>
        </w:rPr>
        <w:t>ורבנן</w:t>
      </w:r>
      <w:r>
        <w:rPr>
          <w:rFonts w:hint="cs"/>
          <w:rtl/>
        </w:rPr>
        <w:t>: מ'</w:t>
      </w:r>
      <w:r>
        <w:rPr>
          <w:rStyle w:val="afffff0"/>
          <w:rtl/>
          <w:rPrChange w:id="9067" w:author="מנוע פסוקים" w:date="2026-10-05T16:37:55Z">
            <w:rPr>
              <w:rtl/>
            </w:rPr>
          </w:rPrChange>
        </w:rPr>
        <w:t xml:space="preserve">לך נא ראה את שלום אחיך ואת שלום</w:t>
      </w:r>
      <w:r>
        <w:rPr>
          <w:rtl/>
        </w:rPr>
        <w:t xml:space="preserve"> </w:t>
      </w:r>
      <w:r w:rsidR="000128BE">
        <w:rPr>
          <w:rtl/>
        </w:rPr>
        <w:t>וגו',</w:t>
      </w:r>
    </w:p>
    <w:p w14:paraId="1BBCC27B" w14:textId="77777777" w:rsidR="0046556D" w:rsidRDefault="00BD6C4F" w:rsidP="00BD6C4F">
      <w:pPr>
        <w:ind w:firstLine="1672"/>
        <w:rPr>
          <w:rtl/>
        </w:rPr>
      </w:pPr>
      <w:r w:rsidRPr="008B2609">
        <w:rPr>
          <w:rStyle w:val="2fb"/>
          <w:rtl/>
        </w:rPr>
        <w:t>רב</w:t>
      </w:r>
      <w:r w:rsidRPr="00C63571">
        <w:rPr>
          <w:rtl/>
        </w:rPr>
        <w:t xml:space="preserve">: </w:t>
      </w:r>
      <w:r w:rsidRPr="003017EE">
        <w:rPr>
          <w:rStyle w:val="afffff0"/>
          <w:rFonts w:hint="cs"/>
          <w:rtl/>
        </w:rPr>
        <w:t>מ'</w:t>
      </w:r>
      <w:r w:rsidRPr="003017EE">
        <w:rPr>
          <w:rStyle w:val="afffff0"/>
          <w:rtl/>
        </w:rPr>
        <w:t>ויזרח לו השמש</w:t>
      </w:r>
      <w:r w:rsidRPr="003017EE">
        <w:rPr>
          <w:rStyle w:val="afffff0"/>
          <w:rFonts w:hint="cs"/>
          <w:rtl/>
        </w:rPr>
        <w:t>'</w:t>
      </w:r>
      <w:r w:rsidRPr="003017EE">
        <w:rPr>
          <w:rStyle w:val="afffff0"/>
          <w:rtl/>
        </w:rPr>
        <w:t>.</w:t>
      </w:r>
    </w:p>
    <w:p w14:paraId="1602E5B0" w14:textId="77777777" w:rsidR="00BD05BC" w:rsidRDefault="00BD05BC" w:rsidP="008B2609">
      <w:pPr>
        <w:pStyle w:val="38"/>
        <w:framePr w:wrap="notBeside"/>
        <w:rPr>
          <w:rtl/>
        </w:rPr>
      </w:pPr>
      <w:r>
        <w:rPr>
          <w:rtl/>
        </w:rPr>
        <w:t>ר"ע:</w:t>
      </w:r>
    </w:p>
    <w:p w14:paraId="337DA24E" w14:textId="7267E147" w:rsidR="0046556D" w:rsidRDefault="00BD6C4F" w:rsidP="00BD6C4F">
      <w:pPr>
        <w:rPr>
          <w:rtl/>
        </w:rPr>
      </w:pPr>
      <w:r w:rsidRPr="00C63571">
        <w:rPr>
          <w:rtl/>
        </w:rPr>
        <w:t xml:space="preserve">שאלתי את </w:t>
      </w:r>
      <w:r w:rsidR="00BD05BC" w:rsidRPr="008B2609">
        <w:rPr>
          <w:rStyle w:val="2fb"/>
          <w:rtl/>
        </w:rPr>
        <w:t>ר"ג</w:t>
      </w:r>
      <w:r w:rsidR="00BD05BC">
        <w:rPr>
          <w:rtl/>
        </w:rPr>
        <w:t xml:space="preserve"> ואת </w:t>
      </w:r>
      <w:r w:rsidR="00BD05BC" w:rsidRPr="008B2609">
        <w:rPr>
          <w:rStyle w:val="2fb"/>
          <w:rtl/>
        </w:rPr>
        <w:t>ר'</w:t>
      </w:r>
      <w:r w:rsidRPr="008B2609">
        <w:rPr>
          <w:rStyle w:val="2fb"/>
          <w:rtl/>
        </w:rPr>
        <w:t xml:space="preserve"> יהושע</w:t>
      </w:r>
      <w:r w:rsidRPr="00C63571">
        <w:rPr>
          <w:rtl/>
        </w:rPr>
        <w:t xml:space="preserve"> באיטליז של אימאום, שהלכו ליקח בהמה למשתה בנו של </w:t>
      </w:r>
      <w:r w:rsidR="00BD05BC" w:rsidRPr="008B2609">
        <w:rPr>
          <w:rStyle w:val="2fb"/>
          <w:rtl/>
        </w:rPr>
        <w:t>ר"ג</w:t>
      </w:r>
      <w:r w:rsidR="00BD05BC">
        <w:rPr>
          <w:rtl/>
        </w:rPr>
        <w:t>,</w:t>
      </w:r>
      <w:r w:rsidRPr="00C63571">
        <w:rPr>
          <w:rtl/>
        </w:rPr>
        <w:t xml:space="preserve"> כתיב</w:t>
      </w:r>
      <w:r w:rsidRPr="00A71A5E">
        <w:rPr>
          <w:rStyle w:val="afffff0"/>
          <w:rtl/>
        </w:rPr>
        <w:t xml:space="preserve"> </w:t>
      </w:r>
      <w:r w:rsidRPr="00A71A5E">
        <w:rPr>
          <w:rStyle w:val="afffff0"/>
          <w:rFonts w:hint="cs"/>
          <w:rtl/>
        </w:rPr>
        <w:t>'</w:t>
      </w:r>
      <w:r w:rsidRPr="00A71A5E">
        <w:rPr>
          <w:rStyle w:val="afffff0"/>
          <w:rtl/>
        </w:rPr>
        <w:t>ויזרח לו השמש</w:t>
      </w:r>
      <w:r w:rsidRPr="00A71A5E">
        <w:rPr>
          <w:rStyle w:val="afffff0"/>
          <w:rFonts w:hint="cs"/>
          <w:rtl/>
        </w:rPr>
        <w:t>'</w:t>
      </w:r>
      <w:r w:rsidRPr="00A71A5E">
        <w:rPr>
          <w:rStyle w:val="afffff0"/>
          <w:rtl/>
        </w:rPr>
        <w:t>,</w:t>
      </w:r>
      <w:r w:rsidRPr="00C63571">
        <w:rPr>
          <w:rtl/>
        </w:rPr>
        <w:t xml:space="preserve"> </w:t>
      </w:r>
      <w:r w:rsidR="00340099">
        <w:rPr>
          <w:rtl/>
        </w:rPr>
        <w:t>וכי לו לבד זרחה?</w:t>
      </w:r>
    </w:p>
    <w:p w14:paraId="760CBE68" w14:textId="77777777" w:rsidR="00BD05BC" w:rsidRDefault="00BD05BC" w:rsidP="008B2609">
      <w:pPr>
        <w:pStyle w:val="38"/>
        <w:framePr w:wrap="notBeside"/>
        <w:rPr>
          <w:rtl/>
        </w:rPr>
      </w:pPr>
      <w:r>
        <w:rPr>
          <w:rtl/>
        </w:rPr>
        <w:t>רי"צ:</w:t>
      </w:r>
    </w:p>
    <w:p w14:paraId="75C857F5" w14:textId="2C02DB80" w:rsidR="0046556D" w:rsidRDefault="00340099" w:rsidP="00BD6C4F">
      <w:pPr>
        <w:rPr>
          <w:rtl/>
        </w:rPr>
      </w:pPr>
      <w:r>
        <w:rPr>
          <w:rtl/>
        </w:rPr>
        <w:t>שמש ששקעה בעבורו זרחה בעבורו,</w:t>
      </w:r>
      <w:r w:rsidR="00BD6C4F" w:rsidRPr="00C63571">
        <w:rPr>
          <w:rtl/>
        </w:rPr>
        <w:t xml:space="preserve"> </w:t>
      </w:r>
      <w:r w:rsidR="00BD6C4F" w:rsidRPr="0046594B">
        <w:rPr>
          <w:rStyle w:val="afffff0"/>
          <w:rtl/>
        </w:rPr>
        <w:t>ד</w:t>
      </w:r>
      <w:r w:rsidR="00BD6C4F" w:rsidRPr="0046594B">
        <w:rPr>
          <w:rStyle w:val="afffff0"/>
          <w:rFonts w:hint="cs"/>
          <w:rtl/>
        </w:rPr>
        <w:t>'</w:t>
      </w:r>
      <w:r w:rsidR="00BD6C4F" w:rsidRPr="0046594B">
        <w:rPr>
          <w:rStyle w:val="afffff0"/>
          <w:rtl/>
        </w:rPr>
        <w:t>ויצא יעקב מבאר שבע וילך חרנה</w:t>
      </w:r>
      <w:r w:rsidR="00BD6C4F" w:rsidRPr="0046594B">
        <w:rPr>
          <w:rStyle w:val="afffff0"/>
          <w:rFonts w:hint="cs"/>
          <w:rtl/>
        </w:rPr>
        <w:t>'</w:t>
      </w:r>
      <w:r w:rsidR="00BD6C4F" w:rsidRPr="0046594B">
        <w:rPr>
          <w:rStyle w:val="afffff0"/>
          <w:rtl/>
        </w:rPr>
        <w:t>,</w:t>
      </w:r>
      <w:r w:rsidR="00BD6C4F" w:rsidRPr="00C63571">
        <w:rPr>
          <w:rtl/>
        </w:rPr>
        <w:t xml:space="preserve"> וכתיב</w:t>
      </w:r>
      <w:r w:rsidR="00BD6C4F" w:rsidRPr="00A71A5E">
        <w:rPr>
          <w:rStyle w:val="afffff0"/>
          <w:rtl/>
        </w:rPr>
        <w:t xml:space="preserve"> </w:t>
      </w:r>
      <w:r w:rsidR="00BD6C4F" w:rsidRPr="00A71A5E">
        <w:rPr>
          <w:rStyle w:val="afffff0"/>
          <w:rFonts w:hint="cs"/>
          <w:rtl/>
        </w:rPr>
        <w:t>'</w:t>
      </w:r>
      <w:r w:rsidR="00BD6C4F" w:rsidRPr="00A71A5E">
        <w:rPr>
          <w:rStyle w:val="afffff0"/>
          <w:rtl/>
        </w:rPr>
        <w:t>ויפגע במקום</w:t>
      </w:r>
      <w:r w:rsidR="00BD6C4F" w:rsidRPr="00A71A5E">
        <w:rPr>
          <w:rStyle w:val="afffff0"/>
          <w:rFonts w:hint="cs"/>
          <w:rtl/>
        </w:rPr>
        <w:t>'</w:t>
      </w:r>
      <w:r w:rsidR="00BD6C4F" w:rsidRPr="00A71A5E">
        <w:rPr>
          <w:rStyle w:val="afffff0"/>
          <w:rtl/>
        </w:rPr>
        <w:t>,</w:t>
      </w:r>
      <w:r w:rsidR="00BD6C4F" w:rsidRPr="00C63571">
        <w:rPr>
          <w:rtl/>
        </w:rPr>
        <w:t xml:space="preserve"> </w:t>
      </w:r>
      <w:r w:rsidR="00BD05BC">
        <w:rPr>
          <w:rtl/>
        </w:rPr>
        <w:t>כשהגיע</w:t>
      </w:r>
      <w:r w:rsidR="00BD6C4F" w:rsidRPr="00C63571">
        <w:rPr>
          <w:rtl/>
        </w:rPr>
        <w:t xml:space="preserve"> לחרן אמר: אפשר עברתי על מקום שהתפללו אבותי, ואני לא התפללתי? </w:t>
      </w:r>
    </w:p>
    <w:p w14:paraId="21E3591A" w14:textId="7D61ABC3" w:rsidR="0046556D" w:rsidRDefault="00340099" w:rsidP="00BD6C4F">
      <w:pPr>
        <w:rPr>
          <w:rtl/>
        </w:rPr>
      </w:pPr>
      <w:r>
        <w:rPr>
          <w:rtl/>
        </w:rPr>
        <w:lastRenderedPageBreak/>
        <w:t>כשנתן דעתו לחזור קפצה לו הארץ, מיד</w:t>
      </w:r>
      <w:r w:rsidR="00BD6C4F" w:rsidRPr="00A71A5E">
        <w:rPr>
          <w:rStyle w:val="afffff0"/>
          <w:rtl/>
        </w:rPr>
        <w:t xml:space="preserve"> </w:t>
      </w:r>
      <w:r w:rsidR="00BD6C4F" w:rsidRPr="00A71A5E">
        <w:rPr>
          <w:rStyle w:val="afffff0"/>
          <w:rFonts w:hint="cs"/>
          <w:rtl/>
        </w:rPr>
        <w:t>'</w:t>
      </w:r>
      <w:r w:rsidR="00BD6C4F" w:rsidRPr="00A71A5E">
        <w:rPr>
          <w:rStyle w:val="afffff0"/>
          <w:rtl/>
        </w:rPr>
        <w:t>ויפגע במקום</w:t>
      </w:r>
      <w:r w:rsidR="00BD6C4F" w:rsidRPr="00A71A5E">
        <w:rPr>
          <w:rStyle w:val="afffff0"/>
          <w:rFonts w:hint="cs"/>
          <w:rtl/>
        </w:rPr>
        <w:t>'</w:t>
      </w:r>
      <w:r w:rsidR="00BD6C4F" w:rsidRPr="00A71A5E">
        <w:rPr>
          <w:rStyle w:val="afffff0"/>
          <w:rtl/>
        </w:rPr>
        <w:t>,</w:t>
      </w:r>
      <w:r w:rsidR="00BD6C4F" w:rsidRPr="00C63571">
        <w:rPr>
          <w:rtl/>
        </w:rPr>
        <w:t xml:space="preserve"> </w:t>
      </w:r>
    </w:p>
    <w:p w14:paraId="29DE011B" w14:textId="70C60501" w:rsidR="0046556D" w:rsidRDefault="00340099" w:rsidP="00BD6C4F">
      <w:pPr>
        <w:rPr>
          <w:rtl/>
        </w:rPr>
      </w:pPr>
      <w:r>
        <w:rPr>
          <w:rtl/>
        </w:rPr>
        <w:t>משהתפלל ביקש לחזור, אמר הקב"ה:</w:t>
      </w:r>
      <w:r w:rsidR="00BD6C4F" w:rsidRPr="00C63571">
        <w:rPr>
          <w:rtl/>
        </w:rPr>
        <w:t xml:space="preserve"> צדיק זה בא לבית מלוני ויפטר בלא לינה? מיד בא השמש</w:t>
      </w:r>
      <w:r w:rsidRPr="002C18B1">
        <w:rPr>
          <w:rStyle w:val="afffffe"/>
          <w:rtl/>
        </w:rPr>
        <w:t xml:space="preserve"> קודם זמנה</w:t>
      </w:r>
      <w:r w:rsidR="00BD6C4F" w:rsidRPr="00C63571">
        <w:rPr>
          <w:rtl/>
        </w:rPr>
        <w:t>.</w:t>
      </w:r>
    </w:p>
    <w:p w14:paraId="08DEA227" w14:textId="77777777" w:rsidR="00BD05BC" w:rsidRDefault="00BD05BC" w:rsidP="008B2609">
      <w:pPr>
        <w:pStyle w:val="38"/>
        <w:framePr w:wrap="notBeside"/>
        <w:rPr>
          <w:rtl/>
        </w:rPr>
      </w:pPr>
      <w:r>
        <w:rPr>
          <w:rtl/>
        </w:rPr>
        <w:t>וקשיא:</w:t>
      </w:r>
    </w:p>
    <w:p w14:paraId="73397B2D" w14:textId="1DC0A800" w:rsidR="0046556D" w:rsidRDefault="00BD6C4F" w:rsidP="00BD6C4F">
      <w:pPr>
        <w:rPr>
          <w:rtl/>
        </w:rPr>
      </w:pPr>
      <w:r>
        <w:rPr>
          <w:rFonts w:hint="cs"/>
          <w:rtl/>
        </w:rPr>
        <w:t xml:space="preserve"> </w:t>
      </w:r>
      <w:r w:rsidRPr="00C63571">
        <w:rPr>
          <w:rtl/>
        </w:rPr>
        <w:t>כתיב</w:t>
      </w:r>
      <w:r w:rsidRPr="00A71A5E">
        <w:rPr>
          <w:rStyle w:val="afffff0"/>
          <w:rtl/>
        </w:rPr>
        <w:t xml:space="preserve"> </w:t>
      </w:r>
      <w:r w:rsidRPr="00A71A5E">
        <w:rPr>
          <w:rStyle w:val="afffff0"/>
          <w:rFonts w:hint="cs"/>
          <w:rtl/>
        </w:rPr>
        <w:t>'</w:t>
      </w:r>
      <w:r w:rsidRPr="00A71A5E">
        <w:rPr>
          <w:rStyle w:val="afffff0"/>
          <w:rtl/>
        </w:rPr>
        <w:t>ויקח מאבני המקום</w:t>
      </w:r>
      <w:r w:rsidRPr="00A71A5E">
        <w:rPr>
          <w:rStyle w:val="afffff0"/>
          <w:rFonts w:hint="cs"/>
          <w:rtl/>
        </w:rPr>
        <w:t>'</w:t>
      </w:r>
      <w:r w:rsidRPr="00A71A5E">
        <w:rPr>
          <w:rStyle w:val="afffff0"/>
          <w:rtl/>
        </w:rPr>
        <w:t>,</w:t>
      </w:r>
      <w:r w:rsidRPr="00C63571">
        <w:rPr>
          <w:rtl/>
        </w:rPr>
        <w:t xml:space="preserve"> וכתיב </w:t>
      </w:r>
      <w:r>
        <w:rPr>
          <w:rFonts w:hint="cs"/>
          <w:rtl/>
        </w:rPr>
        <w:t>'</w:t>
      </w:r>
      <w:r>
        <w:rPr>
          <w:rStyle w:val="afffff0"/>
          <w:rtl/>
          <w:rPrChange w:id="9068" w:author="מנוע פסוקים" w:date="2026-10-05T16:37:55Z">
            <w:rPr>
              <w:rtl/>
            </w:rPr>
          </w:rPrChange>
        </w:rPr>
        <w:t xml:space="preserve">ויקח את האבן</w:t>
      </w:r>
      <w:r>
        <w:rPr>
          <w:rFonts w:hint="cs"/>
          <w:rtl/>
        </w:rPr>
        <w:t>'</w:t>
      </w:r>
      <w:r w:rsidRPr="00C63571">
        <w:rPr>
          <w:rtl/>
        </w:rPr>
        <w:t>!</w:t>
      </w:r>
    </w:p>
    <w:p w14:paraId="197C3523" w14:textId="77777777" w:rsidR="00BD05BC" w:rsidRDefault="00BD05BC" w:rsidP="008B2609">
      <w:pPr>
        <w:pStyle w:val="38"/>
        <w:framePr w:wrap="notBeside"/>
        <w:rPr>
          <w:rtl/>
        </w:rPr>
      </w:pPr>
      <w:r>
        <w:rPr>
          <w:rtl/>
        </w:rPr>
        <w:t>רי"צ:</w:t>
      </w:r>
    </w:p>
    <w:p w14:paraId="7F37751D" w14:textId="0091DF63" w:rsidR="0046556D" w:rsidRDefault="00BD6C4F" w:rsidP="00BD6C4F">
      <w:pPr>
        <w:rPr>
          <w:rtl/>
        </w:rPr>
      </w:pPr>
      <w:r w:rsidRPr="00C63571">
        <w:rPr>
          <w:rtl/>
        </w:rPr>
        <w:t xml:space="preserve">מלמד שנתקבצו כל אותן אבנים למקום אחד, וכל אחת ואחת אומרת עלי יניח צדיק זה </w:t>
      </w:r>
      <w:r w:rsidR="00BD05BC">
        <w:rPr>
          <w:rtl/>
        </w:rPr>
        <w:t>ראשו.</w:t>
      </w:r>
    </w:p>
    <w:p w14:paraId="0D94DED6" w14:textId="773387F1" w:rsidR="0046556D" w:rsidRDefault="00BD6C4F" w:rsidP="00BD6C4F">
      <w:pPr>
        <w:rPr>
          <w:rtl/>
        </w:rPr>
      </w:pPr>
      <w:r w:rsidRPr="00C63571">
        <w:rPr>
          <w:rtl/>
        </w:rPr>
        <w:t>תנא: וכולן נבלעו באחד.</w:t>
      </w:r>
    </w:p>
    <w:p w14:paraId="2335709D" w14:textId="77777777" w:rsidR="0046556D" w:rsidRDefault="00BD6C4F" w:rsidP="00BD6C4F">
      <w:pPr>
        <w:rPr>
          <w:rtl/>
        </w:rPr>
      </w:pPr>
      <w:r w:rsidRPr="003017EE">
        <w:rPr>
          <w:rStyle w:val="afffff0"/>
          <w:rFonts w:hint="cs"/>
          <w:rtl/>
        </w:rPr>
        <w:t>'</w:t>
      </w:r>
      <w:r w:rsidRPr="003017EE">
        <w:rPr>
          <w:rStyle w:val="afffff0"/>
          <w:rtl/>
        </w:rPr>
        <w:t>ויחלום והנה סולם מוצב ארצה</w:t>
      </w:r>
      <w:r w:rsidRPr="003017EE">
        <w:rPr>
          <w:rStyle w:val="afffff0"/>
          <w:rFonts w:hint="cs"/>
          <w:rtl/>
        </w:rPr>
        <w:t>'</w:t>
      </w:r>
      <w:r w:rsidRPr="003017EE">
        <w:rPr>
          <w:rStyle w:val="afffff0"/>
          <w:rtl/>
        </w:rPr>
        <w:t>,</w:t>
      </w:r>
      <w:r w:rsidRPr="00C63571">
        <w:rPr>
          <w:rtl/>
        </w:rPr>
        <w:t xml:space="preserve"> תנא: כמה רחבו של סולם - שמונת אלפים פרסאות, </w:t>
      </w:r>
    </w:p>
    <w:p w14:paraId="542E0BB4" w14:textId="77777777" w:rsidR="0046556D" w:rsidRDefault="00BD6C4F" w:rsidP="00BD6C4F">
      <w:pPr>
        <w:rPr>
          <w:rtl/>
        </w:rPr>
      </w:pPr>
      <w:r w:rsidRPr="0046594B">
        <w:rPr>
          <w:rStyle w:val="afffff0"/>
          <w:rtl/>
        </w:rPr>
        <w:t>ד</w:t>
      </w:r>
      <w:r w:rsidRPr="0046594B">
        <w:rPr>
          <w:rStyle w:val="afffff0"/>
          <w:rFonts w:hint="cs"/>
          <w:rtl/>
        </w:rPr>
        <w:t>'</w:t>
      </w:r>
      <w:r w:rsidRPr="0046594B">
        <w:rPr>
          <w:rStyle w:val="afffff0"/>
          <w:rtl/>
        </w:rPr>
        <w:t>והנה מלאכי אלהים עולים ויורדים בו</w:t>
      </w:r>
      <w:r w:rsidRPr="0046594B">
        <w:rPr>
          <w:rStyle w:val="afffff0"/>
          <w:rFonts w:hint="cs"/>
          <w:rtl/>
        </w:rPr>
        <w:t>'</w:t>
      </w:r>
      <w:r w:rsidRPr="0046594B">
        <w:rPr>
          <w:rStyle w:val="afffff0"/>
          <w:rtl/>
        </w:rPr>
        <w:t>,</w:t>
      </w:r>
      <w:r w:rsidRPr="00C63571">
        <w:rPr>
          <w:rtl/>
        </w:rPr>
        <w:t xml:space="preserve"> עולים - שנים, ויורדים - שנים, </w:t>
      </w:r>
    </w:p>
    <w:p w14:paraId="0583DBF9" w14:textId="3CF68675" w:rsidR="0046556D" w:rsidRDefault="00562BDF" w:rsidP="00BD6C4F">
      <w:pPr>
        <w:rPr>
          <w:rtl/>
        </w:rPr>
      </w:pPr>
      <w:r>
        <w:rPr>
          <w:rtl/>
        </w:rPr>
        <w:t>וכשפגעו זה בזה הרי</w:t>
      </w:r>
      <w:r w:rsidR="00BD6C4F" w:rsidRPr="00C63571">
        <w:rPr>
          <w:rtl/>
        </w:rPr>
        <w:t xml:space="preserve"> ארבעה, וכתיב במלאך</w:t>
      </w:r>
      <w:r w:rsidR="00BD6C4F" w:rsidRPr="00A71A5E">
        <w:rPr>
          <w:rStyle w:val="afffff0"/>
          <w:rtl/>
        </w:rPr>
        <w:t xml:space="preserve"> </w:t>
      </w:r>
      <w:r w:rsidR="00BD6C4F" w:rsidRPr="00A71A5E">
        <w:rPr>
          <w:rStyle w:val="afffff0"/>
          <w:rFonts w:hint="cs"/>
          <w:rtl/>
        </w:rPr>
        <w:t>'</w:t>
      </w:r>
      <w:r w:rsidR="00BD6C4F" w:rsidRPr="00A71A5E">
        <w:rPr>
          <w:rStyle w:val="afffff0"/>
          <w:rtl/>
        </w:rPr>
        <w:t>וגויתו כתרשיש</w:t>
      </w:r>
      <w:r w:rsidR="00BD6C4F" w:rsidRPr="00A71A5E">
        <w:rPr>
          <w:rStyle w:val="afffff0"/>
          <w:rFonts w:hint="cs"/>
          <w:rtl/>
        </w:rPr>
        <w:t>'</w:t>
      </w:r>
      <w:r w:rsidR="00BD6C4F" w:rsidRPr="00A71A5E">
        <w:rPr>
          <w:rStyle w:val="afffff0"/>
          <w:rtl/>
        </w:rPr>
        <w:t>,</w:t>
      </w:r>
      <w:r w:rsidR="00BD6C4F" w:rsidRPr="00C63571">
        <w:rPr>
          <w:rtl/>
        </w:rPr>
        <w:t xml:space="preserve"> וגמירי דתרשיש </w:t>
      </w:r>
      <w:r w:rsidR="00DB4EBB">
        <w:rPr>
          <w:rtl/>
        </w:rPr>
        <w:t>ב' אלפים פרסה.</w:t>
      </w:r>
    </w:p>
    <w:p w14:paraId="2F0F92E0" w14:textId="77777777" w:rsidR="00DB4EBB" w:rsidRDefault="00DB4EBB" w:rsidP="008B2609">
      <w:pPr>
        <w:pStyle w:val="38"/>
        <w:framePr w:wrap="notBeside"/>
        <w:rPr>
          <w:rtl/>
        </w:rPr>
      </w:pPr>
      <w:r>
        <w:rPr>
          <w:rtl/>
        </w:rPr>
        <w:t>תנא:</w:t>
      </w:r>
    </w:p>
    <w:p w14:paraId="2E9AA24B" w14:textId="3AF42B68" w:rsidR="0046556D" w:rsidRDefault="00BD6C4F" w:rsidP="00BD6C4F">
      <w:pPr>
        <w:rPr>
          <w:rtl/>
        </w:rPr>
      </w:pPr>
      <w:r w:rsidRPr="00C63571">
        <w:rPr>
          <w:rtl/>
        </w:rPr>
        <w:t>עולין ומסתכלין בדיוקנו של מעלה, ויורדין ומסתכלין בדיוקנו של מטה.</w:t>
      </w:r>
    </w:p>
    <w:p w14:paraId="7D50F1FB" w14:textId="69FD8BC1" w:rsidR="0046556D" w:rsidRDefault="00BD6C4F" w:rsidP="00BD6C4F">
      <w:pPr>
        <w:rPr>
          <w:rtl/>
        </w:rPr>
      </w:pPr>
      <w:r>
        <w:rPr>
          <w:rFonts w:hint="cs"/>
          <w:rtl/>
        </w:rPr>
        <w:t xml:space="preserve">ורצו </w:t>
      </w:r>
      <w:r w:rsidR="00DB4EBB">
        <w:rPr>
          <w:rtl/>
        </w:rPr>
        <w:t>לסכנו,</w:t>
      </w:r>
      <w:r w:rsidRPr="00C63571">
        <w:rPr>
          <w:rtl/>
        </w:rPr>
        <w:t xml:space="preserve"> מיד</w:t>
      </w:r>
      <w:r w:rsidRPr="00A71A5E">
        <w:rPr>
          <w:rStyle w:val="afffff0"/>
          <w:rtl/>
        </w:rPr>
        <w:t xml:space="preserve"> </w:t>
      </w:r>
      <w:r w:rsidRPr="00A71A5E">
        <w:rPr>
          <w:rStyle w:val="afffff0"/>
          <w:rFonts w:hint="cs"/>
          <w:rtl/>
        </w:rPr>
        <w:t>'</w:t>
      </w:r>
      <w:r w:rsidRPr="00A71A5E">
        <w:rPr>
          <w:rStyle w:val="afffff0"/>
          <w:rtl/>
        </w:rPr>
        <w:t>והנה</w:t>
      </w:r>
      <w:r w:rsidR="004B0EAE" w:rsidRPr="00A71A5E">
        <w:rPr>
          <w:rStyle w:val="afffff0"/>
          <w:rtl/>
        </w:rPr>
        <w:t xml:space="preserve"> ה# </w:t>
      </w:r>
      <w:r w:rsidRPr="00A71A5E">
        <w:rPr>
          <w:rStyle w:val="afffff0"/>
          <w:rtl/>
        </w:rPr>
        <w:t>נצב עליו</w:t>
      </w:r>
      <w:r w:rsidR="00340099" w:rsidRPr="002C18B1">
        <w:rPr>
          <w:rStyle w:val="afffffe"/>
          <w:rtl/>
        </w:rPr>
        <w:t xml:space="preserve"> לשמרו</w:t>
      </w:r>
      <w:r w:rsidRPr="00A71A5E">
        <w:rPr>
          <w:rStyle w:val="afffff0"/>
          <w:rFonts w:hint="cs"/>
          <w:rtl/>
        </w:rPr>
        <w:t>'</w:t>
      </w:r>
      <w:r w:rsidRPr="00A71A5E">
        <w:rPr>
          <w:rStyle w:val="afffff0"/>
          <w:rtl/>
        </w:rPr>
        <w:t>,</w:t>
      </w:r>
      <w:r w:rsidRPr="00C63571">
        <w:rPr>
          <w:rtl/>
        </w:rPr>
        <w:t xml:space="preserve"> </w:t>
      </w:r>
      <w:r w:rsidR="00DB4EBB" w:rsidRPr="008B2609">
        <w:rPr>
          <w:rStyle w:val="2fb"/>
          <w:rtl/>
        </w:rPr>
        <w:t>רשב"ל</w:t>
      </w:r>
      <w:r w:rsidR="00DB4EBB">
        <w:rPr>
          <w:rtl/>
        </w:rPr>
        <w:t>: אלמלא מקרא כתוב א"א לאמרו,</w:t>
      </w:r>
      <w:r w:rsidRPr="00C63571">
        <w:rPr>
          <w:rtl/>
        </w:rPr>
        <w:t xml:space="preserve"> </w:t>
      </w:r>
      <w:r>
        <w:rPr>
          <w:rFonts w:hint="cs"/>
          <w:rtl/>
        </w:rPr>
        <w:t>כ</w:t>
      </w:r>
      <w:r w:rsidRPr="00C63571">
        <w:rPr>
          <w:rtl/>
        </w:rPr>
        <w:t>אדם שמניף על בנו.</w:t>
      </w:r>
    </w:p>
    <w:p w14:paraId="2560291D" w14:textId="01D1B140" w:rsidR="0046556D" w:rsidRDefault="00BD6C4F" w:rsidP="00BD6C4F">
      <w:pPr>
        <w:rPr>
          <w:rtl/>
        </w:rPr>
      </w:pPr>
      <w:r w:rsidRPr="00A71A5E">
        <w:rPr>
          <w:rStyle w:val="afffff0"/>
          <w:rFonts w:hint="cs"/>
          <w:rtl/>
        </w:rPr>
        <w:t xml:space="preserve"> '</w:t>
      </w:r>
      <w:r w:rsidRPr="00A71A5E">
        <w:rPr>
          <w:rStyle w:val="afffff0"/>
          <w:rtl/>
        </w:rPr>
        <w:t xml:space="preserve">הארץ אשר אתה שוכב עליה וגו' </w:t>
      </w:r>
    </w:p>
    <w:p w14:paraId="75160BFB" w14:textId="143C57F2" w:rsidR="00822210" w:rsidRDefault="00DB4EBB" w:rsidP="00BD6C4F">
      <w:pPr>
        <w:rPr>
          <w:rtl/>
        </w:rPr>
      </w:pPr>
      <w:r w:rsidRPr="008B2609">
        <w:rPr>
          <w:rStyle w:val="2fb"/>
          <w:rtl/>
        </w:rPr>
        <w:t>רי"צ</w:t>
      </w:r>
      <w:r>
        <w:rPr>
          <w:rtl/>
        </w:rPr>
        <w:t>:</w:t>
      </w:r>
      <w:r w:rsidR="00BD6C4F" w:rsidRPr="00C63571">
        <w:rPr>
          <w:rtl/>
        </w:rPr>
        <w:t xml:space="preserve"> מלמד שקפלה </w:t>
      </w:r>
      <w:r w:rsidR="00BD6C4F">
        <w:rPr>
          <w:rtl/>
        </w:rPr>
        <w:t>הקב"ה</w:t>
      </w:r>
      <w:r w:rsidR="00BD6C4F" w:rsidRPr="00C63571">
        <w:rPr>
          <w:rtl/>
        </w:rPr>
        <w:t xml:space="preserve"> לכל </w:t>
      </w:r>
      <w:r w:rsidR="00DD5CF9">
        <w:rPr>
          <w:rtl/>
        </w:rPr>
        <w:t>א"י</w:t>
      </w:r>
      <w:r w:rsidR="00BD6C4F" w:rsidRPr="00C63571">
        <w:rPr>
          <w:rtl/>
        </w:rPr>
        <w:t xml:space="preserve"> והניחה תחת </w:t>
      </w:r>
      <w:r>
        <w:rPr>
          <w:rtl/>
        </w:rPr>
        <w:t>יעקב,</w:t>
      </w:r>
      <w:r w:rsidR="00BD6C4F" w:rsidRPr="00C63571">
        <w:rPr>
          <w:rtl/>
        </w:rPr>
        <w:t xml:space="preserve"> שתהא נוחה ליכבש לבניו.</w:t>
      </w:r>
    </w:p>
    <w:p w14:paraId="69D6A334" w14:textId="3EE75271" w:rsidR="0046556D" w:rsidRDefault="00822210" w:rsidP="00BD6C4F">
      <w:pPr>
        <w:rPr>
          <w:rtl/>
        </w:rPr>
      </w:pPr>
      <w:r>
        <w:rPr>
          <w:rtl/>
        </w:rPr>
        <w:t xml:space="preserve"> '</w:t>
      </w:r>
      <w:r>
        <w:rPr>
          <w:rStyle w:val="afffff0"/>
          <w:rtl/>
          <w:rPrChange w:id="9069" w:author="מנוע פסוקים" w:date="2026-10-05T16:37:55Z">
            <w:rPr>
              <w:rtl/>
            </w:rPr>
          </w:rPrChange>
        </w:rPr>
        <w:t xml:space="preserve">ויאמר שלחני כי עלה השחר</w:t>
      </w:r>
      <w:r w:rsidR="00BD6C4F">
        <w:rPr>
          <w:rFonts w:hint="cs"/>
          <w:rtl/>
        </w:rPr>
        <w:t xml:space="preserve">' </w:t>
      </w:r>
      <w:r w:rsidR="00DB4EBB">
        <w:rPr>
          <w:rtl/>
        </w:rPr>
        <w:t>- אמר לו: גנב אתה או קוביוסטוס</w:t>
      </w:r>
      <w:r w:rsidR="00340099" w:rsidRPr="002C18B1">
        <w:rPr>
          <w:rStyle w:val="afffffe"/>
          <w:rtl/>
        </w:rPr>
        <w:t xml:space="preserve"> משחק בקוביא</w:t>
      </w:r>
      <w:r w:rsidR="00DB4EBB">
        <w:rPr>
          <w:rtl/>
        </w:rPr>
        <w:t>,</w:t>
      </w:r>
      <w:r w:rsidR="00BD6C4F" w:rsidRPr="00C63571">
        <w:rPr>
          <w:rtl/>
        </w:rPr>
        <w:t xml:space="preserve"> שמתיירא מן השחר? </w:t>
      </w:r>
    </w:p>
    <w:p w14:paraId="6A3FE804" w14:textId="54C6F8F3" w:rsidR="0046556D" w:rsidRDefault="00DB4EBB" w:rsidP="00BD6C4F">
      <w:pPr>
        <w:rPr>
          <w:rtl/>
        </w:rPr>
      </w:pPr>
      <w:r>
        <w:rPr>
          <w:rtl/>
        </w:rPr>
        <w:t>- מלאך אני,</w:t>
      </w:r>
      <w:r w:rsidR="00BD6C4F" w:rsidRPr="00C63571">
        <w:rPr>
          <w:rtl/>
        </w:rPr>
        <w:t xml:space="preserve"> ומיום שנבראתי לא הגיע זמני לומר שירה עד עכשיו</w:t>
      </w:r>
    </w:p>
    <w:p w14:paraId="53D6356C" w14:textId="77777777" w:rsidR="00DB4EBB" w:rsidRDefault="00DB4EBB" w:rsidP="008B2609">
      <w:pPr>
        <w:pStyle w:val="38"/>
        <w:framePr w:wrap="notBeside"/>
        <w:rPr>
          <w:rtl/>
        </w:rPr>
      </w:pPr>
      <w:r>
        <w:rPr>
          <w:rtl/>
        </w:rPr>
        <w:t>ומסייע לר"ח מרב:</w:t>
      </w:r>
    </w:p>
    <w:p w14:paraId="30B4D166" w14:textId="499B38C6" w:rsidR="0046556D" w:rsidRDefault="00BD6C4F" w:rsidP="00BD6C4F">
      <w:pPr>
        <w:rPr>
          <w:rtl/>
        </w:rPr>
      </w:pPr>
      <w:r w:rsidRPr="00C63571">
        <w:rPr>
          <w:rtl/>
        </w:rPr>
        <w:t>שלש כתות של מלאכי השרת אומרות שירה בכל יום, אחת אומרת קדוש, ואחת אומרת קדוש, ואחת אומרת קדוש</w:t>
      </w:r>
      <w:r w:rsidR="004B0EAE">
        <w:rPr>
          <w:rtl/>
        </w:rPr>
        <w:t xml:space="preserve"> ה# </w:t>
      </w:r>
      <w:r w:rsidRPr="00C63571">
        <w:rPr>
          <w:rtl/>
        </w:rPr>
        <w:t>צבאות.</w:t>
      </w:r>
    </w:p>
    <w:p w14:paraId="5E90BD7B" w14:textId="77777777" w:rsidR="00265903" w:rsidRDefault="00265903" w:rsidP="008B2609">
      <w:pPr>
        <w:pStyle w:val="38"/>
        <w:framePr w:wrap="notBeside"/>
        <w:rPr>
          <w:rtl/>
        </w:rPr>
      </w:pPr>
      <w:r>
        <w:rPr>
          <w:rtl/>
        </w:rPr>
        <w:t>ויקשה:</w:t>
      </w:r>
    </w:p>
    <w:p w14:paraId="23D1F7C5" w14:textId="642BEB7A" w:rsidR="0046556D" w:rsidRDefault="00BD6C4F" w:rsidP="00BD6C4F">
      <w:pPr>
        <w:rPr>
          <w:rtl/>
        </w:rPr>
      </w:pPr>
      <w:r w:rsidRPr="00C63571">
        <w:rPr>
          <w:rtl/>
        </w:rPr>
        <w:t xml:space="preserve">חביבין ישראל לפני </w:t>
      </w:r>
      <w:r>
        <w:rPr>
          <w:rtl/>
        </w:rPr>
        <w:t>הקב"ה</w:t>
      </w:r>
      <w:r w:rsidRPr="00C63571">
        <w:rPr>
          <w:rtl/>
        </w:rPr>
        <w:t xml:space="preserve"> יותר ממלאכי השרת, </w:t>
      </w:r>
    </w:p>
    <w:p w14:paraId="491AFF82" w14:textId="03F58642" w:rsidR="0046556D" w:rsidRDefault="00BD6C4F" w:rsidP="00BD6C4F">
      <w:pPr>
        <w:rPr>
          <w:rtl/>
        </w:rPr>
      </w:pPr>
      <w:r w:rsidRPr="00C63571">
        <w:rPr>
          <w:rtl/>
        </w:rPr>
        <w:t xml:space="preserve">שישראל אומרים שירה  בכל שעה, </w:t>
      </w:r>
    </w:p>
    <w:p w14:paraId="2BC8E7E2" w14:textId="0C3D12C9" w:rsidR="0046556D" w:rsidRDefault="00BD6C4F" w:rsidP="00BD6C4F">
      <w:pPr>
        <w:rPr>
          <w:rtl/>
        </w:rPr>
      </w:pPr>
      <w:r w:rsidRPr="00C63571">
        <w:rPr>
          <w:rtl/>
        </w:rPr>
        <w:t>ומלאכי השרת אין</w:t>
      </w:r>
      <w:r>
        <w:rPr>
          <w:rtl/>
        </w:rPr>
        <w:t xml:space="preserve"> אומרים שירה אלא פעם אחת </w:t>
      </w:r>
      <w:r w:rsidR="00265903">
        <w:rPr>
          <w:rtl/>
        </w:rPr>
        <w:t>ביום, או בשבת, בחודש, בשנה, בשבוע, ביובל,</w:t>
      </w:r>
      <w:r>
        <w:rPr>
          <w:rFonts w:hint="cs"/>
          <w:rtl/>
        </w:rPr>
        <w:t xml:space="preserve"> בעולם</w:t>
      </w:r>
    </w:p>
    <w:p w14:paraId="557491C8" w14:textId="1E064E43" w:rsidR="0046556D" w:rsidRDefault="00BD6C4F" w:rsidP="00BD6C4F">
      <w:pPr>
        <w:rPr>
          <w:rtl/>
        </w:rPr>
      </w:pPr>
      <w:r w:rsidRPr="00C63571">
        <w:rPr>
          <w:rtl/>
        </w:rPr>
        <w:t xml:space="preserve">וישראל מזכירין את השם אחר שתי תיבות, </w:t>
      </w:r>
      <w:r>
        <w:rPr>
          <w:rtl/>
        </w:rPr>
        <w:t xml:space="preserve">ד'</w:t>
      </w:r>
      <w:r>
        <w:rPr>
          <w:rStyle w:val="afffff0"/>
          <w:rtl/>
          <w:rPrChange w:id="9070" w:author="מנוע פסוקים" w:date="2026-10-05T16:37:55Z">
            <w:rPr>
              <w:rtl/>
            </w:rPr>
          </w:rPrChange>
        </w:rPr>
        <w:t xml:space="preserve">שמע</w:t>
      </w:r>
      <w:r>
        <w:rPr>
          <w:rStyle w:val="afffff0"/>
          <w:rtl/>
          <w:rPrChange w:id="9071" w:author="מנוע פסוקים" w:date="2026-10-05T16:37:55Z">
            <w:rPr>
              <w:rtl/>
            </w:rPr>
          </w:rPrChange>
        </w:rPr>
        <w:t xml:space="preserve"> ישראל</w:t>
      </w:r>
      <w:r>
        <w:rPr>
          <w:rStyle w:val="afffff0"/>
          <w:rtl/>
          <w:rPrChange w:id="9072" w:author="מנוע פסוקים" w:date="2026-10-05T16:37:55Z">
            <w:rPr>
              <w:rtl/>
            </w:rPr>
          </w:rPrChange>
        </w:rPr>
        <w:t xml:space="preserve"> ה</w:t>
      </w:r>
      <w:r>
        <w:rPr>
          <w:rtl/>
        </w:rPr>
        <w:t xml:space="preserve"># </w:t>
      </w:r>
      <w:r w:rsidRPr="00C63571">
        <w:rPr>
          <w:rtl/>
        </w:rPr>
        <w:t xml:space="preserve">וגו', </w:t>
      </w:r>
    </w:p>
    <w:p w14:paraId="740986D6" w14:textId="534246D9" w:rsidR="0046556D" w:rsidRDefault="00BD6C4F" w:rsidP="00BD6C4F">
      <w:pPr>
        <w:rPr>
          <w:rtl/>
        </w:rPr>
      </w:pPr>
      <w:r w:rsidRPr="00C63571">
        <w:rPr>
          <w:rtl/>
        </w:rPr>
        <w:t xml:space="preserve">ומלאכי השרת אין מזכירין את השם אלא לאחר ג' תיבות, </w:t>
      </w:r>
      <w:r w:rsidR="00265903">
        <w:rPr>
          <w:rtl/>
        </w:rPr>
        <w:t>ד'קדוש קדוש קדוש ה# צבאות',</w:t>
      </w:r>
    </w:p>
    <w:p w14:paraId="2C86B023" w14:textId="44EA97A1" w:rsidR="0046556D" w:rsidRDefault="00340099" w:rsidP="00BD6C4F">
      <w:pPr>
        <w:rPr>
          <w:rtl/>
        </w:rPr>
      </w:pPr>
      <w:r>
        <w:rPr>
          <w:rtl/>
        </w:rPr>
        <w:t>ואין מלאכי השרת אומרים</w:t>
      </w:r>
      <w:r w:rsidR="00BD6C4F" w:rsidRPr="00C63571">
        <w:rPr>
          <w:rtl/>
        </w:rPr>
        <w:t xml:space="preserve"> שירה למעלה, עד שיאמרו ישראל למטה, </w:t>
      </w:r>
      <w:r w:rsidR="00BD6C4F" w:rsidRPr="0046594B">
        <w:rPr>
          <w:rStyle w:val="afffff0"/>
          <w:rFonts w:hint="cs"/>
          <w:rtl/>
        </w:rPr>
        <w:t>ד'</w:t>
      </w:r>
      <w:r w:rsidR="00BD6C4F" w:rsidRPr="0046594B">
        <w:rPr>
          <w:rStyle w:val="afffff0"/>
          <w:rtl/>
        </w:rPr>
        <w:t>ברן יחד כוכבי בקר</w:t>
      </w:r>
      <w:r w:rsidR="00BD6C4F" w:rsidRPr="0046594B">
        <w:rPr>
          <w:rStyle w:val="afffff0"/>
          <w:rFonts w:hint="cs"/>
          <w:rtl/>
        </w:rPr>
        <w:t>'</w:t>
      </w:r>
      <w:r w:rsidR="00BD6C4F" w:rsidRPr="0046594B">
        <w:rPr>
          <w:rStyle w:val="afffff0"/>
          <w:rtl/>
        </w:rPr>
        <w:t>,</w:t>
      </w:r>
      <w:r w:rsidR="00BD6C4F" w:rsidRPr="00C63571">
        <w:rPr>
          <w:rtl/>
        </w:rPr>
        <w:t xml:space="preserve"> </w:t>
      </w:r>
      <w:r w:rsidR="00061E4F">
        <w:rPr>
          <w:rtl/>
        </w:rPr>
        <w:t>ואח"כ</w:t>
      </w:r>
      <w:r>
        <w:rPr>
          <w:rtl/>
        </w:rPr>
        <w:t xml:space="preserve"> '</w:t>
      </w:r>
      <w:r>
        <w:rPr>
          <w:rStyle w:val="afffff0"/>
          <w:rtl/>
          <w:rPrChange w:id="9073" w:author="מנוע פסוקים" w:date="2026-10-05T16:37:55Z">
            <w:rPr>
              <w:rtl/>
            </w:rPr>
          </w:rPrChange>
        </w:rPr>
        <w:t xml:space="preserve">ויריעו</w:t>
      </w:r>
      <w:r>
        <w:rPr>
          <w:rStyle w:val="afffff0"/>
          <w:rtl/>
          <w:rPrChange w:id="9074" w:author="מנוע פסוקים" w:date="2026-10-05T16:37:55Z">
            <w:rPr>
              <w:rtl/>
            </w:rPr>
          </w:rPrChange>
        </w:rPr>
        <w:t xml:space="preserve"> כל בני </w:t>
      </w:r>
      <w:r>
        <w:rPr>
          <w:rStyle w:val="afffff0"/>
          <w:rtl/>
          <w:rPrChange w:id="9075" w:author="מנוע פסוקים" w:date="2026-10-05T16:37:55Z">
            <w:rPr>
              <w:rtl/>
            </w:rPr>
          </w:rPrChange>
        </w:rPr>
        <w:t xml:space="preserve">אלהים</w:t>
      </w:r>
      <w:r>
        <w:rPr>
          <w:rtl/>
        </w:rPr>
        <w:t xml:space="preserve">'!</w:t>
      </w:r>
    </w:p>
    <w:p w14:paraId="04C36DC9" w14:textId="77777777" w:rsidR="00265903" w:rsidRDefault="00265903" w:rsidP="008B2609">
      <w:pPr>
        <w:pStyle w:val="38"/>
        <w:framePr w:wrap="notBeside"/>
        <w:rPr>
          <w:rtl/>
        </w:rPr>
      </w:pPr>
      <w:r>
        <w:rPr>
          <w:rtl/>
        </w:rPr>
        <w:t>אלא</w:t>
      </w:r>
    </w:p>
    <w:p w14:paraId="461FF3E0" w14:textId="68B0F0F0" w:rsidR="0046556D" w:rsidRDefault="00BD6C4F" w:rsidP="00BD6C4F">
      <w:pPr>
        <w:rPr>
          <w:rtl/>
        </w:rPr>
      </w:pPr>
      <w:r w:rsidRPr="00C63571">
        <w:rPr>
          <w:rtl/>
        </w:rPr>
        <w:t>אחת אומרת קדוש, ואחת אומרת קדוש קדוש, ואחת אומרת קדוש קדוש קדוש</w:t>
      </w:r>
      <w:r w:rsidR="004B0EAE">
        <w:rPr>
          <w:rtl/>
        </w:rPr>
        <w:t xml:space="preserve"> ה# </w:t>
      </w:r>
      <w:r w:rsidRPr="00C63571">
        <w:rPr>
          <w:rtl/>
        </w:rPr>
        <w:t>צבאות.</w:t>
      </w:r>
    </w:p>
    <w:p w14:paraId="6414C19A" w14:textId="77777777" w:rsidR="004C51C4" w:rsidRDefault="004C51C4" w:rsidP="008B2609">
      <w:pPr>
        <w:pStyle w:val="38"/>
        <w:framePr w:wrap="notBeside"/>
        <w:rPr>
          <w:rtl/>
        </w:rPr>
      </w:pPr>
      <w:r>
        <w:rPr>
          <w:rtl/>
        </w:rPr>
        <w:t>ואין להקשות</w:t>
      </w:r>
    </w:p>
    <w:p w14:paraId="52DBA4F3" w14:textId="2F3AB373" w:rsidR="0046556D" w:rsidRDefault="00061E4F" w:rsidP="00BD6C4F">
      <w:pPr>
        <w:rPr>
          <w:rtl/>
        </w:rPr>
      </w:pPr>
      <w:r>
        <w:rPr>
          <w:rtl/>
        </w:rPr>
        <w:t>דיש</w:t>
      </w:r>
      <w:r w:rsidR="00BD6C4F">
        <w:rPr>
          <w:rFonts w:hint="cs"/>
          <w:rtl/>
        </w:rPr>
        <w:t xml:space="preserve"> ברוך </w:t>
      </w:r>
      <w:r w:rsidR="004C51C4">
        <w:rPr>
          <w:rtl/>
        </w:rPr>
        <w:t>– א. אופנים הוא שאומרים אותו,</w:t>
      </w:r>
      <w:r w:rsidR="00BD6C4F" w:rsidRPr="00C63571">
        <w:rPr>
          <w:rtl/>
        </w:rPr>
        <w:t xml:space="preserve"> </w:t>
      </w:r>
      <w:r w:rsidR="00BD6C4F">
        <w:rPr>
          <w:rFonts w:hint="cs"/>
          <w:rtl/>
        </w:rPr>
        <w:t xml:space="preserve">ב. </w:t>
      </w:r>
      <w:r w:rsidR="00BD6C4F">
        <w:rPr>
          <w:rtl/>
        </w:rPr>
        <w:t xml:space="preserve">כיון </w:t>
      </w:r>
      <w:r w:rsidR="004C51C4">
        <w:rPr>
          <w:rtl/>
        </w:rPr>
        <w:t>שניתנה -</w:t>
      </w:r>
      <w:r w:rsidR="00BD6C4F" w:rsidRPr="00C63571">
        <w:rPr>
          <w:rtl/>
        </w:rPr>
        <w:t xml:space="preserve"> </w:t>
      </w:r>
      <w:r w:rsidR="00BD6C4F">
        <w:rPr>
          <w:rFonts w:hint="cs"/>
          <w:rtl/>
        </w:rPr>
        <w:t>ניתנה</w:t>
      </w:r>
    </w:p>
    <w:p w14:paraId="4F53F08B" w14:textId="77777777" w:rsidR="00BD6C4F" w:rsidRPr="00C63571" w:rsidRDefault="00BD6C4F" w:rsidP="00F07436">
      <w:pPr>
        <w:pStyle w:val="afff3"/>
        <w:framePr w:wrap="around"/>
        <w:rPr>
          <w:rtl/>
        </w:rPr>
      </w:pPr>
      <w:r>
        <w:rPr>
          <w:rFonts w:hint="cs"/>
          <w:rtl/>
        </w:rPr>
        <w:t>צב</w:t>
      </w:r>
      <w:r w:rsidRPr="00C63571">
        <w:rPr>
          <w:rtl/>
        </w:rPr>
        <w:t>.</w:t>
      </w:r>
    </w:p>
    <w:p w14:paraId="623FDE69" w14:textId="5A5393E7" w:rsidR="0046556D" w:rsidRDefault="00BD6C4F" w:rsidP="00BD6C4F">
      <w:pPr>
        <w:rPr>
          <w:rtl/>
        </w:rPr>
      </w:pPr>
      <w:r w:rsidRPr="003017EE">
        <w:rPr>
          <w:rStyle w:val="afffff0"/>
          <w:rFonts w:hint="cs"/>
          <w:rtl/>
        </w:rPr>
        <w:t>'</w:t>
      </w:r>
      <w:r w:rsidRPr="003017EE">
        <w:rPr>
          <w:rStyle w:val="afffff0"/>
          <w:rtl/>
        </w:rPr>
        <w:t xml:space="preserve">וישר אל מלאך ויוכל בכה ויתחנן </w:t>
      </w:r>
      <w:r w:rsidR="0055594C">
        <w:rPr>
          <w:rStyle w:val="afffff0"/>
          <w:rtl/>
        </w:rPr>
        <w:t>לו'</w:t>
      </w:r>
      <w:r w:rsidRPr="00A45BFB">
        <w:rPr>
          <w:rtl/>
        </w:rPr>
        <w:t xml:space="preserve"> </w:t>
      </w:r>
      <w:r>
        <w:rPr>
          <w:rtl/>
        </w:rPr>
        <w:t xml:space="preserve">- איני יודע מי נעשה שר למי, כשאומר '</w:t>
      </w:r>
      <w:r>
        <w:rPr>
          <w:rStyle w:val="afffff0"/>
          <w:rtl/>
          <w:rPrChange w:id="9076" w:author="מנוע פסוקים" w:date="2026-10-05T16:37:55Z">
            <w:rPr>
              <w:rtl/>
            </w:rPr>
          </w:rPrChange>
        </w:rPr>
        <w:t xml:space="preserve">כי שרית עם אלהים</w:t>
      </w:r>
      <w:r>
        <w:rPr>
          <w:rtl/>
        </w:rPr>
        <w:t xml:space="preserve">' - יעקב נעשה שר למלאך.</w:t>
      </w:r>
    </w:p>
    <w:p w14:paraId="47443AC9" w14:textId="76290959" w:rsidR="0046556D" w:rsidRDefault="00B056B0" w:rsidP="00BD6C4F">
      <w:pPr>
        <w:rPr>
          <w:rtl/>
        </w:rPr>
      </w:pPr>
      <w:r>
        <w:rPr>
          <w:rtl/>
        </w:rPr>
        <w:t>'</w:t>
      </w:r>
      <w:r>
        <w:rPr>
          <w:rStyle w:val="afffff0"/>
          <w:rtl/>
          <w:rPrChange w:id="9077" w:author="מנוע פסוקים" w:date="2026-10-05T16:37:55Z">
            <w:rPr>
              <w:rtl/>
            </w:rPr>
          </w:rPrChange>
        </w:rPr>
        <w:t xml:space="preserve">בכה ויתחנן לו</w:t>
      </w:r>
      <w:r>
        <w:rPr>
          <w:rtl/>
        </w:rPr>
        <w:t>'</w:t>
      </w:r>
      <w:r w:rsidR="00BD6C4F" w:rsidRPr="00C63571">
        <w:rPr>
          <w:rtl/>
        </w:rPr>
        <w:t xml:space="preserve">, איני יודע מי בכה למי, </w:t>
      </w:r>
      <w:r w:rsidR="00EA5EDE">
        <w:rPr>
          <w:rtl/>
        </w:rPr>
        <w:t>כשאומר 'ויאמר שלחני' - מלאך</w:t>
      </w:r>
      <w:r w:rsidR="00BD6C4F" w:rsidRPr="00C63571">
        <w:rPr>
          <w:rtl/>
        </w:rPr>
        <w:t xml:space="preserve"> בכה ליעקב.</w:t>
      </w:r>
    </w:p>
    <w:p w14:paraId="5AEDB3C7" w14:textId="77777777" w:rsidR="00B056B0" w:rsidRPr="008B2609" w:rsidRDefault="00B056B0" w:rsidP="008B2609">
      <w:pPr>
        <w:pStyle w:val="afffff8"/>
        <w:rPr>
          <w:color w:val="7B3F00"/>
          <w:rtl/>
        </w:rPr>
      </w:pPr>
      <w:r w:rsidRPr="008B2609">
        <w:rPr>
          <w:color w:val="7B3F00"/>
          <w:rtl/>
        </w:rPr>
        <w:t>רמז ליעקב על שרי ישראל ושרי גוים</w:t>
      </w:r>
    </w:p>
    <w:p w14:paraId="1F90064A" w14:textId="45F816FB" w:rsidR="0046556D" w:rsidRDefault="00B056B0" w:rsidP="00BD6C4F">
      <w:pPr>
        <w:rPr>
          <w:rtl/>
        </w:rPr>
      </w:pPr>
      <w:r w:rsidRPr="008B2609">
        <w:rPr>
          <w:rFonts w:ascii="David" w:hAnsi="David" w:cs="BA TM • Vilna Extra-Bold"/>
          <w:b/>
          <w:color w:val="7B3F00"/>
          <w:spacing w:val="4"/>
          <w:sz w:val="16"/>
          <w:shd w:val="clear" w:color="auto" w:fill="FFFFFF" w:themeFill="background1"/>
          <w:rtl/>
        </w:rPr>
        <w:t>'</w:t>
      </w:r>
      <w:r>
        <w:rPr>
          <w:rStyle w:val="afffff0"/>
          <w:rtl/>
          <w:rPrChange w:id="9078" w:author="מנוע פסוקים" w:date="2026-10-05T16:37:55Z">
            <w:rPr>
              <w:rtl/>
            </w:rPr>
          </w:rPrChange>
        </w:rPr>
        <w:t xml:space="preserve">כי שרית עם אלהים ועם אנשים</w:t>
      </w:r>
      <w:r>
        <w:rPr>
          <w:rtl/>
        </w:rPr>
        <w:t>'</w:t>
      </w:r>
    </w:p>
    <w:p w14:paraId="4115828C" w14:textId="77777777" w:rsidR="00B056B0" w:rsidRDefault="00B056B0" w:rsidP="008B2609">
      <w:pPr>
        <w:pStyle w:val="38"/>
        <w:framePr w:wrap="notBeside"/>
        <w:rPr>
          <w:rtl/>
        </w:rPr>
      </w:pPr>
      <w:r>
        <w:rPr>
          <w:rtl/>
        </w:rPr>
        <w:t>רבה:</w:t>
      </w:r>
    </w:p>
    <w:p w14:paraId="734E137B" w14:textId="19E0F370" w:rsidR="0046556D" w:rsidRDefault="00A84173" w:rsidP="00BD6C4F">
      <w:pPr>
        <w:rPr>
          <w:rtl/>
        </w:rPr>
      </w:pPr>
      <w:r>
        <w:rPr>
          <w:rtl/>
        </w:rPr>
        <w:t>רמז</w:t>
      </w:r>
      <w:r w:rsidR="00BD6C4F" w:rsidRPr="00C63571">
        <w:rPr>
          <w:rtl/>
        </w:rPr>
        <w:t xml:space="preserve"> לו שעתידים שני שרים לצאת ממנו </w:t>
      </w:r>
    </w:p>
    <w:p w14:paraId="154E4448" w14:textId="3E62AFCB" w:rsidR="0046556D" w:rsidRDefault="00BD6C4F" w:rsidP="00BD6C4F">
      <w:pPr>
        <w:rPr>
          <w:rtl/>
        </w:rPr>
      </w:pPr>
      <w:r w:rsidRPr="00C63571">
        <w:rPr>
          <w:rtl/>
        </w:rPr>
        <w:t xml:space="preserve">- ראש גולה שבבבל, ונשיא </w:t>
      </w:r>
      <w:r w:rsidR="00B056B0">
        <w:rPr>
          <w:rtl/>
        </w:rPr>
        <w:t>שבא"י,</w:t>
      </w:r>
      <w:r w:rsidRPr="00C63571">
        <w:rPr>
          <w:rtl/>
        </w:rPr>
        <w:t xml:space="preserve"> </w:t>
      </w:r>
      <w:r w:rsidR="00EA5EDE">
        <w:rPr>
          <w:rtl/>
        </w:rPr>
        <w:t>מכאן רמז לו גלות.</w:t>
      </w:r>
      <w:r w:rsidRPr="00C63571">
        <w:rPr>
          <w:rtl/>
        </w:rPr>
        <w:t xml:space="preserve"> </w:t>
      </w:r>
    </w:p>
    <w:p w14:paraId="002B8ADA" w14:textId="77777777" w:rsidR="00BD7114" w:rsidRPr="008E6DCE" w:rsidRDefault="00BD7114" w:rsidP="002C18B1">
      <w:pPr>
        <w:rPr>
          <w:rtl/>
        </w:rPr>
      </w:pPr>
      <w:r>
        <w:rPr>
          <w:rtl/>
        </w:rPr>
        <w:t xml:space="preserve">'</w:t>
      </w:r>
      <w:r>
        <w:rPr>
          <w:rStyle w:val="afffff0"/>
          <w:rtl/>
          <w:rPrChange w:id="9079" w:author="מנוע פסוקים" w:date="2026-10-05T16:37:55Z">
            <w:rPr>
              <w:rtl/>
            </w:rPr>
          </w:rPrChange>
        </w:rPr>
        <w:t xml:space="preserve">ובגפן שלשה שריגים</w:t>
      </w:r>
      <w:r>
        <w:rPr>
          <w:rtl/>
        </w:rPr>
        <w:t xml:space="preserve">'</w:t>
      </w:r>
    </w:p>
    <w:p w14:paraId="0F5D264B" w14:textId="5D938A3F" w:rsidR="00604EED" w:rsidRDefault="00604EED" w:rsidP="008B2609">
      <w:pPr>
        <w:pStyle w:val="38"/>
        <w:framePr w:wrap="notBeside"/>
        <w:rPr>
          <w:rtl/>
        </w:rPr>
      </w:pPr>
      <w:r>
        <w:rPr>
          <w:rtl/>
        </w:rPr>
        <w:t>רחב"א מרב:</w:t>
      </w:r>
    </w:p>
    <w:p w14:paraId="769E3586" w14:textId="7ACD03F8" w:rsidR="0046556D" w:rsidRDefault="00BD6C4F" w:rsidP="00BD6C4F">
      <w:pPr>
        <w:rPr>
          <w:rtl/>
        </w:rPr>
      </w:pPr>
      <w:r w:rsidRPr="00C63571">
        <w:rPr>
          <w:rtl/>
        </w:rPr>
        <w:lastRenderedPageBreak/>
        <w:t>אלו ג' שרי גאים</w:t>
      </w:r>
      <w:r w:rsidR="00BD7114" w:rsidRPr="002C18B1">
        <w:rPr>
          <w:rStyle w:val="afffffe"/>
          <w:rtl/>
        </w:rPr>
        <w:t xml:space="preserve"> עשירים וקרובים למלכות</w:t>
      </w:r>
      <w:r w:rsidRPr="00C63571">
        <w:rPr>
          <w:rtl/>
        </w:rPr>
        <w:t xml:space="preserve"> היוצאים מישראל בכל דור ודור, פעמים ששנים כאן ואחד </w:t>
      </w:r>
      <w:r w:rsidR="00604EED">
        <w:rPr>
          <w:rtl/>
        </w:rPr>
        <w:t>בא"י, ופעמים ששנים בא"י ואחד כאן.</w:t>
      </w:r>
    </w:p>
    <w:p w14:paraId="2E785ECD" w14:textId="1E7CBED7" w:rsidR="0046556D" w:rsidRDefault="00604EED" w:rsidP="00BD6C4F">
      <w:pPr>
        <w:rPr>
          <w:rtl/>
        </w:rPr>
      </w:pPr>
      <w:r>
        <w:rPr>
          <w:rtl/>
        </w:rPr>
        <w:t xml:space="preserve">ונתנו החכמים עיניהם ברבנא עוקבא ורבנא נחמיה בני בתו של </w:t>
      </w:r>
      <w:r w:rsidRPr="008B2609">
        <w:rPr>
          <w:rStyle w:val="2fb"/>
          <w:rtl/>
        </w:rPr>
        <w:t>רב</w:t>
      </w:r>
      <w:r>
        <w:rPr>
          <w:rtl/>
        </w:rPr>
        <w:t>.</w:t>
      </w:r>
    </w:p>
    <w:p w14:paraId="41A3789C" w14:textId="77777777" w:rsidR="00604EED" w:rsidRDefault="00604EED" w:rsidP="008B2609">
      <w:pPr>
        <w:pStyle w:val="38"/>
        <w:framePr w:wrap="notBeside"/>
        <w:rPr>
          <w:rtl/>
        </w:rPr>
      </w:pPr>
      <w:r>
        <w:rPr>
          <w:rtl/>
        </w:rPr>
        <w:t>רבא:</w:t>
      </w:r>
    </w:p>
    <w:p w14:paraId="5AD9A188" w14:textId="261E4A4A" w:rsidR="0046556D" w:rsidRDefault="00BD6C4F" w:rsidP="00BD6C4F">
      <w:pPr>
        <w:rPr>
          <w:rtl/>
        </w:rPr>
      </w:pPr>
      <w:r w:rsidRPr="00C63571">
        <w:rPr>
          <w:rtl/>
        </w:rPr>
        <w:t>אלו שלשה שרי גוים</w:t>
      </w:r>
      <w:r w:rsidR="00BD7114" w:rsidRPr="002C18B1">
        <w:rPr>
          <w:rStyle w:val="afffffe"/>
          <w:rtl/>
        </w:rPr>
        <w:t xml:space="preserve"> מלאכים</w:t>
      </w:r>
      <w:r w:rsidRPr="00C63571">
        <w:rPr>
          <w:rtl/>
        </w:rPr>
        <w:t xml:space="preserve"> שמלמדים זכות על ישראל בכל דור ודור.</w:t>
      </w:r>
    </w:p>
    <w:p w14:paraId="14D64587" w14:textId="77777777" w:rsidR="00604EED" w:rsidRDefault="00604EED" w:rsidP="008B2609">
      <w:pPr>
        <w:pStyle w:val="38"/>
        <w:framePr w:wrap="notBeside"/>
        <w:rPr>
          <w:rtl/>
        </w:rPr>
      </w:pPr>
      <w:r>
        <w:rPr>
          <w:rtl/>
        </w:rPr>
        <w:t>ר"א:</w:t>
      </w:r>
    </w:p>
    <w:p w14:paraId="6A16CE0C" w14:textId="10535792" w:rsidR="0046556D" w:rsidRDefault="00BD6C4F" w:rsidP="00BD6C4F">
      <w:pPr>
        <w:rPr>
          <w:rtl/>
        </w:rPr>
      </w:pPr>
      <w:r>
        <w:rPr>
          <w:rFonts w:hint="cs"/>
          <w:rtl/>
        </w:rPr>
        <w:t>'</w:t>
      </w:r>
      <w:r w:rsidRPr="00C63571">
        <w:rPr>
          <w:rtl/>
        </w:rPr>
        <w:t>גפן</w:t>
      </w:r>
      <w:r>
        <w:rPr>
          <w:rFonts w:hint="cs"/>
          <w:rtl/>
        </w:rPr>
        <w:t>'</w:t>
      </w:r>
      <w:r w:rsidRPr="00C63571">
        <w:rPr>
          <w:rtl/>
        </w:rPr>
        <w:t xml:space="preserve"> </w:t>
      </w:r>
      <w:r w:rsidR="008843AC">
        <w:rPr>
          <w:rtl/>
        </w:rPr>
        <w:t>- זה העולם, 'שלשה שריגים'</w:t>
      </w:r>
      <w:r w:rsidRPr="00C63571">
        <w:rPr>
          <w:rtl/>
        </w:rPr>
        <w:t xml:space="preserve"> - זה אברהם יצחק ויעקב, </w:t>
      </w:r>
    </w:p>
    <w:p w14:paraId="07EB94EE" w14:textId="5CBCB0D2" w:rsidR="0046556D" w:rsidRDefault="00BD6C4F" w:rsidP="00BD6C4F">
      <w:pPr>
        <w:rPr>
          <w:rtl/>
        </w:rPr>
      </w:pPr>
      <w:r>
        <w:rPr>
          <w:rFonts w:hint="cs"/>
          <w:rtl/>
        </w:rPr>
        <w:t>'</w:t>
      </w:r>
      <w:r>
        <w:rPr>
          <w:rStyle w:val="afffff0"/>
          <w:rtl/>
          <w:rPrChange w:id="9080" w:author="מנוע פסוקים" w:date="2026-10-05T16:37:55Z">
            <w:rPr>
              <w:rtl/>
            </w:rPr>
          </w:rPrChange>
        </w:rPr>
        <w:t xml:space="preserve">והיא כפורחת עלתה נצה</w:t>
      </w:r>
      <w:r>
        <w:rPr>
          <w:rFonts w:hint="cs"/>
          <w:rtl/>
        </w:rPr>
        <w:t>'</w:t>
      </w:r>
      <w:r w:rsidR="008843AC">
        <w:rPr>
          <w:rtl/>
        </w:rPr>
        <w:t xml:space="preserve"> -</w:t>
      </w:r>
      <w:r>
        <w:rPr>
          <w:rtl/>
        </w:rPr>
        <w:t xml:space="preserve"> </w:t>
      </w:r>
      <w:r w:rsidRPr="00C63571">
        <w:rPr>
          <w:rtl/>
        </w:rPr>
        <w:t xml:space="preserve">אלו האמהות, </w:t>
      </w:r>
      <w:r>
        <w:rPr>
          <w:rtl/>
        </w:rPr>
        <w:t xml:space="preserve">'</w:t>
      </w:r>
      <w:r>
        <w:rPr>
          <w:rStyle w:val="afffff0"/>
          <w:rtl/>
          <w:rPrChange w:id="9081" w:author="מנוע פסוקים" w:date="2026-10-05T16:37:55Z">
            <w:rPr>
              <w:rtl/>
            </w:rPr>
          </w:rPrChange>
        </w:rPr>
        <w:t xml:space="preserve">הבשילו אשכלותיה ענבים</w:t>
      </w:r>
      <w:r>
        <w:rPr>
          <w:rtl/>
        </w:rPr>
        <w:t xml:space="preserve">'</w:t>
      </w:r>
      <w:r w:rsidRPr="00C63571">
        <w:rPr>
          <w:rtl/>
        </w:rPr>
        <w:t xml:space="preserve"> - אלו השבטים.</w:t>
      </w:r>
    </w:p>
    <w:p w14:paraId="36E4304C" w14:textId="77777777" w:rsidR="00604EED" w:rsidRDefault="00604EED" w:rsidP="008B2609">
      <w:pPr>
        <w:pStyle w:val="38"/>
        <w:framePr w:wrap="notBeside"/>
        <w:rPr>
          <w:rtl/>
        </w:rPr>
      </w:pPr>
      <w:r>
        <w:rPr>
          <w:rtl/>
        </w:rPr>
        <w:t>ר' יהושע:</w:t>
      </w:r>
    </w:p>
    <w:p w14:paraId="73BD1785" w14:textId="770BFF21" w:rsidR="0046556D" w:rsidRDefault="00EA5EDE" w:rsidP="00BD6C4F">
      <w:pPr>
        <w:rPr>
          <w:rtl/>
        </w:rPr>
      </w:pPr>
      <w:r>
        <w:rPr>
          <w:rtl/>
        </w:rPr>
        <w:t>וכי מראין לאדם מה שהיה? אין מראין אלא מה שעתיד להיות!</w:t>
      </w:r>
    </w:p>
    <w:p w14:paraId="79F03117" w14:textId="77777777" w:rsidR="008843AC" w:rsidRDefault="008843AC" w:rsidP="008B2609">
      <w:pPr>
        <w:pStyle w:val="38"/>
        <w:framePr w:wrap="notBeside"/>
        <w:rPr>
          <w:rtl/>
        </w:rPr>
      </w:pPr>
      <w:r>
        <w:rPr>
          <w:rtl/>
        </w:rPr>
        <w:t>אלא</w:t>
      </w:r>
    </w:p>
    <w:p w14:paraId="383C37D6" w14:textId="2C285A1D" w:rsidR="0046556D" w:rsidRDefault="00BD6C4F" w:rsidP="00BD6C4F">
      <w:pPr>
        <w:rPr>
          <w:rtl/>
        </w:rPr>
      </w:pPr>
      <w:r w:rsidRPr="00A71A5E">
        <w:rPr>
          <w:rStyle w:val="afffff0"/>
          <w:rFonts w:hint="cs"/>
          <w:rtl/>
        </w:rPr>
        <w:t>'</w:t>
      </w:r>
      <w:r w:rsidRPr="00A71A5E">
        <w:rPr>
          <w:rStyle w:val="afffff0"/>
          <w:rtl/>
        </w:rPr>
        <w:t>גפן</w:t>
      </w:r>
      <w:r w:rsidRPr="00A71A5E">
        <w:rPr>
          <w:rStyle w:val="afffff0"/>
          <w:rFonts w:hint="cs"/>
          <w:rtl/>
        </w:rPr>
        <w:t>'</w:t>
      </w:r>
      <w:r w:rsidRPr="00A71A5E">
        <w:rPr>
          <w:rStyle w:val="afffff0"/>
          <w:rtl/>
        </w:rPr>
        <w:t xml:space="preserve"> </w:t>
      </w:r>
      <w:r w:rsidR="008843AC">
        <w:rPr>
          <w:rtl/>
        </w:rPr>
        <w:t>- זה תורה, 'שלשה שריגים' -</w:t>
      </w:r>
      <w:r w:rsidRPr="00A71A5E">
        <w:rPr>
          <w:rStyle w:val="afffff0"/>
          <w:rtl/>
        </w:rPr>
        <w:t xml:space="preserve"> </w:t>
      </w:r>
      <w:r w:rsidRPr="00C63571">
        <w:rPr>
          <w:rtl/>
        </w:rPr>
        <w:t>אלו משה ואהרן ומרים,</w:t>
      </w:r>
      <w:r w:rsidRPr="00A71A5E">
        <w:rPr>
          <w:rStyle w:val="afffff0"/>
          <w:rtl/>
        </w:rPr>
        <w:t xml:space="preserve"> </w:t>
      </w:r>
      <w:r w:rsidRPr="00A71A5E">
        <w:rPr>
          <w:rStyle w:val="afffff0"/>
          <w:rFonts w:hint="cs"/>
          <w:rtl/>
        </w:rPr>
        <w:t>'</w:t>
      </w:r>
      <w:r w:rsidRPr="00A71A5E">
        <w:rPr>
          <w:rStyle w:val="afffff0"/>
          <w:rtl/>
        </w:rPr>
        <w:t>והיא כפורחת עלתה נצה</w:t>
      </w:r>
      <w:r w:rsidRPr="00A71A5E">
        <w:rPr>
          <w:rStyle w:val="afffff0"/>
          <w:rFonts w:hint="cs"/>
          <w:rtl/>
        </w:rPr>
        <w:t>'</w:t>
      </w:r>
      <w:r w:rsidRPr="00A71A5E">
        <w:rPr>
          <w:rStyle w:val="afffff0"/>
          <w:rtl/>
        </w:rPr>
        <w:t xml:space="preserve"> </w:t>
      </w:r>
      <w:r w:rsidRPr="00C63571">
        <w:rPr>
          <w:rtl/>
        </w:rPr>
        <w:t>- אלו סנהדרין,</w:t>
      </w:r>
      <w:r w:rsidRPr="00A71A5E">
        <w:rPr>
          <w:rStyle w:val="afffff0"/>
          <w:rtl/>
        </w:rPr>
        <w:t xml:space="preserve"> </w:t>
      </w:r>
      <w:r w:rsidRPr="00A71A5E">
        <w:rPr>
          <w:rStyle w:val="afffff0"/>
          <w:rFonts w:hint="cs"/>
          <w:rtl/>
        </w:rPr>
        <w:t>'</w:t>
      </w:r>
      <w:r w:rsidRPr="00A71A5E">
        <w:rPr>
          <w:rStyle w:val="afffff0"/>
          <w:rtl/>
        </w:rPr>
        <w:t>הבשילו אשכלותיה ענבים</w:t>
      </w:r>
      <w:r w:rsidRPr="00A71A5E">
        <w:rPr>
          <w:rStyle w:val="afffff0"/>
          <w:rFonts w:hint="cs"/>
          <w:rtl/>
        </w:rPr>
        <w:t>'</w:t>
      </w:r>
      <w:r w:rsidRPr="00A71A5E">
        <w:rPr>
          <w:rStyle w:val="afffff0"/>
          <w:rtl/>
        </w:rPr>
        <w:t xml:space="preserve"> </w:t>
      </w:r>
      <w:r w:rsidRPr="00C63571">
        <w:rPr>
          <w:rtl/>
        </w:rPr>
        <w:t>- אלו הצדיקים שבכל דור ודור.</w:t>
      </w:r>
    </w:p>
    <w:p w14:paraId="0191B9F0" w14:textId="77777777" w:rsidR="008843AC" w:rsidRDefault="008843AC" w:rsidP="008B2609">
      <w:pPr>
        <w:pStyle w:val="38"/>
        <w:framePr w:wrap="notBeside"/>
        <w:rPr>
          <w:rtl/>
        </w:rPr>
      </w:pPr>
      <w:r>
        <w:rPr>
          <w:rtl/>
        </w:rPr>
        <w:t>ר"ג:</w:t>
      </w:r>
    </w:p>
    <w:p w14:paraId="7936E395" w14:textId="55551479" w:rsidR="0046556D" w:rsidRDefault="00EA5EDE" w:rsidP="00BD6C4F">
      <w:pPr>
        <w:rPr>
          <w:rtl/>
        </w:rPr>
      </w:pPr>
      <w:r>
        <w:rPr>
          <w:rtl/>
        </w:rPr>
        <w:t>עדיין צריכין אנו למודעי, שמעמיד הכל במקום אחד.</w:t>
      </w:r>
    </w:p>
    <w:p w14:paraId="4063E7CE" w14:textId="77777777" w:rsidR="008843AC" w:rsidRDefault="008843AC" w:rsidP="008B2609">
      <w:pPr>
        <w:pStyle w:val="38"/>
        <w:framePr w:wrap="notBeside"/>
        <w:rPr>
          <w:rtl/>
        </w:rPr>
      </w:pPr>
      <w:r>
        <w:rPr>
          <w:rtl/>
        </w:rPr>
        <w:t>ר"א המודעי:</w:t>
      </w:r>
    </w:p>
    <w:p w14:paraId="49C5B8F9" w14:textId="194C331C" w:rsidR="0046556D" w:rsidRDefault="00BD6C4F" w:rsidP="00BD6C4F">
      <w:pPr>
        <w:rPr>
          <w:rtl/>
        </w:rPr>
      </w:pPr>
      <w:r w:rsidRPr="00A71A5E">
        <w:rPr>
          <w:rStyle w:val="afffff0"/>
          <w:rFonts w:hint="cs"/>
          <w:rtl/>
        </w:rPr>
        <w:t>'</w:t>
      </w:r>
      <w:r w:rsidRPr="00A71A5E">
        <w:rPr>
          <w:rStyle w:val="afffff0"/>
          <w:rtl/>
        </w:rPr>
        <w:t>גפן</w:t>
      </w:r>
      <w:r w:rsidRPr="00A71A5E">
        <w:rPr>
          <w:rStyle w:val="afffff0"/>
          <w:rFonts w:hint="cs"/>
          <w:rtl/>
        </w:rPr>
        <w:t>'</w:t>
      </w:r>
      <w:r w:rsidRPr="00A71A5E">
        <w:rPr>
          <w:rStyle w:val="afffff0"/>
          <w:rtl/>
        </w:rPr>
        <w:t xml:space="preserve"> </w:t>
      </w:r>
      <w:r w:rsidRPr="00C63571">
        <w:rPr>
          <w:rtl/>
        </w:rPr>
        <w:t>- זה ירושלים,</w:t>
      </w:r>
      <w:r w:rsidRPr="00A71A5E">
        <w:rPr>
          <w:rStyle w:val="afffff0"/>
          <w:rtl/>
        </w:rPr>
        <w:t xml:space="preserve"> </w:t>
      </w:r>
      <w:r w:rsidRPr="00A71A5E">
        <w:rPr>
          <w:rStyle w:val="afffff0"/>
          <w:rFonts w:hint="cs"/>
          <w:rtl/>
        </w:rPr>
        <w:t>'</w:t>
      </w:r>
      <w:r w:rsidRPr="00A71A5E">
        <w:rPr>
          <w:rStyle w:val="afffff0"/>
          <w:rtl/>
        </w:rPr>
        <w:t>שלשה שריגים</w:t>
      </w:r>
      <w:r w:rsidRPr="00A71A5E">
        <w:rPr>
          <w:rStyle w:val="afffff0"/>
          <w:rFonts w:hint="cs"/>
          <w:rtl/>
        </w:rPr>
        <w:t>'</w:t>
      </w:r>
      <w:r w:rsidRPr="00A71A5E">
        <w:rPr>
          <w:rStyle w:val="afffff0"/>
          <w:rtl/>
        </w:rPr>
        <w:t xml:space="preserve"> </w:t>
      </w:r>
      <w:r w:rsidRPr="00C63571">
        <w:rPr>
          <w:rtl/>
        </w:rPr>
        <w:t xml:space="preserve">- זה מקדש, מלך, וכהן גדול, </w:t>
      </w:r>
      <w:r w:rsidR="008843AC">
        <w:rPr>
          <w:rtl/>
        </w:rPr>
        <w:t>'</w:t>
      </w:r>
      <w:r>
        <w:rPr>
          <w:rStyle w:val="afffff0"/>
          <w:rtl/>
          <w:rPrChange w:id="9082" w:author="מנוע פסוקים" w:date="2026-10-05T16:37:55Z">
            <w:rPr>
              <w:rtl/>
            </w:rPr>
          </w:rPrChange>
        </w:rPr>
        <w:t xml:space="preserve">והיא כפורחת עלתה </w:t>
      </w:r>
      <w:r>
        <w:rPr>
          <w:rStyle w:val="afffff0"/>
          <w:rtl/>
          <w:rPrChange w:id="9083" w:author="מנוע פסוקים" w:date="2026-10-05T16:37:55Z">
            <w:rPr>
              <w:rtl/>
            </w:rPr>
          </w:rPrChange>
        </w:rPr>
        <w:t xml:space="preserve">נצה</w:t>
      </w:r>
      <w:r>
        <w:rPr>
          <w:rtl/>
        </w:rPr>
        <w:t xml:space="preserve">' - אלו פרחי</w:t>
      </w:r>
      <w:r w:rsidRPr="00C63571">
        <w:rPr>
          <w:rtl/>
        </w:rPr>
        <w:t xml:space="preserve"> כהונה,</w:t>
      </w:r>
      <w:r w:rsidRPr="00A71A5E">
        <w:rPr>
          <w:rStyle w:val="afffff0"/>
          <w:rtl/>
        </w:rPr>
        <w:t xml:space="preserve"> </w:t>
      </w:r>
      <w:r w:rsidRPr="00A71A5E">
        <w:rPr>
          <w:rStyle w:val="afffff0"/>
          <w:rFonts w:hint="cs"/>
          <w:rtl/>
        </w:rPr>
        <w:t>'</w:t>
      </w:r>
      <w:r w:rsidRPr="00A71A5E">
        <w:rPr>
          <w:rStyle w:val="afffff0"/>
          <w:rtl/>
        </w:rPr>
        <w:t>הבשילו אשכלותיה ענבים</w:t>
      </w:r>
      <w:r w:rsidRPr="00A71A5E">
        <w:rPr>
          <w:rStyle w:val="afffff0"/>
          <w:rFonts w:hint="cs"/>
          <w:rtl/>
        </w:rPr>
        <w:t>'</w:t>
      </w:r>
      <w:r w:rsidRPr="00A71A5E">
        <w:rPr>
          <w:rStyle w:val="afffff0"/>
          <w:rtl/>
        </w:rPr>
        <w:t xml:space="preserve"> </w:t>
      </w:r>
      <w:r w:rsidRPr="00C63571">
        <w:rPr>
          <w:rtl/>
        </w:rPr>
        <w:t>- אלו נסכים.</w:t>
      </w:r>
    </w:p>
    <w:p w14:paraId="43B7EBBD" w14:textId="77777777" w:rsidR="00992D51" w:rsidRDefault="00992D51" w:rsidP="008B2609">
      <w:pPr>
        <w:pStyle w:val="38"/>
        <w:framePr w:wrap="notBeside"/>
        <w:rPr>
          <w:rtl/>
        </w:rPr>
      </w:pPr>
      <w:r>
        <w:rPr>
          <w:rtl/>
        </w:rPr>
        <w:t>ריב"ל</w:t>
      </w:r>
    </w:p>
    <w:p w14:paraId="41560D63" w14:textId="364FF129" w:rsidR="00822210" w:rsidRDefault="00992D51" w:rsidP="00BD6C4F">
      <w:pPr>
        <w:rPr>
          <w:rtl/>
        </w:rPr>
      </w:pPr>
      <w:r>
        <w:rPr>
          <w:rtl/>
        </w:rPr>
        <w:t>מעמיד במתנות:</w:t>
      </w:r>
      <w:r w:rsidR="00BD6C4F" w:rsidRPr="00A71A5E">
        <w:rPr>
          <w:rStyle w:val="afffff0"/>
          <w:rtl/>
        </w:rPr>
        <w:t xml:space="preserve"> </w:t>
      </w:r>
      <w:r w:rsidR="00BD6C4F" w:rsidRPr="00A71A5E">
        <w:rPr>
          <w:rStyle w:val="afffff0"/>
          <w:rFonts w:hint="cs"/>
          <w:rtl/>
        </w:rPr>
        <w:t>'</w:t>
      </w:r>
      <w:r w:rsidR="00BD6C4F" w:rsidRPr="00A71A5E">
        <w:rPr>
          <w:rStyle w:val="afffff0"/>
          <w:rtl/>
        </w:rPr>
        <w:t>גפן</w:t>
      </w:r>
      <w:r w:rsidR="00BD6C4F" w:rsidRPr="00A71A5E">
        <w:rPr>
          <w:rStyle w:val="afffff0"/>
          <w:rFonts w:hint="cs"/>
          <w:rtl/>
        </w:rPr>
        <w:t>'</w:t>
      </w:r>
      <w:r w:rsidR="00BD6C4F" w:rsidRPr="00A71A5E">
        <w:rPr>
          <w:rStyle w:val="afffff0"/>
          <w:rtl/>
        </w:rPr>
        <w:t xml:space="preserve"> </w:t>
      </w:r>
      <w:r w:rsidR="00BD6C4F" w:rsidRPr="00C63571">
        <w:rPr>
          <w:rtl/>
        </w:rPr>
        <w:t>- זו תורה,</w:t>
      </w:r>
      <w:r w:rsidR="00BD6C4F" w:rsidRPr="00A71A5E">
        <w:rPr>
          <w:rStyle w:val="afffff0"/>
          <w:rtl/>
        </w:rPr>
        <w:t xml:space="preserve"> </w:t>
      </w:r>
      <w:r w:rsidR="00BD6C4F" w:rsidRPr="00A71A5E">
        <w:rPr>
          <w:rStyle w:val="afffff0"/>
          <w:rFonts w:hint="cs"/>
          <w:rtl/>
        </w:rPr>
        <w:t>'</w:t>
      </w:r>
      <w:r w:rsidR="00BD6C4F" w:rsidRPr="00A71A5E">
        <w:rPr>
          <w:rStyle w:val="afffff0"/>
          <w:rtl/>
        </w:rPr>
        <w:t>שלשה שריגים</w:t>
      </w:r>
      <w:r w:rsidR="00BD6C4F" w:rsidRPr="00A71A5E">
        <w:rPr>
          <w:rStyle w:val="afffff0"/>
          <w:rFonts w:hint="cs"/>
          <w:rtl/>
        </w:rPr>
        <w:t>'</w:t>
      </w:r>
      <w:r w:rsidR="00BD6C4F" w:rsidRPr="00A71A5E">
        <w:rPr>
          <w:rStyle w:val="afffff0"/>
          <w:rtl/>
        </w:rPr>
        <w:t xml:space="preserve"> </w:t>
      </w:r>
      <w:r w:rsidR="00BD6C4F" w:rsidRPr="00C63571">
        <w:rPr>
          <w:rtl/>
        </w:rPr>
        <w:t xml:space="preserve">- זה באר, עמוד ענן, ומן, </w:t>
      </w:r>
    </w:p>
    <w:p w14:paraId="1D4C5C25" w14:textId="77777777" w:rsidR="0046556D" w:rsidRDefault="00822210" w:rsidP="00BD6C4F">
      <w:pPr>
        <w:rPr>
          <w:rtl/>
        </w:rPr>
      </w:pPr>
      <w:r>
        <w:rPr>
          <w:rtl/>
        </w:rPr>
        <w:t xml:space="preserve"> '</w:t>
      </w:r>
      <w:r>
        <w:rPr>
          <w:rStyle w:val="afffff0"/>
          <w:rtl/>
          <w:rPrChange w:id="9084" w:author="מנוע פסוקים" w:date="2026-10-05T16:37:55Z">
            <w:rPr>
              <w:rtl/>
            </w:rPr>
          </w:rPrChange>
        </w:rPr>
        <w:t xml:space="preserve">והיא כפורחת עלתה נצה</w:t>
      </w:r>
      <w:r w:rsidR="00BD6C4F">
        <w:rPr>
          <w:rFonts w:hint="cs"/>
          <w:rtl/>
        </w:rPr>
        <w:t>'</w:t>
      </w:r>
      <w:r w:rsidR="00BD6C4F" w:rsidRPr="00C63571">
        <w:rPr>
          <w:rtl/>
        </w:rPr>
        <w:t xml:space="preserve"> - אלו הבכורים,</w:t>
      </w:r>
      <w:r w:rsidR="00BD6C4F" w:rsidRPr="00A71A5E">
        <w:rPr>
          <w:rStyle w:val="afffff0"/>
          <w:rtl/>
        </w:rPr>
        <w:t xml:space="preserve"> </w:t>
      </w:r>
      <w:r w:rsidR="00BD6C4F" w:rsidRPr="00A71A5E">
        <w:rPr>
          <w:rStyle w:val="afffff0"/>
          <w:rFonts w:hint="cs"/>
          <w:rtl/>
        </w:rPr>
        <w:t>'</w:t>
      </w:r>
      <w:r w:rsidR="00BD6C4F" w:rsidRPr="00A71A5E">
        <w:rPr>
          <w:rStyle w:val="afffff0"/>
          <w:rtl/>
        </w:rPr>
        <w:t>הבשילו אשכלותיה ענבים</w:t>
      </w:r>
      <w:r w:rsidR="00BD6C4F" w:rsidRPr="00A71A5E">
        <w:rPr>
          <w:rStyle w:val="afffff0"/>
          <w:rFonts w:hint="cs"/>
          <w:rtl/>
        </w:rPr>
        <w:t>'</w:t>
      </w:r>
      <w:r w:rsidR="00BD6C4F" w:rsidRPr="00A71A5E">
        <w:rPr>
          <w:rStyle w:val="afffff0"/>
          <w:rtl/>
        </w:rPr>
        <w:t xml:space="preserve"> </w:t>
      </w:r>
      <w:r w:rsidR="00BD6C4F" w:rsidRPr="00C63571">
        <w:rPr>
          <w:rtl/>
        </w:rPr>
        <w:t>- אלו נסכים.</w:t>
      </w:r>
    </w:p>
    <w:p w14:paraId="345B0920" w14:textId="77777777" w:rsidR="00992D51" w:rsidRDefault="00992D51" w:rsidP="008B2609">
      <w:pPr>
        <w:pStyle w:val="38"/>
        <w:framePr w:wrap="notBeside"/>
        <w:rPr>
          <w:rtl/>
        </w:rPr>
      </w:pPr>
      <w:r>
        <w:rPr>
          <w:rtl/>
        </w:rPr>
        <w:t>רירב"א:</w:t>
      </w:r>
    </w:p>
    <w:p w14:paraId="1577AE5E" w14:textId="34EC2D93" w:rsidR="00822210" w:rsidRDefault="00BD6C4F" w:rsidP="00BD6C4F">
      <w:pPr>
        <w:rPr>
          <w:rtl/>
        </w:rPr>
      </w:pPr>
      <w:r w:rsidRPr="00A71A5E">
        <w:rPr>
          <w:rStyle w:val="afffff0"/>
          <w:rFonts w:hint="cs"/>
          <w:rtl/>
        </w:rPr>
        <w:t>'</w:t>
      </w:r>
      <w:r w:rsidRPr="00A71A5E">
        <w:rPr>
          <w:rStyle w:val="afffff0"/>
          <w:rtl/>
        </w:rPr>
        <w:t>גפן</w:t>
      </w:r>
      <w:r w:rsidRPr="00A71A5E">
        <w:rPr>
          <w:rStyle w:val="afffff0"/>
          <w:rFonts w:hint="cs"/>
          <w:rtl/>
        </w:rPr>
        <w:t>'</w:t>
      </w:r>
      <w:r w:rsidRPr="00A71A5E">
        <w:rPr>
          <w:rStyle w:val="afffff0"/>
          <w:rtl/>
        </w:rPr>
        <w:t xml:space="preserve"> </w:t>
      </w:r>
      <w:r w:rsidRPr="00C63571">
        <w:rPr>
          <w:rtl/>
        </w:rPr>
        <w:t xml:space="preserve">- אלו ישראל, </w:t>
      </w:r>
      <w:r>
        <w:rPr>
          <w:rtl/>
        </w:rPr>
        <w:t xml:space="preserve">ד'</w:t>
      </w:r>
      <w:r>
        <w:rPr>
          <w:rStyle w:val="afffff0"/>
          <w:rtl/>
          <w:rPrChange w:id="9085" w:author="מנוע פסוקים" w:date="2026-10-05T16:37:55Z">
            <w:rPr>
              <w:rtl/>
            </w:rPr>
          </w:rPrChange>
        </w:rPr>
        <w:t xml:space="preserve">גפן ממצרים תסיע</w:t>
      </w:r>
      <w:r>
        <w:rPr>
          <w:rtl/>
        </w:rPr>
        <w:t xml:space="preserve">',</w:t>
      </w:r>
      <w:r w:rsidRPr="00C63571">
        <w:rPr>
          <w:rtl/>
        </w:rPr>
        <w:t xml:space="preserve"> </w:t>
      </w:r>
    </w:p>
    <w:p w14:paraId="2B690518" w14:textId="639D227D" w:rsidR="00822210" w:rsidRDefault="00822210" w:rsidP="00BD6C4F">
      <w:pPr>
        <w:ind w:firstLine="113"/>
        <w:rPr>
          <w:rtl/>
        </w:rPr>
      </w:pPr>
      <w:r>
        <w:rPr>
          <w:rtl/>
        </w:rPr>
        <w:t xml:space="preserve"> '</w:t>
      </w:r>
      <w:r w:rsidR="00BD6C4F" w:rsidRPr="00C63571">
        <w:rPr>
          <w:rtl/>
        </w:rPr>
        <w:t>שלשה שריגים</w:t>
      </w:r>
      <w:r w:rsidR="00BD6C4F">
        <w:rPr>
          <w:rFonts w:hint="cs"/>
          <w:rtl/>
        </w:rPr>
        <w:t>'</w:t>
      </w:r>
      <w:r w:rsidR="00BD6C4F" w:rsidRPr="00C63571">
        <w:rPr>
          <w:rtl/>
        </w:rPr>
        <w:t xml:space="preserve"> - אלו שלשה רגלים שישראל עולין בהן בכל שנה , </w:t>
      </w:r>
    </w:p>
    <w:p w14:paraId="76F5455A" w14:textId="6709E714" w:rsidR="0046556D" w:rsidRDefault="00822210" w:rsidP="00BD6C4F">
      <w:pPr>
        <w:rPr>
          <w:rtl/>
        </w:rPr>
      </w:pPr>
      <w:r>
        <w:rPr>
          <w:rtl/>
        </w:rPr>
        <w:t xml:space="preserve"> '</w:t>
      </w:r>
      <w:r>
        <w:rPr>
          <w:rStyle w:val="afffff0"/>
          <w:rtl/>
          <w:rPrChange w:id="9086" w:author="מנוע פסוקים" w:date="2026-10-05T16:37:55Z">
            <w:rPr>
              <w:rtl/>
            </w:rPr>
          </w:rPrChange>
        </w:rPr>
        <w:t xml:space="preserve">והיא כפו</w:t>
      </w:r>
      <w:r>
        <w:rPr>
          <w:rStyle w:val="afffff0"/>
          <w:rtl/>
          <w:rPrChange w:id="9087" w:author="מנוע פסוקים" w:date="2026-10-05T16:37:55Z">
            <w:rPr>
              <w:rtl/>
            </w:rPr>
          </w:rPrChange>
        </w:rPr>
        <w:t xml:space="preserve">רחת עלתה </w:t>
      </w:r>
      <w:r>
        <w:rPr>
          <w:rStyle w:val="afffff0"/>
          <w:rtl/>
          <w:rPrChange w:id="9088" w:author="מנוע פסוקים" w:date="2026-10-05T16:37:55Z">
            <w:rPr>
              <w:rtl/>
            </w:rPr>
          </w:rPrChange>
        </w:rPr>
        <w:t xml:space="preserve">נצה</w:t>
      </w:r>
      <w:r>
        <w:rPr>
          <w:rtl/>
        </w:rPr>
        <w:t xml:space="preserve">' -</w:t>
      </w:r>
      <w:r w:rsidR="00BD6C4F" w:rsidRPr="00C63571">
        <w:rPr>
          <w:rtl/>
        </w:rPr>
        <w:t xml:space="preserve"> הגיע זמנן</w:t>
      </w:r>
      <w:r w:rsidR="00BD6C4F">
        <w:rPr>
          <w:rtl/>
        </w:rPr>
        <w:t xml:space="preserve"> של ישראל לפרות ולרבות, </w:t>
      </w:r>
      <w:r w:rsidR="00992D51">
        <w:rPr>
          <w:rtl/>
        </w:rPr>
        <w:t>ד'ובני</w:t>
      </w:r>
      <w:r w:rsidR="00BD6C4F" w:rsidRPr="00A71A5E">
        <w:rPr>
          <w:rStyle w:val="afffff0"/>
          <w:rtl/>
        </w:rPr>
        <w:t xml:space="preserve"> ישראל פרו וישרצו</w:t>
      </w:r>
      <w:r w:rsidR="00BD6C4F" w:rsidRPr="00A71A5E">
        <w:rPr>
          <w:rStyle w:val="afffff0"/>
          <w:rFonts w:hint="cs"/>
          <w:rtl/>
        </w:rPr>
        <w:t>'</w:t>
      </w:r>
      <w:r w:rsidR="00BD6C4F" w:rsidRPr="00A71A5E">
        <w:rPr>
          <w:rStyle w:val="afffff0"/>
          <w:rtl/>
        </w:rPr>
        <w:t>,</w:t>
      </w:r>
    </w:p>
    <w:p w14:paraId="3A729385" w14:textId="63706E22" w:rsidR="00822210" w:rsidRDefault="00BD6C4F" w:rsidP="00BD6C4F">
      <w:pPr>
        <w:ind w:firstLine="113"/>
        <w:rPr>
          <w:rtl/>
        </w:rPr>
      </w:pPr>
      <w:r w:rsidRPr="00A71A5E">
        <w:rPr>
          <w:rStyle w:val="afffff0"/>
          <w:rtl/>
        </w:rPr>
        <w:t xml:space="preserve"> </w:t>
      </w:r>
      <w:r w:rsidRPr="00A71A5E">
        <w:rPr>
          <w:rStyle w:val="afffff0"/>
          <w:rFonts w:hint="cs"/>
          <w:rtl/>
        </w:rPr>
        <w:t>'</w:t>
      </w:r>
      <w:r w:rsidRPr="00A71A5E">
        <w:rPr>
          <w:rStyle w:val="afffff0"/>
          <w:rtl/>
        </w:rPr>
        <w:t>עלתה נצה</w:t>
      </w:r>
      <w:r w:rsidRPr="00A71A5E">
        <w:rPr>
          <w:rStyle w:val="afffff0"/>
          <w:rFonts w:hint="cs"/>
          <w:rtl/>
        </w:rPr>
        <w:t>'</w:t>
      </w:r>
      <w:r w:rsidRPr="00A71A5E">
        <w:rPr>
          <w:rStyle w:val="afffff0"/>
          <w:rtl/>
        </w:rPr>
        <w:t xml:space="preserve"> </w:t>
      </w:r>
      <w:r w:rsidR="00992D51">
        <w:rPr>
          <w:rtl/>
        </w:rPr>
        <w:t>- הגיע זמן ישראל ליגאל, ד'ויז</w:t>
      </w:r>
      <w:r w:rsidRPr="00A71A5E">
        <w:rPr>
          <w:rStyle w:val="afffff0"/>
          <w:rtl/>
        </w:rPr>
        <w:t xml:space="preserve"> נצחם על בגדי וכל מלבושי אגאלתי</w:t>
      </w:r>
      <w:r w:rsidRPr="00A71A5E">
        <w:rPr>
          <w:rStyle w:val="afffff0"/>
          <w:rFonts w:hint="cs"/>
          <w:rtl/>
        </w:rPr>
        <w:t>'</w:t>
      </w:r>
      <w:r w:rsidRPr="00A71A5E">
        <w:rPr>
          <w:rStyle w:val="afffff0"/>
          <w:rtl/>
        </w:rPr>
        <w:t>,</w:t>
      </w:r>
      <w:r w:rsidRPr="00C63571">
        <w:rPr>
          <w:rtl/>
        </w:rPr>
        <w:t xml:space="preserve"> </w:t>
      </w:r>
    </w:p>
    <w:p w14:paraId="589218AD" w14:textId="77777777" w:rsidR="0046556D" w:rsidRDefault="00822210" w:rsidP="00BD6C4F">
      <w:pPr>
        <w:ind w:firstLine="113"/>
        <w:rPr>
          <w:rtl/>
        </w:rPr>
      </w:pPr>
      <w:r>
        <w:rPr>
          <w:rtl/>
        </w:rPr>
        <w:t xml:space="preserve"> '</w:t>
      </w:r>
      <w:r>
        <w:rPr>
          <w:rStyle w:val="afffff0"/>
          <w:rtl/>
          <w:rPrChange w:id="9089" w:author="מנוע פסוקים" w:date="2026-10-05T16:37:55Z">
            <w:rPr>
              <w:rtl/>
            </w:rPr>
          </w:rPrChange>
        </w:rPr>
        <w:t xml:space="preserve">הבשילו אשכלותיה ענבים</w:t>
      </w:r>
      <w:r w:rsidR="00BD6C4F">
        <w:rPr>
          <w:rFonts w:hint="cs"/>
          <w:rtl/>
        </w:rPr>
        <w:t>'</w:t>
      </w:r>
      <w:r w:rsidR="00BD6C4F" w:rsidRPr="00C63571">
        <w:rPr>
          <w:rtl/>
        </w:rPr>
        <w:t xml:space="preserve"> - הגיע זמנה של מצרים לשתות כוס התרעלה.</w:t>
      </w:r>
    </w:p>
    <w:p w14:paraId="344216E3" w14:textId="77777777" w:rsidR="00992D51" w:rsidRDefault="00992D51" w:rsidP="008B2609">
      <w:pPr>
        <w:pStyle w:val="38"/>
        <w:framePr w:wrap="notBeside"/>
        <w:rPr>
          <w:rtl/>
        </w:rPr>
      </w:pPr>
      <w:r>
        <w:rPr>
          <w:rtl/>
        </w:rPr>
        <w:t>והיינו דרבא:</w:t>
      </w:r>
    </w:p>
    <w:p w14:paraId="77C989FF" w14:textId="0A68D8A4" w:rsidR="0046556D" w:rsidRDefault="00BD6C4F" w:rsidP="00BD6C4F">
      <w:pPr>
        <w:rPr>
          <w:rtl/>
        </w:rPr>
      </w:pPr>
      <w:r w:rsidRPr="00C63571">
        <w:rPr>
          <w:rtl/>
        </w:rPr>
        <w:t>שלשה כוסות האמורות במצרים למה?</w:t>
      </w:r>
      <w:r w:rsidR="00430706">
        <w:rPr>
          <w:rtl/>
        </w:rPr>
        <w:t xml:space="preserve"> -</w:t>
      </w:r>
      <w:r w:rsidRPr="00C63571">
        <w:rPr>
          <w:rtl/>
        </w:rPr>
        <w:t xml:space="preserve"> </w:t>
      </w:r>
    </w:p>
    <w:p w14:paraId="09C00416" w14:textId="7314C2D6" w:rsidR="0046556D" w:rsidRDefault="00BD6C4F" w:rsidP="00BD6C4F">
      <w:pPr>
        <w:rPr>
          <w:rtl/>
        </w:rPr>
      </w:pPr>
      <w:r w:rsidRPr="00047F7C">
        <w:rPr>
          <w:b/>
          <w:bCs/>
          <w:rtl/>
        </w:rPr>
        <w:t>אחד</w:t>
      </w:r>
      <w:r w:rsidRPr="00C63571">
        <w:rPr>
          <w:rtl/>
        </w:rPr>
        <w:t xml:space="preserve"> ששתה בימי משה, </w:t>
      </w:r>
      <w:r w:rsidRPr="00047F7C">
        <w:rPr>
          <w:b/>
          <w:bCs/>
          <w:rtl/>
        </w:rPr>
        <w:t>ואחד</w:t>
      </w:r>
      <w:r w:rsidRPr="00C63571">
        <w:rPr>
          <w:rtl/>
        </w:rPr>
        <w:t xml:space="preserve"> ששתה בימי פרעה נכה</w:t>
      </w:r>
      <w:r w:rsidR="00BD7114" w:rsidRPr="002C18B1">
        <w:rPr>
          <w:rStyle w:val="afffffe"/>
          <w:rtl/>
        </w:rPr>
        <w:t xml:space="preserve"> ע"י נבוכדנצר</w:t>
      </w:r>
      <w:r w:rsidRPr="00C63571">
        <w:rPr>
          <w:rtl/>
        </w:rPr>
        <w:t xml:space="preserve">, </w:t>
      </w:r>
      <w:r w:rsidRPr="00047F7C">
        <w:rPr>
          <w:b/>
          <w:bCs/>
          <w:rtl/>
        </w:rPr>
        <w:t>ואחד</w:t>
      </w:r>
      <w:r w:rsidRPr="00C63571">
        <w:rPr>
          <w:rtl/>
        </w:rPr>
        <w:t xml:space="preserve"> שעתידה לשתות עם כל </w:t>
      </w:r>
      <w:r w:rsidR="003A428A">
        <w:rPr>
          <w:rtl/>
        </w:rPr>
        <w:t>הגוים</w:t>
      </w:r>
      <w:r w:rsidRPr="00C63571">
        <w:rPr>
          <w:rtl/>
        </w:rPr>
        <w:t>.</w:t>
      </w:r>
    </w:p>
    <w:p w14:paraId="6489A3FD" w14:textId="77777777" w:rsidR="003A428A" w:rsidRDefault="003A428A" w:rsidP="008B2609">
      <w:pPr>
        <w:pStyle w:val="38"/>
        <w:framePr w:wrap="notBeside"/>
        <w:rPr>
          <w:rtl/>
        </w:rPr>
      </w:pPr>
      <w:r>
        <w:rPr>
          <w:rtl/>
        </w:rPr>
        <w:t>ר"א לרירב"א:</w:t>
      </w:r>
    </w:p>
    <w:p w14:paraId="26696AA1" w14:textId="3B2B8C29" w:rsidR="0046556D" w:rsidRDefault="003A428A" w:rsidP="00BD6C4F">
      <w:pPr>
        <w:rPr>
          <w:rtl/>
        </w:rPr>
      </w:pPr>
      <w:r>
        <w:rPr>
          <w:rtl/>
        </w:rPr>
        <w:t xml:space="preserve">כשדרש </w:t>
      </w:r>
      <w:r w:rsidRPr="008B2609">
        <w:rPr>
          <w:rStyle w:val="2fb"/>
          <w:rtl/>
        </w:rPr>
        <w:t>רב</w:t>
      </w:r>
      <w:r>
        <w:rPr>
          <w:rtl/>
        </w:rPr>
        <w:t xml:space="preserve"> פסוקים אלו באגדה - כמותך דרש.</w:t>
      </w:r>
    </w:p>
    <w:p w14:paraId="5AB4B46E" w14:textId="77777777" w:rsidR="003A428A" w:rsidRDefault="003A428A" w:rsidP="008B2609">
      <w:pPr>
        <w:pStyle w:val="38"/>
        <w:framePr w:wrap="notBeside"/>
        <w:rPr>
          <w:rtl/>
        </w:rPr>
      </w:pPr>
      <w:r>
        <w:rPr>
          <w:rtl/>
        </w:rPr>
        <w:t>רשב"ל:</w:t>
      </w:r>
    </w:p>
    <w:p w14:paraId="352C6387" w14:textId="6672854D" w:rsidR="0046556D" w:rsidRDefault="00BD6C4F" w:rsidP="00BD6C4F">
      <w:pPr>
        <w:rPr>
          <w:rtl/>
        </w:rPr>
      </w:pPr>
      <w:r w:rsidRPr="00C63571">
        <w:rPr>
          <w:rtl/>
        </w:rPr>
        <w:t xml:space="preserve">אומה זו כגפן נמשלה, זמורות שבה - אלו בעלי בתים, </w:t>
      </w:r>
      <w:r w:rsidR="00EA5EDE">
        <w:rPr>
          <w:rtl/>
        </w:rPr>
        <w:t>אשכולות שבה - ת"ח,</w:t>
      </w:r>
      <w:r w:rsidRPr="00C63571">
        <w:rPr>
          <w:rtl/>
        </w:rPr>
        <w:t xml:space="preserve"> </w:t>
      </w:r>
    </w:p>
    <w:p w14:paraId="02F2FF00" w14:textId="7E83704B" w:rsidR="0046556D" w:rsidRDefault="00BD6C4F" w:rsidP="00BD6C4F">
      <w:pPr>
        <w:rPr>
          <w:rtl/>
        </w:rPr>
      </w:pPr>
      <w:r w:rsidRPr="00C63571">
        <w:rPr>
          <w:rtl/>
        </w:rPr>
        <w:t>עלין שבה</w:t>
      </w:r>
      <w:r w:rsidR="003A428A">
        <w:rPr>
          <w:rtl/>
        </w:rPr>
        <w:t xml:space="preserve"> -</w:t>
      </w:r>
      <w:r w:rsidRPr="00C63571">
        <w:rPr>
          <w:rtl/>
        </w:rPr>
        <w:t xml:space="preserve">  אלו עמי הארץ, קנוקנות שבה</w:t>
      </w:r>
      <w:r w:rsidR="00BD7114" w:rsidRPr="002C18B1">
        <w:rPr>
          <w:rStyle w:val="afffffe"/>
          <w:rtl/>
        </w:rPr>
        <w:t xml:space="preserve"> חוטים שאין בהם תועלת</w:t>
      </w:r>
      <w:r w:rsidRPr="00C63571">
        <w:rPr>
          <w:rtl/>
        </w:rPr>
        <w:t xml:space="preserve"> - אלו ריקנים </w:t>
      </w:r>
      <w:r w:rsidR="003A428A">
        <w:rPr>
          <w:rtl/>
        </w:rPr>
        <w:t>שבישראל.</w:t>
      </w:r>
    </w:p>
    <w:p w14:paraId="3F2D4505" w14:textId="24735622" w:rsidR="0046556D" w:rsidRDefault="00EA5EDE" w:rsidP="00BD6C4F">
      <w:pPr>
        <w:rPr>
          <w:rtl/>
        </w:rPr>
      </w:pPr>
      <w:r>
        <w:rPr>
          <w:rtl/>
        </w:rPr>
        <w:t>והיינו ששלחו מא"י: יבקשו האשכולות רחמים על העלים, שאלמלא העלים אין האשכולות מתקיימים.</w:t>
      </w:r>
    </w:p>
    <w:p w14:paraId="1EE15FDF" w14:textId="77777777" w:rsidR="009D337F" w:rsidRPr="008B2609" w:rsidRDefault="009D337F" w:rsidP="008B2609">
      <w:pPr>
        <w:pStyle w:val="afffff8"/>
        <w:rPr>
          <w:color w:val="7B3F00"/>
          <w:rtl/>
        </w:rPr>
      </w:pPr>
      <w:r w:rsidRPr="008B2609">
        <w:rPr>
          <w:color w:val="7B3F00"/>
          <w:rtl/>
        </w:rPr>
        <w:t>'ואכרה לי בחמשה עשר כסף' - ט"ו בניסן ומ"ה צדיקים</w:t>
      </w:r>
    </w:p>
    <w:p w14:paraId="34A2660B" w14:textId="77777777" w:rsidR="009D337F" w:rsidRDefault="009D337F" w:rsidP="008B2609">
      <w:pPr>
        <w:pStyle w:val="38"/>
        <w:framePr w:wrap="notBeside"/>
        <w:rPr>
          <w:rtl/>
        </w:rPr>
      </w:pPr>
      <w:r>
        <w:rPr>
          <w:rtl/>
        </w:rPr>
        <w:t>רי"ו מרשב"י:</w:t>
      </w:r>
    </w:p>
    <w:p w14:paraId="46BD9621" w14:textId="678698B1" w:rsidR="0046556D" w:rsidRDefault="009D337F" w:rsidP="00BD6C4F">
      <w:pPr>
        <w:rPr>
          <w:rtl/>
        </w:rPr>
      </w:pPr>
      <w:r>
        <w:rPr>
          <w:rtl/>
        </w:rPr>
        <w:t xml:space="preserve">'ואכרה' - אין כירה אלא לשון מכירה, ד'</w:t>
      </w:r>
      <w:r>
        <w:rPr>
          <w:rStyle w:val="afffff0"/>
          <w:rtl/>
          <w:rPrChange w:id="9090" w:author="מנוע פסוקים" w:date="2026-10-05T16:37:55Z">
            <w:rPr>
              <w:rtl/>
            </w:rPr>
          </w:rPrChange>
        </w:rPr>
        <w:t xml:space="preserve">בקברי אשר כריתי לי</w:t>
      </w:r>
      <w:r>
        <w:rPr>
          <w:rtl/>
        </w:rPr>
        <w:t xml:space="preserve">', 'בחמשה עשר' -</w:t>
      </w:r>
      <w:r w:rsidR="00BD6C4F" w:rsidRPr="0046594B">
        <w:rPr>
          <w:rStyle w:val="afffff0"/>
          <w:rtl/>
        </w:rPr>
        <w:t xml:space="preserve"> </w:t>
      </w:r>
      <w:r w:rsidR="00BD6C4F" w:rsidRPr="00C63571">
        <w:rPr>
          <w:rtl/>
        </w:rPr>
        <w:t xml:space="preserve">זה ט"ו בניסן שבו נגאלו ישראל ממצרים, </w:t>
      </w:r>
    </w:p>
    <w:p w14:paraId="72353B23" w14:textId="346BE963" w:rsidR="0046556D" w:rsidRDefault="009D337F" w:rsidP="00BD6C4F">
      <w:pPr>
        <w:rPr>
          <w:rtl/>
        </w:rPr>
      </w:pPr>
      <w:r>
        <w:rPr>
          <w:rtl/>
        </w:rPr>
        <w:t>'כסף' -</w:t>
      </w:r>
      <w:r w:rsidR="00BD6C4F" w:rsidRPr="00C63571">
        <w:rPr>
          <w:rtl/>
        </w:rPr>
        <w:t xml:space="preserve"> אלו צדיקים,</w:t>
      </w:r>
      <w:r w:rsidR="0074504F">
        <w:rPr>
          <w:rtl/>
        </w:rPr>
        <w:t xml:space="preserve"> ד</w:t>
      </w:r>
      <w:r w:rsidR="00BD6C4F" w:rsidRPr="00A71A5E">
        <w:rPr>
          <w:rStyle w:val="afffff0"/>
          <w:rtl/>
        </w:rPr>
        <w:t xml:space="preserve"> </w:t>
      </w:r>
      <w:r w:rsidR="00BD6C4F" w:rsidRPr="00A71A5E">
        <w:rPr>
          <w:rStyle w:val="afffff0"/>
          <w:rFonts w:hint="cs"/>
          <w:rtl/>
        </w:rPr>
        <w:t>'</w:t>
      </w:r>
      <w:r w:rsidR="00BD6C4F" w:rsidRPr="00A71A5E">
        <w:rPr>
          <w:rStyle w:val="afffff0"/>
          <w:rtl/>
        </w:rPr>
        <w:t>צרור הכסף לקח בידו</w:t>
      </w:r>
      <w:r w:rsidR="00BD6C4F" w:rsidRPr="00A71A5E">
        <w:rPr>
          <w:rStyle w:val="afffff0"/>
          <w:rFonts w:hint="cs"/>
          <w:rtl/>
        </w:rPr>
        <w:t>'</w:t>
      </w:r>
      <w:r w:rsidR="00BD6C4F" w:rsidRPr="00A71A5E">
        <w:rPr>
          <w:rStyle w:val="afffff0"/>
          <w:rtl/>
        </w:rPr>
        <w:t>,</w:t>
      </w:r>
      <w:r w:rsidR="00BD6C4F" w:rsidRPr="00C63571">
        <w:rPr>
          <w:rtl/>
        </w:rPr>
        <w:t xml:space="preserve"> </w:t>
      </w:r>
    </w:p>
    <w:p w14:paraId="7F2AB508" w14:textId="2AE55D33" w:rsidR="0046556D" w:rsidRDefault="00BD6C4F" w:rsidP="00BD6C4F">
      <w:pPr>
        <w:rPr>
          <w:rtl/>
        </w:rPr>
      </w:pPr>
      <w:r>
        <w:rPr>
          <w:rFonts w:hint="cs"/>
          <w:rtl/>
        </w:rPr>
        <w:t>'</w:t>
      </w:r>
      <w:r>
        <w:rPr>
          <w:rStyle w:val="afffff0"/>
          <w:rtl/>
          <w:rPrChange w:id="9091" w:author="מנוע פסוקים" w:date="2026-10-05T16:37:55Z">
            <w:rPr>
              <w:rtl/>
            </w:rPr>
          </w:rPrChange>
        </w:rPr>
        <w:t xml:space="preserve">חומר שעורים ולתך שעורים</w:t>
      </w:r>
      <w:r>
        <w:rPr>
          <w:rFonts w:hint="cs"/>
          <w:rtl/>
        </w:rPr>
        <w:t>'</w:t>
      </w:r>
      <w:r w:rsidRPr="00C63571">
        <w:rPr>
          <w:rtl/>
        </w:rPr>
        <w:t xml:space="preserve"> - אלו מ"ה צדיקים שהעולם מתקיים בהם, </w:t>
      </w:r>
    </w:p>
    <w:p w14:paraId="246FF5E9" w14:textId="5E008C5E" w:rsidR="0046556D" w:rsidRDefault="00BD6C4F" w:rsidP="00BD6C4F">
      <w:pPr>
        <w:rPr>
          <w:rtl/>
        </w:rPr>
      </w:pPr>
      <w:r w:rsidRPr="00C63571">
        <w:rPr>
          <w:rtl/>
        </w:rPr>
        <w:t xml:space="preserve">ואיני יודע אם שלשים כאן וט"ו </w:t>
      </w:r>
      <w:r w:rsidR="009D337F">
        <w:rPr>
          <w:rtl/>
        </w:rPr>
        <w:t>בא"י או שלשים בא"י</w:t>
      </w:r>
      <w:r w:rsidRPr="00C63571">
        <w:rPr>
          <w:rtl/>
        </w:rPr>
        <w:t xml:space="preserve"> וט"ו כאן, </w:t>
      </w:r>
    </w:p>
    <w:p w14:paraId="7639A4D0" w14:textId="16C7AB18" w:rsidR="0046556D" w:rsidRDefault="00BD6C4F" w:rsidP="00BD6C4F">
      <w:pPr>
        <w:rPr>
          <w:rtl/>
        </w:rPr>
      </w:pPr>
      <w:r w:rsidRPr="00C63571">
        <w:rPr>
          <w:rtl/>
        </w:rPr>
        <w:t>כשאומר:</w:t>
      </w:r>
      <w:r w:rsidRPr="00A71A5E">
        <w:rPr>
          <w:rStyle w:val="afffff0"/>
          <w:rtl/>
        </w:rPr>
        <w:t xml:space="preserve"> </w:t>
      </w:r>
      <w:r w:rsidRPr="00A71A5E">
        <w:rPr>
          <w:rStyle w:val="afffff0"/>
          <w:rFonts w:hint="cs"/>
          <w:rtl/>
        </w:rPr>
        <w:t>'</w:t>
      </w:r>
      <w:r w:rsidRPr="00A71A5E">
        <w:rPr>
          <w:rStyle w:val="afffff0"/>
          <w:rtl/>
        </w:rPr>
        <w:t>ואקחה שלשים כסף ואשליך אותו בית</w:t>
      </w:r>
      <w:r w:rsidR="004B0EAE" w:rsidRPr="00A71A5E">
        <w:rPr>
          <w:rStyle w:val="afffff0"/>
          <w:rtl/>
        </w:rPr>
        <w:t xml:space="preserve"> ה# </w:t>
      </w:r>
      <w:r w:rsidRPr="00A71A5E">
        <w:rPr>
          <w:rStyle w:val="afffff0"/>
          <w:rtl/>
        </w:rPr>
        <w:t>אל היוצר</w:t>
      </w:r>
      <w:r w:rsidRPr="00A71A5E">
        <w:rPr>
          <w:rStyle w:val="afffff0"/>
          <w:rFonts w:hint="cs"/>
          <w:rtl/>
        </w:rPr>
        <w:t>'</w:t>
      </w:r>
      <w:r w:rsidRPr="00A71A5E">
        <w:rPr>
          <w:rStyle w:val="afffff0"/>
          <w:rtl/>
        </w:rPr>
        <w:t>,</w:t>
      </w:r>
      <w:r w:rsidRPr="00C63571">
        <w:rPr>
          <w:rtl/>
        </w:rPr>
        <w:t xml:space="preserve"> </w:t>
      </w:r>
      <w:r w:rsidR="00EA5EDE">
        <w:rPr>
          <w:rtl/>
        </w:rPr>
        <w:t>- ל' בא"י וט"ו בבבל.</w:t>
      </w:r>
    </w:p>
    <w:p w14:paraId="4F6235C9" w14:textId="77777777" w:rsidR="009D337F" w:rsidRDefault="009D337F" w:rsidP="008B2609">
      <w:pPr>
        <w:pStyle w:val="38"/>
        <w:framePr w:wrap="notBeside"/>
        <w:rPr>
          <w:rtl/>
        </w:rPr>
      </w:pPr>
      <w:r>
        <w:rPr>
          <w:rtl/>
        </w:rPr>
        <w:lastRenderedPageBreak/>
        <w:t>אביי:</w:t>
      </w:r>
    </w:p>
    <w:p w14:paraId="1C74B01B" w14:textId="46DB2660" w:rsidR="0046556D" w:rsidRDefault="00EA5EDE" w:rsidP="00BD6C4F">
      <w:pPr>
        <w:rPr>
          <w:rtl/>
        </w:rPr>
      </w:pPr>
      <w:r>
        <w:rPr>
          <w:rtl/>
        </w:rPr>
        <w:t>ורובם מצויים בבית הכנסת שתחת היציע.</w:t>
      </w:r>
    </w:p>
    <w:p w14:paraId="4394CF0E" w14:textId="66F98E2A" w:rsidR="0046556D" w:rsidRDefault="00BD6C4F" w:rsidP="00BD6C4F">
      <w:pPr>
        <w:rPr>
          <w:rtl/>
        </w:rPr>
      </w:pPr>
      <w:r w:rsidRPr="00C63571">
        <w:rPr>
          <w:rtl/>
        </w:rPr>
        <w:t xml:space="preserve">והיינו </w:t>
      </w:r>
      <w:r w:rsidRPr="0046594B">
        <w:rPr>
          <w:rStyle w:val="afffff0"/>
          <w:rtl/>
        </w:rPr>
        <w:t>ד</w:t>
      </w:r>
      <w:r w:rsidRPr="0046594B">
        <w:rPr>
          <w:rStyle w:val="afffff0"/>
          <w:rFonts w:hint="cs"/>
          <w:rtl/>
        </w:rPr>
        <w:t>'</w:t>
      </w:r>
      <w:r w:rsidRPr="0046594B">
        <w:rPr>
          <w:rStyle w:val="afffff0"/>
          <w:rtl/>
        </w:rPr>
        <w:t>ואומר אליהם אם טוב בעיניכם הבו שכרי ואם לא חדלו וישקלו את שכרי שלשים כסף</w:t>
      </w:r>
      <w:r w:rsidRPr="0046594B">
        <w:rPr>
          <w:rStyle w:val="afffff0"/>
          <w:rFonts w:hint="cs"/>
          <w:rtl/>
        </w:rPr>
        <w:t>'</w:t>
      </w:r>
      <w:r w:rsidRPr="0046594B">
        <w:rPr>
          <w:rStyle w:val="afffff0"/>
          <w:rtl/>
        </w:rPr>
        <w:t>.</w:t>
      </w:r>
    </w:p>
    <w:p w14:paraId="540ECC10" w14:textId="77777777" w:rsidR="00C1796A" w:rsidRDefault="00C1796A" w:rsidP="008B2609">
      <w:pPr>
        <w:pStyle w:val="38"/>
        <w:framePr w:wrap="notBeside"/>
        <w:rPr>
          <w:rtl/>
        </w:rPr>
      </w:pPr>
      <w:r>
        <w:rPr>
          <w:rtl/>
        </w:rPr>
        <w:t>ר"י:</w:t>
      </w:r>
    </w:p>
    <w:p w14:paraId="3ED81E5C" w14:textId="194BCF0E" w:rsidR="0046556D" w:rsidRDefault="00BD6C4F" w:rsidP="00BD6C4F">
      <w:pPr>
        <w:rPr>
          <w:rtl/>
        </w:rPr>
      </w:pPr>
      <w:r w:rsidRPr="00C63571">
        <w:rPr>
          <w:rtl/>
        </w:rPr>
        <w:t xml:space="preserve">אלו שלשים צדיקי אומות העולם, שאומות העולם מתקיימים </w:t>
      </w:r>
      <w:r w:rsidR="00C1796A">
        <w:rPr>
          <w:rtl/>
        </w:rPr>
        <w:t>עליהם.</w:t>
      </w:r>
      <w:r w:rsidRPr="00C63571">
        <w:rPr>
          <w:rtl/>
        </w:rPr>
        <w:t xml:space="preserve"> </w:t>
      </w:r>
    </w:p>
    <w:p w14:paraId="041173D6" w14:textId="77777777" w:rsidR="00BD6C4F" w:rsidRDefault="00BD6C4F" w:rsidP="00F07436">
      <w:pPr>
        <w:pStyle w:val="afff3"/>
        <w:framePr w:wrap="around"/>
        <w:rPr>
          <w:rtl/>
        </w:rPr>
      </w:pPr>
      <w:r>
        <w:rPr>
          <w:rFonts w:hint="cs"/>
          <w:rtl/>
        </w:rPr>
        <w:t>צב.</w:t>
      </w:r>
    </w:p>
    <w:p w14:paraId="1240B054" w14:textId="77777777" w:rsidR="00C1796A" w:rsidRDefault="00C1796A" w:rsidP="008B2609">
      <w:pPr>
        <w:pStyle w:val="38"/>
        <w:framePr w:wrap="notBeside"/>
        <w:rPr>
          <w:rtl/>
        </w:rPr>
      </w:pPr>
      <w:r>
        <w:rPr>
          <w:rtl/>
        </w:rPr>
        <w:t>עולא:</w:t>
      </w:r>
    </w:p>
    <w:p w14:paraId="2C958600" w14:textId="33B4DA80" w:rsidR="0046556D" w:rsidRDefault="00BD6C4F" w:rsidP="00BD6C4F">
      <w:pPr>
        <w:rPr>
          <w:rtl/>
        </w:rPr>
      </w:pPr>
      <w:r>
        <w:rPr>
          <w:rFonts w:hint="cs"/>
          <w:rtl/>
        </w:rPr>
        <w:t>א</w:t>
      </w:r>
      <w:r w:rsidRPr="00C63571">
        <w:rPr>
          <w:rtl/>
        </w:rPr>
        <w:t>לו שלשים מצות שקבלו עליהם בני</w:t>
      </w:r>
      <w:r>
        <w:rPr>
          <w:rtl/>
        </w:rPr>
        <w:t xml:space="preserve"> נח, ואין מקיימין אלא </w:t>
      </w:r>
      <w:r w:rsidR="00CF5806">
        <w:rPr>
          <w:rtl/>
        </w:rPr>
        <w:t>שלשה:</w:t>
      </w:r>
      <w:r w:rsidRPr="00C63571">
        <w:rPr>
          <w:rtl/>
        </w:rPr>
        <w:t xml:space="preserve"> שאין כותבין כתובה </w:t>
      </w:r>
      <w:r w:rsidR="006A14E0">
        <w:rPr>
          <w:rtl/>
        </w:rPr>
        <w:t>לזכרים,</w:t>
      </w:r>
      <w:r w:rsidRPr="00C63571">
        <w:rPr>
          <w:rtl/>
        </w:rPr>
        <w:t xml:space="preserve"> שאין שוקלין בשר המת במקולין, </w:t>
      </w:r>
      <w:r w:rsidR="00C1796A">
        <w:rPr>
          <w:rtl/>
        </w:rPr>
        <w:t>ושמכבדין</w:t>
      </w:r>
      <w:r w:rsidRPr="00C63571">
        <w:rPr>
          <w:rtl/>
        </w:rPr>
        <w:t xml:space="preserve"> את התורה.</w:t>
      </w:r>
    </w:p>
    <w:p w14:paraId="34B8A7EB" w14:textId="77777777" w:rsidR="00BD6C4F" w:rsidRPr="005556CC" w:rsidRDefault="00BD6C4F" w:rsidP="00BD6C4F">
      <w:pPr>
        <w:pStyle w:val="affff1"/>
        <w:rPr>
          <w:rtl/>
        </w:rPr>
      </w:pPr>
      <w:ins w:id="9812" w:author="מספור קטעי משנה" w:date="2026-10-06T10:03:57Z">
        <w:r>
          <w:rPr>
            <w:rStyle w:val="MisparKeta"/>
          </w:rPr>
          <w:t xml:space="preserve">א. </w:t>
        </w:r>
      </w:ins>
      <w:r w:rsidRPr="005556CC">
        <w:rPr>
          <w:rtl/>
        </w:rPr>
        <w:t>ואינו נוהג בעוף.</w:t>
      </w:r>
    </w:p>
    <w:p w14:paraId="2B0EB804" w14:textId="6B332045" w:rsidR="0046556D" w:rsidRDefault="00EA5EDE" w:rsidP="00BD6C4F">
      <w:pPr>
        <w:rPr>
          <w:rtl/>
        </w:rPr>
      </w:pPr>
      <w:r>
        <w:rPr>
          <w:rtl/>
        </w:rPr>
        <w:t>והרי רואים שיש לו כף! - יש לו, ואינו עגול.</w:t>
      </w:r>
    </w:p>
    <w:p w14:paraId="7AD8BE4F" w14:textId="77777777" w:rsidR="00C1796A" w:rsidRDefault="00C1796A" w:rsidP="008B2609">
      <w:pPr>
        <w:pStyle w:val="38"/>
        <w:framePr w:wrap="notBeside"/>
        <w:rPr>
          <w:rtl/>
        </w:rPr>
      </w:pPr>
      <w:r>
        <w:rPr>
          <w:rtl/>
        </w:rPr>
        <w:t>בעי רי"ר:</w:t>
      </w:r>
    </w:p>
    <w:p w14:paraId="6EB63C87" w14:textId="5744DE7A" w:rsidR="0046556D" w:rsidRDefault="00EA5EDE" w:rsidP="00AB425A">
      <w:pPr>
        <w:rPr>
          <w:rtl/>
        </w:rPr>
      </w:pPr>
      <w:r>
        <w:rPr>
          <w:rtl/>
        </w:rPr>
        <w:t>עוף שיש לו ועגול, בהמה שיש לה ואינו עגול, מהו? אחר עצמו הולכים או אחר מינו? תיקו.</w:t>
      </w:r>
    </w:p>
    <w:p w14:paraId="20518D61" w14:textId="77777777" w:rsidR="00BD6C4F" w:rsidRPr="00C63571" w:rsidRDefault="00BD6C4F" w:rsidP="00BD6C4F">
      <w:pPr>
        <w:pStyle w:val="affff1"/>
        <w:rPr>
          <w:rtl/>
        </w:rPr>
      </w:pPr>
      <w:ins w:id="9813" w:author="מספור קטעי משנה" w:date="2026-10-06T10:03:57Z">
        <w:r>
          <w:rPr>
            <w:rStyle w:val="MisparKeta"/>
          </w:rPr>
          <w:t xml:space="preserve">ב. </w:t>
        </w:r>
      </w:ins>
      <w:r w:rsidRPr="00C63571">
        <w:rPr>
          <w:rtl/>
        </w:rPr>
        <w:t>ונוהג בשליל.</w:t>
      </w:r>
    </w:p>
    <w:p w14:paraId="0DE048D6" w14:textId="77777777" w:rsidR="006C1503" w:rsidRDefault="006C1503" w:rsidP="008B2609">
      <w:pPr>
        <w:pStyle w:val="38"/>
        <w:framePr w:wrap="notBeside"/>
        <w:rPr>
          <w:rtl/>
        </w:rPr>
      </w:pPr>
      <w:r>
        <w:rPr>
          <w:rtl/>
        </w:rPr>
        <w:t>שמואל:</w:t>
      </w:r>
    </w:p>
    <w:p w14:paraId="73A973FD" w14:textId="717AB75A" w:rsidR="0046556D" w:rsidRDefault="00BD6C4F" w:rsidP="00BD6C4F">
      <w:pPr>
        <w:rPr>
          <w:rtl/>
        </w:rPr>
      </w:pPr>
      <w:r w:rsidRPr="00C63571">
        <w:rPr>
          <w:rtl/>
        </w:rPr>
        <w:t>וחלבו מותר לדברי הכל.</w:t>
      </w:r>
    </w:p>
    <w:p w14:paraId="59591B75" w14:textId="77777777" w:rsidR="006C1503" w:rsidRDefault="006C1503" w:rsidP="008B2609">
      <w:pPr>
        <w:pStyle w:val="38"/>
        <w:framePr w:wrap="notBeside"/>
        <w:rPr>
          <w:rtl/>
        </w:rPr>
      </w:pPr>
      <w:r>
        <w:rPr>
          <w:rtl/>
        </w:rPr>
        <w:t>ולא</w:t>
      </w:r>
    </w:p>
    <w:p w14:paraId="46D3A220" w14:textId="413E5B41" w:rsidR="0046556D" w:rsidRDefault="00EA5EDE" w:rsidP="00BD6C4F">
      <w:pPr>
        <w:rPr>
          <w:rtl/>
        </w:rPr>
      </w:pPr>
      <w:r>
        <w:rPr>
          <w:rtl/>
        </w:rPr>
        <w:t xml:space="preserve">חלבו של שליל, שהרי חלקו בו </w:t>
      </w:r>
      <w:r>
        <w:rPr>
          <w:rStyle w:val="2fb"/>
          <w:rtl/>
          <w:rPrChange w:id="13198" w:author="מנוע אמוראים" w:date="2026-10-05T16:40:54Z">
            <w:rPr>
              <w:rtl/>
            </w:rPr>
          </w:rPrChange>
        </w:rPr>
        <w:t xml:space="preserve">ר"מ</w:t>
      </w:r>
      <w:r>
        <w:rPr>
          <w:rtl/>
        </w:rPr>
        <w:t xml:space="preserve"> דאסר </w:t>
      </w:r>
      <w:r>
        <w:rPr>
          <w:rStyle w:val="2fb"/>
          <w:rtl/>
          <w:rPrChange w:id="13199" w:author="מנוע אמוראים" w:date="2026-10-05T16:40:54Z">
            <w:rPr>
              <w:rtl/>
            </w:rPr>
          </w:rPrChange>
        </w:rPr>
        <w:t xml:space="preserve">ור"י</w:t>
      </w:r>
      <w:r>
        <w:rPr>
          <w:rtl/>
        </w:rPr>
        <w:t xml:space="preserve"> דשרי, בבן ט' חי, וכל אחד לשיטתו!</w:t>
      </w:r>
    </w:p>
    <w:p w14:paraId="454F4BCF" w14:textId="77777777" w:rsidR="006C1503" w:rsidRDefault="006C1503" w:rsidP="008B2609">
      <w:pPr>
        <w:pStyle w:val="38"/>
        <w:framePr w:wrap="notBeside"/>
        <w:rPr>
          <w:rtl/>
        </w:rPr>
      </w:pPr>
      <w:r>
        <w:rPr>
          <w:rtl/>
        </w:rPr>
        <w:t>אלא</w:t>
      </w:r>
    </w:p>
    <w:p w14:paraId="3FFF9126" w14:textId="2DDEAFE9" w:rsidR="0046556D" w:rsidRDefault="00BD6C4F" w:rsidP="00BD6C4F">
      <w:pPr>
        <w:rPr>
          <w:rtl/>
        </w:rPr>
      </w:pPr>
      <w:r>
        <w:rPr>
          <w:rFonts w:hint="cs"/>
          <w:rtl/>
        </w:rPr>
        <w:t xml:space="preserve">חלבו </w:t>
      </w:r>
      <w:r w:rsidR="006C1503">
        <w:rPr>
          <w:rtl/>
        </w:rPr>
        <w:t xml:space="preserve">של גיד, </w:t>
      </w:r>
      <w:r>
        <w:rPr>
          <w:rtl/>
        </w:rPr>
        <w:t xml:space="preserve">ואף בו חלקו: </w:t>
      </w:r>
      <w:r>
        <w:rPr>
          <w:rStyle w:val="2fb"/>
          <w:rtl/>
          <w:rPrChange w:id="13200" w:author="מנוע אמוראים" w:date="2026-10-05T16:40:54Z">
            <w:rPr>
              <w:rtl/>
            </w:rPr>
          </w:rPrChange>
        </w:rPr>
        <w:t xml:space="preserve">לר"מ</w:t>
      </w:r>
      <w:r>
        <w:rPr>
          <w:rtl/>
        </w:rPr>
        <w:t xml:space="preserve"> מחטט אחריו וחותך שמנו מעיקרו, </w:t>
      </w:r>
      <w:r>
        <w:rPr>
          <w:rStyle w:val="2fb"/>
          <w:rtl/>
          <w:rPrChange w:id="13201" w:author="מנוע אמוראים" w:date="2026-10-05T16:40:54Z">
            <w:rPr>
              <w:rtl/>
            </w:rPr>
          </w:rPrChange>
        </w:rPr>
        <w:t xml:space="preserve">ולר"י</w:t>
      </w:r>
      <w:r>
        <w:rPr>
          <w:rtl/>
        </w:rPr>
        <w:t xml:space="preserve"> גוממו עם השופי!</w:t>
      </w:r>
    </w:p>
    <w:p w14:paraId="4A702B62" w14:textId="003DCAD1" w:rsidR="0046556D" w:rsidRDefault="00EA5EDE" w:rsidP="00BD6C4F">
      <w:pPr>
        <w:rPr>
          <w:spacing w:val="2"/>
          <w:rtl/>
        </w:rPr>
      </w:pPr>
      <w:r>
        <w:rPr>
          <w:spacing w:val="2"/>
          <w:rtl/>
        </w:rPr>
        <w:t xml:space="preserve">- מודה שמואל </w:t>
      </w:r>
      <w:r>
        <w:rPr>
          <w:rStyle w:val="2fb"/>
          <w:spacing w:val="2"/>
          <w:rtl/>
          <w:rPrChange w:id="13202" w:author="מנוע אמוראים" w:date="2026-10-05T16:40:54Z">
            <w:rPr>
              <w:spacing w:val="2"/>
              <w:rtl/>
            </w:rPr>
          </w:rPrChange>
        </w:rPr>
        <w:t xml:space="preserve">דלר"מ</w:t>
      </w:r>
      <w:r>
        <w:rPr>
          <w:spacing w:val="2"/>
          <w:rtl/>
        </w:rPr>
        <w:t xml:space="preserve"> מדרבנן אסור, דתניא: שמנו מותר וישראל קדושים נהגו בו איסור, </w:t>
      </w:r>
      <w:r>
        <w:rPr>
          <w:rStyle w:val="2fb"/>
          <w:spacing w:val="2"/>
          <w:rtl/>
          <w:rPrChange w:id="13203" w:author="מנוע אמוראים" w:date="2026-10-05T16:40:54Z">
            <w:rPr>
              <w:spacing w:val="2"/>
              <w:rtl/>
            </w:rPr>
          </w:rPrChange>
        </w:rPr>
        <w:t xml:space="preserve">ור"מ</w:t>
      </w:r>
      <w:r>
        <w:rPr>
          <w:spacing w:val="2"/>
          <w:rtl/>
        </w:rPr>
        <w:t xml:space="preserve"> היא.</w:t>
      </w:r>
    </w:p>
    <w:p w14:paraId="5EA00AA4" w14:textId="77777777" w:rsidR="006C1503" w:rsidRDefault="006C1503" w:rsidP="008B2609">
      <w:pPr>
        <w:pStyle w:val="38"/>
        <w:framePr w:wrap="notBeside"/>
        <w:rPr>
          <w:rtl/>
        </w:rPr>
      </w:pPr>
      <w:r>
        <w:rPr>
          <w:rtl/>
        </w:rPr>
        <w:t>ואין לומר</w:t>
      </w:r>
    </w:p>
    <w:p w14:paraId="4C3D1A81" w14:textId="29625477" w:rsidR="0046556D" w:rsidRDefault="00EA5EDE" w:rsidP="00BD6C4F">
      <w:pPr>
        <w:rPr>
          <w:rtl/>
        </w:rPr>
      </w:pPr>
      <w:r>
        <w:rPr>
          <w:rStyle w:val="2fb"/>
          <w:rtl/>
          <w:rPrChange w:id="13204" w:author="מנוע אמוראים" w:date="2026-10-05T16:40:54Z">
            <w:rPr>
              <w:rtl/>
            </w:rPr>
          </w:rPrChange>
        </w:rPr>
        <w:t xml:space="preserve">דר"י</w:t>
      </w:r>
      <w:r>
        <w:rPr>
          <w:rtl/>
        </w:rPr>
        <w:t xml:space="preserve"> היא </w:t>
      </w:r>
      <w:r>
        <w:rPr>
          <w:rStyle w:val="2fb"/>
          <w:rtl/>
          <w:rPrChange w:id="13205" w:author="מנוע אמוראים" w:date="2026-10-05T16:40:54Z">
            <w:rPr>
              <w:rtl/>
            </w:rPr>
          </w:rPrChange>
        </w:rPr>
        <w:t xml:space="preserve">ולר"מ</w:t>
      </w:r>
      <w:r>
        <w:rPr>
          <w:rtl/>
        </w:rPr>
        <w:t xml:space="preserve"> אסור מדאורייתא, דתניא: מחטט אחריו ושמנו מותר, וחטיטה - </w:t>
      </w:r>
      <w:r>
        <w:rPr>
          <w:rStyle w:val="2fb"/>
          <w:rtl/>
          <w:rPrChange w:id="13206" w:author="מנוע אמוראים" w:date="2026-10-05T16:40:54Z">
            <w:rPr>
              <w:rtl/>
            </w:rPr>
          </w:rPrChange>
        </w:rPr>
        <w:t xml:space="preserve">ר"מ</w:t>
      </w:r>
      <w:r>
        <w:rPr>
          <w:rtl/>
        </w:rPr>
        <w:t xml:space="preserve"> היא.</w:t>
      </w:r>
    </w:p>
    <w:p w14:paraId="3C51C366" w14:textId="77777777" w:rsidR="00A323F4" w:rsidRDefault="00A323F4" w:rsidP="008B2609">
      <w:pPr>
        <w:pStyle w:val="38"/>
        <w:framePr w:wrap="notBeside"/>
        <w:rPr>
          <w:rtl/>
        </w:rPr>
      </w:pPr>
      <w:r>
        <w:rPr>
          <w:rtl/>
        </w:rPr>
        <w:t>ריבשב"מ מרב:</w:t>
      </w:r>
    </w:p>
    <w:p w14:paraId="1A2592DF" w14:textId="1377E476" w:rsidR="00811C81" w:rsidRPr="008B2609" w:rsidRDefault="00BD6C4F" w:rsidP="00BD6C4F">
      <w:pPr>
        <w:rPr>
          <w:rtl/>
        </w:rPr>
      </w:pPr>
      <w:r w:rsidRPr="00C63571">
        <w:rPr>
          <w:rtl/>
        </w:rPr>
        <w:t xml:space="preserve">לא אסרה תורה אלא קנוקנות </w:t>
      </w:r>
      <w:r w:rsidR="00FC6A32">
        <w:rPr>
          <w:rtl/>
        </w:rPr>
        <w:t xml:space="preserve">שבו, </w:t>
      </w:r>
      <w:r w:rsidR="00FC6A32" w:rsidRPr="008B2609">
        <w:rPr>
          <w:rStyle w:val="afffffe"/>
          <w:rtl/>
        </w:rPr>
        <w:t>הגידין הדקין הרכין</w:t>
      </w:r>
      <w:r w:rsidR="00BD7114" w:rsidRPr="002C18B1">
        <w:rPr>
          <w:rStyle w:val="afffffe"/>
          <w:rtl/>
        </w:rPr>
        <w:t xml:space="preserve"> שיש בהם טעם</w:t>
      </w:r>
      <w:r w:rsidR="00FC6A32">
        <w:rPr>
          <w:rtl/>
        </w:rPr>
        <w:t>.</w:t>
      </w:r>
    </w:p>
    <w:p w14:paraId="68D302CF" w14:textId="77777777" w:rsidR="00FC6A32" w:rsidRDefault="00FC6A32" w:rsidP="008B2609">
      <w:pPr>
        <w:pStyle w:val="38"/>
        <w:framePr w:wrap="notBeside"/>
        <w:rPr>
          <w:rtl/>
        </w:rPr>
      </w:pPr>
      <w:r>
        <w:rPr>
          <w:rtl/>
        </w:rPr>
        <w:t>עולא:</w:t>
      </w:r>
    </w:p>
    <w:p w14:paraId="1ADACAF0" w14:textId="7984360A" w:rsidR="0046556D" w:rsidRDefault="00BD6C4F" w:rsidP="00BD6C4F">
      <w:pPr>
        <w:rPr>
          <w:rtl/>
        </w:rPr>
      </w:pPr>
      <w:r w:rsidRPr="00C63571">
        <w:rPr>
          <w:rtl/>
        </w:rPr>
        <w:t>עץ הוא</w:t>
      </w:r>
      <w:r w:rsidR="00BD7114" w:rsidRPr="002C18B1">
        <w:rPr>
          <w:rStyle w:val="afffffe"/>
          <w:rtl/>
        </w:rPr>
        <w:t xml:space="preserve"> ואין בו טעם</w:t>
      </w:r>
      <w:r w:rsidRPr="00C63571">
        <w:rPr>
          <w:rtl/>
        </w:rPr>
        <w:t>, והתורה חייבה עליו.</w:t>
      </w:r>
    </w:p>
    <w:p w14:paraId="02AB5EA6" w14:textId="77777777" w:rsidR="00FC6A32" w:rsidRDefault="00FC6A32" w:rsidP="008B2609">
      <w:pPr>
        <w:pStyle w:val="38"/>
        <w:framePr w:wrap="notBeside"/>
        <w:rPr>
          <w:rtl/>
        </w:rPr>
      </w:pPr>
      <w:r>
        <w:rPr>
          <w:rtl/>
        </w:rPr>
        <w:t>אביי:</w:t>
      </w:r>
    </w:p>
    <w:p w14:paraId="56A80817" w14:textId="6DB5B480" w:rsidR="0046556D" w:rsidRDefault="00FC6A32" w:rsidP="00BD6C4F">
      <w:pPr>
        <w:rPr>
          <w:rtl/>
        </w:rPr>
      </w:pPr>
      <w:r>
        <w:rPr>
          <w:rtl/>
        </w:rPr>
        <w:t xml:space="preserve">מסתבר </w:t>
      </w:r>
      <w:r w:rsidRPr="008B2609">
        <w:rPr>
          <w:rStyle w:val="2fb"/>
          <w:rtl/>
        </w:rPr>
        <w:t>כעולא</w:t>
      </w:r>
      <w:r>
        <w:rPr>
          <w:rtl/>
        </w:rPr>
        <w:t xml:space="preserve">, </w:t>
      </w:r>
      <w:r>
        <w:rPr>
          <w:rStyle w:val="2fb"/>
          <w:rtl/>
          <w:rPrChange w:id="13207" w:author="מנוע אמוראים" w:date="2026-10-05T16:40:54Z">
            <w:rPr>
              <w:rtl/>
            </w:rPr>
          </w:rPrChange>
        </w:rPr>
        <w:t xml:space="preserve">דר"ש</w:t>
      </w:r>
      <w:r w:rsidR="00BD6C4F">
        <w:rPr>
          <w:rFonts w:hint="cs"/>
          <w:rtl/>
        </w:rPr>
        <w:t xml:space="preserve"> </w:t>
      </w:r>
      <w:r w:rsidR="00BD6C4F" w:rsidRPr="008B2609">
        <w:rPr>
          <w:rStyle w:val="2fb"/>
          <w:rFonts w:hint="cs"/>
          <w:rtl/>
        </w:rPr>
        <w:t>מ</w:t>
      </w:r>
      <w:r w:rsidR="00BD6C4F" w:rsidRPr="008B2609">
        <w:rPr>
          <w:rStyle w:val="2fb"/>
          <w:rtl/>
        </w:rPr>
        <w:t>ר</w:t>
      </w:r>
      <w:r w:rsidR="00BF1CF6" w:rsidRPr="008B2609">
        <w:rPr>
          <w:rStyle w:val="2fb"/>
          <w:rtl/>
        </w:rPr>
        <w:t>"</w:t>
      </w:r>
      <w:r w:rsidR="00BD6C4F" w:rsidRPr="008B2609">
        <w:rPr>
          <w:rStyle w:val="2fb"/>
          <w:rFonts w:hint="cs"/>
          <w:rtl/>
        </w:rPr>
        <w:t>א</w:t>
      </w:r>
      <w:r w:rsidR="00BD6C4F" w:rsidRPr="00C63571">
        <w:rPr>
          <w:rtl/>
        </w:rPr>
        <w:t>: חו</w:t>
      </w:r>
      <w:r w:rsidR="00BD6C4F">
        <w:rPr>
          <w:rtl/>
        </w:rPr>
        <w:t>טין שבחלב</w:t>
      </w:r>
      <w:r w:rsidR="00BD6C4F" w:rsidRPr="00C63571">
        <w:rPr>
          <w:rtl/>
        </w:rPr>
        <w:t xml:space="preserve"> אסורין, ואין חייבין עליהן, </w:t>
      </w:r>
    </w:p>
    <w:p w14:paraId="074B4F53" w14:textId="29F0B9E1" w:rsidR="0046556D" w:rsidRDefault="00E202BF" w:rsidP="00BD6C4F">
      <w:pPr>
        <w:rPr>
          <w:rtl/>
        </w:rPr>
      </w:pPr>
      <w:r>
        <w:rPr>
          <w:rtl/>
        </w:rPr>
        <w:t>דחלב אסרה תורה</w:t>
      </w:r>
      <w:r w:rsidR="00686E2B">
        <w:rPr>
          <w:rtl/>
        </w:rPr>
        <w:t xml:space="preserve"> ולא</w:t>
      </w:r>
      <w:r>
        <w:rPr>
          <w:rStyle w:val="afffff0"/>
          <w:rtl/>
        </w:rPr>
        <w:t xml:space="preserve"> </w:t>
      </w:r>
      <w:r w:rsidR="00686E2B">
        <w:rPr>
          <w:rStyle w:val="afffff0"/>
          <w:rtl/>
        </w:rPr>
        <w:t>חוטין</w:t>
      </w:r>
      <w:r w:rsidR="00BD6C4F" w:rsidRPr="00A71A5E">
        <w:rPr>
          <w:rStyle w:val="afffff0"/>
          <w:rtl/>
        </w:rPr>
        <w:t>,</w:t>
      </w:r>
      <w:r w:rsidR="00BD6C4F" w:rsidRPr="00C63571">
        <w:rPr>
          <w:rtl/>
        </w:rPr>
        <w:t xml:space="preserve"> </w:t>
      </w:r>
      <w:r w:rsidR="0041549C">
        <w:rPr>
          <w:rtl/>
        </w:rPr>
        <w:t>ה"נ גיד</w:t>
      </w:r>
      <w:r>
        <w:rPr>
          <w:rtl/>
        </w:rPr>
        <w:t xml:space="preserve"> </w:t>
      </w:r>
      <w:r w:rsidR="00BD6C4F" w:rsidRPr="00C63571">
        <w:rPr>
          <w:rtl/>
        </w:rPr>
        <w:t xml:space="preserve">  ולא קנוקנות.</w:t>
      </w:r>
    </w:p>
    <w:p w14:paraId="624E73C8" w14:textId="77777777" w:rsidR="0041549C" w:rsidRDefault="0041549C" w:rsidP="008B2609">
      <w:pPr>
        <w:pStyle w:val="38"/>
        <w:framePr w:wrap="notBeside"/>
        <w:rPr>
          <w:rtl/>
        </w:rPr>
      </w:pPr>
      <w:r>
        <w:rPr>
          <w:rtl/>
        </w:rPr>
        <w:t>ור"ש מר"א:</w:t>
      </w:r>
    </w:p>
    <w:p w14:paraId="70492E8D" w14:textId="091BA342" w:rsidR="0046556D" w:rsidRDefault="00BD6C4F" w:rsidP="00BD6C4F">
      <w:pPr>
        <w:rPr>
          <w:rtl/>
        </w:rPr>
      </w:pPr>
      <w:r>
        <w:rPr>
          <w:rtl/>
        </w:rPr>
        <w:t xml:space="preserve">חוטין שבחלב </w:t>
      </w:r>
      <w:r w:rsidRPr="00C63571">
        <w:rPr>
          <w:rtl/>
        </w:rPr>
        <w:t xml:space="preserve">אסורין, ואין חייבין עליהן, </w:t>
      </w:r>
      <w:r w:rsidR="0041549C">
        <w:rPr>
          <w:rtl/>
        </w:rPr>
        <w:t>ושבכוליא</w:t>
      </w:r>
      <w:r w:rsidRPr="00C63571">
        <w:rPr>
          <w:rtl/>
        </w:rPr>
        <w:t xml:space="preserve"> אסורין ואין חייבין עליהן.</w:t>
      </w:r>
    </w:p>
    <w:p w14:paraId="1C5195CF" w14:textId="77777777" w:rsidR="0041549C" w:rsidRPr="008B2609" w:rsidRDefault="0041549C" w:rsidP="008B2609">
      <w:pPr>
        <w:pStyle w:val="afffff8"/>
        <w:rPr>
          <w:color w:val="7B3F00"/>
          <w:rtl/>
        </w:rPr>
      </w:pPr>
      <w:r w:rsidRPr="008B2609">
        <w:rPr>
          <w:color w:val="7B3F00"/>
          <w:rtl/>
        </w:rPr>
        <w:t>לובן כוליא שבתוך החריץ</w:t>
      </w:r>
    </w:p>
    <w:p w14:paraId="428BBA0E" w14:textId="601A2028" w:rsidR="0046556D" w:rsidRDefault="0041549C" w:rsidP="00BD6C4F">
      <w:pPr>
        <w:rPr>
          <w:rtl/>
        </w:rPr>
      </w:pPr>
      <w:r w:rsidRPr="008B2609">
        <w:rPr>
          <w:rStyle w:val="2fb"/>
          <w:rtl/>
        </w:rPr>
        <w:t>רבי</w:t>
      </w:r>
      <w:r>
        <w:rPr>
          <w:rtl/>
        </w:rPr>
        <w:t xml:space="preserve"> </w:t>
      </w:r>
      <w:r w:rsidRPr="008B2609">
        <w:rPr>
          <w:rStyle w:val="2fb"/>
          <w:rtl/>
        </w:rPr>
        <w:t>ור"ח</w:t>
      </w:r>
      <w:r>
        <w:rPr>
          <w:rtl/>
        </w:rPr>
        <w:t xml:space="preserve">, חד אסר וחד התיר, </w:t>
      </w:r>
      <w:r w:rsidRPr="008B2609">
        <w:rPr>
          <w:rStyle w:val="2fb"/>
          <w:rtl/>
        </w:rPr>
        <w:t>רבה</w:t>
      </w:r>
      <w:r>
        <w:rPr>
          <w:rtl/>
        </w:rPr>
        <w:t xml:space="preserve"> </w:t>
      </w:r>
      <w:r w:rsidRPr="008B2609">
        <w:rPr>
          <w:rStyle w:val="2fb"/>
          <w:rtl/>
        </w:rPr>
        <w:t>ורי"ו</w:t>
      </w:r>
      <w:r>
        <w:rPr>
          <w:rtl/>
        </w:rPr>
        <w:t xml:space="preserve"> משרשים אחריו, </w:t>
      </w:r>
      <w:r w:rsidRPr="008B2609">
        <w:rPr>
          <w:rStyle w:val="2fb"/>
          <w:rtl/>
        </w:rPr>
        <w:t>רבי אסי</w:t>
      </w:r>
      <w:r>
        <w:rPr>
          <w:rtl/>
        </w:rPr>
        <w:t xml:space="preserve"> גומם אותו</w:t>
      </w:r>
      <w:r w:rsidR="00BD7114" w:rsidRPr="002C18B1">
        <w:rPr>
          <w:rStyle w:val="afffffe"/>
          <w:rtl/>
        </w:rPr>
        <w:t xml:space="preserve"> מבחוץ ואוכל שבפנים</w:t>
      </w:r>
      <w:r>
        <w:rPr>
          <w:rtl/>
        </w:rPr>
        <w:t>.</w:t>
      </w:r>
    </w:p>
    <w:p w14:paraId="056D750B" w14:textId="77777777" w:rsidR="00BD6C4F" w:rsidRDefault="00BD6C4F" w:rsidP="00F07436">
      <w:pPr>
        <w:pStyle w:val="afff3"/>
        <w:framePr w:wrap="around"/>
        <w:rPr>
          <w:rtl/>
        </w:rPr>
      </w:pPr>
      <w:r>
        <w:rPr>
          <w:rFonts w:hint="cs"/>
          <w:rtl/>
        </w:rPr>
        <w:t>צג.</w:t>
      </w:r>
    </w:p>
    <w:p w14:paraId="415213BD" w14:textId="77777777" w:rsidR="00DC3E80" w:rsidRDefault="00DC3E80" w:rsidP="008B2609">
      <w:pPr>
        <w:pStyle w:val="38"/>
        <w:framePr w:wrap="notBeside"/>
        <w:rPr>
          <w:rtl/>
        </w:rPr>
      </w:pPr>
      <w:r>
        <w:rPr>
          <w:rtl/>
        </w:rPr>
        <w:t>אביי:</w:t>
      </w:r>
    </w:p>
    <w:p w14:paraId="532FE530" w14:textId="0D884D36" w:rsidR="0046556D" w:rsidRDefault="00DC3E80" w:rsidP="00BD6C4F">
      <w:pPr>
        <w:rPr>
          <w:rtl/>
        </w:rPr>
      </w:pPr>
      <w:r>
        <w:rPr>
          <w:rtl/>
        </w:rPr>
        <w:t xml:space="preserve">מסתבר </w:t>
      </w:r>
      <w:r w:rsidRPr="008B2609">
        <w:rPr>
          <w:rStyle w:val="2fb"/>
          <w:rtl/>
        </w:rPr>
        <w:t>כרבי אסי</w:t>
      </w:r>
      <w:r>
        <w:rPr>
          <w:rtl/>
        </w:rPr>
        <w:t xml:space="preserve">, </w:t>
      </w:r>
      <w:r w:rsidRPr="008B2609">
        <w:rPr>
          <w:rStyle w:val="2fb"/>
          <w:rtl/>
        </w:rPr>
        <w:t>דר"א</w:t>
      </w:r>
      <w:r>
        <w:rPr>
          <w:rtl/>
        </w:rPr>
        <w:t xml:space="preserve"> </w:t>
      </w:r>
      <w:r w:rsidR="00ED35BA" w:rsidRPr="008B2609">
        <w:rPr>
          <w:rStyle w:val="2fb"/>
          <w:rtl/>
        </w:rPr>
        <w:t>מריא"ש</w:t>
      </w:r>
      <w:r w:rsidR="00ED35BA">
        <w:rPr>
          <w:rtl/>
        </w:rPr>
        <w:t>:</w:t>
      </w:r>
      <w:r w:rsidR="00BD6C4F" w:rsidRPr="00C63571">
        <w:rPr>
          <w:rtl/>
        </w:rPr>
        <w:t xml:space="preserve"> חלב שהבשר חופה אותו מותר, </w:t>
      </w:r>
      <w:r w:rsidR="00ED35BA">
        <w:rPr>
          <w:rtl/>
        </w:rPr>
        <w:t>ד</w:t>
      </w:r>
      <w:r w:rsidR="00BD6C4F" w:rsidRPr="00C63571">
        <w:rPr>
          <w:rtl/>
        </w:rPr>
        <w:t xml:space="preserve"> שעל הכסלים  ולא שבתוך </w:t>
      </w:r>
      <w:r w:rsidR="002F7D2D">
        <w:rPr>
          <w:rtl/>
        </w:rPr>
        <w:t>הכסלים,</w:t>
      </w:r>
    </w:p>
    <w:p w14:paraId="6F783322" w14:textId="3B2AA390" w:rsidR="0046556D" w:rsidRDefault="00BD6C4F" w:rsidP="00BD6C4F">
      <w:pPr>
        <w:rPr>
          <w:rtl/>
        </w:rPr>
      </w:pPr>
      <w:r>
        <w:rPr>
          <w:rFonts w:hint="cs"/>
          <w:rtl/>
        </w:rPr>
        <w:t>ה</w:t>
      </w:r>
      <w:r w:rsidR="00BF1CF6">
        <w:rPr>
          <w:rtl/>
        </w:rPr>
        <w:t>"</w:t>
      </w:r>
      <w:r>
        <w:rPr>
          <w:rFonts w:hint="cs"/>
          <w:rtl/>
        </w:rPr>
        <w:t>נ</w:t>
      </w:r>
      <w:r w:rsidRPr="00C63571">
        <w:rPr>
          <w:rtl/>
        </w:rPr>
        <w:t xml:space="preserve"> שעל הכליות  ולא שבתוך הכליות.</w:t>
      </w:r>
    </w:p>
    <w:p w14:paraId="02D56A8D" w14:textId="77777777" w:rsidR="00AE69BC" w:rsidRDefault="00AE69BC" w:rsidP="008B2609">
      <w:pPr>
        <w:pStyle w:val="38"/>
        <w:framePr w:wrap="notBeside"/>
        <w:rPr>
          <w:rtl/>
        </w:rPr>
      </w:pPr>
      <w:r>
        <w:rPr>
          <w:rtl/>
        </w:rPr>
        <w:t>ור"א מריא"ש:</w:t>
      </w:r>
    </w:p>
    <w:p w14:paraId="714E913D" w14:textId="4E192805" w:rsidR="0046556D" w:rsidRDefault="00BD6C4F" w:rsidP="00BD6C4F">
      <w:pPr>
        <w:rPr>
          <w:rtl/>
        </w:rPr>
      </w:pPr>
      <w:r w:rsidRPr="00C63571">
        <w:rPr>
          <w:rtl/>
        </w:rPr>
        <w:t xml:space="preserve">חלב שהבשר חופה אותו </w:t>
      </w:r>
      <w:r w:rsidR="00AE69BC">
        <w:rPr>
          <w:rtl/>
        </w:rPr>
        <w:t>מותר, והרי חלב שתחת המתנים אסור!</w:t>
      </w:r>
    </w:p>
    <w:p w14:paraId="6E26D4F5" w14:textId="0CDF6EA3" w:rsidR="0046556D" w:rsidRDefault="008E6DCE" w:rsidP="00C62948">
      <w:pPr>
        <w:pStyle w:val="affffb"/>
        <w:rPr>
          <w:rtl/>
        </w:rPr>
      </w:pPr>
      <w:r>
        <w:rPr>
          <w:rtl/>
        </w:rPr>
        <w:t>- אביי: בהמה בחייה נפרקת בהליכתה, והכסלים נמשכין למטה ומתגלה החלב.</w:t>
      </w:r>
    </w:p>
    <w:p w14:paraId="0E105B91" w14:textId="77777777" w:rsidR="000758A4" w:rsidRDefault="000758A4" w:rsidP="008B2609">
      <w:pPr>
        <w:pStyle w:val="38"/>
        <w:framePr w:wrap="notBeside"/>
        <w:rPr>
          <w:rtl/>
        </w:rPr>
      </w:pPr>
      <w:r>
        <w:rPr>
          <w:rtl/>
        </w:rPr>
        <w:t>רי"ו:</w:t>
      </w:r>
    </w:p>
    <w:p w14:paraId="62C4A853" w14:textId="70EA7C5B" w:rsidR="0046556D" w:rsidRDefault="00BD6C4F" w:rsidP="00BD6C4F">
      <w:pPr>
        <w:rPr>
          <w:rtl/>
        </w:rPr>
      </w:pPr>
      <w:r>
        <w:rPr>
          <w:rFonts w:hint="cs"/>
          <w:rtl/>
        </w:rPr>
        <w:t xml:space="preserve">אני לא טבח ולא בן טבח וזכורני שכך אמרו </w:t>
      </w:r>
      <w:r w:rsidR="000758A4">
        <w:rPr>
          <w:rtl/>
        </w:rPr>
        <w:t>בבימ"ד: בהמה בחייה נפרקת.</w:t>
      </w:r>
    </w:p>
    <w:p w14:paraId="29FC1935" w14:textId="77777777" w:rsidR="000758A4" w:rsidRDefault="000758A4" w:rsidP="008B2609">
      <w:pPr>
        <w:pStyle w:val="38"/>
        <w:framePr w:wrap="notBeside"/>
        <w:rPr>
          <w:rtl/>
        </w:rPr>
      </w:pPr>
      <w:r>
        <w:rPr>
          <w:rtl/>
        </w:rPr>
        <w:t>ר"א מריא"ש:</w:t>
      </w:r>
    </w:p>
    <w:p w14:paraId="2D7A5298" w14:textId="55F2E82D" w:rsidR="0046556D" w:rsidRDefault="00BD6C4F" w:rsidP="00BD6C4F">
      <w:pPr>
        <w:rPr>
          <w:rtl/>
        </w:rPr>
      </w:pPr>
      <w:r>
        <w:rPr>
          <w:rtl/>
        </w:rPr>
        <w:t xml:space="preserve">חלב שעל המסס ובית הכוסות </w:t>
      </w:r>
      <w:r w:rsidRPr="00C63571">
        <w:rPr>
          <w:rtl/>
        </w:rPr>
        <w:t>אסורין וענוש כרת, וזהו חלב שעל הקרב.</w:t>
      </w:r>
    </w:p>
    <w:p w14:paraId="7C16933F" w14:textId="77777777" w:rsidR="000758A4" w:rsidRDefault="000758A4" w:rsidP="008B2609">
      <w:pPr>
        <w:pStyle w:val="38"/>
        <w:framePr w:wrap="notBeside"/>
        <w:rPr>
          <w:rtl/>
        </w:rPr>
      </w:pPr>
      <w:r>
        <w:rPr>
          <w:rtl/>
        </w:rPr>
        <w:t>ור"א מריא"ש:</w:t>
      </w:r>
    </w:p>
    <w:p w14:paraId="48BF4DE9" w14:textId="274D88FB" w:rsidR="0046556D" w:rsidRDefault="005441DB" w:rsidP="00BD6C4F">
      <w:pPr>
        <w:rPr>
          <w:rtl/>
        </w:rPr>
      </w:pPr>
      <w:r>
        <w:rPr>
          <w:rtl/>
        </w:rPr>
        <w:t xml:space="preserve">חלב הקליבוסת, </w:t>
      </w:r>
      <w:r w:rsidRPr="008B2609">
        <w:rPr>
          <w:rStyle w:val="afffffe"/>
          <w:rtl/>
        </w:rPr>
        <w:t>עצם שעל חולית האליה,</w:t>
      </w:r>
      <w:r w:rsidR="00BD6C4F" w:rsidRPr="00C63571">
        <w:rPr>
          <w:rtl/>
        </w:rPr>
        <w:t xml:space="preserve"> אסור וענוש כרת, וזהו חלב שעל </w:t>
      </w:r>
      <w:r>
        <w:rPr>
          <w:rtl/>
        </w:rPr>
        <w:t>הכסלים.</w:t>
      </w:r>
    </w:p>
    <w:p w14:paraId="0C35B7B4" w14:textId="77777777" w:rsidR="006E2B19" w:rsidRDefault="006E2B19" w:rsidP="008B2609">
      <w:pPr>
        <w:pStyle w:val="38"/>
        <w:framePr w:wrap="notBeside"/>
        <w:rPr>
          <w:rtl/>
        </w:rPr>
      </w:pPr>
      <w:r>
        <w:rPr>
          <w:rtl/>
        </w:rPr>
        <w:t>ור"א מריא"ש:</w:t>
      </w:r>
    </w:p>
    <w:p w14:paraId="6E1CC26D" w14:textId="3094B9A9" w:rsidR="0046556D" w:rsidRDefault="005441DB" w:rsidP="00BD6C4F">
      <w:pPr>
        <w:rPr>
          <w:rtl/>
        </w:rPr>
      </w:pPr>
      <w:r>
        <w:rPr>
          <w:rtl/>
        </w:rPr>
        <w:t xml:space="preserve">חוטין שביד, </w:t>
      </w:r>
      <w:r w:rsidRPr="008B2609">
        <w:rPr>
          <w:rStyle w:val="afffffe"/>
          <w:rtl/>
        </w:rPr>
        <w:t>מן הכתף,</w:t>
      </w:r>
      <w:r w:rsidR="00BD6C4F" w:rsidRPr="00C63571">
        <w:rPr>
          <w:rtl/>
        </w:rPr>
        <w:t xml:space="preserve"> אסורין.</w:t>
      </w:r>
    </w:p>
    <w:p w14:paraId="2779B59A" w14:textId="77777777" w:rsidR="00D8067C" w:rsidRDefault="00D8067C" w:rsidP="008B2609">
      <w:pPr>
        <w:pStyle w:val="38"/>
        <w:framePr w:wrap="notBeside"/>
        <w:rPr>
          <w:rtl/>
        </w:rPr>
      </w:pPr>
      <w:r>
        <w:rPr>
          <w:rtl/>
        </w:rPr>
        <w:t>ר"ס:</w:t>
      </w:r>
    </w:p>
    <w:p w14:paraId="605BC72E" w14:textId="3F37F9C5" w:rsidR="0046556D" w:rsidRDefault="008E6DCE" w:rsidP="00BD6C4F">
      <w:pPr>
        <w:rPr>
          <w:rtl/>
        </w:rPr>
      </w:pPr>
      <w:r>
        <w:rPr>
          <w:rtl/>
        </w:rPr>
        <w:t>משה!</w:t>
      </w:r>
      <w:r w:rsidR="009B4253" w:rsidRPr="002C18B1">
        <w:rPr>
          <w:rStyle w:val="afffffe"/>
          <w:rtl/>
        </w:rPr>
        <w:t xml:space="preserve"> כינוי לת"ח</w:t>
      </w:r>
      <w:r>
        <w:rPr>
          <w:rtl/>
        </w:rPr>
        <w:t xml:space="preserve"> וכי אמרה תורה לא תאכל בשר?</w:t>
      </w:r>
      <w:r w:rsidR="009B4253" w:rsidRPr="002C18B1">
        <w:rPr>
          <w:rStyle w:val="afffffe"/>
          <w:rtl/>
        </w:rPr>
        <w:t xml:space="preserve"> שחוטין אלו בשר הם ולא חלב</w:t>
      </w:r>
    </w:p>
    <w:p w14:paraId="3340E186" w14:textId="77777777" w:rsidR="00D8067C" w:rsidRDefault="00D8067C" w:rsidP="008B2609">
      <w:pPr>
        <w:pStyle w:val="38"/>
        <w:framePr w:wrap="notBeside"/>
        <w:rPr>
          <w:rtl/>
        </w:rPr>
      </w:pPr>
      <w:r>
        <w:rPr>
          <w:rtl/>
        </w:rPr>
        <w:t>רבא:</w:t>
      </w:r>
    </w:p>
    <w:p w14:paraId="3BF52C04" w14:textId="2B8BE7C9" w:rsidR="0046556D" w:rsidRDefault="008E6DCE" w:rsidP="00BD6C4F">
      <w:pPr>
        <w:rPr>
          <w:rtl/>
        </w:rPr>
      </w:pPr>
      <w:r>
        <w:rPr>
          <w:rtl/>
        </w:rPr>
        <w:t>משה! וכי אמרה תורה אכול דם?</w:t>
      </w:r>
      <w:r w:rsidR="009B4253" w:rsidRPr="002C18B1">
        <w:rPr>
          <w:rStyle w:val="afffffe"/>
          <w:rtl/>
        </w:rPr>
        <w:t xml:space="preserve"> שאיסורם משום דם</w:t>
      </w:r>
      <w:r>
        <w:rPr>
          <w:rtl/>
        </w:rPr>
        <w:t xml:space="preserve"> אלא חתכו ומלחו - אפי' לקדירה מותר.</w:t>
      </w:r>
      <w:r w:rsidR="00BD6C4F" w:rsidRPr="00C63571">
        <w:rPr>
          <w:rtl/>
        </w:rPr>
        <w:t xml:space="preserve"> </w:t>
      </w:r>
    </w:p>
    <w:p w14:paraId="64BE3C00" w14:textId="77777777" w:rsidR="00D8067C" w:rsidRDefault="00D8067C" w:rsidP="008B2609">
      <w:pPr>
        <w:pStyle w:val="38"/>
        <w:framePr w:wrap="notBeside"/>
        <w:rPr>
          <w:rtl/>
        </w:rPr>
      </w:pPr>
      <w:r>
        <w:rPr>
          <w:rtl/>
        </w:rPr>
        <w:t>ריא"ש:</w:t>
      </w:r>
    </w:p>
    <w:p w14:paraId="47A67C68" w14:textId="2B580274" w:rsidR="0046556D" w:rsidRDefault="008E6DCE" w:rsidP="00BD6C4F">
      <w:pPr>
        <w:rPr>
          <w:rtl/>
        </w:rPr>
      </w:pPr>
      <w:r>
        <w:rPr>
          <w:rtl/>
        </w:rPr>
        <w:t>ראש הדקין היוצאין מן הקיבה, אמה, צריך גרירה, וזהו חלב שעל הדקין.</w:t>
      </w:r>
    </w:p>
    <w:p w14:paraId="7CF48AE9" w14:textId="77777777" w:rsidR="0069768E" w:rsidRDefault="0069768E" w:rsidP="008B2609">
      <w:pPr>
        <w:pStyle w:val="38"/>
        <w:framePr w:wrap="notBeside"/>
        <w:rPr>
          <w:rtl/>
        </w:rPr>
      </w:pPr>
      <w:r>
        <w:rPr>
          <w:rtl/>
        </w:rPr>
        <w:lastRenderedPageBreak/>
        <w:t>ור"י:</w:t>
      </w:r>
    </w:p>
    <w:p w14:paraId="58FF6B49" w14:textId="70417E56" w:rsidR="0046556D" w:rsidRDefault="008E6DCE" w:rsidP="00BD6C4F">
      <w:pPr>
        <w:rPr>
          <w:rtl/>
        </w:rPr>
      </w:pPr>
      <w:r>
        <w:rPr>
          <w:rtl/>
        </w:rPr>
        <w:t>חוטין שבעוקץ אסורין, ה' חוטין יש בכסלים, ג' מימין וב' משמאל, הג' מתפצלים לב' ב', והב' לג' ג'.</w:t>
      </w:r>
    </w:p>
    <w:p w14:paraId="75D0BFDA" w14:textId="77777777" w:rsidR="0069768E" w:rsidRDefault="0069768E" w:rsidP="008B2609">
      <w:pPr>
        <w:pStyle w:val="38"/>
        <w:framePr w:wrap="notBeside"/>
        <w:rPr>
          <w:rtl/>
        </w:rPr>
      </w:pPr>
      <w:r>
        <w:rPr>
          <w:rtl/>
        </w:rPr>
        <w:t>נפק"מ</w:t>
      </w:r>
    </w:p>
    <w:p w14:paraId="59C3B0A0" w14:textId="34C126BF" w:rsidR="0046556D" w:rsidRDefault="008E6DCE" w:rsidP="00BD6C4F">
      <w:pPr>
        <w:rPr>
          <w:rtl/>
        </w:rPr>
      </w:pPr>
      <w:r>
        <w:rPr>
          <w:rtl/>
        </w:rPr>
        <w:t>דאם שולפם כשחמים נשלפים כולם, ואם לא - צריך לחטט אחריהם לפי מניינם.</w:t>
      </w:r>
    </w:p>
    <w:p w14:paraId="6BAD81B7" w14:textId="77777777" w:rsidR="00FE5831" w:rsidRDefault="00FE5831" w:rsidP="008B2609">
      <w:pPr>
        <w:pStyle w:val="38"/>
        <w:framePr w:wrap="notBeside"/>
        <w:rPr>
          <w:rtl/>
        </w:rPr>
      </w:pPr>
      <w:r>
        <w:rPr>
          <w:rtl/>
        </w:rPr>
        <w:t>אביי מר"י:</w:t>
      </w:r>
    </w:p>
    <w:p w14:paraId="34CF9181" w14:textId="6A25A2FA" w:rsidR="0046556D" w:rsidRDefault="00FE5831" w:rsidP="00BD6C4F">
      <w:pPr>
        <w:rPr>
          <w:rtl/>
        </w:rPr>
      </w:pPr>
      <w:r>
        <w:rPr>
          <w:rtl/>
        </w:rPr>
        <w:t>ה' חוטין הם,</w:t>
      </w:r>
    </w:p>
    <w:p w14:paraId="1A0DCE11" w14:textId="2A9401DA" w:rsidR="0046556D" w:rsidRDefault="00957887" w:rsidP="00BD6C4F">
      <w:pPr>
        <w:rPr>
          <w:rtl/>
        </w:rPr>
      </w:pPr>
      <w:r>
        <w:rPr>
          <w:rtl/>
        </w:rPr>
        <w:t>ג' משום חלב וב' משום דם: של טחול, כסלים וכוליא - משום חלב, של יד ולחי - משום דם.</w:t>
      </w:r>
    </w:p>
    <w:p w14:paraId="6438808E" w14:textId="77777777" w:rsidR="00957887" w:rsidRDefault="00957887" w:rsidP="008B2609">
      <w:pPr>
        <w:pStyle w:val="38"/>
        <w:framePr w:wrap="notBeside"/>
        <w:rPr>
          <w:rtl/>
        </w:rPr>
      </w:pPr>
      <w:r>
        <w:rPr>
          <w:rtl/>
        </w:rPr>
        <w:t>ונפק"מ</w:t>
      </w:r>
    </w:p>
    <w:p w14:paraId="1EA7319A" w14:textId="46853D9D" w:rsidR="0046556D" w:rsidRDefault="00957887" w:rsidP="00BD6C4F">
      <w:pPr>
        <w:rPr>
          <w:rtl/>
        </w:rPr>
      </w:pPr>
      <w:r>
        <w:rPr>
          <w:rtl/>
        </w:rPr>
        <w:t>אלו שמשום דם - אם חתך ומלח מותר, ואלו שמשום חלב - אין להם תקנה.</w:t>
      </w:r>
    </w:p>
    <w:p w14:paraId="544A0C22" w14:textId="77777777" w:rsidR="00957887" w:rsidRDefault="00957887" w:rsidP="008B2609">
      <w:pPr>
        <w:pStyle w:val="38"/>
        <w:framePr w:wrap="notBeside"/>
        <w:rPr>
          <w:rtl/>
        </w:rPr>
      </w:pPr>
      <w:r>
        <w:rPr>
          <w:rtl/>
        </w:rPr>
        <w:t>ר"כ מר"י:</w:t>
      </w:r>
    </w:p>
    <w:p w14:paraId="0F26A91B" w14:textId="78B90308" w:rsidR="0046556D" w:rsidRDefault="00957887" w:rsidP="00BD6C4F">
      <w:pPr>
        <w:rPr>
          <w:rtl/>
        </w:rPr>
      </w:pPr>
      <w:r>
        <w:rPr>
          <w:rtl/>
        </w:rPr>
        <w:t>ה'</w:t>
      </w:r>
      <w:r w:rsidR="00BD6C4F" w:rsidRPr="00C63571">
        <w:rPr>
          <w:rtl/>
        </w:rPr>
        <w:t xml:space="preserve"> קר</w:t>
      </w:r>
      <w:r w:rsidR="00BD6C4F">
        <w:rPr>
          <w:rFonts w:hint="cs"/>
          <w:rtl/>
        </w:rPr>
        <w:t xml:space="preserve">ומים יש, ג' </w:t>
      </w:r>
      <w:r w:rsidR="00BD6C4F" w:rsidRPr="00C63571">
        <w:rPr>
          <w:rtl/>
        </w:rPr>
        <w:t xml:space="preserve">משום </w:t>
      </w:r>
      <w:r w:rsidR="00BD6C4F">
        <w:rPr>
          <w:rFonts w:hint="cs"/>
          <w:rtl/>
        </w:rPr>
        <w:t>חלב</w:t>
      </w:r>
      <w:r w:rsidR="00BD6C4F" w:rsidRPr="00C63571">
        <w:rPr>
          <w:rtl/>
        </w:rPr>
        <w:t>, ו</w:t>
      </w:r>
      <w:r w:rsidR="00BD6C4F">
        <w:rPr>
          <w:rFonts w:hint="cs"/>
          <w:rtl/>
        </w:rPr>
        <w:t>ב'</w:t>
      </w:r>
      <w:r w:rsidR="00BD6C4F">
        <w:rPr>
          <w:rtl/>
        </w:rPr>
        <w:t xml:space="preserve"> משום ד</w:t>
      </w:r>
      <w:r w:rsidR="00BD6C4F">
        <w:rPr>
          <w:rFonts w:hint="cs"/>
          <w:rtl/>
        </w:rPr>
        <w:t>ם</w:t>
      </w:r>
      <w:r w:rsidR="00BD6C4F" w:rsidRPr="00C63571">
        <w:rPr>
          <w:rtl/>
        </w:rPr>
        <w:t xml:space="preserve">, </w:t>
      </w:r>
    </w:p>
    <w:p w14:paraId="59322136" w14:textId="0533173A" w:rsidR="0046556D" w:rsidRDefault="00957887" w:rsidP="00BD6C4F">
      <w:pPr>
        <w:rPr>
          <w:rtl/>
        </w:rPr>
      </w:pPr>
      <w:r>
        <w:rPr>
          <w:rtl/>
        </w:rPr>
        <w:t>של טחול, כסלים וכוליא - משום חלב, של ביצים ומוח -</w:t>
      </w:r>
      <w:r w:rsidR="00BD6C4F" w:rsidRPr="00C63571">
        <w:rPr>
          <w:rtl/>
        </w:rPr>
        <w:t xml:space="preserve"> משום ד</w:t>
      </w:r>
      <w:r w:rsidR="00BD6C4F">
        <w:rPr>
          <w:rFonts w:hint="cs"/>
          <w:rtl/>
        </w:rPr>
        <w:t>ם</w:t>
      </w:r>
      <w:r w:rsidR="00BD6C4F" w:rsidRPr="00C63571">
        <w:rPr>
          <w:rtl/>
        </w:rPr>
        <w:t>.</w:t>
      </w:r>
    </w:p>
    <w:p w14:paraId="7C1DC58C" w14:textId="77777777" w:rsidR="00566176" w:rsidRPr="008B2609" w:rsidRDefault="00566176" w:rsidP="008B2609">
      <w:pPr>
        <w:pStyle w:val="afffff8"/>
        <w:rPr>
          <w:color w:val="7B3F00"/>
          <w:rtl/>
        </w:rPr>
      </w:pPr>
      <w:r w:rsidRPr="008B2609">
        <w:rPr>
          <w:color w:val="7B3F00"/>
          <w:rtl/>
        </w:rPr>
        <w:t>קרום הטחול - איסורו רק כנגד הדד</w:t>
      </w:r>
    </w:p>
    <w:p w14:paraId="3E5F5926" w14:textId="77777777" w:rsidR="00566176" w:rsidRDefault="00566176" w:rsidP="008B2609">
      <w:pPr>
        <w:pStyle w:val="38"/>
        <w:framePr w:wrap="notBeside"/>
        <w:rPr>
          <w:rtl/>
        </w:rPr>
      </w:pPr>
      <w:r>
        <w:rPr>
          <w:rtl/>
        </w:rPr>
        <w:t>מעשה</w:t>
      </w:r>
    </w:p>
    <w:p w14:paraId="7330FB7E" w14:textId="4FFE67F0" w:rsidR="0046556D" w:rsidRDefault="008E6DCE" w:rsidP="00BD6C4F">
      <w:pPr>
        <w:rPr>
          <w:rtl/>
        </w:rPr>
      </w:pPr>
      <w:r>
        <w:rPr>
          <w:rStyle w:val="2fb"/>
          <w:rtl/>
        </w:rPr>
        <w:t>ריב"א קלף טחול ללוי בן רהב"ח, וחתך רק מלמעלה, א"ל לוי: רד בו יותר. בא אביו ומצאו, א"ל: כך אמר אבי אמך מרב: לא אסרה תורה אלא שעל הדד בלבד, מקום עוביו.</w:t>
      </w:r>
    </w:p>
    <w:p w14:paraId="001314E4" w14:textId="77777777" w:rsidR="00151B7F" w:rsidRDefault="00151B7F" w:rsidP="008B2609">
      <w:pPr>
        <w:pStyle w:val="38"/>
        <w:framePr w:wrap="notBeside"/>
        <w:rPr>
          <w:rtl/>
        </w:rPr>
      </w:pPr>
      <w:r>
        <w:rPr>
          <w:rtl/>
        </w:rPr>
        <w:t>ויקשה</w:t>
      </w:r>
    </w:p>
    <w:p w14:paraId="392CF9AC" w14:textId="31F7366B" w:rsidR="0046556D" w:rsidRDefault="008E6DCE" w:rsidP="00BD6C4F">
      <w:pPr>
        <w:rPr>
          <w:rtl/>
        </w:rPr>
      </w:pPr>
      <w:r>
        <w:rPr>
          <w:rStyle w:val="2fb"/>
          <w:rtl/>
          <w:rPrChange w:id="13208" w:author="מנוע אמוראים" w:date="2026-10-05T16:40:54Z">
            <w:rPr>
              <w:rtl/>
            </w:rPr>
          </w:rPrChange>
        </w:rPr>
        <w:t xml:space="preserve">דרה"מ</w:t>
      </w:r>
      <w:r>
        <w:rPr>
          <w:rtl/>
        </w:rPr>
        <w:t xml:space="preserve"> תנא: קרום שעל הטחול אסור ואין חייבים עליו, ואי שעל הדד - למה אין חייבין? אלא של כולו!</w:t>
      </w:r>
    </w:p>
    <w:p w14:paraId="0D7320B7" w14:textId="1B395B25" w:rsidR="0046556D" w:rsidRDefault="00151B7F" w:rsidP="008B2609">
      <w:pPr>
        <w:pStyle w:val="affffb"/>
        <w:rPr>
          <w:rtl/>
        </w:rPr>
      </w:pPr>
      <w:r>
        <w:rPr>
          <w:rtl/>
        </w:rPr>
        <w:t>- אי תניא</w:t>
      </w:r>
      <w:r w:rsidR="00BD6C4F" w:rsidRPr="00C63571">
        <w:rPr>
          <w:rtl/>
        </w:rPr>
        <w:t xml:space="preserve"> תניא.</w:t>
      </w:r>
    </w:p>
    <w:p w14:paraId="666DDDAD" w14:textId="77777777" w:rsidR="005B1D8E" w:rsidRDefault="005B1D8E" w:rsidP="008B2609">
      <w:pPr>
        <w:pStyle w:val="38"/>
        <w:framePr w:wrap="notBeside"/>
        <w:rPr>
          <w:rtl/>
        </w:rPr>
      </w:pPr>
      <w:r>
        <w:rPr>
          <w:rtl/>
        </w:rPr>
        <w:t>ור"ה תנא:</w:t>
      </w:r>
    </w:p>
    <w:p w14:paraId="14BACF2B" w14:textId="7E74E8A9" w:rsidR="0046556D" w:rsidRDefault="00BD6C4F" w:rsidP="00BD6C4F">
      <w:pPr>
        <w:rPr>
          <w:rtl/>
        </w:rPr>
      </w:pPr>
      <w:r>
        <w:rPr>
          <w:rtl/>
        </w:rPr>
        <w:t xml:space="preserve">קרום שעל הטחול </w:t>
      </w:r>
      <w:r w:rsidRPr="00C63571">
        <w:rPr>
          <w:rtl/>
        </w:rPr>
        <w:t>אסור ואין ח</w:t>
      </w:r>
      <w:r>
        <w:rPr>
          <w:rtl/>
        </w:rPr>
        <w:t>ייבין עליו, קרום שע</w:t>
      </w:r>
      <w:r w:rsidR="00BF1CF6">
        <w:rPr>
          <w:rtl/>
        </w:rPr>
        <w:t>"</w:t>
      </w:r>
      <w:r>
        <w:rPr>
          <w:rFonts w:hint="cs"/>
          <w:rtl/>
        </w:rPr>
        <w:t>ג</w:t>
      </w:r>
      <w:r>
        <w:rPr>
          <w:rtl/>
        </w:rPr>
        <w:t xml:space="preserve"> כוליא</w:t>
      </w:r>
      <w:r w:rsidRPr="00C63571">
        <w:rPr>
          <w:rtl/>
        </w:rPr>
        <w:t xml:space="preserve"> אסור ואין חייבין עליו, </w:t>
      </w:r>
    </w:p>
    <w:p w14:paraId="361DB90E" w14:textId="77777777" w:rsidR="005B1D8E" w:rsidRDefault="005B1D8E" w:rsidP="008B2609">
      <w:pPr>
        <w:pStyle w:val="38"/>
        <w:framePr w:wrap="notBeside"/>
        <w:rPr>
          <w:rtl/>
        </w:rPr>
      </w:pPr>
      <w:r>
        <w:rPr>
          <w:rtl/>
        </w:rPr>
        <w:t>והך</w:t>
      </w:r>
    </w:p>
    <w:p w14:paraId="5DAA716C" w14:textId="1A134FC7" w:rsidR="0046556D" w:rsidRDefault="00BD6C4F" w:rsidP="00BD6C4F">
      <w:pPr>
        <w:rPr>
          <w:rtl/>
        </w:rPr>
      </w:pPr>
      <w:r>
        <w:rPr>
          <w:rFonts w:hint="cs"/>
          <w:rtl/>
        </w:rPr>
        <w:t>דטחול ד</w:t>
      </w:r>
      <w:r w:rsidRPr="00C63571">
        <w:rPr>
          <w:rtl/>
        </w:rPr>
        <w:t>חייבין עליו</w:t>
      </w:r>
      <w:r>
        <w:rPr>
          <w:rFonts w:hint="cs"/>
          <w:rtl/>
        </w:rPr>
        <w:t xml:space="preserve"> </w:t>
      </w:r>
      <w:r w:rsidR="005B1D8E">
        <w:rPr>
          <w:rtl/>
        </w:rPr>
        <w:t>- היינו כנגד הדד,</w:t>
      </w:r>
    </w:p>
    <w:p w14:paraId="6ECE1D0A" w14:textId="7D71554D" w:rsidR="0046556D" w:rsidRDefault="008E6DCE" w:rsidP="00BD6C4F">
      <w:pPr>
        <w:rPr>
          <w:rtl/>
        </w:rPr>
      </w:pPr>
      <w:r>
        <w:rPr>
          <w:rtl/>
        </w:rPr>
        <w:t>ובכוליא - בעליון שהוא חלב גמור חייבין, ובתחתון שהוא קרום אין חייבין.</w:t>
      </w:r>
    </w:p>
    <w:p w14:paraId="62B160B2" w14:textId="309E6F26" w:rsidR="0046556D" w:rsidRPr="008B2609" w:rsidRDefault="00013841" w:rsidP="008B2609">
      <w:pPr>
        <w:pStyle w:val="afffff8"/>
        <w:rPr>
          <w:color w:val="7B3F00"/>
          <w:rtl/>
        </w:rPr>
      </w:pPr>
      <w:r w:rsidRPr="008B2609">
        <w:rPr>
          <w:color w:val="7B3F00"/>
          <w:rtl/>
        </w:rPr>
        <w:t>ביצי זכר המעורים בגופו</w:t>
      </w:r>
    </w:p>
    <w:p w14:paraId="49D784C6" w14:textId="77777777" w:rsidR="00BD6C4F" w:rsidRPr="00B716C5" w:rsidRDefault="00BD6C4F" w:rsidP="00F07436">
      <w:pPr>
        <w:pStyle w:val="afff3"/>
        <w:framePr w:wrap="around"/>
        <w:rPr>
          <w:rtl/>
        </w:rPr>
      </w:pPr>
      <w:r>
        <w:rPr>
          <w:rFonts w:hint="cs"/>
          <w:rtl/>
        </w:rPr>
        <w:t>צג:</w:t>
      </w:r>
    </w:p>
    <w:p w14:paraId="6C0D8049" w14:textId="2D2DA3F9" w:rsidR="0046556D" w:rsidRDefault="00BD6C4F" w:rsidP="00BD6C4F">
      <w:pPr>
        <w:rPr>
          <w:rtl/>
        </w:rPr>
      </w:pPr>
      <w:r w:rsidRPr="008B2609">
        <w:rPr>
          <w:rStyle w:val="2fb"/>
          <w:rtl/>
        </w:rPr>
        <w:t>רב</w:t>
      </w:r>
      <w:r w:rsidRPr="00C63571">
        <w:rPr>
          <w:rtl/>
        </w:rPr>
        <w:t xml:space="preserve"> אמי </w:t>
      </w:r>
      <w:r w:rsidRPr="008B2609">
        <w:rPr>
          <w:rStyle w:val="2fb"/>
          <w:rtl/>
        </w:rPr>
        <w:t>ורב אסי</w:t>
      </w:r>
      <w:r w:rsidRPr="00C63571">
        <w:rPr>
          <w:rtl/>
        </w:rPr>
        <w:t xml:space="preserve">, </w:t>
      </w:r>
      <w:r w:rsidR="008E6DCE">
        <w:rPr>
          <w:rtl/>
        </w:rPr>
        <w:t>חד אסר: מתוך שאינן מבריאות אבר מן החי הן, וחד שרי: מתוך שאינן מסריחות חיות יש בהן.</w:t>
      </w:r>
    </w:p>
    <w:p w14:paraId="5CFF60FC" w14:textId="5264B733" w:rsidR="0046556D" w:rsidRDefault="008E6DCE" w:rsidP="00BD6C4F">
      <w:pPr>
        <w:rPr>
          <w:rtl/>
        </w:rPr>
      </w:pPr>
      <w:r>
        <w:rPr>
          <w:b/>
          <w:bCs/>
          <w:rtl/>
        </w:rPr>
        <w:t>והאוסר - אינן מסריחות משום שאין האויר שולט בהן, והמתיר - אינן מבריאות מחמת כחישות.</w:t>
      </w:r>
    </w:p>
    <w:p w14:paraId="56284837" w14:textId="77777777" w:rsidR="004522B4" w:rsidRDefault="004522B4" w:rsidP="008B2609">
      <w:pPr>
        <w:pStyle w:val="38"/>
        <w:framePr w:wrap="notBeside"/>
        <w:rPr>
          <w:rtl/>
        </w:rPr>
      </w:pPr>
      <w:r>
        <w:rPr>
          <w:rtl/>
        </w:rPr>
        <w:t>רי"ו לרשב"א:</w:t>
      </w:r>
    </w:p>
    <w:p w14:paraId="4C38961D" w14:textId="1F78B3B0" w:rsidR="0046556D" w:rsidRDefault="008E6DCE" w:rsidP="00BD6C4F">
      <w:pPr>
        <w:rPr>
          <w:rtl/>
        </w:rPr>
      </w:pPr>
      <w:r>
        <w:rPr>
          <w:rtl/>
        </w:rPr>
        <w:t xml:space="preserve">ביצים מעוכות מותרות, ואתה לא תאכל משום '</w:t>
      </w:r>
      <w:r>
        <w:rPr>
          <w:rStyle w:val="afffff0"/>
          <w:rtl/>
          <w:rPrChange w:id="9092" w:author="מנוע פסוקים" w:date="2026-10-05T16:37:55Z">
            <w:rPr>
              <w:rtl/>
            </w:rPr>
          </w:rPrChange>
        </w:rPr>
        <w:t xml:space="preserve">ואל תטוש תורת אמך</w:t>
      </w:r>
      <w:r>
        <w:rPr>
          <w:rtl/>
        </w:rPr>
        <w:t xml:space="preserve">'</w:t>
      </w:r>
      <w:r w:rsidR="009B4253" w:rsidRPr="002C18B1">
        <w:rPr>
          <w:rStyle w:val="afffffe"/>
          <w:rtl/>
        </w:rPr>
        <w:t xml:space="preserve"> מנהג בבל שנהגו בהן איסור</w:t>
      </w:r>
      <w:r>
        <w:rPr>
          <w:rtl/>
        </w:rPr>
        <w:t>.</w:t>
      </w:r>
    </w:p>
    <w:p w14:paraId="1B3A4961" w14:textId="77777777" w:rsidR="004522B4" w:rsidRDefault="004522B4" w:rsidP="008B2609">
      <w:pPr>
        <w:pStyle w:val="38"/>
        <w:framePr w:wrap="notBeside"/>
        <w:rPr>
          <w:rtl/>
        </w:rPr>
      </w:pPr>
      <w:r>
        <w:rPr>
          <w:rtl/>
        </w:rPr>
        <w:t>מר בר רב אשי:</w:t>
      </w:r>
    </w:p>
    <w:p w14:paraId="31E3A5F6" w14:textId="069197BA" w:rsidR="0046556D" w:rsidRDefault="004522B4" w:rsidP="00BD6C4F">
      <w:pPr>
        <w:rPr>
          <w:rtl/>
        </w:rPr>
      </w:pPr>
      <w:r>
        <w:rPr>
          <w:rtl/>
        </w:rPr>
        <w:t>ביצי הגדי משנולד עד ל' יום מותרות בלא קליפה,</w:t>
      </w:r>
    </w:p>
    <w:p w14:paraId="05629687" w14:textId="011026C6" w:rsidR="0046556D" w:rsidRDefault="00BD6C4F" w:rsidP="00BD6C4F">
      <w:pPr>
        <w:rPr>
          <w:rtl/>
        </w:rPr>
      </w:pPr>
      <w:r w:rsidRPr="00C63571">
        <w:rPr>
          <w:rtl/>
        </w:rPr>
        <w:t xml:space="preserve">מכאן ואילך, </w:t>
      </w:r>
      <w:r w:rsidR="004522B4">
        <w:rPr>
          <w:rtl/>
        </w:rPr>
        <w:t xml:space="preserve">אם הזריעו, </w:t>
      </w:r>
      <w:r w:rsidR="004522B4" w:rsidRPr="008B2609">
        <w:rPr>
          <w:rStyle w:val="afffffe"/>
          <w:rtl/>
        </w:rPr>
        <w:t>שיש בהן גידים אדומים</w:t>
      </w:r>
      <w:r w:rsidR="004522B4">
        <w:rPr>
          <w:rtl/>
        </w:rPr>
        <w:t xml:space="preserve"> - אסורות, ואם לא - מותרות.</w:t>
      </w:r>
    </w:p>
    <w:p w14:paraId="247FE3B5" w14:textId="77777777" w:rsidR="00D3125F" w:rsidRPr="008B2609" w:rsidRDefault="00D3125F" w:rsidP="008B2609">
      <w:pPr>
        <w:pStyle w:val="afffff8"/>
        <w:rPr>
          <w:color w:val="7B3F00"/>
          <w:rtl/>
        </w:rPr>
      </w:pPr>
      <w:r w:rsidRPr="008B2609">
        <w:rPr>
          <w:color w:val="7B3F00"/>
          <w:rtl/>
        </w:rPr>
        <w:t>בשר ביצים ומזרקי - הלכה כרב אחא לקולא</w:t>
      </w:r>
    </w:p>
    <w:p w14:paraId="32356973" w14:textId="4FB6711C" w:rsidR="0046556D" w:rsidRDefault="008E6DCE" w:rsidP="00BD6C4F">
      <w:pPr>
        <w:rPr>
          <w:rtl/>
        </w:rPr>
      </w:pPr>
      <w:r>
        <w:rPr>
          <w:b/>
          <w:bCs/>
          <w:rtl/>
          <w14:textOutline w14:w="3175" w14:cap="rnd" w14:cmpd="sng" w14:algn="ctr">
            <w14:solidFill>
              <w14:schemeClr w14:val="tx1"/>
            </w14:solidFill>
            <w14:prstDash w14:val="solid"/>
            <w14:bevel/>
          </w14:textOutline>
        </w:rPr>
        <w:t>בשר, ביצים ומזרקי, חלקו בהם רב אחא ורבינא.</w:t>
      </w:r>
    </w:p>
    <w:p w14:paraId="461B214A" w14:textId="545B3617" w:rsidR="0046556D" w:rsidRDefault="00BD7D6A" w:rsidP="00BD6C4F">
      <w:pPr>
        <w:rPr>
          <w:rtl/>
        </w:rPr>
      </w:pPr>
      <w:r>
        <w:rPr>
          <w:rtl/>
        </w:rPr>
        <w:t xml:space="preserve">ובכל התורה </w:t>
      </w:r>
      <w:r w:rsidRPr="008B2609">
        <w:rPr>
          <w:rStyle w:val="2fb"/>
          <w:rtl/>
        </w:rPr>
        <w:t>רבינא</w:t>
      </w:r>
      <w:r>
        <w:rPr>
          <w:rtl/>
        </w:rPr>
        <w:t xml:space="preserve"> לקולא </w:t>
      </w:r>
      <w:r w:rsidRPr="008B2609">
        <w:rPr>
          <w:rStyle w:val="2fb"/>
          <w:rtl/>
        </w:rPr>
        <w:t>ורב אחא</w:t>
      </w:r>
      <w:r>
        <w:rPr>
          <w:rtl/>
        </w:rPr>
        <w:t xml:space="preserve"> לחומרא, והלכתא </w:t>
      </w:r>
      <w:r w:rsidRPr="008B2609">
        <w:rPr>
          <w:rStyle w:val="2fb"/>
          <w:rtl/>
        </w:rPr>
        <w:t>כרבינא</w:t>
      </w:r>
      <w:r>
        <w:rPr>
          <w:rtl/>
        </w:rPr>
        <w:t>,</w:t>
      </w:r>
    </w:p>
    <w:p w14:paraId="19D8FCC9" w14:textId="7496299C" w:rsidR="0046556D" w:rsidRDefault="00BD7D6A" w:rsidP="00BD6C4F">
      <w:pPr>
        <w:rPr>
          <w:rtl/>
        </w:rPr>
      </w:pPr>
      <w:r>
        <w:rPr>
          <w:rtl/>
        </w:rPr>
        <w:t xml:space="preserve">חוץ מג' אלו </w:t>
      </w:r>
      <w:r w:rsidRPr="008B2609">
        <w:rPr>
          <w:rStyle w:val="2fb"/>
          <w:rtl/>
        </w:rPr>
        <w:t>שרב</w:t>
      </w:r>
      <w:r>
        <w:rPr>
          <w:rtl/>
        </w:rPr>
        <w:t xml:space="preserve"> אחא לקולא </w:t>
      </w:r>
      <w:r w:rsidRPr="008B2609">
        <w:rPr>
          <w:rStyle w:val="2fb"/>
          <w:rtl/>
        </w:rPr>
        <w:t>ורבינא</w:t>
      </w:r>
      <w:r>
        <w:rPr>
          <w:rtl/>
        </w:rPr>
        <w:t xml:space="preserve"> לחומרא, והלכתא </w:t>
      </w:r>
      <w:r w:rsidRPr="008B2609">
        <w:rPr>
          <w:rStyle w:val="2fb"/>
          <w:rtl/>
        </w:rPr>
        <w:t>כרב אחא</w:t>
      </w:r>
      <w:r>
        <w:rPr>
          <w:rtl/>
        </w:rPr>
        <w:t>.</w:t>
      </w:r>
    </w:p>
    <w:p w14:paraId="346669E3" w14:textId="4CC1C27B" w:rsidR="0046556D" w:rsidRPr="008B2609" w:rsidRDefault="004F114A" w:rsidP="008B2609">
      <w:pPr>
        <w:pStyle w:val="afffff8"/>
        <w:rPr>
          <w:color w:val="7B3F00"/>
          <w:rtl/>
        </w:rPr>
      </w:pPr>
      <w:r w:rsidRPr="008B2609">
        <w:rPr>
          <w:color w:val="7B3F00"/>
          <w:rtl/>
        </w:rPr>
        <w:t>אומצא שהאדימה</w:t>
      </w:r>
    </w:p>
    <w:p w14:paraId="57F8EC26" w14:textId="5352C9D1" w:rsidR="0046556D" w:rsidRDefault="00BD6C4F" w:rsidP="00BD6C4F">
      <w:pPr>
        <w:rPr>
          <w:rtl/>
        </w:rPr>
      </w:pPr>
      <w:r w:rsidRPr="00C63571">
        <w:rPr>
          <w:rtl/>
        </w:rPr>
        <w:t xml:space="preserve">חתכה ומלחה - </w:t>
      </w:r>
      <w:r w:rsidR="00DD5CF9">
        <w:rPr>
          <w:rtl/>
        </w:rPr>
        <w:t>אפי'</w:t>
      </w:r>
      <w:r w:rsidRPr="00C63571">
        <w:rPr>
          <w:rtl/>
        </w:rPr>
        <w:t xml:space="preserve"> </w:t>
      </w:r>
      <w:r w:rsidR="00000576">
        <w:rPr>
          <w:rtl/>
        </w:rPr>
        <w:t>לקדרה מותר,</w:t>
      </w:r>
      <w:r w:rsidRPr="00C63571">
        <w:rPr>
          <w:rtl/>
        </w:rPr>
        <w:t xml:space="preserve">  </w:t>
      </w:r>
      <w:r w:rsidR="00000576">
        <w:rPr>
          <w:rtl/>
        </w:rPr>
        <w:t>תלאה</w:t>
      </w:r>
      <w:r w:rsidRPr="00C63571">
        <w:rPr>
          <w:rtl/>
        </w:rPr>
        <w:t xml:space="preserve"> בשפוד </w:t>
      </w:r>
      <w:r w:rsidR="00000576">
        <w:rPr>
          <w:rtl/>
        </w:rPr>
        <w:t>בלא חתיכה</w:t>
      </w:r>
      <w:r w:rsidR="009B4253" w:rsidRPr="002C18B1">
        <w:rPr>
          <w:rStyle w:val="afffffe"/>
          <w:rtl/>
        </w:rPr>
        <w:t xml:space="preserve"> בתנור</w:t>
      </w:r>
      <w:r w:rsidR="00000576">
        <w:rPr>
          <w:rtl/>
        </w:rPr>
        <w:t xml:space="preserve"> - נוטף דמה ומותר,</w:t>
      </w:r>
    </w:p>
    <w:p w14:paraId="038860F9" w14:textId="0D07EF00" w:rsidR="0046556D" w:rsidRDefault="008E6DCE" w:rsidP="00BD6C4F">
      <w:pPr>
        <w:rPr>
          <w:rtl/>
        </w:rPr>
      </w:pPr>
      <w:r>
        <w:rPr>
          <w:rtl/>
        </w:rPr>
        <w:t>על גחלים - חלקו רב אחא ורבינא אם הגחלים שואבות הדם או מצמיתות אותו, וכן ביצים ומזרקי.</w:t>
      </w:r>
    </w:p>
    <w:p w14:paraId="7ECC6D77" w14:textId="1B91CE35" w:rsidR="0046556D" w:rsidRPr="008B2609" w:rsidRDefault="007A2FA6" w:rsidP="008B2609">
      <w:pPr>
        <w:pStyle w:val="afffff8"/>
        <w:rPr>
          <w:color w:val="7B3F00"/>
          <w:rtl/>
        </w:rPr>
      </w:pPr>
      <w:r w:rsidRPr="008B2609">
        <w:rPr>
          <w:color w:val="7B3F00"/>
          <w:rtl/>
        </w:rPr>
        <w:t>ראש כבש על הגחלים</w:t>
      </w:r>
    </w:p>
    <w:p w14:paraId="03906E5D" w14:textId="046898E9" w:rsidR="0046556D" w:rsidRDefault="008E6DCE" w:rsidP="00BD6C4F">
      <w:pPr>
        <w:rPr>
          <w:rtl/>
        </w:rPr>
      </w:pPr>
      <w:r>
        <w:rPr>
          <w:rtl/>
        </w:rPr>
        <w:t>הושיבו על בית השחיטה - נוטף הדם ומותר, על צדדיו - נקרש הדם בתוכו ואסור, על נחיריו - אם נעץ בהם דבר מותר, ואם לא אסור.</w:t>
      </w:r>
    </w:p>
    <w:p w14:paraId="6D4FA76A" w14:textId="77777777" w:rsidR="007A2FA6" w:rsidRDefault="007A2FA6" w:rsidP="008B2609">
      <w:pPr>
        <w:pStyle w:val="38"/>
        <w:framePr w:wrap="notBeside"/>
        <w:rPr>
          <w:rtl/>
        </w:rPr>
      </w:pPr>
      <w:r>
        <w:rPr>
          <w:rtl/>
        </w:rPr>
        <w:t>ריא"ש:</w:t>
      </w:r>
    </w:p>
    <w:p w14:paraId="56E68A46" w14:textId="039C7050" w:rsidR="0046556D" w:rsidRDefault="00BD6C4F" w:rsidP="00BD6C4F">
      <w:pPr>
        <w:rPr>
          <w:rtl/>
        </w:rPr>
      </w:pPr>
      <w:r w:rsidRPr="00C63571">
        <w:rPr>
          <w:rtl/>
        </w:rPr>
        <w:t>ש</w:t>
      </w:r>
      <w:r>
        <w:rPr>
          <w:rtl/>
        </w:rPr>
        <w:t xml:space="preserve">ני גידין הן, הפנימי סמוך לעצם </w:t>
      </w:r>
      <w:r w:rsidRPr="00C63571">
        <w:rPr>
          <w:rtl/>
        </w:rPr>
        <w:t xml:space="preserve">אסור </w:t>
      </w:r>
      <w:r>
        <w:rPr>
          <w:rtl/>
        </w:rPr>
        <w:t>וחייבין עליו,</w:t>
      </w:r>
      <w:r>
        <w:rPr>
          <w:rFonts w:hint="cs"/>
          <w:rtl/>
        </w:rPr>
        <w:t xml:space="preserve">  </w:t>
      </w:r>
      <w:r>
        <w:rPr>
          <w:rtl/>
        </w:rPr>
        <w:t xml:space="preserve">חיצון סמוך לבשר </w:t>
      </w:r>
      <w:r w:rsidRPr="00C63571">
        <w:rPr>
          <w:rtl/>
        </w:rPr>
        <w:t>אסור ואין חייבין עליו.</w:t>
      </w:r>
    </w:p>
    <w:p w14:paraId="65538AE0" w14:textId="2A153ACF" w:rsidR="0046556D" w:rsidRDefault="007A2FA6" w:rsidP="00BD6C4F">
      <w:pPr>
        <w:rPr>
          <w:rtl/>
        </w:rPr>
      </w:pPr>
      <w:r>
        <w:rPr>
          <w:rtl/>
        </w:rPr>
        <w:t xml:space="preserve">והפנימי הסמוך לבשר - </w:t>
      </w:r>
      <w:r w:rsidRPr="008B2609">
        <w:rPr>
          <w:rStyle w:val="2fb"/>
          <w:rtl/>
        </w:rPr>
        <w:t>ר"א</w:t>
      </w:r>
      <w:r>
        <w:rPr>
          <w:rtl/>
        </w:rPr>
        <w:t xml:space="preserve"> </w:t>
      </w:r>
      <w:r w:rsidRPr="008B2609">
        <w:rPr>
          <w:rStyle w:val="2fb"/>
          <w:rtl/>
        </w:rPr>
        <w:t>מר"כ</w:t>
      </w:r>
      <w:r>
        <w:rPr>
          <w:rtl/>
        </w:rPr>
        <w:t>: חודר לבפנים.</w:t>
      </w:r>
      <w:r w:rsidR="009B4253" w:rsidRPr="002C18B1">
        <w:rPr>
          <w:rStyle w:val="afffffe"/>
          <w:rtl/>
        </w:rPr>
        <w:t xml:space="preserve"> ושם קרוי סמוך לבשר</w:t>
      </w:r>
    </w:p>
    <w:p w14:paraId="51039F59" w14:textId="0ECA5411" w:rsidR="0046556D" w:rsidRDefault="0066212D" w:rsidP="00BD6C4F">
      <w:pPr>
        <w:rPr>
          <w:rtl/>
        </w:rPr>
      </w:pPr>
      <w:r>
        <w:rPr>
          <w:rtl/>
        </w:rPr>
        <w:lastRenderedPageBreak/>
        <w:t>והחיצון</w:t>
      </w:r>
      <w:r w:rsidR="00BD6C4F" w:rsidRPr="00C63571">
        <w:rPr>
          <w:rtl/>
        </w:rPr>
        <w:t xml:space="preserve"> הסמוך </w:t>
      </w:r>
      <w:r w:rsidR="00400C04">
        <w:rPr>
          <w:rtl/>
        </w:rPr>
        <w:t>לעצם -</w:t>
      </w:r>
      <w:r w:rsidR="00BD6C4F">
        <w:rPr>
          <w:rFonts w:hint="cs"/>
          <w:rtl/>
        </w:rPr>
        <w:t xml:space="preserve">  </w:t>
      </w:r>
      <w:r w:rsidR="00180BBE" w:rsidRPr="008B2609">
        <w:rPr>
          <w:rStyle w:val="2fb"/>
          <w:rtl/>
        </w:rPr>
        <w:t>ר"י</w:t>
      </w:r>
      <w:r w:rsidR="00180BBE">
        <w:rPr>
          <w:rtl/>
        </w:rPr>
        <w:t>: במקום</w:t>
      </w:r>
      <w:r w:rsidR="00BD6C4F" w:rsidRPr="00C63571">
        <w:rPr>
          <w:rtl/>
        </w:rPr>
        <w:t xml:space="preserve"> </w:t>
      </w:r>
      <w:r w:rsidR="00180BBE">
        <w:rPr>
          <w:rtl/>
        </w:rPr>
        <w:t>שהטבחים פורעים.</w:t>
      </w:r>
    </w:p>
    <w:p w14:paraId="41EC6FD2" w14:textId="77777777" w:rsidR="00F77B4A" w:rsidRPr="008B2609" w:rsidRDefault="00F77B4A" w:rsidP="008B2609">
      <w:pPr>
        <w:pStyle w:val="afffff8"/>
        <w:rPr>
          <w:color w:val="7B3F00"/>
          <w:rtl/>
        </w:rPr>
      </w:pPr>
      <w:r w:rsidRPr="008B2609">
        <w:rPr>
          <w:color w:val="7B3F00"/>
          <w:rtl/>
        </w:rPr>
        <w:t>טבח שנמצא חלב אחריו</w:t>
      </w:r>
    </w:p>
    <w:p w14:paraId="1304E95C" w14:textId="6013067F" w:rsidR="0046556D" w:rsidRDefault="009B4253" w:rsidP="00BD6C4F">
      <w:pPr>
        <w:rPr>
          <w:rtl/>
        </w:rPr>
      </w:pPr>
      <w:r>
        <w:rPr>
          <w:rStyle w:val="2fb"/>
          <w:rtl/>
        </w:rPr>
        <w:t>ר"י: בכשעורה, רי"ו: בכזית.</w:t>
      </w:r>
    </w:p>
    <w:p w14:paraId="242EDB21" w14:textId="77777777" w:rsidR="00F77B4A" w:rsidRDefault="00F77B4A" w:rsidP="008B2609">
      <w:pPr>
        <w:pStyle w:val="38"/>
        <w:framePr w:wrap="notBeside"/>
        <w:rPr>
          <w:rtl/>
        </w:rPr>
      </w:pPr>
      <w:r>
        <w:rPr>
          <w:rtl/>
        </w:rPr>
        <w:t>ר"פ:</w:t>
      </w:r>
    </w:p>
    <w:p w14:paraId="3E792199" w14:textId="0B7DCF8D" w:rsidR="0046556D" w:rsidRDefault="00BD6C4F" w:rsidP="00BD6C4F">
      <w:pPr>
        <w:ind w:firstLine="113"/>
        <w:rPr>
          <w:rtl/>
        </w:rPr>
      </w:pPr>
      <w:r w:rsidRPr="00C63571">
        <w:rPr>
          <w:rtl/>
        </w:rPr>
        <w:t xml:space="preserve">ולא </w:t>
      </w:r>
      <w:r w:rsidR="006C4685">
        <w:rPr>
          <w:rtl/>
        </w:rPr>
        <w:t>חלקו</w:t>
      </w:r>
      <w:r w:rsidRPr="00C63571">
        <w:rPr>
          <w:rtl/>
        </w:rPr>
        <w:t xml:space="preserve">, כאן </w:t>
      </w:r>
      <w:r w:rsidR="00F77B4A">
        <w:rPr>
          <w:rtl/>
        </w:rPr>
        <w:t>להלקותו וכאן לעברו.</w:t>
      </w:r>
      <w:r w:rsidR="009B4253" w:rsidRPr="002C18B1">
        <w:rPr>
          <w:rStyle w:val="afffffe"/>
          <w:rtl/>
        </w:rPr>
        <w:t xml:space="preserve"> מאומנותו</w:t>
      </w:r>
    </w:p>
    <w:p w14:paraId="4607B8FC" w14:textId="77777777" w:rsidR="00F77B4A" w:rsidRDefault="00F77B4A" w:rsidP="008B2609">
      <w:pPr>
        <w:pStyle w:val="38"/>
        <w:framePr w:wrap="notBeside"/>
        <w:rPr>
          <w:rtl/>
        </w:rPr>
      </w:pPr>
      <w:r>
        <w:rPr>
          <w:rtl/>
        </w:rPr>
        <w:t>מ"ז:</w:t>
      </w:r>
    </w:p>
    <w:p w14:paraId="480AC6BE" w14:textId="0D6FBCA7" w:rsidR="0046556D" w:rsidRDefault="00BD6C4F" w:rsidP="00BD6C4F">
      <w:pPr>
        <w:ind w:firstLine="113"/>
        <w:rPr>
          <w:rtl/>
        </w:rPr>
      </w:pPr>
      <w:r>
        <w:rPr>
          <w:rtl/>
        </w:rPr>
        <w:t xml:space="preserve">כשעורה במקום אחד, כזית </w:t>
      </w:r>
      <w:r w:rsidR="00DD5CF9">
        <w:rPr>
          <w:rtl/>
        </w:rPr>
        <w:t>אפי'</w:t>
      </w:r>
      <w:r w:rsidRPr="00C63571">
        <w:rPr>
          <w:rtl/>
        </w:rPr>
        <w:t xml:space="preserve"> בב' ובג' מקומות.</w:t>
      </w:r>
    </w:p>
    <w:p w14:paraId="65AA81F1" w14:textId="77777777" w:rsidR="00F77B4A" w:rsidRDefault="00F77B4A" w:rsidP="008B2609">
      <w:pPr>
        <w:pStyle w:val="38"/>
        <w:framePr w:wrap="notBeside"/>
        <w:rPr>
          <w:rtl/>
        </w:rPr>
      </w:pPr>
      <w:r>
        <w:rPr>
          <w:rtl/>
        </w:rPr>
        <w:t>והלכתא:</w:t>
      </w:r>
    </w:p>
    <w:p w14:paraId="607750E5" w14:textId="12A50A0B" w:rsidR="0046556D" w:rsidRDefault="00BD6C4F" w:rsidP="00BD6C4F">
      <w:pPr>
        <w:ind w:firstLine="113"/>
        <w:rPr>
          <w:b/>
          <w:bCs/>
          <w:rtl/>
          <w14:textOutline w14:w="3175" w14:cap="rnd" w14:cmpd="sng" w14:algn="ctr">
            <w14:solidFill>
              <w14:schemeClr w14:val="tx1"/>
            </w14:solidFill>
            <w14:prstDash w14:val="solid"/>
            <w14:bevel/>
          </w14:textOutline>
        </w:rPr>
      </w:pPr>
      <w:r w:rsidRPr="00021B65">
        <w:rPr>
          <w:b/>
          <w:bCs/>
          <w:rtl/>
          <w14:textOutline w14:w="3175" w14:cap="rnd" w14:cmpd="sng" w14:algn="ctr">
            <w14:solidFill>
              <w14:schemeClr w14:val="tx1"/>
            </w14:solidFill>
            <w14:prstDash w14:val="solid"/>
            <w14:bevel/>
          </w14:textOutline>
        </w:rPr>
        <w:t>להלקותו - בכזית, לעברו</w:t>
      </w:r>
      <w:r w:rsidR="00F77B4A">
        <w:rPr>
          <w:b/>
          <w:bCs/>
          <w:rtl/>
          <w14:textOutline w14:w="3175" w14:cap="rnd" w14:cmpd="sng" w14:algn="ctr">
            <w14:solidFill>
              <w14:schemeClr w14:val="tx1"/>
            </w14:solidFill>
            <w14:prstDash w14:val="solid"/>
            <w14:bevel/>
          </w14:textOutline>
        </w:rPr>
        <w:t xml:space="preserve"> -</w:t>
      </w:r>
      <w:r w:rsidRPr="00021B65">
        <w:rPr>
          <w:b/>
          <w:bCs/>
          <w:rtl/>
          <w14:textOutline w14:w="3175" w14:cap="rnd" w14:cmpd="sng" w14:algn="ctr">
            <w14:solidFill>
              <w14:schemeClr w14:val="tx1"/>
            </w14:solidFill>
            <w14:prstDash w14:val="solid"/>
            <w14:bevel/>
          </w14:textOutline>
        </w:rPr>
        <w:t xml:space="preserve"> בכשעורה.</w:t>
      </w:r>
    </w:p>
    <w:p w14:paraId="03192800" w14:textId="405EB9E4" w:rsidR="00BD6C4F" w:rsidRPr="00C63571" w:rsidRDefault="00BD6C4F" w:rsidP="00BD6C4F">
      <w:pPr>
        <w:pStyle w:val="affff1"/>
        <w:rPr>
          <w:rtl/>
        </w:rPr>
      </w:pPr>
      <w:ins w:id="9889" w:author="מספור קטעי משנה" w:date="2026-10-06T06:45:19Z">
        <w:r>
          <w:rPr>
            <w:rStyle w:val="MisparKeta"/>
          </w:rPr>
          <w:t xml:space="preserve">ו. </w:t>
        </w:r>
      </w:ins>
      <w:r w:rsidRPr="00C63571">
        <w:rPr>
          <w:rtl/>
        </w:rPr>
        <w:t xml:space="preserve">אין הטבחין </w:t>
      </w:r>
      <w:r w:rsidR="00180BBE">
        <w:rPr>
          <w:rtl/>
        </w:rPr>
        <w:t>נאמנין.</w:t>
      </w:r>
    </w:p>
    <w:p w14:paraId="70A5BAD5" w14:textId="77777777" w:rsidR="00180BBE" w:rsidRDefault="00180BBE" w:rsidP="008B2609">
      <w:pPr>
        <w:pStyle w:val="38"/>
        <w:framePr w:wrap="notBeside"/>
        <w:rPr>
          <w:rtl/>
        </w:rPr>
      </w:pPr>
      <w:r>
        <w:rPr>
          <w:rtl/>
        </w:rPr>
        <w:t>רחב"א מרי"ו:</w:t>
      </w:r>
    </w:p>
    <w:p w14:paraId="7720334E" w14:textId="0674F761" w:rsidR="0046556D" w:rsidRDefault="00BD6C4F" w:rsidP="00BD6C4F">
      <w:pPr>
        <w:rPr>
          <w:rtl/>
        </w:rPr>
      </w:pPr>
      <w:r w:rsidRPr="00C63571">
        <w:rPr>
          <w:rtl/>
        </w:rPr>
        <w:t>חזרו לומר נאמנין.</w:t>
      </w:r>
    </w:p>
    <w:p w14:paraId="12A75D7F" w14:textId="77777777" w:rsidR="0063258C" w:rsidRDefault="0063258C" w:rsidP="008B2609">
      <w:pPr>
        <w:pStyle w:val="38"/>
        <w:framePr w:wrap="notBeside"/>
        <w:rPr>
          <w:rtl/>
        </w:rPr>
      </w:pPr>
      <w:r>
        <w:rPr>
          <w:rtl/>
        </w:rPr>
        <w:t>ר"נ:</w:t>
      </w:r>
    </w:p>
    <w:p w14:paraId="295D3718" w14:textId="748FF81C" w:rsidR="0046556D" w:rsidRDefault="0063258C" w:rsidP="00BD6C4F">
      <w:pPr>
        <w:rPr>
          <w:rtl/>
        </w:rPr>
      </w:pPr>
      <w:r>
        <w:rPr>
          <w:rtl/>
        </w:rPr>
        <w:t xml:space="preserve">וכי הוכשרו הדורות? – מתחילה סברו </w:t>
      </w:r>
      <w:r w:rsidRPr="008B2609">
        <w:rPr>
          <w:rStyle w:val="2fb"/>
          <w:rtl/>
        </w:rPr>
        <w:t>כר"מ</w:t>
      </w:r>
      <w:r>
        <w:rPr>
          <w:rtl/>
        </w:rPr>
        <w:t xml:space="preserve"> ולא היו נאמנים,</w:t>
      </w:r>
      <w:r w:rsidR="009B4253" w:rsidRPr="002C18B1">
        <w:rPr>
          <w:rStyle w:val="afffffe"/>
          <w:rtl/>
        </w:rPr>
        <w:t xml:space="preserve"> דצריך חטיטה וטורח להם</w:t>
      </w:r>
      <w:r>
        <w:rPr>
          <w:rtl/>
        </w:rPr>
        <w:t xml:space="preserve"> ולבסוף סברו </w:t>
      </w:r>
      <w:r w:rsidRPr="008B2609">
        <w:rPr>
          <w:rStyle w:val="2fb"/>
          <w:rtl/>
        </w:rPr>
        <w:t>כר"י</w:t>
      </w:r>
      <w:r>
        <w:rPr>
          <w:rtl/>
        </w:rPr>
        <w:t>.</w:t>
      </w:r>
    </w:p>
    <w:p w14:paraId="567705A1" w14:textId="77777777" w:rsidR="0063258C" w:rsidRDefault="0063258C" w:rsidP="008B2609">
      <w:pPr>
        <w:pStyle w:val="38"/>
        <w:framePr w:wrap="notBeside"/>
        <w:rPr>
          <w:rtl/>
        </w:rPr>
      </w:pPr>
      <w:r>
        <w:rPr>
          <w:rtl/>
        </w:rPr>
        <w:t>וא"ד</w:t>
      </w:r>
    </w:p>
    <w:p w14:paraId="78175295" w14:textId="69F16A98" w:rsidR="0046556D" w:rsidRDefault="0063258C" w:rsidP="00BD6C4F">
      <w:pPr>
        <w:rPr>
          <w:rtl/>
        </w:rPr>
      </w:pPr>
      <w:r>
        <w:rPr>
          <w:rtl/>
        </w:rPr>
        <w:t>על הסיפא, 'וחכמים אומרים נאמנין עליו ועל החלב':</w:t>
      </w:r>
    </w:p>
    <w:p w14:paraId="31C8072E" w14:textId="4BDD0D1D" w:rsidR="0046556D" w:rsidRDefault="0063258C" w:rsidP="00BD6C4F">
      <w:pPr>
        <w:rPr>
          <w:rtl/>
        </w:rPr>
      </w:pPr>
      <w:r w:rsidRPr="008B2609">
        <w:rPr>
          <w:rStyle w:val="2fb"/>
          <w:rtl/>
        </w:rPr>
        <w:t>רחב"א</w:t>
      </w:r>
      <w:r>
        <w:rPr>
          <w:rtl/>
        </w:rPr>
        <w:t xml:space="preserve"> </w:t>
      </w:r>
      <w:r w:rsidRPr="008B2609">
        <w:rPr>
          <w:rStyle w:val="2fb"/>
          <w:rtl/>
        </w:rPr>
        <w:t>מרי"ו</w:t>
      </w:r>
      <w:r>
        <w:rPr>
          <w:rtl/>
        </w:rPr>
        <w:t xml:space="preserve">: חזרו לומר אין נאמנין, </w:t>
      </w:r>
      <w:r w:rsidRPr="008B2609">
        <w:rPr>
          <w:rStyle w:val="2fb"/>
          <w:rtl/>
        </w:rPr>
        <w:t>ר"נ</w:t>
      </w:r>
      <w:r>
        <w:rPr>
          <w:rtl/>
        </w:rPr>
        <w:t>: בזמן הזה</w:t>
      </w:r>
      <w:r w:rsidR="00BD6C4F" w:rsidRPr="00C63571">
        <w:rPr>
          <w:rtl/>
        </w:rPr>
        <w:t xml:space="preserve"> נאמנין.</w:t>
      </w:r>
    </w:p>
    <w:p w14:paraId="61C83CA9" w14:textId="2E3FDB2E" w:rsidR="0046556D" w:rsidRDefault="009B4253" w:rsidP="00BD6C4F">
      <w:pPr>
        <w:rPr>
          <w:rtl/>
        </w:rPr>
      </w:pPr>
      <w:r>
        <w:rPr>
          <w:rtl/>
        </w:rPr>
        <w:t xml:space="preserve">- מתחילה סברו </w:t>
      </w:r>
      <w:r>
        <w:rPr>
          <w:rStyle w:val="2fb"/>
          <w:rtl/>
          <w:rPrChange w:id="13209" w:author="מנוע אמוראים" w:date="2026-10-05T16:40:54Z">
            <w:rPr>
              <w:rtl/>
            </w:rPr>
          </w:rPrChange>
        </w:rPr>
        <w:t xml:space="preserve">כר"י</w:t>
      </w:r>
      <w:r>
        <w:rPr>
          <w:rtl/>
        </w:rPr>
        <w:t xml:space="preserve">, ואח"כ </w:t>
      </w:r>
      <w:r>
        <w:rPr>
          <w:rStyle w:val="2fb"/>
          <w:rtl/>
          <w:rPrChange w:id="13210" w:author="מנוע אמוראים" w:date="2026-10-05T16:40:54Z">
            <w:rPr>
              <w:rtl/>
            </w:rPr>
          </w:rPrChange>
        </w:rPr>
        <w:t xml:space="preserve">כר"מ</w:t>
      </w:r>
      <w:r>
        <w:rPr>
          <w:rtl/>
        </w:rPr>
        <w:t xml:space="preserve">, וכל זמן שזכרו </w:t>
      </w:r>
      <w:r>
        <w:rPr>
          <w:rStyle w:val="2fb"/>
          <w:rtl/>
          <w:rPrChange w:id="13211" w:author="מנוע אמוראים" w:date="2026-10-05T16:40:54Z">
            <w:rPr>
              <w:rtl/>
            </w:rPr>
          </w:rPrChange>
        </w:rPr>
        <w:t xml:space="preserve">לר"י</w:t>
      </w:r>
      <w:r>
        <w:rPr>
          <w:rtl/>
        </w:rPr>
        <w:t xml:space="preserve"> לא היו נאמנים, ועכשיו ששכחוהו נאמנים.</w:t>
      </w:r>
    </w:p>
    <w:p w14:paraId="04474064" w14:textId="77777777" w:rsidR="00BD6C4F" w:rsidRPr="00C63571" w:rsidRDefault="00BD6C4F" w:rsidP="00BD6C4F">
      <w:pPr>
        <w:pStyle w:val="affff1"/>
        <w:rPr>
          <w:rtl/>
        </w:rPr>
      </w:pPr>
      <w:ins w:id="9890" w:author="מספור קטעי משנה" w:date="2026-10-06T06:45:19Z">
        <w:r>
          <w:rPr>
            <w:rStyle w:val="MisparKeta"/>
          </w:rPr>
          <w:t xml:space="preserve">ז. </w:t>
        </w:r>
      </w:ins>
      <w:r w:rsidRPr="00C63571">
        <w:rPr>
          <w:rtl/>
        </w:rPr>
        <w:t>ועל החלב.</w:t>
      </w:r>
    </w:p>
    <w:p w14:paraId="606E9846" w14:textId="77777777" w:rsidR="00605B8E" w:rsidRDefault="00605B8E" w:rsidP="008B2609">
      <w:pPr>
        <w:pStyle w:val="38"/>
        <w:framePr w:wrap="notBeside"/>
        <w:rPr>
          <w:rtl/>
        </w:rPr>
      </w:pPr>
      <w:r>
        <w:rPr>
          <w:rtl/>
        </w:rPr>
        <w:t>ה"ק:</w:t>
      </w:r>
    </w:p>
    <w:p w14:paraId="3C7DF07B" w14:textId="0E6DE05B" w:rsidR="0046556D" w:rsidRDefault="00BD6C4F" w:rsidP="00BD6C4F">
      <w:pPr>
        <w:rPr>
          <w:rtl/>
        </w:rPr>
      </w:pPr>
      <w:r w:rsidRPr="00C63571">
        <w:rPr>
          <w:rtl/>
        </w:rPr>
        <w:t xml:space="preserve">אין נאמנין עליו ועל החלב, וחכמים אומרים נאמנין עליו ועל </w:t>
      </w:r>
      <w:r w:rsidR="00605B8E">
        <w:rPr>
          <w:rtl/>
        </w:rPr>
        <w:t>החלב.</w:t>
      </w:r>
    </w:p>
    <w:p>
      <w:pPr>
        <w:pStyle w:val="MishnaBatzad"/>
        <w:rPr>
          <w:ins w:id="20160" w:author="קלוד" w:date="2026-10-06T10:08:36Z"/>
        </w:rPr>
      </w:pPr>
      <w:ins w:id="20159" w:author="קלוד" w:date="2026-10-06T10:08:36Z">
        <w:r>
          <w:t xml:space="preserve">משנה ב</w:t>
        </w:r>
      </w:ins>
    </w:p>
    <w:p w14:paraId="1FECA4A2" w14:textId="77777777" w:rsidR="00BD6C4F" w:rsidRPr="00C63571" w:rsidRDefault="00BD6C4F" w:rsidP="00BD6C4F">
      <w:pPr>
        <w:pStyle w:val="afff9"/>
        <w:rPr>
          <w:del w:id="20154" w:author="קלוד" w:date="2026-10-06T10:14:23Z"/>
          <w:rtl/>
        </w:rPr>
      </w:pPr>
      <w:ins w:id="9891" w:author="מספור קטעי משנה" w:date="2026-10-06T06:45:19Z">
        <w:del w:id="20152" w:author="קלוד" w:date="2026-10-06T10:14:23Z">
          <w:r>
            <w:rPr>
              <w:rStyle w:val="MisparKeta"/>
            </w:rPr>
            <w:delText xml:space="preserve">ח. </w:delText>
          </w:r>
        </w:del>
      </w:ins>
      <w:del w:id="20153" w:author="קלוד" w:date="2026-10-06T10:14:23Z">
        <w:r w:rsidRPr="00C63571">
          <w:rPr>
            <w:rtl/>
          </w:rPr>
          <w:delText xml:space="preserve">מתני'.</w:delText>
        </w:r>
      </w:del>
    </w:p>
    <w:p w14:paraId="5474AC73" w14:textId="77777777" w:rsidR="00BD6C4F" w:rsidRPr="00C63571" w:rsidRDefault="00BD6C4F" w:rsidP="00BD6C4F">
      <w:pPr>
        <w:pStyle w:val="afff9"/>
        <w:spacing w:before="120"/>
        <w:rPr>
          <w:rtl/>
        </w:rPr>
        <w:pPrChange w:id="90057" w:author="קלוד" w:date="2026-10-08T12:08:16Z">
          <w:pPr>
            <w:pStyle w:val="afff9"/>
          </w:pPr>
        </w:pPrChange>
      </w:pPr>
      <w:r w:rsidRPr="00C63571">
        <w:rPr>
          <w:rtl/>
        </w:rPr>
        <w:t>שולח אדם ירך ל</w:t>
      </w:r>
      <w:r>
        <w:rPr>
          <w:rtl/>
        </w:rPr>
        <w:t>עכו"ם</w:t>
      </w:r>
      <w:r w:rsidRPr="00C63571">
        <w:rPr>
          <w:rtl/>
        </w:rPr>
        <w:t xml:space="preserve"> שגיד הנשה בתוכה, מפני שמקומו ניכר.</w:t>
      </w:r>
    </w:p>
    <w:p w14:paraId="31AA98E0" w14:textId="77777777" w:rsidR="00BD6C4F" w:rsidRDefault="00BD6C4F" w:rsidP="00F07436">
      <w:pPr>
        <w:pStyle w:val="afff3"/>
        <w:framePr w:wrap="around"/>
        <w:rPr>
          <w:rtl/>
        </w:rPr>
      </w:pPr>
      <w:r>
        <w:rPr>
          <w:rFonts w:hint="cs"/>
          <w:rtl/>
        </w:rPr>
        <w:t>צד.</w:t>
      </w:r>
    </w:p>
    <w:p w14:paraId="3F790D7A" w14:textId="40438941" w:rsidR="00605B8E" w:rsidRDefault="00605B8E" w:rsidP="008B2609">
      <w:pPr>
        <w:pStyle w:val="38"/>
        <w:framePr w:wrap="notBeside"/>
        <w:rPr>
          <w:rtl/>
        </w:rPr>
      </w:pPr>
      <w:r>
        <w:rPr>
          <w:rtl/>
        </w:rPr>
        <w:t>א. במקום שמכריזין:</w:t>
      </w:r>
    </w:p>
    <w:p w14:paraId="78B794C0" w14:textId="62C835B9" w:rsidR="0046556D" w:rsidRDefault="004C6BC8" w:rsidP="00BD6C4F">
      <w:pPr>
        <w:rPr>
          <w:rtl/>
        </w:rPr>
      </w:pPr>
      <w:r>
        <w:rPr>
          <w:rtl/>
        </w:rPr>
        <w:t>ואף שלימה מותר,</w:t>
      </w:r>
      <w:r w:rsidR="00CD203F" w:rsidRPr="002C18B1">
        <w:rPr>
          <w:rStyle w:val="afffffe"/>
          <w:rtl/>
        </w:rPr>
        <w:t xml:space="preserve"> שישראל קונים מגוי כשלא הכריזו</w:t>
      </w:r>
      <w:r>
        <w:rPr>
          <w:rtl/>
        </w:rPr>
        <w:t xml:space="preserve"> שחיתוך של גוי ניכר.</w:t>
      </w:r>
    </w:p>
    <w:p w14:paraId="63DB0188" w14:textId="79F54D50" w:rsidR="00605B8E" w:rsidRDefault="00605B8E" w:rsidP="008B2609">
      <w:pPr>
        <w:pStyle w:val="38"/>
        <w:framePr w:wrap="notBeside"/>
        <w:rPr>
          <w:rtl/>
        </w:rPr>
      </w:pPr>
      <w:r>
        <w:rPr>
          <w:rtl/>
        </w:rPr>
        <w:t>ב. במקום שאין מכריזין:</w:t>
      </w:r>
    </w:p>
    <w:p w14:paraId="35D27F9D" w14:textId="68160059" w:rsidR="0046556D" w:rsidRDefault="004C6BC8" w:rsidP="00BD6C4F">
      <w:pPr>
        <w:rPr>
          <w:rtl/>
        </w:rPr>
      </w:pPr>
      <w:r>
        <w:rPr>
          <w:rtl/>
        </w:rPr>
        <w:t>וחתוכה אסור</w:t>
      </w:r>
      <w:r w:rsidR="00CD203F" w:rsidRPr="002C18B1">
        <w:rPr>
          <w:rStyle w:val="afffffe"/>
          <w:rtl/>
        </w:rPr>
        <w:t xml:space="preserve"> אף שאין ישראל קונים מגוי</w:t>
      </w:r>
      <w:r>
        <w:rPr>
          <w:rtl/>
        </w:rPr>
        <w:t xml:space="preserve"> גזירה שמא יתננה לו בפני ישראל אחר.</w:t>
      </w:r>
    </w:p>
    <w:p w14:paraId="0F584115" w14:textId="77777777" w:rsidR="006F3A64" w:rsidRDefault="006F3A64" w:rsidP="008B2609">
      <w:pPr>
        <w:pStyle w:val="38"/>
        <w:framePr w:wrap="notBeside"/>
        <w:rPr>
          <w:rtl/>
        </w:rPr>
      </w:pPr>
      <w:r>
        <w:rPr>
          <w:rtl/>
        </w:rPr>
        <w:t>ג.</w:t>
      </w:r>
    </w:p>
    <w:p w14:paraId="6776793B" w14:textId="7D8E304A" w:rsidR="0046556D" w:rsidRDefault="004C6BC8" w:rsidP="00BD6C4F">
      <w:pPr>
        <w:rPr>
          <w:rtl/>
        </w:rPr>
      </w:pPr>
      <w:r>
        <w:rPr>
          <w:rtl/>
        </w:rPr>
        <w:t>חתוכה אסור משום גניבת דעת,</w:t>
      </w:r>
      <w:r w:rsidR="00020170" w:rsidRPr="002C18B1">
        <w:rPr>
          <w:rStyle w:val="afffffe"/>
          <w:rtl/>
        </w:rPr>
        <w:t xml:space="preserve"> שיחזיק לו טובה שטרח ליטול הגיד</w:t>
      </w:r>
      <w:r>
        <w:rPr>
          <w:rtl/>
        </w:rPr>
        <w:t xml:space="preserve"> דשמואל:</w:t>
      </w:r>
      <w:r w:rsidR="00FD5E60">
        <w:rPr>
          <w:rtl/>
        </w:rPr>
        <w:t xml:space="preserve"> אסור</w:t>
      </w:r>
      <w:r w:rsidR="00BD6C4F" w:rsidRPr="00C63571">
        <w:rPr>
          <w:rtl/>
        </w:rPr>
        <w:t xml:space="preserve"> לגנוב דעת הבריות, </w:t>
      </w:r>
      <w:r w:rsidR="00061E4F">
        <w:rPr>
          <w:rtl/>
        </w:rPr>
        <w:t>ואפי'</w:t>
      </w:r>
      <w:r w:rsidR="00BD6C4F" w:rsidRPr="00C63571">
        <w:rPr>
          <w:rtl/>
        </w:rPr>
        <w:t xml:space="preserve"> דעתו </w:t>
      </w:r>
      <w:r w:rsidR="000722E7">
        <w:rPr>
          <w:rtl/>
        </w:rPr>
        <w:t>של גוי.</w:t>
      </w:r>
    </w:p>
    <w:p w14:paraId="31230303" w14:textId="77777777" w:rsidR="006F3A64" w:rsidRDefault="006F3A64" w:rsidP="008B2609">
      <w:pPr>
        <w:pStyle w:val="38"/>
        <w:framePr w:wrap="notBeside"/>
        <w:rPr>
          <w:rtl/>
        </w:rPr>
      </w:pPr>
      <w:r>
        <w:rPr>
          <w:rtl/>
        </w:rPr>
        <w:t>ודשמואל</w:t>
      </w:r>
    </w:p>
    <w:p w14:paraId="4715CC69" w14:textId="62543F80" w:rsidR="0046556D" w:rsidRDefault="004C6BC8" w:rsidP="00BD6C4F">
      <w:pPr>
        <w:rPr>
          <w:rtl/>
        </w:rPr>
      </w:pPr>
      <w:r>
        <w:rPr>
          <w:rtl/>
        </w:rPr>
        <w:t>לא בפירוש אלא מכלל מעשה, שעבר במעבורת ואמר לשמשו לפייס את בעל המעבורת, פייסו והקפיד עליו.</w:t>
      </w:r>
    </w:p>
    <w:p w14:paraId="05DCFCF4" w14:textId="77777777" w:rsidR="006F3A64" w:rsidRDefault="006F3A64" w:rsidP="008B2609">
      <w:pPr>
        <w:pStyle w:val="38"/>
        <w:framePr w:wrap="notBeside"/>
        <w:rPr>
          <w:rtl/>
        </w:rPr>
      </w:pPr>
      <w:r>
        <w:rPr>
          <w:rtl/>
        </w:rPr>
        <w:t>לאביי</w:t>
      </w:r>
    </w:p>
    <w:p w14:paraId="2A4FBB47" w14:textId="1F05553C" w:rsidR="0046556D" w:rsidRDefault="004C6BC8" w:rsidP="00BD6C4F">
      <w:pPr>
        <w:rPr>
          <w:rtl/>
        </w:rPr>
      </w:pPr>
      <w:r>
        <w:rPr>
          <w:rtl/>
        </w:rPr>
        <w:t>שנתן לו תרנגולת טריפה בחזקת שחוטה,</w:t>
      </w:r>
    </w:p>
    <w:p w14:paraId="36B0A45A" w14:textId="77777777" w:rsidR="006F3A64" w:rsidRDefault="006F3A64" w:rsidP="008B2609">
      <w:pPr>
        <w:pStyle w:val="38"/>
        <w:framePr w:wrap="notBeside"/>
        <w:rPr>
          <w:rtl/>
        </w:rPr>
      </w:pPr>
      <w:r>
        <w:rPr>
          <w:rtl/>
        </w:rPr>
        <w:t>לרבא</w:t>
      </w:r>
    </w:p>
    <w:p w14:paraId="4FD0522F" w14:textId="2AA3B0EB" w:rsidR="0046556D" w:rsidRDefault="004C6BC8" w:rsidP="00BD6C4F">
      <w:pPr>
        <w:rPr>
          <w:rtl/>
        </w:rPr>
      </w:pPr>
      <w:r>
        <w:rPr>
          <w:rtl/>
        </w:rPr>
        <w:t>שאמר להשקותו יין חי והשקהו מזוג.</w:t>
      </w:r>
    </w:p>
    <w:p w14:paraId="17B6F424" w14:textId="77777777" w:rsidR="000722E7" w:rsidRDefault="000722E7" w:rsidP="008B2609">
      <w:pPr>
        <w:pStyle w:val="38"/>
        <w:framePr w:wrap="notBeside"/>
        <w:rPr>
          <w:rtl/>
        </w:rPr>
      </w:pPr>
      <w:r>
        <w:rPr>
          <w:rtl/>
        </w:rPr>
        <w:t>ונפק"מ</w:t>
      </w:r>
    </w:p>
    <w:p w14:paraId="05EDA22E" w14:textId="5270F9C4" w:rsidR="0046556D" w:rsidRDefault="004C6BC8" w:rsidP="00BD6C4F">
      <w:pPr>
        <w:rPr>
          <w:rtl/>
        </w:rPr>
      </w:pPr>
      <w:r>
        <w:rPr>
          <w:rtl/>
        </w:rPr>
        <w:t>דלא בפירוש, למ"ד טריפה - שמא הקפיד על ששהה איסור אצלו, ולמ"ד יין - שמא הקפיד שעבר על דבריו.</w:t>
      </w:r>
    </w:p>
    <w:p w14:paraId="454BB886" w14:textId="77777777" w:rsidR="000722E7" w:rsidRPr="008B2609" w:rsidRDefault="000722E7" w:rsidP="008B2609">
      <w:pPr>
        <w:pStyle w:val="afffff8"/>
        <w:rPr>
          <w:color w:val="7B3F00"/>
          <w:rtl/>
        </w:rPr>
      </w:pPr>
      <w:r w:rsidRPr="008B2609">
        <w:rPr>
          <w:color w:val="7B3F00"/>
          <w:rtl/>
        </w:rPr>
        <w:t>אל יסרהב אדם לחבירו - איסור גניבת דעת</w:t>
      </w:r>
    </w:p>
    <w:p w14:paraId="08C41313" w14:textId="77777777" w:rsidR="000722E7" w:rsidRDefault="000722E7" w:rsidP="008B2609">
      <w:pPr>
        <w:pStyle w:val="38"/>
        <w:framePr w:wrap="notBeside"/>
        <w:rPr>
          <w:rtl/>
        </w:rPr>
      </w:pPr>
      <w:r>
        <w:rPr>
          <w:rtl/>
        </w:rPr>
        <w:t>תניא מר"מ:</w:t>
      </w:r>
    </w:p>
    <w:p w14:paraId="4F695330" w14:textId="03ECE331" w:rsidR="0046556D" w:rsidRDefault="00BD6C4F" w:rsidP="00BD6C4F">
      <w:pPr>
        <w:rPr>
          <w:rtl/>
        </w:rPr>
      </w:pPr>
      <w:r w:rsidRPr="00C63571">
        <w:rPr>
          <w:rtl/>
        </w:rPr>
        <w:t xml:space="preserve">אל יסרהב אדם לחבירו לסעוד אצלו ויודע בו שאינו סועד, </w:t>
      </w:r>
    </w:p>
    <w:p w14:paraId="16A933B4" w14:textId="116846B2" w:rsidR="0046556D" w:rsidRDefault="00BD6C4F" w:rsidP="00BD6C4F">
      <w:pPr>
        <w:rPr>
          <w:rtl/>
        </w:rPr>
      </w:pPr>
      <w:r w:rsidRPr="00C63571">
        <w:rPr>
          <w:rtl/>
        </w:rPr>
        <w:t>ולא ירבה לו בתקרובת ויודע בו שאינו מקבל, ולא יפתח לו חביות המכורות לחנוני</w:t>
      </w:r>
      <w:r w:rsidR="00020170" w:rsidRPr="002C18B1">
        <w:rPr>
          <w:rStyle w:val="afffffe"/>
          <w:rtl/>
        </w:rPr>
        <w:t xml:space="preserve"> שסבור שפתחן לכבודו</w:t>
      </w:r>
      <w:r w:rsidRPr="00C63571">
        <w:rPr>
          <w:rtl/>
        </w:rPr>
        <w:t xml:space="preserve"> אא"כ הודיעו, </w:t>
      </w:r>
    </w:p>
    <w:p w14:paraId="74313D01" w14:textId="77777777" w:rsidR="0046556D" w:rsidRDefault="00BD6C4F" w:rsidP="00BD6C4F">
      <w:pPr>
        <w:rPr>
          <w:rtl/>
        </w:rPr>
      </w:pPr>
      <w:r w:rsidRPr="00C63571">
        <w:rPr>
          <w:rtl/>
        </w:rPr>
        <w:t>ולא יאמר לו סוך שמן מפך ריקן, ואם בשביל כבודו - מותר.</w:t>
      </w:r>
    </w:p>
    <w:p w14:paraId="4BFF8CB0" w14:textId="77777777" w:rsidR="000722E7" w:rsidRDefault="000722E7" w:rsidP="008B2609">
      <w:pPr>
        <w:pStyle w:val="38"/>
        <w:framePr w:wrap="notBeside"/>
        <w:rPr>
          <w:rtl/>
        </w:rPr>
      </w:pPr>
      <w:r>
        <w:rPr>
          <w:rtl/>
        </w:rPr>
        <w:t>ויקשה</w:t>
      </w:r>
    </w:p>
    <w:p w14:paraId="1FFE4D8B" w14:textId="03CF4651" w:rsidR="0046556D" w:rsidRDefault="000722E7" w:rsidP="00BD6C4F">
      <w:pPr>
        <w:rPr>
          <w:rtl/>
        </w:rPr>
      </w:pPr>
      <w:r w:rsidRPr="008B2609">
        <w:rPr>
          <w:rStyle w:val="2fb"/>
          <w:rtl/>
        </w:rPr>
        <w:t>דעולא</w:t>
      </w:r>
      <w:r>
        <w:rPr>
          <w:rtl/>
        </w:rPr>
        <w:t xml:space="preserve"> נזדמן לבית </w:t>
      </w:r>
      <w:r w:rsidRPr="008B2609">
        <w:rPr>
          <w:rStyle w:val="2fb"/>
          <w:rtl/>
        </w:rPr>
        <w:t>ר"י</w:t>
      </w:r>
      <w:r>
        <w:rPr>
          <w:rtl/>
        </w:rPr>
        <w:t xml:space="preserve"> ופתח</w:t>
      </w:r>
      <w:r w:rsidR="00BD6C4F" w:rsidRPr="00C63571">
        <w:rPr>
          <w:rtl/>
        </w:rPr>
        <w:t xml:space="preserve"> לו חביות המכורות לחנוני!</w:t>
      </w:r>
    </w:p>
    <w:p w14:paraId="79F1A2D6" w14:textId="7C81FF4C" w:rsidR="0046556D" w:rsidRDefault="004C6BC8" w:rsidP="008B2609">
      <w:pPr>
        <w:pStyle w:val="affffb"/>
        <w:rPr>
          <w:rtl/>
        </w:rPr>
      </w:pPr>
      <w:r>
        <w:rPr>
          <w:rtl/>
        </w:rPr>
        <w:t xml:space="preserve">- א. הודיעו, ב. שאני עולא שחביב </w:t>
      </w:r>
      <w:r>
        <w:rPr>
          <w:rStyle w:val="2fb"/>
          <w:rtl/>
          <w:rPrChange w:id="13212" w:author="מנוע אמוראים" w:date="2026-10-05T16:40:54Z">
            <w:rPr>
              <w:rtl/>
            </w:rPr>
          </w:rPrChange>
        </w:rPr>
        <w:t xml:space="preserve">לר"י</w:t>
      </w:r>
      <w:r>
        <w:rPr>
          <w:rtl/>
        </w:rPr>
        <w:t xml:space="preserve">, ובלא"ה היה פותח לו.</w:t>
      </w:r>
    </w:p>
    <w:p w14:paraId="1253839E" w14:textId="77777777" w:rsidR="00807831" w:rsidRDefault="00807831" w:rsidP="008B2609">
      <w:pPr>
        <w:pStyle w:val="38"/>
        <w:framePr w:wrap="notBeside"/>
        <w:rPr>
          <w:rtl/>
        </w:rPr>
      </w:pPr>
      <w:r>
        <w:rPr>
          <w:rtl/>
        </w:rPr>
        <w:t>ת"ר:</w:t>
      </w:r>
    </w:p>
    <w:p w14:paraId="2BC49C1C" w14:textId="5B03F3B5" w:rsidR="0046556D" w:rsidRDefault="00BD6C4F" w:rsidP="00BD6C4F">
      <w:pPr>
        <w:rPr>
          <w:rtl/>
        </w:rPr>
      </w:pPr>
      <w:r w:rsidRPr="00C63571">
        <w:rPr>
          <w:rtl/>
        </w:rPr>
        <w:t xml:space="preserve">לא ילך אדם לבית האבל ובידו </w:t>
      </w:r>
      <w:r w:rsidR="004C6BC8">
        <w:rPr>
          <w:rtl/>
        </w:rPr>
        <w:t>לגין המתקשקש, חסר, ולא ימלאנו מים מפני שמתעהו, ואם יש שם חבר עיר</w:t>
      </w:r>
      <w:r w:rsidR="00020170" w:rsidRPr="002C18B1">
        <w:rPr>
          <w:rStyle w:val="afffffe"/>
          <w:rtl/>
        </w:rPr>
        <w:t xml:space="preserve"> רבים, ומכוון לכבד את האבל</w:t>
      </w:r>
      <w:r w:rsidR="004C6BC8">
        <w:rPr>
          <w:rtl/>
        </w:rPr>
        <w:t xml:space="preserve"> - מותר.</w:t>
      </w:r>
    </w:p>
    <w:p w14:paraId="1696A7B7" w14:textId="77777777" w:rsidR="00807831" w:rsidRDefault="00807831" w:rsidP="008B2609">
      <w:pPr>
        <w:pStyle w:val="38"/>
        <w:framePr w:wrap="notBeside"/>
        <w:rPr>
          <w:rtl/>
        </w:rPr>
      </w:pPr>
      <w:r>
        <w:rPr>
          <w:rtl/>
        </w:rPr>
        <w:t>ת"ר:</w:t>
      </w:r>
    </w:p>
    <w:p w14:paraId="5D8BDF8D" w14:textId="196147E1" w:rsidR="0046556D" w:rsidRDefault="00BD6C4F" w:rsidP="00BD6C4F">
      <w:pPr>
        <w:rPr>
          <w:rtl/>
        </w:rPr>
      </w:pPr>
      <w:r w:rsidRPr="00C63571">
        <w:rPr>
          <w:rtl/>
        </w:rPr>
        <w:t xml:space="preserve">לא ימכור אדם לחבירו </w:t>
      </w:r>
      <w:r w:rsidR="004C6BC8">
        <w:rPr>
          <w:rtl/>
        </w:rPr>
        <w:t>סנדל של בהמה שמתה בחזקת של שחוטה, מפני ב' דברים,</w:t>
      </w:r>
    </w:p>
    <w:p w14:paraId="5A0BF9A4" w14:textId="31582AD0" w:rsidR="0046556D" w:rsidRDefault="00EC2ADB" w:rsidP="00BD6C4F">
      <w:pPr>
        <w:rPr>
          <w:rtl/>
        </w:rPr>
      </w:pPr>
      <w:r>
        <w:rPr>
          <w:rtl/>
        </w:rPr>
        <w:t>מפני שמתעהו, ומפני הסכנה.</w:t>
      </w:r>
      <w:r w:rsidR="00020170" w:rsidRPr="002C18B1">
        <w:rPr>
          <w:rStyle w:val="afffffe"/>
          <w:rtl/>
        </w:rPr>
        <w:t xml:space="preserve"> שמא מתה מנשיכת נחש</w:t>
      </w:r>
    </w:p>
    <w:p w14:paraId="080652B2" w14:textId="77777777" w:rsidR="00A63ABD" w:rsidRDefault="00BD6C4F" w:rsidP="00BD6C4F">
      <w:pPr>
        <w:rPr>
          <w:rtl/>
        </w:rPr>
      </w:pPr>
      <w:r w:rsidRPr="00C63571">
        <w:rPr>
          <w:rtl/>
        </w:rPr>
        <w:t xml:space="preserve">ולא ישגר אדם לחבירו חבית של יין ושמן צף על פיה, </w:t>
      </w:r>
    </w:p>
    <w:p w14:paraId="1874E51E" w14:textId="439E0BA4" w:rsidR="0046556D" w:rsidRDefault="004C6BC8" w:rsidP="00BD6C4F">
      <w:pPr>
        <w:rPr>
          <w:rtl/>
        </w:rPr>
      </w:pPr>
      <w:r>
        <w:rPr>
          <w:rtl/>
        </w:rPr>
        <w:t>ומעשה באחד ששיגר כן, והלך המקבל וזימן עליה אורחין, נכנסו, מצאה שהיא של יין - וחנק את עצמו.</w:t>
      </w:r>
    </w:p>
    <w:p w14:paraId="57866FE3" w14:textId="170021E3" w:rsidR="0046556D" w:rsidRDefault="00BD6C4F" w:rsidP="00BD6C4F">
      <w:pPr>
        <w:rPr>
          <w:rtl/>
        </w:rPr>
      </w:pPr>
      <w:r w:rsidRPr="00C63571">
        <w:rPr>
          <w:rtl/>
        </w:rPr>
        <w:t xml:space="preserve">ואין האורחין רשאין ליתן ממה שלפניהם לבנו ולבתו של בעה"ב - אא"כ נטלו רשות </w:t>
      </w:r>
      <w:r w:rsidR="00B65BA5">
        <w:rPr>
          <w:rtl/>
        </w:rPr>
        <w:t>מבעה"ב.</w:t>
      </w:r>
    </w:p>
    <w:p w14:paraId="5B7F35F3" w14:textId="7B20AD5F" w:rsidR="0046556D" w:rsidRDefault="00BD6C4F" w:rsidP="00BD6C4F">
      <w:pPr>
        <w:rPr>
          <w:rtl/>
        </w:rPr>
      </w:pPr>
      <w:r w:rsidRPr="00C63571">
        <w:rPr>
          <w:rtl/>
        </w:rPr>
        <w:lastRenderedPageBreak/>
        <w:t xml:space="preserve">ומעשה באחד שזמן ג' אורחין בשני בצורת, ולא היה לו להניח לפניהם אלא כשלש ביצים, בא בנו של בעה"ב, נטל אחד </w:t>
      </w:r>
      <w:r w:rsidR="00B65BA5">
        <w:rPr>
          <w:rtl/>
        </w:rPr>
        <w:t>חלקו ונתנו לו, וכן שני וכן שלישי,</w:t>
      </w:r>
    </w:p>
    <w:p w14:paraId="3A4586FE" w14:textId="2FA80049" w:rsidR="0046556D" w:rsidRDefault="00BD6C4F" w:rsidP="00BD6C4F">
      <w:pPr>
        <w:rPr>
          <w:rtl/>
        </w:rPr>
      </w:pPr>
      <w:r w:rsidRPr="00C63571">
        <w:rPr>
          <w:rtl/>
        </w:rPr>
        <w:t xml:space="preserve">בא אביו של תינוק מצאו </w:t>
      </w:r>
      <w:r w:rsidR="00B65BA5">
        <w:rPr>
          <w:rtl/>
        </w:rPr>
        <w:t>אוחז</w:t>
      </w:r>
      <w:r w:rsidRPr="00C63571">
        <w:rPr>
          <w:rtl/>
        </w:rPr>
        <w:t xml:space="preserve"> א' בפיו ושתים בידו, חבטו בקרקע ומת,</w:t>
      </w:r>
      <w:r w:rsidR="00B65BA5">
        <w:rPr>
          <w:rtl/>
        </w:rPr>
        <w:t xml:space="preserve"> </w:t>
      </w:r>
      <w:r w:rsidRPr="00C63571">
        <w:rPr>
          <w:rtl/>
        </w:rPr>
        <w:t xml:space="preserve"> </w:t>
      </w:r>
    </w:p>
    <w:p w14:paraId="18587E57" w14:textId="77777777" w:rsidR="0046556D" w:rsidRDefault="00BD6C4F" w:rsidP="00BD6C4F">
      <w:pPr>
        <w:rPr>
          <w:rtl/>
        </w:rPr>
      </w:pPr>
      <w:r w:rsidRPr="00C63571">
        <w:rPr>
          <w:rtl/>
        </w:rPr>
        <w:t>כיון שראתה אמו - עלתה לגג ונפלה ומתה, אף הוא עלה לגג ונפל ומת.</w:t>
      </w:r>
    </w:p>
    <w:p w14:paraId="15F38EB3" w14:textId="5B1FC437" w:rsidR="0046556D" w:rsidRDefault="009C27AF" w:rsidP="00BD6C4F">
      <w:pPr>
        <w:rPr>
          <w:rtl/>
        </w:rPr>
      </w:pPr>
      <w:r w:rsidRPr="008B2609">
        <w:rPr>
          <w:rStyle w:val="2fb"/>
          <w:rtl/>
        </w:rPr>
        <w:t>ראב"י</w:t>
      </w:r>
      <w:r>
        <w:rPr>
          <w:rtl/>
        </w:rPr>
        <w:t>:</w:t>
      </w:r>
      <w:r w:rsidR="00BD6C4F" w:rsidRPr="00C63571">
        <w:rPr>
          <w:rtl/>
        </w:rPr>
        <w:t xml:space="preserve"> על דבר זה נהרגו ג' נפשות מישראל!</w:t>
      </w:r>
    </w:p>
    <w:p w14:paraId="3BB61A41" w14:textId="765CD965" w:rsidR="0046556D" w:rsidRDefault="004C6BC8" w:rsidP="00BD6C4F">
      <w:pPr>
        <w:rPr>
          <w:rtl/>
        </w:rPr>
      </w:pPr>
      <w:r>
        <w:rPr>
          <w:rtl/>
        </w:rPr>
        <w:t xml:space="preserve">וקמ"ל דכולה </w:t>
      </w:r>
      <w:r>
        <w:rPr>
          <w:rStyle w:val="2fb"/>
          <w:rtl/>
          <w:rPrChange w:id="13213" w:author="מנוע אמוראים" w:date="2026-10-05T16:40:54Z">
            <w:rPr>
              <w:rtl/>
            </w:rPr>
          </w:rPrChange>
        </w:rPr>
        <w:t xml:space="preserve">ראב"י</w:t>
      </w:r>
      <w:r>
        <w:rPr>
          <w:rtl/>
        </w:rPr>
        <w:t xml:space="preserve"> היא.</w:t>
      </w:r>
    </w:p>
    <w:p w14:paraId="14908A1C" w14:textId="77777777" w:rsidR="00833148" w:rsidRDefault="00833148" w:rsidP="008B2609">
      <w:pPr>
        <w:pStyle w:val="38"/>
        <w:framePr w:wrap="notBeside"/>
        <w:rPr>
          <w:rtl/>
        </w:rPr>
      </w:pPr>
      <w:r>
        <w:rPr>
          <w:rtl/>
        </w:rPr>
        <w:t>ת"ר:</w:t>
      </w:r>
    </w:p>
    <w:p w14:paraId="07DAC271" w14:textId="0EFFF040" w:rsidR="0046556D" w:rsidRDefault="00BD6C4F" w:rsidP="00BD6C4F">
      <w:pPr>
        <w:rPr>
          <w:rtl/>
        </w:rPr>
      </w:pPr>
      <w:r w:rsidRPr="00C63571">
        <w:rPr>
          <w:rtl/>
        </w:rPr>
        <w:t xml:space="preserve">השולח ירך </w:t>
      </w:r>
      <w:r w:rsidR="00833148">
        <w:rPr>
          <w:rtl/>
        </w:rPr>
        <w:t>לחבירו,</w:t>
      </w:r>
    </w:p>
    <w:p w14:paraId="6E622C09" w14:textId="0BB09361" w:rsidR="0046556D" w:rsidRDefault="00BD6C4F" w:rsidP="00BD6C4F">
      <w:pPr>
        <w:rPr>
          <w:rtl/>
        </w:rPr>
      </w:pPr>
      <w:r w:rsidRPr="00C63571">
        <w:rPr>
          <w:rtl/>
        </w:rPr>
        <w:t xml:space="preserve">שלימה - </w:t>
      </w:r>
      <w:r w:rsidR="00833148">
        <w:rPr>
          <w:rtl/>
        </w:rPr>
        <w:t>א"צ ליטול הימנה גיד הנשה,</w:t>
      </w:r>
    </w:p>
    <w:p w14:paraId="47403DF2" w14:textId="3F758C02" w:rsidR="0046556D" w:rsidRDefault="00BD6C4F" w:rsidP="00BD6C4F">
      <w:pPr>
        <w:rPr>
          <w:rtl/>
        </w:rPr>
      </w:pPr>
      <w:r w:rsidRPr="00C63571">
        <w:rPr>
          <w:rtl/>
        </w:rPr>
        <w:t>חתוכה - צריך ליטול הימנה גיד הנשה,</w:t>
      </w:r>
      <w:r w:rsidR="00122FC3">
        <w:rPr>
          <w:rtl/>
        </w:rPr>
        <w:t xml:space="preserve"> </w:t>
      </w:r>
      <w:r w:rsidRPr="00C63571">
        <w:rPr>
          <w:rtl/>
        </w:rPr>
        <w:t xml:space="preserve"> </w:t>
      </w:r>
    </w:p>
    <w:p w14:paraId="06953D51" w14:textId="0CE203F2" w:rsidR="0046556D" w:rsidRDefault="00122FC3" w:rsidP="00BD6C4F">
      <w:pPr>
        <w:rPr>
          <w:rtl/>
        </w:rPr>
      </w:pPr>
      <w:r>
        <w:rPr>
          <w:rtl/>
        </w:rPr>
        <w:t>ובגוי, בין חתוכה ובין שלימה - א"צ ליטול הימנה גיד הנשה.</w:t>
      </w:r>
    </w:p>
    <w:p w14:paraId="265DFC15" w14:textId="5C13173A" w:rsidR="0046556D" w:rsidRDefault="00BD6C4F" w:rsidP="00BD6C4F">
      <w:pPr>
        <w:rPr>
          <w:rtl/>
        </w:rPr>
      </w:pPr>
      <w:r w:rsidRPr="00C63571">
        <w:rPr>
          <w:rtl/>
        </w:rPr>
        <w:t xml:space="preserve">ומפני ב' דברים </w:t>
      </w:r>
      <w:r w:rsidR="00122FC3">
        <w:rPr>
          <w:rtl/>
        </w:rPr>
        <w:t>אמרו אין מוכרין נבילות וטרפות לגוי, מפני שמתעהו, ושמא יחזור וימכרנה לישראל אחר.</w:t>
      </w:r>
    </w:p>
    <w:p w14:paraId="7E9C792F" w14:textId="77777777" w:rsidR="00BD6C4F" w:rsidRPr="00C63571" w:rsidRDefault="00BD6C4F" w:rsidP="00F07436">
      <w:pPr>
        <w:pStyle w:val="afff3"/>
        <w:framePr w:wrap="around"/>
        <w:rPr>
          <w:rtl/>
        </w:rPr>
      </w:pPr>
      <w:r>
        <w:rPr>
          <w:rFonts w:hint="cs"/>
          <w:rtl/>
        </w:rPr>
        <w:t>צד:</w:t>
      </w:r>
    </w:p>
    <w:p w14:paraId="53E1EBD2" w14:textId="59AD4DB0" w:rsidR="0046556D" w:rsidRDefault="00BD6C4F" w:rsidP="00BD6C4F">
      <w:pPr>
        <w:rPr>
          <w:rtl/>
        </w:rPr>
      </w:pPr>
      <w:r w:rsidRPr="00C63571">
        <w:rPr>
          <w:rtl/>
        </w:rPr>
        <w:t xml:space="preserve">ולא יאמר אדם </w:t>
      </w:r>
      <w:r w:rsidR="00A95250">
        <w:rPr>
          <w:rtl/>
        </w:rPr>
        <w:t>לגוי קח לי בדינר זה בשר, מפני ב' דברים,</w:t>
      </w:r>
    </w:p>
    <w:p w14:paraId="1D20B8EC" w14:textId="1E6F2F80" w:rsidR="0046556D" w:rsidRDefault="00A95250" w:rsidP="00BD6C4F">
      <w:pPr>
        <w:rPr>
          <w:rtl/>
        </w:rPr>
      </w:pPr>
      <w:r>
        <w:rPr>
          <w:rtl/>
        </w:rPr>
        <w:t>מפני האנסין,</w:t>
      </w:r>
      <w:r w:rsidR="00020170" w:rsidRPr="002C18B1">
        <w:rPr>
          <w:rStyle w:val="afffffe"/>
          <w:rtl/>
        </w:rPr>
        <w:t xml:space="preserve"> שיעכב הדינר בידו</w:t>
      </w:r>
      <w:r>
        <w:rPr>
          <w:rtl/>
        </w:rPr>
        <w:t xml:space="preserve"> ושמא</w:t>
      </w:r>
      <w:r w:rsidR="00BD6C4F" w:rsidRPr="00C63571">
        <w:rPr>
          <w:rtl/>
        </w:rPr>
        <w:t xml:space="preserve"> מוכרין לו נבלות וטרפות.</w:t>
      </w:r>
    </w:p>
    <w:p w14:paraId="2AC4A7AD" w14:textId="77777777" w:rsidR="006D1033" w:rsidRDefault="006D1033" w:rsidP="008B2609">
      <w:pPr>
        <w:pStyle w:val="38"/>
        <w:framePr w:wrap="notBeside"/>
        <w:rPr>
          <w:rtl/>
        </w:rPr>
      </w:pPr>
      <w:r>
        <w:rPr>
          <w:rtl/>
        </w:rPr>
        <w:t>ויקשה</w:t>
      </w:r>
    </w:p>
    <w:p w14:paraId="0B630337" w14:textId="64134E21" w:rsidR="0046556D" w:rsidRDefault="006D1033" w:rsidP="00BD6C4F">
      <w:pPr>
        <w:rPr>
          <w:b/>
          <w:bCs/>
          <w:rtl/>
        </w:rPr>
      </w:pPr>
      <w:r>
        <w:rPr>
          <w:b/>
          <w:bCs/>
          <w:rtl/>
        </w:rPr>
        <w:t>ובגוי בין שלימה בין חתוכה א"צ ליטול הימנה גיד הנשה,</w:t>
      </w:r>
    </w:p>
    <w:p w14:paraId="707F0169" w14:textId="630CE28A" w:rsidR="0046556D" w:rsidRDefault="004C6BC8" w:rsidP="00BD6C4F">
      <w:pPr>
        <w:rPr>
          <w:rtl/>
        </w:rPr>
      </w:pPr>
      <w:r>
        <w:rPr>
          <w:rtl/>
        </w:rPr>
        <w:t>ואי במקום שמכריזין - חתוכה למה א"צ? כיון דלא הכריזו יבוא ישראל לקנות ממנו!</w:t>
      </w:r>
    </w:p>
    <w:p w14:paraId="53660E55" w14:textId="01F6383E" w:rsidR="0046556D" w:rsidRDefault="00BD6C4F" w:rsidP="00BD6C4F">
      <w:pPr>
        <w:rPr>
          <w:rtl/>
        </w:rPr>
      </w:pPr>
      <w:r w:rsidRPr="00C63571">
        <w:rPr>
          <w:rtl/>
        </w:rPr>
        <w:t xml:space="preserve">אלא </w:t>
      </w:r>
      <w:r w:rsidR="00AD6C47">
        <w:rPr>
          <w:rtl/>
        </w:rPr>
        <w:t>פשיטא במקום שאין מכריזין,</w:t>
      </w:r>
    </w:p>
    <w:p w14:paraId="0D40B005" w14:textId="5BF80E73" w:rsidR="0046556D" w:rsidRDefault="005065DB" w:rsidP="00BD6C4F">
      <w:pPr>
        <w:rPr>
          <w:rtl/>
        </w:rPr>
      </w:pPr>
      <w:r>
        <w:rPr>
          <w:rtl/>
        </w:rPr>
        <w:t>ומציעתא 'שמא יחזור וימכרנה לישראל אחר' - אי במקום שאין מכריזין, הרי לא יבוא לקנות ממנו!</w:t>
      </w:r>
    </w:p>
    <w:p w14:paraId="05AD5AD4" w14:textId="564F33DC" w:rsidR="0046556D" w:rsidRDefault="00BD6C4F" w:rsidP="00BD6C4F">
      <w:pPr>
        <w:rPr>
          <w:rtl/>
        </w:rPr>
      </w:pPr>
      <w:r w:rsidRPr="00C63571">
        <w:rPr>
          <w:rtl/>
        </w:rPr>
        <w:t xml:space="preserve">אלא </w:t>
      </w:r>
      <w:r w:rsidR="00885068">
        <w:rPr>
          <w:rtl/>
        </w:rPr>
        <w:t>פשיטא</w:t>
      </w:r>
      <w:r w:rsidRPr="00C63571">
        <w:rPr>
          <w:rtl/>
        </w:rPr>
        <w:t xml:space="preserve"> במקום שמכריזין.</w:t>
      </w:r>
    </w:p>
    <w:p w14:paraId="66823488" w14:textId="60FF3BAA" w:rsidR="0046556D" w:rsidRDefault="00885068" w:rsidP="00BD6C4F">
      <w:pPr>
        <w:rPr>
          <w:rtl/>
        </w:rPr>
      </w:pPr>
      <w:r>
        <w:rPr>
          <w:rtl/>
        </w:rPr>
        <w:t>וסיפא 'שמא מוכרין לו נבילות וטרפות' -</w:t>
      </w:r>
    </w:p>
    <w:p w14:paraId="2C26241E" w14:textId="467B408D" w:rsidR="0046556D" w:rsidRDefault="001C437A" w:rsidP="00BD6C4F">
      <w:pPr>
        <w:rPr>
          <w:rtl/>
        </w:rPr>
      </w:pPr>
      <w:r>
        <w:rPr>
          <w:rtl/>
        </w:rPr>
        <w:t>אי במקום שמכריזין,</w:t>
      </w:r>
    </w:p>
    <w:p w14:paraId="4E445D27" w14:textId="19636752" w:rsidR="0046556D" w:rsidRDefault="00032066" w:rsidP="00BD6C4F">
      <w:pPr>
        <w:rPr>
          <w:rtl/>
        </w:rPr>
      </w:pPr>
      <w:r>
        <w:rPr>
          <w:rtl/>
        </w:rPr>
        <w:t>אם היתה טרפה - היו מכריזים!</w:t>
      </w:r>
    </w:p>
    <w:p w14:paraId="2FB67B3C" w14:textId="157F6C17" w:rsidR="0046556D" w:rsidRDefault="00BD6C4F" w:rsidP="00BD6C4F">
      <w:pPr>
        <w:rPr>
          <w:rtl/>
        </w:rPr>
      </w:pPr>
      <w:r w:rsidRPr="00C63571">
        <w:rPr>
          <w:rtl/>
        </w:rPr>
        <w:t xml:space="preserve">אלא </w:t>
      </w:r>
      <w:r w:rsidR="00032066">
        <w:rPr>
          <w:rtl/>
        </w:rPr>
        <w:t>פשיטא במקום שאין מכריזין, ונמצא רישא וסיפא במקום שאין מכריזין ומציעתא</w:t>
      </w:r>
      <w:r w:rsidRPr="00C63571">
        <w:rPr>
          <w:rtl/>
        </w:rPr>
        <w:t xml:space="preserve"> במקום שמכריזין!</w:t>
      </w:r>
    </w:p>
    <w:p w14:paraId="216DD3D8" w14:textId="77777777" w:rsidR="001B6A4D" w:rsidRDefault="001B6A4D" w:rsidP="008B2609">
      <w:pPr>
        <w:pStyle w:val="38"/>
        <w:framePr w:wrap="notBeside"/>
        <w:rPr>
          <w:rtl/>
        </w:rPr>
      </w:pPr>
      <w:r>
        <w:rPr>
          <w:rtl/>
        </w:rPr>
        <w:t>אביי:</w:t>
      </w:r>
    </w:p>
    <w:p w14:paraId="203CD91E" w14:textId="521CB4CD" w:rsidR="0046556D" w:rsidRDefault="0079169B" w:rsidP="00BD6C4F">
      <w:pPr>
        <w:rPr>
          <w:rtl/>
        </w:rPr>
      </w:pPr>
      <w:r>
        <w:rPr>
          <w:rtl/>
        </w:rPr>
        <w:t>אכן, רישא וסיפא במקום שאין מכריזין, מציעתא במקום שמכריזין.</w:t>
      </w:r>
    </w:p>
    <w:p w14:paraId="0DDC34F8" w14:textId="77777777" w:rsidR="002C4CEE" w:rsidRDefault="002C4CEE" w:rsidP="008B2609">
      <w:pPr>
        <w:pStyle w:val="38"/>
        <w:framePr w:wrap="notBeside"/>
        <w:rPr>
          <w:rtl/>
        </w:rPr>
      </w:pPr>
      <w:r>
        <w:rPr>
          <w:rtl/>
        </w:rPr>
        <w:t>רבא:</w:t>
      </w:r>
    </w:p>
    <w:p w14:paraId="5962233F" w14:textId="2A7E1559" w:rsidR="0046556D" w:rsidRDefault="00BD6C4F" w:rsidP="00BD6C4F">
      <w:pPr>
        <w:rPr>
          <w:rtl/>
        </w:rPr>
      </w:pPr>
      <w:r w:rsidRPr="00C63571">
        <w:rPr>
          <w:rtl/>
        </w:rPr>
        <w:t xml:space="preserve">כולה במקום שמכריזין, רישא וסיפא </w:t>
      </w:r>
      <w:r w:rsidR="00042154">
        <w:rPr>
          <w:rtl/>
        </w:rPr>
        <w:t>שהכריזו,</w:t>
      </w:r>
      <w:r w:rsidR="00020170" w:rsidRPr="002C18B1">
        <w:rPr>
          <w:rStyle w:val="afffffe"/>
          <w:rtl/>
        </w:rPr>
        <w:t xml:space="preserve"> שאז אין ישראל קונים מגוי</w:t>
      </w:r>
      <w:r w:rsidR="00042154">
        <w:rPr>
          <w:rtl/>
        </w:rPr>
        <w:t xml:space="preserve"> מציעתא</w:t>
      </w:r>
      <w:r w:rsidRPr="00C63571">
        <w:rPr>
          <w:rtl/>
        </w:rPr>
        <w:t xml:space="preserve"> שלא הכריזו.</w:t>
      </w:r>
    </w:p>
    <w:p w14:paraId="2241F92A" w14:textId="77777777" w:rsidR="007A5B83" w:rsidRDefault="007A5B83" w:rsidP="008B2609">
      <w:pPr>
        <w:pStyle w:val="38"/>
        <w:framePr w:wrap="notBeside"/>
        <w:rPr>
          <w:rtl/>
        </w:rPr>
      </w:pPr>
      <w:r>
        <w:rPr>
          <w:rtl/>
        </w:rPr>
        <w:t>רב אשי:</w:t>
      </w:r>
    </w:p>
    <w:p w14:paraId="24EF0F71" w14:textId="4C3B9A8E" w:rsidR="0046556D" w:rsidRDefault="00BD6C4F" w:rsidP="00BD6C4F">
      <w:pPr>
        <w:rPr>
          <w:rtl/>
        </w:rPr>
      </w:pPr>
      <w:r w:rsidRPr="00C63571">
        <w:rPr>
          <w:rtl/>
        </w:rPr>
        <w:t>כולה במקום שאין מכריזין, ומציעתא  גזירה שמא ימכרנה בפני ישראל.</w:t>
      </w:r>
    </w:p>
    <w:p w14:paraId="0D3E4CB9" w14:textId="77777777" w:rsidR="00835FD7" w:rsidRPr="008B2609" w:rsidRDefault="00835FD7" w:rsidP="008B2609">
      <w:pPr>
        <w:pStyle w:val="afffff8"/>
        <w:rPr>
          <w:color w:val="7B3F00"/>
          <w:rtl/>
        </w:rPr>
      </w:pPr>
      <w:r w:rsidRPr="008B2609">
        <w:rPr>
          <w:color w:val="7B3F00"/>
          <w:rtl/>
        </w:rPr>
        <w:t>כיצד מכריזין על טריפה</w:t>
      </w:r>
    </w:p>
    <w:p w14:paraId="09DEEBE8" w14:textId="56841D93" w:rsidR="0046556D" w:rsidRDefault="004C6BC8" w:rsidP="00BD6C4F">
      <w:pPr>
        <w:rPr>
          <w:rtl/>
        </w:rPr>
      </w:pPr>
      <w:r>
        <w:rPr>
          <w:rStyle w:val="2fb"/>
          <w:rtl/>
        </w:rPr>
        <w:t>ריצב"י: נפל בשר לבני חילא. ולא 'נפלה טריפה' - שלא יקנו, ואין זו גניבת דעת, שהם מטעים עצמם.</w:t>
      </w:r>
    </w:p>
    <w:p w14:paraId="779E98D4" w14:textId="77777777" w:rsidR="003854E1" w:rsidRDefault="003854E1" w:rsidP="00B74E3F">
      <w:pPr>
        <w:pStyle w:val="38"/>
        <w:framePr w:wrap="notBeside"/>
        <w:rPr>
          <w:rtl/>
        </w:rPr>
      </w:pPr>
      <w:r>
        <w:rPr>
          <w:rtl/>
        </w:rPr>
        <w:t>ומעשה</w:t>
      </w:r>
    </w:p>
    <w:p w14:paraId="480CE957" w14:textId="25CD81B1" w:rsidR="0046556D" w:rsidRDefault="004C6BC8" w:rsidP="00BD6C4F">
      <w:pPr>
        <w:rPr>
          <w:rtl/>
        </w:rPr>
      </w:pPr>
      <w:r>
        <w:rPr>
          <w:rStyle w:val="2fb"/>
          <w:rtl/>
        </w:rPr>
        <w:t>דמ"ז ברד"נ הלך מסיכרא למחוזא, ורבא ור"ס באו לסיכרא, פגעו זה בזה, וסבר שלקראתו באו.</w:t>
      </w:r>
    </w:p>
    <w:p w14:paraId="32609912" w14:textId="7A09A489" w:rsidR="0046556D" w:rsidRDefault="00BD6C4F" w:rsidP="00BD6C4F">
      <w:pPr>
        <w:rPr>
          <w:rtl/>
        </w:rPr>
      </w:pPr>
      <w:r>
        <w:rPr>
          <w:rFonts w:hint="cs"/>
          <w:rtl/>
        </w:rPr>
        <w:t>א</w:t>
      </w:r>
      <w:r w:rsidR="00BF1CF6">
        <w:rPr>
          <w:rtl/>
        </w:rPr>
        <w:t>"</w:t>
      </w:r>
      <w:r>
        <w:rPr>
          <w:rFonts w:hint="cs"/>
          <w:rtl/>
        </w:rPr>
        <w:t>ל</w:t>
      </w:r>
      <w:r w:rsidRPr="00C63571">
        <w:rPr>
          <w:rtl/>
        </w:rPr>
        <w:t xml:space="preserve">: למה </w:t>
      </w:r>
      <w:r w:rsidR="007F5C5F">
        <w:rPr>
          <w:rtl/>
        </w:rPr>
        <w:t>טרחו רבנן כ"כ לבוא?</w:t>
      </w:r>
      <w:r>
        <w:rPr>
          <w:rFonts w:hint="cs"/>
          <w:rtl/>
        </w:rPr>
        <w:t xml:space="preserve">   </w:t>
      </w:r>
      <w:r w:rsidRPr="00C63571">
        <w:rPr>
          <w:rtl/>
        </w:rPr>
        <w:t>א</w:t>
      </w:r>
      <w:r>
        <w:rPr>
          <w:rtl/>
        </w:rPr>
        <w:t xml:space="preserve">"ל </w:t>
      </w:r>
      <w:r w:rsidR="007F5C5F" w:rsidRPr="008B2609">
        <w:rPr>
          <w:rStyle w:val="2fb"/>
          <w:rtl/>
        </w:rPr>
        <w:t>ר"ס</w:t>
      </w:r>
      <w:r w:rsidR="007F5C5F">
        <w:rPr>
          <w:rtl/>
        </w:rPr>
        <w:t>: לא</w:t>
      </w:r>
      <w:r>
        <w:rPr>
          <w:rtl/>
        </w:rPr>
        <w:t xml:space="preserve"> </w:t>
      </w:r>
      <w:r>
        <w:rPr>
          <w:rFonts w:hint="cs"/>
          <w:rtl/>
        </w:rPr>
        <w:t xml:space="preserve">ידענו </w:t>
      </w:r>
      <w:r w:rsidR="007F5C5F">
        <w:rPr>
          <w:rtl/>
        </w:rPr>
        <w:t>שתגיע, ואילו ידענו</w:t>
      </w:r>
      <w:r>
        <w:rPr>
          <w:rFonts w:hint="cs"/>
          <w:rtl/>
        </w:rPr>
        <w:t xml:space="preserve"> היינו טורחים </w:t>
      </w:r>
      <w:r w:rsidR="007F5C5F">
        <w:rPr>
          <w:rtl/>
        </w:rPr>
        <w:t>יותר.</w:t>
      </w:r>
    </w:p>
    <w:p w14:paraId="3EDD165D" w14:textId="35234624" w:rsidR="0046556D" w:rsidRDefault="007F5C5F" w:rsidP="00BD6C4F">
      <w:pPr>
        <w:rPr>
          <w:rtl/>
        </w:rPr>
      </w:pPr>
      <w:r w:rsidRPr="008B2609">
        <w:rPr>
          <w:rStyle w:val="2fb"/>
          <w:rtl/>
        </w:rPr>
        <w:t>רבא</w:t>
      </w:r>
      <w:r>
        <w:rPr>
          <w:rtl/>
        </w:rPr>
        <w:t xml:space="preserve"> </w:t>
      </w:r>
      <w:r w:rsidRPr="008B2609">
        <w:rPr>
          <w:rStyle w:val="2fb"/>
          <w:rtl/>
        </w:rPr>
        <w:t>לר"ס</w:t>
      </w:r>
      <w:r>
        <w:rPr>
          <w:rtl/>
        </w:rPr>
        <w:t>: למה אמרת כן, שחלשה</w:t>
      </w:r>
      <w:r w:rsidR="00BD6C4F">
        <w:rPr>
          <w:rFonts w:hint="cs"/>
          <w:rtl/>
        </w:rPr>
        <w:t xml:space="preserve"> </w:t>
      </w:r>
      <w:r>
        <w:rPr>
          <w:rtl/>
        </w:rPr>
        <w:t>דעתו?</w:t>
      </w:r>
      <w:r w:rsidR="00BD6C4F">
        <w:rPr>
          <w:rtl/>
        </w:rPr>
        <w:t xml:space="preserve"> א"ל: </w:t>
      </w:r>
      <w:r w:rsidR="00C52F38">
        <w:rPr>
          <w:rtl/>
        </w:rPr>
        <w:t>והרי מטעים אותו! - הוא שמטעה עצמו.</w:t>
      </w:r>
    </w:p>
    <w:p w14:paraId="42AFCAEC" w14:textId="77777777" w:rsidR="00BD6C4F" w:rsidRDefault="00BD6C4F" w:rsidP="00F07436">
      <w:pPr>
        <w:pStyle w:val="afff3"/>
        <w:framePr w:wrap="around"/>
        <w:rPr>
          <w:rtl/>
        </w:rPr>
      </w:pPr>
      <w:r>
        <w:rPr>
          <w:rFonts w:hint="cs"/>
          <w:rtl/>
        </w:rPr>
        <w:t>צה.</w:t>
      </w:r>
    </w:p>
    <w:p w14:paraId="6D08911B" w14:textId="57F52C6E" w:rsidR="0046556D" w:rsidRDefault="00B74E3F" w:rsidP="00BD6C4F">
      <w:pPr>
        <w:rPr>
          <w:rtl/>
        </w:rPr>
      </w:pPr>
      <w:r>
        <w:rPr>
          <w:rtl/>
        </w:rPr>
        <w:t xml:space="preserve">טבח שאמר לחבירו: </w:t>
      </w:r>
      <w:r w:rsidR="00CF7DEA">
        <w:rPr>
          <w:rtl/>
        </w:rPr>
        <w:t>אילו נתפייסת עמי, הייתי מאכילך משור פטם ששחטתי אתמול.</w:t>
      </w:r>
    </w:p>
    <w:p w14:paraId="7CB39CAF" w14:textId="73B65C96" w:rsidR="0046556D" w:rsidRDefault="00CF7DEA" w:rsidP="00BD6C4F">
      <w:pPr>
        <w:rPr>
          <w:rtl/>
        </w:rPr>
      </w:pPr>
      <w:r>
        <w:rPr>
          <w:rtl/>
        </w:rPr>
        <w:t>א"ל: אכלתי ממנו מהמשובח, שקנה פלוני גוי והאכילני. א"ל: שנים שחטתי, ואותו טרפה היה.</w:t>
      </w:r>
    </w:p>
    <w:p w14:paraId="0ECB32D1" w14:textId="77777777" w:rsidR="00840E05" w:rsidRDefault="00840E05" w:rsidP="008B2609">
      <w:pPr>
        <w:pStyle w:val="38"/>
        <w:framePr w:wrap="notBeside"/>
        <w:rPr>
          <w:rtl/>
        </w:rPr>
      </w:pPr>
      <w:r>
        <w:rPr>
          <w:rtl/>
        </w:rPr>
        <w:t>רבי:</w:t>
      </w:r>
    </w:p>
    <w:p w14:paraId="118EEABA" w14:textId="360AE486" w:rsidR="0046556D" w:rsidRDefault="00BD6C4F" w:rsidP="00BD6C4F">
      <w:pPr>
        <w:rPr>
          <w:rtl/>
        </w:rPr>
      </w:pPr>
      <w:r w:rsidRPr="00C63571">
        <w:rPr>
          <w:rtl/>
        </w:rPr>
        <w:t xml:space="preserve">בשביל שוטה זה שעשה שלא כהוגן, </w:t>
      </w:r>
      <w:r w:rsidR="00CF7DEA">
        <w:rPr>
          <w:rtl/>
        </w:rPr>
        <w:t>אנו נאסור כל המקולין של גוים?</w:t>
      </w:r>
      <w:r w:rsidR="00CD1CBD" w:rsidRPr="002C18B1">
        <w:rPr>
          <w:rStyle w:val="afffffe"/>
          <w:rtl/>
        </w:rPr>
        <w:t xml:space="preserve"> שרוב הטבחים ישראל</w:t>
      </w:r>
      <w:r w:rsidRPr="00C63571">
        <w:rPr>
          <w:rtl/>
        </w:rPr>
        <w:t xml:space="preserve"> </w:t>
      </w:r>
    </w:p>
    <w:p w14:paraId="12050166" w14:textId="2653C7CD" w:rsidR="00533E6B" w:rsidRDefault="00B73857" w:rsidP="00BD6C4F">
      <w:pPr>
        <w:rPr>
          <w:rtl/>
        </w:rPr>
      </w:pPr>
      <w:r w:rsidRPr="008B2609">
        <w:rPr>
          <w:rStyle w:val="2fb"/>
          <w:rtl/>
        </w:rPr>
        <w:t>ורבי</w:t>
      </w:r>
      <w:r>
        <w:rPr>
          <w:rtl/>
        </w:rPr>
        <w:t xml:space="preserve"> לשיטתו</w:t>
      </w:r>
      <w:r w:rsidR="00BD6C4F" w:rsidRPr="00C63571">
        <w:rPr>
          <w:rtl/>
        </w:rPr>
        <w:t xml:space="preserve">, דמקולין וטבחי ישראל, בשר הנמצא </w:t>
      </w:r>
      <w:r w:rsidR="0057342C">
        <w:rPr>
          <w:rtl/>
        </w:rPr>
        <w:t>ביד גוי מותר.</w:t>
      </w:r>
    </w:p>
    <w:p w14:paraId="32CF8C81" w14:textId="38F45F9E" w:rsidR="0046556D" w:rsidRDefault="00533E6B" w:rsidP="008B2609">
      <w:pPr>
        <w:pStyle w:val="38"/>
        <w:framePr w:wrap="notBeside"/>
        <w:rPr>
          <w:rtl/>
        </w:rPr>
      </w:pPr>
      <w:r>
        <w:rPr>
          <w:rtl/>
        </w:rPr>
        <w:t>וא"ד רבי:</w:t>
      </w:r>
    </w:p>
    <w:p w14:paraId="5F4E0DC6" w14:textId="7D240887" w:rsidR="0046556D" w:rsidRDefault="00B712B7" w:rsidP="00BD6C4F">
      <w:pPr>
        <w:rPr>
          <w:rtl/>
        </w:rPr>
      </w:pPr>
      <w:r>
        <w:rPr>
          <w:rtl/>
        </w:rPr>
        <w:t>מפני שוטה זה שכיוון לצער חבירו,</w:t>
      </w:r>
      <w:r w:rsidR="00BD6C4F" w:rsidRPr="00C63571">
        <w:rPr>
          <w:rtl/>
        </w:rPr>
        <w:t xml:space="preserve"> אנו נאסור כל המקולין? </w:t>
      </w:r>
    </w:p>
    <w:p w14:paraId="507347C2" w14:textId="5AEDB03C" w:rsidR="0046556D" w:rsidRDefault="00CF7DEA" w:rsidP="00BD6C4F">
      <w:pPr>
        <w:rPr>
          <w:rtl/>
        </w:rPr>
      </w:pPr>
      <w:r>
        <w:rPr>
          <w:rtl/>
        </w:rPr>
        <w:lastRenderedPageBreak/>
        <w:t>ומשמע דוקא שכיוון לצער, ושקר, הא לא"ה אסור,</w:t>
      </w:r>
    </w:p>
    <w:p w14:paraId="7194CDB7" w14:textId="39A83373" w:rsidR="0046556D" w:rsidRDefault="00CF7DEA" w:rsidP="00BD6C4F">
      <w:pPr>
        <w:rPr>
          <w:rtl/>
        </w:rPr>
      </w:pPr>
      <w:r>
        <w:rPr>
          <w:rtl/>
        </w:rPr>
        <w:t>והרי רבי אמר בשר הנמצא ביד גוי מותר! - שאני כאן דאיתחזק איסורא, שמכר טרפה לגוי.</w:t>
      </w:r>
    </w:p>
    <w:p w14:paraId="74A4E96D" w14:textId="77777777" w:rsidR="0046556D" w:rsidRDefault="0046556D" w:rsidP="00BD6C4F">
      <w:pPr>
        <w:rPr>
          <w:rtl/>
        </w:rPr>
      </w:pPr>
    </w:p>
    <w:p w14:paraId="4DAD88A4" w14:textId="77777777" w:rsidR="00595F79" w:rsidRDefault="00595F79" w:rsidP="008B2609">
      <w:pPr>
        <w:pStyle w:val="38"/>
        <w:framePr w:wrap="notBeside"/>
        <w:rPr>
          <w:rtl/>
        </w:rPr>
      </w:pPr>
      <w:r>
        <w:rPr>
          <w:rtl/>
        </w:rPr>
        <w:t>רב:</w:t>
      </w:r>
    </w:p>
    <w:p w14:paraId="759BF5DA" w14:textId="69C503A4" w:rsidR="0046556D" w:rsidRDefault="00CF7DEA" w:rsidP="00BD6C4F">
      <w:pPr>
        <w:rPr>
          <w:rtl/>
        </w:rPr>
      </w:pPr>
      <w:r>
        <w:rPr>
          <w:rtl/>
        </w:rPr>
        <w:t>בשר, כיון שנתעלם מן העין - אסור, שמא הוחלף.</w:t>
      </w:r>
    </w:p>
    <w:p w14:paraId="7B33A4C0" w14:textId="5149B83A" w:rsidR="0046556D" w:rsidRDefault="004311EE" w:rsidP="00BD6C4F">
      <w:pPr>
        <w:rPr>
          <w:rtl/>
        </w:rPr>
      </w:pPr>
      <w:r w:rsidRPr="008B2609">
        <w:rPr>
          <w:rStyle w:val="2fb"/>
          <w:rtl/>
        </w:rPr>
        <w:t>דרבי</w:t>
      </w:r>
      <w:r>
        <w:rPr>
          <w:rtl/>
        </w:rPr>
        <w:t xml:space="preserve"> אומר: מקולין וטבחי ישראל, בשר הנמצא ביד גוי מותר!</w:t>
      </w:r>
    </w:p>
    <w:p w14:paraId="690BC236" w14:textId="462993B4" w:rsidR="001F5580" w:rsidRDefault="00CF7DEA" w:rsidP="00BD6C4F">
      <w:pPr>
        <w:rPr>
          <w:rtl/>
        </w:rPr>
      </w:pPr>
      <w:r>
        <w:rPr>
          <w:rtl/>
        </w:rPr>
        <w:t>- נמצא ביד גוי שאני, שמשתמר בידו.</w:t>
      </w:r>
      <w:r w:rsidR="00635E70">
        <w:rPr>
          <w:rtl/>
        </w:rPr>
        <w:t xml:space="preserve"> </w:t>
      </w:r>
    </w:p>
    <w:p w14:paraId="6A498915" w14:textId="77777777" w:rsidR="001B255F" w:rsidRDefault="001B255F" w:rsidP="008B2609">
      <w:pPr>
        <w:pStyle w:val="38"/>
        <w:framePr w:wrap="notBeside"/>
        <w:rPr>
          <w:rtl/>
        </w:rPr>
      </w:pPr>
      <w:r>
        <w:rPr>
          <w:rtl/>
        </w:rPr>
        <w:t>ויקשה</w:t>
      </w:r>
    </w:p>
    <w:p w14:paraId="074463FF" w14:textId="4A263B99" w:rsidR="0046556D" w:rsidRPr="001B255F" w:rsidRDefault="00635E70" w:rsidP="001B255F">
      <w:pPr>
        <w:rPr>
          <w:rtl/>
        </w:rPr>
      </w:pPr>
      <w:r w:rsidRPr="001B255F">
        <w:rPr>
          <w:rtl/>
        </w:rPr>
        <w:t>תשע</w:t>
      </w:r>
      <w:r w:rsidR="00BD6C4F" w:rsidRPr="001B255F">
        <w:rPr>
          <w:rtl/>
        </w:rPr>
        <w:t xml:space="preserve"> חנויות כולן מוכרות בשר שחוטה, ואחת מוכרת בשר נבלה, ולקח מאחת מהן, ואינו יודע מאיזה מהן לקח - ספקו אסור, ובנמצא - הלך אחר הרוב!</w:t>
      </w:r>
    </w:p>
    <w:p w14:paraId="65BCE60E" w14:textId="20ADE65A" w:rsidR="0046556D" w:rsidRDefault="00635E70" w:rsidP="00BD6C4F">
      <w:pPr>
        <w:rPr>
          <w:rtl/>
        </w:rPr>
      </w:pPr>
      <w:r>
        <w:rPr>
          <w:rtl/>
        </w:rPr>
        <w:t>- ה"נ בנמצא ביד גוי.</w:t>
      </w:r>
    </w:p>
    <w:p w14:paraId="547E49B3" w14:textId="77777777" w:rsidR="001F5580" w:rsidRDefault="001F5580" w:rsidP="008B2609">
      <w:pPr>
        <w:pStyle w:val="38"/>
        <w:framePr w:wrap="notBeside"/>
        <w:rPr>
          <w:rtl/>
        </w:rPr>
      </w:pPr>
      <w:r>
        <w:rPr>
          <w:rtl/>
        </w:rPr>
        <w:t>ויקשה</w:t>
      </w:r>
    </w:p>
    <w:p w14:paraId="1AD29EAD" w14:textId="7D195288" w:rsidR="0046556D" w:rsidRDefault="00635E70" w:rsidP="00BD6C4F">
      <w:pPr>
        <w:rPr>
          <w:rtl/>
        </w:rPr>
      </w:pPr>
      <w:r>
        <w:rPr>
          <w:rtl/>
        </w:rPr>
        <w:t>מצא בה בשר - הלך</w:t>
      </w:r>
      <w:r w:rsidR="00BD6C4F" w:rsidRPr="00C63571">
        <w:rPr>
          <w:rtl/>
        </w:rPr>
        <w:t xml:space="preserve"> אחר רוב טבחים, ואם מבושל - הלך אחר רוב אוכלי בשר, </w:t>
      </w:r>
    </w:p>
    <w:p w14:paraId="1D1E026E" w14:textId="5D482276" w:rsidR="0046556D" w:rsidRDefault="00A60A90" w:rsidP="00BD6C4F">
      <w:pPr>
        <w:rPr>
          <w:rtl/>
        </w:rPr>
      </w:pPr>
      <w:r>
        <w:rPr>
          <w:rtl/>
        </w:rPr>
        <w:t>וכ"ת ה"נ בנמצא ביד גוי - מבושל הלך אחר רוב אוכלי בשר?</w:t>
      </w:r>
    </w:p>
    <w:p w14:paraId="234FF68D" w14:textId="44143429" w:rsidR="0046556D" w:rsidRDefault="00CF7DEA" w:rsidP="00BD6C4F">
      <w:pPr>
        <w:rPr>
          <w:rtl/>
        </w:rPr>
      </w:pPr>
      <w:r>
        <w:rPr>
          <w:rtl/>
        </w:rPr>
        <w:t>ונראה אם גוי מחזיקו או ישראל! – הב"ע בעומד ורואהו כשנפל.</w:t>
      </w:r>
    </w:p>
    <w:p w14:paraId="6F85FAB9" w14:textId="77777777" w:rsidR="001F5580" w:rsidRDefault="001F5580" w:rsidP="008B2609">
      <w:pPr>
        <w:pStyle w:val="38"/>
        <w:framePr w:wrap="notBeside"/>
        <w:rPr>
          <w:rtl/>
        </w:rPr>
      </w:pPr>
      <w:r>
        <w:rPr>
          <w:rtl/>
        </w:rPr>
        <w:t>ויקשה</w:t>
      </w:r>
    </w:p>
    <w:p w14:paraId="4DB248BA" w14:textId="2F8C1654" w:rsidR="0046556D" w:rsidRDefault="00656F33" w:rsidP="00BD6C4F">
      <w:pPr>
        <w:rPr>
          <w:rtl/>
        </w:rPr>
      </w:pPr>
      <w:r>
        <w:rPr>
          <w:rtl/>
        </w:rPr>
        <w:t xml:space="preserve">נמצא בגבולין, אברים - נבלות, חתיכות - מותרות, </w:t>
      </w:r>
      <w:r w:rsidR="00CF7DEA">
        <w:rPr>
          <w:rtl/>
        </w:rPr>
        <w:t>וכ"ת ה"נ בעומד ורואהו - אברים נבלות למה? - קושיא זו רק לרב, ואיתמר עלה:</w:t>
      </w:r>
    </w:p>
    <w:p w14:paraId="4B9CE8AD" w14:textId="4635EF16" w:rsidR="0046556D" w:rsidRDefault="00BA3A0B" w:rsidP="00BD6C4F">
      <w:pPr>
        <w:rPr>
          <w:rtl/>
        </w:rPr>
      </w:pPr>
      <w:r w:rsidRPr="008B2609">
        <w:rPr>
          <w:rStyle w:val="2fb"/>
          <w:rtl/>
        </w:rPr>
        <w:t>לרב</w:t>
      </w:r>
      <w:r>
        <w:rPr>
          <w:rtl/>
        </w:rPr>
        <w:t xml:space="preserve"> מותרות משום נבלה, </w:t>
      </w:r>
      <w:r w:rsidRPr="008B2609">
        <w:rPr>
          <w:rStyle w:val="2fb"/>
          <w:rtl/>
        </w:rPr>
        <w:t>וללוי</w:t>
      </w:r>
      <w:r>
        <w:rPr>
          <w:rtl/>
        </w:rPr>
        <w:t xml:space="preserve"> מותרות באכילה.</w:t>
      </w:r>
    </w:p>
    <w:p w14:paraId="09712CB7" w14:textId="77777777" w:rsidR="00BD6C4F" w:rsidRDefault="00BD6C4F" w:rsidP="00F07436">
      <w:pPr>
        <w:pStyle w:val="afff3"/>
        <w:framePr w:wrap="around"/>
        <w:rPr>
          <w:rtl/>
        </w:rPr>
      </w:pPr>
      <w:r>
        <w:rPr>
          <w:rFonts w:hint="cs"/>
          <w:rtl/>
        </w:rPr>
        <w:t>צה:</w:t>
      </w:r>
    </w:p>
    <w:p w14:paraId="12ABCDF6" w14:textId="77777777" w:rsidR="00EC39C4" w:rsidRDefault="00EC39C4" w:rsidP="008B2609">
      <w:pPr>
        <w:pStyle w:val="38"/>
        <w:framePr w:wrap="notBeside"/>
        <w:rPr>
          <w:rtl/>
        </w:rPr>
      </w:pPr>
      <w:r>
        <w:rPr>
          <w:rtl/>
        </w:rPr>
        <w:t>ודרב</w:t>
      </w:r>
    </w:p>
    <w:p w14:paraId="55CD0E51" w14:textId="53850380" w:rsidR="0046556D" w:rsidRDefault="00CF7DEA" w:rsidP="00BD6C4F">
      <w:pPr>
        <w:rPr>
          <w:rtl/>
        </w:rPr>
      </w:pPr>
      <w:r>
        <w:rPr>
          <w:rtl/>
        </w:rPr>
        <w:t>מכללא איתמר, שישב במעבורת אישתטית וראה אחד שהדיח ראש בהמה בנהר ונפל ממנו, הביא סל, זרק והעלה שנים,</w:t>
      </w:r>
    </w:p>
    <w:p w14:paraId="36AB2F37" w14:textId="7FA58167" w:rsidR="0046556D" w:rsidRDefault="00BD6C4F" w:rsidP="00BD6C4F">
      <w:pPr>
        <w:rPr>
          <w:rtl/>
        </w:rPr>
      </w:pPr>
      <w:r>
        <w:rPr>
          <w:rFonts w:hint="cs"/>
          <w:rtl/>
        </w:rPr>
        <w:t xml:space="preserve"> </w:t>
      </w:r>
      <w:r w:rsidR="00CF7DEA">
        <w:rPr>
          <w:rtl/>
        </w:rPr>
        <w:t>ואסר רב שניהם, דאיסורא שכיחי טפי.</w:t>
      </w:r>
      <w:r>
        <w:rPr>
          <w:rFonts w:hint="cs"/>
          <w:rtl/>
        </w:rPr>
        <w:t xml:space="preserve"> </w:t>
      </w:r>
    </w:p>
    <w:p w14:paraId="603F1923" w14:textId="58872EFC" w:rsidR="0046556D" w:rsidRDefault="00CF7DEA" w:rsidP="00BD6C4F">
      <w:pPr>
        <w:rPr>
          <w:rtl/>
        </w:rPr>
      </w:pPr>
      <w:r>
        <w:rPr>
          <w:rtl/>
        </w:rPr>
        <w:t>ונפק"מ דמכללא הוא, שנמל של גוים היה, תדע, שאמר דאיסורא שכיחי טפי.</w:t>
      </w:r>
    </w:p>
    <w:p w14:paraId="6FB42A7B" w14:textId="212DAB68" w:rsidR="0046556D" w:rsidRDefault="00BD6C4F" w:rsidP="00BD6C4F">
      <w:pPr>
        <w:rPr>
          <w:rtl/>
        </w:rPr>
      </w:pPr>
      <w:r>
        <w:rPr>
          <w:rFonts w:hint="cs"/>
          <w:rtl/>
        </w:rPr>
        <w:t xml:space="preserve"> </w:t>
      </w:r>
      <w:r w:rsidR="00CF7DEA">
        <w:rPr>
          <w:rStyle w:val="2fb"/>
          <w:rtl/>
        </w:rPr>
        <w:t>ורב היאך אכל בשר? – מיד בשעת שחיטה בלא שהעלים עיניו ממנו,</w:t>
      </w:r>
      <w:r>
        <w:rPr>
          <w:rFonts w:hint="cs"/>
          <w:rtl/>
        </w:rPr>
        <w:t xml:space="preserve"> </w:t>
      </w:r>
    </w:p>
    <w:p w14:paraId="6DCE978F" w14:textId="45A94431" w:rsidR="0046556D" w:rsidRDefault="00CF7DEA" w:rsidP="00BD6C4F">
      <w:pPr>
        <w:rPr>
          <w:rtl/>
        </w:rPr>
      </w:pPr>
      <w:r>
        <w:rPr>
          <w:b/>
          <w:bCs/>
          <w:rtl/>
        </w:rPr>
        <w:t xml:space="preserve">או בצרור וחתום, או בסימן, </w:t>
      </w:r>
      <w:r>
        <w:rPr>
          <w:rStyle w:val="2fb"/>
          <w:b/>
          <w:bCs/>
          <w:rtl/>
          <w:rPrChange w:id="13214" w:author="מנוע אמוראים" w:date="2026-10-05T16:40:54Z">
            <w:rPr>
              <w:b/>
              <w:bCs/>
              <w:rtl/>
            </w:rPr>
          </w:rPrChange>
        </w:rPr>
        <w:t xml:space="preserve">כרבר"ה</w:t>
      </w:r>
      <w:r>
        <w:rPr>
          <w:b/>
          <w:bCs/>
          <w:rtl/>
        </w:rPr>
        <w:t xml:space="preserve"> שחתך על ג' קרנות.</w:t>
      </w:r>
    </w:p>
    <w:p w14:paraId="46BECEA0" w14:textId="77777777" w:rsidR="00EC39C4" w:rsidRDefault="00EC39C4" w:rsidP="008B2609">
      <w:pPr>
        <w:pStyle w:val="38"/>
        <w:framePr w:wrap="notBeside"/>
        <w:rPr>
          <w:rtl/>
        </w:rPr>
      </w:pPr>
      <w:r>
        <w:rPr>
          <w:rtl/>
        </w:rPr>
        <w:t>ומעשה</w:t>
      </w:r>
    </w:p>
    <w:p w14:paraId="299931ED" w14:textId="0C928D43" w:rsidR="0046556D" w:rsidRDefault="00BD6C4F" w:rsidP="00BD6C4F">
      <w:pPr>
        <w:rPr>
          <w:rtl/>
        </w:rPr>
      </w:pPr>
      <w:r>
        <w:rPr>
          <w:rFonts w:hint="cs"/>
          <w:rtl/>
        </w:rPr>
        <w:t xml:space="preserve"> </w:t>
      </w:r>
      <w:r w:rsidR="00CD1CBD">
        <w:rPr>
          <w:rStyle w:val="2fb"/>
          <w:rtl/>
        </w:rPr>
        <w:t>רב הלך לבית רב חנן חתנו, ראה מעבורת באה לקראתו, אמר: מעבורת באה לקראתי - יום טוב לנו בפנים.</w:t>
      </w:r>
      <w:r>
        <w:rPr>
          <w:rFonts w:hint="cs"/>
          <w:rtl/>
        </w:rPr>
        <w:t xml:space="preserve"> </w:t>
      </w:r>
    </w:p>
    <w:p w14:paraId="751D1701" w14:textId="6D420666" w:rsidR="0046556D" w:rsidRDefault="00CD1CBD" w:rsidP="00BD6C4F">
      <w:pPr>
        <w:rPr>
          <w:rtl/>
        </w:rPr>
      </w:pPr>
      <w:r>
        <w:rPr>
          <w:rtl/>
        </w:rPr>
        <w:t>עמד בפתח והציץ בסדק הדלת, ראה בהמה תלויה, דפק, יצאו כולם וגם הטבחים לקראתו,</w:t>
      </w:r>
      <w:r w:rsidR="00BD6C4F">
        <w:rPr>
          <w:rFonts w:hint="cs"/>
          <w:rtl/>
        </w:rPr>
        <w:t xml:space="preserve"> </w:t>
      </w:r>
    </w:p>
    <w:p w14:paraId="78086D42" w14:textId="216BED71" w:rsidR="0046556D" w:rsidRDefault="00CD1CBD" w:rsidP="00BD6C4F">
      <w:pPr>
        <w:rPr>
          <w:rtl/>
        </w:rPr>
      </w:pPr>
      <w:r>
        <w:rPr>
          <w:rtl/>
        </w:rPr>
        <w:t>ולא העלים רב עיניו ממנה. אמר: אילו כמותכם - האכלתם איסור לבני בתי! ולא אכל רב מאותו בשר.</w:t>
      </w:r>
      <w:r w:rsidR="00BD6C4F">
        <w:rPr>
          <w:rFonts w:hint="cs"/>
          <w:rtl/>
        </w:rPr>
        <w:t xml:space="preserve"> </w:t>
      </w:r>
    </w:p>
    <w:p w14:paraId="76546C64" w14:textId="4784066F" w:rsidR="0046556D" w:rsidRDefault="00CD1CBD" w:rsidP="00BD6C4F">
      <w:pPr>
        <w:rPr>
          <w:rtl/>
        </w:rPr>
      </w:pPr>
      <w:r>
        <w:rPr>
          <w:rtl/>
        </w:rPr>
        <w:t>ולמה? לא משום שנתעלם, שהרי לא נתעלם,</w:t>
      </w:r>
      <w:r w:rsidR="00BD6C4F" w:rsidRPr="00C63571">
        <w:rPr>
          <w:rtl/>
        </w:rPr>
        <w:t xml:space="preserve"> </w:t>
      </w:r>
    </w:p>
    <w:p w14:paraId="1FCF3C6E" w14:textId="767B5C52" w:rsidR="0046556D" w:rsidRDefault="00CA58A7" w:rsidP="00BD6C4F">
      <w:pPr>
        <w:rPr>
          <w:rtl/>
        </w:rPr>
      </w:pPr>
      <w:r>
        <w:rPr>
          <w:rtl/>
        </w:rPr>
        <w:t xml:space="preserve">ולא משום שניחש, שהרי אמר </w:t>
      </w:r>
      <w:r w:rsidRPr="008B2609">
        <w:rPr>
          <w:rStyle w:val="2fb"/>
          <w:rtl/>
        </w:rPr>
        <w:t>רב</w:t>
      </w:r>
      <w:r>
        <w:rPr>
          <w:rtl/>
        </w:rPr>
        <w:t>:</w:t>
      </w:r>
      <w:r w:rsidR="00BD6C4F" w:rsidRPr="00C63571">
        <w:rPr>
          <w:rtl/>
        </w:rPr>
        <w:t xml:space="preserve"> כל נחש שאינו כאליעזר עבד אברהם וכיונתן בן שאול אינו נחש!</w:t>
      </w:r>
    </w:p>
    <w:p w14:paraId="6C4E046D" w14:textId="5DCD032F" w:rsidR="0046556D" w:rsidRDefault="00FE24D4" w:rsidP="00BD6C4F">
      <w:pPr>
        <w:rPr>
          <w:rtl/>
        </w:rPr>
      </w:pPr>
      <w:r>
        <w:rPr>
          <w:rtl/>
        </w:rPr>
        <w:t>אלא סעודת הרשות היתה,</w:t>
      </w:r>
      <w:r w:rsidR="00CD1CBD" w:rsidRPr="002C18B1">
        <w:rPr>
          <w:rStyle w:val="afffffe"/>
          <w:rtl/>
        </w:rPr>
        <w:t xml:space="preserve"> שאינה סעודת מצוה,</w:t>
      </w:r>
      <w:r>
        <w:rPr>
          <w:rtl/>
        </w:rPr>
        <w:t xml:space="preserve"> בת ת"ח לע"ה, </w:t>
      </w:r>
      <w:r w:rsidRPr="008B2609">
        <w:rPr>
          <w:rStyle w:val="2fb"/>
          <w:rtl/>
        </w:rPr>
        <w:t>ורב</w:t>
      </w:r>
      <w:r>
        <w:rPr>
          <w:rtl/>
        </w:rPr>
        <w:t xml:space="preserve"> לא נהנה מסעודת הרשות.</w:t>
      </w:r>
    </w:p>
    <w:p w14:paraId="0149F011" w14:textId="77777777" w:rsidR="00EC39C4" w:rsidRPr="008B2609" w:rsidRDefault="00EC39C4" w:rsidP="008B2609">
      <w:pPr>
        <w:pStyle w:val="afffff8"/>
        <w:rPr>
          <w:color w:val="7B3F00"/>
          <w:rtl/>
        </w:rPr>
      </w:pPr>
      <w:r w:rsidRPr="008B2609">
        <w:rPr>
          <w:color w:val="7B3F00"/>
          <w:rtl/>
        </w:rPr>
        <w:t>רב בודק במעבורת, שמואל בספר, רי"ו בתינוק</w:t>
      </w:r>
    </w:p>
    <w:p w14:paraId="6B424AD7" w14:textId="40A52AB3" w:rsidR="0046556D" w:rsidRDefault="00CD1CBD" w:rsidP="00BD6C4F">
      <w:pPr>
        <w:rPr>
          <w:rtl/>
        </w:rPr>
      </w:pPr>
      <w:r>
        <w:rPr>
          <w:rStyle w:val="2fb"/>
          <w:rtl/>
        </w:rPr>
        <w:t>רב בודק במעבורת, אם מזומנת לו, שמואל בודק בספר, ורי"ו בודק בתינוק: פסוק לי פסוקך.</w:t>
      </w:r>
    </w:p>
    <w:p w14:paraId="693DFCDC" w14:textId="11EFA2DD" w:rsidR="0046556D" w:rsidRDefault="00CD1CBD" w:rsidP="00BD6C4F">
      <w:pPr>
        <w:rPr>
          <w:rtl/>
        </w:rPr>
      </w:pPr>
      <w:r>
        <w:rPr>
          <w:rtl/>
        </w:rPr>
        <w:t xml:space="preserve">כל שנות רב היה </w:t>
      </w:r>
      <w:r>
        <w:rPr>
          <w:rStyle w:val="2fb"/>
          <w:rtl/>
          <w:rPrChange w:id="13215" w:author="מנוע אמוראים" w:date="2026-10-05T16:40:54Z">
            <w:rPr>
              <w:rtl/>
            </w:rPr>
          </w:rPrChange>
        </w:rPr>
        <w:t xml:space="preserve">רי"ו</w:t>
      </w:r>
      <w:r>
        <w:rPr>
          <w:rtl/>
        </w:rPr>
        <w:t xml:space="preserve"> כותב לו: לקדם רבינו שבבבל,</w:t>
      </w:r>
    </w:p>
    <w:p w14:paraId="0A1A6D59" w14:textId="060BC413" w:rsidR="0046556D" w:rsidRDefault="00CD1CBD" w:rsidP="00BD6C4F">
      <w:pPr>
        <w:rPr>
          <w:rtl/>
        </w:rPr>
      </w:pPr>
      <w:r>
        <w:rPr>
          <w:rtl/>
        </w:rPr>
        <w:t>כשנפטר, כתב לשמואל: לקדם חבירינו שבבבל. אמר שמואל: איני יודע דבר שאהיה בו רבו?</w:t>
      </w:r>
      <w:r w:rsidR="00BD6C4F">
        <w:rPr>
          <w:rFonts w:hint="cs"/>
          <w:rtl/>
        </w:rPr>
        <w:t xml:space="preserve"> </w:t>
      </w:r>
    </w:p>
    <w:p w14:paraId="32E1B89D" w14:textId="0C6DBF68" w:rsidR="0046556D" w:rsidRDefault="00CD1CBD" w:rsidP="00BD6C4F">
      <w:pPr>
        <w:rPr>
          <w:rtl/>
        </w:rPr>
      </w:pPr>
      <w:r>
        <w:rPr>
          <w:rtl/>
        </w:rPr>
        <w:t xml:space="preserve">שלח לו עיבור של שישים שנה. אמר </w:t>
      </w:r>
      <w:r>
        <w:rPr>
          <w:rStyle w:val="2fb"/>
          <w:rtl/>
          <w:rPrChange w:id="13216" w:author="מנוע אמוראים" w:date="2026-10-05T16:40:54Z">
            <w:rPr>
              <w:rtl/>
            </w:rPr>
          </w:rPrChange>
        </w:rPr>
        <w:t xml:space="preserve">רי"ו</w:t>
      </w:r>
      <w:r>
        <w:rPr>
          <w:rtl/>
        </w:rPr>
        <w:t xml:space="preserve">: חשבון בעלמא יודע,</w:t>
      </w:r>
      <w:r w:rsidR="00BD6C4F" w:rsidRPr="00C63571">
        <w:rPr>
          <w:rtl/>
        </w:rPr>
        <w:t xml:space="preserve"> </w:t>
      </w:r>
    </w:p>
    <w:p w14:paraId="18742B3D" w14:textId="2A552C4F" w:rsidR="0046556D" w:rsidRDefault="00CD1CBD" w:rsidP="00BD6C4F">
      <w:pPr>
        <w:rPr>
          <w:rtl/>
        </w:rPr>
      </w:pPr>
      <w:r>
        <w:rPr>
          <w:rtl/>
        </w:rPr>
        <w:t>שלח לו י"ג גמלים של ספיקות טריפה, אמר: יש לי רב בבבל, אלך ואראהו.</w:t>
      </w:r>
      <w:r w:rsidR="00BD6C4F">
        <w:rPr>
          <w:rFonts w:hint="cs"/>
          <w:rtl/>
        </w:rPr>
        <w:t xml:space="preserve"> </w:t>
      </w:r>
    </w:p>
    <w:p w14:paraId="3BAB9296" w14:textId="4881BBDE" w:rsidR="0046556D" w:rsidRDefault="00491EB9" w:rsidP="00BD6C4F">
      <w:pPr>
        <w:rPr>
          <w:rtl/>
        </w:rPr>
      </w:pPr>
      <w:r>
        <w:rPr>
          <w:rtl/>
        </w:rPr>
        <w:t>אמר לתינוק: פסוק לי פסוקך! א"ל: '</w:t>
      </w:r>
      <w:r w:rsidRPr="008B2609">
        <w:rPr>
          <w:rStyle w:val="2fb"/>
          <w:rtl/>
        </w:rPr>
        <w:t>ושמואל</w:t>
      </w:r>
      <w:r>
        <w:rPr>
          <w:rtl/>
        </w:rPr>
        <w:t xml:space="preserve"> מת', אמר: ש"מ נפטר </w:t>
      </w:r>
      <w:r w:rsidRPr="008B2609">
        <w:rPr>
          <w:rStyle w:val="2fb"/>
          <w:rtl/>
        </w:rPr>
        <w:t>שמואל</w:t>
      </w:r>
      <w:r>
        <w:rPr>
          <w:rtl/>
        </w:rPr>
        <w:t>.</w:t>
      </w:r>
      <w:r w:rsidR="00BD6C4F" w:rsidRPr="00C63571">
        <w:rPr>
          <w:rtl/>
        </w:rPr>
        <w:t xml:space="preserve"> </w:t>
      </w:r>
    </w:p>
    <w:p w14:paraId="40234CA6" w14:textId="358ED77C" w:rsidR="0046556D" w:rsidRDefault="00491EB9" w:rsidP="00BD6C4F">
      <w:pPr>
        <w:rPr>
          <w:rtl/>
        </w:rPr>
      </w:pPr>
      <w:r>
        <w:rPr>
          <w:rtl/>
        </w:rPr>
        <w:t xml:space="preserve">ולא היא, לא נפטר </w:t>
      </w:r>
      <w:r w:rsidRPr="008B2609">
        <w:rPr>
          <w:rStyle w:val="2fb"/>
          <w:rtl/>
        </w:rPr>
        <w:t>שמואל</w:t>
      </w:r>
      <w:r>
        <w:rPr>
          <w:rtl/>
        </w:rPr>
        <w:t xml:space="preserve">, אלא כדי שלא יטרח </w:t>
      </w:r>
      <w:r w:rsidRPr="008B2609">
        <w:rPr>
          <w:rStyle w:val="2fb"/>
          <w:rtl/>
        </w:rPr>
        <w:t>רי"ו</w:t>
      </w:r>
      <w:r>
        <w:rPr>
          <w:rtl/>
        </w:rPr>
        <w:t>.</w:t>
      </w:r>
    </w:p>
    <w:p w14:paraId="25405313" w14:textId="77777777" w:rsidR="0046556D" w:rsidRDefault="0046556D" w:rsidP="00BD6C4F">
      <w:pPr>
        <w:rPr>
          <w:rtl/>
        </w:rPr>
      </w:pPr>
    </w:p>
    <w:p w14:paraId="54469323" w14:textId="77777777" w:rsidR="00EC39C4" w:rsidRDefault="00EC39C4" w:rsidP="008B2609">
      <w:pPr>
        <w:pStyle w:val="38"/>
        <w:framePr w:wrap="notBeside"/>
        <w:rPr>
          <w:rtl/>
        </w:rPr>
      </w:pPr>
      <w:r>
        <w:rPr>
          <w:rtl/>
        </w:rPr>
        <w:lastRenderedPageBreak/>
        <w:t>רשב"א:</w:t>
      </w:r>
    </w:p>
    <w:p w14:paraId="1B7E7908" w14:textId="77777777" w:rsidR="00EC39C4" w:rsidRPr="008B2609" w:rsidRDefault="00EC39C4" w:rsidP="008B2609">
      <w:pPr>
        <w:pStyle w:val="afffff8"/>
        <w:rPr>
          <w:color w:val="7B3F00"/>
          <w:rtl/>
        </w:rPr>
      </w:pPr>
      <w:r w:rsidRPr="008B2609">
        <w:rPr>
          <w:color w:val="7B3F00"/>
          <w:rtl/>
        </w:rPr>
        <w:t>נחש וסימן</w:t>
      </w:r>
    </w:p>
    <w:p w14:paraId="2FBFC06B" w14:textId="2091995C" w:rsidR="0046556D" w:rsidRDefault="00BD6C4F" w:rsidP="00BD6C4F">
      <w:pPr>
        <w:rPr>
          <w:rtl/>
        </w:rPr>
      </w:pPr>
      <w:r>
        <w:rPr>
          <w:rFonts w:hint="cs"/>
          <w:rtl/>
        </w:rPr>
        <w:t xml:space="preserve"> </w:t>
      </w:r>
      <w:r w:rsidR="00CD1CBD">
        <w:rPr>
          <w:rtl/>
        </w:rPr>
        <w:t>בית, תינוק ואשה, אף שאין נחש - יש סימן.</w:t>
      </w:r>
      <w:r w:rsidR="00CD1CBD" w:rsidRPr="002C18B1">
        <w:rPr>
          <w:rStyle w:val="afffffe"/>
          <w:rtl/>
        </w:rPr>
        <w:t xml:space="preserve"> אם הצליח בסחורה ראשונה</w:t>
      </w:r>
    </w:p>
    <w:p w14:paraId="4CEC08A3" w14:textId="77777777" w:rsidR="00EC39C4" w:rsidRDefault="00EC39C4" w:rsidP="008B2609">
      <w:pPr>
        <w:pStyle w:val="38"/>
        <w:framePr w:wrap="notBeside"/>
        <w:rPr>
          <w:rtl/>
        </w:rPr>
      </w:pPr>
      <w:r>
        <w:rPr>
          <w:rtl/>
        </w:rPr>
        <w:t>ר"א:</w:t>
      </w:r>
    </w:p>
    <w:p w14:paraId="6A458B68" w14:textId="67779B75" w:rsidR="0046556D" w:rsidRDefault="00491EB9" w:rsidP="00BD6C4F">
      <w:pPr>
        <w:rPr>
          <w:rtl/>
        </w:rPr>
      </w:pPr>
      <w:r>
        <w:rPr>
          <w:rtl/>
        </w:rPr>
        <w:t>והוא שהוחזק ג' פעמים,</w:t>
      </w:r>
      <w:r w:rsidR="00BD6C4F" w:rsidRPr="00C63571">
        <w:rPr>
          <w:rtl/>
        </w:rPr>
        <w:t xml:space="preserve"> </w:t>
      </w:r>
      <w:r w:rsidR="00BD6C4F" w:rsidRPr="0046594B">
        <w:rPr>
          <w:rStyle w:val="afffff0"/>
          <w:rtl/>
        </w:rPr>
        <w:t>ד</w:t>
      </w:r>
      <w:r w:rsidR="00BD6C4F" w:rsidRPr="0046594B">
        <w:rPr>
          <w:rStyle w:val="afffff0"/>
          <w:rFonts w:hint="cs"/>
          <w:rtl/>
        </w:rPr>
        <w:t>'</w:t>
      </w:r>
      <w:r w:rsidR="00BD6C4F" w:rsidRPr="0046594B">
        <w:rPr>
          <w:rStyle w:val="afffff0"/>
          <w:rtl/>
        </w:rPr>
        <w:t>יוסף איננו ושמעון איננו ואת בנימין תקחו</w:t>
      </w:r>
      <w:r w:rsidR="00BD6C4F" w:rsidRPr="0046594B">
        <w:rPr>
          <w:rStyle w:val="afffff0"/>
          <w:rFonts w:hint="cs"/>
          <w:rtl/>
        </w:rPr>
        <w:t>'</w:t>
      </w:r>
      <w:r w:rsidR="00BD6C4F" w:rsidRPr="0046594B">
        <w:rPr>
          <w:rStyle w:val="afffff0"/>
          <w:rtl/>
        </w:rPr>
        <w:t>.</w:t>
      </w:r>
    </w:p>
    <w:p w14:paraId="0901FA03" w14:textId="77777777" w:rsidR="0046556D" w:rsidRDefault="0046556D" w:rsidP="00BD6C4F">
      <w:pPr>
        <w:rPr>
          <w:rtl/>
        </w:rPr>
      </w:pPr>
    </w:p>
    <w:p w14:paraId="305A691C" w14:textId="77777777" w:rsidR="00EC39C4" w:rsidRDefault="00EC39C4" w:rsidP="008B2609">
      <w:pPr>
        <w:pStyle w:val="38"/>
        <w:framePr w:wrap="notBeside"/>
        <w:rPr>
          <w:rtl/>
        </w:rPr>
      </w:pPr>
      <w:r>
        <w:rPr>
          <w:rtl/>
        </w:rPr>
        <w:t>ר"ה מרב:</w:t>
      </w:r>
    </w:p>
    <w:p w14:paraId="2BE107C7" w14:textId="0CB51CEA" w:rsidR="0046556D" w:rsidRDefault="00BD6C4F" w:rsidP="00BD6C4F">
      <w:pPr>
        <w:rPr>
          <w:rtl/>
        </w:rPr>
      </w:pPr>
      <w:r w:rsidRPr="00AB425A">
        <w:rPr>
          <w:rFonts w:hint="cs"/>
          <w:b/>
          <w:bCs/>
          <w:rtl/>
        </w:rPr>
        <w:t xml:space="preserve"> </w:t>
      </w:r>
      <w:r w:rsidR="00CD1CBD">
        <w:rPr>
          <w:b/>
          <w:bCs/>
          <w:rtl/>
        </w:rPr>
        <w:t>בשר בחרוזין שנתעלם, מהו? א"ל: אל תהי שוטה! בחרוזין הרי זה סימן.</w:t>
      </w:r>
    </w:p>
    <w:p w14:paraId="439E2044" w14:textId="77777777" w:rsidR="00EC39C4" w:rsidRDefault="00EC39C4" w:rsidP="008B2609">
      <w:pPr>
        <w:pStyle w:val="38"/>
        <w:framePr w:wrap="notBeside"/>
        <w:rPr>
          <w:rtl/>
        </w:rPr>
      </w:pPr>
      <w:r>
        <w:rPr>
          <w:rtl/>
        </w:rPr>
        <w:t>וא"ד</w:t>
      </w:r>
    </w:p>
    <w:p w14:paraId="72F42A17" w14:textId="0B9E67CD" w:rsidR="0046556D" w:rsidRDefault="00BD6C4F" w:rsidP="00BD6C4F">
      <w:pPr>
        <w:rPr>
          <w:rtl/>
        </w:rPr>
      </w:pPr>
      <w:r>
        <w:rPr>
          <w:rFonts w:hint="cs"/>
          <w:rtl/>
        </w:rPr>
        <w:t xml:space="preserve"> </w:t>
      </w:r>
      <w:r w:rsidR="00491EB9" w:rsidRPr="008B2609">
        <w:rPr>
          <w:rStyle w:val="2fb"/>
          <w:rtl/>
        </w:rPr>
        <w:t>ר"ה</w:t>
      </w:r>
      <w:r w:rsidR="00491EB9">
        <w:rPr>
          <w:b/>
          <w:bCs/>
          <w:rtl/>
        </w:rPr>
        <w:t xml:space="preserve"> </w:t>
      </w:r>
      <w:r w:rsidR="00491EB9" w:rsidRPr="008B2609">
        <w:rPr>
          <w:rStyle w:val="2fb"/>
          <w:rtl/>
        </w:rPr>
        <w:t>מרב</w:t>
      </w:r>
      <w:r w:rsidR="00491EB9">
        <w:rPr>
          <w:b/>
          <w:bCs/>
          <w:rtl/>
        </w:rPr>
        <w:t>: בחרוזין הרי זה סימן.</w:t>
      </w:r>
    </w:p>
    <w:p w14:paraId="7E6A7848" w14:textId="77777777" w:rsidR="00EC39C4" w:rsidRDefault="00EC39C4" w:rsidP="008B2609">
      <w:pPr>
        <w:pStyle w:val="38"/>
        <w:framePr w:wrap="notBeside"/>
        <w:rPr>
          <w:rtl/>
        </w:rPr>
      </w:pPr>
      <w:r>
        <w:rPr>
          <w:rtl/>
        </w:rPr>
        <w:t>ומעשה</w:t>
      </w:r>
    </w:p>
    <w:p w14:paraId="1BFFBB87" w14:textId="687720B6" w:rsidR="0046556D" w:rsidRDefault="00BD6C4F" w:rsidP="00BD6C4F">
      <w:pPr>
        <w:rPr>
          <w:rtl/>
        </w:rPr>
      </w:pPr>
      <w:r>
        <w:rPr>
          <w:rFonts w:hint="cs"/>
          <w:rtl/>
        </w:rPr>
        <w:t xml:space="preserve"> </w:t>
      </w:r>
      <w:r w:rsidR="00CD1CBD">
        <w:rPr>
          <w:rStyle w:val="2fb"/>
          <w:rtl/>
        </w:rPr>
        <w:t>ר"נ מנהרדעא נזדמן לר"כ בעיוה"כ, באו עורבים וזרקו כבד וכוליא, א"ל ר"כ: קח ואכול, עכשיו היתר שכיח יותר.</w:t>
      </w:r>
      <w:r w:rsidR="00CD1CBD" w:rsidRPr="002C18B1">
        <w:rPr>
          <w:rStyle w:val="afffffe"/>
          <w:rtl/>
        </w:rPr>
        <w:t xml:space="preserve"> שהכל שוחטים</w:t>
      </w:r>
    </w:p>
    <w:p w14:paraId="06A69DB5" w14:textId="77777777" w:rsidR="00EC39C4" w:rsidRDefault="00EC39C4" w:rsidP="008B2609">
      <w:pPr>
        <w:pStyle w:val="38"/>
        <w:framePr w:wrap="notBeside"/>
        <w:rPr>
          <w:rtl/>
        </w:rPr>
      </w:pPr>
      <w:r>
        <w:rPr>
          <w:rtl/>
        </w:rPr>
        <w:t>ומעשה</w:t>
      </w:r>
    </w:p>
    <w:p w14:paraId="3CC9F798" w14:textId="49EBAAC2" w:rsidR="0046556D" w:rsidRDefault="00BD6C4F" w:rsidP="00BD6C4F">
      <w:pPr>
        <w:rPr>
          <w:rtl/>
        </w:rPr>
      </w:pPr>
      <w:r>
        <w:rPr>
          <w:rFonts w:hint="cs"/>
          <w:rtl/>
        </w:rPr>
        <w:t xml:space="preserve"> </w:t>
      </w:r>
      <w:r w:rsidR="00CD1CBD">
        <w:rPr>
          <w:rStyle w:val="2fb"/>
          <w:rtl/>
        </w:rPr>
        <w:t>רחב"א אבדה לו חלחולת בין החביות, בא לר"ה, א"ל: אף שאין לך סימן, אם יש לך טביעות עין - קח.</w:t>
      </w:r>
      <w:r>
        <w:rPr>
          <w:rFonts w:hint="cs"/>
          <w:rtl/>
        </w:rPr>
        <w:t xml:space="preserve"> </w:t>
      </w:r>
    </w:p>
    <w:p w14:paraId="7AB9B980" w14:textId="77777777" w:rsidR="00EC39C4" w:rsidRDefault="00EC39C4" w:rsidP="008B2609">
      <w:pPr>
        <w:pStyle w:val="38"/>
        <w:framePr w:wrap="notBeside"/>
        <w:rPr>
          <w:rtl/>
        </w:rPr>
      </w:pPr>
      <w:r>
        <w:rPr>
          <w:rtl/>
        </w:rPr>
        <w:t>ומעשה</w:t>
      </w:r>
    </w:p>
    <w:p w14:paraId="2B2C5BFC" w14:textId="6FEBB5BB" w:rsidR="0046556D" w:rsidRDefault="00BD6C4F" w:rsidP="00BD6C4F">
      <w:pPr>
        <w:rPr>
          <w:rtl/>
        </w:rPr>
      </w:pPr>
      <w:r>
        <w:rPr>
          <w:rFonts w:hint="cs"/>
          <w:rtl/>
        </w:rPr>
        <w:t xml:space="preserve"> </w:t>
      </w:r>
      <w:r w:rsidR="00491EB9" w:rsidRPr="008B2609">
        <w:rPr>
          <w:rStyle w:val="2fb"/>
          <w:rtl/>
        </w:rPr>
        <w:t>רב חנינא</w:t>
      </w:r>
      <w:r w:rsidR="00491EB9">
        <w:rPr>
          <w:rtl/>
        </w:rPr>
        <w:t xml:space="preserve"> חוזאה אבד לו גב של בשר, בא </w:t>
      </w:r>
      <w:r w:rsidR="00491EB9" w:rsidRPr="008B2609">
        <w:rPr>
          <w:rStyle w:val="2fb"/>
          <w:rtl/>
        </w:rPr>
        <w:t>לר"נ</w:t>
      </w:r>
      <w:r w:rsidR="00491EB9">
        <w:rPr>
          <w:rtl/>
        </w:rPr>
        <w:t>, א"ל: אם יש לך טביעות עין קח.</w:t>
      </w:r>
      <w:r>
        <w:rPr>
          <w:rFonts w:hint="cs"/>
          <w:rtl/>
        </w:rPr>
        <w:t xml:space="preserve"> </w:t>
      </w:r>
    </w:p>
    <w:p w14:paraId="784DEE72" w14:textId="77777777" w:rsidR="00EC39C4" w:rsidRDefault="00EC39C4" w:rsidP="008B2609">
      <w:pPr>
        <w:pStyle w:val="38"/>
        <w:framePr w:wrap="notBeside"/>
        <w:rPr>
          <w:rtl/>
        </w:rPr>
      </w:pPr>
      <w:r>
        <w:rPr>
          <w:rtl/>
        </w:rPr>
        <w:t>ומעשה</w:t>
      </w:r>
    </w:p>
    <w:p w14:paraId="5FD19D40" w14:textId="5A9F75DF" w:rsidR="0046556D" w:rsidRDefault="00BD6C4F" w:rsidP="00BD6C4F">
      <w:pPr>
        <w:rPr>
          <w:rtl/>
        </w:rPr>
      </w:pPr>
      <w:r>
        <w:rPr>
          <w:rFonts w:hint="cs"/>
          <w:rtl/>
        </w:rPr>
        <w:t xml:space="preserve"> </w:t>
      </w:r>
      <w:r w:rsidR="00491EB9" w:rsidRPr="008B2609">
        <w:rPr>
          <w:rStyle w:val="2fb"/>
          <w:rtl/>
        </w:rPr>
        <w:t>רנב"א</w:t>
      </w:r>
      <w:r w:rsidR="00491EB9">
        <w:rPr>
          <w:rtl/>
        </w:rPr>
        <w:t xml:space="preserve"> אבד לו פקעת של תכלת, בא </w:t>
      </w:r>
      <w:r w:rsidR="00491EB9" w:rsidRPr="008B2609">
        <w:rPr>
          <w:rStyle w:val="2fb"/>
          <w:rtl/>
        </w:rPr>
        <w:t>לר"ח</w:t>
      </w:r>
      <w:r w:rsidR="00491EB9">
        <w:rPr>
          <w:rtl/>
        </w:rPr>
        <w:t>, א"ל: אם יש לך טביעות עין קח.</w:t>
      </w:r>
      <w:r>
        <w:rPr>
          <w:rFonts w:hint="cs"/>
          <w:rtl/>
        </w:rPr>
        <w:t xml:space="preserve"> </w:t>
      </w:r>
    </w:p>
    <w:p w14:paraId="078A7DC4" w14:textId="77777777" w:rsidR="00BD6C4F" w:rsidRPr="00C63571" w:rsidRDefault="00BD6C4F" w:rsidP="00F07436">
      <w:pPr>
        <w:pStyle w:val="afff3"/>
        <w:framePr w:wrap="around"/>
        <w:rPr>
          <w:rtl/>
        </w:rPr>
      </w:pPr>
      <w:r>
        <w:rPr>
          <w:rFonts w:hint="cs"/>
          <w:rtl/>
        </w:rPr>
        <w:t>צו.</w:t>
      </w:r>
    </w:p>
    <w:p w14:paraId="18C0FA09" w14:textId="77777777" w:rsidR="00EC39C4" w:rsidRDefault="00EC39C4" w:rsidP="008B2609">
      <w:pPr>
        <w:pStyle w:val="38"/>
        <w:framePr w:wrap="notBeside"/>
        <w:rPr>
          <w:rtl/>
        </w:rPr>
      </w:pPr>
      <w:r>
        <w:rPr>
          <w:rtl/>
        </w:rPr>
        <w:t>רבא:</w:t>
      </w:r>
    </w:p>
    <w:p w14:paraId="26A5F4EE" w14:textId="77777777" w:rsidR="00EC39C4" w:rsidRPr="008B2609" w:rsidRDefault="00EC39C4" w:rsidP="008B2609">
      <w:pPr>
        <w:pStyle w:val="afffff8"/>
        <w:rPr>
          <w:color w:val="7B3F00"/>
          <w:rtl/>
        </w:rPr>
      </w:pPr>
      <w:r w:rsidRPr="008B2609">
        <w:rPr>
          <w:color w:val="7B3F00"/>
          <w:rtl/>
        </w:rPr>
        <w:t>סימן וטביעות עין - מה עדיף</w:t>
      </w:r>
    </w:p>
    <w:p w14:paraId="67076FB0" w14:textId="69044F0D" w:rsidR="0046556D" w:rsidRDefault="00BD6C4F" w:rsidP="00BD6C4F">
      <w:pPr>
        <w:rPr>
          <w:rtl/>
        </w:rPr>
      </w:pPr>
      <w:r>
        <w:rPr>
          <w:rFonts w:hint="cs"/>
          <w:rtl/>
        </w:rPr>
        <w:t xml:space="preserve"> </w:t>
      </w:r>
      <w:r w:rsidR="00495F90">
        <w:rPr>
          <w:rtl/>
        </w:rPr>
        <w:t>מתחילה הו"א סימן עדיף מטביעות עין, שהרי מחזירים אבידה בסימן ולא בטביעות עין, עכשיו ששמעתי שמועות אלו - טביעות עין עדיפא,</w:t>
      </w:r>
      <w:r w:rsidRPr="00C63571">
        <w:rPr>
          <w:rtl/>
        </w:rPr>
        <w:t xml:space="preserve"> </w:t>
      </w:r>
    </w:p>
    <w:p w14:paraId="2354A894" w14:textId="6559A639" w:rsidR="0046556D" w:rsidRDefault="00495F90" w:rsidP="00BD6C4F">
      <w:pPr>
        <w:rPr>
          <w:rtl/>
        </w:rPr>
      </w:pPr>
      <w:r>
        <w:rPr>
          <w:rtl/>
        </w:rPr>
        <w:t>דאלת"ה היאך סומא מותר באשתו, ובני אדם בנשותיהן בלילה? אלא בטביעות עין של קול, ה"נ סומכים על טביעות עין.</w:t>
      </w:r>
      <w:r w:rsidR="00BD6C4F">
        <w:rPr>
          <w:rFonts w:hint="cs"/>
          <w:rtl/>
        </w:rPr>
        <w:t xml:space="preserve"> </w:t>
      </w:r>
    </w:p>
    <w:p w14:paraId="5BE6868B" w14:textId="77777777" w:rsidR="00EC39C4" w:rsidRDefault="00EC39C4" w:rsidP="008B2609">
      <w:pPr>
        <w:pStyle w:val="38"/>
        <w:framePr w:wrap="notBeside"/>
        <w:rPr>
          <w:rtl/>
        </w:rPr>
      </w:pPr>
      <w:r>
        <w:rPr>
          <w:rtl/>
        </w:rPr>
        <w:t>רי"צ בדר"מ:</w:t>
      </w:r>
    </w:p>
    <w:p w14:paraId="01D3EFFD" w14:textId="1CE3A90B" w:rsidR="0046556D" w:rsidRDefault="00BD6C4F" w:rsidP="00BD6C4F">
      <w:pPr>
        <w:rPr>
          <w:rtl/>
        </w:rPr>
      </w:pPr>
      <w:r>
        <w:rPr>
          <w:rFonts w:hint="cs"/>
          <w:rtl/>
        </w:rPr>
        <w:t xml:space="preserve"> </w:t>
      </w:r>
      <w:r w:rsidR="00495F90">
        <w:rPr>
          <w:rStyle w:val="2fb"/>
          <w:rtl/>
        </w:rPr>
        <w:t>תדע, שאילו באו שנים ואמרו: פלוני שזה וזה סימניו הרג נפש - אין הורגים אותו,</w:t>
      </w:r>
      <w:r>
        <w:rPr>
          <w:rFonts w:hint="cs"/>
          <w:rtl/>
        </w:rPr>
        <w:t xml:space="preserve"> </w:t>
      </w:r>
    </w:p>
    <w:p w14:paraId="3AAA758E" w14:textId="6C8D8022" w:rsidR="0046556D" w:rsidRDefault="00496092" w:rsidP="00BD6C4F">
      <w:pPr>
        <w:rPr>
          <w:rtl/>
        </w:rPr>
      </w:pPr>
      <w:r>
        <w:rPr>
          <w:rtl/>
        </w:rPr>
        <w:t>ואילו אמרו: יש לנו טביעות עין בו - הורגים אותו.</w:t>
      </w:r>
    </w:p>
    <w:p w14:paraId="2C28B307" w14:textId="77777777" w:rsidR="00EC39C4" w:rsidRDefault="00EC39C4" w:rsidP="008B2609">
      <w:pPr>
        <w:pStyle w:val="38"/>
        <w:framePr w:wrap="notBeside"/>
        <w:rPr>
          <w:rtl/>
        </w:rPr>
      </w:pPr>
      <w:r>
        <w:rPr>
          <w:rtl/>
        </w:rPr>
        <w:t>ר"א:</w:t>
      </w:r>
    </w:p>
    <w:p w14:paraId="386CAEB7" w14:textId="64D8CD28" w:rsidR="0046556D" w:rsidRDefault="00BD6C4F" w:rsidP="00BD6C4F">
      <w:pPr>
        <w:rPr>
          <w:rtl/>
        </w:rPr>
      </w:pPr>
      <w:r>
        <w:rPr>
          <w:rFonts w:hint="cs"/>
          <w:rtl/>
        </w:rPr>
        <w:t xml:space="preserve"> </w:t>
      </w:r>
      <w:r w:rsidR="00495F90">
        <w:rPr>
          <w:rtl/>
        </w:rPr>
        <w:t>תדע, שאילו אומר אדם לשלוחו קרא לפלוני שאלו סימניו - ספק יכירו ספק לא, ואילו יש לו בו טביעות עין - כשרואהו מכירו.</w:t>
      </w:r>
    </w:p>
    <w:p>
      <w:pPr>
        <w:pStyle w:val="MishnaBatzad"/>
        <w:rPr>
          <w:ins w:id="20162" w:author="קלוד" w:date="2026-10-06T10:08:36Z"/>
        </w:rPr>
      </w:pPr>
      <w:ins w:id="20161" w:author="קלוד" w:date="2026-10-06T10:08:36Z">
        <w:r>
          <w:t xml:space="preserve">משנה ב</w:t>
        </w:r>
      </w:ins>
    </w:p>
    <w:p w14:paraId="4FEBDBD2" w14:textId="77777777" w:rsidR="00BD6C4F" w:rsidRPr="00C63571" w:rsidRDefault="00BD6C4F" w:rsidP="00BD6C4F">
      <w:pPr>
        <w:pStyle w:val="afff9"/>
        <w:rPr>
          <w:del w:id="20157" w:author="קלוד" w:date="2026-10-06T10:14:23Z"/>
          <w:rtl/>
        </w:rPr>
      </w:pPr>
      <w:ins w:id="9892" w:author="מספור קטעי משנה" w:date="2026-10-06T06:45:19Z">
        <w:del w:id="20155" w:author="קלוד" w:date="2026-10-06T10:14:23Z">
          <w:r>
            <w:rPr>
              <w:rStyle w:val="MisparKeta"/>
            </w:rPr>
            <w:delText xml:space="preserve">א. </w:delText>
          </w:r>
        </w:del>
      </w:ins>
      <w:del w:id="20156" w:author="קלוד" w:date="2026-10-06T10:14:23Z">
        <w:r w:rsidRPr="00C63571">
          <w:rPr>
            <w:rtl/>
          </w:rPr>
          <w:delText xml:space="preserve">מתני'.</w:delText>
        </w:r>
      </w:del>
    </w:p>
    <w:p w14:paraId="265CED6B" w14:textId="77777777" w:rsidR="00BD6C4F" w:rsidRPr="00C63571" w:rsidRDefault="00BD6C4F" w:rsidP="00BD6C4F">
      <w:pPr>
        <w:pStyle w:val="01"/>
        <w:rPr>
          <w:rtl/>
        </w:rPr>
      </w:pPr>
      <w:r>
        <w:rPr>
          <w:rtl/>
        </w:rPr>
        <w:t xml:space="preserve">הנוטל גיד הנשה צריך שיטול את כולו, </w:t>
      </w:r>
      <w:r>
        <w:rPr>
          <w:rStyle w:val="TanaimMishna"/>
          <w:rtl/>
          <w:rPrChange w:id="22408" w:author="Claude" w:date="2026-10-07T09:47:47Z">
            <w:rPr>
              <w:rtl/>
            </w:rPr>
          </w:rPrChange>
        </w:rPr>
        <w:t xml:space="preserve">ר' יהודה</w:t>
      </w:r>
      <w:r>
        <w:rPr>
          <w:rtl/>
        </w:rPr>
        <w:t xml:space="preserve"> אומר</w:t>
      </w:r>
      <w:r>
        <w:rPr>
          <w:rStyle w:val="TanaimMishna"/>
          <w:rtl/>
          <w:rPrChange w:id="22409" w:author="Claude" w:date="2026-10-07T09:47:47Z">
            <w:rPr>
              <w:rtl/>
            </w:rPr>
          </w:rPrChange>
        </w:rPr>
        <w:t xml:space="preserve">:</w:t>
      </w:r>
      <w:r>
        <w:rPr>
          <w:rtl/>
        </w:rPr>
        <w:t xml:space="preserve"> כדי לקיים בו מצות נטילה.</w:t>
      </w:r>
    </w:p>
    <w:p w14:paraId="560CEB73" w14:textId="77777777" w:rsidR="00BD6C4F" w:rsidRDefault="00BD6C4F" w:rsidP="00BD6C4F">
      <w:pPr>
        <w:pStyle w:val="afff9"/>
        <w:rPr>
          <w:rtl/>
        </w:rPr>
      </w:pPr>
      <w:r w:rsidRPr="00C63571">
        <w:rPr>
          <w:rtl/>
        </w:rPr>
        <w:t xml:space="preserve">האוכל מגיד הנשה כזית - סופג ארבעים, אכלו ואין בו כזית - חייב, </w:t>
      </w:r>
    </w:p>
    <w:p w14:paraId="48B182DA" w14:textId="77777777" w:rsidR="00BD6C4F" w:rsidRPr="00C63571" w:rsidRDefault="00BD6C4F" w:rsidP="00BD6C4F">
      <w:pPr>
        <w:pStyle w:val="afff9"/>
        <w:rPr>
          <w:rtl/>
        </w:rPr>
      </w:pPr>
      <w:r>
        <w:rPr>
          <w:rtl/>
        </w:rPr>
        <w:t xml:space="preserve">אכל מזה כזית ומזה כזית </w:t>
      </w:r>
      <w:r>
        <w:rPr>
          <w:rtl/>
        </w:rPr>
        <w:t xml:space="preserve">סופג שמונים, </w:t>
      </w:r>
      <w:r>
        <w:rPr>
          <w:rStyle w:val="TanaimMishna"/>
          <w:rtl/>
          <w:rPrChange w:id="22410" w:author="Claude" w:date="2026-10-07T09:47:47Z">
            <w:rPr>
              <w:rtl/>
            </w:rPr>
          </w:rPrChange>
        </w:rPr>
        <w:t xml:space="preserve">ר' יהודה</w:t>
      </w:r>
      <w:r>
        <w:rPr>
          <w:rtl/>
        </w:rPr>
        <w:t xml:space="preserve"> אומר</w:t>
      </w:r>
      <w:r>
        <w:rPr>
          <w:rStyle w:val="TanaimMishna"/>
          <w:rtl/>
          <w:rPrChange w:id="22411" w:author="Claude" w:date="2026-10-07T09:47:47Z">
            <w:rPr>
              <w:rtl/>
            </w:rPr>
          </w:rPrChange>
        </w:rPr>
        <w:t xml:space="preserve">:</w:t>
      </w:r>
      <w:r>
        <w:rPr>
          <w:rtl/>
        </w:rPr>
        <w:t xml:space="preserve"> אינו סופג אלא ארבעים.</w:t>
      </w:r>
    </w:p>
    <w:p w14:paraId="5C665A27" w14:textId="77777777" w:rsidR="0046556D" w:rsidRDefault="00BD6C4F" w:rsidP="00BD6C4F">
      <w:pPr>
        <w:rPr>
          <w:rtl/>
        </w:rPr>
      </w:pPr>
      <w:r w:rsidRPr="00C63571">
        <w:rPr>
          <w:rtl/>
        </w:rPr>
        <w:t>גמ'.</w:t>
      </w:r>
    </w:p>
    <w:p w14:paraId="5F511CBD" w14:textId="77777777" w:rsidR="004811F9" w:rsidRDefault="004811F9" w:rsidP="008B2609">
      <w:pPr>
        <w:pStyle w:val="38"/>
        <w:framePr w:wrap="notBeside"/>
        <w:rPr>
          <w:rtl/>
        </w:rPr>
      </w:pPr>
      <w:r>
        <w:rPr>
          <w:rtl/>
        </w:rPr>
        <w:t>ומעשה</w:t>
      </w:r>
    </w:p>
    <w:p w14:paraId="5D9D7936" w14:textId="71B7AA72" w:rsidR="0046556D" w:rsidRDefault="00495F90" w:rsidP="00BD6C4F">
      <w:pPr>
        <w:rPr>
          <w:rtl/>
        </w:rPr>
      </w:pPr>
      <w:r>
        <w:rPr>
          <w:rtl/>
        </w:rPr>
        <w:t xml:space="preserve">בר פיולי עמד לפני שמואל וניקר ירך, וגמם מלמעלה </w:t>
      </w:r>
      <w:r>
        <w:rPr>
          <w:rStyle w:val="2fb"/>
          <w:rtl/>
          <w:rPrChange w:id="13217" w:author="מנוע אמוראים" w:date="2026-10-05T16:40:54Z">
            <w:rPr>
              <w:rtl/>
            </w:rPr>
          </w:rPrChange>
        </w:rPr>
        <w:t xml:space="preserve">כר"י</w:t>
      </w:r>
      <w:r>
        <w:rPr>
          <w:rtl/>
        </w:rPr>
        <w:t xml:space="preserve">, א"ל: רד בו יותר, ואילו לא ראיתיך הייתי אוכל איסור.</w:t>
      </w:r>
      <w:r w:rsidR="00BD6C4F">
        <w:rPr>
          <w:rFonts w:hint="cs"/>
          <w:rtl/>
        </w:rPr>
        <w:t xml:space="preserve"> </w:t>
      </w:r>
    </w:p>
    <w:p w14:paraId="7D3FEDCC" w14:textId="104B910C" w:rsidR="0046556D" w:rsidRDefault="00495F90" w:rsidP="00BD6C4F">
      <w:pPr>
        <w:rPr>
          <w:rtl/>
        </w:rPr>
      </w:pPr>
      <w:r>
        <w:rPr>
          <w:rtl/>
        </w:rPr>
        <w:t xml:space="preserve">רעד ונפלה סכינו מידו, א"ל: אל תרעד, שמי שהורה לך - </w:t>
      </w:r>
      <w:r>
        <w:rPr>
          <w:rStyle w:val="2fb"/>
          <w:rtl/>
          <w:rPrChange w:id="13218" w:author="מנוע אמוראים" w:date="2026-10-05T16:40:54Z">
            <w:rPr>
              <w:rtl/>
            </w:rPr>
          </w:rPrChange>
        </w:rPr>
        <w:t xml:space="preserve">כר"י</w:t>
      </w:r>
      <w:r>
        <w:rPr>
          <w:rtl/>
        </w:rPr>
        <w:t xml:space="preserve"> הורה לך.</w:t>
      </w:r>
      <w:r w:rsidR="00BD6C4F">
        <w:rPr>
          <w:rFonts w:hint="cs"/>
          <w:rtl/>
        </w:rPr>
        <w:t xml:space="preserve"> </w:t>
      </w:r>
    </w:p>
    <w:p w14:paraId="54ABFC68" w14:textId="77777777" w:rsidR="004811F9" w:rsidRDefault="004811F9" w:rsidP="008B2609">
      <w:pPr>
        <w:pStyle w:val="38"/>
        <w:framePr w:wrap="notBeside"/>
        <w:rPr>
          <w:rtl/>
        </w:rPr>
      </w:pPr>
      <w:r>
        <w:rPr>
          <w:rtl/>
        </w:rPr>
        <w:t>ר"ש:</w:t>
      </w:r>
    </w:p>
    <w:p w14:paraId="18929B81" w14:textId="12129E66" w:rsidR="0046556D" w:rsidRDefault="00495F90" w:rsidP="00BD6C4F">
      <w:pPr>
        <w:rPr>
          <w:rtl/>
        </w:rPr>
      </w:pPr>
      <w:r>
        <w:rPr>
          <w:rStyle w:val="2fb"/>
          <w:rtl/>
        </w:rPr>
        <w:t>מה שנטל בר פיולי - דאורייתא, ואי דוקא לר"י - מכלל דמה ששייר דרבנן לר"י, ומי הורה לו כן?</w:t>
      </w:r>
    </w:p>
    <w:p w14:paraId="4B646906" w14:textId="0F79284D" w:rsidR="0046556D" w:rsidRDefault="00495F90" w:rsidP="00BD6C4F">
      <w:pPr>
        <w:rPr>
          <w:rtl/>
        </w:rPr>
      </w:pPr>
      <w:r>
        <w:rPr>
          <w:rtl/>
        </w:rPr>
        <w:t xml:space="preserve">אלא מה שנטל - דאורייתא לכו"ע, ומה ששייר - דרבנן </w:t>
      </w:r>
      <w:r>
        <w:rPr>
          <w:rStyle w:val="2fb"/>
          <w:rtl/>
          <w:rPrChange w:id="13219" w:author="מנוע אמוראים" w:date="2026-10-05T16:40:54Z">
            <w:rPr>
              <w:rtl/>
            </w:rPr>
          </w:rPrChange>
        </w:rPr>
        <w:t xml:space="preserve">לר"מ</w:t>
      </w:r>
      <w:r>
        <w:rPr>
          <w:rtl/>
        </w:rPr>
        <w:t xml:space="preserve">, שאילו </w:t>
      </w:r>
      <w:r>
        <w:rPr>
          <w:rStyle w:val="2fb"/>
          <w:rtl/>
          <w:rPrChange w:id="13220" w:author="מנוע אמוראים" w:date="2026-10-05T16:40:54Z">
            <w:rPr>
              <w:rtl/>
            </w:rPr>
          </w:rPrChange>
        </w:rPr>
        <w:t xml:space="preserve">לר"י</w:t>
      </w:r>
      <w:r>
        <w:rPr>
          <w:rtl/>
        </w:rPr>
        <w:t xml:space="preserve"> אפי' מדרבנן מותר.</w:t>
      </w:r>
    </w:p>
    <w:p w14:paraId="21EAF962" w14:textId="06C125CE" w:rsidR="00BD6C4F" w:rsidRPr="00C63571" w:rsidRDefault="006B5EFE" w:rsidP="00BD6C4F">
      <w:pPr>
        <w:pStyle w:val="affff1"/>
        <w:rPr>
          <w:rtl/>
        </w:rPr>
      </w:pPr>
      <w:ins w:id="9893" w:author="מספור קטעי משנה" w:date="2026-10-06T06:45:19Z">
        <w:r>
          <w:rPr>
            <w:rStyle w:val="MisparKeta"/>
          </w:rPr>
          <w:t xml:space="preserve">ג. </w:t>
        </w:r>
      </w:ins>
      <w:r>
        <w:rPr>
          <w:rtl/>
        </w:rPr>
        <w:t>האוכל מגיד הנשה.</w:t>
      </w:r>
    </w:p>
    <w:p w14:paraId="1168C020" w14:textId="77777777" w:rsidR="004811F9" w:rsidRDefault="004811F9" w:rsidP="008B2609">
      <w:pPr>
        <w:pStyle w:val="38"/>
        <w:framePr w:wrap="notBeside"/>
        <w:rPr>
          <w:rtl/>
        </w:rPr>
      </w:pPr>
      <w:r>
        <w:rPr>
          <w:rtl/>
        </w:rPr>
        <w:t>שמואל:</w:t>
      </w:r>
    </w:p>
    <w:p w14:paraId="4E6DD827" w14:textId="360BDB8E" w:rsidR="0046556D" w:rsidRDefault="00495F90" w:rsidP="00BD6C4F">
      <w:pPr>
        <w:rPr>
          <w:rtl/>
        </w:rPr>
      </w:pPr>
      <w:r>
        <w:rPr>
          <w:rtl/>
        </w:rPr>
        <w:t xml:space="preserve">לא אסרה תורה אלא שעל הכף בלבד, ד'</w:t>
      </w:r>
      <w:r>
        <w:rPr>
          <w:rStyle w:val="afffff0"/>
          <w:rtl/>
          <w:rPrChange w:id="9093" w:author="מנוע פסוקים" w:date="2026-10-05T16:37:55Z">
            <w:rPr>
              <w:rtl/>
            </w:rPr>
          </w:rPrChange>
        </w:rPr>
        <w:t xml:space="preserve">על כף הירך</w:t>
      </w:r>
      <w:r>
        <w:rPr>
          <w:rtl/>
        </w:rPr>
        <w:t xml:space="preserve">', ולא הגיד הארוך שמעבר לכף.</w:t>
      </w:r>
    </w:p>
    <w:p w14:paraId="08923D20" w14:textId="77777777" w:rsidR="004811F9" w:rsidRDefault="004811F9" w:rsidP="008B2609">
      <w:pPr>
        <w:pStyle w:val="38"/>
        <w:framePr w:wrap="notBeside"/>
        <w:rPr>
          <w:rtl/>
        </w:rPr>
      </w:pPr>
      <w:r>
        <w:rPr>
          <w:rtl/>
        </w:rPr>
        <w:t>ר"פ:</w:t>
      </w:r>
    </w:p>
    <w:p w14:paraId="670A28CE" w14:textId="0E662129" w:rsidR="0046556D" w:rsidRDefault="00495F90" w:rsidP="00BD6C4F">
      <w:pPr>
        <w:rPr>
          <w:rtl/>
        </w:rPr>
      </w:pPr>
      <w:r>
        <w:rPr>
          <w:rtl/>
        </w:rPr>
        <w:t xml:space="preserve">דשמואל כתנאי: אכלו ואין בו כזית - חייב, </w:t>
      </w:r>
      <w:r>
        <w:rPr>
          <w:rStyle w:val="2fb"/>
          <w:rtl/>
          <w:rPrChange w:id="13221" w:author="מנוע אמוראים" w:date="2026-10-05T16:40:54Z">
            <w:rPr>
              <w:rtl/>
            </w:rPr>
          </w:rPrChange>
        </w:rPr>
        <w:t xml:space="preserve">ר"י</w:t>
      </w:r>
      <w:r>
        <w:rPr>
          <w:rtl/>
        </w:rPr>
        <w:t xml:space="preserve">: עד שיהא בו כזית.</w:t>
      </w:r>
    </w:p>
    <w:p w14:paraId="0BCC6279" w14:textId="77777777" w:rsidR="00BD6C4F" w:rsidRDefault="00BD6C4F" w:rsidP="00F07436">
      <w:pPr>
        <w:pStyle w:val="afff3"/>
        <w:framePr w:wrap="around"/>
        <w:rPr>
          <w:rtl/>
        </w:rPr>
      </w:pPr>
      <w:r>
        <w:rPr>
          <w:rFonts w:hint="cs"/>
          <w:rtl/>
        </w:rPr>
        <w:t>צו:</w:t>
      </w:r>
    </w:p>
    <w:p w14:paraId="4BDC2A4B" w14:textId="77777777" w:rsidR="004811F9" w:rsidRDefault="004811F9" w:rsidP="008B2609">
      <w:pPr>
        <w:pStyle w:val="38"/>
        <w:framePr w:wrap="notBeside"/>
        <w:rPr>
          <w:rtl/>
        </w:rPr>
      </w:pPr>
      <w:r>
        <w:rPr>
          <w:rtl/>
        </w:rPr>
        <w:t>וטעמם</w:t>
      </w:r>
    </w:p>
    <w:p w14:paraId="3AEA6432" w14:textId="70A74FB7" w:rsidR="0046556D" w:rsidRDefault="00495F90" w:rsidP="00BD6C4F">
      <w:pPr>
        <w:rPr>
          <w:rtl/>
        </w:rPr>
      </w:pPr>
      <w:r>
        <w:rPr>
          <w:b/>
          <w:bCs/>
          <w:rtl/>
        </w:rPr>
        <w:t xml:space="preserve">לרבנן בריה היא, </w:t>
      </w:r>
      <w:r>
        <w:rPr>
          <w:rStyle w:val="2fb"/>
          <w:b/>
          <w:bCs/>
          <w:rtl/>
          <w:rPrChange w:id="13222" w:author="מנוע אמוראים" w:date="2026-10-05T16:40:54Z">
            <w:rPr>
              <w:b/>
              <w:bCs/>
              <w:rtl/>
            </w:rPr>
          </w:rPrChange>
        </w:rPr>
        <w:t xml:space="preserve">ולר"י</w:t>
      </w:r>
      <w:r>
        <w:rPr>
          <w:b/>
          <w:bCs/>
          <w:rtl/>
        </w:rPr>
        <w:t xml:space="preserve"> 'אכילה' כתיבה ביה.</w:t>
      </w:r>
      <w:r w:rsidR="00BD6C4F" w:rsidRPr="00C63571">
        <w:rPr>
          <w:rtl/>
        </w:rPr>
        <w:t xml:space="preserve"> </w:t>
      </w:r>
    </w:p>
    <w:p w14:paraId="4D129A65" w14:textId="7676A7B6" w:rsidR="0046556D" w:rsidRDefault="00495F90" w:rsidP="00BD6C4F">
      <w:pPr>
        <w:rPr>
          <w:rtl/>
        </w:rPr>
      </w:pPr>
      <w:r>
        <w:rPr>
          <w:b/>
          <w:bCs/>
          <w:rtl/>
        </w:rPr>
        <w:t xml:space="preserve">ורבנן: 'אכילה' - שביש בו ד' וה' זיתים ואכל כזית חייב, </w:t>
      </w:r>
      <w:r>
        <w:rPr>
          <w:rStyle w:val="2fb"/>
          <w:b/>
          <w:bCs/>
          <w:rtl/>
          <w:rPrChange w:id="13223" w:author="מנוע אמוראים" w:date="2026-10-05T16:40:54Z">
            <w:rPr>
              <w:b/>
              <w:bCs/>
              <w:rtl/>
            </w:rPr>
          </w:rPrChange>
        </w:rPr>
        <w:t xml:space="preserve">ור"י</w:t>
      </w:r>
      <w:r>
        <w:rPr>
          <w:b/>
          <w:bCs/>
          <w:rtl/>
        </w:rPr>
        <w:t xml:space="preserve">: זה מ'</w:t>
      </w:r>
      <w:r>
        <w:rPr>
          <w:rStyle w:val="afffff0"/>
          <w:b/>
          <w:bCs/>
          <w:rtl/>
          <w:rPrChange w:id="9094" w:author="מנוע פסוקים" w:date="2026-10-05T16:37:55Z">
            <w:rPr>
              <w:b/>
              <w:bCs/>
              <w:rtl/>
            </w:rPr>
          </w:rPrChange>
        </w:rPr>
        <w:t xml:space="preserve">אשר על כף הירך</w:t>
      </w:r>
      <w:r>
        <w:rPr>
          <w:b/>
          <w:bCs/>
          <w:rtl/>
        </w:rPr>
        <w:t xml:space="preserve">' נפקא.</w:t>
      </w:r>
      <w:r w:rsidR="00BD6C4F" w:rsidRPr="00C63571">
        <w:rPr>
          <w:rtl/>
        </w:rPr>
        <w:t xml:space="preserve"> </w:t>
      </w:r>
      <w:r w:rsidR="00BD6C4F">
        <w:rPr>
          <w:rFonts w:hint="cs"/>
          <w:rtl/>
        </w:rPr>
        <w:t xml:space="preserve"> </w:t>
      </w:r>
    </w:p>
    <w:p w14:paraId="5DB9F26D" w14:textId="1F4EAD10" w:rsidR="0046556D" w:rsidRDefault="00495F90" w:rsidP="00BD6C4F">
      <w:pPr>
        <w:rPr>
          <w:rtl/>
        </w:rPr>
      </w:pPr>
      <w:r>
        <w:rPr>
          <w:b/>
          <w:bCs/>
          <w:rtl/>
        </w:rPr>
        <w:t xml:space="preserve">ורבנן: 'על כף' צריך לכדשמואל, </w:t>
      </w:r>
      <w:r>
        <w:rPr>
          <w:rStyle w:val="2fb"/>
          <w:b/>
          <w:bCs/>
          <w:rtl/>
          <w:rPrChange w:id="13224" w:author="מנוע אמוראים" w:date="2026-10-05T16:40:54Z">
            <w:rPr>
              <w:b/>
              <w:bCs/>
              <w:rtl/>
            </w:rPr>
          </w:rPrChange>
        </w:rPr>
        <w:t xml:space="preserve">ור"י</w:t>
      </w:r>
      <w:r>
        <w:rPr>
          <w:b/>
          <w:bCs/>
          <w:rtl/>
        </w:rPr>
        <w:t xml:space="preserve">: 'הירך' כתיב - כל הירך, ולית ליה דשמואל.</w:t>
      </w:r>
      <w:r w:rsidR="00BD6C4F">
        <w:rPr>
          <w:rFonts w:hint="cs"/>
          <w:rtl/>
        </w:rPr>
        <w:t xml:space="preserve">   </w:t>
      </w:r>
    </w:p>
    <w:p w14:paraId="4196225A" w14:textId="2851FEE1" w:rsidR="0046556D" w:rsidRDefault="00495F90" w:rsidP="00BD6C4F">
      <w:pPr>
        <w:rPr>
          <w:rtl/>
        </w:rPr>
      </w:pPr>
      <w:r>
        <w:rPr>
          <w:b/>
          <w:bCs/>
          <w:rtl/>
        </w:rPr>
        <w:t>ורבנן: 'הירך' - הפנימי שפושט בכל הירך, להוציא חיצון, ולעולם רק שעל הכף.</w:t>
      </w:r>
    </w:p>
    <w:p w14:paraId="37B0BFF8" w14:textId="6CABBCD3" w:rsidR="0046556D" w:rsidRDefault="00495F90" w:rsidP="00BD6C4F">
      <w:pPr>
        <w:rPr>
          <w:rtl/>
        </w:rPr>
      </w:pPr>
      <w:r>
        <w:rPr>
          <w:rtl/>
        </w:rPr>
        <w:t>ו'כף' צריך למעט עוף שאין לו כף! - תרי 'כף' כתיבי.</w:t>
      </w:r>
    </w:p>
    <w:p>
      <w:pPr>
        <w:pStyle w:val="MishnaBatzad"/>
        <w:rPr>
          <w:ins w:id="20164" w:author="קלוד" w:date="2026-10-06T10:08:36Z"/>
        </w:rPr>
      </w:pPr>
      <w:ins w:id="20163" w:author="קלוד" w:date="2026-10-06T10:08:36Z">
        <w:r>
          <w:t xml:space="preserve">משנה ד</w:t>
        </w:r>
      </w:ins>
    </w:p>
    <w:p w14:paraId="21C482EB" w14:textId="77777777" w:rsidR="00BD6C4F" w:rsidRPr="00C63571" w:rsidRDefault="00BD6C4F" w:rsidP="00BD6C4F">
      <w:pPr>
        <w:pStyle w:val="afff9"/>
        <w:rPr>
          <w:del w:id="20160" w:author="קלוד" w:date="2026-10-06T10:14:23Z"/>
          <w:rtl/>
        </w:rPr>
      </w:pPr>
      <w:ins w:id="9894" w:author="מספור קטעי משנה" w:date="2026-10-06T06:45:19Z">
        <w:del w:id="20158" w:author="קלוד" w:date="2026-10-06T10:14:23Z">
          <w:r>
            <w:rPr>
              <w:rStyle w:val="MisparKeta"/>
            </w:rPr>
            <w:delText xml:space="preserve">א. </w:delText>
          </w:r>
        </w:del>
      </w:ins>
      <w:del w:id="20159" w:author="קלוד" w:date="2026-10-06T10:14:23Z">
        <w:r w:rsidRPr="00C63571">
          <w:rPr>
            <w:rtl/>
          </w:rPr>
          <w:delText xml:space="preserve">מתני'.</w:delText>
        </w:r>
      </w:del>
    </w:p>
    <w:p w14:paraId="0ADF400D" w14:textId="77777777" w:rsidR="00BD6C4F" w:rsidRPr="00C63571" w:rsidRDefault="00BD6C4F" w:rsidP="00BD6C4F">
      <w:pPr>
        <w:pStyle w:val="afff9"/>
        <w:spacing w:before="120"/>
        <w:rPr>
          <w:rtl/>
        </w:rPr>
        <w:pPrChange w:id="90058" w:author="קלוד" w:date="2026-10-08T12:08:16Z">
          <w:pPr>
            <w:pStyle w:val="afff9"/>
          </w:pPr>
        </w:pPrChange>
      </w:pPr>
      <w:r w:rsidRPr="00C63571">
        <w:rPr>
          <w:rtl/>
        </w:rPr>
        <w:t>ירך שנתבשל בה גיד הנשה, אם יש בה בנותן טעם - הרי זו אסורה.</w:t>
      </w:r>
    </w:p>
    <w:p w14:paraId="31A8DB8F" w14:textId="77777777" w:rsidR="00BD6C4F" w:rsidRPr="00C63571" w:rsidRDefault="00BD6C4F" w:rsidP="00BD6C4F">
      <w:pPr>
        <w:pStyle w:val="afff9"/>
        <w:rPr>
          <w:rtl/>
        </w:rPr>
      </w:pPr>
      <w:r w:rsidRPr="00C63571">
        <w:rPr>
          <w:rtl/>
        </w:rPr>
        <w:t>כיצד משערין אותה - כבשר בלפת.</w:t>
      </w:r>
    </w:p>
    <w:p w14:paraId="35FBD690" w14:textId="77777777" w:rsidR="00BD6C4F" w:rsidRDefault="00BD6C4F" w:rsidP="00BD6C4F">
      <w:pPr>
        <w:pStyle w:val="afff9"/>
        <w:rPr>
          <w:rtl/>
        </w:rPr>
      </w:pPr>
      <w:r w:rsidRPr="00C63571">
        <w:rPr>
          <w:rtl/>
        </w:rPr>
        <w:t xml:space="preserve">גיד הנשה </w:t>
      </w:r>
      <w:r>
        <w:rPr>
          <w:rtl/>
        </w:rPr>
        <w:t xml:space="preserve">שנתבשל עם הגידים, בזמן שמכירו </w:t>
      </w:r>
      <w:r w:rsidRPr="00C63571">
        <w:rPr>
          <w:rtl/>
        </w:rPr>
        <w:t xml:space="preserve">בנותן טעם, </w:t>
      </w:r>
    </w:p>
    <w:p w14:paraId="19633572" w14:textId="7A2B9F50" w:rsidR="00BD6C4F" w:rsidRPr="00C63571" w:rsidRDefault="00BD6C4F" w:rsidP="00BD6C4F">
      <w:pPr>
        <w:pStyle w:val="afff9"/>
        <w:rPr>
          <w:rtl/>
        </w:rPr>
      </w:pPr>
      <w:r w:rsidRPr="00C63571">
        <w:rPr>
          <w:rtl/>
        </w:rPr>
        <w:t>ואם לאו - כולן אסורין, והרוטב בנותן טעם;</w:t>
      </w:r>
    </w:p>
    <w:p w14:paraId="0E0615CF" w14:textId="77777777" w:rsidR="00BD6C4F" w:rsidRPr="00C63571" w:rsidRDefault="00BD6C4F" w:rsidP="00BD6C4F">
      <w:pPr>
        <w:pStyle w:val="afff9"/>
        <w:rPr>
          <w:rtl/>
        </w:rPr>
      </w:pPr>
      <w:r w:rsidRPr="00C63571">
        <w:rPr>
          <w:rtl/>
        </w:rPr>
        <w:t>וכן חתיכה של נבלה, וכן חתיכה של דג טמא שנתבשלה עם החתיכות, בזמן שמכירן - בנותן טעם, ואם לאו - כולן אסורות, והרוטב בנותן טעם.</w:t>
      </w:r>
    </w:p>
    <w:p w14:paraId="47A38F52" w14:textId="77777777" w:rsidR="00F43FBE" w:rsidRDefault="00F43FBE" w:rsidP="008B2609">
      <w:pPr>
        <w:pStyle w:val="38"/>
        <w:framePr w:wrap="notBeside"/>
        <w:rPr>
          <w:rtl/>
        </w:rPr>
      </w:pPr>
      <w:r>
        <w:rPr>
          <w:rtl/>
        </w:rPr>
        <w:t>שמואל:</w:t>
      </w:r>
    </w:p>
    <w:p w14:paraId="20B76982" w14:textId="761E5D25" w:rsidR="0046556D" w:rsidRDefault="00B674F7" w:rsidP="00BD6C4F">
      <w:pPr>
        <w:rPr>
          <w:rtl/>
        </w:rPr>
      </w:pPr>
      <w:r>
        <w:rPr>
          <w:rtl/>
        </w:rPr>
        <w:t>לא שנו</w:t>
      </w:r>
      <w:r w:rsidR="00BD6C4F" w:rsidRPr="00C63571">
        <w:rPr>
          <w:rtl/>
        </w:rPr>
        <w:t xml:space="preserve"> אלא שנתבשל בה, אבל נצלה בה - קולף ואוכל עד שמגיע לגיד.</w:t>
      </w:r>
    </w:p>
    <w:p w14:paraId="37575D4B" w14:textId="77777777" w:rsidR="00BD6C4F" w:rsidRDefault="00BD6C4F" w:rsidP="00F07436">
      <w:pPr>
        <w:pStyle w:val="afff3"/>
        <w:framePr w:wrap="around"/>
        <w:rPr>
          <w:rtl/>
        </w:rPr>
      </w:pPr>
      <w:r>
        <w:rPr>
          <w:rFonts w:hint="cs"/>
          <w:rtl/>
        </w:rPr>
        <w:t>צז.</w:t>
      </w:r>
    </w:p>
    <w:p w14:paraId="41A0EDA1" w14:textId="77777777" w:rsidR="00F43FBE" w:rsidRDefault="00F43FBE" w:rsidP="008B2609">
      <w:pPr>
        <w:pStyle w:val="38"/>
        <w:framePr w:wrap="notBeside"/>
        <w:rPr>
          <w:rtl/>
        </w:rPr>
      </w:pPr>
      <w:r>
        <w:rPr>
          <w:rtl/>
        </w:rPr>
        <w:t>ויקשה מר"ה</w:t>
      </w:r>
    </w:p>
    <w:p w14:paraId="2DA2E183" w14:textId="2224C703" w:rsidR="0046556D" w:rsidRDefault="00B674F7" w:rsidP="00BD6C4F">
      <w:pPr>
        <w:rPr>
          <w:rtl/>
        </w:rPr>
      </w:pPr>
      <w:r>
        <w:rPr>
          <w:rtl/>
        </w:rPr>
        <w:t>גדי שצלאו בחלבו אסור לאכול אפי' מראש אזנו! - שאני חלב שמפעפע.</w:t>
      </w:r>
    </w:p>
    <w:p w14:paraId="1FD7637C" w14:textId="77777777" w:rsidR="00F43FBE" w:rsidRDefault="00F43FBE" w:rsidP="008B2609">
      <w:pPr>
        <w:pStyle w:val="38"/>
        <w:framePr w:wrap="notBeside"/>
        <w:rPr>
          <w:rtl/>
        </w:rPr>
      </w:pPr>
      <w:r>
        <w:rPr>
          <w:rtl/>
        </w:rPr>
        <w:t>ויקשה</w:t>
      </w:r>
    </w:p>
    <w:p w14:paraId="5CB21B35" w14:textId="1A12BF85" w:rsidR="0046556D" w:rsidRDefault="00B674F7" w:rsidP="00BD6C4F">
      <w:pPr>
        <w:rPr>
          <w:rtl/>
        </w:rPr>
      </w:pPr>
      <w:r>
        <w:rPr>
          <w:rtl/>
        </w:rPr>
        <w:t xml:space="preserve">דמעשה לפני </w:t>
      </w:r>
      <w:r w:rsidRPr="008B2609">
        <w:rPr>
          <w:rStyle w:val="2fb"/>
          <w:rtl/>
        </w:rPr>
        <w:t>רי"ו</w:t>
      </w:r>
      <w:r>
        <w:rPr>
          <w:rtl/>
        </w:rPr>
        <w:t xml:space="preserve"> בבית הכנסת של מעון בגדי שצלאו בחלבו, ואמר: קולף ואוכל עד שמגיע לחלבו!</w:t>
      </w:r>
    </w:p>
    <w:p w14:paraId="37CA9812" w14:textId="5C4A0EFB" w:rsidR="0046556D" w:rsidRDefault="00B674F7" w:rsidP="008B2609">
      <w:pPr>
        <w:pStyle w:val="affffb"/>
        <w:rPr>
          <w:rtl/>
        </w:rPr>
      </w:pPr>
      <w:r>
        <w:rPr>
          <w:rtl/>
        </w:rPr>
        <w:t xml:space="preserve">- א. כחוש היה, ב. </w:t>
      </w:r>
      <w:r w:rsidRPr="008B2609">
        <w:rPr>
          <w:rStyle w:val="2fb"/>
          <w:rtl/>
        </w:rPr>
        <w:t>רהב"י</w:t>
      </w:r>
      <w:r>
        <w:rPr>
          <w:rtl/>
        </w:rPr>
        <w:t>: כוליא בחלבה היה והתירה.</w:t>
      </w:r>
      <w:r w:rsidR="00BD6C4F" w:rsidRPr="00C63571">
        <w:rPr>
          <w:rtl/>
        </w:rPr>
        <w:t xml:space="preserve"> </w:t>
      </w:r>
    </w:p>
    <w:p w14:paraId="4380872C" w14:textId="77777777" w:rsidR="00F43FBE" w:rsidRDefault="00F43FBE" w:rsidP="008B2609">
      <w:pPr>
        <w:pStyle w:val="38"/>
        <w:framePr w:wrap="notBeside"/>
        <w:rPr>
          <w:rtl/>
        </w:rPr>
      </w:pPr>
      <w:r>
        <w:rPr>
          <w:rtl/>
        </w:rPr>
        <w:t>רבר"א:</w:t>
      </w:r>
    </w:p>
    <w:p w14:paraId="7238BFE1" w14:textId="1D93048C" w:rsidR="0046556D" w:rsidRDefault="00BD6C4F" w:rsidP="00BD6C4F">
      <w:pPr>
        <w:rPr>
          <w:rtl/>
        </w:rPr>
      </w:pPr>
      <w:r>
        <w:rPr>
          <w:rFonts w:hint="cs"/>
          <w:rtl/>
        </w:rPr>
        <w:t xml:space="preserve"> </w:t>
      </w:r>
      <w:r w:rsidR="00B674F7">
        <w:rPr>
          <w:rtl/>
        </w:rPr>
        <w:t>כלכית באילפס היה, ואמר להם: יטעמנו טבח גוי.</w:t>
      </w:r>
    </w:p>
    <w:p w14:paraId="3615438A" w14:textId="77777777" w:rsidR="00F43FBE" w:rsidRDefault="00F43FBE" w:rsidP="008B2609">
      <w:pPr>
        <w:pStyle w:val="38"/>
        <w:framePr w:wrap="notBeside"/>
        <w:rPr>
          <w:rtl/>
        </w:rPr>
      </w:pPr>
      <w:r>
        <w:rPr>
          <w:rtl/>
        </w:rPr>
        <w:t>רבא:</w:t>
      </w:r>
    </w:p>
    <w:p w14:paraId="062616AC" w14:textId="08B1F786" w:rsidR="0046556D" w:rsidRDefault="00BD6C4F" w:rsidP="00BD6C4F">
      <w:pPr>
        <w:rPr>
          <w:rtl/>
        </w:rPr>
      </w:pPr>
      <w:r>
        <w:rPr>
          <w:rFonts w:hint="cs"/>
          <w:rtl/>
        </w:rPr>
        <w:t xml:space="preserve"> </w:t>
      </w:r>
      <w:r w:rsidR="00B674F7">
        <w:rPr>
          <w:rtl/>
        </w:rPr>
        <w:t>מתחילה היה קשה לי הא דתניא: קדרה שבשל בה בשר לא יבשל בה חלב, ואם בשל - בנותן טעם,</w:t>
      </w:r>
      <w:r w:rsidRPr="00C63571">
        <w:rPr>
          <w:rtl/>
        </w:rPr>
        <w:t xml:space="preserve"> </w:t>
      </w:r>
    </w:p>
    <w:p w14:paraId="7E4088BE" w14:textId="54E3BA24" w:rsidR="0046556D" w:rsidRDefault="00BD6C4F" w:rsidP="00BD6C4F">
      <w:pPr>
        <w:rPr>
          <w:rtl/>
        </w:rPr>
      </w:pPr>
      <w:r w:rsidRPr="00C63571">
        <w:rPr>
          <w:rtl/>
        </w:rPr>
        <w:t>תרומה - לא יבשל בה חולין, וא</w:t>
      </w:r>
      <w:r>
        <w:rPr>
          <w:rtl/>
        </w:rPr>
        <w:t xml:space="preserve">ם בשל - בנותן טעם, </w:t>
      </w:r>
      <w:r w:rsidR="00B674F7">
        <w:rPr>
          <w:rtl/>
        </w:rPr>
        <w:t>בשלמא תרומה - טועמה כהן,</w:t>
      </w:r>
      <w:r w:rsidRPr="00C63571">
        <w:rPr>
          <w:rtl/>
        </w:rPr>
        <w:t xml:space="preserve"> </w:t>
      </w:r>
    </w:p>
    <w:p w14:paraId="0CCACD13" w14:textId="77A6AA29" w:rsidR="0046556D" w:rsidRDefault="00B674F7" w:rsidP="00BD6C4F">
      <w:pPr>
        <w:rPr>
          <w:rtl/>
        </w:rPr>
      </w:pPr>
      <w:r>
        <w:rPr>
          <w:rtl/>
        </w:rPr>
        <w:t xml:space="preserve">אלא בשר בחלב מי טועמו? עכשיו שאמר </w:t>
      </w:r>
      <w:r w:rsidRPr="008B2609">
        <w:rPr>
          <w:rStyle w:val="2fb"/>
          <w:rtl/>
        </w:rPr>
        <w:t>רי"ו</w:t>
      </w:r>
      <w:r>
        <w:rPr>
          <w:rtl/>
        </w:rPr>
        <w:t xml:space="preserve"> סומכים על טבח גוי, ה"נ סומכים על טבח גוי.</w:t>
      </w:r>
    </w:p>
    <w:p w14:paraId="5B2A02AE" w14:textId="77777777" w:rsidR="00BD6C4F" w:rsidRDefault="00BD6C4F" w:rsidP="00F07436">
      <w:pPr>
        <w:pStyle w:val="afff3"/>
        <w:framePr w:wrap="around"/>
        <w:rPr>
          <w:rtl/>
        </w:rPr>
      </w:pPr>
      <w:r>
        <w:rPr>
          <w:rFonts w:hint="cs"/>
          <w:rtl/>
        </w:rPr>
        <w:t>צז:</w:t>
      </w:r>
    </w:p>
    <w:p w14:paraId="0701E51F" w14:textId="77777777" w:rsidR="00F43FBE" w:rsidRDefault="00F43FBE" w:rsidP="008B2609">
      <w:pPr>
        <w:pStyle w:val="38"/>
        <w:framePr w:wrap="notBeside"/>
        <w:rPr>
          <w:rtl/>
        </w:rPr>
      </w:pPr>
      <w:r>
        <w:rPr>
          <w:rtl/>
        </w:rPr>
        <w:t>ורבא:</w:t>
      </w:r>
    </w:p>
    <w:p w14:paraId="75B5B090" w14:textId="4FDAE23A" w:rsidR="0046556D" w:rsidRDefault="00B674F7" w:rsidP="00BD6C4F">
      <w:pPr>
        <w:rPr>
          <w:rtl/>
        </w:rPr>
      </w:pPr>
      <w:r>
        <w:rPr>
          <w:rtl/>
        </w:rPr>
        <w:t>אמרו רבנן בטעם, ואמרו בטבח, ואמרו בששים.</w:t>
      </w:r>
    </w:p>
    <w:p w14:paraId="56437EF8" w14:textId="1B25A450" w:rsidR="0046556D" w:rsidRDefault="00B674F7" w:rsidP="00BD6C4F">
      <w:pPr>
        <w:rPr>
          <w:rtl/>
        </w:rPr>
      </w:pPr>
      <w:r>
        <w:rPr>
          <w:rtl/>
        </w:rPr>
        <w:t>הלכך: מין בשאינו מינו של היתר - בטעם, של איסור - בטבח,</w:t>
      </w:r>
      <w:r w:rsidR="00BD6C4F" w:rsidRPr="00C63571">
        <w:rPr>
          <w:rtl/>
        </w:rPr>
        <w:t xml:space="preserve"> </w:t>
      </w:r>
    </w:p>
    <w:p w14:paraId="766AD744" w14:textId="207CA576" w:rsidR="0046556D" w:rsidRDefault="00B674F7" w:rsidP="00BD6C4F">
      <w:pPr>
        <w:rPr>
          <w:rtl/>
        </w:rPr>
      </w:pPr>
      <w:r>
        <w:rPr>
          <w:rtl/>
        </w:rPr>
        <w:t>ומין במינו שאין לעמוד על טעמו, או מין בשאינו מינו של איסור שאין טבח - בששים.</w:t>
      </w:r>
    </w:p>
    <w:p w14:paraId="23C6E0BD" w14:textId="77777777" w:rsidR="009C66B9" w:rsidRPr="008B2609" w:rsidRDefault="009C66B9" w:rsidP="008B2609">
      <w:pPr>
        <w:pStyle w:val="afffff8"/>
        <w:rPr>
          <w:color w:val="7B3F00"/>
          <w:rtl/>
        </w:rPr>
      </w:pPr>
      <w:r w:rsidRPr="008B2609">
        <w:rPr>
          <w:color w:val="7B3F00"/>
          <w:rtl/>
        </w:rPr>
        <w:t>ירכות שהמליחו בגיד הנשה</w:t>
      </w:r>
    </w:p>
    <w:p w14:paraId="28092D11" w14:textId="504ECEA4" w:rsidR="0046556D" w:rsidRDefault="00BD6C4F" w:rsidP="00BD6C4F">
      <w:pPr>
        <w:rPr>
          <w:rtl/>
        </w:rPr>
      </w:pPr>
      <w:r>
        <w:rPr>
          <w:rFonts w:hint="cs"/>
          <w:rtl/>
        </w:rPr>
        <w:t xml:space="preserve"> </w:t>
      </w:r>
      <w:r w:rsidR="00334F76">
        <w:rPr>
          <w:rtl/>
        </w:rPr>
        <w:t>ירכות שהמליחו בבית ריש גלותא בגיד הנשה,</w:t>
      </w:r>
      <w:r>
        <w:rPr>
          <w:rFonts w:hint="cs"/>
          <w:rtl/>
        </w:rPr>
        <w:t xml:space="preserve"> </w:t>
      </w:r>
    </w:p>
    <w:p w14:paraId="0312A971" w14:textId="4168397A" w:rsidR="0046556D" w:rsidRDefault="00334F76" w:rsidP="00BD6C4F">
      <w:pPr>
        <w:rPr>
          <w:rtl/>
        </w:rPr>
      </w:pPr>
      <w:r w:rsidRPr="008B2609">
        <w:rPr>
          <w:rStyle w:val="2fb"/>
          <w:rtl/>
        </w:rPr>
        <w:t>רבינא</w:t>
      </w:r>
      <w:r>
        <w:rPr>
          <w:b/>
          <w:bCs/>
          <w:rtl/>
        </w:rPr>
        <w:t xml:space="preserve"> אסר, </w:t>
      </w:r>
      <w:r w:rsidRPr="008B2609">
        <w:rPr>
          <w:rStyle w:val="2fb"/>
          <w:rtl/>
        </w:rPr>
        <w:t>ראבר"א</w:t>
      </w:r>
      <w:r>
        <w:rPr>
          <w:b/>
          <w:bCs/>
          <w:rtl/>
        </w:rPr>
        <w:t xml:space="preserve"> התיר, </w:t>
      </w:r>
      <w:r w:rsidRPr="008B2609">
        <w:rPr>
          <w:rStyle w:val="2fb"/>
          <w:rtl/>
        </w:rPr>
        <w:t>ומבר"א</w:t>
      </w:r>
      <w:r>
        <w:rPr>
          <w:b/>
          <w:bCs/>
          <w:rtl/>
        </w:rPr>
        <w:t xml:space="preserve"> בשם אביו התיר.</w:t>
      </w:r>
    </w:p>
    <w:p w14:paraId="68633744" w14:textId="77777777" w:rsidR="009C66B9" w:rsidRDefault="009C66B9" w:rsidP="008B2609">
      <w:pPr>
        <w:pStyle w:val="38"/>
        <w:framePr w:wrap="notBeside"/>
        <w:rPr>
          <w:rtl/>
        </w:rPr>
      </w:pPr>
      <w:r>
        <w:rPr>
          <w:rtl/>
        </w:rPr>
        <w:t>ראב"ר לרבינא:</w:t>
      </w:r>
    </w:p>
    <w:p w14:paraId="7DFAF35E" w14:textId="4ACBD541" w:rsidR="0046556D" w:rsidRDefault="00334F76" w:rsidP="00BD6C4F">
      <w:pPr>
        <w:rPr>
          <w:rtl/>
        </w:rPr>
      </w:pPr>
      <w:r>
        <w:rPr>
          <w:rtl/>
        </w:rPr>
        <w:t xml:space="preserve">דאסר משום </w:t>
      </w:r>
      <w:r w:rsidRPr="008B2609">
        <w:rPr>
          <w:rStyle w:val="2fb"/>
          <w:rtl/>
        </w:rPr>
        <w:t>דשמואל</w:t>
      </w:r>
      <w:r>
        <w:rPr>
          <w:rtl/>
        </w:rPr>
        <w:t>: מליח כרותח, כבוש כמבושל,</w:t>
      </w:r>
      <w:r w:rsidR="00BD6C4F" w:rsidRPr="00C63571">
        <w:rPr>
          <w:rtl/>
        </w:rPr>
        <w:t xml:space="preserve"> </w:t>
      </w:r>
    </w:p>
    <w:p w14:paraId="1F575A82" w14:textId="43C8CE76" w:rsidR="0046556D" w:rsidRDefault="00334F76" w:rsidP="00BD6C4F">
      <w:pPr>
        <w:rPr>
          <w:rtl/>
        </w:rPr>
      </w:pPr>
      <w:r>
        <w:rPr>
          <w:rtl/>
        </w:rPr>
        <w:t xml:space="preserve">והרי אמר </w:t>
      </w:r>
      <w:r w:rsidRPr="008B2609">
        <w:rPr>
          <w:rStyle w:val="2fb"/>
          <w:rtl/>
        </w:rPr>
        <w:t>שמואל</w:t>
      </w:r>
      <w:r>
        <w:rPr>
          <w:rtl/>
        </w:rPr>
        <w:t xml:space="preserve"> דוקא נתבשל בה, אבל נצלה בה - קולף ואוכל עד שמגיע לגיד!</w:t>
      </w:r>
    </w:p>
    <w:p w14:paraId="78C13031" w14:textId="77777777" w:rsidR="009C66B9" w:rsidRDefault="009C66B9" w:rsidP="008B2609">
      <w:pPr>
        <w:pStyle w:val="38"/>
        <w:framePr w:wrap="notBeside"/>
        <w:rPr>
          <w:rtl/>
        </w:rPr>
      </w:pPr>
      <w:r>
        <w:rPr>
          <w:rtl/>
        </w:rPr>
        <w:t>וקשה</w:t>
      </w:r>
    </w:p>
    <w:p w14:paraId="7537F348" w14:textId="33730A46" w:rsidR="0046556D" w:rsidRDefault="00334F76" w:rsidP="00BD6C4F">
      <w:pPr>
        <w:rPr>
          <w:rtl/>
        </w:rPr>
      </w:pPr>
      <w:r>
        <w:rPr>
          <w:rtl/>
        </w:rPr>
        <w:t>ואין לומר כרותח של מבושל, שמאחר שאמר כבוש כמבושל - מכלל שרותח של צלי אמר. קשיא.</w:t>
      </w:r>
    </w:p>
    <w:p w14:paraId="1602A474" w14:textId="77777777" w:rsidR="009C66B9" w:rsidRDefault="009C66B9" w:rsidP="008B2609">
      <w:pPr>
        <w:pStyle w:val="38"/>
        <w:framePr w:wrap="notBeside"/>
        <w:rPr>
          <w:rtl/>
        </w:rPr>
      </w:pPr>
      <w:r>
        <w:rPr>
          <w:rtl/>
        </w:rPr>
        <w:t>ר"ח:</w:t>
      </w:r>
    </w:p>
    <w:p w14:paraId="64AC3AD4" w14:textId="77777777" w:rsidR="009C66B9" w:rsidRPr="008B2609" w:rsidRDefault="009C66B9" w:rsidP="008B2609">
      <w:pPr>
        <w:pStyle w:val="afffff8"/>
        <w:rPr>
          <w:color w:val="7B3F00"/>
          <w:rtl/>
        </w:rPr>
      </w:pPr>
      <w:r w:rsidRPr="008B2609">
        <w:rPr>
          <w:color w:val="7B3F00"/>
          <w:rtl/>
        </w:rPr>
        <w:t>כיצד משערין</w:t>
      </w:r>
    </w:p>
    <w:p w14:paraId="1E1B733D" w14:textId="2C1946CA" w:rsidR="0046556D" w:rsidRDefault="00334F76" w:rsidP="00BD6C4F">
      <w:pPr>
        <w:rPr>
          <w:rtl/>
        </w:rPr>
      </w:pPr>
      <w:r>
        <w:rPr>
          <w:rtl/>
        </w:rPr>
        <w:t>כשהן משערין, משערין ברוטב ובקיפה ובחתיכות ובקדרה,</w:t>
      </w:r>
    </w:p>
    <w:p w14:paraId="1E20B138" w14:textId="71EEE99B" w:rsidR="0046556D" w:rsidRDefault="00334F76" w:rsidP="00BD6C4F">
      <w:pPr>
        <w:rPr>
          <w:rtl/>
        </w:rPr>
      </w:pPr>
      <w:r>
        <w:rPr>
          <w:b/>
          <w:bCs/>
          <w:rtl/>
        </w:rPr>
        <w:t>א"ד בקדרה עצמה, וא"ד במה שבלעה הקדרה.</w:t>
      </w:r>
    </w:p>
    <w:p w14:paraId="36DC4999" w14:textId="77777777" w:rsidR="009C66B9" w:rsidRDefault="009C66B9" w:rsidP="008B2609">
      <w:pPr>
        <w:pStyle w:val="38"/>
        <w:framePr w:wrap="notBeside"/>
        <w:rPr>
          <w:rtl/>
        </w:rPr>
      </w:pPr>
      <w:r>
        <w:rPr>
          <w:rtl/>
        </w:rPr>
        <w:t>ר' אבהו מרי"ו:</w:t>
      </w:r>
    </w:p>
    <w:p w14:paraId="673B84D0" w14:textId="224B31B2" w:rsidR="0046556D" w:rsidRDefault="00BD6C4F" w:rsidP="00BD6C4F">
      <w:pPr>
        <w:rPr>
          <w:rtl/>
        </w:rPr>
      </w:pPr>
      <w:r>
        <w:rPr>
          <w:rFonts w:hint="cs"/>
          <w:rtl/>
        </w:rPr>
        <w:t xml:space="preserve"> </w:t>
      </w:r>
      <w:r w:rsidR="00334F76">
        <w:rPr>
          <w:rtl/>
        </w:rPr>
        <w:t>כל איסורין שבתורה משערים כאילו הן בצל וקפלוט.</w:t>
      </w:r>
    </w:p>
    <w:p w14:paraId="1FD8A0A2" w14:textId="77777777" w:rsidR="009C66B9" w:rsidRDefault="009C66B9" w:rsidP="008B2609">
      <w:pPr>
        <w:pStyle w:val="38"/>
        <w:framePr w:wrap="notBeside"/>
        <w:rPr>
          <w:rtl/>
        </w:rPr>
      </w:pPr>
      <w:r>
        <w:rPr>
          <w:rtl/>
        </w:rPr>
        <w:t>ר' אבא לאביי:</w:t>
      </w:r>
    </w:p>
    <w:p w14:paraId="716306BC" w14:textId="46FB2694" w:rsidR="0046556D" w:rsidRDefault="00334F76" w:rsidP="00BD6C4F">
      <w:pPr>
        <w:rPr>
          <w:rtl/>
        </w:rPr>
      </w:pPr>
      <w:r>
        <w:rPr>
          <w:rtl/>
        </w:rPr>
        <w:t>ונשער בפלפלין ותבלין, שאפי' באלף לא בטלים!</w:t>
      </w:r>
    </w:p>
    <w:p w14:paraId="7F065F11" w14:textId="2C03E3FE" w:rsidR="0046556D" w:rsidRDefault="00334F76" w:rsidP="00BD6C4F">
      <w:pPr>
        <w:rPr>
          <w:rtl/>
        </w:rPr>
      </w:pPr>
      <w:r>
        <w:rPr>
          <w:rtl/>
        </w:rPr>
        <w:t>- שיערו חכמים שאין נותן טעם באיסורין יותר מבצל וקפלוט.</w:t>
      </w:r>
      <w:r w:rsidR="00BD6C4F" w:rsidRPr="00C63571">
        <w:rPr>
          <w:rtl/>
        </w:rPr>
        <w:t xml:space="preserve"> </w:t>
      </w:r>
    </w:p>
    <w:p w14:paraId="4A6A666A" w14:textId="77777777" w:rsidR="009C66B9" w:rsidRDefault="009C66B9" w:rsidP="008B2609">
      <w:pPr>
        <w:pStyle w:val="38"/>
        <w:framePr w:wrap="notBeside"/>
        <w:rPr>
          <w:rtl/>
        </w:rPr>
      </w:pPr>
      <w:r>
        <w:rPr>
          <w:rtl/>
        </w:rPr>
        <w:t>ר"נ:</w:t>
      </w:r>
    </w:p>
    <w:p w14:paraId="327A0A49" w14:textId="1BE89617" w:rsidR="0046556D" w:rsidRDefault="00334F76" w:rsidP="00BD6C4F">
      <w:pPr>
        <w:rPr>
          <w:rtl/>
        </w:rPr>
      </w:pPr>
      <w:r>
        <w:rPr>
          <w:rtl/>
        </w:rPr>
        <w:t>גיד בששים</w:t>
      </w:r>
      <w:r w:rsidR="00BD6C4F" w:rsidRPr="00C63571">
        <w:rPr>
          <w:rtl/>
        </w:rPr>
        <w:t xml:space="preserve"> ואין גיד מן המנין, כחל בששי</w:t>
      </w:r>
      <w:r w:rsidR="00BD6C4F">
        <w:rPr>
          <w:rtl/>
        </w:rPr>
        <w:t xml:space="preserve">ם - וכחל מן המנין, ביצה בששים </w:t>
      </w:r>
      <w:r w:rsidR="00BD6C4F" w:rsidRPr="00C63571">
        <w:rPr>
          <w:rtl/>
        </w:rPr>
        <w:t>ואין ביצה מן המנין.</w:t>
      </w:r>
    </w:p>
    <w:p w14:paraId="63BE89C0" w14:textId="77777777" w:rsidR="009C66B9" w:rsidRDefault="009C66B9" w:rsidP="008B2609">
      <w:pPr>
        <w:pStyle w:val="38"/>
        <w:framePr w:wrap="notBeside"/>
        <w:rPr>
          <w:rtl/>
        </w:rPr>
      </w:pPr>
      <w:r>
        <w:rPr>
          <w:rtl/>
        </w:rPr>
        <w:t>ריצבדר"מ:</w:t>
      </w:r>
    </w:p>
    <w:p w14:paraId="0EE956C8" w14:textId="4334DC02" w:rsidR="0046556D" w:rsidRDefault="00BD6C4F" w:rsidP="00BD6C4F">
      <w:pPr>
        <w:rPr>
          <w:rtl/>
        </w:rPr>
      </w:pPr>
      <w:r>
        <w:rPr>
          <w:rFonts w:hint="cs"/>
          <w:rtl/>
        </w:rPr>
        <w:t xml:space="preserve"> </w:t>
      </w:r>
      <w:r w:rsidR="00334F76">
        <w:rPr>
          <w:rtl/>
        </w:rPr>
        <w:t>וכחל עצמו אסור, ואם נפל לקדרה אחרת - אוסר.</w:t>
      </w:r>
    </w:p>
    <w:p w14:paraId="7EFFE570" w14:textId="77777777" w:rsidR="009C66B9" w:rsidRDefault="009C66B9" w:rsidP="008B2609">
      <w:pPr>
        <w:pStyle w:val="38"/>
        <w:framePr w:wrap="notBeside"/>
        <w:rPr>
          <w:rtl/>
        </w:rPr>
      </w:pPr>
      <w:r>
        <w:rPr>
          <w:rtl/>
        </w:rPr>
        <w:t>ר"א:</w:t>
      </w:r>
    </w:p>
    <w:p w14:paraId="28B2FC57" w14:textId="2BD0A944" w:rsidR="0046556D" w:rsidRDefault="00BD6C4F" w:rsidP="00BD6C4F">
      <w:pPr>
        <w:rPr>
          <w:rtl/>
        </w:rPr>
      </w:pPr>
      <w:r>
        <w:rPr>
          <w:rFonts w:hint="cs"/>
          <w:rtl/>
        </w:rPr>
        <w:t xml:space="preserve"> </w:t>
      </w:r>
      <w:r w:rsidR="00334F76">
        <w:rPr>
          <w:rtl/>
        </w:rPr>
        <w:t xml:space="preserve">כשהיינו בבית </w:t>
      </w:r>
      <w:r w:rsidR="00334F76" w:rsidRPr="008B2609">
        <w:rPr>
          <w:rStyle w:val="2fb"/>
          <w:rtl/>
        </w:rPr>
        <w:t>ר"כ</w:t>
      </w:r>
      <w:r w:rsidR="00334F76">
        <w:rPr>
          <w:rtl/>
        </w:rPr>
        <w:t xml:space="preserve"> נשאלנו: כשמשערים - בו עצמו, או במה שיצא ממנו?</w:t>
      </w:r>
      <w:r w:rsidRPr="00C63571">
        <w:rPr>
          <w:rtl/>
        </w:rPr>
        <w:t xml:space="preserve"> </w:t>
      </w:r>
    </w:p>
    <w:p w14:paraId="75876C98" w14:textId="7EFA55B0" w:rsidR="0046556D" w:rsidRDefault="00334F76" w:rsidP="00BD6C4F">
      <w:pPr>
        <w:rPr>
          <w:rtl/>
        </w:rPr>
      </w:pPr>
      <w:r>
        <w:rPr>
          <w:rtl/>
        </w:rPr>
        <w:lastRenderedPageBreak/>
        <w:t>פשיטא שבו עצמו, שאם במה שיצא ממנו - מנין נדע? אלא מעתה נפל לקדרה אחרת לא יאסר!</w:t>
      </w:r>
    </w:p>
    <w:p w14:paraId="675DFF00" w14:textId="77777777" w:rsidR="0046556D" w:rsidRDefault="000828F8" w:rsidP="00C62948">
      <w:pPr>
        <w:pStyle w:val="affffb"/>
        <w:rPr>
          <w:rtl/>
        </w:rPr>
      </w:pPr>
      <w:r>
        <w:rPr>
          <w:rtl/>
        </w:rPr>
        <w:t xml:space="preserve">- </w:t>
      </w:r>
      <w:r w:rsidR="00BD6C4F" w:rsidRPr="00C63571">
        <w:rPr>
          <w:rtl/>
        </w:rPr>
        <w:t>כיון דא</w:t>
      </w:r>
      <w:r w:rsidR="00BD6C4F">
        <w:rPr>
          <w:rFonts w:hint="cs"/>
          <w:rtl/>
        </w:rPr>
        <w:t>ריצבדר</w:t>
      </w:r>
      <w:r w:rsidR="00BF1CF6">
        <w:rPr>
          <w:rtl/>
        </w:rPr>
        <w:t>"</w:t>
      </w:r>
      <w:r w:rsidR="00BD6C4F">
        <w:rPr>
          <w:rFonts w:hint="cs"/>
          <w:rtl/>
        </w:rPr>
        <w:t>מ</w:t>
      </w:r>
      <w:r w:rsidR="00BD6C4F" w:rsidRPr="00C63571">
        <w:rPr>
          <w:rtl/>
        </w:rPr>
        <w:t>: וכחל עצמו - אסור, שויוה רבנן כחתיכה דנבלה.</w:t>
      </w:r>
    </w:p>
    <w:p w14:paraId="3A88406D" w14:textId="77777777" w:rsidR="000362BA" w:rsidRPr="008B2609" w:rsidRDefault="000362BA" w:rsidP="008B2609">
      <w:pPr>
        <w:pStyle w:val="afffff8"/>
        <w:rPr>
          <w:color w:val="7B3F00"/>
          <w:rtl/>
        </w:rPr>
      </w:pPr>
      <w:r w:rsidRPr="008B2609">
        <w:rPr>
          <w:color w:val="7B3F00"/>
          <w:rtl/>
        </w:rPr>
        <w:t>ביצה בששים</w:t>
      </w:r>
    </w:p>
    <w:p w14:paraId="26859120" w14:textId="516C15AC" w:rsidR="0046556D" w:rsidRDefault="00BD6C4F" w:rsidP="00BD6C4F">
      <w:pPr>
        <w:rPr>
          <w:b/>
          <w:bCs/>
          <w:rtl/>
        </w:rPr>
      </w:pPr>
      <w:r w:rsidRPr="0070497C">
        <w:rPr>
          <w:b/>
          <w:bCs/>
          <w:rtl/>
        </w:rPr>
        <w:t>ביצה בששים ואין ביצה מן המנין.</w:t>
      </w:r>
    </w:p>
    <w:p w14:paraId="0448A28C" w14:textId="77777777" w:rsidR="000362BA" w:rsidRDefault="000362BA" w:rsidP="008B2609">
      <w:pPr>
        <w:pStyle w:val="38"/>
        <w:framePr w:wrap="notBeside"/>
        <w:rPr>
          <w:rtl/>
        </w:rPr>
      </w:pPr>
      <w:r>
        <w:rPr>
          <w:rtl/>
        </w:rPr>
        <w:t>ראב"א לאביי:</w:t>
      </w:r>
    </w:p>
    <w:p w14:paraId="6D1D30BE" w14:textId="455727B1" w:rsidR="0046556D" w:rsidRDefault="00E00CEF" w:rsidP="00BD6C4F">
      <w:pPr>
        <w:rPr>
          <w:rtl/>
        </w:rPr>
      </w:pPr>
      <w:r>
        <w:rPr>
          <w:rtl/>
        </w:rPr>
        <w:t>וכי נותנת טעם? והרי אומרים אנשים: כמי ביצים בעלמא!</w:t>
      </w:r>
    </w:p>
    <w:p w14:paraId="13E3EB1A" w14:textId="77777777" w:rsidR="00BD6C4F" w:rsidRDefault="00BD6C4F" w:rsidP="00F07436">
      <w:pPr>
        <w:pStyle w:val="afff3"/>
        <w:framePr w:wrap="around"/>
        <w:rPr>
          <w:rtl/>
        </w:rPr>
      </w:pPr>
      <w:r>
        <w:rPr>
          <w:rFonts w:hint="cs"/>
          <w:rtl/>
        </w:rPr>
        <w:t>צח.</w:t>
      </w:r>
    </w:p>
    <w:p w14:paraId="29BF0483" w14:textId="565DA91F" w:rsidR="0046556D" w:rsidRDefault="00E00CEF" w:rsidP="008B2609">
      <w:pPr>
        <w:pStyle w:val="affffb"/>
        <w:rPr>
          <w:rtl/>
        </w:rPr>
      </w:pPr>
      <w:r>
        <w:rPr>
          <w:rtl/>
        </w:rPr>
        <w:t>- הב"ע בביצת אפרוח, אבל טמאה לא.</w:t>
      </w:r>
    </w:p>
    <w:p w14:paraId="201CD4AF" w14:textId="6DCCA1ED" w:rsidR="0046556D" w:rsidRDefault="00E00CEF" w:rsidP="00BD6C4F">
      <w:pPr>
        <w:rPr>
          <w:rtl/>
        </w:rPr>
      </w:pPr>
      <w:r>
        <w:rPr>
          <w:rtl/>
        </w:rPr>
        <w:t>ביצים טהורות ששלקן עם ביצים טמאות, אם יש בהן בנותן טעם - כולן אסורות! - ה"נ בביצת אפרוח,</w:t>
      </w:r>
    </w:p>
    <w:p w14:paraId="0D17EECE" w14:textId="5E6CF815" w:rsidR="0046556D" w:rsidRDefault="00E00CEF" w:rsidP="00BD6C4F">
      <w:pPr>
        <w:rPr>
          <w:rtl/>
        </w:rPr>
      </w:pPr>
      <w:r>
        <w:rPr>
          <w:rtl/>
        </w:rPr>
        <w:t>וקרי לה טמאה כיון שיש בה אפרוח.</w:t>
      </w:r>
    </w:p>
    <w:p w14:paraId="2CEA4AC7" w14:textId="77777777" w:rsidR="000362BA" w:rsidRDefault="000362BA" w:rsidP="008B2609">
      <w:pPr>
        <w:pStyle w:val="38"/>
        <w:framePr w:wrap="notBeside"/>
        <w:rPr>
          <w:rtl/>
        </w:rPr>
      </w:pPr>
      <w:r>
        <w:rPr>
          <w:rtl/>
        </w:rPr>
        <w:t>ויקשה</w:t>
      </w:r>
    </w:p>
    <w:p w14:paraId="6A311546" w14:textId="1576288E" w:rsidR="0046556D" w:rsidRDefault="00E00CEF" w:rsidP="00BD6C4F">
      <w:pPr>
        <w:rPr>
          <w:rtl/>
        </w:rPr>
      </w:pPr>
      <w:r>
        <w:rPr>
          <w:rtl/>
        </w:rPr>
        <w:t>מדקתני סיפא: ביצים ששלקן ונמצא אפרוח באחת מהן, אם יש בהן בנותן טעם כולן אסורות, מכלל דרישא באין בה אפרוח!</w:t>
      </w:r>
    </w:p>
    <w:p w14:paraId="780A005C" w14:textId="7B716FBD" w:rsidR="0046556D" w:rsidRDefault="00E00CEF" w:rsidP="008B2609">
      <w:pPr>
        <w:pStyle w:val="affffb"/>
        <w:rPr>
          <w:rtl/>
        </w:rPr>
      </w:pPr>
      <w:r>
        <w:rPr>
          <w:rtl/>
        </w:rPr>
        <w:t>- פירושי מפרש: ביצים טהורות ששלקן עם טמאות אם יש בהן בנ"ט כולן אסורות,</w:t>
      </w:r>
      <w:r w:rsidR="00BD6C4F" w:rsidRPr="00C63571">
        <w:rPr>
          <w:rtl/>
        </w:rPr>
        <w:t xml:space="preserve"> </w:t>
      </w:r>
    </w:p>
    <w:p w14:paraId="32BCB2C6" w14:textId="49D8AF9A" w:rsidR="0046556D" w:rsidRDefault="00E00CEF" w:rsidP="00BD6C4F">
      <w:pPr>
        <w:rPr>
          <w:rtl/>
        </w:rPr>
      </w:pPr>
      <w:r>
        <w:rPr>
          <w:rtl/>
        </w:rPr>
        <w:t>כיצד? כגון ששלקן ונמצא אפרוח באחת מהן. וה"נ מסתברא,</w:t>
      </w:r>
      <w:r w:rsidR="00BD6C4F" w:rsidRPr="00C63571">
        <w:rPr>
          <w:rtl/>
        </w:rPr>
        <w:t xml:space="preserve"> </w:t>
      </w:r>
    </w:p>
    <w:p w14:paraId="0C231865" w14:textId="306F8BB2" w:rsidR="0046556D" w:rsidRDefault="00E00CEF" w:rsidP="00BD6C4F">
      <w:pPr>
        <w:rPr>
          <w:rtl/>
        </w:rPr>
      </w:pPr>
      <w:r>
        <w:rPr>
          <w:rtl/>
        </w:rPr>
        <w:t>דאי ס"ד רישא באין בה אפרוח, עכשיו שאין בה אפרוח אסורה, כ"ש ביש בה אפרוח!</w:t>
      </w:r>
      <w:r w:rsidR="00BD6C4F" w:rsidRPr="00C63571">
        <w:rPr>
          <w:rtl/>
        </w:rPr>
        <w:t xml:space="preserve"> </w:t>
      </w:r>
    </w:p>
    <w:p w14:paraId="396B9297" w14:textId="48A315BA" w:rsidR="0046556D" w:rsidRDefault="00E00CEF" w:rsidP="008B2609">
      <w:pPr>
        <w:pStyle w:val="affffb"/>
        <w:rPr>
          <w:rtl/>
        </w:rPr>
      </w:pPr>
      <w:r>
        <w:rPr>
          <w:rtl/>
        </w:rPr>
        <w:t>- אי משום הא לא איריא, דתנא סיפא לגלות רישא, שלא תאמר רישא ביש בה אפרוח אבל אין בה אפרוח מותרת,</w:t>
      </w:r>
      <w:r w:rsidR="00BD6C4F" w:rsidRPr="00C63571">
        <w:rPr>
          <w:rtl/>
        </w:rPr>
        <w:t xml:space="preserve"> </w:t>
      </w:r>
    </w:p>
    <w:p w14:paraId="6EE371A9" w14:textId="42E94ADF" w:rsidR="0046556D" w:rsidRDefault="00E00CEF" w:rsidP="00BD6C4F">
      <w:pPr>
        <w:rPr>
          <w:rtl/>
        </w:rPr>
      </w:pPr>
      <w:r>
        <w:rPr>
          <w:rtl/>
        </w:rPr>
        <w:t>תנא סיפא ביש בה אפרוח, מכלל דרישא באין בה אפרוח ואפ"ה אסורה.</w:t>
      </w:r>
    </w:p>
    <w:p w14:paraId="177F0FA1" w14:textId="77777777" w:rsidR="000362BA" w:rsidRDefault="000362BA" w:rsidP="008B2609">
      <w:pPr>
        <w:pStyle w:val="38"/>
        <w:framePr w:wrap="notBeside"/>
        <w:rPr>
          <w:rtl/>
        </w:rPr>
      </w:pPr>
      <w:r>
        <w:rPr>
          <w:rtl/>
        </w:rPr>
        <w:t>ומעשה</w:t>
      </w:r>
    </w:p>
    <w:p w14:paraId="70601667" w14:textId="3AF75E42" w:rsidR="0046556D" w:rsidRDefault="00EB72E0" w:rsidP="00BD6C4F">
      <w:pPr>
        <w:rPr>
          <w:rtl/>
        </w:rPr>
      </w:pPr>
      <w:r>
        <w:rPr>
          <w:rtl/>
        </w:rPr>
        <w:t xml:space="preserve">כזית חלב שנפל לקדרת בשר, סבר </w:t>
      </w:r>
      <w:r w:rsidRPr="008B2609">
        <w:rPr>
          <w:rStyle w:val="2fb"/>
          <w:rtl/>
        </w:rPr>
        <w:t>רב אשי</w:t>
      </w:r>
      <w:r>
        <w:rPr>
          <w:rtl/>
        </w:rPr>
        <w:t xml:space="preserve"> לשערו במה שבלעה הקדרה,</w:t>
      </w:r>
      <w:r w:rsidR="00BD6C4F" w:rsidRPr="00C63571">
        <w:rPr>
          <w:rtl/>
        </w:rPr>
        <w:t xml:space="preserve"> </w:t>
      </w:r>
    </w:p>
    <w:p w14:paraId="31484F93" w14:textId="075B7774" w:rsidR="0046556D" w:rsidRDefault="00EB72E0" w:rsidP="00BD6C4F">
      <w:pPr>
        <w:rPr>
          <w:rtl/>
        </w:rPr>
      </w:pPr>
      <w:r>
        <w:rPr>
          <w:rtl/>
        </w:rPr>
        <w:t>א"ל רבנן: וכי היתר בלעה ולא איסור?</w:t>
      </w:r>
      <w:r w:rsidR="00BD6C4F" w:rsidRPr="00C63571">
        <w:rPr>
          <w:rtl/>
        </w:rPr>
        <w:t xml:space="preserve"> </w:t>
      </w:r>
    </w:p>
    <w:p w14:paraId="0A5562CB" w14:textId="77777777" w:rsidR="000362BA" w:rsidRDefault="000362BA" w:rsidP="008B2609">
      <w:pPr>
        <w:pStyle w:val="38"/>
        <w:framePr w:wrap="notBeside"/>
        <w:rPr>
          <w:rtl/>
        </w:rPr>
      </w:pPr>
      <w:r>
        <w:rPr>
          <w:rtl/>
        </w:rPr>
        <w:t>ומעשה</w:t>
      </w:r>
    </w:p>
    <w:p w14:paraId="3E219272" w14:textId="60984376" w:rsidR="0046556D" w:rsidRDefault="00EB72E0" w:rsidP="00BD6C4F">
      <w:pPr>
        <w:rPr>
          <w:rtl/>
        </w:rPr>
      </w:pPr>
      <w:r>
        <w:rPr>
          <w:rtl/>
        </w:rPr>
        <w:t xml:space="preserve">חצי זית חלב שנפל לקדרת בשר, סבר </w:t>
      </w:r>
      <w:r w:rsidRPr="008B2609">
        <w:rPr>
          <w:rStyle w:val="2fb"/>
          <w:rtl/>
        </w:rPr>
        <w:t>מבר"א</w:t>
      </w:r>
      <w:r>
        <w:rPr>
          <w:rtl/>
        </w:rPr>
        <w:t xml:space="preserve"> לשערו בל' חצאי זיתים,</w:t>
      </w:r>
      <w:r w:rsidR="00BD6C4F">
        <w:rPr>
          <w:rFonts w:hint="cs"/>
          <w:rtl/>
        </w:rPr>
        <w:t xml:space="preserve"> </w:t>
      </w:r>
    </w:p>
    <w:p w14:paraId="28FBE34D" w14:textId="4C60F56F" w:rsidR="0046556D" w:rsidRDefault="00EB72E0" w:rsidP="00BD6C4F">
      <w:pPr>
        <w:rPr>
          <w:rtl/>
        </w:rPr>
      </w:pPr>
      <w:r>
        <w:rPr>
          <w:rtl/>
        </w:rPr>
        <w:t>א"ל אביו: לא אמרתי לך אל תזלזל בשיעורין דרבנן?</w:t>
      </w:r>
      <w:r w:rsidR="00BD6C4F" w:rsidRPr="00C63571">
        <w:rPr>
          <w:rtl/>
        </w:rPr>
        <w:t xml:space="preserve"> </w:t>
      </w:r>
    </w:p>
    <w:p w14:paraId="624BCA2D" w14:textId="3D31C670" w:rsidR="0046556D" w:rsidRDefault="00EB72E0" w:rsidP="00BD6C4F">
      <w:pPr>
        <w:rPr>
          <w:rtl/>
        </w:rPr>
      </w:pPr>
      <w:r>
        <w:rPr>
          <w:rtl/>
        </w:rPr>
        <w:t xml:space="preserve">ועוד, אמר </w:t>
      </w:r>
      <w:r w:rsidRPr="008B2609">
        <w:rPr>
          <w:rStyle w:val="2fb"/>
          <w:rtl/>
        </w:rPr>
        <w:t>רי"ו</w:t>
      </w:r>
      <w:r>
        <w:rPr>
          <w:rtl/>
        </w:rPr>
        <w:t>: חצי שיעור אסור מן התורה.</w:t>
      </w:r>
    </w:p>
    <w:p w14:paraId="345C05EF" w14:textId="77777777" w:rsidR="000362BA" w:rsidRDefault="000362BA" w:rsidP="008B2609">
      <w:pPr>
        <w:pStyle w:val="38"/>
        <w:framePr w:wrap="notBeside"/>
        <w:rPr>
          <w:rtl/>
        </w:rPr>
      </w:pPr>
      <w:r>
        <w:rPr>
          <w:rtl/>
        </w:rPr>
        <w:t>רשב"א:</w:t>
      </w:r>
    </w:p>
    <w:p w14:paraId="10980BF3" w14:textId="6F63F473" w:rsidR="0046556D" w:rsidRDefault="00EB72E0" w:rsidP="00BD6C4F">
      <w:pPr>
        <w:rPr>
          <w:rtl/>
        </w:rPr>
      </w:pPr>
      <w:r>
        <w:rPr>
          <w:rtl/>
        </w:rPr>
        <w:t>של בית נשיאה: ביצה בס' - אסורה, בס' ואחת - מותרת.</w:t>
      </w:r>
    </w:p>
    <w:p w14:paraId="354B9127" w14:textId="77777777" w:rsidR="000362BA" w:rsidRDefault="000362BA" w:rsidP="008B2609">
      <w:pPr>
        <w:pStyle w:val="38"/>
        <w:framePr w:wrap="notBeside"/>
        <w:rPr>
          <w:rtl/>
        </w:rPr>
      </w:pPr>
      <w:r>
        <w:rPr>
          <w:rtl/>
        </w:rPr>
        <w:t>ר"ז לרשב"א:</w:t>
      </w:r>
    </w:p>
    <w:p w14:paraId="340F1676" w14:textId="46701B8F" w:rsidR="0046556D" w:rsidRDefault="00EB72E0" w:rsidP="00BD6C4F">
      <w:pPr>
        <w:rPr>
          <w:rtl/>
        </w:rPr>
      </w:pPr>
      <w:r>
        <w:rPr>
          <w:rtl/>
        </w:rPr>
        <w:t>ראה שאתה מטיל בה גבול היתר, שהרי שני גדולי הדור לא פירשו הדבר:</w:t>
      </w:r>
      <w:r w:rsidR="00BD6C4F" w:rsidRPr="00C63571">
        <w:rPr>
          <w:rtl/>
        </w:rPr>
        <w:t xml:space="preserve"> </w:t>
      </w:r>
    </w:p>
    <w:p w14:paraId="41DD74A6" w14:textId="00958A7A" w:rsidR="0046556D" w:rsidRDefault="00EB72E0" w:rsidP="00BD6C4F">
      <w:pPr>
        <w:rPr>
          <w:rtl/>
        </w:rPr>
      </w:pPr>
      <w:r w:rsidRPr="008B2609">
        <w:rPr>
          <w:rStyle w:val="2fb"/>
          <w:rtl/>
        </w:rPr>
        <w:t>ריב"א</w:t>
      </w:r>
      <w:r>
        <w:rPr>
          <w:rtl/>
        </w:rPr>
        <w:t xml:space="preserve"> </w:t>
      </w:r>
      <w:r w:rsidRPr="008B2609">
        <w:rPr>
          <w:rStyle w:val="2fb"/>
          <w:rtl/>
        </w:rPr>
        <w:t>ורשב"נ</w:t>
      </w:r>
      <w:r>
        <w:rPr>
          <w:rtl/>
        </w:rPr>
        <w:t xml:space="preserve"> שניהם </w:t>
      </w:r>
      <w:r w:rsidRPr="008B2609">
        <w:rPr>
          <w:rStyle w:val="2fb"/>
          <w:rtl/>
        </w:rPr>
        <w:t>מריב"ל</w:t>
      </w:r>
      <w:r>
        <w:rPr>
          <w:rtl/>
        </w:rPr>
        <w:t xml:space="preserve"> אמרו: ביצה בס' אסורה, בס' ואחת מותרת,</w:t>
      </w:r>
    </w:p>
    <w:p w14:paraId="67D0DE97" w14:textId="62A88EEA" w:rsidR="0046556D" w:rsidRDefault="00EB72E0" w:rsidP="00BD6C4F">
      <w:pPr>
        <w:rPr>
          <w:rtl/>
        </w:rPr>
      </w:pPr>
      <w:r>
        <w:rPr>
          <w:rtl/>
        </w:rPr>
        <w:t>ונשאלו: בס' ואחת - עמה או חוץ ממנה? ולא פשטו, ומר פושט!</w:t>
      </w:r>
    </w:p>
    <w:p w14:paraId="1D0A64E0" w14:textId="77777777" w:rsidR="000362BA" w:rsidRDefault="000362BA" w:rsidP="008B2609">
      <w:pPr>
        <w:pStyle w:val="38"/>
        <w:framePr w:wrap="notBeside"/>
        <w:rPr>
          <w:rtl/>
        </w:rPr>
      </w:pPr>
      <w:r>
        <w:rPr>
          <w:rtl/>
        </w:rPr>
        <w:t>ר"ח מר"ה:</w:t>
      </w:r>
    </w:p>
    <w:p w14:paraId="1915C445" w14:textId="2384EADF" w:rsidR="0046556D" w:rsidRDefault="00BD6C4F" w:rsidP="00BD6C4F">
      <w:pPr>
        <w:rPr>
          <w:rtl/>
        </w:rPr>
      </w:pPr>
      <w:r>
        <w:rPr>
          <w:rFonts w:hint="cs"/>
          <w:rtl/>
        </w:rPr>
        <w:t xml:space="preserve"> </w:t>
      </w:r>
      <w:r w:rsidR="00EB72E0">
        <w:rPr>
          <w:rtl/>
        </w:rPr>
        <w:t>ביצה בס' והיא - אסורה, בס' ואחת והיא - מותרת.</w:t>
      </w:r>
    </w:p>
    <w:p w14:paraId="20EB034F" w14:textId="77777777" w:rsidR="000362BA" w:rsidRDefault="000362BA" w:rsidP="008B2609">
      <w:pPr>
        <w:pStyle w:val="38"/>
        <w:framePr w:wrap="notBeside"/>
        <w:rPr>
          <w:rtl/>
        </w:rPr>
      </w:pPr>
      <w:r>
        <w:rPr>
          <w:rtl/>
        </w:rPr>
        <w:t>ומעשה</w:t>
      </w:r>
    </w:p>
    <w:p w14:paraId="73175B89" w14:textId="1FB69D95" w:rsidR="0046556D" w:rsidRDefault="00EB72E0" w:rsidP="00BD6C4F">
      <w:pPr>
        <w:rPr>
          <w:rtl/>
        </w:rPr>
      </w:pPr>
      <w:r>
        <w:rPr>
          <w:rtl/>
        </w:rPr>
        <w:t xml:space="preserve">בא לפני </w:t>
      </w:r>
      <w:r w:rsidRPr="008B2609">
        <w:rPr>
          <w:rStyle w:val="2fb"/>
          <w:rtl/>
        </w:rPr>
        <w:t>רגב"ר</w:t>
      </w:r>
      <w:r>
        <w:rPr>
          <w:rtl/>
        </w:rPr>
        <w:t>, א"ל: אבא לא שיער במ"ז ואני אשער במ"ה?</w:t>
      </w:r>
      <w:r w:rsidR="00BD6C4F" w:rsidRPr="00C63571">
        <w:rPr>
          <w:rtl/>
        </w:rPr>
        <w:t xml:space="preserve"> </w:t>
      </w:r>
    </w:p>
    <w:p w14:paraId="2968514E" w14:textId="77777777" w:rsidR="000362BA" w:rsidRDefault="000362BA" w:rsidP="008B2609">
      <w:pPr>
        <w:pStyle w:val="38"/>
        <w:framePr w:wrap="notBeside"/>
        <w:rPr>
          <w:rtl/>
        </w:rPr>
      </w:pPr>
      <w:r>
        <w:rPr>
          <w:rtl/>
        </w:rPr>
        <w:t>ומעשה</w:t>
      </w:r>
    </w:p>
    <w:p w14:paraId="621F9A1E" w14:textId="169922AB" w:rsidR="0046556D" w:rsidRDefault="00EB72E0" w:rsidP="00BD6C4F">
      <w:pPr>
        <w:rPr>
          <w:rtl/>
        </w:rPr>
      </w:pPr>
      <w:r>
        <w:rPr>
          <w:rtl/>
        </w:rPr>
        <w:t xml:space="preserve">בא לפני </w:t>
      </w:r>
      <w:r w:rsidRPr="008B2609">
        <w:rPr>
          <w:rStyle w:val="2fb"/>
          <w:rtl/>
        </w:rPr>
        <w:t>רשב"ר</w:t>
      </w:r>
      <w:r>
        <w:rPr>
          <w:rtl/>
        </w:rPr>
        <w:t>, א"ל: אבא לא שיער במ"ה ואני אשער במ"ג?</w:t>
      </w:r>
      <w:r w:rsidR="00BD6C4F" w:rsidRPr="00C63571">
        <w:rPr>
          <w:rtl/>
        </w:rPr>
        <w:t xml:space="preserve"> </w:t>
      </w:r>
    </w:p>
    <w:p w14:paraId="0797FF43" w14:textId="77777777" w:rsidR="000362BA" w:rsidRDefault="000362BA" w:rsidP="008B2609">
      <w:pPr>
        <w:pStyle w:val="38"/>
        <w:framePr w:wrap="notBeside"/>
        <w:rPr>
          <w:rtl/>
        </w:rPr>
      </w:pPr>
      <w:r>
        <w:rPr>
          <w:rtl/>
        </w:rPr>
        <w:t>ומעשה</w:t>
      </w:r>
    </w:p>
    <w:p w14:paraId="71685AC5" w14:textId="7D9A33B9" w:rsidR="0046556D" w:rsidRDefault="00EB72E0" w:rsidP="00BD6C4F">
      <w:pPr>
        <w:rPr>
          <w:rtl/>
        </w:rPr>
      </w:pPr>
      <w:r>
        <w:rPr>
          <w:rtl/>
        </w:rPr>
        <w:t xml:space="preserve">בא לפני </w:t>
      </w:r>
      <w:r w:rsidRPr="008B2609">
        <w:rPr>
          <w:rStyle w:val="2fb"/>
          <w:rtl/>
        </w:rPr>
        <w:t>ר"ח</w:t>
      </w:r>
      <w:r>
        <w:rPr>
          <w:rtl/>
        </w:rPr>
        <w:t xml:space="preserve">, א"ל: כלום יש שלשים? ומשמע דוקא שאין ל', הא יש ל' משערין - </w:t>
      </w:r>
      <w:r w:rsidRPr="008B2609">
        <w:rPr>
          <w:rStyle w:val="2fb"/>
          <w:rtl/>
        </w:rPr>
        <w:t>ר"ח</w:t>
      </w:r>
      <w:r>
        <w:rPr>
          <w:rtl/>
        </w:rPr>
        <w:t>: גוזמא.</w:t>
      </w:r>
    </w:p>
    <w:p w14:paraId="4B8AFDA3" w14:textId="77777777" w:rsidR="000362BA" w:rsidRDefault="000362BA" w:rsidP="008B2609">
      <w:pPr>
        <w:pStyle w:val="38"/>
        <w:framePr w:wrap="notBeside"/>
        <w:rPr>
          <w:rtl/>
        </w:rPr>
      </w:pPr>
      <w:r>
        <w:rPr>
          <w:rtl/>
        </w:rPr>
        <w:t>רחב"א מריב"ל מבר קפרא:</w:t>
      </w:r>
    </w:p>
    <w:p w14:paraId="32625800" w14:textId="77777777" w:rsidR="000362BA" w:rsidRPr="008B2609" w:rsidRDefault="000362BA" w:rsidP="008B2609">
      <w:pPr>
        <w:pStyle w:val="afffff8"/>
        <w:rPr>
          <w:color w:val="7B3F00"/>
          <w:rtl/>
        </w:rPr>
      </w:pPr>
      <w:r w:rsidRPr="008B2609">
        <w:rPr>
          <w:color w:val="7B3F00"/>
          <w:rtl/>
        </w:rPr>
        <w:t>שיעור ביטול איסורין - בס' או במאה</w:t>
      </w:r>
    </w:p>
    <w:p w14:paraId="02C448E0" w14:textId="16898F9E" w:rsidR="0046556D" w:rsidRDefault="00BD6C4F" w:rsidP="00BD6C4F">
      <w:pPr>
        <w:rPr>
          <w:b/>
          <w:bCs/>
          <w:rtl/>
        </w:rPr>
      </w:pPr>
      <w:r w:rsidRPr="00434A28">
        <w:rPr>
          <w:rFonts w:hint="cs"/>
          <w:b/>
          <w:bCs/>
          <w:rtl/>
        </w:rPr>
        <w:t xml:space="preserve"> </w:t>
      </w:r>
      <w:r w:rsidR="00EC3102">
        <w:rPr>
          <w:b/>
          <w:bCs/>
          <w:rtl/>
        </w:rPr>
        <w:t>כל איסורין שבתורה בס'.</w:t>
      </w:r>
    </w:p>
    <w:p w14:paraId="7EAC2B68" w14:textId="77777777" w:rsidR="000362BA" w:rsidRDefault="000362BA" w:rsidP="008B2609">
      <w:pPr>
        <w:pStyle w:val="38"/>
        <w:framePr w:wrap="notBeside"/>
        <w:rPr>
          <w:rtl/>
        </w:rPr>
      </w:pPr>
      <w:r>
        <w:rPr>
          <w:rtl/>
        </w:rPr>
        <w:t>רשבר"י:</w:t>
      </w:r>
    </w:p>
    <w:p w14:paraId="3F2C64AF" w14:textId="6BD92E6C" w:rsidR="0046556D" w:rsidRDefault="00EC3102" w:rsidP="00BD6C4F">
      <w:pPr>
        <w:rPr>
          <w:rtl/>
        </w:rPr>
      </w:pPr>
      <w:r w:rsidRPr="008B2609">
        <w:rPr>
          <w:rStyle w:val="2fb"/>
          <w:rtl/>
        </w:rPr>
        <w:t>רבי</w:t>
      </w:r>
      <w:r>
        <w:rPr>
          <w:rtl/>
        </w:rPr>
        <w:t xml:space="preserve">, אתה אומר כן, וכך אמר </w:t>
      </w:r>
      <w:r w:rsidRPr="008B2609">
        <w:rPr>
          <w:rStyle w:val="2fb"/>
          <w:rtl/>
        </w:rPr>
        <w:t>ר"א</w:t>
      </w:r>
      <w:r>
        <w:rPr>
          <w:rtl/>
        </w:rPr>
        <w:t xml:space="preserve"> </w:t>
      </w:r>
      <w:r w:rsidRPr="008B2609">
        <w:rPr>
          <w:rStyle w:val="2fb"/>
          <w:rtl/>
        </w:rPr>
        <w:t>מריב"ל</w:t>
      </w:r>
      <w:r>
        <w:rPr>
          <w:rtl/>
        </w:rPr>
        <w:t xml:space="preserve"> </w:t>
      </w:r>
      <w:r w:rsidRPr="008B2609">
        <w:rPr>
          <w:rStyle w:val="2fb"/>
          <w:rtl/>
        </w:rPr>
        <w:t>מבר קפרא</w:t>
      </w:r>
      <w:r>
        <w:rPr>
          <w:rtl/>
        </w:rPr>
        <w:t>: כל איסורין שבתורה במאה.</w:t>
      </w:r>
    </w:p>
    <w:p w14:paraId="251F66F8" w14:textId="4EB874D8" w:rsidR="0046556D" w:rsidRDefault="00EC3102" w:rsidP="00BD6C4F">
      <w:pPr>
        <w:rPr>
          <w:rtl/>
        </w:rPr>
      </w:pPr>
      <w:r>
        <w:rPr>
          <w:rtl/>
        </w:rPr>
        <w:t xml:space="preserve">ושניהם למדוה מזרוע בשלה, ד'</w:t>
      </w:r>
      <w:r>
        <w:rPr>
          <w:rStyle w:val="afffff0"/>
          <w:rtl/>
          <w:rPrChange w:id="9095" w:author="מנוע פסוקים" w:date="2026-10-05T16:37:55Z">
            <w:rPr>
              <w:rtl/>
            </w:rPr>
          </w:rPrChange>
        </w:rPr>
        <w:t xml:space="preserve">ולקח הכהן את הזרוע בשלה</w:t>
      </w:r>
      <w:r>
        <w:rPr>
          <w:rtl/>
        </w:rPr>
        <w:t xml:space="preserve"> וגו','</w:t>
      </w:r>
      <w:r w:rsidR="00BD6C4F" w:rsidRPr="00C63571">
        <w:rPr>
          <w:rtl/>
        </w:rPr>
        <w:t xml:space="preserve"> </w:t>
      </w:r>
    </w:p>
    <w:p w14:paraId="40BDF6F5" w14:textId="77777777" w:rsidR="00BD6C4F" w:rsidRDefault="00BD6C4F" w:rsidP="00F07436">
      <w:pPr>
        <w:pStyle w:val="afff3"/>
        <w:framePr w:wrap="around"/>
        <w:rPr>
          <w:rtl/>
        </w:rPr>
      </w:pPr>
      <w:r>
        <w:rPr>
          <w:rFonts w:hint="cs"/>
          <w:rtl/>
        </w:rPr>
        <w:t>צח:</w:t>
      </w:r>
    </w:p>
    <w:p w14:paraId="52B7FE0D" w14:textId="1197567A" w:rsidR="0046556D" w:rsidRDefault="00EC3102" w:rsidP="00BD6C4F">
      <w:pPr>
        <w:rPr>
          <w:rtl/>
        </w:rPr>
      </w:pPr>
      <w:r>
        <w:rPr>
          <w:rtl/>
        </w:rPr>
        <w:t xml:space="preserve">ותניא: 'בשלה' - שלימה, </w:t>
      </w:r>
      <w:r w:rsidRPr="008B2609">
        <w:rPr>
          <w:rStyle w:val="2fb"/>
          <w:rtl/>
        </w:rPr>
        <w:t>רשב"י</w:t>
      </w:r>
      <w:r>
        <w:rPr>
          <w:rtl/>
        </w:rPr>
        <w:t>: שנתבשלה עם האיל.</w:t>
      </w:r>
    </w:p>
    <w:p w14:paraId="779A2BE2" w14:textId="52DF9748" w:rsidR="0046556D" w:rsidRDefault="00EC3102" w:rsidP="00BD6C4F">
      <w:pPr>
        <w:rPr>
          <w:rtl/>
        </w:rPr>
      </w:pPr>
      <w:r>
        <w:rPr>
          <w:rtl/>
        </w:rPr>
        <w:lastRenderedPageBreak/>
        <w:t>דלכו"ע עם האיל מבשלה, וחלקו אם מחתך ואח"כ מבשל, או מבשל ואח"כ מחתך.</w:t>
      </w:r>
    </w:p>
    <w:p w14:paraId="70928445" w14:textId="5CACCB0C" w:rsidR="0046556D" w:rsidRDefault="00EC3102" w:rsidP="00BD6C4F">
      <w:pPr>
        <w:rPr>
          <w:rtl/>
        </w:rPr>
      </w:pPr>
      <w:r>
        <w:rPr>
          <w:rtl/>
        </w:rPr>
        <w:t>וא"ד: לכו"ע מחתך ואח"כ מבשל, וחלקו אם מבשל עם האיל או בקדרה אחרת.</w:t>
      </w:r>
    </w:p>
    <w:p w14:paraId="3FE93EFB" w14:textId="00BD512C" w:rsidR="0046556D" w:rsidRDefault="00EC3102" w:rsidP="00BD6C4F">
      <w:pPr>
        <w:rPr>
          <w:rtl/>
        </w:rPr>
      </w:pPr>
      <w:r>
        <w:rPr>
          <w:rtl/>
        </w:rPr>
        <w:t xml:space="preserve">ללישנא קמא הס' לכו"ע, וללישנא בתרא </w:t>
      </w:r>
      <w:r w:rsidRPr="008B2609">
        <w:rPr>
          <w:rStyle w:val="2fb"/>
          <w:rtl/>
        </w:rPr>
        <w:t>לרשב"י</w:t>
      </w:r>
      <w:r>
        <w:rPr>
          <w:rtl/>
        </w:rPr>
        <w:t>.</w:t>
      </w:r>
    </w:p>
    <w:p w14:paraId="35F6338B" w14:textId="77777777" w:rsidR="000362BA" w:rsidRDefault="000362BA" w:rsidP="008B2609">
      <w:pPr>
        <w:pStyle w:val="38"/>
        <w:framePr w:wrap="notBeside"/>
        <w:rPr>
          <w:rtl/>
        </w:rPr>
      </w:pPr>
      <w:r>
        <w:rPr>
          <w:rtl/>
        </w:rPr>
        <w:t>מ"ד בששים</w:t>
      </w:r>
    </w:p>
    <w:p w14:paraId="1CF4A0DB" w14:textId="44144DA1" w:rsidR="0046556D" w:rsidRDefault="00BD6C4F" w:rsidP="00BD6C4F">
      <w:pPr>
        <w:rPr>
          <w:rtl/>
        </w:rPr>
      </w:pPr>
      <w:r>
        <w:rPr>
          <w:rFonts w:hint="cs"/>
          <w:rtl/>
        </w:rPr>
        <w:t xml:space="preserve"> </w:t>
      </w:r>
      <w:r w:rsidR="00EC3102">
        <w:rPr>
          <w:rtl/>
        </w:rPr>
        <w:t>סבר בשר ועצמות עם בשר ועצמות משערים, והוי בששים,</w:t>
      </w:r>
      <w:r w:rsidRPr="00C63571">
        <w:rPr>
          <w:rtl/>
        </w:rPr>
        <w:t xml:space="preserve"> </w:t>
      </w:r>
    </w:p>
    <w:p w14:paraId="0EAB259D" w14:textId="77777777" w:rsidR="000362BA" w:rsidRDefault="000362BA" w:rsidP="008B2609">
      <w:pPr>
        <w:pStyle w:val="38"/>
        <w:framePr w:wrap="notBeside"/>
        <w:rPr>
          <w:rtl/>
        </w:rPr>
      </w:pPr>
      <w:r>
        <w:rPr>
          <w:rtl/>
        </w:rPr>
        <w:t>ומ"ד במאה</w:t>
      </w:r>
    </w:p>
    <w:p w14:paraId="6FCBA4BB" w14:textId="501D33FD" w:rsidR="0046556D" w:rsidRDefault="00BD6C4F" w:rsidP="00BD6C4F">
      <w:pPr>
        <w:rPr>
          <w:rtl/>
        </w:rPr>
      </w:pPr>
      <w:r>
        <w:rPr>
          <w:rFonts w:hint="cs"/>
          <w:rtl/>
        </w:rPr>
        <w:t xml:space="preserve"> </w:t>
      </w:r>
      <w:r w:rsidR="00EC3102">
        <w:rPr>
          <w:rtl/>
        </w:rPr>
        <w:t>סבר בשר עם בשר משערים, והוי במאה.</w:t>
      </w:r>
    </w:p>
    <w:p w14:paraId="74D0B29D" w14:textId="77777777" w:rsidR="000362BA" w:rsidRDefault="000362BA" w:rsidP="008B2609">
      <w:pPr>
        <w:pStyle w:val="38"/>
        <w:framePr w:wrap="notBeside"/>
        <w:rPr>
          <w:rtl/>
        </w:rPr>
      </w:pPr>
      <w:r>
        <w:rPr>
          <w:rtl/>
        </w:rPr>
        <w:t>ויקשה</w:t>
      </w:r>
    </w:p>
    <w:p w14:paraId="727B9C75" w14:textId="58DFD794" w:rsidR="0046556D" w:rsidRDefault="00EC3102" w:rsidP="00BD6C4F">
      <w:pPr>
        <w:rPr>
          <w:rtl/>
        </w:rPr>
      </w:pPr>
      <w:r>
        <w:rPr>
          <w:rtl/>
        </w:rPr>
        <w:t>דתניא: זהו היתר הבא מכלל איסור, 'זהו' למעט מאי - לא למעט כל איסורין שבתורה?</w:t>
      </w:r>
      <w:r w:rsidR="00BD6C4F" w:rsidRPr="00C63571">
        <w:rPr>
          <w:rtl/>
        </w:rPr>
        <w:t xml:space="preserve"> </w:t>
      </w:r>
    </w:p>
    <w:p w14:paraId="2B53338A" w14:textId="77777777" w:rsidR="00F943E7" w:rsidRDefault="00F943E7" w:rsidP="008B2609">
      <w:pPr>
        <w:pStyle w:val="38"/>
        <w:framePr w:wrap="notBeside"/>
        <w:rPr>
          <w:rtl/>
        </w:rPr>
      </w:pPr>
      <w:r>
        <w:rPr>
          <w:rtl/>
        </w:rPr>
        <w:t>א. אביי:</w:t>
      </w:r>
    </w:p>
    <w:p w14:paraId="0B2E1E88" w14:textId="691946FD" w:rsidR="0046556D" w:rsidRDefault="00C71470" w:rsidP="00BD6C4F">
      <w:pPr>
        <w:rPr>
          <w:rtl/>
        </w:rPr>
      </w:pPr>
      <w:r>
        <w:rPr>
          <w:rtl/>
        </w:rPr>
        <w:t xml:space="preserve">לא נצרך אלא </w:t>
      </w:r>
      <w:r w:rsidRPr="008B2609">
        <w:rPr>
          <w:rStyle w:val="2fb"/>
          <w:rtl/>
        </w:rPr>
        <w:t>לר"י</w:t>
      </w:r>
      <w:r>
        <w:rPr>
          <w:rtl/>
        </w:rPr>
        <w:t xml:space="preserve"> דמין במינו לא בטיל, קמ"ל דכאן בטיל,</w:t>
      </w:r>
      <w:r w:rsidR="00BD6C4F" w:rsidRPr="00C63571">
        <w:rPr>
          <w:rtl/>
        </w:rPr>
        <w:t xml:space="preserve"> </w:t>
      </w:r>
    </w:p>
    <w:p w14:paraId="0355FBC9" w14:textId="3C6CCE76" w:rsidR="0046556D" w:rsidRDefault="00C71470" w:rsidP="00BD6C4F">
      <w:pPr>
        <w:rPr>
          <w:rtl/>
        </w:rPr>
      </w:pPr>
      <w:r>
        <w:rPr>
          <w:rtl/>
        </w:rPr>
        <w:t xml:space="preserve">ולא למדים מכאן, שגילתה תורה '</w:t>
      </w:r>
      <w:r>
        <w:rPr>
          <w:rStyle w:val="afffff0"/>
          <w:rtl/>
          <w:rPrChange w:id="9096" w:author="מנוע פסוקים" w:date="2026-10-05T16:37:55Z">
            <w:rPr>
              <w:rtl/>
            </w:rPr>
          </w:rPrChange>
        </w:rPr>
        <w:t xml:space="preserve">ולקח מדם הפר ומדם השעיר</w:t>
      </w:r>
      <w:r>
        <w:rPr>
          <w:rtl/>
        </w:rPr>
        <w:t xml:space="preserve">' - שניהם יחד ולא בטלים,</w:t>
      </w:r>
    </w:p>
    <w:p w14:paraId="14A90039" w14:textId="67E39099" w:rsidR="0046556D" w:rsidRDefault="00C71470" w:rsidP="00BD6C4F">
      <w:pPr>
        <w:rPr>
          <w:b/>
          <w:bCs/>
          <w:rtl/>
        </w:rPr>
      </w:pPr>
      <w:r>
        <w:rPr>
          <w:rtl/>
        </w:rPr>
        <w:t>ולא למדים מזה שחידוש ולחומרא הוא, אבל למראה ולס' למדים דמדאורייתא ברוב בטיל.</w:t>
      </w:r>
    </w:p>
    <w:p w14:paraId="2E09EED1" w14:textId="77777777" w:rsidR="00F943E7" w:rsidRDefault="00F943E7" w:rsidP="008B2609">
      <w:pPr>
        <w:pStyle w:val="38"/>
        <w:framePr w:wrap="notBeside"/>
        <w:rPr>
          <w:rtl/>
        </w:rPr>
      </w:pPr>
      <w:r>
        <w:rPr>
          <w:rtl/>
        </w:rPr>
        <w:t>ב. רבא:</w:t>
      </w:r>
    </w:p>
    <w:p w14:paraId="327A5902" w14:textId="10A301AE" w:rsidR="0046556D" w:rsidRDefault="00C71470" w:rsidP="00BD6C4F">
      <w:pPr>
        <w:rPr>
          <w:rtl/>
        </w:rPr>
      </w:pPr>
      <w:r>
        <w:rPr>
          <w:b/>
          <w:bCs/>
          <w:rtl/>
        </w:rPr>
        <w:t>לא נצרך אלא לטעם כעיקר, שבקדשים אסור, קמ"ל דכאן שרי.</w:t>
      </w:r>
    </w:p>
    <w:p w14:paraId="1AB57473" w14:textId="77777777" w:rsidR="00BD6C4F" w:rsidRDefault="00BD6C4F" w:rsidP="00F07436">
      <w:pPr>
        <w:pStyle w:val="afff3"/>
        <w:framePr w:wrap="around"/>
        <w:rPr>
          <w:rtl/>
        </w:rPr>
      </w:pPr>
      <w:r>
        <w:rPr>
          <w:rFonts w:hint="cs"/>
          <w:rtl/>
        </w:rPr>
        <w:t>צט.</w:t>
      </w:r>
    </w:p>
    <w:p w14:paraId="3E4127A2" w14:textId="0497C136" w:rsidR="0046556D" w:rsidRDefault="00C71470" w:rsidP="00BD6C4F">
      <w:pPr>
        <w:rPr>
          <w:rtl/>
        </w:rPr>
      </w:pPr>
      <w:r>
        <w:rPr>
          <w:rtl/>
        </w:rPr>
        <w:t xml:space="preserve">ולא למדים מכאן, שגילתה תורה '</w:t>
      </w:r>
      <w:r>
        <w:rPr>
          <w:rStyle w:val="afffff0"/>
          <w:rtl/>
          <w:rPrChange w:id="9097" w:author="מנוע פסוקים" w:date="2026-10-05T16:37:55Z">
            <w:rPr>
              <w:rtl/>
            </w:rPr>
          </w:rPrChange>
        </w:rPr>
        <w:t xml:space="preserve">כל אשר יגע בבשרה יקדש</w:t>
      </w:r>
      <w:r>
        <w:rPr>
          <w:rtl/>
        </w:rPr>
        <w:t xml:space="preserve">' להיות כמוה, שאם פסולה תפסל ואם כשרה תאכל כחמור שבה,</w:t>
      </w:r>
    </w:p>
    <w:p w14:paraId="649A531B" w14:textId="6F9FD6FB" w:rsidR="0046556D" w:rsidRDefault="00C71470" w:rsidP="00BD6C4F">
      <w:pPr>
        <w:rPr>
          <w:rtl/>
        </w:rPr>
      </w:pPr>
      <w:r>
        <w:rPr>
          <w:rtl/>
        </w:rPr>
        <w:t>ולא למדים מזה שחידוש הוא, ודוקא לקולא</w:t>
      </w:r>
      <w:r w:rsidR="00BD6C4F">
        <w:rPr>
          <w:rFonts w:hint="cs"/>
          <w:rtl/>
        </w:rPr>
        <w:t xml:space="preserve"> </w:t>
      </w:r>
    </w:p>
    <w:p w14:paraId="0F732A2C" w14:textId="01A56058" w:rsidR="0046556D" w:rsidRDefault="00C71470" w:rsidP="00BD6C4F">
      <w:pPr>
        <w:rPr>
          <w:b/>
          <w:bCs/>
          <w:rtl/>
        </w:rPr>
      </w:pPr>
      <w:r>
        <w:rPr>
          <w:rtl/>
        </w:rPr>
        <w:t>למדים ממאה וששים, שלחומרא למדים דמדאורייתא ברוב בטיל.</w:t>
      </w:r>
    </w:p>
    <w:p w14:paraId="1DF2B52C" w14:textId="77777777" w:rsidR="00F943E7" w:rsidRDefault="00F943E7" w:rsidP="008B2609">
      <w:pPr>
        <w:pStyle w:val="38"/>
        <w:framePr w:wrap="notBeside"/>
        <w:rPr>
          <w:rtl/>
        </w:rPr>
      </w:pPr>
      <w:r>
        <w:rPr>
          <w:rtl/>
        </w:rPr>
        <w:t>ג. רבינא:</w:t>
      </w:r>
    </w:p>
    <w:p w14:paraId="50259B05" w14:textId="6B14A550" w:rsidR="0046556D" w:rsidRDefault="00C71470" w:rsidP="00BD6C4F">
      <w:pPr>
        <w:rPr>
          <w:rtl/>
        </w:rPr>
      </w:pPr>
      <w:r>
        <w:rPr>
          <w:b/>
          <w:bCs/>
          <w:rtl/>
        </w:rPr>
        <w:t>לא נצרך אלא למקום חתך, שבעלמא אסור וכאן שרי.</w:t>
      </w:r>
    </w:p>
    <w:p w14:paraId="4B1F8B3E" w14:textId="77777777" w:rsidR="00F943E7" w:rsidRDefault="00F943E7" w:rsidP="008B2609">
      <w:pPr>
        <w:pStyle w:val="38"/>
        <w:framePr w:wrap="notBeside"/>
        <w:rPr>
          <w:rtl/>
        </w:rPr>
      </w:pPr>
      <w:r>
        <w:rPr>
          <w:rtl/>
        </w:rPr>
        <w:t>ומעשה</w:t>
      </w:r>
    </w:p>
    <w:p w14:paraId="4DB90221" w14:textId="12E00CA1" w:rsidR="0046556D" w:rsidRDefault="00C71470" w:rsidP="00BD6C4F">
      <w:pPr>
        <w:rPr>
          <w:rtl/>
        </w:rPr>
      </w:pPr>
      <w:r>
        <w:rPr>
          <w:rtl/>
        </w:rPr>
        <w:t xml:space="preserve">ישב </w:t>
      </w:r>
      <w:r w:rsidRPr="008B2609">
        <w:rPr>
          <w:rStyle w:val="2fb"/>
          <w:rtl/>
        </w:rPr>
        <w:t>רב דימי</w:t>
      </w:r>
      <w:r>
        <w:rPr>
          <w:rtl/>
        </w:rPr>
        <w:t xml:space="preserve"> ואמר שמועה זו, א"ל </w:t>
      </w:r>
      <w:r w:rsidRPr="008B2609">
        <w:rPr>
          <w:rStyle w:val="2fb"/>
          <w:rtl/>
        </w:rPr>
        <w:t>אביי</w:t>
      </w:r>
      <w:r>
        <w:rPr>
          <w:rtl/>
        </w:rPr>
        <w:t>: וכל איסורין שבתורה במאה?</w:t>
      </w:r>
      <w:r w:rsidR="00BD6C4F" w:rsidRPr="00C63571">
        <w:rPr>
          <w:rtl/>
        </w:rPr>
        <w:t xml:space="preserve"> </w:t>
      </w:r>
    </w:p>
    <w:p w14:paraId="4D939ABB" w14:textId="38513F66" w:rsidR="0046556D" w:rsidRDefault="00C71470" w:rsidP="00BD6C4F">
      <w:pPr>
        <w:rPr>
          <w:rtl/>
        </w:rPr>
      </w:pPr>
      <w:r>
        <w:rPr>
          <w:rtl/>
        </w:rPr>
        <w:t>דתנן: למה אמרו כל המחמץ ומתבל ומדמע להחמיר - מין ומינו, להקל ולהחמיר - מין ושאינו מינו,</w:t>
      </w:r>
      <w:r w:rsidR="00BD6C4F" w:rsidRPr="00C63571">
        <w:rPr>
          <w:rtl/>
        </w:rPr>
        <w:t xml:space="preserve"> </w:t>
      </w:r>
    </w:p>
    <w:p w14:paraId="32A3E39B" w14:textId="56EEC648" w:rsidR="0046556D" w:rsidRDefault="00F74630" w:rsidP="00BD6C4F">
      <w:pPr>
        <w:rPr>
          <w:rtl/>
        </w:rPr>
      </w:pPr>
      <w:r>
        <w:rPr>
          <w:rtl/>
        </w:rPr>
        <w:t>וקתני סיפא: להקל ולהחמיר מין ושאינו מינו כיצד? גריסין</w:t>
      </w:r>
      <w:r w:rsidR="00BD6C4F" w:rsidRPr="00C63571">
        <w:rPr>
          <w:rtl/>
        </w:rPr>
        <w:t xml:space="preserve"> שנתבשלו עם העדשים, </w:t>
      </w:r>
    </w:p>
    <w:p w14:paraId="545F8BD2" w14:textId="6CBF072F" w:rsidR="0046556D" w:rsidRDefault="00F74630" w:rsidP="00BD6C4F">
      <w:pPr>
        <w:rPr>
          <w:rtl/>
        </w:rPr>
      </w:pPr>
      <w:r>
        <w:rPr>
          <w:rtl/>
        </w:rPr>
        <w:t>אם יש בהם בנותן טעם, בין יש או אין להעלות במאה ואחד - אסור,</w:t>
      </w:r>
      <w:r w:rsidR="00BD6C4F" w:rsidRPr="00C63571">
        <w:rPr>
          <w:rtl/>
        </w:rPr>
        <w:t xml:space="preserve"> </w:t>
      </w:r>
    </w:p>
    <w:p w14:paraId="7083E14F" w14:textId="7A00BF0F" w:rsidR="0046556D" w:rsidRDefault="00F74630" w:rsidP="00BD6C4F">
      <w:pPr>
        <w:rPr>
          <w:rtl/>
        </w:rPr>
      </w:pPr>
      <w:r>
        <w:rPr>
          <w:rtl/>
        </w:rPr>
        <w:t>אין בהן בנותן טעם, בין יש או אין להעלות במאה ואחד - מותר.</w:t>
      </w:r>
    </w:p>
    <w:p w14:paraId="0E6794BB" w14:textId="77777777" w:rsidR="00BD6C4F" w:rsidRDefault="00BD6C4F" w:rsidP="00F07436">
      <w:pPr>
        <w:pStyle w:val="afff3"/>
        <w:framePr w:wrap="around"/>
        <w:rPr>
          <w:rtl/>
        </w:rPr>
      </w:pPr>
      <w:r>
        <w:rPr>
          <w:rFonts w:hint="cs"/>
          <w:rtl/>
        </w:rPr>
        <w:t>צט.</w:t>
      </w:r>
    </w:p>
    <w:p w14:paraId="36C17551" w14:textId="4071AAE8" w:rsidR="0046556D" w:rsidRDefault="00BD6C4F" w:rsidP="00BD6C4F">
      <w:pPr>
        <w:rPr>
          <w:rtl/>
        </w:rPr>
      </w:pPr>
      <w:r w:rsidRPr="00C63571">
        <w:rPr>
          <w:rtl/>
        </w:rPr>
        <w:t xml:space="preserve">אין בהן להעלות במאה ואחד </w:t>
      </w:r>
      <w:r w:rsidR="00D35AA8">
        <w:rPr>
          <w:rtl/>
        </w:rPr>
        <w:t>אלא במאי - לא בששים?</w:t>
      </w:r>
      <w:r w:rsidRPr="00C63571">
        <w:rPr>
          <w:rtl/>
        </w:rPr>
        <w:t xml:space="preserve"> </w:t>
      </w:r>
      <w:r w:rsidR="00D35AA8">
        <w:rPr>
          <w:rtl/>
        </w:rPr>
        <w:t>- לא, במאה.</w:t>
      </w:r>
    </w:p>
    <w:p w14:paraId="36BE84C9" w14:textId="71D4257A" w:rsidR="0046556D" w:rsidRDefault="00C71470" w:rsidP="00BD6C4F">
      <w:pPr>
        <w:rPr>
          <w:rtl/>
        </w:rPr>
      </w:pPr>
      <w:r>
        <w:rPr>
          <w:rtl/>
        </w:rPr>
        <w:t>והרי מדרישא במאה, סיפא בששים,</w:t>
      </w:r>
      <w:r w:rsidR="00BD6C4F" w:rsidRPr="00C63571">
        <w:rPr>
          <w:rtl/>
        </w:rPr>
        <w:t xml:space="preserve"> </w:t>
      </w:r>
    </w:p>
    <w:p w14:paraId="45F8DD20" w14:textId="5401F1E9" w:rsidR="0046556D" w:rsidRDefault="00D35AA8" w:rsidP="00BD6C4F">
      <w:pPr>
        <w:rPr>
          <w:rtl/>
        </w:rPr>
      </w:pPr>
      <w:r>
        <w:rPr>
          <w:rtl/>
        </w:rPr>
        <w:t>דקתני רישא: להחמיר מין ומינו כיצד? שאור של חטין שנפל לעיסת חטין ויש בו כדי לחמץ, בין יש בו או אין בו להעלות במאה ואחד - אסור,</w:t>
      </w:r>
    </w:p>
    <w:p w14:paraId="7747E0C0" w14:textId="69AA57ED" w:rsidR="0046556D" w:rsidRDefault="00D35AA8" w:rsidP="00BD6C4F">
      <w:pPr>
        <w:rPr>
          <w:rtl/>
        </w:rPr>
      </w:pPr>
      <w:r>
        <w:rPr>
          <w:rtl/>
        </w:rPr>
        <w:t>אין בו להעלות במאה ואחד, בין יש בו כדי לחמץ בין אין בו - אסור.</w:t>
      </w:r>
      <w:r w:rsidR="00BD6C4F" w:rsidRPr="00C63571">
        <w:rPr>
          <w:rtl/>
        </w:rPr>
        <w:t xml:space="preserve"> </w:t>
      </w:r>
    </w:p>
    <w:p w14:paraId="5D9DA683" w14:textId="77777777" w:rsidR="00F943E7" w:rsidRDefault="00F943E7" w:rsidP="008B2609">
      <w:pPr>
        <w:pStyle w:val="38"/>
        <w:framePr w:wrap="notBeside"/>
        <w:rPr>
          <w:rtl/>
        </w:rPr>
      </w:pPr>
      <w:r>
        <w:rPr>
          <w:rtl/>
        </w:rPr>
        <w:t>ויקשה</w:t>
      </w:r>
    </w:p>
    <w:p w14:paraId="01CFF165" w14:textId="5E0E4AA3" w:rsidR="0046556D" w:rsidRDefault="00BD6C4F" w:rsidP="00BD6C4F">
      <w:pPr>
        <w:rPr>
          <w:rtl/>
        </w:rPr>
      </w:pPr>
      <w:r>
        <w:rPr>
          <w:rFonts w:hint="cs"/>
          <w:rtl/>
        </w:rPr>
        <w:t xml:space="preserve"> </w:t>
      </w:r>
      <w:r w:rsidR="00D35AA8">
        <w:rPr>
          <w:rtl/>
        </w:rPr>
        <w:t>רישא במאה ואחד וסיפא במאה, וכשיש בו כדי לחמץ במאה ואחד למה לא בטיל? שתק.</w:t>
      </w:r>
    </w:p>
    <w:p w14:paraId="32FA1204" w14:textId="77777777" w:rsidR="00F943E7" w:rsidRDefault="00F943E7" w:rsidP="008B2609">
      <w:pPr>
        <w:pStyle w:val="38"/>
        <w:framePr w:wrap="notBeside"/>
        <w:rPr>
          <w:rtl/>
        </w:rPr>
      </w:pPr>
      <w:r>
        <w:rPr>
          <w:rtl/>
        </w:rPr>
        <w:t>אביי:</w:t>
      </w:r>
    </w:p>
    <w:p w14:paraId="216C66B1" w14:textId="6552380A" w:rsidR="0046556D" w:rsidRDefault="00D35AA8" w:rsidP="00BD6C4F">
      <w:pPr>
        <w:rPr>
          <w:rtl/>
        </w:rPr>
      </w:pPr>
      <w:r>
        <w:rPr>
          <w:rtl/>
        </w:rPr>
        <w:t>א"ל: שמא שאני שאור שחימוצו קשה?</w:t>
      </w:r>
      <w:r w:rsidR="00BD6C4F" w:rsidRPr="00C63571">
        <w:rPr>
          <w:rtl/>
        </w:rPr>
        <w:t xml:space="preserve"> </w:t>
      </w:r>
    </w:p>
    <w:p w14:paraId="48C4E9D3" w14:textId="77777777" w:rsidR="00F943E7" w:rsidRDefault="00F943E7" w:rsidP="008B2609">
      <w:pPr>
        <w:pStyle w:val="38"/>
        <w:framePr w:wrap="notBeside"/>
        <w:rPr>
          <w:rtl/>
        </w:rPr>
      </w:pPr>
      <w:r>
        <w:rPr>
          <w:rtl/>
        </w:rPr>
        <w:t>רב דימי:</w:t>
      </w:r>
    </w:p>
    <w:p w14:paraId="56AC5437" w14:textId="05FA8442" w:rsidR="0046556D" w:rsidRDefault="00D35AA8" w:rsidP="00BD6C4F">
      <w:pPr>
        <w:rPr>
          <w:rtl/>
        </w:rPr>
      </w:pPr>
      <w:r>
        <w:rPr>
          <w:rtl/>
        </w:rPr>
        <w:t xml:space="preserve">א"ל: הזכרתני דבר שאמר </w:t>
      </w:r>
      <w:r w:rsidRPr="008B2609">
        <w:rPr>
          <w:rStyle w:val="2fb"/>
          <w:rtl/>
        </w:rPr>
        <w:t>ריב"ח</w:t>
      </w:r>
      <w:r>
        <w:rPr>
          <w:rtl/>
        </w:rPr>
        <w:t>: לא כל השיעורין שוין, שהרי ציר שיעורו קרוב למאתים,</w:t>
      </w:r>
    </w:p>
    <w:p w14:paraId="2C27B080" w14:textId="63B65926" w:rsidR="0046556D" w:rsidRDefault="00F74630" w:rsidP="00BD6C4F">
      <w:pPr>
        <w:rPr>
          <w:rtl/>
        </w:rPr>
      </w:pPr>
      <w:r>
        <w:rPr>
          <w:rtl/>
        </w:rPr>
        <w:t>דתנן: דג טמא צירו אסור,</w:t>
      </w:r>
      <w:r w:rsidRPr="008B2609">
        <w:rPr>
          <w:rStyle w:val="2fb"/>
          <w:rtl/>
        </w:rPr>
        <w:t>ר"י</w:t>
      </w:r>
      <w:r>
        <w:rPr>
          <w:rtl/>
        </w:rPr>
        <w:t>: רביעית</w:t>
      </w:r>
      <w:r w:rsidR="00BD6C4F" w:rsidRPr="00C63571">
        <w:rPr>
          <w:rtl/>
        </w:rPr>
        <w:t xml:space="preserve"> בסאתים.</w:t>
      </w:r>
    </w:p>
    <w:p w14:paraId="09AAF545" w14:textId="658702F5" w:rsidR="0046556D" w:rsidRDefault="00F74630" w:rsidP="00BD6C4F">
      <w:pPr>
        <w:rPr>
          <w:rtl/>
        </w:rPr>
      </w:pPr>
      <w:r w:rsidRPr="008B2609">
        <w:rPr>
          <w:rStyle w:val="2fb"/>
          <w:rtl/>
        </w:rPr>
        <w:t>ור"י</w:t>
      </w:r>
      <w:r>
        <w:rPr>
          <w:rtl/>
        </w:rPr>
        <w:t xml:space="preserve"> אמר מין במינו לא בטיל!</w:t>
      </w:r>
      <w:r w:rsidR="00BD6C4F">
        <w:rPr>
          <w:rFonts w:hint="cs"/>
          <w:rtl/>
        </w:rPr>
        <w:t xml:space="preserve">  </w:t>
      </w:r>
      <w:r>
        <w:rPr>
          <w:rtl/>
        </w:rPr>
        <w:t>- שאני ציר שזיעה בעלמא הוא.</w:t>
      </w:r>
    </w:p>
    <w:p w14:paraId="790BCEA9" w14:textId="77777777" w:rsidR="00BD6C4F" w:rsidRPr="00C63571" w:rsidRDefault="00BD6C4F" w:rsidP="00BD6C4F">
      <w:pPr>
        <w:pStyle w:val="affff1"/>
        <w:rPr>
          <w:rtl/>
        </w:rPr>
      </w:pPr>
      <w:ins w:id="9814" w:author="מספור קטעי משנה" w:date="2026-10-06T10:03:57Z">
        <w:r>
          <w:rPr>
            <w:rStyle w:val="MisparKeta"/>
          </w:rPr>
          <w:t xml:space="preserve">א. </w:t>
        </w:r>
      </w:ins>
      <w:r w:rsidRPr="00C63571">
        <w:rPr>
          <w:rtl/>
        </w:rPr>
        <w:t>כיצד משערינן.</w:t>
      </w:r>
    </w:p>
    <w:p w14:paraId="1D18C695" w14:textId="77777777" w:rsidR="00F943E7" w:rsidRDefault="00F943E7" w:rsidP="008B2609">
      <w:pPr>
        <w:pStyle w:val="38"/>
        <w:framePr w:wrap="notBeside"/>
        <w:rPr>
          <w:rtl/>
        </w:rPr>
      </w:pPr>
      <w:r>
        <w:rPr>
          <w:rtl/>
        </w:rPr>
        <w:t>ר"ה:</w:t>
      </w:r>
    </w:p>
    <w:p w14:paraId="550434FC" w14:textId="38639FAA" w:rsidR="0046556D" w:rsidRDefault="00D35AA8" w:rsidP="00BD6C4F">
      <w:pPr>
        <w:rPr>
          <w:rtl/>
        </w:rPr>
      </w:pPr>
      <w:r>
        <w:rPr>
          <w:rtl/>
        </w:rPr>
        <w:t>כבשר בראשי לפתות.</w:t>
      </w:r>
    </w:p>
    <w:p w14:paraId="17CA1F36" w14:textId="77777777" w:rsidR="00F943E7" w:rsidRDefault="00F943E7" w:rsidP="008B2609">
      <w:pPr>
        <w:pStyle w:val="38"/>
        <w:framePr w:wrap="notBeside"/>
        <w:rPr>
          <w:rtl/>
        </w:rPr>
      </w:pPr>
      <w:r>
        <w:rPr>
          <w:rtl/>
        </w:rPr>
        <w:t>ומתני'</w:t>
      </w:r>
    </w:p>
    <w:p w14:paraId="1D7190AC" w14:textId="472F648E" w:rsidR="0046556D" w:rsidRDefault="00D35AA8" w:rsidP="00BD6C4F">
      <w:pPr>
        <w:rPr>
          <w:rtl/>
        </w:rPr>
      </w:pPr>
      <w:r>
        <w:rPr>
          <w:rtl/>
        </w:rPr>
        <w:t xml:space="preserve">מתני' דלא </w:t>
      </w:r>
      <w:r>
        <w:rPr>
          <w:rStyle w:val="2fb"/>
          <w:rtl/>
          <w:rPrChange w:id="13225" w:author="מנוע אמוראים" w:date="2026-10-05T16:40:54Z">
            <w:rPr>
              <w:rtl/>
            </w:rPr>
          </w:rPrChange>
        </w:rPr>
        <w:t xml:space="preserve">כריב"ב</w:t>
      </w:r>
      <w:r>
        <w:rPr>
          <w:rtl/>
        </w:rPr>
        <w:t xml:space="preserve"> דתניא: אין בגידין בנותן טעם.</w:t>
      </w:r>
    </w:p>
    <w:p w14:paraId="58DB8042" w14:textId="77777777" w:rsidR="00F943E7" w:rsidRDefault="00F943E7" w:rsidP="008B2609">
      <w:pPr>
        <w:pStyle w:val="38"/>
        <w:framePr w:wrap="notBeside"/>
        <w:rPr>
          <w:rtl/>
        </w:rPr>
      </w:pPr>
      <w:r>
        <w:rPr>
          <w:rtl/>
        </w:rPr>
        <w:t>ומעשה</w:t>
      </w:r>
    </w:p>
    <w:p w14:paraId="28C7EA42" w14:textId="7D4CAA36" w:rsidR="0046556D" w:rsidRDefault="00D35AA8" w:rsidP="00BD6C4F">
      <w:pPr>
        <w:rPr>
          <w:rtl/>
        </w:rPr>
      </w:pPr>
      <w:r>
        <w:rPr>
          <w:rtl/>
        </w:rPr>
        <w:lastRenderedPageBreak/>
        <w:t xml:space="preserve">אחד בא לפני </w:t>
      </w:r>
      <w:r w:rsidRPr="008B2609">
        <w:rPr>
          <w:rStyle w:val="2fb"/>
          <w:rtl/>
        </w:rPr>
        <w:t>ר"ח</w:t>
      </w:r>
      <w:r>
        <w:rPr>
          <w:rtl/>
        </w:rPr>
        <w:t xml:space="preserve">, </w:t>
      </w:r>
      <w:r w:rsidRPr="008B2609">
        <w:rPr>
          <w:rStyle w:val="2fb"/>
          <w:rtl/>
        </w:rPr>
        <w:t>וריב"ז</w:t>
      </w:r>
      <w:r>
        <w:rPr>
          <w:rtl/>
        </w:rPr>
        <w:t xml:space="preserve"> ישב בפתח, כשיצא א"ל: מה אמר לך? א"ל: התיר לי. א"ל: חזור וקראהו.</w:t>
      </w:r>
    </w:p>
    <w:p w14:paraId="18729C4D" w14:textId="12820602" w:rsidR="0046556D" w:rsidRDefault="00D35AA8" w:rsidP="00BD6C4F">
      <w:pPr>
        <w:rPr>
          <w:rtl/>
        </w:rPr>
      </w:pPr>
      <w:r>
        <w:rPr>
          <w:rtl/>
        </w:rPr>
        <w:t xml:space="preserve">אמר </w:t>
      </w:r>
      <w:r w:rsidRPr="008B2609">
        <w:rPr>
          <w:rStyle w:val="2fb"/>
          <w:rtl/>
        </w:rPr>
        <w:t>ר"ח</w:t>
      </w:r>
      <w:r>
        <w:rPr>
          <w:rtl/>
        </w:rPr>
        <w:t>: מי המצערני? לך אמור ליושב בפתח: אין בגידין בנותן טעם.</w:t>
      </w:r>
    </w:p>
    <w:p w14:paraId="7FE303E5" w14:textId="37F29780" w:rsidR="0046556D" w:rsidRDefault="00D35AA8" w:rsidP="00BD6C4F">
      <w:pPr>
        <w:rPr>
          <w:rtl/>
        </w:rPr>
      </w:pPr>
      <w:r>
        <w:rPr>
          <w:rtl/>
        </w:rPr>
        <w:t xml:space="preserve">כשבאו לפני </w:t>
      </w:r>
      <w:r w:rsidRPr="008B2609">
        <w:rPr>
          <w:rStyle w:val="2fb"/>
          <w:rtl/>
        </w:rPr>
        <w:t>ר' אמי</w:t>
      </w:r>
      <w:r>
        <w:rPr>
          <w:rtl/>
        </w:rPr>
        <w:t xml:space="preserve"> שלחם </w:t>
      </w:r>
      <w:r w:rsidRPr="008B2609">
        <w:rPr>
          <w:rStyle w:val="2fb"/>
          <w:rtl/>
        </w:rPr>
        <w:t>לריב"ח</w:t>
      </w:r>
      <w:r>
        <w:rPr>
          <w:rtl/>
        </w:rPr>
        <w:t xml:space="preserve">, שמורה בה להיתר משום </w:t>
      </w:r>
      <w:r w:rsidRPr="008B2609">
        <w:rPr>
          <w:rStyle w:val="2fb"/>
          <w:rtl/>
        </w:rPr>
        <w:t>ריב"ל</w:t>
      </w:r>
      <w:r>
        <w:rPr>
          <w:rtl/>
        </w:rPr>
        <w:t>, והוא עצמו לא ס"ל.</w:t>
      </w:r>
    </w:p>
    <w:p w14:paraId="34FA43EF" w14:textId="77777777" w:rsidR="00F943E7" w:rsidRDefault="00F943E7" w:rsidP="008B2609">
      <w:pPr>
        <w:pStyle w:val="38"/>
        <w:framePr w:wrap="notBeside"/>
        <w:rPr>
          <w:rtl/>
        </w:rPr>
      </w:pPr>
      <w:r>
        <w:rPr>
          <w:rtl/>
        </w:rPr>
        <w:t>והלכתא:</w:t>
      </w:r>
    </w:p>
    <w:p w14:paraId="431964CC" w14:textId="2464400F" w:rsidR="0046556D" w:rsidRDefault="00BD6C4F" w:rsidP="00BD6C4F">
      <w:pPr>
        <w:rPr>
          <w:rtl/>
        </w:rPr>
      </w:pPr>
      <w:r w:rsidRPr="00664501">
        <w:rPr>
          <w:rtl/>
        </w:rPr>
        <w:t>והלכתא: אין בגידין בנותן טעם.</w:t>
      </w:r>
    </w:p>
    <w:p w14:paraId="76041A4A" w14:textId="77777777" w:rsidR="00BD6C4F" w:rsidRPr="00C63571" w:rsidRDefault="00BD6C4F" w:rsidP="00BD6C4F">
      <w:pPr>
        <w:pStyle w:val="affff1"/>
        <w:rPr>
          <w:rtl/>
        </w:rPr>
      </w:pPr>
      <w:ins w:id="9815" w:author="מספור קטעי משנה" w:date="2026-10-06T10:03:57Z">
        <w:r>
          <w:rPr>
            <w:rStyle w:val="MisparKeta"/>
          </w:rPr>
          <w:t xml:space="preserve">ב. </w:t>
        </w:r>
      </w:ins>
      <w:r w:rsidRPr="00C63571">
        <w:rPr>
          <w:rtl/>
        </w:rPr>
        <w:t>גיד הנשה שנתבשל.</w:t>
      </w:r>
    </w:p>
    <w:p w14:paraId="16718DBC" w14:textId="77777777" w:rsidR="00BD6C4F" w:rsidRDefault="00BD6C4F" w:rsidP="00F07436">
      <w:pPr>
        <w:pStyle w:val="afff3"/>
        <w:framePr w:wrap="around"/>
        <w:rPr>
          <w:rtl/>
        </w:rPr>
      </w:pPr>
      <w:r>
        <w:rPr>
          <w:rFonts w:hint="cs"/>
          <w:rtl/>
        </w:rPr>
        <w:t>ק.</w:t>
      </w:r>
    </w:p>
    <w:p w14:paraId="1D571AB9" w14:textId="64B35D9C" w:rsidR="0046556D" w:rsidRDefault="00403A27" w:rsidP="00BD6C4F">
      <w:pPr>
        <w:rPr>
          <w:rtl/>
        </w:rPr>
      </w:pPr>
      <w:r>
        <w:rPr>
          <w:rtl/>
        </w:rPr>
        <w:t>ולא בטיל ברוב, דבריה שאני.</w:t>
      </w:r>
      <w:r w:rsidR="00BD6C4F" w:rsidRPr="00C63571">
        <w:rPr>
          <w:rtl/>
        </w:rPr>
        <w:t xml:space="preserve"> </w:t>
      </w:r>
    </w:p>
    <w:p w14:paraId="3961EF7E" w14:textId="387DE301" w:rsidR="00BD6C4F" w:rsidRDefault="00403A27" w:rsidP="00BD6C4F">
      <w:pPr>
        <w:pStyle w:val="affff1"/>
        <w:rPr>
          <w:rtl/>
        </w:rPr>
      </w:pPr>
      <w:ins w:id="9895" w:author="מספור קטעי משנה" w:date="2026-10-06T06:45:19Z">
        <w:r>
          <w:rPr>
            <w:rStyle w:val="MisparKeta"/>
          </w:rPr>
          <w:t xml:space="preserve">א. </w:t>
        </w:r>
      </w:ins>
      <w:r>
        <w:rPr>
          <w:rtl/>
        </w:rPr>
        <w:t>וכן חתיכה של נבלה.</w:t>
      </w:r>
    </w:p>
    <w:p w14:paraId="7D2D8CBC" w14:textId="03646CC7" w:rsidR="0046556D" w:rsidRDefault="00403A27" w:rsidP="00BD6C4F">
      <w:pPr>
        <w:rPr>
          <w:rtl/>
        </w:rPr>
      </w:pPr>
      <w:r>
        <w:rPr>
          <w:rtl/>
        </w:rPr>
        <w:t>ואינה בטלה ברוב - הניחא למ"ד כל שדרכו לימנות שנינו,</w:t>
      </w:r>
      <w:r w:rsidR="00BD6C4F" w:rsidRPr="00C63571">
        <w:rPr>
          <w:rtl/>
        </w:rPr>
        <w:t xml:space="preserve"> </w:t>
      </w:r>
    </w:p>
    <w:p w14:paraId="577D11F0" w14:textId="3BBB93A3" w:rsidR="0046556D" w:rsidRDefault="00403A27" w:rsidP="00BD6C4F">
      <w:pPr>
        <w:rPr>
          <w:rtl/>
        </w:rPr>
      </w:pPr>
      <w:r>
        <w:rPr>
          <w:rtl/>
        </w:rPr>
        <w:t>ולמ"ד את שדרכו לימנות שנינו - שאני חתיכה שראויה להתכבד בה לפני האורחים.</w:t>
      </w:r>
    </w:p>
    <w:p w14:paraId="41AABD0C" w14:textId="77777777" w:rsidR="00725DEC" w:rsidRDefault="00725DEC" w:rsidP="008B2609">
      <w:pPr>
        <w:pStyle w:val="38"/>
        <w:framePr w:wrap="notBeside"/>
        <w:rPr>
          <w:rtl/>
        </w:rPr>
      </w:pPr>
      <w:r>
        <w:rPr>
          <w:rtl/>
        </w:rPr>
        <w:t>וצריכי</w:t>
      </w:r>
    </w:p>
    <w:p w14:paraId="742617F3" w14:textId="0D5BD2FF" w:rsidR="0046556D" w:rsidRDefault="00403A27" w:rsidP="00BD6C4F">
      <w:pPr>
        <w:rPr>
          <w:rtl/>
        </w:rPr>
      </w:pPr>
      <w:r>
        <w:rPr>
          <w:rtl/>
        </w:rPr>
        <w:t>גיד משום שבריה הוא, וחתיכה משום שראויה להתכבד בה.</w:t>
      </w:r>
      <w:r w:rsidR="00BD6C4F">
        <w:rPr>
          <w:rFonts w:hint="cs"/>
          <w:rtl/>
        </w:rPr>
        <w:t xml:space="preserve"> </w:t>
      </w:r>
    </w:p>
    <w:p w14:paraId="2D1B0154" w14:textId="77777777" w:rsidR="00725DEC" w:rsidRDefault="00725DEC" w:rsidP="008B2609">
      <w:pPr>
        <w:pStyle w:val="38"/>
        <w:framePr w:wrap="notBeside"/>
        <w:rPr>
          <w:rtl/>
        </w:rPr>
      </w:pPr>
      <w:r>
        <w:rPr>
          <w:rtl/>
        </w:rPr>
        <w:t>רבב"ח:</w:t>
      </w:r>
    </w:p>
    <w:p w14:paraId="7471B777" w14:textId="740154AF" w:rsidR="0046556D" w:rsidRDefault="00BD6C4F" w:rsidP="00BD6C4F">
      <w:pPr>
        <w:rPr>
          <w:rtl/>
        </w:rPr>
      </w:pPr>
      <w:r>
        <w:rPr>
          <w:rFonts w:hint="cs"/>
          <w:rtl/>
        </w:rPr>
        <w:t xml:space="preserve"> </w:t>
      </w:r>
      <w:r w:rsidR="00403A27">
        <w:rPr>
          <w:rtl/>
        </w:rPr>
        <w:t>חתיכה של נבלה</w:t>
      </w:r>
      <w:r w:rsidRPr="00C63571">
        <w:rPr>
          <w:rtl/>
        </w:rPr>
        <w:t xml:space="preserve"> ושל דג טמא - אינה אוסרת עד שתתן טעם ברוטב ובקיפה ובחתיכות.</w:t>
      </w:r>
    </w:p>
    <w:p w14:paraId="43BAB0C6" w14:textId="77777777" w:rsidR="00725DEC" w:rsidRDefault="00725DEC" w:rsidP="008B2609">
      <w:pPr>
        <w:pStyle w:val="38"/>
        <w:framePr w:wrap="notBeside"/>
        <w:rPr>
          <w:rtl/>
        </w:rPr>
      </w:pPr>
      <w:r>
        <w:rPr>
          <w:rtl/>
        </w:rPr>
        <w:t>רב:</w:t>
      </w:r>
    </w:p>
    <w:p w14:paraId="4998498A" w14:textId="00A9FA73" w:rsidR="0046556D" w:rsidRDefault="00403A27" w:rsidP="00BD6C4F">
      <w:pPr>
        <w:rPr>
          <w:b/>
          <w:bCs/>
          <w:rtl/>
        </w:rPr>
      </w:pPr>
      <w:r>
        <w:rPr>
          <w:rtl/>
        </w:rPr>
        <w:t xml:space="preserve">העמיד </w:t>
      </w:r>
      <w:r w:rsidRPr="008B2609">
        <w:rPr>
          <w:rStyle w:val="2fb"/>
          <w:rtl/>
        </w:rPr>
        <w:t>רב</w:t>
      </w:r>
      <w:r>
        <w:rPr>
          <w:rtl/>
        </w:rPr>
        <w:t xml:space="preserve"> אמורא ודרש: כיון שנתן טעם בחתיכה - החתיכה עצמה נעשית נבלה ואוסרת כל החתיכות, מפני שהן מינה.</w:t>
      </w:r>
    </w:p>
    <w:p w14:paraId="403DCDDF" w14:textId="77777777" w:rsidR="00725DEC" w:rsidRDefault="00725DEC" w:rsidP="008B2609">
      <w:pPr>
        <w:pStyle w:val="38"/>
        <w:framePr w:wrap="notBeside"/>
        <w:rPr>
          <w:rtl/>
        </w:rPr>
      </w:pPr>
      <w:r>
        <w:rPr>
          <w:rtl/>
        </w:rPr>
        <w:t>א. ר"ס לאביי:</w:t>
      </w:r>
    </w:p>
    <w:p w14:paraId="724A0FF7" w14:textId="6B80A428" w:rsidR="0046556D" w:rsidRDefault="00403A27" w:rsidP="00BD6C4F">
      <w:pPr>
        <w:rPr>
          <w:rtl/>
        </w:rPr>
      </w:pPr>
      <w:r w:rsidRPr="008B2609">
        <w:rPr>
          <w:rStyle w:val="2fb"/>
          <w:rtl/>
        </w:rPr>
        <w:t>רב</w:t>
      </w:r>
      <w:r>
        <w:rPr>
          <w:b/>
          <w:bCs/>
          <w:rtl/>
        </w:rPr>
        <w:t xml:space="preserve"> אמר שמועתו </w:t>
      </w:r>
      <w:r w:rsidRPr="008B2609">
        <w:rPr>
          <w:rStyle w:val="2fb"/>
          <w:rtl/>
        </w:rPr>
        <w:t>כר"י</w:t>
      </w:r>
      <w:r>
        <w:rPr>
          <w:b/>
          <w:bCs/>
          <w:rtl/>
        </w:rPr>
        <w:t xml:space="preserve"> דמין במינו לא בטיל, ומה שאמר בנ"ט - בשקדם וסילקו.</w:t>
      </w:r>
      <w:r w:rsidR="00BD6C4F">
        <w:rPr>
          <w:rFonts w:hint="cs"/>
          <w:rtl/>
        </w:rPr>
        <w:t xml:space="preserve"> </w:t>
      </w:r>
    </w:p>
    <w:p w14:paraId="1E5378F5" w14:textId="77777777" w:rsidR="00BD6C4F" w:rsidRDefault="00BD6C4F" w:rsidP="00F07436">
      <w:pPr>
        <w:pStyle w:val="afff3"/>
        <w:framePr w:wrap="around"/>
        <w:rPr>
          <w:rtl/>
        </w:rPr>
      </w:pPr>
      <w:r>
        <w:rPr>
          <w:rFonts w:hint="cs"/>
          <w:rtl/>
        </w:rPr>
        <w:t>ק:</w:t>
      </w:r>
    </w:p>
    <w:p w14:paraId="208A908C" w14:textId="77777777" w:rsidR="00725DEC" w:rsidRDefault="00725DEC" w:rsidP="008B2609">
      <w:pPr>
        <w:pStyle w:val="38"/>
        <w:framePr w:wrap="notBeside"/>
        <w:rPr>
          <w:rtl/>
        </w:rPr>
      </w:pPr>
      <w:r>
        <w:rPr>
          <w:rtl/>
        </w:rPr>
        <w:t>ב. רבא:</w:t>
      </w:r>
    </w:p>
    <w:p w14:paraId="03541D28" w14:textId="49D47417" w:rsidR="0046556D" w:rsidRDefault="00403A27" w:rsidP="00BD6C4F">
      <w:pPr>
        <w:rPr>
          <w:rtl/>
        </w:rPr>
      </w:pPr>
      <w:r>
        <w:rPr>
          <w:rtl/>
        </w:rPr>
        <w:t xml:space="preserve">אפי' לא קדם וסלקו, הוי מין ומינו ודבר אחר, סלק את מינו כמי שאינו, ושאינו מינו </w:t>
      </w:r>
      <w:r w:rsidRPr="008B2609">
        <w:rPr>
          <w:rStyle w:val="2fb"/>
          <w:rtl/>
        </w:rPr>
        <w:t>רבה</w:t>
      </w:r>
      <w:r>
        <w:rPr>
          <w:rtl/>
        </w:rPr>
        <w:t xml:space="preserve"> עליו ומבטלו.</w:t>
      </w:r>
      <w:r w:rsidR="00BD6C4F" w:rsidRPr="00C63571">
        <w:rPr>
          <w:rtl/>
        </w:rPr>
        <w:t xml:space="preserve"> </w:t>
      </w:r>
    </w:p>
    <w:p>
      <w:pPr>
        <w:pStyle w:val="MishnaBatzad"/>
        <w:rPr>
          <w:ins w:id="20166" w:author="קלוד" w:date="2026-10-06T10:08:36Z"/>
        </w:rPr>
      </w:pPr>
      <w:ins w:id="20165" w:author="קלוד" w:date="2026-10-06T10:08:36Z">
        <w:r>
          <w:t xml:space="preserve">משנה ו</w:t>
        </w:r>
      </w:ins>
    </w:p>
    <w:p w14:paraId="134F8F88" w14:textId="77777777" w:rsidR="00BD6C4F" w:rsidRPr="00C63571" w:rsidRDefault="00BD6C4F" w:rsidP="00BD6C4F">
      <w:pPr>
        <w:pStyle w:val="afff9"/>
        <w:rPr>
          <w:del w:id="20163" w:author="קלוד" w:date="2026-10-06T10:14:23Z"/>
          <w:rtl/>
        </w:rPr>
      </w:pPr>
      <w:ins w:id="9896" w:author="מספור קטעי משנה" w:date="2026-10-06T06:45:19Z">
        <w:del w:id="20161" w:author="קלוד" w:date="2026-10-06T10:14:23Z">
          <w:r>
            <w:rPr>
              <w:rStyle w:val="MisparKeta"/>
            </w:rPr>
            <w:delText xml:space="preserve">א. </w:delText>
          </w:r>
        </w:del>
      </w:ins>
      <w:del w:id="20162" w:author="קלוד" w:date="2026-10-06T10:14:23Z">
        <w:r w:rsidRPr="00C63571">
          <w:rPr>
            <w:rtl/>
          </w:rPr>
          <w:delText xml:space="preserve">מתני'.</w:delText>
        </w:r>
      </w:del>
    </w:p>
    <w:p w14:paraId="6E41FF30" w14:textId="77777777" w:rsidR="00BD6C4F" w:rsidRDefault="00BD6C4F" w:rsidP="00BD6C4F">
      <w:pPr>
        <w:pStyle w:val="afff9"/>
        <w:spacing w:before="120"/>
        <w:rPr>
          <w:rtl/>
        </w:rPr>
        <w:pPrChange w:id="90059" w:author="קלוד" w:date="2026-10-08T12:08:16Z">
          <w:pPr>
            <w:pStyle w:val="afff9"/>
          </w:pPr>
        </w:pPrChange>
      </w:pPr>
      <w:r>
        <w:rPr>
          <w:rtl/>
        </w:rPr>
        <w:t xml:space="preserve">נוהג בטהורה ואינו נוהג בטמאה, </w:t>
      </w:r>
      <w:r>
        <w:rPr>
          <w:rStyle w:val="TanaimMishna"/>
          <w:rtl/>
          <w:rPrChange w:id="20028" w:author="קלוד" w:date="2026-10-06T10:08:36Z">
            <w:rPr>
              <w:rtl/>
            </w:rPr>
          </w:rPrChange>
        </w:rPr>
        <w:t xml:space="preserve">רבי יהודה</w:t>
      </w:r>
      <w:r>
        <w:rPr>
          <w:rtl/>
        </w:rPr>
        <w:t xml:space="preserve"> אומר</w:t>
      </w:r>
      <w:r>
        <w:rPr>
          <w:rStyle w:val="TanaimMishna"/>
          <w:rtl/>
          <w:rPrChange w:id="21312" w:author="Claude" w:date="2026-10-07T09:24:29Z">
            <w:rPr>
              <w:rtl/>
            </w:rPr>
          </w:rPrChange>
        </w:rPr>
        <w:t xml:space="preserve">:</w:t>
      </w:r>
      <w:r>
        <w:rPr>
          <w:rtl/>
        </w:rPr>
        <w:t xml:space="preserve"> אף בטמאה, </w:t>
      </w:r>
    </w:p>
    <w:p w14:paraId="74E7C9C6" w14:textId="77777777" w:rsidR="00BD6C4F" w:rsidRPr="00C63571" w:rsidRDefault="00BD6C4F" w:rsidP="00BD6C4F">
      <w:pPr>
        <w:pStyle w:val="afff9"/>
        <w:rPr>
          <w:rtl/>
        </w:rPr>
      </w:pPr>
      <w:r>
        <w:rPr>
          <w:rFonts w:hint="cs"/>
          <w:rtl/>
        </w:rPr>
        <w:t>אר</w:t>
      </w:r>
      <w:r w:rsidR="00BF1CF6">
        <w:rPr>
          <w:rtl/>
        </w:rPr>
        <w:t>"</w:t>
      </w:r>
      <w:r>
        <w:rPr>
          <w:rFonts w:hint="cs"/>
          <w:rtl/>
        </w:rPr>
        <w:t>י</w:t>
      </w:r>
      <w:r w:rsidRPr="00C63571">
        <w:rPr>
          <w:rtl/>
        </w:rPr>
        <w:t>: והלא מבני יעקב נאסר גיד הנשה, ועדיין בהמה טמאה מותרת להן!</w:t>
      </w:r>
    </w:p>
    <w:p w14:paraId="7B349C26" w14:textId="77777777" w:rsidR="00BD6C4F" w:rsidRPr="00C63571" w:rsidRDefault="00BD6C4F" w:rsidP="00BD6C4F">
      <w:pPr>
        <w:pStyle w:val="afff9"/>
        <w:rPr>
          <w:rtl/>
        </w:rPr>
      </w:pPr>
      <w:r w:rsidRPr="00C63571">
        <w:rPr>
          <w:rtl/>
        </w:rPr>
        <w:t xml:space="preserve">אמרו לו: בסיני נאמר, אלא שנכתב במקומו: </w:t>
      </w:r>
    </w:p>
    <w:p w14:paraId="5821963C" w14:textId="77777777" w:rsidR="00725DEC" w:rsidRDefault="00725DEC" w:rsidP="008B2609">
      <w:pPr>
        <w:pStyle w:val="38"/>
        <w:framePr w:wrap="notBeside"/>
        <w:rPr>
          <w:rtl/>
        </w:rPr>
      </w:pPr>
      <w:r>
        <w:rPr>
          <w:rtl/>
        </w:rPr>
        <w:t>ויקשה</w:t>
      </w:r>
    </w:p>
    <w:p w14:paraId="2E56C921" w14:textId="1D4D52FF" w:rsidR="0046556D" w:rsidRDefault="00233B2F" w:rsidP="00BD6C4F">
      <w:pPr>
        <w:rPr>
          <w:rtl/>
        </w:rPr>
      </w:pPr>
      <w:r>
        <w:rPr>
          <w:rtl/>
        </w:rPr>
        <w:t xml:space="preserve">וסבר </w:t>
      </w:r>
      <w:r w:rsidRPr="008B2609">
        <w:rPr>
          <w:rStyle w:val="2fb"/>
          <w:rtl/>
        </w:rPr>
        <w:t>ר"י</w:t>
      </w:r>
      <w:r>
        <w:rPr>
          <w:rtl/>
        </w:rPr>
        <w:t xml:space="preserve"> איסור חל על איסור? והרי </w:t>
      </w:r>
      <w:r w:rsidRPr="008B2609">
        <w:rPr>
          <w:rStyle w:val="2fb"/>
          <w:rtl/>
        </w:rPr>
        <w:t>ר"י</w:t>
      </w:r>
      <w:r>
        <w:rPr>
          <w:rtl/>
        </w:rPr>
        <w:t xml:space="preserve"> אמר: יכול תהא</w:t>
      </w:r>
      <w:r w:rsidR="00BD6C4F" w:rsidRPr="00C63571">
        <w:rPr>
          <w:rtl/>
        </w:rPr>
        <w:t xml:space="preserve"> נבלת עוף טמא מטמא בגדים בבית הבליעה, ת"ל</w:t>
      </w:r>
      <w:r w:rsidR="00BD6C4F" w:rsidRPr="00A71A5E">
        <w:rPr>
          <w:rStyle w:val="afffff0"/>
          <w:rtl/>
        </w:rPr>
        <w:t xml:space="preserve"> </w:t>
      </w:r>
      <w:r w:rsidR="00BD6C4F" w:rsidRPr="00A71A5E">
        <w:rPr>
          <w:rStyle w:val="afffff0"/>
          <w:rFonts w:hint="cs"/>
          <w:rtl/>
        </w:rPr>
        <w:t>'</w:t>
      </w:r>
      <w:r w:rsidR="00BD6C4F" w:rsidRPr="00A71A5E">
        <w:rPr>
          <w:rStyle w:val="afffff0"/>
          <w:rtl/>
        </w:rPr>
        <w:t>נבלה וטרפה לא יאכל לטמאה בה</w:t>
      </w:r>
      <w:r w:rsidR="00BD6C4F" w:rsidRPr="00A71A5E">
        <w:rPr>
          <w:rStyle w:val="afffff0"/>
          <w:rFonts w:hint="cs"/>
          <w:rtl/>
        </w:rPr>
        <w:t>'</w:t>
      </w:r>
      <w:r w:rsidR="00BD6C4F" w:rsidRPr="00A71A5E">
        <w:rPr>
          <w:rStyle w:val="afffff0"/>
          <w:rtl/>
        </w:rPr>
        <w:t xml:space="preserve"> </w:t>
      </w:r>
      <w:r w:rsidR="00BD6C4F" w:rsidRPr="00C63571">
        <w:rPr>
          <w:rtl/>
        </w:rPr>
        <w:t>- מי שאיסורו משום בל תאכל נבלה, יצא זה שאין איסורו משום בל תאכל נבלה, אלא משום בל תאכל טמאה!</w:t>
      </w:r>
    </w:p>
    <w:p w14:paraId="526ED240" w14:textId="16D36C3F" w:rsidR="0046556D" w:rsidRDefault="00233B2F" w:rsidP="008B2609">
      <w:pPr>
        <w:pStyle w:val="affffb"/>
        <w:rPr>
          <w:rtl/>
        </w:rPr>
      </w:pPr>
      <w:r>
        <w:rPr>
          <w:rtl/>
        </w:rPr>
        <w:t xml:space="preserve">- </w:t>
      </w:r>
      <w:r w:rsidRPr="008B2609">
        <w:rPr>
          <w:rStyle w:val="2fb"/>
          <w:rtl/>
        </w:rPr>
        <w:t>ר"י</w:t>
      </w:r>
      <w:r>
        <w:rPr>
          <w:rtl/>
        </w:rPr>
        <w:t xml:space="preserve"> סבר יש בגידין בנ"ט, וסבר נוהג בשליל, שאיסור גיד ואיסור טומאה באים כאחד.</w:t>
      </w:r>
    </w:p>
    <w:p w14:paraId="40D66451" w14:textId="77777777" w:rsidR="00725DEC" w:rsidRDefault="00725DEC" w:rsidP="008B2609">
      <w:pPr>
        <w:pStyle w:val="38"/>
        <w:framePr w:wrap="notBeside"/>
        <w:rPr>
          <w:rtl/>
        </w:rPr>
      </w:pPr>
      <w:r>
        <w:rPr>
          <w:rtl/>
        </w:rPr>
        <w:t>ויקשה</w:t>
      </w:r>
    </w:p>
    <w:p w14:paraId="0084C43C" w14:textId="4480FC2E" w:rsidR="0046556D" w:rsidRDefault="00233B2F" w:rsidP="00BD6C4F">
      <w:pPr>
        <w:rPr>
          <w:rtl/>
        </w:rPr>
      </w:pPr>
      <w:r>
        <w:rPr>
          <w:rtl/>
        </w:rPr>
        <w:t xml:space="preserve">וכי אפשר לומר נוהג בשליל? דתנן: נוהג בשליל, </w:t>
      </w:r>
      <w:r w:rsidRPr="008B2609">
        <w:rPr>
          <w:rStyle w:val="2fb"/>
          <w:rtl/>
        </w:rPr>
        <w:t>ר"י</w:t>
      </w:r>
      <w:r>
        <w:rPr>
          <w:rtl/>
        </w:rPr>
        <w:t>: אינו נוהג בשליל וחלבו מותר!</w:t>
      </w:r>
    </w:p>
    <w:p w14:paraId="0068E341" w14:textId="112C34A7" w:rsidR="0046556D" w:rsidRDefault="00233B2F" w:rsidP="008B2609">
      <w:pPr>
        <w:pStyle w:val="affffb"/>
        <w:rPr>
          <w:rtl/>
        </w:rPr>
      </w:pPr>
      <w:r>
        <w:rPr>
          <w:rtl/>
        </w:rPr>
        <w:t>- ה"מ בטהורה, שאמרה תורה 'כל בבהמה תאכלו', אבל בטמאה נוהג.</w:t>
      </w:r>
    </w:p>
    <w:p w14:paraId="7F98D48D" w14:textId="77777777" w:rsidR="00725DEC" w:rsidRDefault="00725DEC" w:rsidP="008B2609">
      <w:pPr>
        <w:pStyle w:val="38"/>
        <w:framePr w:wrap="notBeside"/>
        <w:rPr>
          <w:rtl/>
        </w:rPr>
      </w:pPr>
      <w:r>
        <w:rPr>
          <w:rtl/>
        </w:rPr>
        <w:t>ויקשה</w:t>
      </w:r>
    </w:p>
    <w:p w14:paraId="65421F49" w14:textId="12194EAE" w:rsidR="0046556D" w:rsidRDefault="00233B2F" w:rsidP="00BD6C4F">
      <w:pPr>
        <w:rPr>
          <w:rtl/>
        </w:rPr>
      </w:pPr>
      <w:r>
        <w:rPr>
          <w:rtl/>
        </w:rPr>
        <w:t>וכי אפשר לומר ששניהם באים כאחד? דתנן: על אלו טומאות הנזיר מגלח: על המת ועל כזית מן המת,</w:t>
      </w:r>
    </w:p>
    <w:p w14:paraId="34B71886" w14:textId="6861F838" w:rsidR="0046556D" w:rsidRDefault="00233B2F" w:rsidP="00BD6C4F">
      <w:pPr>
        <w:rPr>
          <w:rtl/>
        </w:rPr>
      </w:pPr>
      <w:r>
        <w:rPr>
          <w:rtl/>
        </w:rPr>
        <w:t>וקשה: על כזית מן המת מגלח, כ"ש על המת כולו!</w:t>
      </w:r>
      <w:r w:rsidR="00BD6C4F" w:rsidRPr="00C63571">
        <w:rPr>
          <w:rtl/>
        </w:rPr>
        <w:t xml:space="preserve"> </w:t>
      </w:r>
    </w:p>
    <w:p w14:paraId="1EF78F41" w14:textId="77777777" w:rsidR="00725DEC" w:rsidRDefault="00725DEC" w:rsidP="008B2609">
      <w:pPr>
        <w:pStyle w:val="38"/>
        <w:framePr w:wrap="notBeside"/>
        <w:rPr>
          <w:rtl/>
        </w:rPr>
      </w:pPr>
      <w:r>
        <w:rPr>
          <w:rtl/>
        </w:rPr>
        <w:t>ויקשה</w:t>
      </w:r>
    </w:p>
    <w:p w14:paraId="6F34A0D2" w14:textId="6B68688C" w:rsidR="0046556D" w:rsidRDefault="00BD6C4F" w:rsidP="00BD6C4F">
      <w:pPr>
        <w:rPr>
          <w:rtl/>
        </w:rPr>
      </w:pPr>
      <w:r>
        <w:rPr>
          <w:rFonts w:hint="cs"/>
          <w:rtl/>
        </w:rPr>
        <w:t xml:space="preserve"> </w:t>
      </w:r>
      <w:r w:rsidR="00233B2F" w:rsidRPr="008B2609">
        <w:rPr>
          <w:rStyle w:val="2fb"/>
          <w:rtl/>
        </w:rPr>
        <w:t>ורי"ו</w:t>
      </w:r>
      <w:r w:rsidR="00233B2F">
        <w:rPr>
          <w:rtl/>
        </w:rPr>
        <w:t>: לא נצרך אלא לנפל שלא נתקשרו אבריו בגידין, ומשמע שאיסור טומאה קדם!</w:t>
      </w:r>
    </w:p>
    <w:p w14:paraId="510A97D1" w14:textId="080CBF17" w:rsidR="0046556D" w:rsidRDefault="00233B2F" w:rsidP="008B2609">
      <w:pPr>
        <w:pStyle w:val="affffb"/>
        <w:rPr>
          <w:rtl/>
        </w:rPr>
      </w:pPr>
      <w:r>
        <w:rPr>
          <w:rtl/>
        </w:rPr>
        <w:t>- אף שאיסור טומאה קדם, בא איסור גיד וחל עליו, שכן איסורו נוהג בבני נח.</w:t>
      </w:r>
    </w:p>
    <w:p w14:paraId="25495488" w14:textId="267DC2C7" w:rsidR="0046556D" w:rsidRDefault="00233B2F" w:rsidP="00BD6C4F">
      <w:pPr>
        <w:rPr>
          <w:rtl/>
        </w:rPr>
      </w:pPr>
      <w:r>
        <w:rPr>
          <w:rtl/>
        </w:rPr>
        <w:t xml:space="preserve">דיקא גם, דקתני </w:t>
      </w:r>
      <w:r>
        <w:rPr>
          <w:rStyle w:val="2fb"/>
          <w:rtl/>
          <w:rPrChange w:id="13226" w:author="מנוע אמוראים" w:date="2026-10-05T16:40:54Z">
            <w:rPr>
              <w:rtl/>
            </w:rPr>
          </w:rPrChange>
        </w:rPr>
        <w:t xml:space="preserve">אר"י</w:t>
      </w:r>
      <w:r>
        <w:rPr>
          <w:rtl/>
        </w:rPr>
        <w:t xml:space="preserve">:</w:t>
      </w:r>
      <w:r w:rsidR="00BD6C4F" w:rsidRPr="00C63571">
        <w:rPr>
          <w:rtl/>
        </w:rPr>
        <w:t xml:space="preserve"> והלא מבני יעקב נאסר גיד הנשה, ועדיין בהמה טמאה מותרת להם.</w:t>
      </w:r>
    </w:p>
    <w:p w14:paraId="093CA805" w14:textId="77777777" w:rsidR="00BD6C4F" w:rsidRDefault="00BD6C4F" w:rsidP="00F07436">
      <w:pPr>
        <w:pStyle w:val="afff3"/>
        <w:framePr w:wrap="around"/>
        <w:rPr>
          <w:rtl/>
        </w:rPr>
      </w:pPr>
      <w:r>
        <w:rPr>
          <w:rFonts w:hint="cs"/>
          <w:rtl/>
        </w:rPr>
        <w:t>קא.</w:t>
      </w:r>
    </w:p>
    <w:p w14:paraId="400D1802" w14:textId="77777777" w:rsidR="00725DEC" w:rsidRDefault="00725DEC" w:rsidP="008B2609">
      <w:pPr>
        <w:pStyle w:val="38"/>
        <w:framePr w:wrap="notBeside"/>
        <w:rPr>
          <w:rtl/>
        </w:rPr>
      </w:pPr>
      <w:r>
        <w:rPr>
          <w:rtl/>
        </w:rPr>
        <w:t>והך</w:t>
      </w:r>
    </w:p>
    <w:p w14:paraId="77068DA6" w14:textId="6E0B4627" w:rsidR="0046556D" w:rsidRDefault="00BD6C4F" w:rsidP="00BD6C4F">
      <w:pPr>
        <w:rPr>
          <w:rtl/>
        </w:rPr>
      </w:pPr>
      <w:r>
        <w:rPr>
          <w:rFonts w:hint="cs"/>
          <w:rtl/>
        </w:rPr>
        <w:t xml:space="preserve"> </w:t>
      </w:r>
      <w:r w:rsidR="003E0FE8">
        <w:rPr>
          <w:b/>
          <w:bCs/>
          <w:rtl/>
        </w:rPr>
        <w:t>האוכל גיד הנשה של בהמה טמאה,</w:t>
      </w:r>
      <w:r w:rsidRPr="00C63571">
        <w:rPr>
          <w:rtl/>
        </w:rPr>
        <w:t xml:space="preserve"> </w:t>
      </w:r>
    </w:p>
    <w:p w14:paraId="5174FE3B" w14:textId="338597AD" w:rsidR="0046556D" w:rsidRDefault="003E0FE8" w:rsidP="00BD6C4F">
      <w:pPr>
        <w:rPr>
          <w:rtl/>
        </w:rPr>
      </w:pPr>
      <w:r w:rsidRPr="008B2609">
        <w:rPr>
          <w:rStyle w:val="2fb"/>
          <w:rtl/>
        </w:rPr>
        <w:t>ר"י</w:t>
      </w:r>
      <w:r>
        <w:rPr>
          <w:rtl/>
        </w:rPr>
        <w:t xml:space="preserve"> מחייב שתים </w:t>
      </w:r>
      <w:r w:rsidRPr="008B2609">
        <w:rPr>
          <w:rStyle w:val="2fb"/>
          <w:rtl/>
        </w:rPr>
        <w:t>ור"ש</w:t>
      </w:r>
      <w:r>
        <w:rPr>
          <w:rtl/>
        </w:rPr>
        <w:t xml:space="preserve"> פוטר.</w:t>
      </w:r>
      <w:r w:rsidR="00BD6C4F">
        <w:rPr>
          <w:rFonts w:hint="cs"/>
          <w:rtl/>
        </w:rPr>
        <w:t xml:space="preserve"> </w:t>
      </w:r>
    </w:p>
    <w:p w14:paraId="104A110D" w14:textId="13B7E8F6" w:rsidR="0046556D" w:rsidRDefault="003E0FE8" w:rsidP="00BD6C4F">
      <w:pPr>
        <w:rPr>
          <w:rtl/>
        </w:rPr>
      </w:pPr>
      <w:r w:rsidRPr="008B2609">
        <w:rPr>
          <w:rStyle w:val="2fb"/>
          <w:rtl/>
        </w:rPr>
        <w:t>ור"ש</w:t>
      </w:r>
      <w:r>
        <w:rPr>
          <w:rtl/>
        </w:rPr>
        <w:t xml:space="preserve"> סבר אין בגידים בנ"ט, ולשיטתו טעמו ד'</w:t>
      </w:r>
      <w:r>
        <w:rPr>
          <w:rStyle w:val="afffff0"/>
          <w:rtl/>
          <w:rPrChange w:id="9098" w:author="מנוע פסוקים" w:date="2026-10-05T16:37:55Z">
            <w:rPr>
              <w:rtl/>
            </w:rPr>
          </w:rPrChange>
        </w:rPr>
        <w:t xml:space="preserve">על כן לא יאכלו בני ישראל את גיד הנשה</w:t>
      </w:r>
      <w:r>
        <w:rPr>
          <w:rtl/>
        </w:rPr>
        <w:t xml:space="preserve">'</w:t>
      </w:r>
      <w:r w:rsidR="00BD6C4F" w:rsidRPr="0046594B">
        <w:rPr>
          <w:rStyle w:val="afffff0"/>
          <w:rtl/>
        </w:rPr>
        <w:t xml:space="preserve"> </w:t>
      </w:r>
    </w:p>
    <w:p w14:paraId="047CDD9E" w14:textId="34938744" w:rsidR="0046556D" w:rsidRDefault="003E0FE8" w:rsidP="00BD6C4F">
      <w:pPr>
        <w:rPr>
          <w:rtl/>
        </w:rPr>
      </w:pPr>
      <w:r>
        <w:rPr>
          <w:rtl/>
        </w:rPr>
        <w:lastRenderedPageBreak/>
        <w:t>- מי שגידו אסור ובשרו מותר, יצתה זו שגידו אסור ובשרו אסור.</w:t>
      </w:r>
      <w:r w:rsidR="00BD6C4F" w:rsidRPr="00C63571">
        <w:rPr>
          <w:rtl/>
        </w:rPr>
        <w:t xml:space="preserve"> </w:t>
      </w:r>
    </w:p>
    <w:p w14:paraId="781B883A" w14:textId="77777777" w:rsidR="00725DEC" w:rsidRDefault="00725DEC" w:rsidP="008B2609">
      <w:pPr>
        <w:pStyle w:val="38"/>
        <w:framePr w:wrap="notBeside"/>
        <w:rPr>
          <w:rtl/>
        </w:rPr>
      </w:pPr>
      <w:r>
        <w:rPr>
          <w:rtl/>
        </w:rPr>
        <w:t>ר"י מרב:</w:t>
      </w:r>
    </w:p>
    <w:p w14:paraId="454EAB39" w14:textId="100B86D0" w:rsidR="0046556D" w:rsidRDefault="00BD6C4F" w:rsidP="00BD6C4F">
      <w:pPr>
        <w:rPr>
          <w:rtl/>
        </w:rPr>
      </w:pPr>
      <w:r>
        <w:rPr>
          <w:rFonts w:hint="cs"/>
          <w:rtl/>
        </w:rPr>
        <w:t xml:space="preserve"> </w:t>
      </w:r>
      <w:r w:rsidR="003E0FE8">
        <w:rPr>
          <w:rtl/>
        </w:rPr>
        <w:t xml:space="preserve">האוכל גיד הנשה של נבלה - </w:t>
      </w:r>
      <w:r w:rsidR="003E0FE8" w:rsidRPr="008B2609">
        <w:rPr>
          <w:rStyle w:val="2fb"/>
          <w:rtl/>
        </w:rPr>
        <w:t>ר"מ</w:t>
      </w:r>
      <w:r w:rsidR="003E0FE8">
        <w:rPr>
          <w:rtl/>
        </w:rPr>
        <w:t xml:space="preserve"> מחייב שתים, וחכ"א אינו חייב אלא אחת,</w:t>
      </w:r>
      <w:r w:rsidRPr="00C63571">
        <w:rPr>
          <w:rtl/>
        </w:rPr>
        <w:t xml:space="preserve"> </w:t>
      </w:r>
    </w:p>
    <w:p w14:paraId="760B85B7" w14:textId="1479AEA2" w:rsidR="0046556D" w:rsidRDefault="003E0FE8" w:rsidP="00BD6C4F">
      <w:pPr>
        <w:rPr>
          <w:rtl/>
        </w:rPr>
      </w:pPr>
      <w:r>
        <w:rPr>
          <w:rtl/>
        </w:rPr>
        <w:t xml:space="preserve">ומודים חכמים </w:t>
      </w:r>
      <w:r w:rsidRPr="008B2609">
        <w:rPr>
          <w:rStyle w:val="2fb"/>
          <w:rtl/>
        </w:rPr>
        <w:t>לר"מ</w:t>
      </w:r>
      <w:r>
        <w:rPr>
          <w:rtl/>
        </w:rPr>
        <w:t xml:space="preserve"> באוכל גיד הנשה של עולה ושל שור הנסקל שחייב שתים.</w:t>
      </w:r>
    </w:p>
    <w:p w14:paraId="14F55A2E" w14:textId="77777777" w:rsidR="00725DEC" w:rsidRDefault="00725DEC" w:rsidP="008B2609">
      <w:pPr>
        <w:pStyle w:val="38"/>
        <w:framePr w:wrap="notBeside"/>
        <w:rPr>
          <w:rtl/>
        </w:rPr>
      </w:pPr>
      <w:r>
        <w:rPr>
          <w:rtl/>
        </w:rPr>
        <w:t>ויקשה</w:t>
      </w:r>
    </w:p>
    <w:p w14:paraId="3315BFC8" w14:textId="1B2D3054" w:rsidR="0046556D" w:rsidRDefault="003E0FE8" w:rsidP="00BD6C4F">
      <w:pPr>
        <w:rPr>
          <w:rtl/>
        </w:rPr>
      </w:pPr>
      <w:r>
        <w:rPr>
          <w:rtl/>
        </w:rPr>
        <w:t>ומי התנא שבאיסור כולל אין לו איסור חל על איסור, ובאיסור כולל חמור יש לו?</w:t>
      </w:r>
      <w:r w:rsidR="00BD6C4F" w:rsidRPr="00C63571">
        <w:rPr>
          <w:rtl/>
        </w:rPr>
        <w:t xml:space="preserve"> </w:t>
      </w:r>
    </w:p>
    <w:p w14:paraId="12961F6F" w14:textId="77777777" w:rsidR="00725DEC" w:rsidRDefault="00725DEC" w:rsidP="008B2609">
      <w:pPr>
        <w:pStyle w:val="38"/>
        <w:framePr w:wrap="notBeside"/>
        <w:rPr>
          <w:rtl/>
        </w:rPr>
      </w:pPr>
      <w:r>
        <w:rPr>
          <w:rtl/>
        </w:rPr>
        <w:t>רבא:</w:t>
      </w:r>
    </w:p>
    <w:p w14:paraId="646B30B3" w14:textId="1627E052" w:rsidR="0046556D" w:rsidRDefault="00BD6C4F" w:rsidP="00BD6C4F">
      <w:pPr>
        <w:rPr>
          <w:rtl/>
        </w:rPr>
      </w:pPr>
      <w:r>
        <w:rPr>
          <w:rFonts w:hint="cs"/>
          <w:rtl/>
        </w:rPr>
        <w:t xml:space="preserve"> </w:t>
      </w:r>
      <w:r w:rsidR="003E0FE8" w:rsidRPr="008B2609">
        <w:rPr>
          <w:rStyle w:val="2fb"/>
          <w:rtl/>
        </w:rPr>
        <w:t>ריה"ג</w:t>
      </w:r>
      <w:r w:rsidR="003E0FE8">
        <w:rPr>
          <w:rtl/>
        </w:rPr>
        <w:t xml:space="preserve"> היא, דתנן: טמא שאכל קדש, בין קדש טמא בין קדש טהור - חייב,</w:t>
      </w:r>
      <w:r w:rsidRPr="00C63571">
        <w:rPr>
          <w:rtl/>
        </w:rPr>
        <w:t xml:space="preserve"> </w:t>
      </w:r>
    </w:p>
    <w:p w14:paraId="7F382315" w14:textId="6D521C32" w:rsidR="0046556D" w:rsidRDefault="003E0FE8" w:rsidP="00BD6C4F">
      <w:pPr>
        <w:rPr>
          <w:rtl/>
        </w:rPr>
      </w:pPr>
      <w:r w:rsidRPr="008B2609">
        <w:rPr>
          <w:rStyle w:val="2fb"/>
          <w:rtl/>
        </w:rPr>
        <w:t>ריה"ג</w:t>
      </w:r>
      <w:r>
        <w:rPr>
          <w:rtl/>
        </w:rPr>
        <w:t>: טמא שאכל את הטהור חייב, טמא שאכל את הטמא פטור, שלא אכל אלא דבר טמא. אמרו לו: אף טמא שאכל את הטהור, כיון שנגע בו טמאהו!</w:t>
      </w:r>
    </w:p>
    <w:p w14:paraId="27A6D797" w14:textId="1810FF62" w:rsidR="0046556D" w:rsidRDefault="003E0FE8" w:rsidP="00BD6C4F">
      <w:pPr>
        <w:rPr>
          <w:rtl/>
        </w:rPr>
      </w:pPr>
      <w:r>
        <w:rPr>
          <w:rtl/>
        </w:rPr>
        <w:t xml:space="preserve">ויפה אמרו רבנן </w:t>
      </w:r>
      <w:r w:rsidRPr="008B2609">
        <w:rPr>
          <w:rStyle w:val="2fb"/>
          <w:rtl/>
        </w:rPr>
        <w:t>לריה"ג</w:t>
      </w:r>
      <w:r>
        <w:rPr>
          <w:rtl/>
        </w:rPr>
        <w:t>!</w:t>
      </w:r>
    </w:p>
    <w:p w14:paraId="25B5AC56" w14:textId="77777777" w:rsidR="00725DEC" w:rsidRDefault="00725DEC" w:rsidP="008B2609">
      <w:pPr>
        <w:pStyle w:val="38"/>
        <w:framePr w:wrap="notBeside"/>
        <w:rPr>
          <w:rtl/>
        </w:rPr>
      </w:pPr>
      <w:r>
        <w:rPr>
          <w:rtl/>
        </w:rPr>
        <w:t>ורבא:</w:t>
      </w:r>
    </w:p>
    <w:p w14:paraId="46A9722E" w14:textId="7FDFF993" w:rsidR="0046556D" w:rsidRDefault="00BD6C4F" w:rsidP="00BD6C4F">
      <w:pPr>
        <w:rPr>
          <w:rtl/>
        </w:rPr>
      </w:pPr>
      <w:r>
        <w:rPr>
          <w:rFonts w:hint="cs"/>
          <w:rtl/>
        </w:rPr>
        <w:t xml:space="preserve"> </w:t>
      </w:r>
      <w:r w:rsidR="003E0FE8">
        <w:rPr>
          <w:rtl/>
        </w:rPr>
        <w:t>בנטמא הגוף ואח"כ נטמא בשר – לכו"ע חייב, שאיסור כרת קדם,</w:t>
      </w:r>
    </w:p>
    <w:p w14:paraId="6D8E1CA2" w14:textId="1557FBAA" w:rsidR="0046556D" w:rsidRDefault="00B415A0" w:rsidP="00BD6C4F">
      <w:pPr>
        <w:rPr>
          <w:rtl/>
        </w:rPr>
      </w:pPr>
      <w:r>
        <w:rPr>
          <w:b/>
          <w:bCs/>
          <w:rtl/>
        </w:rPr>
        <w:t>וחלקו בנטמא בשר ואח"כ נטמא הגוף,</w:t>
      </w:r>
      <w:r w:rsidR="00BD6C4F" w:rsidRPr="00C63571">
        <w:rPr>
          <w:rtl/>
        </w:rPr>
        <w:t xml:space="preserve"> </w:t>
      </w:r>
    </w:p>
    <w:p w14:paraId="7FED6F74" w14:textId="035D2657" w:rsidR="0046556D" w:rsidRDefault="00B415A0" w:rsidP="00BD6C4F">
      <w:pPr>
        <w:rPr>
          <w:rtl/>
        </w:rPr>
      </w:pPr>
      <w:r>
        <w:rPr>
          <w:b/>
          <w:bCs/>
          <w:rtl/>
        </w:rPr>
        <w:t>לרבנן יש איסור כולל, שמתוך שמתחייב על חתיכות טהורות מתחייב גם על חתיכה טמאה,</w:t>
      </w:r>
    </w:p>
    <w:p w14:paraId="52D9B80A" w14:textId="16598276" w:rsidR="0046556D" w:rsidRDefault="00B415A0" w:rsidP="00BD6C4F">
      <w:pPr>
        <w:rPr>
          <w:rtl/>
        </w:rPr>
      </w:pPr>
      <w:r w:rsidRPr="008B2609">
        <w:rPr>
          <w:rStyle w:val="2fb"/>
          <w:rtl/>
        </w:rPr>
        <w:t>ולריה"ג</w:t>
      </w:r>
      <w:r>
        <w:rPr>
          <w:rtl/>
        </w:rPr>
        <w:t xml:space="preserve"> אין איסור כולל, שמתוך לא אומרים.</w:t>
      </w:r>
    </w:p>
    <w:p w14:paraId="05763E10" w14:textId="3E336926" w:rsidR="0046556D" w:rsidRDefault="00B415A0" w:rsidP="00BD6C4F">
      <w:pPr>
        <w:rPr>
          <w:rtl/>
        </w:rPr>
      </w:pPr>
      <w:r>
        <w:rPr>
          <w:rtl/>
        </w:rPr>
        <w:t>ואין לומר שאיסור כולל חמור, טומאת הגוף שבכרת, יחול על איסור קל</w:t>
      </w:r>
    </w:p>
    <w:p w14:paraId="2437AAE7" w14:textId="46F3EF44" w:rsidR="0046556D" w:rsidRDefault="00B415A0" w:rsidP="00C62948">
      <w:pPr>
        <w:pStyle w:val="affffb"/>
      </w:pPr>
      <w:r>
        <w:rPr>
          <w:rtl/>
        </w:rPr>
        <w:t xml:space="preserve">- </w:t>
      </w:r>
      <w:r w:rsidRPr="008B2609">
        <w:rPr>
          <w:rStyle w:val="2fb"/>
          <w:rtl/>
        </w:rPr>
        <w:t>ר"א</w:t>
      </w:r>
      <w:r>
        <w:rPr>
          <w:rtl/>
        </w:rPr>
        <w:t>: שאפשר שטומאת בשר היא החמורה, שאין לה טהרה במקוה.</w:t>
      </w:r>
      <w:r w:rsidR="00BD6C4F">
        <w:rPr>
          <w:rFonts w:hint="cs"/>
          <w:rtl/>
        </w:rPr>
        <w:t xml:space="preserve"> </w:t>
      </w:r>
    </w:p>
    <w:p w14:paraId="06A43783" w14:textId="77777777" w:rsidR="00BD6C4F" w:rsidRPr="00A06D6A" w:rsidRDefault="00BD6C4F" w:rsidP="00F07436">
      <w:pPr>
        <w:pStyle w:val="afff3"/>
        <w:framePr w:wrap="around"/>
        <w:rPr>
          <w:rtl/>
        </w:rPr>
      </w:pPr>
      <w:r>
        <w:rPr>
          <w:rFonts w:hint="cs"/>
          <w:rtl/>
        </w:rPr>
        <w:t>קא:</w:t>
      </w:r>
    </w:p>
    <w:p w14:paraId="6F698835" w14:textId="77777777" w:rsidR="009661D7" w:rsidRDefault="009661D7" w:rsidP="008B2609">
      <w:pPr>
        <w:pStyle w:val="38"/>
        <w:framePr w:wrap="notBeside"/>
        <w:rPr>
          <w:rtl/>
        </w:rPr>
      </w:pPr>
      <w:r>
        <w:rPr>
          <w:rtl/>
        </w:rPr>
        <w:t>ויקשה</w:t>
      </w:r>
    </w:p>
    <w:p w14:paraId="40E7B779" w14:textId="44A99F35" w:rsidR="0046556D" w:rsidRDefault="00B415A0" w:rsidP="00BD6C4F">
      <w:pPr>
        <w:rPr>
          <w:rtl/>
        </w:rPr>
      </w:pPr>
      <w:r w:rsidRPr="008B2609">
        <w:rPr>
          <w:rStyle w:val="2fb"/>
          <w:rtl/>
        </w:rPr>
        <w:t>וריה"ג</w:t>
      </w:r>
      <w:r>
        <w:rPr>
          <w:rtl/>
        </w:rPr>
        <w:t xml:space="preserve"> אין לו איסור כולל?</w:t>
      </w:r>
      <w:r w:rsidR="00BD6C4F" w:rsidRPr="00C63571">
        <w:rPr>
          <w:rtl/>
        </w:rPr>
        <w:t xml:space="preserve"> </w:t>
      </w:r>
    </w:p>
    <w:p w14:paraId="1476864F" w14:textId="2965185C" w:rsidR="0046556D" w:rsidRDefault="00B415A0" w:rsidP="00BD6C4F">
      <w:pPr>
        <w:rPr>
          <w:rtl/>
        </w:rPr>
      </w:pPr>
      <w:r>
        <w:rPr>
          <w:rtl/>
        </w:rPr>
        <w:t xml:space="preserve">דתניא: שגג ועשה מלאכה בשבת ויוה"כ, </w:t>
      </w:r>
      <w:r w:rsidRPr="008B2609">
        <w:rPr>
          <w:rStyle w:val="2fb"/>
          <w:rtl/>
        </w:rPr>
        <w:t>לריה"ג</w:t>
      </w:r>
      <w:r>
        <w:rPr>
          <w:rtl/>
        </w:rPr>
        <w:t xml:space="preserve"> חייב ע"ז בפנ"ע וע"ז בפנ"ע,</w:t>
      </w:r>
      <w:r w:rsidR="00BD6C4F">
        <w:rPr>
          <w:rFonts w:hint="cs"/>
          <w:rtl/>
        </w:rPr>
        <w:t xml:space="preserve"> </w:t>
      </w:r>
    </w:p>
    <w:p w14:paraId="220B4703" w14:textId="728C90D4" w:rsidR="0046556D" w:rsidRDefault="00B415A0" w:rsidP="00BD6C4F">
      <w:pPr>
        <w:rPr>
          <w:rtl/>
        </w:rPr>
      </w:pPr>
      <w:r w:rsidRPr="008B2609">
        <w:rPr>
          <w:rStyle w:val="2fb"/>
          <w:rtl/>
        </w:rPr>
        <w:t>ר"ע</w:t>
      </w:r>
      <w:r>
        <w:rPr>
          <w:rtl/>
        </w:rPr>
        <w:t>: אינו חייב אלא אחת!</w:t>
      </w:r>
    </w:p>
    <w:p w14:paraId="25B00E6A" w14:textId="20EF9AD7" w:rsidR="0046556D" w:rsidRDefault="00B415A0" w:rsidP="008B2609">
      <w:pPr>
        <w:pStyle w:val="affffb"/>
        <w:rPr>
          <w:rtl/>
        </w:rPr>
      </w:pPr>
      <w:r>
        <w:rPr>
          <w:rtl/>
        </w:rPr>
        <w:t xml:space="preserve">- שלח </w:t>
      </w:r>
      <w:r w:rsidRPr="008B2609">
        <w:rPr>
          <w:rStyle w:val="2fb"/>
          <w:rtl/>
        </w:rPr>
        <w:t>רבין</w:t>
      </w:r>
      <w:r>
        <w:rPr>
          <w:rtl/>
        </w:rPr>
        <w:t xml:space="preserve"> </w:t>
      </w:r>
      <w:r w:rsidRPr="008B2609">
        <w:rPr>
          <w:rStyle w:val="2fb"/>
          <w:rtl/>
        </w:rPr>
        <w:t>מריב"ח</w:t>
      </w:r>
      <w:r>
        <w:rPr>
          <w:rtl/>
        </w:rPr>
        <w:t>: כך הצעה של משנה, ואיפוך.</w:t>
      </w:r>
      <w:r w:rsidR="00BD6C4F" w:rsidRPr="00C63571">
        <w:rPr>
          <w:rtl/>
        </w:rPr>
        <w:t xml:space="preserve"> </w:t>
      </w:r>
    </w:p>
    <w:p w14:paraId="7D7EE1F2" w14:textId="77777777" w:rsidR="009661D7" w:rsidRDefault="009661D7" w:rsidP="008B2609">
      <w:pPr>
        <w:pStyle w:val="38"/>
        <w:framePr w:wrap="notBeside"/>
        <w:rPr>
          <w:rtl/>
        </w:rPr>
      </w:pPr>
      <w:r>
        <w:rPr>
          <w:rtl/>
        </w:rPr>
        <w:t>ריב"י מרי"ו:</w:t>
      </w:r>
    </w:p>
    <w:p w14:paraId="6E25C78E" w14:textId="1BFB0EA0" w:rsidR="0046556D" w:rsidRDefault="00B415A0" w:rsidP="00BD6C4F">
      <w:pPr>
        <w:rPr>
          <w:rtl/>
        </w:rPr>
      </w:pPr>
      <w:r>
        <w:rPr>
          <w:rtl/>
        </w:rPr>
        <w:t xml:space="preserve">לדברי </w:t>
      </w:r>
      <w:r w:rsidRPr="008B2609">
        <w:rPr>
          <w:rStyle w:val="2fb"/>
          <w:rtl/>
        </w:rPr>
        <w:t>ריה"ג</w:t>
      </w:r>
      <w:r>
        <w:rPr>
          <w:rtl/>
        </w:rPr>
        <w:t xml:space="preserve"> למה שהפכנו, שגג בשבת והזיד ביוה"כ - חייב,</w:t>
      </w:r>
      <w:r w:rsidR="00BD6C4F" w:rsidRPr="00C63571">
        <w:rPr>
          <w:rtl/>
        </w:rPr>
        <w:t xml:space="preserve"> </w:t>
      </w:r>
    </w:p>
    <w:p w14:paraId="3A6584A1" w14:textId="5E53DF81" w:rsidR="0046556D" w:rsidRDefault="00B415A0" w:rsidP="00BD6C4F">
      <w:pPr>
        <w:rPr>
          <w:rtl/>
        </w:rPr>
      </w:pPr>
      <w:r>
        <w:rPr>
          <w:rtl/>
        </w:rPr>
        <w:t>הזיד בשבת ושגג ביוה"כ - פטור.</w:t>
      </w:r>
    </w:p>
    <w:p w14:paraId="726B48A4" w14:textId="77777777" w:rsidR="009661D7" w:rsidRDefault="009661D7" w:rsidP="008B2609">
      <w:pPr>
        <w:pStyle w:val="38"/>
        <w:framePr w:wrap="notBeside"/>
        <w:rPr>
          <w:rtl/>
        </w:rPr>
      </w:pPr>
      <w:r>
        <w:rPr>
          <w:rtl/>
        </w:rPr>
        <w:t>אביי:</w:t>
      </w:r>
    </w:p>
    <w:p w14:paraId="639DD9A5" w14:textId="3AC99114" w:rsidR="0046556D" w:rsidRDefault="00B415A0" w:rsidP="00BD6C4F">
      <w:pPr>
        <w:rPr>
          <w:rtl/>
        </w:rPr>
      </w:pPr>
      <w:r>
        <w:rPr>
          <w:rtl/>
        </w:rPr>
        <w:t>שבת קבועה ועומדת, יוה"כ בית דין קובעים אותו.</w:t>
      </w:r>
    </w:p>
    <w:p w14:paraId="7AEA6672" w14:textId="77777777" w:rsidR="009661D7" w:rsidRDefault="009661D7" w:rsidP="008B2609">
      <w:pPr>
        <w:pStyle w:val="38"/>
        <w:framePr w:wrap="notBeside"/>
        <w:rPr>
          <w:rtl/>
        </w:rPr>
      </w:pPr>
      <w:r>
        <w:rPr>
          <w:rtl/>
        </w:rPr>
        <w:t>רבא:</w:t>
      </w:r>
    </w:p>
    <w:p w14:paraId="39B381E2" w14:textId="3FF62689" w:rsidR="0046556D" w:rsidRDefault="00B415A0" w:rsidP="00BD6C4F">
      <w:pPr>
        <w:rPr>
          <w:rtl/>
        </w:rPr>
      </w:pPr>
      <w:r>
        <w:rPr>
          <w:rtl/>
        </w:rPr>
        <w:t>סוף סוף שניהם באים כאחד!</w:t>
      </w:r>
    </w:p>
    <w:p w14:paraId="50252227" w14:textId="77777777" w:rsidR="009661D7" w:rsidRDefault="009661D7" w:rsidP="008B2609">
      <w:pPr>
        <w:pStyle w:val="38"/>
        <w:framePr w:wrap="notBeside"/>
        <w:rPr>
          <w:rtl/>
        </w:rPr>
      </w:pPr>
      <w:r>
        <w:rPr>
          <w:rtl/>
        </w:rPr>
        <w:t>אלא רבא:</w:t>
      </w:r>
    </w:p>
    <w:p w14:paraId="368A8701" w14:textId="0D9011B6" w:rsidR="0046556D" w:rsidRDefault="00B415A0" w:rsidP="00BD6C4F">
      <w:pPr>
        <w:rPr>
          <w:rtl/>
        </w:rPr>
      </w:pPr>
      <w:r>
        <w:rPr>
          <w:rtl/>
        </w:rPr>
        <w:t xml:space="preserve">אלא שמד היה, ושלחו משם שיוה"כ של אותה שנה שבת הוא. וכשבא </w:t>
      </w:r>
      <w:r w:rsidRPr="008B2609">
        <w:rPr>
          <w:rStyle w:val="2fb"/>
          <w:rtl/>
        </w:rPr>
        <w:t>רבין</w:t>
      </w:r>
      <w:r>
        <w:rPr>
          <w:rtl/>
        </w:rPr>
        <w:t xml:space="preserve"> וכל היורדים אמרו </w:t>
      </w:r>
      <w:r w:rsidRPr="008B2609">
        <w:rPr>
          <w:rStyle w:val="2fb"/>
          <w:rtl/>
        </w:rPr>
        <w:t>כרבא</w:t>
      </w:r>
      <w:r>
        <w:rPr>
          <w:rtl/>
        </w:rPr>
        <w:t>.</w:t>
      </w:r>
    </w:p>
    <w:p w14:paraId="2E3F7B6F" w14:textId="35DA7F6E" w:rsidR="00BD6C4F" w:rsidRPr="00C63571" w:rsidRDefault="006447DF" w:rsidP="00BD6C4F">
      <w:pPr>
        <w:pStyle w:val="affff1"/>
        <w:rPr>
          <w:rtl/>
        </w:rPr>
      </w:pPr>
      <w:ins w:id="9897" w:author="מספור קטעי משנה" w:date="2026-10-06T06:45:19Z">
        <w:r>
          <w:rPr>
            <w:rStyle w:val="MisparKeta"/>
          </w:rPr>
          <w:t xml:space="preserve">ב. </w:t>
        </w:r>
      </w:ins>
      <w:r>
        <w:rPr>
          <w:rtl/>
        </w:rPr>
        <w:t>אמר רבי יהודה והלא מבני יעקב.</w:t>
      </w:r>
    </w:p>
    <w:p w14:paraId="7C9B396F" w14:textId="77777777" w:rsidR="009661D7" w:rsidRDefault="009661D7" w:rsidP="008B2609">
      <w:pPr>
        <w:pStyle w:val="38"/>
        <w:framePr w:wrap="notBeside"/>
        <w:rPr>
          <w:rtl/>
        </w:rPr>
      </w:pPr>
      <w:r>
        <w:rPr>
          <w:rtl/>
        </w:rPr>
        <w:t>תניא:</w:t>
      </w:r>
    </w:p>
    <w:p w14:paraId="546F26AB" w14:textId="3E42F5E0" w:rsidR="0046556D" w:rsidRDefault="00BD6C4F" w:rsidP="00BD6C4F">
      <w:pPr>
        <w:rPr>
          <w:rtl/>
        </w:rPr>
      </w:pPr>
      <w:r>
        <w:rPr>
          <w:rFonts w:hint="cs"/>
          <w:rtl/>
        </w:rPr>
        <w:t xml:space="preserve"> </w:t>
      </w:r>
      <w:r w:rsidR="006447DF">
        <w:rPr>
          <w:rtl/>
        </w:rPr>
        <w:t xml:space="preserve">אמרו לו </w:t>
      </w:r>
      <w:r w:rsidR="006447DF" w:rsidRPr="008B2609">
        <w:rPr>
          <w:rStyle w:val="2fb"/>
          <w:rtl/>
        </w:rPr>
        <w:t>לר"י</w:t>
      </w:r>
      <w:r w:rsidR="006447DF">
        <w:rPr>
          <w:rtl/>
        </w:rPr>
        <w:t>: בסיני נאמר, אלא שנכתב במקומו לידע מאיזה טעם נאסר להם.</w:t>
      </w:r>
    </w:p>
    <w:p w14:paraId="72C418F8" w14:textId="77777777" w:rsidR="009661D7" w:rsidRDefault="009661D7" w:rsidP="008B2609">
      <w:pPr>
        <w:pStyle w:val="38"/>
        <w:framePr w:wrap="notBeside"/>
        <w:rPr>
          <w:rtl/>
        </w:rPr>
      </w:pPr>
      <w:r>
        <w:rPr>
          <w:rtl/>
        </w:rPr>
        <w:t>והך</w:t>
      </w:r>
    </w:p>
    <w:p w14:paraId="472B43B0" w14:textId="3261973F" w:rsidR="0046556D" w:rsidRDefault="00BD6C4F" w:rsidP="00BD6C4F">
      <w:pPr>
        <w:rPr>
          <w:rtl/>
        </w:rPr>
      </w:pPr>
      <w:r>
        <w:rPr>
          <w:rFonts w:hint="cs"/>
          <w:rtl/>
        </w:rPr>
        <w:t xml:space="preserve"> </w:t>
      </w:r>
      <w:r>
        <w:rPr>
          <w:rtl/>
        </w:rPr>
        <w:t xml:space="preserve">'</w:t>
      </w:r>
      <w:r>
        <w:rPr>
          <w:rStyle w:val="afffff0"/>
          <w:rtl/>
          <w:rPrChange w:id="9099" w:author="מנוע פסוקים" w:date="2026-10-05T16:37:55Z">
            <w:rPr>
              <w:rtl/>
            </w:rPr>
          </w:rPrChange>
        </w:rPr>
        <w:t xml:space="preserve">וישאו בני ישראל את יעקב אביהם</w:t>
      </w:r>
      <w:r>
        <w:rPr>
          <w:rtl/>
        </w:rPr>
        <w:t xml:space="preserve">' - לאחר מעשה.</w:t>
      </w:r>
    </w:p>
    <w:p w14:paraId="7834026C" w14:textId="77777777" w:rsidR="009661D7" w:rsidRDefault="009661D7" w:rsidP="008B2609">
      <w:pPr>
        <w:pStyle w:val="38"/>
        <w:framePr w:wrap="notBeside"/>
        <w:rPr>
          <w:rtl/>
        </w:rPr>
      </w:pPr>
      <w:r>
        <w:rPr>
          <w:rtl/>
        </w:rPr>
        <w:t>ראבד"ר לר"א:</w:t>
      </w:r>
    </w:p>
    <w:p w14:paraId="61D0A169" w14:textId="77E61579" w:rsidR="0046556D" w:rsidRDefault="006447DF" w:rsidP="00BD6C4F">
      <w:pPr>
        <w:rPr>
          <w:rtl/>
        </w:rPr>
      </w:pPr>
      <w:r>
        <w:rPr>
          <w:rtl/>
        </w:rPr>
        <w:t>מאותה שעה יאסר!</w:t>
      </w:r>
    </w:p>
    <w:p w14:paraId="1BCD1742" w14:textId="50D2C389" w:rsidR="0046556D" w:rsidRDefault="006447DF" w:rsidP="008B2609">
      <w:pPr>
        <w:pStyle w:val="affffb"/>
        <w:rPr>
          <w:rtl/>
        </w:rPr>
      </w:pPr>
      <w:r>
        <w:rPr>
          <w:rtl/>
        </w:rPr>
        <w:t>- וכי תורה פעמים פעמים ניתנה? אותה שעה לא שעת מעשה היתה ולא שעת מתן תורה.</w:t>
      </w:r>
    </w:p>
    <w:p w14:paraId="7C618CFD" w14:textId="77777777" w:rsidR="009661D7" w:rsidRDefault="009661D7" w:rsidP="008B2609">
      <w:pPr>
        <w:pStyle w:val="38"/>
        <w:framePr w:wrap="notBeside"/>
        <w:rPr>
          <w:rtl/>
        </w:rPr>
      </w:pPr>
      <w:r>
        <w:rPr>
          <w:rtl/>
        </w:rPr>
        <w:t>ת"ר:</w:t>
      </w:r>
    </w:p>
    <w:p w14:paraId="2601F7D9" w14:textId="1562A2DF" w:rsidR="0046556D" w:rsidRDefault="00BD6C4F" w:rsidP="00BD6C4F">
      <w:pPr>
        <w:rPr>
          <w:rtl/>
        </w:rPr>
      </w:pPr>
      <w:r>
        <w:rPr>
          <w:rFonts w:hint="cs"/>
          <w:rtl/>
        </w:rPr>
        <w:t xml:space="preserve"> </w:t>
      </w:r>
      <w:r w:rsidR="006447DF" w:rsidRPr="008B2609">
        <w:rPr>
          <w:rStyle w:val="2fb"/>
          <w:rtl/>
        </w:rPr>
        <w:t>ר"י</w:t>
      </w:r>
      <w:r w:rsidR="006447DF">
        <w:rPr>
          <w:b/>
          <w:bCs/>
          <w:rtl/>
        </w:rPr>
        <w:t xml:space="preserve"> </w:t>
      </w:r>
      <w:r w:rsidR="006447DF" w:rsidRPr="008B2609">
        <w:rPr>
          <w:rStyle w:val="2fb"/>
          <w:rtl/>
        </w:rPr>
        <w:t>ור"א</w:t>
      </w:r>
      <w:r w:rsidR="006447DF">
        <w:rPr>
          <w:b/>
          <w:bCs/>
          <w:rtl/>
        </w:rPr>
        <w:t>: אבר מן החי נוהג בבהמה חיה ועוף, בין טמאין ובין טהורין,</w:t>
      </w:r>
      <w:r w:rsidRPr="00C63571">
        <w:rPr>
          <w:rtl/>
        </w:rPr>
        <w:t xml:space="preserve"> </w:t>
      </w:r>
    </w:p>
    <w:p w14:paraId="348E1481" w14:textId="5FE67790" w:rsidR="0046556D" w:rsidRDefault="006447DF" w:rsidP="00BD6C4F">
      <w:pPr>
        <w:rPr>
          <w:rtl/>
        </w:rPr>
      </w:pPr>
      <w:r>
        <w:rPr>
          <w:rtl/>
        </w:rPr>
        <w:t>וחכ"א אינו נוהג אלא בטהורין.</w:t>
      </w:r>
    </w:p>
    <w:p w14:paraId="49B55614" w14:textId="77777777" w:rsidR="00BD6C4F" w:rsidRPr="00C63571" w:rsidRDefault="00BD6C4F" w:rsidP="00F07436">
      <w:pPr>
        <w:pStyle w:val="afff3"/>
        <w:framePr w:wrap="around"/>
        <w:rPr>
          <w:rtl/>
        </w:rPr>
      </w:pPr>
      <w:r>
        <w:rPr>
          <w:rFonts w:hint="cs"/>
          <w:rtl/>
        </w:rPr>
        <w:t>קב.</w:t>
      </w:r>
    </w:p>
    <w:p w14:paraId="10FEB16C" w14:textId="77777777" w:rsidR="009661D7" w:rsidRDefault="009661D7" w:rsidP="008B2609">
      <w:pPr>
        <w:pStyle w:val="38"/>
        <w:framePr w:wrap="notBeside"/>
        <w:rPr>
          <w:rtl/>
        </w:rPr>
      </w:pPr>
      <w:r>
        <w:rPr>
          <w:rtl/>
        </w:rPr>
        <w:t>רי"ו:</w:t>
      </w:r>
    </w:p>
    <w:p w14:paraId="4CB42677" w14:textId="3FE9E87F" w:rsidR="0046556D" w:rsidRDefault="00BD6C4F" w:rsidP="00BD6C4F">
      <w:pPr>
        <w:rPr>
          <w:rtl/>
        </w:rPr>
      </w:pPr>
      <w:r>
        <w:rPr>
          <w:rFonts w:hint="cs"/>
          <w:rtl/>
        </w:rPr>
        <w:t xml:space="preserve"> </w:t>
      </w:r>
      <w:r>
        <w:rPr>
          <w:rtl/>
        </w:rPr>
        <w:t xml:space="preserve">ושניהם מקרא אחד דרשו: '</w:t>
      </w:r>
      <w:r>
        <w:rPr>
          <w:rStyle w:val="afffff0"/>
          <w:rtl/>
          <w:rPrChange w:id="9100" w:author="מנוע פסוקים" w:date="2026-10-05T16:37:55Z">
            <w:rPr>
              <w:rtl/>
            </w:rPr>
          </w:rPrChange>
        </w:rPr>
        <w:t xml:space="preserve">רק חזק לבלתי אכול הדם כי הדם הוא הנפש לא תאכל הנפש עם הבשר</w:t>
      </w:r>
      <w:r>
        <w:rPr>
          <w:rtl/>
        </w:rPr>
        <w:t xml:space="preserve">',</w:t>
      </w:r>
      <w:r w:rsidRPr="00C63571">
        <w:rPr>
          <w:rtl/>
        </w:rPr>
        <w:t xml:space="preserve"> </w:t>
      </w:r>
    </w:p>
    <w:p w14:paraId="36347DF8" w14:textId="5E832E7F" w:rsidR="0046556D" w:rsidRDefault="006447DF" w:rsidP="00BD6C4F">
      <w:pPr>
        <w:rPr>
          <w:rtl/>
        </w:rPr>
      </w:pPr>
      <w:r w:rsidRPr="008B2609">
        <w:rPr>
          <w:rStyle w:val="2fb"/>
          <w:rtl/>
        </w:rPr>
        <w:t>ר"י</w:t>
      </w:r>
      <w:r>
        <w:rPr>
          <w:rtl/>
        </w:rPr>
        <w:t xml:space="preserve"> </w:t>
      </w:r>
      <w:r w:rsidRPr="008B2609">
        <w:rPr>
          <w:rStyle w:val="2fb"/>
          <w:rtl/>
        </w:rPr>
        <w:t>ור"א</w:t>
      </w:r>
      <w:r>
        <w:rPr>
          <w:rtl/>
        </w:rPr>
        <w:t xml:space="preserve"> סברי: כל שאתה מצווה על דמו אתה מצווה על אבריו, וטמאין גם, הואיל ואתה מצווה על דמן אתה מצווה על אבריהן,</w:t>
      </w:r>
    </w:p>
    <w:p w14:paraId="16D16BA9" w14:textId="6EA4BD22" w:rsidR="0046556D" w:rsidRDefault="006447DF" w:rsidP="00BD6C4F">
      <w:pPr>
        <w:rPr>
          <w:rtl/>
        </w:rPr>
      </w:pPr>
      <w:r>
        <w:rPr>
          <w:rtl/>
        </w:rPr>
        <w:t xml:space="preserve">ורבנן סברי: '</w:t>
      </w:r>
      <w:r>
        <w:rPr>
          <w:rStyle w:val="afffff0"/>
          <w:rtl/>
          <w:rPrChange w:id="9101" w:author="מנוע פסוקים" w:date="2026-10-05T16:37:55Z">
            <w:rPr>
              <w:rtl/>
            </w:rPr>
          </w:rPrChange>
        </w:rPr>
        <w:t xml:space="preserve">לא תאכל הנפש עם הבשר</w:t>
      </w:r>
      <w:r>
        <w:rPr>
          <w:rtl/>
        </w:rPr>
        <w:t xml:space="preserve">' - אלא בשר לבדו,</w:t>
      </w:r>
      <w:r w:rsidR="00BD6C4F" w:rsidRPr="00C63571">
        <w:rPr>
          <w:rtl/>
        </w:rPr>
        <w:t xml:space="preserve"> </w:t>
      </w:r>
    </w:p>
    <w:p w14:paraId="7B1C00B1" w14:textId="77777777" w:rsidR="0046556D" w:rsidRDefault="00BD6C4F" w:rsidP="00BD6C4F">
      <w:pPr>
        <w:rPr>
          <w:rtl/>
        </w:rPr>
      </w:pPr>
      <w:r w:rsidRPr="00C63571">
        <w:rPr>
          <w:rtl/>
        </w:rPr>
        <w:lastRenderedPageBreak/>
        <w:t>כל שבשרו מותר - אתה מצווה על אבריו, וכל שאין בשרו מותר - אי אתה מצווה על אבריו.</w:t>
      </w:r>
    </w:p>
    <w:p w14:paraId="7D0440DA" w14:textId="77777777" w:rsidR="009661D7" w:rsidRDefault="009661D7" w:rsidP="008B2609">
      <w:pPr>
        <w:pStyle w:val="38"/>
        <w:framePr w:wrap="notBeside"/>
        <w:rPr>
          <w:rtl/>
        </w:rPr>
      </w:pPr>
      <w:r>
        <w:rPr>
          <w:rtl/>
        </w:rPr>
        <w:t>ויקשה</w:t>
      </w:r>
    </w:p>
    <w:p w14:paraId="7C537F62" w14:textId="6C26D484" w:rsidR="0046556D" w:rsidRDefault="006447DF" w:rsidP="00BD6C4F">
      <w:pPr>
        <w:rPr>
          <w:rtl/>
        </w:rPr>
      </w:pPr>
      <w:r w:rsidRPr="008B2609">
        <w:rPr>
          <w:rStyle w:val="2fb"/>
          <w:rtl/>
        </w:rPr>
        <w:t>ולר"י</w:t>
      </w:r>
      <w:r>
        <w:rPr>
          <w:rtl/>
        </w:rPr>
        <w:t xml:space="preserve"> א"צ קרא שיבוא איסור אבר ויחול על איסור טומאה, שכן איסורו נוהג בבני נח!</w:t>
      </w:r>
    </w:p>
    <w:p w14:paraId="2A4AC0D3" w14:textId="77AF7610" w:rsidR="0046556D" w:rsidRDefault="006447DF" w:rsidP="008B2609">
      <w:pPr>
        <w:pStyle w:val="affffb"/>
        <w:rPr>
          <w:rtl/>
        </w:rPr>
      </w:pPr>
      <w:r>
        <w:rPr>
          <w:rtl/>
        </w:rPr>
        <w:t xml:space="preserve">- קרא </w:t>
      </w:r>
      <w:r w:rsidRPr="008B2609">
        <w:rPr>
          <w:rStyle w:val="2fb"/>
          <w:rtl/>
        </w:rPr>
        <w:t>לר"א</w:t>
      </w:r>
      <w:r>
        <w:rPr>
          <w:rtl/>
        </w:rPr>
        <w:t>,</w:t>
      </w:r>
      <w:r w:rsidR="00BD6C4F" w:rsidRPr="00C63571">
        <w:rPr>
          <w:rtl/>
        </w:rPr>
        <w:t xml:space="preserve"> </w:t>
      </w:r>
    </w:p>
    <w:p w14:paraId="10D419A0" w14:textId="33623C06" w:rsidR="0046556D" w:rsidRDefault="006447DF" w:rsidP="00BD6C4F">
      <w:pPr>
        <w:rPr>
          <w:rtl/>
        </w:rPr>
      </w:pPr>
      <w:r>
        <w:rPr>
          <w:rtl/>
        </w:rPr>
        <w:t xml:space="preserve">תנ"ה: אבר מן החי נוהג בבהמה חיה ועוף טמאה וטהורה, ד'</w:t>
      </w:r>
      <w:r>
        <w:rPr>
          <w:rStyle w:val="afffff0"/>
          <w:rtl/>
          <w:rPrChange w:id="9102" w:author="מנוע פסוקים" w:date="2026-10-05T16:37:55Z">
            <w:rPr>
              <w:rtl/>
            </w:rPr>
          </w:rPrChange>
        </w:rPr>
        <w:t xml:space="preserve">רק חזק לבלתי אכול הדם</w:t>
      </w:r>
      <w:r>
        <w:rPr>
          <w:rtl/>
        </w:rPr>
        <w:t xml:space="preserve">',</w:t>
      </w:r>
      <w:r w:rsidR="00BD6C4F" w:rsidRPr="00C63571">
        <w:rPr>
          <w:rtl/>
        </w:rPr>
        <w:t xml:space="preserve"> </w:t>
      </w:r>
    </w:p>
    <w:p w14:paraId="33E7C0BB" w14:textId="5AA58FC4" w:rsidR="0046556D" w:rsidRDefault="00BD6C4F" w:rsidP="00BD6C4F">
      <w:pPr>
        <w:rPr>
          <w:rtl/>
        </w:rPr>
      </w:pPr>
      <w:r>
        <w:rPr>
          <w:rtl/>
        </w:rPr>
        <w:t>כל שאתה מצווה על דמו</w:t>
      </w:r>
      <w:r w:rsidRPr="00C63571">
        <w:rPr>
          <w:rtl/>
        </w:rPr>
        <w:t xml:space="preserve"> אתה מצווה על אבריו, </w:t>
      </w:r>
    </w:p>
    <w:p w14:paraId="5CD982D9" w14:textId="54AADC55" w:rsidR="0046556D" w:rsidRDefault="006447DF" w:rsidP="00BD6C4F">
      <w:pPr>
        <w:rPr>
          <w:rtl/>
        </w:rPr>
      </w:pPr>
      <w:r>
        <w:rPr>
          <w:rtl/>
        </w:rPr>
        <w:t xml:space="preserve">וכל שאי אתה מצווה על דמו אי אתה מצווה על אבריו - דברי </w:t>
      </w:r>
      <w:r w:rsidRPr="008B2609">
        <w:rPr>
          <w:rStyle w:val="2fb"/>
          <w:rtl/>
        </w:rPr>
        <w:t>ר"א</w:t>
      </w:r>
      <w:r>
        <w:rPr>
          <w:rtl/>
        </w:rPr>
        <w:t>,</w:t>
      </w:r>
      <w:r w:rsidR="00BD6C4F" w:rsidRPr="00C63571">
        <w:rPr>
          <w:rtl/>
        </w:rPr>
        <w:t xml:space="preserve"> </w:t>
      </w:r>
    </w:p>
    <w:p w14:paraId="1F7DB286" w14:textId="05DB580C" w:rsidR="0046556D" w:rsidRDefault="006447DF" w:rsidP="00BD6C4F">
      <w:pPr>
        <w:rPr>
          <w:rtl/>
        </w:rPr>
      </w:pPr>
      <w:r>
        <w:rPr>
          <w:rtl/>
        </w:rPr>
        <w:t xml:space="preserve">וחכ"א: אינו נוהג אלא בטהורין, '</w:t>
      </w:r>
      <w:r>
        <w:rPr>
          <w:rStyle w:val="afffff0"/>
          <w:rtl/>
          <w:rPrChange w:id="9103" w:author="מנוע פסוקים" w:date="2026-10-05T16:37:55Z">
            <w:rPr>
              <w:rtl/>
            </w:rPr>
          </w:rPrChange>
        </w:rPr>
        <w:t xml:space="preserve">לא תאכל הנפש עם הבשר</w:t>
      </w:r>
      <w:r>
        <w:rPr>
          <w:rtl/>
        </w:rPr>
        <w:t xml:space="preserve">' - אלא בשר לבדו,</w:t>
      </w:r>
      <w:r w:rsidR="00BD6C4F" w:rsidRPr="00C63571">
        <w:rPr>
          <w:rtl/>
        </w:rPr>
        <w:t xml:space="preserve"> כל שבשרו מותר - אתה מצווה על אבריו, וכל שאין בשרו מותר - אין אתה מצווה על אבריו,</w:t>
      </w:r>
    </w:p>
    <w:p w14:paraId="3436838A" w14:textId="5744A0BA" w:rsidR="0046556D" w:rsidRDefault="006447DF" w:rsidP="00BD6C4F">
      <w:pPr>
        <w:rPr>
          <w:rtl/>
        </w:rPr>
      </w:pPr>
      <w:r w:rsidRPr="008B2609">
        <w:rPr>
          <w:rStyle w:val="2fb"/>
          <w:rtl/>
        </w:rPr>
        <w:t>ר"מ</w:t>
      </w:r>
      <w:r>
        <w:rPr>
          <w:rtl/>
        </w:rPr>
        <w:t>: אינו נוהג אלא בבהמה טהורה בלבד.</w:t>
      </w:r>
    </w:p>
    <w:p w14:paraId="534D34EF" w14:textId="77777777" w:rsidR="009661D7" w:rsidRDefault="009661D7" w:rsidP="008B2609">
      <w:pPr>
        <w:pStyle w:val="38"/>
        <w:framePr w:wrap="notBeside"/>
        <w:rPr>
          <w:rtl/>
        </w:rPr>
      </w:pPr>
      <w:r>
        <w:rPr>
          <w:rtl/>
        </w:rPr>
        <w:t>רב יוסף:</w:t>
      </w:r>
    </w:p>
    <w:p w14:paraId="6A83ACE9" w14:textId="1F965E02" w:rsidR="0046556D" w:rsidRDefault="00225ABD" w:rsidP="00BD6C4F">
      <w:pPr>
        <w:rPr>
          <w:rtl/>
        </w:rPr>
      </w:pPr>
      <w:r>
        <w:rPr>
          <w:rtl/>
        </w:rPr>
        <w:t xml:space="preserve">טעמא </w:t>
      </w:r>
      <w:r w:rsidRPr="008B2609">
        <w:rPr>
          <w:rStyle w:val="2fb"/>
          <w:rtl/>
        </w:rPr>
        <w:t>דר"מ</w:t>
      </w:r>
      <w:r>
        <w:rPr>
          <w:rtl/>
        </w:rPr>
        <w:t xml:space="preserve"> ד'</w:t>
      </w:r>
      <w:r>
        <w:rPr>
          <w:rStyle w:val="afffff0"/>
          <w:rtl/>
          <w:rPrChange w:id="9104" w:author="מנוע פסוקים" w:date="2026-10-05T16:37:55Z">
            <w:rPr>
              <w:rtl/>
            </w:rPr>
          </w:rPrChange>
        </w:rPr>
        <w:t xml:space="preserve">וזבחת מבקרך ומצאנך</w:t>
      </w:r>
      <w:r>
        <w:rPr>
          <w:rtl/>
        </w:rPr>
        <w:t xml:space="preserve">'.</w:t>
      </w:r>
    </w:p>
    <w:p w14:paraId="37C970D4" w14:textId="77777777" w:rsidR="009661D7" w:rsidRDefault="009661D7" w:rsidP="008B2609">
      <w:pPr>
        <w:pStyle w:val="38"/>
        <w:framePr w:wrap="notBeside"/>
        <w:rPr>
          <w:rtl/>
        </w:rPr>
      </w:pPr>
      <w:r>
        <w:rPr>
          <w:rtl/>
        </w:rPr>
        <w:t>ר"ג מרב:</w:t>
      </w:r>
    </w:p>
    <w:p w14:paraId="588D656C" w14:textId="7FC7BFE2" w:rsidR="0046556D" w:rsidRDefault="00225ABD" w:rsidP="00BD6C4F">
      <w:pPr>
        <w:rPr>
          <w:rtl/>
        </w:rPr>
      </w:pPr>
      <w:r>
        <w:rPr>
          <w:rtl/>
        </w:rPr>
        <w:t>מחלוקת בישראל, אבל בבן נח לדברי הכל מוזהר על הטמאין כטהורין.</w:t>
      </w:r>
    </w:p>
    <w:p w14:paraId="4378C6F6" w14:textId="77777777" w:rsidR="0046556D" w:rsidRDefault="00BD6C4F" w:rsidP="00BD6C4F">
      <w:pPr>
        <w:rPr>
          <w:rtl/>
        </w:rPr>
      </w:pPr>
      <w:r>
        <w:rPr>
          <w:rFonts w:hint="cs"/>
          <w:rtl/>
        </w:rPr>
        <w:t>תנ</w:t>
      </w:r>
      <w:r w:rsidR="00BF1CF6">
        <w:rPr>
          <w:rtl/>
        </w:rPr>
        <w:t>"</w:t>
      </w:r>
      <w:r>
        <w:rPr>
          <w:rFonts w:hint="cs"/>
          <w:rtl/>
        </w:rPr>
        <w:t>ה</w:t>
      </w:r>
      <w:r w:rsidRPr="00C63571">
        <w:rPr>
          <w:rtl/>
        </w:rPr>
        <w:t>: אבר מן החי בן נח מוזהר עליו, על הטמאים כטהורים, וישראל אינו מוזהר אלא על הטהורין בלבד.</w:t>
      </w:r>
    </w:p>
    <w:p w14:paraId="0B75A655" w14:textId="12F82AA6" w:rsidR="0046556D" w:rsidRDefault="00225ABD" w:rsidP="00BD6C4F">
      <w:pPr>
        <w:rPr>
          <w:rtl/>
        </w:rPr>
      </w:pPr>
      <w:r>
        <w:rPr>
          <w:b/>
          <w:bCs/>
          <w:rtl/>
        </w:rPr>
        <w:t xml:space="preserve">א"ד 'טהורה' - </w:t>
      </w:r>
      <w:r w:rsidRPr="008B2609">
        <w:rPr>
          <w:rStyle w:val="2fb"/>
          <w:rtl/>
        </w:rPr>
        <w:t>ור"מ</w:t>
      </w:r>
      <w:r>
        <w:rPr>
          <w:b/>
          <w:bCs/>
          <w:rtl/>
        </w:rPr>
        <w:t>, א"ד 'טהורים' - ורבנן.</w:t>
      </w:r>
    </w:p>
    <w:p w14:paraId="170B456D" w14:textId="77777777" w:rsidR="009661D7" w:rsidRDefault="009661D7" w:rsidP="008B2609">
      <w:pPr>
        <w:pStyle w:val="38"/>
        <w:framePr w:wrap="notBeside"/>
        <w:rPr>
          <w:rtl/>
        </w:rPr>
      </w:pPr>
      <w:r>
        <w:rPr>
          <w:rtl/>
        </w:rPr>
        <w:t>ר"ש:</w:t>
      </w:r>
    </w:p>
    <w:p w14:paraId="3B7AD1FD" w14:textId="7A9866DF" w:rsidR="0046556D" w:rsidRDefault="00225ABD" w:rsidP="00BD6C4F">
      <w:pPr>
        <w:rPr>
          <w:rtl/>
        </w:rPr>
      </w:pPr>
      <w:r>
        <w:rPr>
          <w:rtl/>
        </w:rPr>
        <w:t>אף אנן תנינא:</w:t>
      </w:r>
      <w:r w:rsidR="00BD6C4F" w:rsidRPr="00C63571">
        <w:rPr>
          <w:rtl/>
        </w:rPr>
        <w:t xml:space="preserve"> אכל אבר מן החי ממנה - אינו סופג ארבעים ואין שחיטה </w:t>
      </w:r>
      <w:r>
        <w:rPr>
          <w:rtl/>
        </w:rPr>
        <w:t>מטהרתה.</w:t>
      </w:r>
    </w:p>
    <w:p w14:paraId="46D3964A" w14:textId="77777777" w:rsidR="002B47B5" w:rsidRDefault="002B47B5" w:rsidP="008B2609">
      <w:pPr>
        <w:pStyle w:val="38"/>
        <w:framePr w:wrap="notBeside"/>
        <w:rPr>
          <w:rtl/>
        </w:rPr>
      </w:pPr>
      <w:r>
        <w:rPr>
          <w:rtl/>
        </w:rPr>
        <w:t>ובמאי</w:t>
      </w:r>
    </w:p>
    <w:p w14:paraId="71D698D8" w14:textId="669EB1BA" w:rsidR="0046556D" w:rsidRDefault="003C2D62" w:rsidP="00BD6C4F">
      <w:pPr>
        <w:rPr>
          <w:rtl/>
        </w:rPr>
      </w:pPr>
      <w:r>
        <w:rPr>
          <w:rtl/>
        </w:rPr>
        <w:t>במאי? אי בישראל פשיטא שאין שחיטה מטהרתה, אלא בבני נח, מכלל דאסור.</w:t>
      </w:r>
    </w:p>
    <w:p w14:paraId="3317935A" w14:textId="77777777" w:rsidR="002B47B5" w:rsidRDefault="002B47B5" w:rsidP="008B2609">
      <w:pPr>
        <w:pStyle w:val="38"/>
        <w:framePr w:wrap="notBeside"/>
        <w:rPr>
          <w:rtl/>
        </w:rPr>
      </w:pPr>
      <w:r>
        <w:rPr>
          <w:rtl/>
        </w:rPr>
        <w:t>רמב"פ</w:t>
      </w:r>
    </w:p>
    <w:p w14:paraId="50B290AD" w14:textId="65DAAEBF" w:rsidR="0046556D" w:rsidRDefault="003C2D62" w:rsidP="00BD6C4F">
      <w:pPr>
        <w:rPr>
          <w:rtl/>
        </w:rPr>
      </w:pPr>
      <w:r w:rsidRPr="008B2609">
        <w:rPr>
          <w:rStyle w:val="2fb"/>
          <w:rtl/>
        </w:rPr>
        <w:t>רמב"פ</w:t>
      </w:r>
      <w:r>
        <w:rPr>
          <w:rtl/>
        </w:rPr>
        <w:t xml:space="preserve"> הקשה רישא לסיפא, ותירץ: רישא בישראל וסיפא בבן נח.</w:t>
      </w:r>
      <w:r w:rsidR="00BD6C4F" w:rsidRPr="00C63571">
        <w:rPr>
          <w:rtl/>
        </w:rPr>
        <w:t xml:space="preserve"> </w:t>
      </w:r>
    </w:p>
    <w:p w14:paraId="68EB3234" w14:textId="77777777" w:rsidR="002B47B5" w:rsidRDefault="002B47B5" w:rsidP="008B2609">
      <w:pPr>
        <w:pStyle w:val="38"/>
        <w:framePr w:wrap="notBeside"/>
        <w:rPr>
          <w:rtl/>
        </w:rPr>
      </w:pPr>
      <w:r>
        <w:rPr>
          <w:rtl/>
        </w:rPr>
        <w:t>רב:</w:t>
      </w:r>
    </w:p>
    <w:p w14:paraId="6BCEEA3F" w14:textId="77777777" w:rsidR="002B47B5" w:rsidRPr="008B2609" w:rsidRDefault="002B47B5" w:rsidP="008B2609">
      <w:pPr>
        <w:pStyle w:val="afffff8"/>
        <w:rPr>
          <w:color w:val="7B3F00"/>
          <w:rtl/>
        </w:rPr>
      </w:pPr>
      <w:r w:rsidRPr="008B2609">
        <w:rPr>
          <w:color w:val="7B3F00"/>
          <w:rtl/>
        </w:rPr>
        <w:t>שיעור אבר מן החי</w:t>
      </w:r>
    </w:p>
    <w:p w14:paraId="5B9F9E89" w14:textId="45A7E26A" w:rsidR="0046556D" w:rsidRDefault="00BD6C4F" w:rsidP="00BD6C4F">
      <w:pPr>
        <w:rPr>
          <w:rtl/>
        </w:rPr>
      </w:pPr>
      <w:r>
        <w:rPr>
          <w:rFonts w:hint="cs"/>
          <w:rtl/>
        </w:rPr>
        <w:t xml:space="preserve"> </w:t>
      </w:r>
      <w:r w:rsidR="003C2D62">
        <w:rPr>
          <w:rtl/>
        </w:rPr>
        <w:t>אבר מן החי צריך כזית, ד'אכילה' כתיבה ביה,</w:t>
      </w:r>
      <w:r w:rsidRPr="00C63571">
        <w:rPr>
          <w:rtl/>
        </w:rPr>
        <w:t xml:space="preserve"> </w:t>
      </w:r>
    </w:p>
    <w:p w14:paraId="5C228000" w14:textId="77777777" w:rsidR="002B47B5" w:rsidRDefault="002B47B5" w:rsidP="008B2609">
      <w:pPr>
        <w:pStyle w:val="38"/>
        <w:framePr w:wrap="notBeside"/>
        <w:rPr>
          <w:rtl/>
        </w:rPr>
      </w:pPr>
      <w:r>
        <w:rPr>
          <w:rtl/>
        </w:rPr>
        <w:t>ויקשה</w:t>
      </w:r>
    </w:p>
    <w:p w14:paraId="1591E6C8" w14:textId="3D315F31" w:rsidR="0046556D" w:rsidRDefault="003C2D62" w:rsidP="00BD6C4F">
      <w:pPr>
        <w:rPr>
          <w:rtl/>
        </w:rPr>
      </w:pPr>
      <w:r>
        <w:rPr>
          <w:rtl/>
        </w:rPr>
        <w:t>והתנן אכל אבר מן החי ממנה אינו סופג את הארבעים ואין שחיטה מטהרתה,</w:t>
      </w:r>
      <w:r w:rsidR="00BD6C4F" w:rsidRPr="00C63571">
        <w:rPr>
          <w:rtl/>
        </w:rPr>
        <w:t xml:space="preserve"> </w:t>
      </w:r>
    </w:p>
    <w:p w14:paraId="194F478C" w14:textId="3408D9AD" w:rsidR="0046556D" w:rsidRDefault="003C2D62" w:rsidP="008B2609">
      <w:pPr>
        <w:pStyle w:val="affffb"/>
        <w:rPr>
          <w:rtl/>
        </w:rPr>
      </w:pPr>
      <w:r>
        <w:rPr>
          <w:rtl/>
        </w:rPr>
        <w:t>- מיירי במשהו בשר גידין ועצמות, שלענין טומאה אינו מטמא ומשום אבר אינו.</w:t>
      </w:r>
    </w:p>
    <w:p w14:paraId="578E55FF" w14:textId="77777777" w:rsidR="00BD6C4F" w:rsidRDefault="00BD6C4F" w:rsidP="00F07436">
      <w:pPr>
        <w:pStyle w:val="afff3"/>
        <w:framePr w:wrap="around"/>
        <w:rPr>
          <w:rtl/>
        </w:rPr>
      </w:pPr>
      <w:r>
        <w:rPr>
          <w:rFonts w:hint="cs"/>
          <w:rtl/>
        </w:rPr>
        <w:t>קב:</w:t>
      </w:r>
    </w:p>
    <w:p w14:paraId="2C47F201" w14:textId="77777777" w:rsidR="002B47B5" w:rsidRDefault="002B47B5" w:rsidP="008B2609">
      <w:pPr>
        <w:pStyle w:val="38"/>
        <w:framePr w:wrap="notBeside"/>
        <w:rPr>
          <w:rtl/>
        </w:rPr>
      </w:pPr>
      <w:r>
        <w:rPr>
          <w:rtl/>
        </w:rPr>
        <w:t>ויקשה</w:t>
      </w:r>
    </w:p>
    <w:p w14:paraId="0A860290" w14:textId="5748BB60" w:rsidR="0046556D" w:rsidRDefault="00BD6C4F" w:rsidP="00BD6C4F">
      <w:pPr>
        <w:rPr>
          <w:rtl/>
        </w:rPr>
      </w:pPr>
      <w:r>
        <w:rPr>
          <w:rFonts w:hint="cs"/>
          <w:rtl/>
        </w:rPr>
        <w:t xml:space="preserve"> </w:t>
      </w:r>
      <w:r w:rsidR="003C2D62">
        <w:rPr>
          <w:rtl/>
        </w:rPr>
        <w:t>דתנן צפור טהורה בחייה בכל שהוא, במיתתה בכזית, וטמאה בין בחייה בין במיתתה בכל שהוא!</w:t>
      </w:r>
    </w:p>
    <w:p w14:paraId="521D0981" w14:textId="22FE6DC5" w:rsidR="0046556D" w:rsidRDefault="003C2D62" w:rsidP="008B2609">
      <w:pPr>
        <w:pStyle w:val="affffb"/>
        <w:rPr>
          <w:rtl/>
        </w:rPr>
      </w:pPr>
      <w:r>
        <w:rPr>
          <w:rtl/>
        </w:rPr>
        <w:t>- כאן גם במשהו בשר גידים ועצמות.</w:t>
      </w:r>
    </w:p>
    <w:p w14:paraId="653F6D21" w14:textId="77777777" w:rsidR="002B47B5" w:rsidRDefault="002B47B5" w:rsidP="008B2609">
      <w:pPr>
        <w:pStyle w:val="38"/>
        <w:framePr w:wrap="notBeside"/>
        <w:rPr>
          <w:rtl/>
        </w:rPr>
      </w:pPr>
      <w:r>
        <w:rPr>
          <w:rtl/>
        </w:rPr>
        <w:t>ויקשה</w:t>
      </w:r>
    </w:p>
    <w:p w14:paraId="3F0286BC" w14:textId="0DACC793" w:rsidR="0046556D" w:rsidRDefault="003C2D62" w:rsidP="00BD6C4F">
      <w:pPr>
        <w:rPr>
          <w:rtl/>
        </w:rPr>
      </w:pPr>
      <w:r>
        <w:rPr>
          <w:rtl/>
        </w:rPr>
        <w:t xml:space="preserve">דתניא נטל צפור שאין בו כזית ואכלו - </w:t>
      </w:r>
      <w:r w:rsidRPr="008B2609">
        <w:rPr>
          <w:rStyle w:val="2fb"/>
          <w:rtl/>
        </w:rPr>
        <w:t>רבי</w:t>
      </w:r>
      <w:r>
        <w:rPr>
          <w:rtl/>
        </w:rPr>
        <w:t xml:space="preserve"> פוטר, </w:t>
      </w:r>
      <w:r w:rsidRPr="008B2609">
        <w:rPr>
          <w:rStyle w:val="2fb"/>
          <w:rtl/>
        </w:rPr>
        <w:t>וראבר"ש</w:t>
      </w:r>
      <w:r>
        <w:rPr>
          <w:rtl/>
        </w:rPr>
        <w:t xml:space="preserve"> מחייב,</w:t>
      </w:r>
      <w:r w:rsidR="00BD6C4F" w:rsidRPr="00C63571">
        <w:rPr>
          <w:rtl/>
        </w:rPr>
        <w:t xml:space="preserve"> </w:t>
      </w:r>
    </w:p>
    <w:p w14:paraId="5EF7B136" w14:textId="67B176F4" w:rsidR="0046556D" w:rsidRDefault="003C2D62" w:rsidP="00BD6C4F">
      <w:pPr>
        <w:rPr>
          <w:rtl/>
        </w:rPr>
      </w:pPr>
      <w:r w:rsidRPr="008B2609">
        <w:rPr>
          <w:rStyle w:val="2fb"/>
          <w:rtl/>
        </w:rPr>
        <w:t>ראבר"ש</w:t>
      </w:r>
      <w:r>
        <w:rPr>
          <w:rtl/>
        </w:rPr>
        <w:t>: ק"ו, על אבר ממנה חייב, כ"ש על כולה!</w:t>
      </w:r>
    </w:p>
    <w:p w14:paraId="06F6C6A0" w14:textId="77777777" w:rsidR="002B47B5" w:rsidRDefault="002B47B5" w:rsidP="008B2609">
      <w:pPr>
        <w:pStyle w:val="38"/>
        <w:framePr w:wrap="notBeside"/>
        <w:rPr>
          <w:rtl/>
        </w:rPr>
      </w:pPr>
      <w:r>
        <w:rPr>
          <w:rtl/>
        </w:rPr>
        <w:t>ויקשה</w:t>
      </w:r>
    </w:p>
    <w:p w14:paraId="5F56596E" w14:textId="3FEEB2DA" w:rsidR="0046556D" w:rsidRDefault="00BD6C4F" w:rsidP="00BD6C4F">
      <w:pPr>
        <w:rPr>
          <w:rtl/>
        </w:rPr>
      </w:pPr>
      <w:r>
        <w:rPr>
          <w:rFonts w:hint="cs"/>
          <w:rtl/>
        </w:rPr>
        <w:t xml:space="preserve"> </w:t>
      </w:r>
      <w:r w:rsidR="003C2D62">
        <w:rPr>
          <w:rtl/>
        </w:rPr>
        <w:t>חנקה ואכלה לכו"ע בכזית, וחלקו אם בחייה לאברים עומדת, אבל לכו"ע לא בעינן כזית!</w:t>
      </w:r>
    </w:p>
    <w:p w14:paraId="0EB1B19F" w14:textId="435027EB" w:rsidR="0046556D" w:rsidRDefault="003C2D62" w:rsidP="008B2609">
      <w:pPr>
        <w:pStyle w:val="affffb"/>
        <w:rPr>
          <w:rtl/>
        </w:rPr>
      </w:pPr>
      <w:r>
        <w:rPr>
          <w:rtl/>
        </w:rPr>
        <w:t xml:space="preserve">- </w:t>
      </w:r>
      <w:r w:rsidRPr="008B2609">
        <w:rPr>
          <w:rStyle w:val="2fb"/>
          <w:rtl/>
        </w:rPr>
        <w:t>ר"נ</w:t>
      </w:r>
      <w:r>
        <w:rPr>
          <w:rtl/>
        </w:rPr>
        <w:t>: במשהו בשר גידים ועצמות,</w:t>
      </w:r>
    </w:p>
    <w:p w14:paraId="51F7E060" w14:textId="75182A39" w:rsidR="0046556D" w:rsidRDefault="003C2D62" w:rsidP="00BD6C4F">
      <w:pPr>
        <w:rPr>
          <w:rtl/>
        </w:rPr>
      </w:pPr>
      <w:r>
        <w:rPr>
          <w:rtl/>
        </w:rPr>
        <w:t>וצפור כעין קלניתא, שבכולה אין כזית בשר ובאבר אחד יש משהו בשר גידין ועצמות,</w:t>
      </w:r>
      <w:r w:rsidR="00BD6C4F">
        <w:rPr>
          <w:rFonts w:hint="cs"/>
          <w:rtl/>
        </w:rPr>
        <w:t xml:space="preserve"> </w:t>
      </w:r>
    </w:p>
    <w:p w14:paraId="6B05D9F8" w14:textId="77777777" w:rsidR="002B47B5" w:rsidRDefault="002B47B5" w:rsidP="008B2609">
      <w:pPr>
        <w:pStyle w:val="38"/>
        <w:framePr w:wrap="notBeside"/>
        <w:rPr>
          <w:rtl/>
        </w:rPr>
      </w:pPr>
      <w:r>
        <w:rPr>
          <w:rtl/>
        </w:rPr>
        <w:t>ויקשה</w:t>
      </w:r>
    </w:p>
    <w:p w14:paraId="2D67A4E2" w14:textId="65BD4697" w:rsidR="0046556D" w:rsidRDefault="003C2D62" w:rsidP="00BD6C4F">
      <w:pPr>
        <w:rPr>
          <w:rtl/>
        </w:rPr>
      </w:pPr>
      <w:r>
        <w:rPr>
          <w:rtl/>
        </w:rPr>
        <w:t xml:space="preserve">וסיפא חנקה ואכלה לכו"ע בכזית - בכעין קלניתא, </w:t>
      </w:r>
      <w:r w:rsidRPr="008B2609">
        <w:rPr>
          <w:rStyle w:val="2fb"/>
          <w:rtl/>
        </w:rPr>
        <w:t>ורב</w:t>
      </w:r>
      <w:r>
        <w:rPr>
          <w:rtl/>
        </w:rPr>
        <w:t xml:space="preserve"> אמר על זה: טמאה בין בחייה בין במיתתה במשהו!</w:t>
      </w:r>
    </w:p>
    <w:p w14:paraId="0B820AF0" w14:textId="77777777" w:rsidR="002B47B5" w:rsidRDefault="002B47B5" w:rsidP="008B2609">
      <w:pPr>
        <w:pStyle w:val="38"/>
        <w:framePr w:wrap="notBeside"/>
        <w:rPr>
          <w:rtl/>
        </w:rPr>
      </w:pPr>
      <w:r>
        <w:rPr>
          <w:rtl/>
        </w:rPr>
        <w:t>רבא:</w:t>
      </w:r>
    </w:p>
    <w:p w14:paraId="7C2D3C0D" w14:textId="2949EFAA" w:rsidR="0046556D" w:rsidRDefault="003C2D62" w:rsidP="00BD6C4F">
      <w:pPr>
        <w:rPr>
          <w:rtl/>
        </w:rPr>
      </w:pPr>
      <w:r>
        <w:rPr>
          <w:rtl/>
        </w:rPr>
        <w:t xml:space="preserve">את"ל סבר </w:t>
      </w:r>
      <w:r w:rsidRPr="008B2609">
        <w:rPr>
          <w:rStyle w:val="2fb"/>
          <w:rtl/>
        </w:rPr>
        <w:t>רבי</w:t>
      </w:r>
      <w:r>
        <w:rPr>
          <w:rtl/>
        </w:rPr>
        <w:t xml:space="preserve"> מחשבת אוכלין שמה מחשבה - חישב לאוכלה אבר אבר ואכלה כולה חייב.</w:t>
      </w:r>
      <w:r w:rsidR="00BD6C4F" w:rsidRPr="00C63571">
        <w:rPr>
          <w:rtl/>
        </w:rPr>
        <w:t xml:space="preserve"> </w:t>
      </w:r>
    </w:p>
    <w:p w14:paraId="0752D29F" w14:textId="77777777" w:rsidR="002B47B5" w:rsidRDefault="002B47B5" w:rsidP="008B2609">
      <w:pPr>
        <w:pStyle w:val="38"/>
        <w:framePr w:wrap="notBeside"/>
        <w:rPr>
          <w:rtl/>
        </w:rPr>
      </w:pPr>
      <w:r>
        <w:rPr>
          <w:rtl/>
        </w:rPr>
        <w:t>אביי:</w:t>
      </w:r>
    </w:p>
    <w:p w14:paraId="6E65C9A3" w14:textId="147C1A50" w:rsidR="0046556D" w:rsidRDefault="003C2D62" w:rsidP="00BD6C4F">
      <w:pPr>
        <w:rPr>
          <w:rtl/>
        </w:rPr>
      </w:pPr>
      <w:r>
        <w:rPr>
          <w:rtl/>
        </w:rPr>
        <w:t>וכי יש דבר שאילו אכלו אחר לא מיחייב, ואכלו זה מיחייב?</w:t>
      </w:r>
      <w:r w:rsidR="00BD6C4F" w:rsidRPr="00C63571">
        <w:rPr>
          <w:rtl/>
        </w:rPr>
        <w:t xml:space="preserve"> </w:t>
      </w:r>
    </w:p>
    <w:p w14:paraId="51F5696D" w14:textId="780A2276" w:rsidR="0046556D" w:rsidRDefault="003C2D62" w:rsidP="008B2609">
      <w:pPr>
        <w:pStyle w:val="affffb"/>
        <w:rPr>
          <w:rtl/>
        </w:rPr>
      </w:pPr>
      <w:r>
        <w:rPr>
          <w:rtl/>
        </w:rPr>
        <w:t>- זה לפי מחשבתו וזה לפי מחשבתו.</w:t>
      </w:r>
    </w:p>
    <w:p w14:paraId="24770460" w14:textId="77777777" w:rsidR="002B47B5" w:rsidRDefault="002B47B5" w:rsidP="008B2609">
      <w:pPr>
        <w:pStyle w:val="38"/>
        <w:framePr w:wrap="notBeside"/>
        <w:rPr>
          <w:rtl/>
        </w:rPr>
      </w:pPr>
      <w:r>
        <w:rPr>
          <w:rtl/>
        </w:rPr>
        <w:t>ורבא:</w:t>
      </w:r>
    </w:p>
    <w:p w14:paraId="28DA9EE1" w14:textId="3E4BAA74" w:rsidR="0046556D" w:rsidRDefault="00614C62" w:rsidP="00BD6C4F">
      <w:pPr>
        <w:rPr>
          <w:rtl/>
        </w:rPr>
      </w:pPr>
      <w:r>
        <w:rPr>
          <w:rtl/>
        </w:rPr>
        <w:t xml:space="preserve">את"ל ס"ל </w:t>
      </w:r>
      <w:r w:rsidRPr="008B2609">
        <w:rPr>
          <w:rStyle w:val="2fb"/>
          <w:rtl/>
        </w:rPr>
        <w:t>ראבר"ש</w:t>
      </w:r>
      <w:r>
        <w:rPr>
          <w:rtl/>
        </w:rPr>
        <w:t xml:space="preserve"> מחשבת אוכלין שמה מחשבה - חישב לאוכלה מתה ואכלה חיה פטור.</w:t>
      </w:r>
      <w:r w:rsidR="00BD6C4F" w:rsidRPr="00C63571">
        <w:rPr>
          <w:rtl/>
        </w:rPr>
        <w:t xml:space="preserve"> </w:t>
      </w:r>
    </w:p>
    <w:p w14:paraId="6F963DB5" w14:textId="77777777" w:rsidR="002B47B5" w:rsidRDefault="002B47B5" w:rsidP="008B2609">
      <w:pPr>
        <w:pStyle w:val="38"/>
        <w:framePr w:wrap="notBeside"/>
        <w:rPr>
          <w:rtl/>
        </w:rPr>
      </w:pPr>
      <w:r>
        <w:rPr>
          <w:rtl/>
        </w:rPr>
        <w:t>אביי:</w:t>
      </w:r>
    </w:p>
    <w:p w14:paraId="660DE13F" w14:textId="68B7DFAA" w:rsidR="0046556D" w:rsidRDefault="00614C62" w:rsidP="00BD6C4F">
      <w:pPr>
        <w:rPr>
          <w:rtl/>
        </w:rPr>
      </w:pPr>
      <w:r>
        <w:rPr>
          <w:rtl/>
        </w:rPr>
        <w:t>וכי יש דבר שאילו אכלו אחר מחייב ואכלו זה פטור? - זה לפי מחשבתו וזה לפי מחשבתו.</w:t>
      </w:r>
    </w:p>
    <w:p w14:paraId="7E008C02" w14:textId="77777777" w:rsidR="002B47B5" w:rsidRDefault="002B47B5" w:rsidP="008B2609">
      <w:pPr>
        <w:pStyle w:val="38"/>
        <w:framePr w:wrap="notBeside"/>
        <w:rPr>
          <w:rtl/>
        </w:rPr>
      </w:pPr>
      <w:r>
        <w:rPr>
          <w:rtl/>
        </w:rPr>
        <w:lastRenderedPageBreak/>
        <w:t>רי"ו:</w:t>
      </w:r>
    </w:p>
    <w:p w14:paraId="0152F69F" w14:textId="77777777" w:rsidR="002B47B5" w:rsidRPr="008B2609" w:rsidRDefault="002B47B5" w:rsidP="008B2609">
      <w:pPr>
        <w:pStyle w:val="afffff8"/>
        <w:rPr>
          <w:color w:val="7B3F00"/>
          <w:rtl/>
        </w:rPr>
      </w:pPr>
      <w:r w:rsidRPr="008B2609">
        <w:rPr>
          <w:color w:val="7B3F00"/>
          <w:rtl/>
        </w:rPr>
        <w:t>אבר מן החי, בשר מן החי ובשר מן הטרפה</w:t>
      </w:r>
    </w:p>
    <w:p w14:paraId="3D8720FA" w14:textId="3F4E8831" w:rsidR="0046556D" w:rsidRDefault="00BD6C4F" w:rsidP="00BD6C4F">
      <w:pPr>
        <w:rPr>
          <w:rtl/>
        </w:rPr>
      </w:pPr>
      <w:r>
        <w:rPr>
          <w:rFonts w:hint="cs"/>
          <w:rtl/>
        </w:rPr>
        <w:t xml:space="preserve"> </w:t>
      </w:r>
      <w:r>
        <w:rPr>
          <w:rtl/>
        </w:rPr>
        <w:t xml:space="preserve">'</w:t>
      </w:r>
      <w:r>
        <w:rPr>
          <w:rStyle w:val="afffff0"/>
          <w:rtl/>
          <w:rPrChange w:id="9105" w:author="מנוע פסוקים" w:date="2026-10-05T16:37:55Z">
            <w:rPr>
              <w:rtl/>
            </w:rPr>
          </w:rPrChange>
        </w:rPr>
        <w:t xml:space="preserve">לא תאכל הנפש עם הבשר</w:t>
      </w:r>
      <w:r>
        <w:rPr>
          <w:rtl/>
        </w:rPr>
        <w:t xml:space="preserve">' - זה אבר מן החי,</w:t>
      </w:r>
      <w:r w:rsidRPr="00C63571">
        <w:rPr>
          <w:rtl/>
        </w:rPr>
        <w:t xml:space="preserve"> </w:t>
      </w:r>
    </w:p>
    <w:p w14:paraId="0408F0AA" w14:textId="0E310B1A" w:rsidR="0046556D" w:rsidRDefault="00614C62" w:rsidP="00BD6C4F">
      <w:pPr>
        <w:rPr>
          <w:rtl/>
        </w:rPr>
      </w:pPr>
      <w:r>
        <w:rPr>
          <w:rtl/>
        </w:rPr>
        <w:t xml:space="preserve">'</w:t>
      </w:r>
      <w:r>
        <w:rPr>
          <w:rStyle w:val="afffff0"/>
          <w:rtl/>
          <w:rPrChange w:id="9106" w:author="מנוע פסוקים" w:date="2026-10-05T16:37:55Z">
            <w:rPr>
              <w:rtl/>
            </w:rPr>
          </w:rPrChange>
        </w:rPr>
        <w:t xml:space="preserve">ובשר בשדה טרפה לא תאכלו</w:t>
      </w:r>
      <w:r>
        <w:rPr>
          <w:rtl/>
        </w:rPr>
        <w:t xml:space="preserve">' - זה בשר מן החי ובשר מן הטרפה.</w:t>
      </w:r>
      <w:r w:rsidR="00BD6C4F" w:rsidRPr="00C63571">
        <w:rPr>
          <w:rtl/>
        </w:rPr>
        <w:t xml:space="preserve"> </w:t>
      </w:r>
    </w:p>
    <w:p w14:paraId="273BA4B5" w14:textId="77777777" w:rsidR="002B47B5" w:rsidRDefault="002B47B5" w:rsidP="008B2609">
      <w:pPr>
        <w:pStyle w:val="38"/>
        <w:framePr w:wrap="notBeside"/>
        <w:rPr>
          <w:rtl/>
        </w:rPr>
      </w:pPr>
      <w:r>
        <w:rPr>
          <w:rtl/>
        </w:rPr>
        <w:t>ורשב"ל:</w:t>
      </w:r>
    </w:p>
    <w:p w14:paraId="66055510" w14:textId="7AD944A3" w:rsidR="0046556D" w:rsidRDefault="00614C62" w:rsidP="00BD6C4F">
      <w:pPr>
        <w:rPr>
          <w:rtl/>
        </w:rPr>
      </w:pPr>
      <w:r>
        <w:rPr>
          <w:rtl/>
        </w:rPr>
        <w:t xml:space="preserve">'</w:t>
      </w:r>
      <w:r>
        <w:rPr>
          <w:rStyle w:val="afffff0"/>
          <w:rtl/>
          <w:rPrChange w:id="9107" w:author="מנוע פסוקים" w:date="2026-10-05T16:37:55Z">
            <w:rPr>
              <w:rtl/>
            </w:rPr>
          </w:rPrChange>
        </w:rPr>
        <w:t xml:space="preserve">לא תאכל הנפש עם הבשר</w:t>
      </w:r>
      <w:r>
        <w:rPr>
          <w:rtl/>
        </w:rPr>
        <w:t xml:space="preserve">' - זה אבר מן החי ובשר מן החי,</w:t>
      </w:r>
      <w:r w:rsidR="00BD6C4F" w:rsidRPr="00C63571">
        <w:rPr>
          <w:rtl/>
        </w:rPr>
        <w:t xml:space="preserve"> </w:t>
      </w:r>
    </w:p>
    <w:p w14:paraId="759D4690" w14:textId="7C2B0B29" w:rsidR="0046556D" w:rsidRDefault="00BD6C4F" w:rsidP="00BD6C4F">
      <w:pPr>
        <w:rPr>
          <w:rtl/>
        </w:rPr>
      </w:pPr>
      <w:r>
        <w:rPr>
          <w:rFonts w:hint="cs"/>
          <w:rtl/>
        </w:rPr>
        <w:t>'</w:t>
      </w:r>
      <w:r>
        <w:rPr>
          <w:rStyle w:val="afffff0"/>
          <w:rtl/>
          <w:rPrChange w:id="9108" w:author="מנוע פסוקים" w:date="2026-10-05T16:37:55Z">
            <w:rPr>
              <w:rtl/>
            </w:rPr>
          </w:rPrChange>
        </w:rPr>
        <w:t xml:space="preserve">ובשר בשדה טרפה לא תאכלו</w:t>
      </w:r>
      <w:r>
        <w:rPr>
          <w:rFonts w:hint="cs"/>
          <w:rtl/>
        </w:rPr>
        <w:t>'</w:t>
      </w:r>
      <w:r w:rsidRPr="00C63571">
        <w:rPr>
          <w:rtl/>
        </w:rPr>
        <w:t xml:space="preserve"> - זה בשר מן הטרפה.</w:t>
      </w:r>
    </w:p>
    <w:p w14:paraId="2DA8F6E7" w14:textId="0D56A772" w:rsidR="0046556D" w:rsidRDefault="00614C62" w:rsidP="00BD6C4F">
      <w:pPr>
        <w:rPr>
          <w:rtl/>
        </w:rPr>
      </w:pPr>
      <w:r>
        <w:rPr>
          <w:rtl/>
        </w:rPr>
        <w:t xml:space="preserve">אכל אבר מן החי ובשר מן החי - </w:t>
      </w:r>
      <w:r w:rsidRPr="008B2609">
        <w:rPr>
          <w:rStyle w:val="2fb"/>
          <w:rtl/>
        </w:rPr>
        <w:t>לרי"ו</w:t>
      </w:r>
      <w:r>
        <w:rPr>
          <w:rtl/>
        </w:rPr>
        <w:t xml:space="preserve"> חייב שתים, </w:t>
      </w:r>
      <w:r w:rsidRPr="008B2609">
        <w:rPr>
          <w:rStyle w:val="2fb"/>
          <w:rtl/>
        </w:rPr>
        <w:t>לרשב"ל</w:t>
      </w:r>
      <w:r>
        <w:rPr>
          <w:rtl/>
        </w:rPr>
        <w:t xml:space="preserve"> אינו חייב אלא אחת,</w:t>
      </w:r>
    </w:p>
    <w:p w14:paraId="4614C7AC" w14:textId="5140B9A0" w:rsidR="0046556D" w:rsidRDefault="00614C62" w:rsidP="00BD6C4F">
      <w:pPr>
        <w:rPr>
          <w:rtl/>
        </w:rPr>
      </w:pPr>
      <w:r>
        <w:rPr>
          <w:rtl/>
        </w:rPr>
        <w:t xml:space="preserve">אכל בשר מן החי ובשר מן הטרפה - </w:t>
      </w:r>
      <w:r w:rsidRPr="008B2609">
        <w:rPr>
          <w:rStyle w:val="2fb"/>
          <w:rtl/>
        </w:rPr>
        <w:t>לרשב"ל</w:t>
      </w:r>
      <w:r>
        <w:rPr>
          <w:rtl/>
        </w:rPr>
        <w:t xml:space="preserve"> חייב שתים, </w:t>
      </w:r>
      <w:r w:rsidRPr="008B2609">
        <w:rPr>
          <w:rStyle w:val="2fb"/>
          <w:rtl/>
        </w:rPr>
        <w:t>לרי"ו</w:t>
      </w:r>
      <w:r>
        <w:rPr>
          <w:rtl/>
        </w:rPr>
        <w:t xml:space="preserve"> אינו חייב אלא אחת,</w:t>
      </w:r>
    </w:p>
    <w:p w14:paraId="263CDD77" w14:textId="77777777" w:rsidR="0046556D" w:rsidRDefault="00BD6C4F" w:rsidP="00BD6C4F">
      <w:pPr>
        <w:rPr>
          <w:rtl/>
        </w:rPr>
      </w:pPr>
      <w:r w:rsidRPr="00C63571">
        <w:rPr>
          <w:rtl/>
        </w:rPr>
        <w:t>אכל אבר מן החי ובשר מן הטרפה - לדברי הכל חייב שתים.</w:t>
      </w:r>
    </w:p>
    <w:p w14:paraId="0808D8C1" w14:textId="77777777" w:rsidR="00BD6C4F" w:rsidRPr="00C63571" w:rsidRDefault="00BD6C4F" w:rsidP="00F07436">
      <w:pPr>
        <w:pStyle w:val="afff3"/>
        <w:framePr w:wrap="around"/>
        <w:rPr>
          <w:rtl/>
        </w:rPr>
      </w:pPr>
      <w:r>
        <w:rPr>
          <w:rFonts w:hint="cs"/>
          <w:rtl/>
        </w:rPr>
        <w:t>קג.</w:t>
      </w:r>
    </w:p>
    <w:p w14:paraId="298567F3" w14:textId="77777777" w:rsidR="002B47B5" w:rsidRDefault="002B47B5" w:rsidP="008B2609">
      <w:pPr>
        <w:pStyle w:val="38"/>
        <w:framePr w:wrap="notBeside"/>
        <w:rPr>
          <w:rtl/>
        </w:rPr>
      </w:pPr>
      <w:r>
        <w:rPr>
          <w:rtl/>
        </w:rPr>
        <w:t>ויקשה</w:t>
      </w:r>
    </w:p>
    <w:p w14:paraId="56701245" w14:textId="3FA7146B" w:rsidR="0046556D" w:rsidRDefault="00BD6C4F" w:rsidP="00BD6C4F">
      <w:pPr>
        <w:rPr>
          <w:rtl/>
        </w:rPr>
      </w:pPr>
      <w:r>
        <w:rPr>
          <w:rFonts w:hint="cs"/>
          <w:rtl/>
        </w:rPr>
        <w:t xml:space="preserve"> </w:t>
      </w:r>
      <w:r w:rsidR="00614C62">
        <w:rPr>
          <w:rtl/>
        </w:rPr>
        <w:t xml:space="preserve">דאיתמר אכל אבר מן החי מן הטרפה, </w:t>
      </w:r>
      <w:r w:rsidR="00614C62" w:rsidRPr="008B2609">
        <w:rPr>
          <w:rStyle w:val="2fb"/>
          <w:rtl/>
        </w:rPr>
        <w:t>רי"ו</w:t>
      </w:r>
      <w:r w:rsidR="00614C62">
        <w:rPr>
          <w:rtl/>
        </w:rPr>
        <w:t xml:space="preserve">: חייב שתים, </w:t>
      </w:r>
      <w:r w:rsidR="00614C62" w:rsidRPr="008B2609">
        <w:rPr>
          <w:rStyle w:val="2fb"/>
          <w:rtl/>
        </w:rPr>
        <w:t>ורשב"ל</w:t>
      </w:r>
      <w:r w:rsidR="00614C62">
        <w:rPr>
          <w:rtl/>
        </w:rPr>
        <w:t>: אינו חייב אלא אחת,</w:t>
      </w:r>
      <w:r w:rsidRPr="00C63571">
        <w:rPr>
          <w:rtl/>
        </w:rPr>
        <w:t xml:space="preserve"> </w:t>
      </w:r>
    </w:p>
    <w:p w14:paraId="2479B6B6" w14:textId="1147BE1C" w:rsidR="0046556D" w:rsidRDefault="00614C62" w:rsidP="00BD6C4F">
      <w:pPr>
        <w:rPr>
          <w:rtl/>
        </w:rPr>
      </w:pPr>
      <w:r w:rsidRPr="008B2609">
        <w:rPr>
          <w:rStyle w:val="2fb"/>
          <w:rtl/>
        </w:rPr>
        <w:t>לרי"ו</w:t>
      </w:r>
      <w:r>
        <w:rPr>
          <w:rtl/>
        </w:rPr>
        <w:t xml:space="preserve"> ניחא,</w:t>
      </w:r>
      <w:r w:rsidR="00BD6C4F" w:rsidRPr="00C63571">
        <w:rPr>
          <w:rtl/>
        </w:rPr>
        <w:t xml:space="preserve"> </w:t>
      </w:r>
    </w:p>
    <w:p w14:paraId="6C632F31" w14:textId="4D29CDC7" w:rsidR="0046556D" w:rsidRDefault="00614C62" w:rsidP="00BD6C4F">
      <w:pPr>
        <w:rPr>
          <w:rtl/>
        </w:rPr>
      </w:pPr>
      <w:r w:rsidRPr="008B2609">
        <w:rPr>
          <w:rStyle w:val="2fb"/>
          <w:rtl/>
        </w:rPr>
        <w:t>ולרשב"ל</w:t>
      </w:r>
      <w:r>
        <w:rPr>
          <w:rtl/>
        </w:rPr>
        <w:t xml:space="preserve"> - כאן בבהמה אחת שחלקו, כאן בשתי בהמות שמחייב שתים.</w:t>
      </w:r>
      <w:r w:rsidR="00BD6C4F" w:rsidRPr="00C63571">
        <w:rPr>
          <w:rtl/>
        </w:rPr>
        <w:t xml:space="preserve"> </w:t>
      </w:r>
    </w:p>
    <w:p w14:paraId="0FCD63CE" w14:textId="77777777" w:rsidR="002B47B5" w:rsidRDefault="002B47B5" w:rsidP="008B2609">
      <w:pPr>
        <w:pStyle w:val="38"/>
        <w:framePr w:wrap="notBeside"/>
        <w:rPr>
          <w:rtl/>
        </w:rPr>
      </w:pPr>
      <w:r>
        <w:rPr>
          <w:rtl/>
        </w:rPr>
        <w:t>א. אביי:</w:t>
      </w:r>
    </w:p>
    <w:p w14:paraId="34166B27" w14:textId="36A7F911" w:rsidR="0046556D" w:rsidRDefault="00BD6C4F" w:rsidP="00BD6C4F">
      <w:pPr>
        <w:rPr>
          <w:rtl/>
        </w:rPr>
      </w:pPr>
      <w:r>
        <w:rPr>
          <w:rFonts w:hint="cs"/>
          <w:rtl/>
        </w:rPr>
        <w:t xml:space="preserve"> </w:t>
      </w:r>
      <w:r w:rsidR="00614C62">
        <w:rPr>
          <w:rtl/>
        </w:rPr>
        <w:t>כגון שנטרפה עם יציאת רובה,</w:t>
      </w:r>
      <w:r w:rsidRPr="00C63571">
        <w:rPr>
          <w:rtl/>
        </w:rPr>
        <w:t xml:space="preserve"> </w:t>
      </w:r>
    </w:p>
    <w:p w14:paraId="5B1996DA" w14:textId="6B02AB53" w:rsidR="0046556D" w:rsidRDefault="00614C62" w:rsidP="00BD6C4F">
      <w:pPr>
        <w:rPr>
          <w:rtl/>
        </w:rPr>
      </w:pPr>
      <w:r>
        <w:rPr>
          <w:rtl/>
        </w:rPr>
        <w:t>מ"ס בהמה בחייה לאברים עומדת, ואיסור טרפה ואיסור אבר באים כאחד,</w:t>
      </w:r>
      <w:r w:rsidR="00BD6C4F" w:rsidRPr="00C63571">
        <w:rPr>
          <w:rtl/>
        </w:rPr>
        <w:t xml:space="preserve"> </w:t>
      </w:r>
    </w:p>
    <w:p w14:paraId="7FBD014F" w14:textId="4824F7B6" w:rsidR="0046556D" w:rsidRDefault="00614C62" w:rsidP="00BD6C4F">
      <w:pPr>
        <w:rPr>
          <w:b/>
          <w:bCs/>
          <w:rtl/>
        </w:rPr>
      </w:pPr>
      <w:r>
        <w:rPr>
          <w:rtl/>
        </w:rPr>
        <w:t>ומ"ס בהמה בחייה לא לאברים עומדת, ואין איסור אבר חל על איסור טרפה.</w:t>
      </w:r>
    </w:p>
    <w:p w14:paraId="6D3B9B51" w14:textId="77777777" w:rsidR="002B47B5" w:rsidRDefault="002B47B5" w:rsidP="008B2609">
      <w:pPr>
        <w:pStyle w:val="38"/>
        <w:framePr w:wrap="notBeside"/>
        <w:rPr>
          <w:rtl/>
        </w:rPr>
      </w:pPr>
      <w:r>
        <w:rPr>
          <w:rtl/>
        </w:rPr>
        <w:t>ב. וא"ד</w:t>
      </w:r>
    </w:p>
    <w:p w14:paraId="10E824EB" w14:textId="250903CC" w:rsidR="0046556D" w:rsidRDefault="00614C62" w:rsidP="00BD6C4F">
      <w:pPr>
        <w:rPr>
          <w:rtl/>
        </w:rPr>
      </w:pPr>
      <w:r>
        <w:rPr>
          <w:b/>
          <w:bCs/>
          <w:rtl/>
        </w:rPr>
        <w:t>לכו"ע בהמה בחייה לא לאברים עומדת, וחלקו בחלות איסור אבמ"ה על טריפה.</w:t>
      </w:r>
      <w:r w:rsidR="00BD6C4F">
        <w:rPr>
          <w:rFonts w:hint="cs"/>
          <w:rtl/>
        </w:rPr>
        <w:t xml:space="preserve"> </w:t>
      </w:r>
    </w:p>
    <w:p w14:paraId="7A363D7F" w14:textId="77777777" w:rsidR="002B47B5" w:rsidRDefault="002B47B5" w:rsidP="008B2609">
      <w:pPr>
        <w:pStyle w:val="38"/>
        <w:framePr w:wrap="notBeside"/>
        <w:rPr>
          <w:rtl/>
        </w:rPr>
      </w:pPr>
      <w:r>
        <w:rPr>
          <w:rtl/>
        </w:rPr>
        <w:t>ג. וא"ד</w:t>
      </w:r>
    </w:p>
    <w:p w14:paraId="34DD1088" w14:textId="3702EDE1" w:rsidR="0046556D" w:rsidRDefault="00614C62" w:rsidP="00BD6C4F">
      <w:pPr>
        <w:rPr>
          <w:rtl/>
        </w:rPr>
      </w:pPr>
      <w:r>
        <w:rPr>
          <w:b/>
          <w:bCs/>
          <w:rtl/>
        </w:rPr>
        <w:t>לכו"ע בהמה בחייה לאברים עומדת, ושנטרפה לאח"כ, וחלקו בחלות איסור טרפה על אבמ"ה.</w:t>
      </w:r>
      <w:r w:rsidR="00BD6C4F">
        <w:rPr>
          <w:rFonts w:hint="cs"/>
          <w:rtl/>
        </w:rPr>
        <w:t xml:space="preserve"> </w:t>
      </w:r>
    </w:p>
    <w:p w14:paraId="79CB2FE7" w14:textId="77777777" w:rsidR="002B47B5" w:rsidRDefault="002B47B5" w:rsidP="008B2609">
      <w:pPr>
        <w:pStyle w:val="38"/>
        <w:framePr w:wrap="notBeside"/>
        <w:rPr>
          <w:rtl/>
        </w:rPr>
      </w:pPr>
      <w:r>
        <w:rPr>
          <w:rtl/>
        </w:rPr>
        <w:t>ד. רבא:</w:t>
      </w:r>
    </w:p>
    <w:p w14:paraId="1FCFFDFC" w14:textId="20CA7BDE" w:rsidR="0046556D" w:rsidRDefault="00614C62" w:rsidP="00BD6C4F">
      <w:pPr>
        <w:rPr>
          <w:rtl/>
        </w:rPr>
      </w:pPr>
      <w:r>
        <w:rPr>
          <w:b/>
          <w:bCs/>
          <w:rtl/>
        </w:rPr>
        <w:t>כגון שתלש ממנה אבר וטרפה בו, וחלקו אם לא לאברים עומדת והאיסורים באים כאחד,</w:t>
      </w:r>
      <w:r w:rsidR="00BD6C4F">
        <w:rPr>
          <w:rFonts w:hint="cs"/>
          <w:rtl/>
        </w:rPr>
        <w:t xml:space="preserve"> </w:t>
      </w:r>
    </w:p>
    <w:p w14:paraId="094F7874" w14:textId="0DDD458E" w:rsidR="0046556D" w:rsidRDefault="00614C62" w:rsidP="00BD6C4F">
      <w:pPr>
        <w:rPr>
          <w:rtl/>
        </w:rPr>
      </w:pPr>
      <w:r>
        <w:rPr>
          <w:b/>
          <w:bCs/>
          <w:rtl/>
        </w:rPr>
        <w:t>או בהמה בחייה לאברים עומדת, ואין איסור טרפה חל על איסור אבר.</w:t>
      </w:r>
    </w:p>
    <w:p w14:paraId="6F4A3E81" w14:textId="77777777" w:rsidR="002B47B5" w:rsidRDefault="002B47B5" w:rsidP="008B2609">
      <w:pPr>
        <w:pStyle w:val="38"/>
        <w:framePr w:wrap="notBeside"/>
        <w:rPr>
          <w:rtl/>
        </w:rPr>
      </w:pPr>
      <w:r>
        <w:rPr>
          <w:rtl/>
        </w:rPr>
        <w:t>רחב"א מרי"ו:</w:t>
      </w:r>
    </w:p>
    <w:p w14:paraId="127F6B1B" w14:textId="77777777" w:rsidR="002B47B5" w:rsidRPr="008B2609" w:rsidRDefault="002B47B5" w:rsidP="008B2609">
      <w:pPr>
        <w:pStyle w:val="afffff8"/>
        <w:rPr>
          <w:color w:val="7B3F00"/>
          <w:rtl/>
        </w:rPr>
      </w:pPr>
      <w:r w:rsidRPr="008B2609">
        <w:rPr>
          <w:color w:val="7B3F00"/>
          <w:rtl/>
        </w:rPr>
        <w:t>חלב מן החי מן הטרפה</w:t>
      </w:r>
    </w:p>
    <w:p w14:paraId="6F3037F0" w14:textId="3D475930" w:rsidR="0046556D" w:rsidRDefault="00BD6C4F" w:rsidP="00BD6C4F">
      <w:pPr>
        <w:rPr>
          <w:rtl/>
        </w:rPr>
      </w:pPr>
      <w:r>
        <w:rPr>
          <w:rFonts w:hint="cs"/>
          <w:rtl/>
        </w:rPr>
        <w:t xml:space="preserve"> </w:t>
      </w:r>
      <w:r w:rsidR="00614C62">
        <w:rPr>
          <w:rtl/>
        </w:rPr>
        <w:t xml:space="preserve">אכל חלב מן החי מן הטרפה חייב שתים, א"ל </w:t>
      </w:r>
      <w:r w:rsidR="00614C62" w:rsidRPr="008B2609">
        <w:rPr>
          <w:rStyle w:val="2fb"/>
          <w:rtl/>
        </w:rPr>
        <w:t>ר' אמי</w:t>
      </w:r>
      <w:r w:rsidR="00614C62">
        <w:rPr>
          <w:rtl/>
        </w:rPr>
        <w:t>: ויאמר מר שלש, שאני אומר שלש.</w:t>
      </w:r>
    </w:p>
    <w:p w14:paraId="7174B2ED" w14:textId="77777777" w:rsidR="002B47B5" w:rsidRDefault="002B47B5" w:rsidP="008B2609">
      <w:pPr>
        <w:pStyle w:val="38"/>
        <w:framePr w:wrap="notBeside"/>
        <w:rPr>
          <w:rtl/>
        </w:rPr>
      </w:pPr>
      <w:r>
        <w:rPr>
          <w:rtl/>
        </w:rPr>
        <w:t>ר' אבהו מרי"ו:</w:t>
      </w:r>
    </w:p>
    <w:p w14:paraId="2E56600A" w14:textId="711BCB71" w:rsidR="0046556D" w:rsidRDefault="00614C62" w:rsidP="00BD6C4F">
      <w:pPr>
        <w:rPr>
          <w:b/>
          <w:bCs/>
          <w:rtl/>
        </w:rPr>
      </w:pPr>
      <w:r>
        <w:rPr>
          <w:b/>
          <w:bCs/>
          <w:rtl/>
        </w:rPr>
        <w:t>אכל חלב מן החי מן הטרפה חייב שלש,</w:t>
      </w:r>
    </w:p>
    <w:p w14:paraId="42AF35CD" w14:textId="2FE25CC5" w:rsidR="0046556D" w:rsidRDefault="00614C62" w:rsidP="00BD6C4F">
      <w:pPr>
        <w:rPr>
          <w:rtl/>
        </w:rPr>
      </w:pPr>
      <w:r>
        <w:rPr>
          <w:b/>
          <w:bCs/>
          <w:rtl/>
        </w:rPr>
        <w:t>וחלקו שנטרפה עם יציאת רובה,</w:t>
      </w:r>
      <w:r w:rsidR="00BD6C4F" w:rsidRPr="00C63571">
        <w:rPr>
          <w:rtl/>
        </w:rPr>
        <w:t xml:space="preserve"> </w:t>
      </w:r>
    </w:p>
    <w:p w14:paraId="14CE36ED" w14:textId="77777777" w:rsidR="007909B1" w:rsidRDefault="007909B1" w:rsidP="008B2609">
      <w:pPr>
        <w:pStyle w:val="38"/>
        <w:framePr w:wrap="notBeside"/>
        <w:rPr>
          <w:rtl/>
        </w:rPr>
      </w:pPr>
      <w:r>
        <w:rPr>
          <w:rtl/>
        </w:rPr>
        <w:t>מ"ד שלש</w:t>
      </w:r>
    </w:p>
    <w:p w14:paraId="56AFCEF7" w14:textId="2AA034A7" w:rsidR="0046556D" w:rsidRDefault="004F7C28" w:rsidP="00BD6C4F">
      <w:pPr>
        <w:rPr>
          <w:rtl/>
        </w:rPr>
      </w:pPr>
      <w:r>
        <w:rPr>
          <w:rtl/>
        </w:rPr>
        <w:t>סבר בהמה בחייה לאברים עומדת, ואיסור חלב אבר וטרפה באים כאחד,</w:t>
      </w:r>
      <w:r w:rsidR="00BD6C4F" w:rsidRPr="00C63571">
        <w:rPr>
          <w:rtl/>
        </w:rPr>
        <w:t xml:space="preserve"> </w:t>
      </w:r>
    </w:p>
    <w:p w14:paraId="295E1C97" w14:textId="77777777" w:rsidR="007909B1" w:rsidRDefault="007909B1" w:rsidP="008B2609">
      <w:pPr>
        <w:pStyle w:val="38"/>
        <w:framePr w:wrap="notBeside"/>
        <w:rPr>
          <w:rtl/>
        </w:rPr>
      </w:pPr>
      <w:r>
        <w:rPr>
          <w:rtl/>
        </w:rPr>
        <w:t>ומ"ד שתים</w:t>
      </w:r>
    </w:p>
    <w:p w14:paraId="31A3BD3D" w14:textId="44AD51DD" w:rsidR="0046556D" w:rsidRDefault="004F7C28" w:rsidP="00BD6C4F">
      <w:pPr>
        <w:rPr>
          <w:rtl/>
        </w:rPr>
      </w:pPr>
      <w:r>
        <w:rPr>
          <w:rtl/>
        </w:rPr>
        <w:t>סבר בהמה בחייה לא לאברים עומדת, ואיסור חלב וטרפה יש, ואיסור אבר לא חל.</w:t>
      </w:r>
      <w:r w:rsidR="00BD6C4F">
        <w:rPr>
          <w:rFonts w:hint="cs"/>
          <w:rtl/>
        </w:rPr>
        <w:t xml:space="preserve"> </w:t>
      </w:r>
    </w:p>
    <w:p w14:paraId="1522C62B" w14:textId="77777777" w:rsidR="007909B1" w:rsidRDefault="007909B1" w:rsidP="008B2609">
      <w:pPr>
        <w:pStyle w:val="38"/>
        <w:framePr w:wrap="notBeside"/>
        <w:rPr>
          <w:rtl/>
        </w:rPr>
      </w:pPr>
      <w:r>
        <w:rPr>
          <w:rtl/>
        </w:rPr>
        <w:t>וא"ד</w:t>
      </w:r>
    </w:p>
    <w:p w14:paraId="719F8906" w14:textId="14231F09" w:rsidR="0046556D" w:rsidRDefault="004F7C28" w:rsidP="00BD6C4F">
      <w:pPr>
        <w:rPr>
          <w:rtl/>
        </w:rPr>
      </w:pPr>
      <w:r>
        <w:rPr>
          <w:b/>
          <w:bCs/>
          <w:rtl/>
        </w:rPr>
        <w:t>לכו"ע בהמה בחייה לא לאברים עומדת, וחלקו אם בא איסור אבר וחל על איסור חלב וטרפה.</w:t>
      </w:r>
      <w:r w:rsidR="00BD6C4F" w:rsidRPr="00C63571">
        <w:rPr>
          <w:rtl/>
        </w:rPr>
        <w:t xml:space="preserve"> </w:t>
      </w:r>
    </w:p>
    <w:p w14:paraId="1CA9BBBD" w14:textId="77777777" w:rsidR="007909B1" w:rsidRDefault="007909B1" w:rsidP="008B2609">
      <w:pPr>
        <w:pStyle w:val="38"/>
        <w:framePr w:wrap="notBeside"/>
        <w:rPr>
          <w:rtl/>
        </w:rPr>
      </w:pPr>
      <w:r>
        <w:rPr>
          <w:rtl/>
        </w:rPr>
        <w:t>וא"ד</w:t>
      </w:r>
    </w:p>
    <w:p w14:paraId="1058B068" w14:textId="59C65E01" w:rsidR="0046556D" w:rsidRDefault="004F7C28" w:rsidP="00BD6C4F">
      <w:pPr>
        <w:rPr>
          <w:rtl/>
        </w:rPr>
      </w:pPr>
      <w:r>
        <w:rPr>
          <w:b/>
          <w:bCs/>
          <w:rtl/>
        </w:rPr>
        <w:t>לכו"ע בהמה בחייה לאברים עומדת, ושנטרפה לאח"כ, וחלקו אם בא איסור טרפה וחל על איסור אבר,</w:t>
      </w:r>
      <w:r w:rsidR="00BD6C4F">
        <w:rPr>
          <w:rFonts w:hint="cs"/>
          <w:rtl/>
        </w:rPr>
        <w:t xml:space="preserve"> </w:t>
      </w:r>
    </w:p>
    <w:p w14:paraId="357437C2" w14:textId="724C0405" w:rsidR="0046556D" w:rsidRDefault="004F7C28" w:rsidP="00BD6C4F">
      <w:pPr>
        <w:rPr>
          <w:rtl/>
        </w:rPr>
      </w:pPr>
      <w:r>
        <w:rPr>
          <w:rtl/>
        </w:rPr>
        <w:t>אם דומה לחלב שאמרה תורה יבא איסור נבלה ויחול על איסור חלב, ויבא איסור טרפה ויחול על איסור חלב,</w:t>
      </w:r>
    </w:p>
    <w:p w14:paraId="468BED3C" w14:textId="5670FEFB" w:rsidR="0046556D" w:rsidRDefault="004F7C28" w:rsidP="00BD6C4F">
      <w:pPr>
        <w:rPr>
          <w:rtl/>
        </w:rPr>
      </w:pPr>
      <w:r>
        <w:rPr>
          <w:rtl/>
        </w:rPr>
        <w:t>או דוקא חלב שהותר מכללו, משא"כ אבר.</w:t>
      </w:r>
      <w:r w:rsidR="00BD6C4F">
        <w:rPr>
          <w:rFonts w:hint="cs"/>
          <w:rtl/>
        </w:rPr>
        <w:t xml:space="preserve"> </w:t>
      </w:r>
    </w:p>
    <w:p w14:paraId="0118F5E3" w14:textId="77777777" w:rsidR="00BD6C4F" w:rsidRDefault="00BD6C4F" w:rsidP="00F07436">
      <w:pPr>
        <w:pStyle w:val="afff3"/>
        <w:framePr w:wrap="around"/>
        <w:rPr>
          <w:rtl/>
        </w:rPr>
      </w:pPr>
      <w:r>
        <w:rPr>
          <w:rFonts w:hint="cs"/>
          <w:rtl/>
        </w:rPr>
        <w:t>קג.</w:t>
      </w:r>
    </w:p>
    <w:p w14:paraId="3539DF40" w14:textId="77777777" w:rsidR="007909B1" w:rsidRDefault="007909B1" w:rsidP="008B2609">
      <w:pPr>
        <w:pStyle w:val="38"/>
        <w:framePr w:wrap="notBeside"/>
        <w:rPr>
          <w:rtl/>
        </w:rPr>
      </w:pPr>
      <w:r>
        <w:rPr>
          <w:rtl/>
        </w:rPr>
        <w:t>א. ר"ד לרשב"ל מרי"ו:</w:t>
      </w:r>
    </w:p>
    <w:p w14:paraId="737BDEE3" w14:textId="77777777" w:rsidR="007909B1" w:rsidRPr="008B2609" w:rsidRDefault="007909B1" w:rsidP="008B2609">
      <w:pPr>
        <w:pStyle w:val="afffff8"/>
        <w:rPr>
          <w:color w:val="7B3F00"/>
          <w:rtl/>
        </w:rPr>
      </w:pPr>
      <w:r w:rsidRPr="008B2609">
        <w:rPr>
          <w:color w:val="7B3F00"/>
          <w:rtl/>
        </w:rPr>
        <w:t>חלקו מבחוץ ומבפנים</w:t>
      </w:r>
    </w:p>
    <w:p w14:paraId="359DA5D6" w14:textId="5FE672CA" w:rsidR="0046556D" w:rsidRDefault="00BD6C4F" w:rsidP="00BD6C4F">
      <w:pPr>
        <w:rPr>
          <w:rtl/>
        </w:rPr>
      </w:pPr>
      <w:r>
        <w:rPr>
          <w:rFonts w:hint="cs"/>
          <w:rtl/>
        </w:rPr>
        <w:t xml:space="preserve"> </w:t>
      </w:r>
      <w:r w:rsidR="004F7C28">
        <w:rPr>
          <w:rtl/>
        </w:rPr>
        <w:t>חלקו מבחוץ מהו? א"ל: פטור, מבפנים מהו? א"ל: חייב.</w:t>
      </w:r>
    </w:p>
    <w:p w14:paraId="3608DF46" w14:textId="77777777" w:rsidR="007909B1" w:rsidRDefault="007909B1" w:rsidP="008B2609">
      <w:pPr>
        <w:pStyle w:val="38"/>
        <w:framePr w:wrap="notBeside"/>
        <w:rPr>
          <w:rtl/>
        </w:rPr>
      </w:pPr>
      <w:r>
        <w:rPr>
          <w:rtl/>
        </w:rPr>
        <w:t>ב.</w:t>
      </w:r>
    </w:p>
    <w:p w14:paraId="7BEFC833" w14:textId="3EA93159" w:rsidR="0046556D" w:rsidRDefault="00BD6C4F" w:rsidP="00BD6C4F">
      <w:pPr>
        <w:rPr>
          <w:b/>
          <w:bCs/>
          <w:rtl/>
        </w:rPr>
      </w:pPr>
      <w:r>
        <w:rPr>
          <w:rFonts w:hint="cs"/>
          <w:rtl/>
        </w:rPr>
        <w:t xml:space="preserve">ב. </w:t>
      </w:r>
      <w:r w:rsidR="00FF1B4E">
        <w:rPr>
          <w:rtl/>
        </w:rPr>
        <w:t xml:space="preserve">כשבא </w:t>
      </w:r>
      <w:r w:rsidR="00FF1B4E" w:rsidRPr="008B2609">
        <w:rPr>
          <w:rStyle w:val="2fb"/>
          <w:rtl/>
        </w:rPr>
        <w:t>רבין</w:t>
      </w:r>
      <w:r w:rsidR="00FF1B4E">
        <w:rPr>
          <w:rtl/>
        </w:rPr>
        <w:t>:</w:t>
      </w:r>
      <w:r>
        <w:rPr>
          <w:rFonts w:hint="cs"/>
          <w:rtl/>
        </w:rPr>
        <w:t xml:space="preserve">  </w:t>
      </w:r>
      <w:r w:rsidRPr="006E1031">
        <w:rPr>
          <w:b/>
          <w:bCs/>
          <w:rtl/>
        </w:rPr>
        <w:t xml:space="preserve">חלקו מבחוץ </w:t>
      </w:r>
      <w:r w:rsidRPr="00C63571">
        <w:rPr>
          <w:rtl/>
        </w:rPr>
        <w:t xml:space="preserve">- פטור, </w:t>
      </w:r>
    </w:p>
    <w:p w14:paraId="38E04071" w14:textId="4EE5127F" w:rsidR="0046556D" w:rsidRDefault="004F7C28" w:rsidP="00BD6C4F">
      <w:pPr>
        <w:rPr>
          <w:rtl/>
        </w:rPr>
      </w:pPr>
      <w:r>
        <w:rPr>
          <w:rtl/>
        </w:rPr>
        <w:t xml:space="preserve">חלקו מבפנים - </w:t>
      </w:r>
      <w:r w:rsidRPr="008B2609">
        <w:rPr>
          <w:rStyle w:val="2fb"/>
          <w:rtl/>
        </w:rPr>
        <w:t>לרי"ו</w:t>
      </w:r>
      <w:r>
        <w:rPr>
          <w:rtl/>
        </w:rPr>
        <w:t xml:space="preserve"> חייב, שהרי נהנה גרונו בכזית,</w:t>
      </w:r>
      <w:r w:rsidR="00BD6C4F" w:rsidRPr="00C63571">
        <w:rPr>
          <w:rtl/>
        </w:rPr>
        <w:t xml:space="preserve"> </w:t>
      </w:r>
    </w:p>
    <w:p w14:paraId="0E1508E5" w14:textId="63B47FF6" w:rsidR="0046556D" w:rsidRDefault="004F7C28" w:rsidP="00BD6C4F">
      <w:pPr>
        <w:rPr>
          <w:rtl/>
        </w:rPr>
      </w:pPr>
      <w:r w:rsidRPr="008B2609">
        <w:rPr>
          <w:rStyle w:val="2fb"/>
          <w:rtl/>
        </w:rPr>
        <w:t>ולרשב"ל</w:t>
      </w:r>
      <w:r>
        <w:rPr>
          <w:rtl/>
        </w:rPr>
        <w:t xml:space="preserve"> פטור, שאכילה במעיו בעינן ואין. </w:t>
      </w:r>
      <w:r w:rsidRPr="008B2609">
        <w:rPr>
          <w:rStyle w:val="2fb"/>
          <w:rtl/>
        </w:rPr>
        <w:t>ולרשב"ל</w:t>
      </w:r>
      <w:r>
        <w:rPr>
          <w:rtl/>
        </w:rPr>
        <w:t xml:space="preserve"> מצינו שחייב בעצם קטנה שיש בה בשר גיד ועצם.</w:t>
      </w:r>
    </w:p>
    <w:p w14:paraId="65720C11" w14:textId="77777777" w:rsidR="007909B1" w:rsidRDefault="007909B1" w:rsidP="008B2609">
      <w:pPr>
        <w:pStyle w:val="38"/>
        <w:framePr w:wrap="notBeside"/>
        <w:rPr>
          <w:rtl/>
        </w:rPr>
      </w:pPr>
      <w:r>
        <w:rPr>
          <w:rtl/>
        </w:rPr>
        <w:lastRenderedPageBreak/>
        <w:t>ג. ר"א:</w:t>
      </w:r>
    </w:p>
    <w:p w14:paraId="5802E480" w14:textId="0A350304" w:rsidR="0046556D" w:rsidRDefault="00BD6C4F" w:rsidP="00BD6C4F">
      <w:pPr>
        <w:rPr>
          <w:rtl/>
        </w:rPr>
      </w:pPr>
      <w:r>
        <w:rPr>
          <w:rFonts w:hint="cs"/>
          <w:rtl/>
        </w:rPr>
        <w:t xml:space="preserve">   </w:t>
      </w:r>
      <w:r w:rsidR="004F7C28">
        <w:rPr>
          <w:rtl/>
        </w:rPr>
        <w:t>אפי' חלקו מבחוץ חייב, מחוסר קריבה לא כמחוסר מעשה.</w:t>
      </w:r>
    </w:p>
    <w:p w14:paraId="106E318D" w14:textId="77777777" w:rsidR="007909B1" w:rsidRDefault="007909B1" w:rsidP="008B2609">
      <w:pPr>
        <w:pStyle w:val="38"/>
        <w:framePr w:wrap="notBeside"/>
        <w:rPr>
          <w:rtl/>
        </w:rPr>
      </w:pPr>
      <w:r>
        <w:rPr>
          <w:rtl/>
        </w:rPr>
        <w:t>רשב"ל:</w:t>
      </w:r>
    </w:p>
    <w:p w14:paraId="6847E981" w14:textId="77777777" w:rsidR="007909B1" w:rsidRPr="008B2609" w:rsidRDefault="007909B1" w:rsidP="008B2609">
      <w:pPr>
        <w:pStyle w:val="afffff8"/>
        <w:rPr>
          <w:color w:val="7B3F00"/>
          <w:rtl/>
        </w:rPr>
      </w:pPr>
      <w:r w:rsidRPr="008B2609">
        <w:rPr>
          <w:color w:val="7B3F00"/>
          <w:rtl/>
        </w:rPr>
        <w:t>כזית של בין השינים</w:t>
      </w:r>
    </w:p>
    <w:p w14:paraId="0F74880E" w14:textId="2644CB84" w:rsidR="0046556D" w:rsidRDefault="00BD6C4F" w:rsidP="00BD6C4F">
      <w:pPr>
        <w:rPr>
          <w:rtl/>
        </w:rPr>
      </w:pPr>
      <w:r>
        <w:rPr>
          <w:rFonts w:hint="cs"/>
          <w:rtl/>
        </w:rPr>
        <w:t xml:space="preserve"> </w:t>
      </w:r>
      <w:r w:rsidR="00FF1B4E">
        <w:rPr>
          <w:rtl/>
        </w:rPr>
        <w:t xml:space="preserve">כזית שאמרו חוץ משל בין השינים, </w:t>
      </w:r>
      <w:r w:rsidR="00FF1B4E" w:rsidRPr="008B2609">
        <w:rPr>
          <w:rStyle w:val="2fb"/>
          <w:rtl/>
        </w:rPr>
        <w:t>ורי"ו</w:t>
      </w:r>
      <w:r w:rsidR="00FF1B4E">
        <w:rPr>
          <w:rtl/>
        </w:rPr>
        <w:t>: אף עם בין השינים.</w:t>
      </w:r>
    </w:p>
    <w:p w14:paraId="397B5069" w14:textId="77777777" w:rsidR="007909B1" w:rsidRDefault="007909B1" w:rsidP="008B2609">
      <w:pPr>
        <w:pStyle w:val="38"/>
        <w:framePr w:wrap="notBeside"/>
        <w:rPr>
          <w:rtl/>
        </w:rPr>
      </w:pPr>
      <w:r>
        <w:rPr>
          <w:rtl/>
        </w:rPr>
        <w:t>ר"פ:</w:t>
      </w:r>
    </w:p>
    <w:p w14:paraId="04944CD8" w14:textId="7A3A85FA" w:rsidR="0046556D" w:rsidRDefault="00BD6C4F" w:rsidP="00BD6C4F">
      <w:pPr>
        <w:rPr>
          <w:rtl/>
        </w:rPr>
      </w:pPr>
      <w:r>
        <w:rPr>
          <w:rFonts w:hint="cs"/>
          <w:rtl/>
        </w:rPr>
        <w:t xml:space="preserve"> </w:t>
      </w:r>
      <w:r w:rsidR="00FF1B4E">
        <w:rPr>
          <w:rtl/>
        </w:rPr>
        <w:t>בשל בין השינים לכו"ע פטור, וחלקו בבין החניכיים, אם נהנה גרונו בכזית או בעינן אכילה במעיו.</w:t>
      </w:r>
      <w:r>
        <w:rPr>
          <w:rFonts w:hint="cs"/>
          <w:rtl/>
        </w:rPr>
        <w:t xml:space="preserve"> </w:t>
      </w:r>
    </w:p>
    <w:p w14:paraId="4B7EDDB6" w14:textId="77777777" w:rsidR="007909B1" w:rsidRDefault="007909B1" w:rsidP="008B2609">
      <w:pPr>
        <w:pStyle w:val="38"/>
        <w:framePr w:wrap="notBeside"/>
        <w:rPr>
          <w:rtl/>
        </w:rPr>
      </w:pPr>
      <w:r>
        <w:rPr>
          <w:rtl/>
        </w:rPr>
        <w:t>רבי אסי מרי"ו:</w:t>
      </w:r>
    </w:p>
    <w:p w14:paraId="4854B716" w14:textId="1EC84E96" w:rsidR="0046556D" w:rsidRDefault="00BD6C4F" w:rsidP="00BD6C4F">
      <w:pPr>
        <w:rPr>
          <w:rtl/>
        </w:rPr>
      </w:pPr>
      <w:r>
        <w:rPr>
          <w:rFonts w:hint="cs"/>
          <w:rtl/>
        </w:rPr>
        <w:t xml:space="preserve"> </w:t>
      </w:r>
      <w:r>
        <w:rPr>
          <w:rtl/>
        </w:rPr>
        <w:t xml:space="preserve"> </w:t>
      </w:r>
      <w:r w:rsidR="00FF1B4E">
        <w:rPr>
          <w:rtl/>
        </w:rPr>
        <w:t>אכל חצי זית והקיאו וחזר ואכל חצי זית אחר - חייב, שהרי נהנה גרונו בכזית.</w:t>
      </w:r>
    </w:p>
    <w:p w14:paraId="5E06E5A3" w14:textId="77777777" w:rsidR="007909B1" w:rsidRDefault="007909B1" w:rsidP="008B2609">
      <w:pPr>
        <w:pStyle w:val="38"/>
        <w:framePr w:wrap="notBeside"/>
        <w:rPr>
          <w:rtl/>
        </w:rPr>
      </w:pPr>
      <w:r>
        <w:rPr>
          <w:rtl/>
        </w:rPr>
        <w:t>ר"א מר"א:</w:t>
      </w:r>
    </w:p>
    <w:p w14:paraId="75009ECE" w14:textId="314BFC8A" w:rsidR="0046556D" w:rsidRDefault="00BD6C4F" w:rsidP="00BD6C4F">
      <w:pPr>
        <w:rPr>
          <w:rtl/>
        </w:rPr>
      </w:pPr>
      <w:r w:rsidRPr="00AB425A">
        <w:rPr>
          <w:rFonts w:hint="cs"/>
          <w:b/>
          <w:bCs/>
          <w:rtl/>
        </w:rPr>
        <w:t xml:space="preserve"> </w:t>
      </w:r>
      <w:r w:rsidR="00FF1B4E">
        <w:rPr>
          <w:b/>
          <w:bCs/>
          <w:rtl/>
        </w:rPr>
        <w:t>אכל חצי זית והקיאו וחזר ואכלו, מהו?</w:t>
      </w:r>
      <w:r w:rsidRPr="00C63571">
        <w:rPr>
          <w:rtl/>
        </w:rPr>
        <w:t xml:space="preserve"> </w:t>
      </w:r>
    </w:p>
    <w:p w14:paraId="33D9408B" w14:textId="5F213C98" w:rsidR="0046556D" w:rsidRDefault="00FF1B4E" w:rsidP="00BD6C4F">
      <w:pPr>
        <w:rPr>
          <w:rtl/>
        </w:rPr>
      </w:pPr>
      <w:r>
        <w:rPr>
          <w:rtl/>
        </w:rPr>
        <w:t>אם אחר גרונו הולכים או אחר מעיו,</w:t>
      </w:r>
      <w:r w:rsidR="00BD6C4F" w:rsidRPr="00C63571">
        <w:rPr>
          <w:rtl/>
        </w:rPr>
        <w:t xml:space="preserve"> </w:t>
      </w:r>
    </w:p>
    <w:p w14:paraId="308DEA24" w14:textId="4A535462" w:rsidR="0046556D" w:rsidRDefault="00FF1B4E" w:rsidP="00BD6C4F">
      <w:pPr>
        <w:rPr>
          <w:rtl/>
        </w:rPr>
      </w:pPr>
      <w:r>
        <w:rPr>
          <w:rtl/>
        </w:rPr>
        <w:t xml:space="preserve">ולא פשט לו </w:t>
      </w:r>
      <w:r w:rsidRPr="008B2609">
        <w:rPr>
          <w:rStyle w:val="2fb"/>
          <w:rtl/>
        </w:rPr>
        <w:t>ר"א</w:t>
      </w:r>
      <w:r>
        <w:rPr>
          <w:rtl/>
        </w:rPr>
        <w:t xml:space="preserve">, ששכח שמועתו ששמע </w:t>
      </w:r>
      <w:r w:rsidRPr="008B2609">
        <w:rPr>
          <w:rStyle w:val="2fb"/>
          <w:rtl/>
        </w:rPr>
        <w:t>מרי"ו</w:t>
      </w:r>
      <w:r>
        <w:rPr>
          <w:rtl/>
        </w:rPr>
        <w:t xml:space="preserve">, ובא </w:t>
      </w:r>
      <w:r w:rsidRPr="008B2609">
        <w:rPr>
          <w:rStyle w:val="2fb"/>
          <w:rtl/>
        </w:rPr>
        <w:t>ר"א</w:t>
      </w:r>
      <w:r>
        <w:rPr>
          <w:rtl/>
        </w:rPr>
        <w:t xml:space="preserve"> להזכירו,</w:t>
      </w:r>
      <w:r w:rsidR="00BD6C4F">
        <w:rPr>
          <w:rFonts w:hint="cs"/>
          <w:rtl/>
        </w:rPr>
        <w:t xml:space="preserve"> </w:t>
      </w:r>
    </w:p>
    <w:p w14:paraId="4F5C3228" w14:textId="72D9F63E" w:rsidR="0046556D" w:rsidRDefault="00FF1B4E" w:rsidP="00BD6C4F">
      <w:pPr>
        <w:rPr>
          <w:rtl/>
        </w:rPr>
      </w:pPr>
      <w:r>
        <w:rPr>
          <w:rtl/>
        </w:rPr>
        <w:t>וכך אמר לו: למה לי חצי זית אחר, יאמר מר בו עצמו,</w:t>
      </w:r>
      <w:r w:rsidR="00BD6C4F" w:rsidRPr="00C63571">
        <w:rPr>
          <w:rtl/>
        </w:rPr>
        <w:t xml:space="preserve"> </w:t>
      </w:r>
    </w:p>
    <w:p w14:paraId="1EFD0286" w14:textId="3C585BD5" w:rsidR="0046556D" w:rsidRDefault="00061E4F" w:rsidP="00BD6C4F">
      <w:pPr>
        <w:rPr>
          <w:rtl/>
        </w:rPr>
      </w:pPr>
      <w:r>
        <w:rPr>
          <w:rtl/>
        </w:rPr>
        <w:t>דיש</w:t>
      </w:r>
      <w:r w:rsidR="00BD6C4F" w:rsidRPr="00C63571">
        <w:rPr>
          <w:rtl/>
        </w:rPr>
        <w:t xml:space="preserve"> </w:t>
      </w:r>
      <w:r w:rsidR="00DA409F">
        <w:rPr>
          <w:rtl/>
        </w:rPr>
        <w:t>שנשמע ממנו שתים, שלא הוי עיכול, ושהרי נהנה גרונו בכזית!</w:t>
      </w:r>
    </w:p>
    <w:p w14:paraId="6B5687EC" w14:textId="00002197" w:rsidR="0046556D" w:rsidRDefault="00FF1B4E" w:rsidP="00BD6C4F">
      <w:pPr>
        <w:rPr>
          <w:rtl/>
        </w:rPr>
      </w:pPr>
      <w:r>
        <w:rPr>
          <w:rtl/>
        </w:rPr>
        <w:t xml:space="preserve">שתק </w:t>
      </w:r>
      <w:r w:rsidRPr="008B2609">
        <w:rPr>
          <w:rStyle w:val="2fb"/>
          <w:rtl/>
        </w:rPr>
        <w:t>רב אסי</w:t>
      </w:r>
      <w:r>
        <w:rPr>
          <w:rtl/>
        </w:rPr>
        <w:t xml:space="preserve"> ולא אמר לו דבר.</w:t>
      </w:r>
      <w:r w:rsidR="00BD6C4F" w:rsidRPr="00C63571">
        <w:rPr>
          <w:rtl/>
        </w:rPr>
        <w:t xml:space="preserve"> </w:t>
      </w:r>
    </w:p>
    <w:p w14:paraId="71A9603E" w14:textId="6EC3C5B2" w:rsidR="0046556D" w:rsidRDefault="00FF1B4E" w:rsidP="00BD6C4F">
      <w:pPr>
        <w:rPr>
          <w:rtl/>
        </w:rPr>
      </w:pPr>
      <w:r>
        <w:rPr>
          <w:rtl/>
        </w:rPr>
        <w:t xml:space="preserve">א"ל </w:t>
      </w:r>
      <w:r w:rsidRPr="008B2609">
        <w:rPr>
          <w:rStyle w:val="2fb"/>
          <w:rtl/>
        </w:rPr>
        <w:t>ר"א</w:t>
      </w:r>
      <w:r>
        <w:rPr>
          <w:rtl/>
        </w:rPr>
        <w:t>: מופת הדור, הלא פעמים רבות</w:t>
      </w:r>
      <w:r w:rsidR="00BD6C4F">
        <w:rPr>
          <w:rFonts w:hint="cs"/>
          <w:rtl/>
        </w:rPr>
        <w:t xml:space="preserve"> אמרת לפני </w:t>
      </w:r>
      <w:r w:rsidR="00BD6C4F" w:rsidRPr="008B2609">
        <w:rPr>
          <w:rStyle w:val="2fb"/>
          <w:rFonts w:hint="cs"/>
          <w:rtl/>
        </w:rPr>
        <w:t>רי</w:t>
      </w:r>
      <w:r w:rsidR="00BF1CF6" w:rsidRPr="008B2609">
        <w:rPr>
          <w:rStyle w:val="2fb"/>
          <w:rtl/>
        </w:rPr>
        <w:t>"</w:t>
      </w:r>
      <w:r w:rsidR="00BD6C4F" w:rsidRPr="008B2609">
        <w:rPr>
          <w:rStyle w:val="2fb"/>
          <w:rFonts w:hint="cs"/>
          <w:rtl/>
        </w:rPr>
        <w:t>ו</w:t>
      </w:r>
      <w:r w:rsidR="00BD6C4F">
        <w:rPr>
          <w:rFonts w:hint="cs"/>
          <w:rtl/>
        </w:rPr>
        <w:t xml:space="preserve"> </w:t>
      </w:r>
      <w:r w:rsidR="00BD6C4F" w:rsidRPr="00C63571">
        <w:rPr>
          <w:rtl/>
        </w:rPr>
        <w:t>ואמר לך: הרי נהנה גרונו בכזית.</w:t>
      </w:r>
    </w:p>
    <w:p w14:paraId="09DE1FF1" w14:textId="77777777" w:rsidR="00BD6C4F" w:rsidRPr="00C63571" w:rsidRDefault="00BD6C4F" w:rsidP="00BD6C4F">
      <w:pPr>
        <w:pStyle w:val="affff"/>
        <w:rPr>
          <w:rtl/>
        </w:rPr>
      </w:pPr>
      <w:r w:rsidRPr="00C63571">
        <w:rPr>
          <w:rtl/>
        </w:rPr>
        <w:t>הדרן עלך גיד הנשה.</w:t>
      </w:r>
    </w:p>
    <w:p w14:paraId="297C05F1" w14:textId="77777777" w:rsidR="00BD6C4F" w:rsidRPr="00C63571" w:rsidRDefault="00BD6C4F" w:rsidP="00BD6C4F">
      <w:pPr>
        <w:pStyle w:val="affff"/>
        <w:sectPr w:rsidR="00BD6C4F" w:rsidRPr="00C63571" w:rsidSect="00550CEB">
          <w:pgSz w:w="5103" w:h="13041" w:code="8"/>
          <w:pgMar w:top="567" w:right="1134" w:bottom="284" w:left="567" w:header="284" w:footer="284" w:gutter="0"/>
          <w:pgNumType w:start="1"/>
          <w:cols w:space="284"/>
          <w:bidi/>
          <w:rtlGutter/>
          <w:docGrid w:linePitch="360"/>
        </w:sectPr>
      </w:pPr>
    </w:p>
    <w:p w14:paraId="15FCBA88" w14:textId="77777777" w:rsidR="0046556D" w:rsidRDefault="00BD6C4F" w:rsidP="00BD6C4F">
      <w:pPr>
        <w:rPr>
          <w:rtl/>
        </w:rPr>
      </w:pPr>
      <w:r w:rsidRPr="00C63571">
        <w:rPr>
          <w:rFonts w:hint="cs"/>
          <w:rtl/>
        </w:rPr>
        <w:lastRenderedPageBreak/>
        <w:t xml:space="preserve">פרק ח' </w:t>
      </w:r>
    </w:p>
    <w:p w14:paraId="1B8CADEE" w14:textId="77777777" w:rsidR="0046556D" w:rsidRDefault="00BD6C4F" w:rsidP="00BD6C4F">
      <w:pPr>
        <w:rPr>
          <w:rtl/>
        </w:rPr>
      </w:pPr>
      <w:r w:rsidRPr="00C63571">
        <w:rPr>
          <w:rFonts w:hint="cs"/>
          <w:rtl/>
        </w:rPr>
        <w:t xml:space="preserve">כל הבשר </w:t>
      </w:r>
    </w:p>
    <w:p w14:paraId="7EF9319D" w14:textId="77777777" w:rsidR="0046556D" w:rsidRDefault="00BD6C4F" w:rsidP="00BD6C4F">
      <w:pPr>
        <w:rPr>
          <w:rtl/>
        </w:rPr>
      </w:pPr>
      <w:r w:rsidRPr="00C63571">
        <w:rPr>
          <w:rFonts w:hint="cs"/>
          <w:rtl/>
        </w:rPr>
        <w:t>קג:- קיז:</w:t>
      </w:r>
    </w:p>
    <w:p w14:paraId="38F1500B" w14:textId="77777777" w:rsidR="0046556D" w:rsidRDefault="00BD6C4F" w:rsidP="00BD6C4F">
      <w:pPr>
        <w:rPr>
          <w:rtl/>
        </w:rPr>
      </w:pPr>
      <w:r w:rsidRPr="00C63571">
        <w:rPr>
          <w:rtl/>
        </w:rPr>
        <w:t>מתני'.</w:t>
      </w:r>
    </w:p>
    <w:p w14:paraId="1C988127" w14:textId="77777777" w:rsidR="0046556D" w:rsidRDefault="00BD6C4F" w:rsidP="00BD6C4F">
      <w:pPr>
        <w:rPr>
          <w:rtl/>
        </w:rPr>
      </w:pPr>
      <w:r w:rsidRPr="00C63571">
        <w:rPr>
          <w:rtl/>
        </w:rPr>
        <w:t>כל הבשר אסור לבשל בחלב - חוץ מבשר דגים וחגבים.</w:t>
      </w:r>
    </w:p>
    <w:p w14:paraId="219F6FC4" w14:textId="77777777" w:rsidR="0046556D" w:rsidRDefault="00BD6C4F" w:rsidP="00BD6C4F">
      <w:pPr>
        <w:rPr>
          <w:rtl/>
        </w:rPr>
      </w:pPr>
      <w:r w:rsidRPr="00C63571">
        <w:rPr>
          <w:rtl/>
        </w:rPr>
        <w:t>ואסור להעלות עם הגבינה על השלחן - חוץ מבשר דגים וחגבים.</w:t>
      </w:r>
    </w:p>
    <w:p w14:paraId="7C8F6753" w14:textId="77777777" w:rsidR="0046556D" w:rsidRDefault="00BD6C4F" w:rsidP="00BD6C4F">
      <w:pPr>
        <w:rPr>
          <w:rtl/>
        </w:rPr>
      </w:pPr>
      <w:r w:rsidRPr="00C63571">
        <w:rPr>
          <w:rtl/>
        </w:rPr>
        <w:t>[דף קד עמוד א] הנודר מן הבשר מותר בבשר דגים וחגבים.</w:t>
      </w:r>
    </w:p>
    <w:p w14:paraId="247BD30A" w14:textId="77777777" w:rsidR="0046556D" w:rsidRDefault="00BD6C4F" w:rsidP="00BD6C4F">
      <w:pPr>
        <w:jc w:val="center"/>
        <w:rPr>
          <w:rtl/>
        </w:rPr>
      </w:pPr>
      <w:r>
        <w:rPr>
          <w:rFonts w:ascii="BA חניכי הישיבות" w:hAnsi="BA חניכי הישיבות" w:cs="BA חניכי הישיבות"/>
          <w:rtl/>
        </w:rPr>
        <w:t>׻</w:t>
      </w:r>
    </w:p>
    <w:p w14:paraId="3D5BF216" w14:textId="77777777" w:rsidR="0046556D" w:rsidRDefault="0046556D" w:rsidP="00BD6C4F">
      <w:pPr>
        <w:rPr>
          <w:rtl/>
        </w:rPr>
      </w:pPr>
    </w:p>
    <w:p w14:paraId="0B630C77" w14:textId="77777777" w:rsidR="0046556D" w:rsidRDefault="00BD6C4F" w:rsidP="00BD6C4F">
      <w:pPr>
        <w:rPr>
          <w:rtl/>
        </w:rPr>
      </w:pPr>
      <w:r w:rsidRPr="00C63571">
        <w:rPr>
          <w:rtl/>
        </w:rPr>
        <w:t>גמ'.</w:t>
      </w:r>
    </w:p>
    <w:p w14:paraId="71E1D5DE" w14:textId="77777777" w:rsidR="0046556D" w:rsidRDefault="00BD6C4F" w:rsidP="00BD6C4F">
      <w:pPr>
        <w:rPr>
          <w:rtl/>
        </w:rPr>
      </w:pPr>
      <w:r w:rsidRPr="00C63571">
        <w:rPr>
          <w:rtl/>
        </w:rPr>
        <w:t>הא עוף - אסור מדאורייתא, כמאן - דלא כרבי עקיבא, דאי רבי עקיבא, האמר: חיה ועוף אינו מן התורה;</w:t>
      </w:r>
    </w:p>
    <w:p w14:paraId="7FD69F07" w14:textId="77777777" w:rsidR="0046556D" w:rsidRDefault="00BD6C4F" w:rsidP="00BD6C4F">
      <w:pPr>
        <w:rPr>
          <w:rtl/>
        </w:rPr>
      </w:pPr>
      <w:r>
        <w:rPr>
          <w:rtl/>
        </w:rPr>
        <w:t xml:space="preserve">אימא סיפא: הנודר מן הבשר מותר בבשר דגים וחגבים, הא עוף - אסור, אתאן לרבי עקיבא, דאמר כל מילי דמימליך עליה שליח בר מיניה הוא, דתניא: הנודר מן הירק - מותר בדלועין, </w:t>
      </w:r>
      <w:r>
        <w:rPr>
          <w:rStyle w:val="2fb"/>
          <w:rtl/>
          <w:rPrChange w:id="13227" w:author="מנוע אמוראים" w:date="2026-10-05T16:40:54Z">
            <w:rPr>
              <w:rtl/>
            </w:rPr>
          </w:rPrChange>
        </w:rPr>
        <w:t xml:space="preserve">ור"ע</w:t>
      </w:r>
      <w:r>
        <w:rPr>
          <w:rtl/>
        </w:rPr>
        <w:t xml:space="preserve"> אוסר, אמרו לו </w:t>
      </w:r>
      <w:r>
        <w:rPr>
          <w:rStyle w:val="2fb"/>
          <w:rtl/>
          <w:rPrChange w:id="13228" w:author="מנוע אמוראים" w:date="2026-10-05T16:40:54Z">
            <w:rPr>
              <w:rtl/>
            </w:rPr>
          </w:rPrChange>
        </w:rPr>
        <w:t xml:space="preserve">לר"ע</w:t>
      </w:r>
      <w:r>
        <w:rPr>
          <w:rtl/>
        </w:rPr>
        <w:t xml:space="preserve">: והלא אומר אדם לשלוחו קח לנו ירק והוא אומר לא מצאתי אלא דלועין!</w:t>
      </w:r>
    </w:p>
    <w:p w14:paraId="679FD9A2" w14:textId="77777777" w:rsidR="0046556D" w:rsidRDefault="00BD6C4F" w:rsidP="00BD6C4F">
      <w:pPr>
        <w:rPr>
          <w:rtl/>
        </w:rPr>
      </w:pPr>
      <w:r>
        <w:rPr>
          <w:rtl/>
        </w:rPr>
        <w:t xml:space="preserve">אמר להן: כן הדבר, כלום אומר לא מצאתי אלא קטנית? אלא - שדלועין בכלל ירק, ואין קטנית בכלל ירק, רישא רבנן וסיפא </w:t>
      </w:r>
      <w:r>
        <w:rPr>
          <w:rStyle w:val="2fb"/>
          <w:rtl/>
          <w:rPrChange w:id="13229" w:author="מנוע אמוראים" w:date="2026-10-05T16:40:54Z">
            <w:rPr>
              <w:rtl/>
            </w:rPr>
          </w:rPrChange>
        </w:rPr>
        <w:t xml:space="preserve">ר"ע</w:t>
      </w:r>
      <w:r>
        <w:rPr>
          <w:rtl/>
        </w:rPr>
        <w:t xml:space="preserve">!</w:t>
      </w:r>
    </w:p>
    <w:p w14:paraId="7A6D130F" w14:textId="77777777" w:rsidR="0046556D" w:rsidRDefault="00BD6C4F" w:rsidP="00BD6C4F">
      <w:pPr>
        <w:rPr>
          <w:rtl/>
        </w:rPr>
      </w:pPr>
      <w:r w:rsidRPr="00C63571">
        <w:rPr>
          <w:rtl/>
        </w:rPr>
        <w:t xml:space="preserve">אמר רב יוסף: רבי היא, ונסיב לה אליבא דתנאי, בנדרים </w:t>
      </w:r>
      <w:r>
        <w:rPr>
          <w:rtl/>
        </w:rPr>
        <w:t>ס"ל</w:t>
      </w:r>
      <w:r>
        <w:rPr>
          <w:rtl/>
        </w:rPr>
        <w:t xml:space="preserve"> </w:t>
      </w:r>
      <w:r>
        <w:rPr>
          <w:rStyle w:val="2fb"/>
          <w:rtl/>
          <w:rPrChange w:id="13230" w:author="מנוע אמוראים" w:date="2026-10-05T16:40:54Z">
            <w:rPr>
              <w:rtl/>
            </w:rPr>
          </w:rPrChange>
        </w:rPr>
        <w:t xml:space="preserve">כר"ע</w:t>
      </w:r>
      <w:r>
        <w:rPr>
          <w:rtl/>
        </w:rPr>
        <w:t xml:space="preserve">, בבשר בחלב - </w:t>
      </w:r>
      <w:r>
        <w:rPr>
          <w:rtl/>
        </w:rPr>
        <w:t>ס"ל</w:t>
      </w:r>
      <w:r w:rsidRPr="00C63571">
        <w:rPr>
          <w:rtl/>
        </w:rPr>
        <w:t xml:space="preserve"> כרבנן.</w:t>
      </w:r>
    </w:p>
    <w:p w14:paraId="45812647" w14:textId="77777777" w:rsidR="0046556D" w:rsidRDefault="00BD6C4F" w:rsidP="00BD6C4F">
      <w:pPr>
        <w:rPr>
          <w:rtl/>
        </w:rPr>
      </w:pPr>
      <w:r>
        <w:rPr>
          <w:rtl/>
        </w:rPr>
        <w:t xml:space="preserve">רב אשי אמר: כולה </w:t>
      </w:r>
      <w:r>
        <w:rPr>
          <w:rStyle w:val="2fb"/>
          <w:rtl/>
          <w:rPrChange w:id="13231" w:author="מנוע אמוראים" w:date="2026-10-05T16:40:54Z">
            <w:rPr>
              <w:rtl/>
            </w:rPr>
          </w:rPrChange>
        </w:rPr>
        <w:t xml:space="preserve">ר"ע</w:t>
      </w:r>
      <w:r>
        <w:rPr>
          <w:rtl/>
        </w:rPr>
        <w:t xml:space="preserve"> היא, והכי קאמר: כל הבשר אסור לבשל בחלב, מהן מדברי תורה, ומהן מדברי סופרים, חוץ מבשר דגים וחגבים - שאינם לא מדברי תורה ולא מדברי סופרים.</w:t>
      </w:r>
    </w:p>
    <w:p w14:paraId="06A64724" w14:textId="77777777" w:rsidR="0046556D" w:rsidRDefault="00BD6C4F" w:rsidP="00BD6C4F">
      <w:pPr>
        <w:jc w:val="center"/>
        <w:rPr>
          <w:rtl/>
        </w:rPr>
      </w:pPr>
      <w:r>
        <w:rPr>
          <w:rFonts w:ascii="BA חניכי הישיבות" w:hAnsi="BA חניכי הישיבות" w:cs="BA חניכי הישיבות"/>
          <w:rtl/>
        </w:rPr>
        <w:t>׻</w:t>
      </w:r>
    </w:p>
    <w:p w14:paraId="3403DF49" w14:textId="77777777" w:rsidR="0046556D" w:rsidRDefault="0046556D" w:rsidP="00BD6C4F">
      <w:pPr>
        <w:rPr>
          <w:rtl/>
        </w:rPr>
      </w:pPr>
    </w:p>
    <w:p w14:paraId="1399B7A2" w14:textId="77777777" w:rsidR="0046556D" w:rsidRDefault="00BD6C4F" w:rsidP="00BD6C4F">
      <w:pPr>
        <w:rPr>
          <w:rtl/>
        </w:rPr>
      </w:pPr>
      <w:r w:rsidRPr="00C63571">
        <w:rPr>
          <w:rtl/>
        </w:rPr>
        <w:t>ואסור להעלות [</w:t>
      </w:r>
      <w:r w:rsidR="00BF1CF6">
        <w:rPr>
          <w:rtl/>
        </w:rPr>
        <w:t>וכו#</w:t>
      </w:r>
      <w:r w:rsidRPr="00C63571">
        <w:rPr>
          <w:rtl/>
        </w:rPr>
        <w:t>].</w:t>
      </w:r>
    </w:p>
    <w:p w14:paraId="0B26799A" w14:textId="77777777" w:rsidR="0046556D" w:rsidRDefault="00BD6C4F" w:rsidP="00BD6C4F">
      <w:pPr>
        <w:rPr>
          <w:rtl/>
        </w:rPr>
      </w:pPr>
      <w:r w:rsidRPr="00C63571">
        <w:rPr>
          <w:rtl/>
        </w:rPr>
        <w:t>אמר רב יוסף: שמע מינה בשר עוף בחלב דאורייתא, דאי סלקא דעתך דרבנן, אכילה גופה גזירה, ואנן נגזר העלאה אטו אכילה!</w:t>
      </w:r>
    </w:p>
    <w:p w14:paraId="5E13C1D0" w14:textId="77777777" w:rsidR="0046556D" w:rsidRDefault="00BD6C4F" w:rsidP="00BD6C4F">
      <w:pPr>
        <w:rPr>
          <w:rtl/>
        </w:rPr>
      </w:pPr>
      <w:r w:rsidRPr="00C63571">
        <w:rPr>
          <w:rtl/>
        </w:rPr>
        <w:t>ומנא תימרא דלא גזרינן גזירה לגזירה - דתנן: חלת חוצה לארץ [דף קד עמוד ב] נאכלת עם הזר על השלחן, וניתנת לכל כהן שירצה.</w:t>
      </w:r>
    </w:p>
    <w:p w14:paraId="36FF4398" w14:textId="77777777" w:rsidR="0046556D" w:rsidRDefault="00BD6C4F" w:rsidP="00BD6C4F">
      <w:pPr>
        <w:rPr>
          <w:rtl/>
        </w:rPr>
      </w:pPr>
      <w:r w:rsidRPr="00C63571">
        <w:rPr>
          <w:rtl/>
        </w:rPr>
        <w:t>א"ל אביי: בשלמא אי אשמועינן חלת חוצה לארץ בארץ, דאיכא למיגזר משום חלת הארץ דאורייתא ולא גזרינן - איכא למשמע מינה, אלא חו"ל משום דליכא למיגזר הוא, אבל הכא - אי שרית ליה לאסוקי עוף וגבינה, אתי לאסוקי בשר וגבינה, ומיכל בשר בחלב דאורייתא.</w:t>
      </w:r>
    </w:p>
    <w:p w14:paraId="79D101CC" w14:textId="77777777" w:rsidR="0046556D" w:rsidRDefault="00767C59" w:rsidP="00BD6C4F">
      <w:pPr>
        <w:rPr>
          <w:rtl/>
        </w:rPr>
      </w:pPr>
      <w:r>
        <w:rPr>
          <w:rtl/>
        </w:rPr>
        <w:t>מתקיף</w:t>
      </w:r>
      <w:r w:rsidR="00BD6C4F" w:rsidRPr="00C63571">
        <w:rPr>
          <w:rtl/>
        </w:rPr>
        <w:t xml:space="preserve"> רב ששת: סוף סוף, צונן בצונן הוא!</w:t>
      </w:r>
    </w:p>
    <w:p w14:paraId="623ED84F" w14:textId="77777777" w:rsidR="0046556D" w:rsidRDefault="00BD6C4F" w:rsidP="00BD6C4F">
      <w:pPr>
        <w:rPr>
          <w:rtl/>
        </w:rPr>
      </w:pPr>
      <w:r w:rsidRPr="00C63571">
        <w:rPr>
          <w:rtl/>
        </w:rPr>
        <w:t>אמר אביי: גזירה שמא יעלה באילפס רותח, סוף סוף כלי שני הוא, וכלי שני אינו מבשל!</w:t>
      </w:r>
    </w:p>
    <w:p w14:paraId="1FFD2971" w14:textId="77777777" w:rsidR="0046556D" w:rsidRDefault="00BD6C4F" w:rsidP="00BD6C4F">
      <w:pPr>
        <w:rPr>
          <w:rtl/>
        </w:rPr>
      </w:pPr>
      <w:r w:rsidRPr="00C63571">
        <w:rPr>
          <w:rtl/>
        </w:rPr>
        <w:t xml:space="preserve">אלא: גזירה שמא יעלה באילפס ראשון: </w:t>
      </w:r>
    </w:p>
    <w:p w14:paraId="4E2B8641" w14:textId="77777777" w:rsidR="0046556D" w:rsidRDefault="00BD6C4F" w:rsidP="00BD6C4F">
      <w:pPr>
        <w:jc w:val="center"/>
        <w:rPr>
          <w:rtl/>
        </w:rPr>
      </w:pPr>
      <w:r>
        <w:rPr>
          <w:rFonts w:ascii="BA חניכי הישיבות" w:hAnsi="BA חניכי הישיבות" w:cs="BA חניכי הישיבות"/>
          <w:rtl/>
        </w:rPr>
        <w:t>׻</w:t>
      </w:r>
    </w:p>
    <w:p w14:paraId="76CA39E9" w14:textId="77777777" w:rsidR="00BD6C4F" w:rsidRPr="00C63571" w:rsidRDefault="00BD6C4F" w:rsidP="00BD6C4F">
      <w:pPr>
        <w:pStyle w:val="afff9"/>
        <w:rPr>
          <w:del w:id="20044" w:author="קלוד" w:date="2026-10-06T10:08:36Z"/>
          <w:rtl/>
        </w:rPr>
      </w:pPr>
      <w:del w:id="20043" w:author="קלוד" w:date="2026-10-06T10:08:36Z">
        <w:r w:rsidRPr="00C63571">
          <w:rPr>
            <w:rtl/>
          </w:rPr>
          <w:delText xml:space="preserve">מתני'.</w:delText>
        </w:r>
      </w:del>
    </w:p>
    <w:p>
      <w:pPr>
        <w:pStyle w:val="MishnaBatzad"/>
        <w:rPr>
          <w:ins w:id="20002" w:author="קלוד" w:date="2026-10-06T10:24:22Z"/>
        </w:rPr>
      </w:pPr>
      <w:ins w:id="20001" w:author="קלוד" w:date="2026-10-06T10:24:22Z">
        <w:r>
          <w:t xml:space="preserve">משנה א</w:t>
        </w:r>
      </w:ins>
    </w:p>
    <w:p w14:paraId="471C98BB" w14:textId="77777777" w:rsidR="00BD6C4F" w:rsidRDefault="00BD6C4F" w:rsidP="00BD6C4F">
      <w:pPr>
        <w:pStyle w:val="afff9"/>
        <w:spacing w:before="120"/>
        <w:rPr>
          <w:rtl/>
        </w:rPr>
        <w:pPrChange w:id="90060" w:author="קלוד" w:date="2026-10-08T12:08:16Z">
          <w:pPr>
            <w:pStyle w:val="afff9"/>
          </w:pPr>
        </w:pPrChange>
      </w:pPr>
      <w:r>
        <w:rPr>
          <w:rFonts w:hint="cs"/>
          <w:rtl/>
        </w:rPr>
        <w:t>לב</w:t>
      </w:r>
      <w:r w:rsidR="00BF1CF6">
        <w:rPr>
          <w:rtl/>
        </w:rPr>
        <w:t>"</w:t>
      </w:r>
      <w:r>
        <w:rPr>
          <w:rFonts w:hint="cs"/>
          <w:rtl/>
        </w:rPr>
        <w:t xml:space="preserve">ש: </w:t>
      </w:r>
      <w:r w:rsidRPr="00C63571">
        <w:rPr>
          <w:rtl/>
        </w:rPr>
        <w:t xml:space="preserve">העוף עולה עם הגבינה על השולחן, ואינו נאכל </w:t>
      </w:r>
    </w:p>
    <w:p w14:paraId="2F1C05CB" w14:textId="77777777" w:rsidR="00BD6C4F" w:rsidRDefault="00BD6C4F" w:rsidP="00BD6C4F">
      <w:pPr>
        <w:pStyle w:val="afff9"/>
        <w:rPr>
          <w:rtl/>
        </w:rPr>
      </w:pPr>
      <w:r w:rsidRPr="00C63571">
        <w:rPr>
          <w:rtl/>
        </w:rPr>
        <w:t xml:space="preserve">וב"ה אומרים: לא עולה ולא נאכל, </w:t>
      </w:r>
    </w:p>
    <w:p w14:paraId="6116F7A3" w14:textId="77777777" w:rsidR="00BD6C4F" w:rsidRPr="00C63571" w:rsidRDefault="00BD6C4F" w:rsidP="00BD6C4F">
      <w:pPr>
        <w:pStyle w:val="afff9"/>
        <w:rPr>
          <w:rtl/>
        </w:rPr>
      </w:pPr>
      <w:r w:rsidRPr="00C63571">
        <w:rPr>
          <w:rtl/>
        </w:rPr>
        <w:t>א"ר יוסי: זו מקולי ב"ש ומחומרי ב"ה.</w:t>
      </w:r>
    </w:p>
    <w:p w14:paraId="49271F93" w14:textId="77777777" w:rsidR="00BD6C4F" w:rsidRDefault="00BD6C4F" w:rsidP="00BD6C4F">
      <w:pPr>
        <w:pStyle w:val="afff9"/>
        <w:rPr>
          <w:rtl/>
        </w:rPr>
      </w:pPr>
      <w:r w:rsidRPr="00C63571">
        <w:rPr>
          <w:rtl/>
        </w:rPr>
        <w:t xml:space="preserve">באיזה שולחן אמרו - בשולחן שאוכל עליו, </w:t>
      </w:r>
    </w:p>
    <w:p w14:paraId="7CF331CD" w14:textId="77777777" w:rsidR="00BD6C4F" w:rsidRPr="00C63571" w:rsidRDefault="00BD6C4F" w:rsidP="00BD6C4F">
      <w:pPr>
        <w:pStyle w:val="afff9"/>
        <w:rPr>
          <w:rtl/>
        </w:rPr>
      </w:pPr>
      <w:r w:rsidRPr="00C63571">
        <w:rPr>
          <w:rtl/>
        </w:rPr>
        <w:lastRenderedPageBreak/>
        <w:t xml:space="preserve">אבל בשולחן שסודר עליו את התבשיל - נותן זה בצד זה ואינו חושש: </w:t>
      </w:r>
    </w:p>
    <w:p w14:paraId="18CA78CA" w14:textId="77777777" w:rsidR="0046556D" w:rsidRDefault="00BD6C4F" w:rsidP="00BD6C4F">
      <w:pPr>
        <w:jc w:val="center"/>
        <w:rPr>
          <w:rtl/>
        </w:rPr>
      </w:pPr>
      <w:r>
        <w:rPr>
          <w:rFonts w:ascii="BA חניכי הישיבות" w:hAnsi="BA חניכי הישיבות" w:cs="BA חניכי הישיבות"/>
          <w:rtl/>
        </w:rPr>
        <w:t>׻</w:t>
      </w:r>
    </w:p>
    <w:p w14:paraId="2A88A5D7" w14:textId="77777777" w:rsidR="0046556D" w:rsidRDefault="00BD6C4F" w:rsidP="00BD6C4F">
      <w:pPr>
        <w:rPr>
          <w:rtl/>
        </w:rPr>
      </w:pPr>
      <w:r w:rsidRPr="00C63571">
        <w:rPr>
          <w:rtl/>
        </w:rPr>
        <w:t>רבי יוסי היינו ת"ק!</w:t>
      </w:r>
    </w:p>
    <w:p w14:paraId="574EF562" w14:textId="77777777" w:rsidR="0046556D" w:rsidRDefault="00BD6C4F" w:rsidP="00BD6C4F">
      <w:pPr>
        <w:rPr>
          <w:rtl/>
        </w:rPr>
      </w:pPr>
      <w:r>
        <w:rPr>
          <w:rFonts w:hint="cs"/>
          <w:rtl/>
        </w:rPr>
        <w:t>הא קמ</w:t>
      </w:r>
      <w:r w:rsidR="00BF1CF6">
        <w:rPr>
          <w:rtl/>
        </w:rPr>
        <w:t>"</w:t>
      </w:r>
      <w:r>
        <w:rPr>
          <w:rFonts w:hint="cs"/>
          <w:rtl/>
        </w:rPr>
        <w:t>ל דת</w:t>
      </w:r>
      <w:r w:rsidR="00BF1CF6">
        <w:rPr>
          <w:rtl/>
        </w:rPr>
        <w:t>"</w:t>
      </w:r>
      <w:r>
        <w:rPr>
          <w:rFonts w:hint="cs"/>
          <w:rtl/>
        </w:rPr>
        <w:t>ק היינו רבי יוסי וכל האומר דבר בשם אומרו מביא גאולה לעולם מ'ותאמר אסתר בשם מרדכי'</w:t>
      </w:r>
    </w:p>
    <w:p w14:paraId="0B2886FF" w14:textId="77777777" w:rsidR="0046556D" w:rsidRDefault="00BD6C4F" w:rsidP="00BD6C4F">
      <w:pPr>
        <w:rPr>
          <w:rtl/>
        </w:rPr>
      </w:pPr>
      <w:r>
        <w:rPr>
          <w:rFonts w:hint="cs"/>
          <w:rtl/>
        </w:rPr>
        <w:t xml:space="preserve">דהא באכילה גופא </w:t>
      </w:r>
      <w:r>
        <w:rPr>
          <w:rStyle w:val="2fb"/>
          <w:rFonts w:hint="cs"/>
          <w:rtl/>
          <w:rPrChange w:id="13232" w:author="מנוע אמוראים" w:date="2026-10-05T16:40:54Z">
            <w:rPr>
              <w:rFonts w:hint="cs"/>
              <w:rtl/>
            </w:rPr>
          </w:rPrChange>
        </w:rPr>
        <w:t xml:space="preserve">אר</w:t>
      </w:r>
      <w:r>
        <w:rPr>
          <w:rStyle w:val="2fb"/>
          <w:rtl/>
          <w:rPrChange w:id="13233" w:author="מנוע אמוראים" w:date="2026-10-05T16:40:54Z">
            <w:rPr>
              <w:rtl/>
            </w:rPr>
          </w:rPrChange>
        </w:rPr>
        <w:t xml:space="preserve">"</w:t>
      </w:r>
      <w:r>
        <w:rPr>
          <w:rStyle w:val="2fb"/>
          <w:rFonts w:hint="cs"/>
          <w:rtl/>
          <w:rPrChange w:id="13234" w:author="מנוע אמוראים" w:date="2026-10-05T16:40:54Z">
            <w:rPr>
              <w:rFonts w:hint="cs"/>
              <w:rtl/>
            </w:rPr>
          </w:rPrChange>
        </w:rPr>
        <w:t xml:space="preserve">י</w:t>
      </w:r>
      <w:r>
        <w:rPr>
          <w:rFonts w:hint="cs"/>
          <w:rtl/>
        </w:rPr>
        <w:t xml:space="preserve"> ששה דברים מקולי ב</w:t>
      </w:r>
      <w:r w:rsidR="00BF1CF6">
        <w:rPr>
          <w:rtl/>
        </w:rPr>
        <w:t>"</w:t>
      </w:r>
      <w:r>
        <w:rPr>
          <w:rFonts w:hint="cs"/>
          <w:rtl/>
        </w:rPr>
        <w:t>ש ומחומרי ב</w:t>
      </w:r>
      <w:r w:rsidR="00BF1CF6">
        <w:rPr>
          <w:rtl/>
        </w:rPr>
        <w:t>"</w:t>
      </w:r>
      <w:r>
        <w:rPr>
          <w:rFonts w:hint="cs"/>
          <w:rtl/>
        </w:rPr>
        <w:t xml:space="preserve">ה וזו אחת מהן </w:t>
      </w:r>
    </w:p>
    <w:p w14:paraId="2CCFA8AC" w14:textId="77777777" w:rsidR="0046556D" w:rsidRDefault="0046556D" w:rsidP="00BD6C4F">
      <w:pPr>
        <w:rPr>
          <w:rtl/>
        </w:rPr>
      </w:pPr>
    </w:p>
    <w:p w14:paraId="3586A5A0" w14:textId="77777777" w:rsidR="0046556D" w:rsidRDefault="00BD6C4F" w:rsidP="00BD6C4F">
      <w:pPr>
        <w:rPr>
          <w:rtl/>
        </w:rPr>
      </w:pPr>
      <w:r w:rsidRPr="00C63571">
        <w:rPr>
          <w:rtl/>
        </w:rPr>
        <w:t>•</w:t>
      </w:r>
      <w:r>
        <w:rPr>
          <w:rFonts w:hint="cs"/>
          <w:rtl/>
        </w:rPr>
        <w:t xml:space="preserve"> </w:t>
      </w:r>
      <w:r w:rsidRPr="00C63571">
        <w:rPr>
          <w:rtl/>
        </w:rPr>
        <w:t>תנא אגרא חמוה דרבי אבא: עוף ו</w:t>
      </w:r>
      <w:r>
        <w:rPr>
          <w:rtl/>
        </w:rPr>
        <w:t xml:space="preserve">גבינה נאכלין באפיקורן, </w:t>
      </w:r>
    </w:p>
    <w:p w14:paraId="098CCE7C" w14:textId="77777777" w:rsidR="0046556D" w:rsidRDefault="00BD6C4F" w:rsidP="00BD6C4F">
      <w:pPr>
        <w:rPr>
          <w:rtl/>
        </w:rPr>
      </w:pPr>
      <w:r>
        <w:rPr>
          <w:rtl/>
        </w:rPr>
        <w:t xml:space="preserve">הוא תני </w:t>
      </w:r>
      <w:r w:rsidRPr="00C63571">
        <w:rPr>
          <w:rtl/>
        </w:rPr>
        <w:t>והוא אמר לה: בלא נטילת ידים ובלא קינוח הפה.</w:t>
      </w:r>
    </w:p>
    <w:p w14:paraId="79DA18FA" w14:textId="77777777" w:rsidR="0046556D" w:rsidRDefault="00BD6C4F" w:rsidP="00BD6C4F">
      <w:pPr>
        <w:rPr>
          <w:rtl/>
        </w:rPr>
      </w:pPr>
      <w:r>
        <w:rPr>
          <w:rStyle w:val="2fb"/>
          <w:rFonts w:hint="cs"/>
          <w:rtl/>
          <w:rPrChange w:id="13235" w:author="מנוע אמוראים" w:date="2026-10-05T16:40:54Z">
            <w:rPr>
              <w:rFonts w:hint="cs"/>
              <w:rtl/>
            </w:rPr>
          </w:rPrChange>
        </w:rPr>
        <w:t xml:space="preserve">ריבדר</w:t>
      </w:r>
      <w:r>
        <w:rPr>
          <w:rStyle w:val="2fb"/>
          <w:rtl/>
          <w:rPrChange w:id="13236" w:author="מנוע אמוראים" w:date="2026-10-05T16:40:54Z">
            <w:rPr>
              <w:rtl/>
            </w:rPr>
          </w:rPrChange>
        </w:rPr>
        <w:t xml:space="preserve">"</w:t>
      </w:r>
      <w:r>
        <w:rPr>
          <w:rStyle w:val="2fb"/>
          <w:rFonts w:hint="cs"/>
          <w:rtl/>
          <w:rPrChange w:id="13237" w:author="מנוע אמוראים" w:date="2026-10-05T16:40:54Z">
            <w:rPr>
              <w:rFonts w:hint="cs"/>
              <w:rtl/>
            </w:rPr>
          </w:rPrChange>
        </w:rPr>
        <w:t xml:space="preserve">מ</w:t>
      </w:r>
      <w:r w:rsidRPr="00C63571">
        <w:rPr>
          <w:rtl/>
        </w:rPr>
        <w:t xml:space="preserve"> </w:t>
      </w:r>
      <w:r>
        <w:rPr>
          <w:rFonts w:hint="cs"/>
          <w:rtl/>
        </w:rPr>
        <w:t xml:space="preserve">נקלע </w:t>
      </w:r>
      <w:r>
        <w:rPr>
          <w:rStyle w:val="2fb"/>
          <w:rFonts w:hint="cs"/>
          <w:rtl/>
          <w:rPrChange w:id="13238" w:author="מנוע אמוראים" w:date="2026-10-05T16:40:54Z">
            <w:rPr>
              <w:rFonts w:hint="cs"/>
              <w:rtl/>
            </w:rPr>
          </w:rPrChange>
        </w:rPr>
        <w:t xml:space="preserve">לר</w:t>
      </w:r>
      <w:r>
        <w:rPr>
          <w:rStyle w:val="2fb"/>
          <w:rtl/>
          <w:rPrChange w:id="13239" w:author="מנוע אמוראים" w:date="2026-10-05T16:40:54Z">
            <w:rPr>
              <w:rtl/>
            </w:rPr>
          </w:rPrChange>
        </w:rPr>
        <w:t xml:space="preserve">"</w:t>
      </w:r>
      <w:r>
        <w:rPr>
          <w:rStyle w:val="2fb"/>
          <w:rFonts w:hint="cs"/>
          <w:rtl/>
          <w:rPrChange w:id="13240" w:author="מנוע אמוראים" w:date="2026-10-05T16:40:54Z">
            <w:rPr>
              <w:rFonts w:hint="cs"/>
              <w:rtl/>
            </w:rPr>
          </w:rPrChange>
        </w:rPr>
        <w:t xml:space="preserve">א</w:t>
      </w:r>
      <w:r>
        <w:rPr>
          <w:rFonts w:hint="cs"/>
          <w:rtl/>
        </w:rPr>
        <w:t xml:space="preserve"> </w:t>
      </w:r>
      <w:r w:rsidRPr="00C63571">
        <w:rPr>
          <w:rtl/>
        </w:rPr>
        <w:t xml:space="preserve"> </w:t>
      </w:r>
      <w:r>
        <w:rPr>
          <w:rFonts w:hint="cs"/>
          <w:rtl/>
        </w:rPr>
        <w:t>הביאו לו</w:t>
      </w:r>
      <w:r w:rsidRPr="00C63571">
        <w:rPr>
          <w:rtl/>
        </w:rPr>
        <w:t xml:space="preserve"> גבינה - אכל, </w:t>
      </w:r>
      <w:r>
        <w:rPr>
          <w:rFonts w:hint="cs"/>
          <w:rtl/>
        </w:rPr>
        <w:t xml:space="preserve">הביאו לו בשר אכל ולא ניגב ידיו </w:t>
      </w:r>
    </w:p>
    <w:p w14:paraId="3EFD15EC" w14:textId="77777777" w:rsidR="0046556D" w:rsidRDefault="00BD6C4F" w:rsidP="00BD6C4F">
      <w:pPr>
        <w:rPr>
          <w:rtl/>
        </w:rPr>
      </w:pPr>
      <w:r w:rsidRPr="00C63571">
        <w:rPr>
          <w:rtl/>
        </w:rPr>
        <w:t xml:space="preserve">אמרי ליה: והא תאני אגרא חמוה דרבי אבא עוף וגבינה נאכלין באפיקורן, </w:t>
      </w:r>
      <w:r>
        <w:rPr>
          <w:rFonts w:hint="cs"/>
          <w:rtl/>
        </w:rPr>
        <w:t xml:space="preserve">ומשמע ולא בשר וגבינה </w:t>
      </w:r>
    </w:p>
    <w:p w14:paraId="0E3ED62E" w14:textId="77777777" w:rsidR="0046556D" w:rsidRDefault="00BD6C4F" w:rsidP="00BD6C4F">
      <w:pPr>
        <w:rPr>
          <w:rtl/>
        </w:rPr>
      </w:pPr>
      <w:r w:rsidRPr="00C63571">
        <w:rPr>
          <w:rtl/>
        </w:rPr>
        <w:t xml:space="preserve">אמר להו: </w:t>
      </w:r>
      <w:r>
        <w:rPr>
          <w:rFonts w:hint="cs"/>
          <w:rtl/>
        </w:rPr>
        <w:t xml:space="preserve">זה דווקא בלילה אבל ביום אפשר לראות </w:t>
      </w:r>
    </w:p>
    <w:p w14:paraId="1BAB5537" w14:textId="77777777" w:rsidR="00BD6C4F" w:rsidRPr="00C63571" w:rsidRDefault="00BD6C4F" w:rsidP="00F07436">
      <w:pPr>
        <w:pStyle w:val="afff3"/>
        <w:framePr w:wrap="around"/>
        <w:rPr>
          <w:rtl/>
        </w:rPr>
      </w:pPr>
      <w:r>
        <w:rPr>
          <w:rFonts w:hint="cs"/>
          <w:rtl/>
        </w:rPr>
        <w:t>קח.</w:t>
      </w:r>
    </w:p>
    <w:p w14:paraId="16F0E2CB" w14:textId="77777777" w:rsidR="0046556D" w:rsidRDefault="00BD6C4F" w:rsidP="00BD6C4F">
      <w:pPr>
        <w:rPr>
          <w:rtl/>
        </w:rPr>
      </w:pPr>
      <w:r w:rsidRPr="00C63571">
        <w:rPr>
          <w:rtl/>
        </w:rPr>
        <w:t>•</w:t>
      </w:r>
      <w:r>
        <w:rPr>
          <w:rFonts w:hint="cs"/>
          <w:rtl/>
        </w:rPr>
        <w:t xml:space="preserve"> </w:t>
      </w:r>
      <w:r w:rsidRPr="00C63571">
        <w:rPr>
          <w:rtl/>
        </w:rPr>
        <w:t>תניא, בית שמאי אומרים: מקנח, ובית הלל אומרים: מדיח;</w:t>
      </w:r>
    </w:p>
    <w:p w14:paraId="323947FC" w14:textId="77777777" w:rsidR="0046556D" w:rsidRDefault="00BD6C4F" w:rsidP="00BD6C4F">
      <w:pPr>
        <w:rPr>
          <w:rtl/>
        </w:rPr>
      </w:pPr>
      <w:r>
        <w:rPr>
          <w:rFonts w:hint="cs"/>
          <w:rtl/>
        </w:rPr>
        <w:t>וא</w:t>
      </w:r>
      <w:r w:rsidR="00BF1CF6">
        <w:rPr>
          <w:rtl/>
        </w:rPr>
        <w:t>"</w:t>
      </w:r>
      <w:r>
        <w:rPr>
          <w:rFonts w:hint="cs"/>
          <w:rtl/>
        </w:rPr>
        <w:t>א דב</w:t>
      </w:r>
      <w:r w:rsidR="00BF1CF6">
        <w:rPr>
          <w:rtl/>
        </w:rPr>
        <w:t>"</w:t>
      </w:r>
      <w:r>
        <w:rPr>
          <w:rFonts w:hint="cs"/>
          <w:rtl/>
        </w:rPr>
        <w:t>ש לא בעי מדיח ולב</w:t>
      </w:r>
      <w:r w:rsidR="00BF1CF6">
        <w:rPr>
          <w:rtl/>
        </w:rPr>
        <w:t>"</w:t>
      </w:r>
      <w:r>
        <w:rPr>
          <w:rFonts w:hint="cs"/>
          <w:rtl/>
        </w:rPr>
        <w:t xml:space="preserve">ה לא בעי מקנח דהא </w:t>
      </w:r>
      <w:r>
        <w:rPr>
          <w:rStyle w:val="2fb"/>
          <w:rFonts w:hint="cs"/>
          <w:rtl/>
          <w:rPrChange w:id="13241" w:author="מנוע אמוראים" w:date="2026-10-05T16:40:54Z">
            <w:rPr>
              <w:rFonts w:hint="cs"/>
              <w:rtl/>
            </w:rPr>
          </w:rPrChange>
        </w:rPr>
        <w:t xml:space="preserve">דר</w:t>
      </w:r>
      <w:r>
        <w:rPr>
          <w:rStyle w:val="2fb"/>
          <w:rtl/>
          <w:rPrChange w:id="13242" w:author="מנוע אמוראים" w:date="2026-10-05T16:40:54Z">
            <w:rPr>
              <w:rtl/>
            </w:rPr>
          </w:rPrChange>
        </w:rPr>
        <w:t xml:space="preserve">"</w:t>
      </w:r>
      <w:r>
        <w:rPr>
          <w:rStyle w:val="2fb"/>
          <w:rFonts w:hint="cs"/>
          <w:rtl/>
          <w:rPrChange w:id="13243" w:author="מנוע אמוראים" w:date="2026-10-05T16:40:54Z">
            <w:rPr>
              <w:rFonts w:hint="cs"/>
              <w:rtl/>
            </w:rPr>
          </w:rPrChange>
        </w:rPr>
        <w:t xml:space="preserve">ז</w:t>
      </w:r>
      <w:r>
        <w:rPr>
          <w:rFonts w:hint="cs"/>
          <w:rtl/>
        </w:rPr>
        <w:t xml:space="preserve"> דאין קינוח הפה אלא בפת יוצא כב</w:t>
      </w:r>
      <w:r w:rsidR="00BF1CF6">
        <w:rPr>
          <w:rtl/>
        </w:rPr>
        <w:t>"</w:t>
      </w:r>
      <w:r>
        <w:rPr>
          <w:rFonts w:hint="cs"/>
          <w:rtl/>
        </w:rPr>
        <w:t xml:space="preserve">ש </w:t>
      </w:r>
    </w:p>
    <w:p w14:paraId="5A8B57E6" w14:textId="77777777" w:rsidR="0046556D" w:rsidRDefault="00BD6C4F" w:rsidP="00BD6C4F">
      <w:pPr>
        <w:rPr>
          <w:rtl/>
        </w:rPr>
      </w:pPr>
      <w:r>
        <w:rPr>
          <w:rFonts w:hint="cs"/>
          <w:rtl/>
        </w:rPr>
        <w:t>וא</w:t>
      </w:r>
      <w:r w:rsidR="00BF1CF6">
        <w:rPr>
          <w:rtl/>
        </w:rPr>
        <w:t>"</w:t>
      </w:r>
      <w:r>
        <w:rPr>
          <w:rFonts w:hint="cs"/>
          <w:rtl/>
        </w:rPr>
        <w:t>א דלב</w:t>
      </w:r>
      <w:r w:rsidR="00BF1CF6">
        <w:rPr>
          <w:rtl/>
        </w:rPr>
        <w:t>"</w:t>
      </w:r>
      <w:r>
        <w:rPr>
          <w:rFonts w:hint="cs"/>
          <w:rtl/>
        </w:rPr>
        <w:t>ש ולא בעי מדיח ולב</w:t>
      </w:r>
      <w:r w:rsidR="00BF1CF6">
        <w:rPr>
          <w:rtl/>
        </w:rPr>
        <w:t>"</w:t>
      </w:r>
      <w:r>
        <w:rPr>
          <w:rFonts w:hint="cs"/>
          <w:rtl/>
        </w:rPr>
        <w:t>ה אף מדיח דהוי קולי ב</w:t>
      </w:r>
      <w:r w:rsidR="00BF1CF6">
        <w:rPr>
          <w:rtl/>
        </w:rPr>
        <w:t>"</w:t>
      </w:r>
      <w:r>
        <w:rPr>
          <w:rFonts w:hint="cs"/>
          <w:rtl/>
        </w:rPr>
        <w:t>ש וחומרי ב</w:t>
      </w:r>
      <w:r w:rsidR="00BF1CF6">
        <w:rPr>
          <w:rtl/>
        </w:rPr>
        <w:t>"</w:t>
      </w:r>
      <w:r>
        <w:rPr>
          <w:rFonts w:hint="cs"/>
          <w:rtl/>
        </w:rPr>
        <w:t>ה וליתני התם</w:t>
      </w:r>
    </w:p>
    <w:p w14:paraId="2EB80C17" w14:textId="77777777" w:rsidR="0046556D" w:rsidRDefault="00BD6C4F" w:rsidP="00BD6C4F">
      <w:pPr>
        <w:rPr>
          <w:rtl/>
        </w:rPr>
      </w:pPr>
      <w:r w:rsidRPr="00443111">
        <w:rPr>
          <w:b/>
          <w:bCs/>
          <w:rtl/>
        </w:rPr>
        <w:t>אלא</w:t>
      </w:r>
      <w:r w:rsidRPr="00C63571">
        <w:rPr>
          <w:rtl/>
        </w:rPr>
        <w:t>,</w:t>
      </w:r>
      <w:r>
        <w:rPr>
          <w:rFonts w:hint="cs"/>
          <w:rtl/>
        </w:rPr>
        <w:t xml:space="preserve"> לב</w:t>
      </w:r>
      <w:r w:rsidR="00BF1CF6">
        <w:rPr>
          <w:rtl/>
        </w:rPr>
        <w:t>"</w:t>
      </w:r>
      <w:r>
        <w:rPr>
          <w:rFonts w:hint="cs"/>
          <w:rtl/>
        </w:rPr>
        <w:t>ש מקנח וה</w:t>
      </w:r>
      <w:r w:rsidR="00BF1CF6">
        <w:rPr>
          <w:rtl/>
        </w:rPr>
        <w:t>"</w:t>
      </w:r>
      <w:r>
        <w:rPr>
          <w:rFonts w:hint="cs"/>
          <w:rtl/>
        </w:rPr>
        <w:t>ה למדיח ולב</w:t>
      </w:r>
      <w:r w:rsidR="00BF1CF6">
        <w:rPr>
          <w:rtl/>
        </w:rPr>
        <w:t>"</w:t>
      </w:r>
      <w:r>
        <w:rPr>
          <w:rFonts w:hint="cs"/>
          <w:rtl/>
        </w:rPr>
        <w:t>ה מדיח וה</w:t>
      </w:r>
      <w:r w:rsidR="00BF1CF6">
        <w:rPr>
          <w:rtl/>
        </w:rPr>
        <w:t>"</w:t>
      </w:r>
      <w:r>
        <w:rPr>
          <w:rFonts w:hint="cs"/>
          <w:rtl/>
        </w:rPr>
        <w:t>ה למקנח וכ</w:t>
      </w:r>
      <w:r w:rsidR="00BF1CF6">
        <w:rPr>
          <w:rtl/>
        </w:rPr>
        <w:t>"</w:t>
      </w:r>
      <w:r>
        <w:rPr>
          <w:rFonts w:hint="cs"/>
          <w:rtl/>
        </w:rPr>
        <w:t xml:space="preserve">א אמר חדא ולא פליגי </w:t>
      </w:r>
    </w:p>
    <w:p w14:paraId="65B499A8" w14:textId="77777777" w:rsidR="0046556D" w:rsidRDefault="0046556D" w:rsidP="00BD6C4F">
      <w:pPr>
        <w:rPr>
          <w:rtl/>
        </w:rPr>
      </w:pPr>
    </w:p>
    <w:p w14:paraId="5C77B0EC" w14:textId="77777777" w:rsidR="0046556D" w:rsidRDefault="00BD6C4F" w:rsidP="00BD6C4F">
      <w:pPr>
        <w:rPr>
          <w:rtl/>
        </w:rPr>
      </w:pPr>
      <w:r w:rsidRPr="00C63571">
        <w:rPr>
          <w:rtl/>
        </w:rPr>
        <w:t>•</w:t>
      </w:r>
      <w:r>
        <w:rPr>
          <w:rFonts w:hint="cs"/>
          <w:rtl/>
        </w:rPr>
        <w:t xml:space="preserve"> </w:t>
      </w:r>
      <w:r w:rsidRPr="00C63571">
        <w:rPr>
          <w:rtl/>
        </w:rPr>
        <w:t xml:space="preserve">גופא </w:t>
      </w:r>
      <w:r>
        <w:rPr>
          <w:rStyle w:val="2fb"/>
          <w:rFonts w:hint="cs"/>
          <w:rtl/>
          <w:rPrChange w:id="13244" w:author="מנוע אמוראים" w:date="2026-10-05T16:40:54Z">
            <w:rPr>
              <w:rFonts w:hint="cs"/>
              <w:rtl/>
            </w:rPr>
          </w:rPrChange>
        </w:rPr>
        <w:t xml:space="preserve">אר</w:t>
      </w:r>
      <w:r>
        <w:rPr>
          <w:rStyle w:val="2fb"/>
          <w:rtl/>
          <w:rPrChange w:id="13245" w:author="מנוע אמוראים" w:date="2026-10-05T16:40:54Z">
            <w:rPr>
              <w:rtl/>
            </w:rPr>
          </w:rPrChange>
        </w:rPr>
        <w:t xml:space="preserve">"</w:t>
      </w:r>
      <w:r>
        <w:rPr>
          <w:rStyle w:val="2fb"/>
          <w:rFonts w:hint="cs"/>
          <w:rtl/>
          <w:rPrChange w:id="13246" w:author="מנוע אמוראים" w:date="2026-10-05T16:40:54Z">
            <w:rPr>
              <w:rFonts w:hint="cs"/>
              <w:rtl/>
            </w:rPr>
          </w:rPrChange>
        </w:rPr>
        <w:t xml:space="preserve">ז</w:t>
      </w:r>
      <w:r w:rsidRPr="00C63571">
        <w:rPr>
          <w:rtl/>
        </w:rPr>
        <w:t>: אין קינוח הפה אלא בפת, וה</w:t>
      </w:r>
      <w:r w:rsidR="00BF1CF6">
        <w:rPr>
          <w:rtl/>
        </w:rPr>
        <w:t>"</w:t>
      </w:r>
      <w:r>
        <w:rPr>
          <w:rFonts w:hint="cs"/>
          <w:rtl/>
        </w:rPr>
        <w:t>מ</w:t>
      </w:r>
      <w:r w:rsidRPr="00C63571">
        <w:rPr>
          <w:rtl/>
        </w:rPr>
        <w:t xml:space="preserve"> בדחיטי, אבל בדשערי לא, </w:t>
      </w:r>
    </w:p>
    <w:p w14:paraId="76CB4757" w14:textId="77777777" w:rsidR="0046556D" w:rsidRDefault="00BD6C4F" w:rsidP="00BD6C4F">
      <w:pPr>
        <w:rPr>
          <w:rtl/>
        </w:rPr>
      </w:pPr>
      <w:r w:rsidRPr="00C63571">
        <w:rPr>
          <w:rtl/>
        </w:rPr>
        <w:t xml:space="preserve">ודחיטי </w:t>
      </w:r>
      <w:r>
        <w:rPr>
          <w:rFonts w:hint="cs"/>
          <w:rtl/>
        </w:rPr>
        <w:t>דווקא</w:t>
      </w:r>
      <w:r w:rsidRPr="00C63571">
        <w:rPr>
          <w:rtl/>
        </w:rPr>
        <w:t xml:space="preserve"> בקרירא, אבל בחמימא - משטר שטרי, והני מילי ברכיכא, אבל באקושא - לא.</w:t>
      </w:r>
    </w:p>
    <w:p w14:paraId="6F7CCD3D" w14:textId="77777777" w:rsidR="0046556D" w:rsidRDefault="00BD6C4F" w:rsidP="00BD6C4F">
      <w:pPr>
        <w:rPr>
          <w:rtl/>
        </w:rPr>
      </w:pPr>
      <w:r w:rsidRPr="00ED217B">
        <w:rPr>
          <w:rtl/>
        </w:rPr>
        <w:t>והלכתא</w:t>
      </w:r>
      <w:r>
        <w:rPr>
          <w:rtl/>
        </w:rPr>
        <w:t>: בכל מילי הוי קינוח, לבר מקמח</w:t>
      </w:r>
      <w:r w:rsidRPr="00C63571">
        <w:rPr>
          <w:rtl/>
        </w:rPr>
        <w:t xml:space="preserve"> תמרי</w:t>
      </w:r>
      <w:r>
        <w:rPr>
          <w:rFonts w:hint="cs"/>
          <w:rtl/>
        </w:rPr>
        <w:t>ם וירקות שרכין הן</w:t>
      </w:r>
    </w:p>
    <w:p w14:paraId="21DA8816" w14:textId="77777777" w:rsidR="0046556D" w:rsidRDefault="0046556D" w:rsidP="00BD6C4F">
      <w:pPr>
        <w:rPr>
          <w:rtl/>
        </w:rPr>
      </w:pPr>
    </w:p>
    <w:p w14:paraId="57A36F42" w14:textId="77777777" w:rsidR="0046556D" w:rsidRDefault="00BD6C4F" w:rsidP="00AB425A">
      <w:pPr>
        <w:rPr>
          <w:rtl/>
        </w:rPr>
      </w:pPr>
      <w:r w:rsidRPr="00AB425A">
        <w:rPr>
          <w:b/>
          <w:bCs/>
          <w:rtl/>
        </w:rPr>
        <w:t>•</w:t>
      </w:r>
      <w:r w:rsidRPr="00AB425A">
        <w:rPr>
          <w:rFonts w:hint="cs"/>
          <w:b/>
          <w:bCs/>
          <w:rtl/>
        </w:rPr>
        <w:t xml:space="preserve"> </w:t>
      </w:r>
      <w:r w:rsidRPr="00AB425A">
        <w:rPr>
          <w:b/>
          <w:bCs/>
          <w:rtl/>
        </w:rPr>
        <w:t xml:space="preserve">בעא רב אסי </w:t>
      </w:r>
      <w:r>
        <w:rPr>
          <w:rStyle w:val="2fb"/>
          <w:rtl/>
          <w:rPrChange w:id="13247" w:author="מנוע אמוראים" w:date="2026-10-05T16:40:54Z">
            <w:rPr>
              <w:rtl/>
            </w:rPr>
          </w:rPrChange>
        </w:rPr>
        <w:t xml:space="preserve">מ</w:t>
      </w:r>
      <w:r>
        <w:rPr>
          <w:rStyle w:val="2fb"/>
          <w:rtl/>
          <w:rPrChange w:id="13248" w:author="מנוע אמוראים" w:date="2026-10-05T16:40:54Z">
            <w:rPr>
              <w:rtl/>
            </w:rPr>
          </w:rPrChange>
        </w:rPr>
        <w:t xml:space="preserve">רי"ו</w:t>
      </w:r>
      <w:r w:rsidRPr="00C63571">
        <w:rPr>
          <w:rtl/>
        </w:rPr>
        <w:t>: כמה ישהה בין בשר לגבינה? א"ל: ולא כלום;</w:t>
      </w:r>
    </w:p>
    <w:p w14:paraId="33F02AD1" w14:textId="77777777" w:rsidR="0046556D" w:rsidRDefault="00BD6C4F" w:rsidP="00BD6C4F">
      <w:pPr>
        <w:rPr>
          <w:rtl/>
        </w:rPr>
      </w:pPr>
      <w:r w:rsidRPr="00C63571">
        <w:rPr>
          <w:rtl/>
        </w:rPr>
        <w:t xml:space="preserve">איני, והא </w:t>
      </w:r>
      <w:r>
        <w:rPr>
          <w:rStyle w:val="2fb"/>
          <w:rFonts w:hint="cs"/>
          <w:rtl/>
          <w:rPrChange w:id="13249" w:author="מנוע אמוראים" w:date="2026-10-05T16:40:54Z">
            <w:rPr>
              <w:rFonts w:hint="cs"/>
              <w:rtl/>
            </w:rPr>
          </w:rPrChange>
        </w:rPr>
        <w:t xml:space="preserve">דר</w:t>
      </w:r>
      <w:r>
        <w:rPr>
          <w:rStyle w:val="2fb"/>
          <w:rtl/>
          <w:rPrChange w:id="13250" w:author="מנוע אמוראים" w:date="2026-10-05T16:40:54Z">
            <w:rPr>
              <w:rtl/>
            </w:rPr>
          </w:rPrChange>
        </w:rPr>
        <w:t xml:space="preserve">"</w:t>
      </w:r>
      <w:r>
        <w:rPr>
          <w:rStyle w:val="2fb"/>
          <w:rFonts w:hint="cs"/>
          <w:rtl/>
          <w:rPrChange w:id="13251" w:author="מנוע אמוראים" w:date="2026-10-05T16:40:54Z">
            <w:rPr>
              <w:rFonts w:hint="cs"/>
              <w:rtl/>
            </w:rPr>
          </w:rPrChange>
        </w:rPr>
        <w:t xml:space="preserve">ח</w:t>
      </w:r>
      <w:r>
        <w:rPr>
          <w:rtl/>
        </w:rPr>
        <w:t>: אכל בשר</w:t>
      </w:r>
      <w:r w:rsidRPr="00C63571">
        <w:rPr>
          <w:rtl/>
        </w:rPr>
        <w:t xml:space="preserve"> אסור לאכול גבינה, גבינה מותר לאכול בשר!</w:t>
      </w:r>
    </w:p>
    <w:p w14:paraId="1FA766B9" w14:textId="77777777" w:rsidR="0046556D" w:rsidRDefault="000828F8" w:rsidP="00C62948">
      <w:pPr>
        <w:pStyle w:val="affffb"/>
        <w:rPr>
          <w:rtl/>
        </w:rPr>
      </w:pPr>
      <w:r>
        <w:rPr>
          <w:rtl/>
        </w:rPr>
        <w:t xml:space="preserve">- </w:t>
      </w:r>
      <w:r w:rsidR="00BD6C4F" w:rsidRPr="00C63571">
        <w:rPr>
          <w:rtl/>
        </w:rPr>
        <w:t>אלא, כמה ישהה בין גבינה לבשר? א"ל: ולא כלום.</w:t>
      </w:r>
    </w:p>
    <w:p w14:paraId="741C9607" w14:textId="77777777" w:rsidR="0046556D" w:rsidRDefault="00BD6C4F" w:rsidP="00BD6C4F">
      <w:pPr>
        <w:rPr>
          <w:rtl/>
        </w:rPr>
      </w:pPr>
      <w:r w:rsidRPr="00C63571">
        <w:rPr>
          <w:rtl/>
        </w:rPr>
        <w:t>•</w:t>
      </w:r>
      <w:r>
        <w:rPr>
          <w:rFonts w:hint="cs"/>
          <w:rtl/>
        </w:rPr>
        <w:t xml:space="preserve"> </w:t>
      </w:r>
      <w:r>
        <w:rPr>
          <w:b/>
          <w:bCs/>
          <w:rtl/>
        </w:rPr>
        <w:t xml:space="preserve">גופא </w:t>
      </w:r>
      <w:r>
        <w:rPr>
          <w:rStyle w:val="2fb"/>
          <w:b/>
          <w:bCs/>
          <w:rtl/>
          <w:rPrChange w:id="13252" w:author="מנוע אמוראים" w:date="2026-10-05T16:40:54Z">
            <w:rPr>
              <w:b/>
              <w:bCs/>
              <w:rtl/>
            </w:rPr>
          </w:rPrChange>
        </w:rPr>
        <w:t xml:space="preserve">א</w:t>
      </w:r>
      <w:r>
        <w:rPr>
          <w:rStyle w:val="2fb"/>
          <w:rFonts w:hint="cs"/>
          <w:b/>
          <w:bCs/>
          <w:rtl/>
          <w:rPrChange w:id="13253" w:author="מנוע אמוראים" w:date="2026-10-05T16:40:54Z">
            <w:rPr>
              <w:rFonts w:hint="cs"/>
              <w:b/>
              <w:bCs/>
              <w:rtl/>
            </w:rPr>
          </w:rPrChange>
        </w:rPr>
        <w:t xml:space="preserve">ר</w:t>
      </w:r>
      <w:r>
        <w:rPr>
          <w:rStyle w:val="2fb"/>
          <w:b/>
          <w:bCs/>
          <w:rtl/>
          <w:rPrChange w:id="13254" w:author="מנוע אמוראים" w:date="2026-10-05T16:40:54Z">
            <w:rPr>
              <w:b/>
              <w:bCs/>
              <w:rtl/>
            </w:rPr>
          </w:rPrChange>
        </w:rPr>
        <w:t xml:space="preserve">"</w:t>
      </w:r>
      <w:r>
        <w:rPr>
          <w:rStyle w:val="2fb"/>
          <w:rFonts w:hint="cs"/>
          <w:b/>
          <w:bCs/>
          <w:rtl/>
          <w:rPrChange w:id="13255" w:author="מנוע אמוראים" w:date="2026-10-05T16:40:54Z">
            <w:rPr>
              <w:rFonts w:hint="cs"/>
              <w:b/>
              <w:bCs/>
              <w:rtl/>
            </w:rPr>
          </w:rPrChange>
        </w:rPr>
        <w:t xml:space="preserve">ח</w:t>
      </w:r>
      <w:r w:rsidRPr="00C63571">
        <w:rPr>
          <w:rtl/>
        </w:rPr>
        <w:t>: אכל בשר אסור לאכול גבינה, גבינה מותר לאכול בשר.</w:t>
      </w:r>
    </w:p>
    <w:p w14:paraId="07B48E0C" w14:textId="77777777" w:rsidR="0046556D" w:rsidRDefault="00BD6C4F" w:rsidP="00BD6C4F">
      <w:pPr>
        <w:rPr>
          <w:rtl/>
        </w:rPr>
      </w:pPr>
      <w:r>
        <w:rPr>
          <w:rtl/>
        </w:rPr>
        <w:t xml:space="preserve">א"ל </w:t>
      </w:r>
      <w:r>
        <w:rPr>
          <w:rStyle w:val="2fb"/>
          <w:rtl/>
          <w:rPrChange w:id="13256" w:author="מנוע אמוראים" w:date="2026-10-05T16:40:54Z">
            <w:rPr>
              <w:rtl/>
            </w:rPr>
          </w:rPrChange>
        </w:rPr>
        <w:t xml:space="preserve">ר</w:t>
      </w:r>
      <w:r>
        <w:rPr>
          <w:rStyle w:val="2fb"/>
          <w:rFonts w:hint="cs"/>
          <w:rtl/>
          <w:rPrChange w:id="13257" w:author="מנוע אמוראים" w:date="2026-10-05T16:40:54Z">
            <w:rPr>
              <w:rFonts w:hint="cs"/>
              <w:rtl/>
            </w:rPr>
          </w:rPrChange>
        </w:rPr>
        <w:t xml:space="preserve">אב</w:t>
      </w:r>
      <w:r>
        <w:rPr>
          <w:rStyle w:val="2fb"/>
          <w:rtl/>
          <w:rPrChange w:id="13258" w:author="מנוע אמוראים" w:date="2026-10-05T16:40:54Z">
            <w:rPr>
              <w:rtl/>
            </w:rPr>
          </w:rPrChange>
        </w:rPr>
        <w:t xml:space="preserve">"</w:t>
      </w:r>
      <w:r>
        <w:rPr>
          <w:rStyle w:val="2fb"/>
          <w:rFonts w:hint="cs"/>
          <w:rtl/>
          <w:rPrChange w:id="13259" w:author="מנוע אמוראים" w:date="2026-10-05T16:40:54Z">
            <w:rPr>
              <w:rFonts w:hint="cs"/>
              <w:rtl/>
            </w:rPr>
          </w:rPrChange>
        </w:rPr>
        <w:t xml:space="preserve">י</w:t>
      </w:r>
      <w:r>
        <w:rPr>
          <w:rFonts w:hint="cs"/>
          <w:rtl/>
        </w:rPr>
        <w:t xml:space="preserve"> </w:t>
      </w:r>
      <w:r>
        <w:rPr>
          <w:rStyle w:val="2fb"/>
          <w:rFonts w:hint="cs"/>
          <w:rtl/>
          <w:rPrChange w:id="13260" w:author="מנוע אמוראים" w:date="2026-10-05T16:40:54Z">
            <w:rPr>
              <w:rFonts w:hint="cs"/>
              <w:rtl/>
            </w:rPr>
          </w:rPrChange>
        </w:rPr>
        <w:t xml:space="preserve">לר</w:t>
      </w:r>
      <w:r>
        <w:rPr>
          <w:rStyle w:val="2fb"/>
          <w:rtl/>
          <w:rPrChange w:id="13261" w:author="מנוע אמוראים" w:date="2026-10-05T16:40:54Z">
            <w:rPr>
              <w:rtl/>
            </w:rPr>
          </w:rPrChange>
        </w:rPr>
        <w:t xml:space="preserve">"</w:t>
      </w:r>
      <w:r>
        <w:rPr>
          <w:rStyle w:val="2fb"/>
          <w:rFonts w:hint="cs"/>
          <w:rtl/>
          <w:rPrChange w:id="13262" w:author="מנוע אמוראים" w:date="2026-10-05T16:40:54Z">
            <w:rPr>
              <w:rFonts w:hint="cs"/>
              <w:rtl/>
            </w:rPr>
          </w:rPrChange>
        </w:rPr>
        <w:t xml:space="preserve">ח</w:t>
      </w:r>
      <w:r w:rsidRPr="00C63571">
        <w:rPr>
          <w:rtl/>
        </w:rPr>
        <w:t>: בשר שבין השינים מהו? קרי עליה:</w:t>
      </w:r>
      <w:r w:rsidRPr="00A71A5E">
        <w:rPr>
          <w:rStyle w:val="afffff0"/>
          <w:rtl/>
        </w:rPr>
        <w:t xml:space="preserve"> </w:t>
      </w:r>
      <w:r w:rsidRPr="00A71A5E">
        <w:rPr>
          <w:rStyle w:val="afffff0"/>
          <w:rFonts w:hint="cs"/>
          <w:rtl/>
        </w:rPr>
        <w:t>'</w:t>
      </w:r>
      <w:r w:rsidRPr="00A71A5E">
        <w:rPr>
          <w:rStyle w:val="afffff0"/>
          <w:rtl/>
        </w:rPr>
        <w:t>הבשר עודנו בין שיניהם</w:t>
      </w:r>
      <w:r w:rsidRPr="00A71A5E">
        <w:rPr>
          <w:rStyle w:val="afffff0"/>
          <w:rFonts w:hint="cs"/>
          <w:rtl/>
        </w:rPr>
        <w:t>'</w:t>
      </w:r>
      <w:r w:rsidRPr="00A71A5E">
        <w:rPr>
          <w:rStyle w:val="afffff0"/>
          <w:rtl/>
        </w:rPr>
        <w:t>.</w:t>
      </w:r>
    </w:p>
    <w:p w14:paraId="34BA0D72" w14:textId="77777777" w:rsidR="0046556D" w:rsidRDefault="00BD6C4F" w:rsidP="00BD6C4F">
      <w:pPr>
        <w:rPr>
          <w:rtl/>
        </w:rPr>
      </w:pPr>
      <w:r>
        <w:rPr>
          <w:rFonts w:hint="cs"/>
          <w:rtl/>
        </w:rPr>
        <w:t>מ</w:t>
      </w:r>
      <w:r w:rsidR="00BF1CF6">
        <w:rPr>
          <w:rtl/>
        </w:rPr>
        <w:t>"</w:t>
      </w:r>
      <w:r>
        <w:rPr>
          <w:rFonts w:hint="cs"/>
          <w:rtl/>
        </w:rPr>
        <w:t>ע</w:t>
      </w:r>
      <w:r w:rsidRPr="00C63571">
        <w:rPr>
          <w:rtl/>
        </w:rPr>
        <w:t xml:space="preserve">: אנא, להא מלתא, חלא בר חמרא לגבי אבא, </w:t>
      </w:r>
    </w:p>
    <w:p w14:paraId="60A292E6" w14:textId="77777777" w:rsidR="0046556D" w:rsidRDefault="00BD6C4F" w:rsidP="00BD6C4F">
      <w:pPr>
        <w:rPr>
          <w:rtl/>
        </w:rPr>
      </w:pPr>
      <w:r>
        <w:rPr>
          <w:rtl/>
        </w:rPr>
        <w:t>ד</w:t>
      </w:r>
      <w:r w:rsidRPr="00C63571">
        <w:rPr>
          <w:rtl/>
        </w:rPr>
        <w:t xml:space="preserve">אבא </w:t>
      </w:r>
      <w:r>
        <w:rPr>
          <w:rFonts w:hint="cs"/>
          <w:rtl/>
        </w:rPr>
        <w:t xml:space="preserve">כשאכל בשר לא היה אוכל עד למחרת באותה שעה ואילו אני בסעודה זו לא אוכל ולסעודה הבאה אוכל </w:t>
      </w:r>
    </w:p>
    <w:p w14:paraId="57EA5C24" w14:textId="77777777" w:rsidR="0046556D" w:rsidRDefault="00BD6C4F" w:rsidP="00BD6C4F">
      <w:pPr>
        <w:rPr>
          <w:rtl/>
        </w:rPr>
      </w:pPr>
      <w:r w:rsidRPr="00C63571">
        <w:rPr>
          <w:rtl/>
        </w:rPr>
        <w:t>•</w:t>
      </w:r>
      <w:r>
        <w:rPr>
          <w:rFonts w:hint="cs"/>
          <w:rtl/>
        </w:rPr>
        <w:t xml:space="preserve"> </w:t>
      </w:r>
      <w:r w:rsidRPr="00C63571">
        <w:rPr>
          <w:rtl/>
        </w:rPr>
        <w:t>שמואל: אנ</w:t>
      </w:r>
      <w:r>
        <w:rPr>
          <w:rFonts w:hint="cs"/>
          <w:rtl/>
        </w:rPr>
        <w:t xml:space="preserve">י להך כחומץ בן יין לגבי אבא </w:t>
      </w:r>
      <w:r>
        <w:rPr>
          <w:rtl/>
        </w:rPr>
        <w:t>דאילו אבא</w:t>
      </w:r>
      <w:r w:rsidRPr="00C63571">
        <w:rPr>
          <w:rtl/>
        </w:rPr>
        <w:t xml:space="preserve"> סייר נכסיה </w:t>
      </w:r>
      <w:r>
        <w:rPr>
          <w:rFonts w:hint="cs"/>
          <w:rtl/>
        </w:rPr>
        <w:t>ב' פעמים ביום ואני לא מסייר אלא פעם אחת ולטעמיה</w:t>
      </w:r>
      <w:r w:rsidRPr="00C63571">
        <w:rPr>
          <w:rtl/>
        </w:rPr>
        <w:t xml:space="preserve">: </w:t>
      </w:r>
      <w:r>
        <w:rPr>
          <w:rFonts w:hint="cs"/>
          <w:rtl/>
        </w:rPr>
        <w:t>דמי שמסייר נכסיה בכל יום מוצא מטבע שיודע לתקן מה שצריך</w:t>
      </w:r>
    </w:p>
    <w:p w14:paraId="54DDC212" w14:textId="77777777" w:rsidR="0046556D" w:rsidRDefault="00BD6C4F" w:rsidP="00BD6C4F">
      <w:pPr>
        <w:rPr>
          <w:rtl/>
        </w:rPr>
      </w:pPr>
      <w:r w:rsidRPr="00C63571">
        <w:rPr>
          <w:rtl/>
        </w:rPr>
        <w:t>•</w:t>
      </w:r>
      <w:r>
        <w:rPr>
          <w:rFonts w:hint="cs"/>
          <w:rtl/>
        </w:rPr>
        <w:t xml:space="preserve"> </w:t>
      </w:r>
      <w:r w:rsidRPr="00C63571">
        <w:rPr>
          <w:rtl/>
        </w:rPr>
        <w:t xml:space="preserve">אביי סייר </w:t>
      </w:r>
      <w:r>
        <w:rPr>
          <w:rFonts w:hint="cs"/>
          <w:rtl/>
        </w:rPr>
        <w:t>ב</w:t>
      </w:r>
      <w:r w:rsidRPr="00C63571">
        <w:rPr>
          <w:rtl/>
        </w:rPr>
        <w:t>נכסיה כל יו</w:t>
      </w:r>
      <w:r>
        <w:rPr>
          <w:rFonts w:hint="cs"/>
          <w:rtl/>
        </w:rPr>
        <w:t>ם</w:t>
      </w:r>
      <w:r w:rsidRPr="00C63571">
        <w:rPr>
          <w:rtl/>
        </w:rPr>
        <w:t xml:space="preserve"> ויו</w:t>
      </w:r>
      <w:r>
        <w:rPr>
          <w:rFonts w:hint="cs"/>
          <w:rtl/>
        </w:rPr>
        <w:t>ם,</w:t>
      </w:r>
      <w:r w:rsidRPr="00C63571">
        <w:rPr>
          <w:rtl/>
        </w:rPr>
        <w:t xml:space="preserve"> יו</w:t>
      </w:r>
      <w:r>
        <w:rPr>
          <w:rFonts w:hint="cs"/>
          <w:rtl/>
        </w:rPr>
        <w:t>ם א</w:t>
      </w:r>
      <w:r>
        <w:rPr>
          <w:rtl/>
        </w:rPr>
        <w:t>חד פגע באר</w:t>
      </w:r>
      <w:r>
        <w:rPr>
          <w:rFonts w:hint="cs"/>
          <w:rtl/>
        </w:rPr>
        <w:t xml:space="preserve">יס שגונב משא עצים </w:t>
      </w:r>
      <w:r w:rsidRPr="00C63571">
        <w:rPr>
          <w:rtl/>
        </w:rPr>
        <w:t>א"ל: הני להיכא? א"ל: לבי מר, א"ל: כבר קדמוך רבנן.</w:t>
      </w:r>
      <w:r>
        <w:rPr>
          <w:rFonts w:hint="cs"/>
          <w:rtl/>
        </w:rPr>
        <w:t xml:space="preserve">[בזה שאמרו לסייר במקום בכל יום] </w:t>
      </w:r>
    </w:p>
    <w:p w14:paraId="5A6B0314" w14:textId="77777777" w:rsidR="0046556D" w:rsidRDefault="00BD6C4F" w:rsidP="00BD6C4F">
      <w:pPr>
        <w:rPr>
          <w:rtl/>
        </w:rPr>
      </w:pPr>
      <w:r w:rsidRPr="00C63571">
        <w:rPr>
          <w:rtl/>
        </w:rPr>
        <w:t>•</w:t>
      </w:r>
      <w:r>
        <w:rPr>
          <w:rFonts w:hint="cs"/>
          <w:rtl/>
        </w:rPr>
        <w:t xml:space="preserve"> </w:t>
      </w:r>
      <w:r w:rsidRPr="00C63571">
        <w:rPr>
          <w:rtl/>
        </w:rPr>
        <w:t xml:space="preserve">רב אסי סייר </w:t>
      </w:r>
      <w:r>
        <w:rPr>
          <w:rFonts w:hint="cs"/>
          <w:rtl/>
        </w:rPr>
        <w:t>ב</w:t>
      </w:r>
      <w:r w:rsidRPr="00C63571">
        <w:rPr>
          <w:rtl/>
        </w:rPr>
        <w:t xml:space="preserve">נכסיה </w:t>
      </w:r>
      <w:r>
        <w:rPr>
          <w:rFonts w:hint="cs"/>
          <w:rtl/>
        </w:rPr>
        <w:t>ב</w:t>
      </w:r>
      <w:r w:rsidRPr="00C63571">
        <w:rPr>
          <w:rtl/>
        </w:rPr>
        <w:t>כל יו</w:t>
      </w:r>
      <w:r>
        <w:rPr>
          <w:rFonts w:hint="cs"/>
          <w:rtl/>
        </w:rPr>
        <w:t>ם</w:t>
      </w:r>
      <w:r w:rsidRPr="00C63571">
        <w:rPr>
          <w:rtl/>
        </w:rPr>
        <w:t xml:space="preserve"> אמר: היכ</w:t>
      </w:r>
      <w:r>
        <w:rPr>
          <w:rFonts w:hint="cs"/>
          <w:rtl/>
        </w:rPr>
        <w:t xml:space="preserve">ן הם כל איסתרי של שמואל </w:t>
      </w:r>
    </w:p>
    <w:p w14:paraId="56620E99" w14:textId="77777777" w:rsidR="0046556D" w:rsidRDefault="00BD6C4F" w:rsidP="00BD6C4F">
      <w:pPr>
        <w:rPr>
          <w:rtl/>
        </w:rPr>
      </w:pPr>
      <w:r w:rsidRPr="00C63571">
        <w:rPr>
          <w:rtl/>
        </w:rPr>
        <w:lastRenderedPageBreak/>
        <w:t>י</w:t>
      </w:r>
      <w:r>
        <w:rPr>
          <w:rtl/>
        </w:rPr>
        <w:t>ו</w:t>
      </w:r>
      <w:r>
        <w:rPr>
          <w:rFonts w:hint="cs"/>
          <w:rtl/>
        </w:rPr>
        <w:t>ם</w:t>
      </w:r>
      <w:r w:rsidRPr="00C63571">
        <w:rPr>
          <w:rtl/>
        </w:rPr>
        <w:t xml:space="preserve"> </w:t>
      </w:r>
      <w:r>
        <w:rPr>
          <w:rFonts w:hint="cs"/>
          <w:rtl/>
        </w:rPr>
        <w:t>א</w:t>
      </w:r>
      <w:r w:rsidRPr="00C63571">
        <w:rPr>
          <w:rtl/>
        </w:rPr>
        <w:t xml:space="preserve">חד </w:t>
      </w:r>
      <w:r>
        <w:rPr>
          <w:rFonts w:hint="cs"/>
          <w:rtl/>
        </w:rPr>
        <w:t>רא</w:t>
      </w:r>
      <w:r w:rsidRPr="00C63571">
        <w:rPr>
          <w:rtl/>
        </w:rPr>
        <w:t xml:space="preserve">א צינור </w:t>
      </w:r>
      <w:r>
        <w:rPr>
          <w:rFonts w:hint="cs"/>
          <w:rtl/>
        </w:rPr>
        <w:t>שעולה על גדותיו לקח לגלימתו כרך והושיב שם הרים קולו ובאו אנשים וסכרוהו אמר</w:t>
      </w:r>
      <w:r w:rsidRPr="00C63571">
        <w:rPr>
          <w:rtl/>
        </w:rPr>
        <w:t xml:space="preserve"> </w:t>
      </w:r>
      <w:r>
        <w:rPr>
          <w:rFonts w:hint="cs"/>
          <w:rtl/>
        </w:rPr>
        <w:t xml:space="preserve">שמצא </w:t>
      </w:r>
      <w:r w:rsidRPr="00C63571">
        <w:rPr>
          <w:rtl/>
        </w:rPr>
        <w:t>לכולהו איסתרי דמר שמואל.</w:t>
      </w:r>
    </w:p>
    <w:p w14:paraId="0AD6F8D9" w14:textId="77777777" w:rsidR="0046556D" w:rsidRDefault="0046556D" w:rsidP="00BD6C4F">
      <w:pPr>
        <w:rPr>
          <w:rtl/>
        </w:rPr>
      </w:pPr>
    </w:p>
    <w:p w14:paraId="74155A92" w14:textId="77777777" w:rsidR="0046556D" w:rsidRDefault="00BD6C4F" w:rsidP="00BD6C4F">
      <w:pPr>
        <w:rPr>
          <w:rtl/>
        </w:rPr>
      </w:pPr>
      <w:r w:rsidRPr="00C63571">
        <w:rPr>
          <w:rtl/>
        </w:rPr>
        <w:t>•</w:t>
      </w:r>
      <w:r>
        <w:rPr>
          <w:rFonts w:hint="cs"/>
          <w:rtl/>
        </w:rPr>
        <w:t xml:space="preserve"> </w:t>
      </w:r>
      <w:r>
        <w:rPr>
          <w:rStyle w:val="2fb"/>
          <w:rFonts w:hint="cs"/>
          <w:rtl/>
          <w:rPrChange w:id="13263" w:author="מנוע אמוראים" w:date="2026-10-05T16:40:54Z">
            <w:rPr>
              <w:rFonts w:hint="cs"/>
              <w:rtl/>
            </w:rPr>
          </w:rPrChange>
        </w:rPr>
        <w:t xml:space="preserve">ראב</w:t>
      </w:r>
      <w:r>
        <w:rPr>
          <w:rStyle w:val="2fb"/>
          <w:rtl/>
          <w:rPrChange w:id="13264" w:author="מנוע אמוראים" w:date="2026-10-05T16:40:54Z">
            <w:rPr>
              <w:rtl/>
            </w:rPr>
          </w:rPrChange>
        </w:rPr>
        <w:t xml:space="preserve">"</w:t>
      </w:r>
      <w:r>
        <w:rPr>
          <w:rStyle w:val="2fb"/>
          <w:rFonts w:hint="cs"/>
          <w:rtl/>
          <w:rPrChange w:id="13265" w:author="מנוע אמוראים" w:date="2026-10-05T16:40:54Z">
            <w:rPr>
              <w:rFonts w:hint="cs"/>
              <w:rtl/>
            </w:rPr>
          </w:rPrChange>
        </w:rPr>
        <w:t xml:space="preserve">א</w:t>
      </w:r>
      <w:r>
        <w:rPr>
          <w:rFonts w:hint="cs"/>
          <w:rtl/>
        </w:rPr>
        <w:t xml:space="preserve"> </w:t>
      </w:r>
      <w:r>
        <w:rPr>
          <w:rStyle w:val="2fb"/>
          <w:rFonts w:hint="cs"/>
          <w:rtl/>
          <w:rPrChange w:id="13266" w:author="מנוע אמוראים" w:date="2026-10-05T16:40:54Z">
            <w:rPr>
              <w:rFonts w:hint="cs"/>
              <w:rtl/>
            </w:rPr>
          </w:rPrChange>
        </w:rPr>
        <w:t xml:space="preserve">מריצב</w:t>
      </w:r>
      <w:r>
        <w:rPr>
          <w:rStyle w:val="2fb"/>
          <w:rtl/>
          <w:rPrChange w:id="13267" w:author="מנוע אמוראים" w:date="2026-10-05T16:40:54Z">
            <w:rPr>
              <w:rtl/>
            </w:rPr>
          </w:rPrChange>
        </w:rPr>
        <w:t xml:space="preserve">"</w:t>
      </w:r>
      <w:r>
        <w:rPr>
          <w:rStyle w:val="2fb"/>
          <w:rFonts w:hint="cs"/>
          <w:rtl/>
          <w:rPrChange w:id="13268" w:author="מנוע אמוראים" w:date="2026-10-05T16:40:54Z">
            <w:rPr>
              <w:rFonts w:hint="cs"/>
              <w:rtl/>
            </w:rPr>
          </w:rPrChange>
        </w:rPr>
        <w:t xml:space="preserve">א</w:t>
      </w:r>
      <w:r w:rsidRPr="00C63571">
        <w:rPr>
          <w:rtl/>
        </w:rPr>
        <w:t>: מים ראשונים - מצוה, ואחרונים - חובה.</w:t>
      </w:r>
    </w:p>
    <w:p w14:paraId="724086A7" w14:textId="77777777" w:rsidR="0046556D" w:rsidRDefault="00BD6C4F" w:rsidP="00BD6C4F">
      <w:pPr>
        <w:rPr>
          <w:rtl/>
        </w:rPr>
      </w:pPr>
      <w:r w:rsidRPr="00C63571">
        <w:rPr>
          <w:rtl/>
        </w:rPr>
        <w:t>מיתיבי: מים ראשונים ואחרונים - חובה, אמצעיים - רשות!</w:t>
      </w:r>
    </w:p>
    <w:p w14:paraId="307A9900" w14:textId="77777777" w:rsidR="0046556D" w:rsidRDefault="00BD6C4F" w:rsidP="00BD6C4F">
      <w:pPr>
        <w:rPr>
          <w:rtl/>
        </w:rPr>
      </w:pPr>
      <w:r w:rsidRPr="00C63571">
        <w:rPr>
          <w:rtl/>
        </w:rPr>
        <w:t>מצוה לגבי רשות - חובה קרי לה.</w:t>
      </w:r>
    </w:p>
    <w:p w14:paraId="6A4C50DE" w14:textId="77777777" w:rsidR="0046556D" w:rsidRDefault="0046556D" w:rsidP="00BD6C4F">
      <w:pPr>
        <w:rPr>
          <w:rtl/>
        </w:rPr>
      </w:pPr>
    </w:p>
    <w:p w14:paraId="0CC73383" w14:textId="77777777" w:rsidR="0046556D" w:rsidRDefault="00BD6C4F" w:rsidP="00BD6C4F">
      <w:pPr>
        <w:rPr>
          <w:rtl/>
        </w:rPr>
      </w:pPr>
      <w:r w:rsidRPr="00C63571">
        <w:rPr>
          <w:rtl/>
        </w:rPr>
        <w:t>•</w:t>
      </w:r>
      <w:r>
        <w:rPr>
          <w:rFonts w:hint="cs"/>
          <w:rtl/>
        </w:rPr>
        <w:t xml:space="preserve"> </w:t>
      </w:r>
      <w:r w:rsidRPr="00FB77A7">
        <w:rPr>
          <w:b/>
          <w:bCs/>
          <w:rtl/>
        </w:rPr>
        <w:t>גופא</w:t>
      </w:r>
      <w:r w:rsidRPr="00C63571">
        <w:rPr>
          <w:rtl/>
        </w:rPr>
        <w:t xml:space="preserve">: מים ראשונים ואחרונים - חובה, אמצעיים - רשות, </w:t>
      </w:r>
    </w:p>
    <w:p w14:paraId="510FDA6B" w14:textId="7BD703B0" w:rsidR="0046556D" w:rsidRDefault="00BD6C4F" w:rsidP="00BD6C4F">
      <w:pPr>
        <w:rPr>
          <w:rtl/>
        </w:rPr>
      </w:pPr>
      <w:r w:rsidRPr="00C63571">
        <w:rPr>
          <w:rtl/>
        </w:rPr>
        <w:t xml:space="preserve">ראשונים - נוטלין בין בכלי בין על גבי קרקע, אחרונים - אין נוטלין אלא בכלי, </w:t>
      </w:r>
    </w:p>
    <w:p w14:paraId="683B0CB1" w14:textId="02B56769" w:rsidR="0046556D" w:rsidRDefault="00BD6C4F" w:rsidP="00BD6C4F">
      <w:pPr>
        <w:rPr>
          <w:rtl/>
        </w:rPr>
      </w:pPr>
      <w:r w:rsidRPr="00C63571">
        <w:rPr>
          <w:rtl/>
        </w:rPr>
        <w:t>ואמרי לה: אין נ</w:t>
      </w:r>
      <w:r>
        <w:rPr>
          <w:rtl/>
        </w:rPr>
        <w:t>וטלין על גבי קרקע,</w:t>
      </w:r>
    </w:p>
    <w:p w14:paraId="3C62C9A1" w14:textId="77777777" w:rsidR="0046556D" w:rsidRDefault="00BD6C4F" w:rsidP="00BD6C4F">
      <w:pPr>
        <w:rPr>
          <w:rtl/>
        </w:rPr>
      </w:pPr>
      <w:r w:rsidRPr="00C63571">
        <w:rPr>
          <w:rtl/>
        </w:rPr>
        <w:t>•</w:t>
      </w:r>
      <w:r>
        <w:rPr>
          <w:rFonts w:hint="cs"/>
          <w:rtl/>
        </w:rPr>
        <w:t xml:space="preserve"> </w:t>
      </w:r>
      <w:r w:rsidRPr="00C63571">
        <w:rPr>
          <w:rtl/>
        </w:rPr>
        <w:t>איכא בינייהו - קינסא, מים ראשונים - נוטלין בין בחמין</w:t>
      </w:r>
      <w:r>
        <w:rPr>
          <w:rtl/>
        </w:rPr>
        <w:t xml:space="preserve"> בין בצונן, אחרונים </w:t>
      </w:r>
      <w:r w:rsidRPr="00C63571">
        <w:rPr>
          <w:rtl/>
        </w:rPr>
        <w:t>אין נוטלין אלא בצונן, מפני שחמין מפעפעין את הידים ואין מעבירין את הזוהמא.</w:t>
      </w:r>
    </w:p>
    <w:p w14:paraId="34DDEB79" w14:textId="77777777" w:rsidR="0046556D" w:rsidRDefault="00BD6C4F" w:rsidP="00BD6C4F">
      <w:pPr>
        <w:rPr>
          <w:rtl/>
        </w:rPr>
      </w:pPr>
      <w:r w:rsidRPr="00C63571">
        <w:rPr>
          <w:rtl/>
        </w:rPr>
        <w:t>מים ראשונים נוטלין בין בחמין בין בצונן.</w:t>
      </w:r>
    </w:p>
    <w:p w14:paraId="409F4D76" w14:textId="77777777" w:rsidR="00BD6C4F" w:rsidRDefault="00BD6C4F" w:rsidP="00F07436">
      <w:pPr>
        <w:pStyle w:val="afff3"/>
        <w:framePr w:wrap="around"/>
        <w:rPr>
          <w:rtl/>
        </w:rPr>
      </w:pPr>
      <w:r>
        <w:rPr>
          <w:rFonts w:hint="cs"/>
          <w:rtl/>
        </w:rPr>
        <w:t>קה:</w:t>
      </w:r>
    </w:p>
    <w:p w14:paraId="3A6B6CCD" w14:textId="77777777" w:rsidR="0046556D" w:rsidRDefault="00BD6C4F" w:rsidP="00BD6C4F">
      <w:pPr>
        <w:rPr>
          <w:rtl/>
        </w:rPr>
      </w:pPr>
      <w:r>
        <w:rPr>
          <w:rStyle w:val="2fb"/>
          <w:rFonts w:hint="cs"/>
          <w:rtl/>
          <w:rPrChange w:id="13269" w:author="מנוע אמוראים" w:date="2026-10-05T16:40:54Z">
            <w:rPr>
              <w:rFonts w:hint="cs"/>
              <w:rtl/>
            </w:rPr>
          </w:rPrChange>
        </w:rPr>
        <w:t xml:space="preserve">ריב</w:t>
      </w:r>
      <w:r>
        <w:rPr>
          <w:rStyle w:val="2fb"/>
          <w:rtl/>
          <w:rPrChange w:id="13270" w:author="מנוע אמוראים" w:date="2026-10-05T16:40:54Z">
            <w:rPr>
              <w:rtl/>
            </w:rPr>
          </w:rPrChange>
        </w:rPr>
        <w:t xml:space="preserve">"</w:t>
      </w:r>
      <w:r>
        <w:rPr>
          <w:rStyle w:val="2fb"/>
          <w:rFonts w:hint="cs"/>
          <w:rtl/>
          <w:rPrChange w:id="13271" w:author="מנוע אמוראים" w:date="2026-10-05T16:40:54Z">
            <w:rPr>
              <w:rFonts w:hint="cs"/>
              <w:rtl/>
            </w:rPr>
          </w:rPrChange>
        </w:rPr>
        <w:t xml:space="preserve">י</w:t>
      </w:r>
      <w:r>
        <w:rPr>
          <w:rFonts w:hint="cs"/>
          <w:rtl/>
        </w:rPr>
        <w:t xml:space="preserve"> מר'</w:t>
      </w:r>
      <w:r w:rsidRPr="00C63571">
        <w:rPr>
          <w:rtl/>
        </w:rPr>
        <w:t xml:space="preserve"> ינאי: לא שנו אלא שאין היד  סולדת בהן, אבל היד סולדת בהן - אין נוטלין בהן;</w:t>
      </w:r>
    </w:p>
    <w:p w14:paraId="4639D282" w14:textId="77777777" w:rsidR="0046556D" w:rsidRDefault="00BD6C4F" w:rsidP="00BD6C4F">
      <w:pPr>
        <w:rPr>
          <w:rtl/>
        </w:rPr>
      </w:pPr>
      <w:r w:rsidRPr="00C63571">
        <w:rPr>
          <w:rtl/>
        </w:rPr>
        <w:t>ואיכ</w:t>
      </w:r>
      <w:r>
        <w:rPr>
          <w:rtl/>
        </w:rPr>
        <w:t xml:space="preserve">א דמתני </w:t>
      </w:r>
      <w:r w:rsidRPr="00C63571">
        <w:rPr>
          <w:rtl/>
        </w:rPr>
        <w:t xml:space="preserve">אסיפא, אחרונים אין נוטלין אלא בצונן, אבל בחמין </w:t>
      </w:r>
      <w:r>
        <w:rPr>
          <w:rFonts w:hint="cs"/>
          <w:rtl/>
        </w:rPr>
        <w:t>ל</w:t>
      </w:r>
      <w:r w:rsidRPr="00C63571">
        <w:rPr>
          <w:rtl/>
        </w:rPr>
        <w:t xml:space="preserve">א, </w:t>
      </w:r>
    </w:p>
    <w:p w14:paraId="334D9D7E" w14:textId="77777777" w:rsidR="0046556D" w:rsidRDefault="00BD6C4F" w:rsidP="00BD6C4F">
      <w:pPr>
        <w:rPr>
          <w:rtl/>
        </w:rPr>
      </w:pPr>
      <w:r w:rsidRPr="00C63571">
        <w:rPr>
          <w:rtl/>
        </w:rPr>
        <w:t>•</w:t>
      </w:r>
      <w:r>
        <w:rPr>
          <w:rFonts w:hint="cs"/>
          <w:rtl/>
        </w:rPr>
        <w:t xml:space="preserve"> </w:t>
      </w:r>
      <w:r>
        <w:rPr>
          <w:rStyle w:val="2fb"/>
          <w:rFonts w:hint="cs"/>
          <w:rtl/>
          <w:rPrChange w:id="13272" w:author="מנוע אמוראים" w:date="2026-10-05T16:40:54Z">
            <w:rPr>
              <w:rFonts w:hint="cs"/>
              <w:rtl/>
            </w:rPr>
          </w:rPrChange>
        </w:rPr>
        <w:t xml:space="preserve">אריב</w:t>
      </w:r>
      <w:r>
        <w:rPr>
          <w:rStyle w:val="2fb"/>
          <w:rtl/>
          <w:rPrChange w:id="13273" w:author="מנוע אמוראים" w:date="2026-10-05T16:40:54Z">
            <w:rPr>
              <w:rtl/>
            </w:rPr>
          </w:rPrChange>
        </w:rPr>
        <w:t xml:space="preserve">"</w:t>
      </w:r>
      <w:r>
        <w:rPr>
          <w:rStyle w:val="2fb"/>
          <w:rFonts w:hint="cs"/>
          <w:rtl/>
          <w:rPrChange w:id="13274" w:author="מנוע אמוראים" w:date="2026-10-05T16:40:54Z">
            <w:rPr>
              <w:rFonts w:hint="cs"/>
              <w:rtl/>
            </w:rPr>
          </w:rPrChange>
        </w:rPr>
        <w:t xml:space="preserve">י</w:t>
      </w:r>
      <w:r>
        <w:rPr>
          <w:rFonts w:hint="cs"/>
          <w:rtl/>
        </w:rPr>
        <w:t xml:space="preserve"> מר' </w:t>
      </w:r>
      <w:r w:rsidRPr="00C63571">
        <w:rPr>
          <w:rtl/>
        </w:rPr>
        <w:t>ינאי: לא שנו אלא שהיד סולדת בהן, אבל אין היד סולדת בהן - נוטלין, מכלל דראשונים - אע</w:t>
      </w:r>
      <w:r>
        <w:rPr>
          <w:rtl/>
        </w:rPr>
        <w:t>"</w:t>
      </w:r>
      <w:r w:rsidRPr="00C63571">
        <w:rPr>
          <w:rtl/>
        </w:rPr>
        <w:t>פ שהיד סולדת בהן מותר.</w:t>
      </w:r>
    </w:p>
    <w:p w14:paraId="439FC390" w14:textId="77777777" w:rsidR="0046556D" w:rsidRDefault="00BD6C4F" w:rsidP="00BD6C4F">
      <w:pPr>
        <w:rPr>
          <w:rtl/>
        </w:rPr>
      </w:pPr>
      <w:r w:rsidRPr="00C63571">
        <w:rPr>
          <w:rtl/>
        </w:rPr>
        <w:t>•</w:t>
      </w:r>
      <w:r>
        <w:rPr>
          <w:rFonts w:hint="cs"/>
          <w:rtl/>
        </w:rPr>
        <w:t xml:space="preserve"> </w:t>
      </w:r>
      <w:r w:rsidRPr="007B3A3F">
        <w:rPr>
          <w:b/>
          <w:bCs/>
          <w:rtl/>
        </w:rPr>
        <w:t>אמצעיים רשות,</w:t>
      </w:r>
      <w:r w:rsidRPr="00C63571">
        <w:rPr>
          <w:rtl/>
        </w:rPr>
        <w:t xml:space="preserve"> </w:t>
      </w:r>
      <w:r>
        <w:rPr>
          <w:rStyle w:val="2fb"/>
          <w:rFonts w:hint="cs"/>
          <w:rtl/>
          <w:rPrChange w:id="13275" w:author="מנוע אמוראים" w:date="2026-10-05T16:40:54Z">
            <w:rPr>
              <w:rFonts w:hint="cs"/>
              <w:rtl/>
            </w:rPr>
          </w:rPrChange>
        </w:rPr>
        <w:t xml:space="preserve">אר</w:t>
      </w:r>
      <w:r>
        <w:rPr>
          <w:rStyle w:val="2fb"/>
          <w:rtl/>
          <w:rPrChange w:id="13276" w:author="מנוע אמוראים" w:date="2026-10-05T16:40:54Z">
            <w:rPr>
              <w:rtl/>
            </w:rPr>
          </w:rPrChange>
        </w:rPr>
        <w:t xml:space="preserve">"</w:t>
      </w:r>
      <w:r>
        <w:rPr>
          <w:rStyle w:val="2fb"/>
          <w:rFonts w:hint="cs"/>
          <w:rtl/>
          <w:rPrChange w:id="13277" w:author="מנוע אמוראים" w:date="2026-10-05T16:40:54Z">
            <w:rPr>
              <w:rFonts w:hint="cs"/>
              <w:rtl/>
            </w:rPr>
          </w:rPrChange>
        </w:rPr>
        <w:t xml:space="preserve">נ</w:t>
      </w:r>
      <w:r w:rsidRPr="00C63571">
        <w:rPr>
          <w:rtl/>
        </w:rPr>
        <w:t>: לא שנו אלא בין תבשיל לתבשיל, אבל בין תבשיל לגבינה - חובה.</w:t>
      </w:r>
    </w:p>
    <w:p w14:paraId="631E4E84" w14:textId="77777777" w:rsidR="0046556D" w:rsidRDefault="00BD6C4F" w:rsidP="00BD6C4F">
      <w:pPr>
        <w:rPr>
          <w:rtl/>
        </w:rPr>
      </w:pPr>
      <w:r>
        <w:rPr>
          <w:rStyle w:val="2fb"/>
          <w:rFonts w:hint="cs"/>
          <w:rtl/>
          <w:rPrChange w:id="13278" w:author="מנוע אמוראים" w:date="2026-10-05T16:40:54Z">
            <w:rPr>
              <w:rFonts w:hint="cs"/>
              <w:rtl/>
            </w:rPr>
          </w:rPrChange>
        </w:rPr>
        <w:t xml:space="preserve">אר</w:t>
      </w:r>
      <w:r>
        <w:rPr>
          <w:rStyle w:val="2fb"/>
          <w:rtl/>
          <w:rPrChange w:id="13279" w:author="מנוע אמוראים" w:date="2026-10-05T16:40:54Z">
            <w:rPr>
              <w:rtl/>
            </w:rPr>
          </w:rPrChange>
        </w:rPr>
        <w:t xml:space="preserve">"</w:t>
      </w:r>
      <w:r>
        <w:rPr>
          <w:rStyle w:val="2fb"/>
          <w:rFonts w:hint="cs"/>
          <w:rtl/>
          <w:rPrChange w:id="13280" w:author="מנוע אמוראים" w:date="2026-10-05T16:40:54Z">
            <w:rPr>
              <w:rFonts w:hint="cs"/>
              <w:rtl/>
            </w:rPr>
          </w:rPrChange>
        </w:rPr>
        <w:t xml:space="preserve">י</w:t>
      </w:r>
      <w:r>
        <w:rPr>
          <w:rFonts w:hint="cs"/>
          <w:rtl/>
        </w:rPr>
        <w:t xml:space="preserve"> </w:t>
      </w:r>
      <w:r>
        <w:rPr>
          <w:rStyle w:val="2fb"/>
          <w:rFonts w:hint="cs"/>
          <w:rtl/>
          <w:rPrChange w:id="13281" w:author="מנוע אמוראים" w:date="2026-10-05T16:40:54Z">
            <w:rPr>
              <w:rFonts w:hint="cs"/>
              <w:rtl/>
            </w:rPr>
          </w:rPrChange>
        </w:rPr>
        <w:t xml:space="preserve">בדר</w:t>
      </w:r>
      <w:r>
        <w:rPr>
          <w:rStyle w:val="2fb"/>
          <w:rtl/>
          <w:rPrChange w:id="13282" w:author="מנוע אמוראים" w:date="2026-10-05T16:40:54Z">
            <w:rPr>
              <w:rtl/>
            </w:rPr>
          </w:rPrChange>
        </w:rPr>
        <w:t xml:space="preserve">"</w:t>
      </w:r>
      <w:r>
        <w:rPr>
          <w:rStyle w:val="2fb"/>
          <w:rFonts w:hint="cs"/>
          <w:rtl/>
          <w:rPrChange w:id="13283" w:author="מנוע אמוראים" w:date="2026-10-05T16:40:54Z">
            <w:rPr>
              <w:rFonts w:hint="cs"/>
              <w:rtl/>
            </w:rPr>
          </w:rPrChange>
        </w:rPr>
        <w:t xml:space="preserve">ח</w:t>
      </w:r>
      <w:r w:rsidRPr="00C63571">
        <w:rPr>
          <w:rtl/>
        </w:rPr>
        <w:t>: מפני מה אמרו מים אחרונים חובה - שמלח סדומית יש, שמסמא את העינים.</w:t>
      </w:r>
    </w:p>
    <w:p w14:paraId="1CB70AAD" w14:textId="77777777" w:rsidR="0046556D" w:rsidRDefault="00BD6C4F" w:rsidP="00BD6C4F">
      <w:pPr>
        <w:rPr>
          <w:rtl/>
        </w:rPr>
      </w:pPr>
      <w:r w:rsidRPr="00C63571">
        <w:rPr>
          <w:rtl/>
        </w:rPr>
        <w:t>•</w:t>
      </w:r>
      <w:r>
        <w:rPr>
          <w:rFonts w:hint="cs"/>
          <w:rtl/>
        </w:rPr>
        <w:t xml:space="preserve"> </w:t>
      </w:r>
      <w:r w:rsidRPr="00C63571">
        <w:rPr>
          <w:rtl/>
        </w:rPr>
        <w:t>אביי: ומשתכח כ</w:t>
      </w:r>
      <w:r>
        <w:rPr>
          <w:rFonts w:hint="cs"/>
          <w:rtl/>
        </w:rPr>
        <w:t>קורט בכור</w:t>
      </w:r>
      <w:r w:rsidRPr="00C63571">
        <w:rPr>
          <w:rtl/>
        </w:rPr>
        <w:t>.</w:t>
      </w:r>
    </w:p>
    <w:p w14:paraId="352157D4" w14:textId="77777777" w:rsidR="0046556D" w:rsidRDefault="00BD6C4F" w:rsidP="00BD6C4F">
      <w:pPr>
        <w:rPr>
          <w:rtl/>
        </w:rPr>
      </w:pPr>
      <w:r w:rsidRPr="00C63571">
        <w:rPr>
          <w:rtl/>
        </w:rPr>
        <w:t xml:space="preserve">א"ל </w:t>
      </w:r>
      <w:r>
        <w:rPr>
          <w:rStyle w:val="2fb"/>
          <w:rFonts w:hint="cs"/>
          <w:rtl/>
          <w:rPrChange w:id="13284" w:author="מנוע אמוראים" w:date="2026-10-05T16:40:54Z">
            <w:rPr>
              <w:rFonts w:hint="cs"/>
              <w:rtl/>
            </w:rPr>
          </w:rPrChange>
        </w:rPr>
        <w:t xml:space="preserve">ראבד</w:t>
      </w:r>
      <w:r>
        <w:rPr>
          <w:rStyle w:val="2fb"/>
          <w:rtl/>
          <w:rPrChange w:id="13285" w:author="מנוע אמוראים" w:date="2026-10-05T16:40:54Z">
            <w:rPr>
              <w:rtl/>
            </w:rPr>
          </w:rPrChange>
        </w:rPr>
        <w:t xml:space="preserve">"</w:t>
      </w:r>
      <w:r>
        <w:rPr>
          <w:rStyle w:val="2fb"/>
          <w:rFonts w:hint="cs"/>
          <w:rtl/>
          <w:rPrChange w:id="13286" w:author="מנוע אמוראים" w:date="2026-10-05T16:40:54Z">
            <w:rPr>
              <w:rFonts w:hint="cs"/>
              <w:rtl/>
            </w:rPr>
          </w:rPrChange>
        </w:rPr>
        <w:t xml:space="preserve">ר</w:t>
      </w:r>
      <w:r w:rsidRPr="00C63571">
        <w:rPr>
          <w:rtl/>
        </w:rPr>
        <w:t xml:space="preserve"> לרב אשי: כל מלחא מאי? א"ל: לא מבעיא.</w:t>
      </w:r>
    </w:p>
    <w:p w14:paraId="5B3336B5" w14:textId="77777777" w:rsidR="0046556D" w:rsidRDefault="0046556D" w:rsidP="00BD6C4F">
      <w:pPr>
        <w:rPr>
          <w:rtl/>
        </w:rPr>
      </w:pPr>
    </w:p>
    <w:p w14:paraId="56C69DA9" w14:textId="77777777" w:rsidR="0046556D" w:rsidRDefault="00BD6C4F" w:rsidP="00BD6C4F">
      <w:pPr>
        <w:rPr>
          <w:rtl/>
        </w:rPr>
      </w:pPr>
      <w:r w:rsidRPr="00C63571">
        <w:rPr>
          <w:rtl/>
        </w:rPr>
        <w:t>•</w:t>
      </w:r>
      <w:r>
        <w:rPr>
          <w:rFonts w:hint="cs"/>
          <w:rtl/>
        </w:rPr>
        <w:t xml:space="preserve"> </w:t>
      </w:r>
      <w:r w:rsidRPr="00C63571">
        <w:rPr>
          <w:rtl/>
        </w:rPr>
        <w:t>אביי: מריש הו</w:t>
      </w:r>
      <w:r w:rsidR="00BF1CF6">
        <w:rPr>
          <w:rtl/>
        </w:rPr>
        <w:t>"</w:t>
      </w:r>
      <w:r>
        <w:rPr>
          <w:rFonts w:hint="cs"/>
          <w:rtl/>
        </w:rPr>
        <w:t>א</w:t>
      </w:r>
      <w:r w:rsidRPr="00C63571">
        <w:rPr>
          <w:rtl/>
        </w:rPr>
        <w:t xml:space="preserve"> האי דלא משו מי</w:t>
      </w:r>
      <w:r>
        <w:rPr>
          <w:rFonts w:hint="cs"/>
          <w:rtl/>
        </w:rPr>
        <w:t xml:space="preserve">ם אחרונים על הארץ משום זוהמא </w:t>
      </w:r>
    </w:p>
    <w:p w14:paraId="1C9B496B" w14:textId="77777777" w:rsidR="0046556D" w:rsidRDefault="00BD6C4F" w:rsidP="00BD6C4F">
      <w:pPr>
        <w:rPr>
          <w:rtl/>
        </w:rPr>
      </w:pPr>
      <w:r w:rsidRPr="00C63571">
        <w:rPr>
          <w:rtl/>
        </w:rPr>
        <w:t>אמר לי מר: משו</w:t>
      </w:r>
      <w:r>
        <w:rPr>
          <w:rFonts w:hint="cs"/>
          <w:rtl/>
        </w:rPr>
        <w:t>2</w:t>
      </w:r>
      <w:r w:rsidRPr="00C63571">
        <w:rPr>
          <w:rtl/>
        </w:rPr>
        <w:t>ם דשריא רוח רעה עלייהו.</w:t>
      </w:r>
    </w:p>
    <w:p w14:paraId="0C5C4C5D" w14:textId="77777777" w:rsidR="0046556D" w:rsidRDefault="00BD6C4F" w:rsidP="00BD6C4F">
      <w:pPr>
        <w:rPr>
          <w:rtl/>
        </w:rPr>
      </w:pPr>
      <w:r w:rsidRPr="00C63571">
        <w:rPr>
          <w:rtl/>
        </w:rPr>
        <w:t xml:space="preserve">ואמר אביי: </w:t>
      </w:r>
      <w:r>
        <w:rPr>
          <w:rFonts w:hint="cs"/>
          <w:rtl/>
        </w:rPr>
        <w:t xml:space="preserve">בתחילה אמרתי לא ליקח שום דבר מן השולחן בשעה שאדם שותה </w:t>
      </w:r>
      <w:r>
        <w:rPr>
          <w:rtl/>
        </w:rPr>
        <w:t>שמא יארע דבר קלקלה בסעודה</w:t>
      </w:r>
    </w:p>
    <w:p w14:paraId="4BEA51FE" w14:textId="77777777" w:rsidR="0046556D" w:rsidRDefault="00BD6C4F" w:rsidP="00BD6C4F">
      <w:pPr>
        <w:rPr>
          <w:rtl/>
        </w:rPr>
      </w:pPr>
      <w:r w:rsidRPr="00C63571">
        <w:rPr>
          <w:rtl/>
        </w:rPr>
        <w:t>אמר לי מר: משום דקשי לרוח צרדא</w:t>
      </w:r>
      <w:r>
        <w:rPr>
          <w:rFonts w:hint="cs"/>
          <w:rtl/>
        </w:rPr>
        <w:t>[עילפון]</w:t>
      </w:r>
      <w:r w:rsidRPr="00C63571">
        <w:rPr>
          <w:rtl/>
        </w:rPr>
        <w:t xml:space="preserve">, </w:t>
      </w:r>
      <w:r>
        <w:rPr>
          <w:rFonts w:hint="cs"/>
          <w:rtl/>
        </w:rPr>
        <w:t xml:space="preserve">ודווקא בלוקח ואינו מחזיר אבל במחזיר לית לן בה </w:t>
      </w:r>
    </w:p>
    <w:p w14:paraId="77585EAD" w14:textId="77777777" w:rsidR="0046556D" w:rsidRDefault="00BD6C4F" w:rsidP="00BD6C4F">
      <w:pPr>
        <w:rPr>
          <w:rtl/>
        </w:rPr>
      </w:pPr>
      <w:r w:rsidRPr="00C63571">
        <w:rPr>
          <w:rtl/>
        </w:rPr>
        <w:t xml:space="preserve">ולא אמרן - אלא חוץ לארבע אמות, אבל תוך ארבע אמות - לית לן בה, </w:t>
      </w:r>
    </w:p>
    <w:p w14:paraId="14351826" w14:textId="77777777" w:rsidR="0046556D" w:rsidRDefault="00BD6C4F" w:rsidP="00BD6C4F">
      <w:pPr>
        <w:rPr>
          <w:rtl/>
        </w:rPr>
      </w:pPr>
      <w:r w:rsidRPr="00C63571">
        <w:rPr>
          <w:rtl/>
        </w:rPr>
        <w:t>ו</w:t>
      </w:r>
      <w:r>
        <w:rPr>
          <w:rtl/>
        </w:rPr>
        <w:t>לא אמרן - אלא מידי דצריך לסעוד</w:t>
      </w:r>
      <w:r>
        <w:rPr>
          <w:rFonts w:hint="cs"/>
          <w:rtl/>
        </w:rPr>
        <w:t>ה</w:t>
      </w:r>
      <w:r w:rsidRPr="00C63571">
        <w:rPr>
          <w:rtl/>
        </w:rPr>
        <w:t>, אבל מידי דלא צריך לסעודתא - לית לן בה;</w:t>
      </w:r>
    </w:p>
    <w:p w14:paraId="53EC22AD" w14:textId="77777777" w:rsidR="0046556D" w:rsidRDefault="00BD6C4F" w:rsidP="00BD6C4F">
      <w:pPr>
        <w:rPr>
          <w:rtl/>
        </w:rPr>
      </w:pPr>
      <w:r>
        <w:rPr>
          <w:rStyle w:val="2fb"/>
          <w:rtl/>
          <w:rPrChange w:id="13287" w:author="מנוע אמוראים" w:date="2026-10-05T16:40:54Z">
            <w:rPr>
              <w:rtl/>
            </w:rPr>
          </w:rPrChange>
        </w:rPr>
        <w:t xml:space="preserve">מ</w:t>
      </w:r>
      <w:r>
        <w:rPr>
          <w:rStyle w:val="2fb"/>
          <w:rFonts w:hint="cs"/>
          <w:rtl/>
          <w:rPrChange w:id="13288" w:author="מנוע אמוראים" w:date="2026-10-05T16:40:54Z">
            <w:rPr>
              <w:rFonts w:hint="cs"/>
              <w:rtl/>
            </w:rPr>
          </w:rPrChange>
        </w:rPr>
        <w:t xml:space="preserve">בר</w:t>
      </w:r>
      <w:r>
        <w:rPr>
          <w:rStyle w:val="2fb"/>
          <w:rtl/>
          <w:rPrChange w:id="13289" w:author="מנוע אמוראים" w:date="2026-10-05T16:40:54Z">
            <w:rPr>
              <w:rtl/>
            </w:rPr>
          </w:rPrChange>
        </w:rPr>
        <w:t xml:space="preserve">"</w:t>
      </w:r>
      <w:r>
        <w:rPr>
          <w:rStyle w:val="2fb"/>
          <w:rFonts w:hint="cs"/>
          <w:rtl/>
          <w:rPrChange w:id="13290" w:author="מנוע אמוראים" w:date="2026-10-05T16:40:54Z">
            <w:rPr>
              <w:rFonts w:hint="cs"/>
              <w:rtl/>
            </w:rPr>
          </w:rPrChange>
        </w:rPr>
        <w:t xml:space="preserve">א</w:t>
      </w:r>
      <w:r>
        <w:rPr>
          <w:rFonts w:hint="cs"/>
          <w:rtl/>
        </w:rPr>
        <w:t xml:space="preserve"> </w:t>
      </w:r>
      <w:r>
        <w:rPr>
          <w:rtl/>
        </w:rPr>
        <w:t xml:space="preserve">קפיד אפילו </w:t>
      </w:r>
      <w:r>
        <w:rPr>
          <w:rFonts w:hint="cs"/>
          <w:rtl/>
        </w:rPr>
        <w:t xml:space="preserve">על מדוכה ומכתש של תבלינים </w:t>
      </w:r>
      <w:r>
        <w:rPr>
          <w:rtl/>
        </w:rPr>
        <w:t>- מידי דצריכי לסעוד</w:t>
      </w:r>
      <w:r>
        <w:rPr>
          <w:rFonts w:hint="cs"/>
          <w:rtl/>
        </w:rPr>
        <w:t>ה</w:t>
      </w:r>
      <w:r w:rsidRPr="00C63571">
        <w:rPr>
          <w:rtl/>
        </w:rPr>
        <w:t>.</w:t>
      </w:r>
    </w:p>
    <w:p w14:paraId="24FB1B85" w14:textId="77777777" w:rsidR="0046556D" w:rsidRDefault="00BD6C4F" w:rsidP="00BD6C4F">
      <w:pPr>
        <w:rPr>
          <w:rtl/>
        </w:rPr>
      </w:pPr>
      <w:r w:rsidRPr="00C63571">
        <w:rPr>
          <w:rtl/>
        </w:rPr>
        <w:t>•</w:t>
      </w:r>
      <w:r>
        <w:rPr>
          <w:rFonts w:hint="cs"/>
          <w:rtl/>
        </w:rPr>
        <w:t xml:space="preserve"> </w:t>
      </w:r>
      <w:r w:rsidRPr="00C63571">
        <w:rPr>
          <w:rtl/>
        </w:rPr>
        <w:t xml:space="preserve">ואמר אביי: </w:t>
      </w:r>
      <w:r>
        <w:rPr>
          <w:rFonts w:hint="cs"/>
          <w:rtl/>
        </w:rPr>
        <w:t xml:space="preserve">בתחילה אמרתי מה שמטאטאים פירורים משום ניקיון הבית ואמר לי מר משום שקשה לעניות </w:t>
      </w:r>
    </w:p>
    <w:p w14:paraId="505B7A88" w14:textId="77777777" w:rsidR="0046556D" w:rsidRDefault="00BD6C4F" w:rsidP="00BD6C4F">
      <w:pPr>
        <w:rPr>
          <w:rtl/>
        </w:rPr>
      </w:pPr>
      <w:r>
        <w:rPr>
          <w:rFonts w:hint="cs"/>
          <w:rtl/>
        </w:rPr>
        <w:t xml:space="preserve">ואותו אחד שחיזר עליו שר של עניות ולא יכל לו שהיה זהיר מאוד בהך פירורים ופעם אחת כרך לפת בעשבים ואמר עכשיו וודאי יפול בידי, ברם אחר שאכל עקר לעשבים וזרק לנהר אמר ווי שהוציאני אותו אדם מביתו </w:t>
      </w:r>
    </w:p>
    <w:p w14:paraId="60789C9B" w14:textId="77777777" w:rsidR="0046556D" w:rsidRDefault="00BD6C4F" w:rsidP="00BD6C4F">
      <w:pPr>
        <w:rPr>
          <w:rtl/>
        </w:rPr>
      </w:pPr>
      <w:r w:rsidRPr="00C63571">
        <w:rPr>
          <w:rtl/>
        </w:rPr>
        <w:t>•</w:t>
      </w:r>
      <w:r>
        <w:rPr>
          <w:rFonts w:hint="cs"/>
          <w:rtl/>
        </w:rPr>
        <w:t xml:space="preserve"> </w:t>
      </w:r>
      <w:r w:rsidRPr="00C63571">
        <w:rPr>
          <w:rtl/>
        </w:rPr>
        <w:t xml:space="preserve">ואמר אביי: </w:t>
      </w:r>
      <w:r>
        <w:rPr>
          <w:rFonts w:hint="cs"/>
          <w:rtl/>
        </w:rPr>
        <w:t xml:space="preserve">בתחילה חשבתי </w:t>
      </w:r>
      <w:r w:rsidRPr="00C63571">
        <w:rPr>
          <w:rtl/>
        </w:rPr>
        <w:t>, ה</w:t>
      </w:r>
      <w:r>
        <w:rPr>
          <w:rFonts w:hint="cs"/>
          <w:rtl/>
        </w:rPr>
        <w:t xml:space="preserve">ך שלא שתי קצץ משום מאיסות ואמר לי מר משום דקשי לכרסם </w:t>
      </w:r>
    </w:p>
    <w:p w14:paraId="0E1CC10D" w14:textId="77777777" w:rsidR="0046556D" w:rsidRDefault="00BD6C4F" w:rsidP="00BD6C4F">
      <w:pPr>
        <w:rPr>
          <w:rtl/>
        </w:rPr>
      </w:pPr>
      <w:r w:rsidRPr="00C63571">
        <w:rPr>
          <w:rtl/>
        </w:rPr>
        <w:lastRenderedPageBreak/>
        <w:t>מ</w:t>
      </w:r>
      <w:r>
        <w:rPr>
          <w:rtl/>
        </w:rPr>
        <w:t xml:space="preserve">ישתיה - קשה לכרסם, מינפח - קשיא לרישא, מדחייה </w:t>
      </w:r>
      <w:r w:rsidRPr="00C63571">
        <w:rPr>
          <w:rtl/>
        </w:rPr>
        <w:t>קשיא לעניותא, תקנתיה? לשקעיה שקועי;</w:t>
      </w:r>
    </w:p>
    <w:p w14:paraId="0026C1EE" w14:textId="77777777" w:rsidR="0046556D" w:rsidRDefault="00BD6C4F" w:rsidP="00BD6C4F">
      <w:pPr>
        <w:rPr>
          <w:rtl/>
        </w:rPr>
      </w:pPr>
      <w:r>
        <w:rPr>
          <w:rtl/>
        </w:rPr>
        <w:t>לכרסם דחמרא שיכרא, דשיכרא מיא, דמיא</w:t>
      </w:r>
      <w:r w:rsidRPr="00C63571">
        <w:rPr>
          <w:rtl/>
        </w:rPr>
        <w:t xml:space="preserve"> לית ליה תקנתא, והיינו דאמרי אינשי: בתר עניא אזלא עניותא.</w:t>
      </w:r>
    </w:p>
    <w:p w14:paraId="69EA6F65" w14:textId="77777777" w:rsidR="0046556D" w:rsidRDefault="00BD6C4F" w:rsidP="00BD6C4F">
      <w:pPr>
        <w:rPr>
          <w:rtl/>
        </w:rPr>
      </w:pPr>
      <w:r w:rsidRPr="00C63571">
        <w:rPr>
          <w:rtl/>
        </w:rPr>
        <w:t>•</w:t>
      </w:r>
      <w:r>
        <w:rPr>
          <w:rFonts w:hint="cs"/>
          <w:rtl/>
        </w:rPr>
        <w:t xml:space="preserve"> </w:t>
      </w:r>
      <w:r w:rsidRPr="00C63571">
        <w:rPr>
          <w:rtl/>
        </w:rPr>
        <w:t xml:space="preserve">ואמר אביי: </w:t>
      </w:r>
      <w:r>
        <w:rPr>
          <w:rFonts w:hint="cs"/>
          <w:rtl/>
        </w:rPr>
        <w:t>בתחילה אמרתי</w:t>
      </w:r>
      <w:r w:rsidRPr="00C63571">
        <w:rPr>
          <w:rtl/>
        </w:rPr>
        <w:t xml:space="preserve"> האי דלא אכלי ירקא מכישא דאסר גינאה - משום ד</w:t>
      </w:r>
      <w:r>
        <w:rPr>
          <w:rFonts w:hint="cs"/>
          <w:rtl/>
        </w:rPr>
        <w:t xml:space="preserve">נראה כרעבתנות </w:t>
      </w:r>
    </w:p>
    <w:p w14:paraId="61C06EC6" w14:textId="77777777" w:rsidR="0046556D" w:rsidRDefault="00BD6C4F" w:rsidP="00BD6C4F">
      <w:pPr>
        <w:rPr>
          <w:rtl/>
        </w:rPr>
      </w:pPr>
      <w:r w:rsidRPr="00C63571">
        <w:rPr>
          <w:rtl/>
        </w:rPr>
        <w:t>אמר לי מר: משום דקשי לכשפים.</w:t>
      </w:r>
    </w:p>
    <w:p w14:paraId="2E669E89" w14:textId="77777777" w:rsidR="0046556D" w:rsidRDefault="00BD6C4F" w:rsidP="00BD6C4F">
      <w:r>
        <w:rPr>
          <w:rStyle w:val="2fb"/>
          <w:rFonts w:hint="cs"/>
          <w:rtl/>
          <w:rPrChange w:id="13291" w:author="מנוע אמוראים" w:date="2026-10-05T16:40:54Z">
            <w:rPr>
              <w:rFonts w:hint="cs"/>
              <w:rtl/>
            </w:rPr>
          </w:rPrChange>
        </w:rPr>
        <w:t xml:space="preserve">ר</w:t>
      </w:r>
      <w:r>
        <w:rPr>
          <w:rStyle w:val="2fb"/>
          <w:rtl/>
          <w:rPrChange w:id="13292" w:author="מנוע אמוראים" w:date="2026-10-05T16:40:54Z">
            <w:rPr>
              <w:rtl/>
            </w:rPr>
          </w:rPrChange>
        </w:rPr>
        <w:t xml:space="preserve">"</w:t>
      </w:r>
      <w:r>
        <w:rPr>
          <w:rStyle w:val="2fb"/>
          <w:rFonts w:hint="cs"/>
          <w:rtl/>
          <w:rPrChange w:id="13293" w:author="מנוע אמוראים" w:date="2026-10-05T16:40:54Z">
            <w:rPr>
              <w:rFonts w:hint="cs"/>
              <w:rtl/>
            </w:rPr>
          </w:rPrChange>
        </w:rPr>
        <w:t xml:space="preserve">ח</w:t>
      </w:r>
      <w:r>
        <w:rPr>
          <w:rFonts w:hint="cs"/>
          <w:rtl/>
        </w:rPr>
        <w:t xml:space="preserve"> </w:t>
      </w:r>
      <w:r>
        <w:rPr>
          <w:rStyle w:val="2fb"/>
          <w:rFonts w:hint="cs"/>
          <w:rtl/>
          <w:rPrChange w:id="13294" w:author="מנוע אמוראים" w:date="2026-10-05T16:40:54Z">
            <w:rPr>
              <w:rFonts w:hint="cs"/>
              <w:rtl/>
            </w:rPr>
          </w:rPrChange>
        </w:rPr>
        <w:t xml:space="preserve">ורבר</w:t>
      </w:r>
      <w:r>
        <w:rPr>
          <w:rStyle w:val="2fb"/>
          <w:rtl/>
          <w:rPrChange w:id="13295" w:author="מנוע אמוראים" w:date="2026-10-05T16:40:54Z">
            <w:rPr>
              <w:rtl/>
            </w:rPr>
          </w:rPrChange>
        </w:rPr>
        <w:t xml:space="preserve">"</w:t>
      </w:r>
      <w:r>
        <w:rPr>
          <w:rStyle w:val="2fb"/>
          <w:rFonts w:hint="cs"/>
          <w:rtl/>
          <w:rPrChange w:id="13296" w:author="מנוע אמוראים" w:date="2026-10-05T16:40:54Z">
            <w:rPr>
              <w:rFonts w:hint="cs"/>
              <w:rtl/>
            </w:rPr>
          </w:rPrChange>
        </w:rPr>
        <w:t xml:space="preserve">ה</w:t>
      </w:r>
      <w:r w:rsidRPr="00C63571">
        <w:rPr>
          <w:rtl/>
        </w:rPr>
        <w:t xml:space="preserve"> </w:t>
      </w:r>
      <w:r>
        <w:rPr>
          <w:rFonts w:hint="cs"/>
          <w:rtl/>
        </w:rPr>
        <w:t>הלכו בספינה</w:t>
      </w:r>
      <w:r w:rsidRPr="00C63571">
        <w:rPr>
          <w:rtl/>
        </w:rPr>
        <w:t xml:space="preserve"> אמרה להו ההיא מטרוניתא:</w:t>
      </w:r>
      <w:r>
        <w:rPr>
          <w:rFonts w:hint="cs"/>
          <w:rtl/>
        </w:rPr>
        <w:t xml:space="preserve"> הושיבוני עמכם ולא הושיבוה  אמרה לחש של כשפים אסרה לספינה, אמרו הן דבר והתירוה, אמרה להם מה אעשה לכם שלא מקנח בחרס ולא הורגים כינה במלבושיכם ואין מוציאין שום מאגודת ירק </w:t>
      </w:r>
    </w:p>
    <w:p w14:paraId="31DCCA3B" w14:textId="77777777" w:rsidR="0046556D" w:rsidRDefault="00BD6C4F" w:rsidP="00BD6C4F">
      <w:pPr>
        <w:rPr>
          <w:rtl/>
        </w:rPr>
      </w:pPr>
      <w:r w:rsidRPr="00C63571">
        <w:rPr>
          <w:rtl/>
        </w:rPr>
        <w:t>•</w:t>
      </w:r>
      <w:r>
        <w:rPr>
          <w:rFonts w:hint="cs"/>
          <w:rtl/>
        </w:rPr>
        <w:t xml:space="preserve"> </w:t>
      </w:r>
      <w:r w:rsidRPr="00C63571">
        <w:rPr>
          <w:rtl/>
        </w:rPr>
        <w:t xml:space="preserve">ואמר אביי: </w:t>
      </w:r>
      <w:r>
        <w:rPr>
          <w:rFonts w:hint="cs"/>
          <w:rtl/>
        </w:rPr>
        <w:t>מתחילה אמרתי מה שלא אוכל ירק</w:t>
      </w:r>
      <w:r w:rsidRPr="00C63571">
        <w:rPr>
          <w:rtl/>
        </w:rPr>
        <w:t xml:space="preserve"> דנפל </w:t>
      </w:r>
      <w:r>
        <w:rPr>
          <w:rFonts w:hint="cs"/>
          <w:rtl/>
        </w:rPr>
        <w:t xml:space="preserve">מהשולחן משום מאיסות </w:t>
      </w:r>
    </w:p>
    <w:p w14:paraId="7E4718D0" w14:textId="77777777" w:rsidR="0046556D" w:rsidRDefault="00BD6C4F" w:rsidP="00BD6C4F">
      <w:pPr>
        <w:rPr>
          <w:rtl/>
        </w:rPr>
      </w:pPr>
      <w:r w:rsidRPr="00C63571">
        <w:rPr>
          <w:rtl/>
        </w:rPr>
        <w:t>אמר לי מר: משום דקשה לריח הפה.</w:t>
      </w:r>
    </w:p>
    <w:p w14:paraId="088FEC89" w14:textId="77777777" w:rsidR="0046556D" w:rsidRDefault="00BD6C4F" w:rsidP="00BD6C4F">
      <w:pPr>
        <w:rPr>
          <w:rtl/>
        </w:rPr>
      </w:pPr>
      <w:r w:rsidRPr="00C63571">
        <w:rPr>
          <w:rtl/>
        </w:rPr>
        <w:t>•</w:t>
      </w:r>
      <w:r>
        <w:rPr>
          <w:rFonts w:hint="cs"/>
          <w:rtl/>
        </w:rPr>
        <w:t xml:space="preserve"> </w:t>
      </w:r>
      <w:r w:rsidRPr="00C63571">
        <w:rPr>
          <w:rtl/>
        </w:rPr>
        <w:t>ואמר אביי: מ</w:t>
      </w:r>
      <w:r>
        <w:rPr>
          <w:rFonts w:hint="cs"/>
          <w:rtl/>
        </w:rPr>
        <w:t xml:space="preserve">תחילה אמרתי מה שלא לישב תחת מרזב </w:t>
      </w:r>
      <w:r w:rsidRPr="00C63571">
        <w:rPr>
          <w:rtl/>
        </w:rPr>
        <w:t xml:space="preserve">- משום שופכים, </w:t>
      </w:r>
    </w:p>
    <w:p w14:paraId="1471F8BF" w14:textId="77777777" w:rsidR="0046556D" w:rsidRDefault="00BD6C4F" w:rsidP="00BD6C4F">
      <w:pPr>
        <w:rPr>
          <w:rtl/>
        </w:rPr>
      </w:pPr>
      <w:r w:rsidRPr="00C63571">
        <w:rPr>
          <w:rtl/>
        </w:rPr>
        <w:t>אמר לי מר: משום דשכיחי מזיקין.</w:t>
      </w:r>
    </w:p>
    <w:p w14:paraId="73607AF8" w14:textId="77777777" w:rsidR="0046556D" w:rsidRDefault="0046556D" w:rsidP="00BD6C4F">
      <w:pPr>
        <w:rPr>
          <w:rtl/>
        </w:rPr>
      </w:pPr>
    </w:p>
    <w:p w14:paraId="575A7627" w14:textId="77777777" w:rsidR="0046556D" w:rsidRDefault="00BD6C4F" w:rsidP="00BD6C4F">
      <w:pPr>
        <w:rPr>
          <w:rtl/>
        </w:rPr>
      </w:pPr>
      <w:r w:rsidRPr="00C63571">
        <w:rPr>
          <w:rtl/>
        </w:rPr>
        <w:t xml:space="preserve">הנהו שקולאי דהוו דרו חביתא דחמרא, בעו לאיתפוחי, אותבוה תותי מרזיבא - פקעה, </w:t>
      </w:r>
    </w:p>
    <w:p w14:paraId="44738BF6" w14:textId="77777777" w:rsidR="0046556D" w:rsidRDefault="00BD6C4F" w:rsidP="00BD6C4F">
      <w:pPr>
        <w:rPr>
          <w:rtl/>
        </w:rPr>
      </w:pPr>
      <w:r>
        <w:rPr>
          <w:rFonts w:hint="cs"/>
          <w:rtl/>
        </w:rPr>
        <w:t xml:space="preserve">באו לפני </w:t>
      </w:r>
      <w:r>
        <w:rPr>
          <w:rStyle w:val="2fb"/>
          <w:rFonts w:hint="cs"/>
          <w:rtl/>
          <w:rPrChange w:id="13297" w:author="מנוע אמוראים" w:date="2026-10-05T16:40:54Z">
            <w:rPr>
              <w:rFonts w:hint="cs"/>
              <w:rtl/>
            </w:rPr>
          </w:rPrChange>
        </w:rPr>
        <w:t xml:space="preserve">מבר</w:t>
      </w:r>
      <w:r>
        <w:rPr>
          <w:rStyle w:val="2fb"/>
          <w:rtl/>
          <w:rPrChange w:id="13298" w:author="מנוע אמוראים" w:date="2026-10-05T16:40:54Z">
            <w:rPr>
              <w:rtl/>
            </w:rPr>
          </w:rPrChange>
        </w:rPr>
        <w:t xml:space="preserve">"</w:t>
      </w:r>
      <w:r>
        <w:rPr>
          <w:rStyle w:val="2fb"/>
          <w:rFonts w:hint="cs"/>
          <w:rtl/>
          <w:rPrChange w:id="13299" w:author="מנוע אמוראים" w:date="2026-10-05T16:40:54Z">
            <w:rPr>
              <w:rFonts w:hint="cs"/>
              <w:rtl/>
            </w:rPr>
          </w:rPrChange>
        </w:rPr>
        <w:t xml:space="preserve">א</w:t>
      </w:r>
      <w:r>
        <w:rPr>
          <w:rFonts w:hint="cs"/>
          <w:rtl/>
        </w:rPr>
        <w:t xml:space="preserve"> </w:t>
      </w:r>
      <w:r w:rsidRPr="00C63571">
        <w:rPr>
          <w:rtl/>
        </w:rPr>
        <w:t>אפיק שיפורי שמתיה, אתא לקמיה, א"ל: אמאי תעביד הכי? א"ל: היכי אעביד, כי אותביה באונאי? א"ל: את בדוכתא דשכיחי רבים מאי בעית? את הוא דשנית, זיל שלים!</w:t>
      </w:r>
    </w:p>
    <w:p w14:paraId="1FCD3562" w14:textId="77777777" w:rsidR="0046556D" w:rsidRDefault="00BD6C4F" w:rsidP="00BD6C4F">
      <w:pPr>
        <w:rPr>
          <w:rtl/>
        </w:rPr>
      </w:pPr>
      <w:r w:rsidRPr="00C63571">
        <w:rPr>
          <w:rtl/>
        </w:rPr>
        <w:t>א"ל: השתא נמי ליקבע לי מר זימנא, ואפרע, קבע ליה זימנא.</w:t>
      </w:r>
    </w:p>
    <w:p w14:paraId="1E85C25A" w14:textId="77777777" w:rsidR="0046556D" w:rsidRDefault="00BD6C4F" w:rsidP="00BD6C4F">
      <w:pPr>
        <w:rPr>
          <w:rtl/>
        </w:rPr>
      </w:pPr>
      <w:r w:rsidRPr="00C63571">
        <w:rPr>
          <w:rtl/>
        </w:rPr>
        <w:t>כי מטא זימנא - איעכב, כי אתא א"ל: אמאי לא אתית בזמנך? א"ל: כל מילי דצייר וחתים וכייל ומני - לית לן רשותא למשקל מיניה, עד דמשכחינן מידי דהפקרא.</w:t>
      </w:r>
    </w:p>
    <w:p w14:paraId="0C7DB0B1" w14:textId="77777777" w:rsidR="0046556D" w:rsidRDefault="00BD6C4F" w:rsidP="00BD6C4F">
      <w:pPr>
        <w:rPr>
          <w:rtl/>
        </w:rPr>
      </w:pPr>
      <w:r w:rsidRPr="00C63571">
        <w:rPr>
          <w:rtl/>
        </w:rPr>
        <w:t>ואמר אביי: מריש הוה אמינא, האי דשדי מיא מפומא דחצבא - משום ציבתא, אמר לי מר: משום דאיכא מים הרעים.</w:t>
      </w:r>
    </w:p>
    <w:p w14:paraId="4CF04068" w14:textId="77777777" w:rsidR="0046556D" w:rsidRDefault="00BD6C4F" w:rsidP="00BD6C4F">
      <w:pPr>
        <w:rPr>
          <w:rtl/>
        </w:rPr>
      </w:pPr>
      <w:r w:rsidRPr="00C63571">
        <w:rPr>
          <w:rtl/>
        </w:rPr>
        <w:t>ההוא בר שידא דהוה בי רב פפא, אזל לאתויי מיא מנהרא - איעכב, כי אתא, אמרו ליה: אמאי איעכבת? אמר להו: עד דחלפי מים הרעים;</w:t>
      </w:r>
    </w:p>
    <w:p w14:paraId="37E3A1E9" w14:textId="77777777" w:rsidR="00BD6C4F" w:rsidRPr="00C63571" w:rsidRDefault="00BD6C4F" w:rsidP="00F07436">
      <w:pPr>
        <w:pStyle w:val="afff3"/>
        <w:framePr w:wrap="around"/>
        <w:rPr>
          <w:rtl/>
        </w:rPr>
      </w:pPr>
      <w:r>
        <w:rPr>
          <w:rFonts w:hint="cs"/>
          <w:rtl/>
        </w:rPr>
        <w:t>קו.</w:t>
      </w:r>
    </w:p>
    <w:p w14:paraId="32C7301A" w14:textId="77777777" w:rsidR="0046556D" w:rsidRDefault="00BD6C4F" w:rsidP="00BD6C4F">
      <w:pPr>
        <w:rPr>
          <w:rtl/>
        </w:rPr>
      </w:pPr>
      <w:r>
        <w:rPr>
          <w:rtl/>
        </w:rPr>
        <w:t xml:space="preserve">אדהכי </w:t>
      </w:r>
      <w:r w:rsidRPr="00C63571">
        <w:rPr>
          <w:rtl/>
        </w:rPr>
        <w:t xml:space="preserve"> חזנהו דקא שדו מיא מפומא דחצבא, אמר: אי </w:t>
      </w:r>
      <w:r>
        <w:rPr>
          <w:rtl/>
        </w:rPr>
        <w:t xml:space="preserve">הוה ידענא דרגיליתו למיעבד הכי </w:t>
      </w:r>
      <w:r w:rsidRPr="00C63571">
        <w:rPr>
          <w:rtl/>
        </w:rPr>
        <w:t>לא איעכבי.</w:t>
      </w:r>
    </w:p>
    <w:p w14:paraId="1E8D21BA" w14:textId="77777777" w:rsidR="0046556D" w:rsidRDefault="00BD6C4F" w:rsidP="00BD6C4F">
      <w:pPr>
        <w:rPr>
          <w:rtl/>
        </w:rPr>
      </w:pPr>
      <w:r w:rsidRPr="00C63571">
        <w:rPr>
          <w:rtl/>
        </w:rPr>
        <w:t xml:space="preserve">כי אתא </w:t>
      </w:r>
      <w:r>
        <w:rPr>
          <w:rStyle w:val="2fb"/>
          <w:rFonts w:hint="cs"/>
          <w:rtl/>
          <w:rPrChange w:id="13300" w:author="מנוע אמוראים" w:date="2026-10-05T16:40:54Z">
            <w:rPr>
              <w:rFonts w:hint="cs"/>
              <w:rtl/>
            </w:rPr>
          </w:rPrChange>
        </w:rPr>
        <w:t xml:space="preserve">ר"ד</w:t>
      </w:r>
      <w:r w:rsidRPr="00C63571">
        <w:rPr>
          <w:rtl/>
        </w:rPr>
        <w:t>: מים הראשונים - האכילו בשר חזיר, אחרונים הוציאו את האשה מבעלה;</w:t>
      </w:r>
    </w:p>
    <w:p w14:paraId="27538C9A" w14:textId="77777777" w:rsidR="0046556D" w:rsidRDefault="00BD6C4F" w:rsidP="00BD6C4F">
      <w:pPr>
        <w:rPr>
          <w:rtl/>
        </w:rPr>
      </w:pPr>
      <w:r w:rsidRPr="00C63571">
        <w:rPr>
          <w:rtl/>
        </w:rPr>
        <w:t>כי אתא רבין: ראשונים - האכילו בשר נבלה, אחרונים - הרגו את הנפש;</w:t>
      </w:r>
    </w:p>
    <w:p w14:paraId="4B45B3FB" w14:textId="77777777" w:rsidR="0046556D" w:rsidRDefault="00BD6C4F" w:rsidP="00BD6C4F">
      <w:pPr>
        <w:rPr>
          <w:rtl/>
        </w:rPr>
      </w:pPr>
      <w:r>
        <w:rPr>
          <w:rStyle w:val="2fb"/>
          <w:rFonts w:hint="cs"/>
          <w:rtl/>
          <w:rPrChange w:id="13301" w:author="מנוע אמוראים" w:date="2026-10-05T16:40:54Z">
            <w:rPr>
              <w:rFonts w:hint="cs"/>
              <w:rtl/>
            </w:rPr>
          </w:rPrChange>
        </w:rPr>
        <w:t xml:space="preserve">ארנב"י</w:t>
      </w:r>
      <w:r w:rsidRPr="00C63571">
        <w:rPr>
          <w:rtl/>
        </w:rPr>
        <w:t xml:space="preserve"> וסימניך: אתא רב דימי - אפקה, אתא רבין - קטלה;</w:t>
      </w:r>
    </w:p>
    <w:p w14:paraId="4C167B53" w14:textId="77777777" w:rsidR="0046556D" w:rsidRDefault="00BD6C4F" w:rsidP="00BD6C4F">
      <w:pPr>
        <w:rPr>
          <w:rtl/>
        </w:rPr>
      </w:pPr>
      <w:r w:rsidRPr="00C63571">
        <w:rPr>
          <w:rtl/>
        </w:rPr>
        <w:t>ר' אבא מתני חדא מהני וחדא מהני לחומרא.</w:t>
      </w:r>
    </w:p>
    <w:p w14:paraId="15860283" w14:textId="77777777" w:rsidR="0046556D" w:rsidRDefault="0046556D" w:rsidP="00BD6C4F">
      <w:pPr>
        <w:rPr>
          <w:b/>
          <w:bCs/>
          <w:rtl/>
        </w:rPr>
      </w:pPr>
    </w:p>
    <w:p w14:paraId="511B0985" w14:textId="77777777" w:rsidR="0046556D" w:rsidRDefault="00BD6C4F" w:rsidP="00BD6C4F">
      <w:pPr>
        <w:rPr>
          <w:b/>
          <w:bCs/>
          <w:rtl/>
        </w:rPr>
      </w:pPr>
      <w:r w:rsidRPr="006A2A4A">
        <w:rPr>
          <w:b/>
          <w:bCs/>
          <w:rtl/>
        </w:rPr>
        <w:t>איתמר, חמי האור;</w:t>
      </w:r>
    </w:p>
    <w:p w14:paraId="15491A6C" w14:textId="77777777" w:rsidR="0046556D" w:rsidRDefault="00BD6C4F" w:rsidP="00BD6C4F">
      <w:pPr>
        <w:rPr>
          <w:rtl/>
        </w:rPr>
      </w:pPr>
      <w:r>
        <w:rPr>
          <w:rtl/>
        </w:rPr>
        <w:t xml:space="preserve">חזקיה אמר: אין נוטלים מהן לידים, </w:t>
      </w:r>
      <w:r>
        <w:rPr>
          <w:rStyle w:val="2fb"/>
          <w:rtl/>
          <w:rPrChange w:id="13302" w:author="מנוע אמוראים" w:date="2026-10-05T16:40:54Z">
            <w:rPr>
              <w:rtl/>
            </w:rPr>
          </w:rPrChange>
        </w:rPr>
        <w:t xml:space="preserve">ו</w:t>
      </w:r>
      <w:r>
        <w:rPr>
          <w:rStyle w:val="2fb"/>
          <w:rtl/>
          <w:rPrChange w:id="13303" w:author="מנוע אמוראים" w:date="2026-10-05T16:40:54Z">
            <w:rPr>
              <w:rtl/>
            </w:rPr>
          </w:rPrChange>
        </w:rPr>
        <w:t xml:space="preserve">רי"ו</w:t>
      </w:r>
      <w:r w:rsidRPr="00C63571">
        <w:rPr>
          <w:rtl/>
        </w:rPr>
        <w:t xml:space="preserve"> אמר: נוטלין מהם לידים;</w:t>
      </w:r>
    </w:p>
    <w:p w14:paraId="30875250" w14:textId="77777777" w:rsidR="0046556D" w:rsidRDefault="00BD6C4F" w:rsidP="00BD6C4F">
      <w:pPr>
        <w:rPr>
          <w:rtl/>
        </w:rPr>
      </w:pPr>
      <w:r w:rsidRPr="00C63571">
        <w:rPr>
          <w:rtl/>
        </w:rPr>
        <w:t>•</w:t>
      </w:r>
      <w:r>
        <w:rPr>
          <w:rFonts w:hint="cs"/>
          <w:rtl/>
        </w:rPr>
        <w:t xml:space="preserve"> </w:t>
      </w:r>
      <w:r>
        <w:rPr>
          <w:rStyle w:val="2fb"/>
          <w:rtl/>
          <w:rPrChange w:id="13304" w:author="מנוע אמוראים" w:date="2026-10-05T16:40:54Z">
            <w:rPr>
              <w:rtl/>
            </w:rPr>
          </w:rPrChange>
        </w:rPr>
        <w:t xml:space="preserve">א</w:t>
      </w:r>
      <w:r>
        <w:rPr>
          <w:rStyle w:val="2fb"/>
          <w:rtl/>
          <w:rPrChange w:id="13305" w:author="מנוע אמוראים" w:date="2026-10-05T16:40:54Z">
            <w:rPr>
              <w:rtl/>
            </w:rPr>
          </w:rPrChange>
        </w:rPr>
        <w:t xml:space="preserve">רי"ו</w:t>
      </w:r>
      <w:r w:rsidRPr="00C63571">
        <w:rPr>
          <w:rtl/>
        </w:rPr>
        <w:t>: שאלתי את רבן גמליאל בנו של רבי, ואוכל טהרות, ואמר לי: כל גדולי גליל עושין כן.</w:t>
      </w:r>
    </w:p>
    <w:p w14:paraId="526D9FED" w14:textId="77777777" w:rsidR="0046556D" w:rsidRDefault="00BD6C4F" w:rsidP="00BD6C4F">
      <w:pPr>
        <w:rPr>
          <w:rtl/>
        </w:rPr>
      </w:pPr>
      <w:r w:rsidRPr="00C63571">
        <w:rPr>
          <w:rtl/>
        </w:rPr>
        <w:t xml:space="preserve">חמי טבריא, חזקיה אמר: אין נוטלין מהם לידים, אבל מטבילין בהם הידים, </w:t>
      </w:r>
    </w:p>
    <w:p w14:paraId="529D3145" w14:textId="77777777" w:rsidR="0046556D" w:rsidRDefault="00BD6C4F" w:rsidP="00BD6C4F">
      <w:pPr>
        <w:rPr>
          <w:rtl/>
        </w:rPr>
      </w:pPr>
      <w:r>
        <w:rPr>
          <w:rStyle w:val="2fb"/>
          <w:rtl/>
          <w:rPrChange w:id="13306" w:author="מנוע אמוראים" w:date="2026-10-05T16:40:54Z">
            <w:rPr>
              <w:rtl/>
            </w:rPr>
          </w:rPrChange>
        </w:rPr>
        <w:t xml:space="preserve">ו</w:t>
      </w:r>
      <w:r>
        <w:rPr>
          <w:rStyle w:val="2fb"/>
          <w:rtl/>
          <w:rPrChange w:id="13307" w:author="מנוע אמוראים" w:date="2026-10-05T16:40:54Z">
            <w:rPr>
              <w:rtl/>
            </w:rPr>
          </w:rPrChange>
        </w:rPr>
        <w:t xml:space="preserve">רי"ו</w:t>
      </w:r>
      <w:r w:rsidRPr="00C63571">
        <w:rPr>
          <w:rtl/>
        </w:rPr>
        <w:t xml:space="preserve"> אמר: כל גופו טובל בהן, אבל לא פניו ידיו ורגליו.</w:t>
      </w:r>
    </w:p>
    <w:p w14:paraId="73780CAA" w14:textId="77777777" w:rsidR="0046556D" w:rsidRDefault="0046556D" w:rsidP="00BD6C4F">
      <w:pPr>
        <w:rPr>
          <w:rtl/>
        </w:rPr>
      </w:pPr>
    </w:p>
    <w:p w14:paraId="5F8AC579" w14:textId="77777777" w:rsidR="0046556D" w:rsidRDefault="00BD6C4F" w:rsidP="00BD6C4F">
      <w:pPr>
        <w:rPr>
          <w:rtl/>
        </w:rPr>
      </w:pPr>
      <w:r w:rsidRPr="00C63571">
        <w:rPr>
          <w:rtl/>
        </w:rPr>
        <w:lastRenderedPageBreak/>
        <w:t xml:space="preserve">השתא כל גופו טובל בהם, פניו ידיו ורגליו לא כ"ש? </w:t>
      </w:r>
    </w:p>
    <w:p w14:paraId="69C6AC90" w14:textId="77777777" w:rsidR="0046556D" w:rsidRDefault="00BD6C4F" w:rsidP="00BD6C4F">
      <w:pPr>
        <w:rPr>
          <w:rtl/>
        </w:rPr>
      </w:pPr>
      <w:r>
        <w:rPr>
          <w:rStyle w:val="2fb"/>
          <w:rFonts w:hint="cs"/>
          <w:rtl/>
          <w:rPrChange w:id="13308" w:author="מנוע אמוראים" w:date="2026-10-05T16:40:54Z">
            <w:rPr>
              <w:rFonts w:hint="cs"/>
              <w:rtl/>
            </w:rPr>
          </w:rPrChange>
        </w:rPr>
        <w:t xml:space="preserve">אר</w:t>
      </w:r>
      <w:r>
        <w:rPr>
          <w:rStyle w:val="2fb"/>
          <w:rtl/>
          <w:rPrChange w:id="13309" w:author="מנוע אמוראים" w:date="2026-10-05T16:40:54Z">
            <w:rPr>
              <w:rtl/>
            </w:rPr>
          </w:rPrChange>
        </w:rPr>
        <w:t xml:space="preserve">"</w:t>
      </w:r>
      <w:r>
        <w:rPr>
          <w:rStyle w:val="2fb"/>
          <w:rFonts w:hint="cs"/>
          <w:rtl/>
          <w:rPrChange w:id="13310" w:author="מנוע אמוראים" w:date="2026-10-05T16:40:54Z">
            <w:rPr>
              <w:rFonts w:hint="cs"/>
              <w:rtl/>
            </w:rPr>
          </w:rPrChange>
        </w:rPr>
        <w:t xml:space="preserve">פ</w:t>
      </w:r>
      <w:r w:rsidRPr="00C63571">
        <w:rPr>
          <w:rtl/>
        </w:rPr>
        <w:t xml:space="preserve">: במקומן </w:t>
      </w:r>
      <w:r>
        <w:rPr>
          <w:rFonts w:hint="cs"/>
          <w:rtl/>
        </w:rPr>
        <w:t>לכו</w:t>
      </w:r>
      <w:r w:rsidR="00BF1CF6">
        <w:rPr>
          <w:rtl/>
        </w:rPr>
        <w:t>"</w:t>
      </w:r>
      <w:r>
        <w:rPr>
          <w:rFonts w:hint="cs"/>
          <w:rtl/>
        </w:rPr>
        <w:t>ע</w:t>
      </w:r>
      <w:r w:rsidRPr="00C63571">
        <w:rPr>
          <w:rtl/>
        </w:rPr>
        <w:t xml:space="preserve"> לא פליגי דשרי, משקל מינייהו במנא - </w:t>
      </w:r>
      <w:r w:rsidRPr="00AC163B">
        <w:rPr>
          <w:b/>
          <w:bCs/>
          <w:rtl/>
        </w:rPr>
        <w:t>דכ</w:t>
      </w:r>
      <w:r w:rsidRPr="00C63571">
        <w:rPr>
          <w:rtl/>
        </w:rPr>
        <w:t xml:space="preserve">"ע לא פליגי דאסיר, </w:t>
      </w:r>
    </w:p>
    <w:p w14:paraId="05D708F3" w14:textId="77777777" w:rsidR="0046556D" w:rsidRDefault="00BD6C4F" w:rsidP="00BD6C4F">
      <w:pPr>
        <w:rPr>
          <w:rtl/>
        </w:rPr>
      </w:pPr>
      <w:r w:rsidRPr="00AC163B">
        <w:rPr>
          <w:b/>
          <w:bCs/>
          <w:rtl/>
        </w:rPr>
        <w:t>כי פליגי</w:t>
      </w:r>
      <w:r w:rsidRPr="00C63571">
        <w:rPr>
          <w:rtl/>
        </w:rPr>
        <w:t xml:space="preserve"> - דפסקינהו בבת בירתא, מר סבר - גזרינן בת בירתא אטו מנא, ומר סבר - לא גזרינן.</w:t>
      </w:r>
    </w:p>
    <w:p w14:paraId="257F16B0" w14:textId="77777777" w:rsidR="0046556D" w:rsidRDefault="00BD6C4F" w:rsidP="00BD6C4F">
      <w:pPr>
        <w:rPr>
          <w:rtl/>
        </w:rPr>
      </w:pPr>
      <w:r w:rsidRPr="00C63571">
        <w:rPr>
          <w:rtl/>
        </w:rPr>
        <w:t xml:space="preserve">כתנאי: מים שנפסלו משתיית בהמה, בכלים - פסולים, בקרקע - כשרין, </w:t>
      </w:r>
    </w:p>
    <w:p w14:paraId="1796318F" w14:textId="77777777" w:rsidR="0046556D" w:rsidRDefault="00BD6C4F" w:rsidP="00BD6C4F">
      <w:pPr>
        <w:rPr>
          <w:rtl/>
        </w:rPr>
      </w:pPr>
      <w:r>
        <w:rPr>
          <w:rStyle w:val="2fb"/>
          <w:rtl/>
          <w:rPrChange w:id="13311" w:author="מנוע אמוראים" w:date="2026-10-05T16:40:54Z">
            <w:rPr>
              <w:rtl/>
            </w:rPr>
          </w:rPrChange>
        </w:rPr>
        <w:t xml:space="preserve">רשב"א</w:t>
      </w:r>
      <w:r w:rsidRPr="00C63571">
        <w:rPr>
          <w:rtl/>
        </w:rPr>
        <w:t xml:space="preserve"> אומר: אף בקרקע, טובל בהן כל גופו, אבל לא פניו ידיו ורגליו.</w:t>
      </w:r>
    </w:p>
    <w:p w14:paraId="77F809B2" w14:textId="77777777" w:rsidR="0046556D" w:rsidRDefault="0046556D" w:rsidP="00BD6C4F">
      <w:pPr>
        <w:rPr>
          <w:rtl/>
        </w:rPr>
      </w:pPr>
    </w:p>
    <w:p w14:paraId="0198EE33" w14:textId="77777777" w:rsidR="0046556D" w:rsidRDefault="00BD6C4F" w:rsidP="00BD6C4F">
      <w:pPr>
        <w:rPr>
          <w:rtl/>
        </w:rPr>
      </w:pPr>
      <w:r w:rsidRPr="00C63571">
        <w:rPr>
          <w:rtl/>
        </w:rPr>
        <w:t xml:space="preserve">השתא כל גופו טובל בהן, </w:t>
      </w:r>
      <w:r>
        <w:rPr>
          <w:rFonts w:hint="cs"/>
          <w:rtl/>
        </w:rPr>
        <w:t>כ</w:t>
      </w:r>
      <w:r w:rsidR="00BF1CF6">
        <w:rPr>
          <w:rtl/>
        </w:rPr>
        <w:t>"</w:t>
      </w:r>
      <w:r>
        <w:rPr>
          <w:rFonts w:hint="cs"/>
          <w:rtl/>
        </w:rPr>
        <w:t xml:space="preserve">ש </w:t>
      </w:r>
      <w:r w:rsidRPr="00C63571">
        <w:rPr>
          <w:rtl/>
        </w:rPr>
        <w:t xml:space="preserve">ידיו ורגליו אלא לאו - דפסקינהו בבת בירתא, </w:t>
      </w:r>
    </w:p>
    <w:p w14:paraId="62F6C9CE" w14:textId="77777777" w:rsidR="0046556D" w:rsidRDefault="00BD6C4F" w:rsidP="00BD6C4F">
      <w:pPr>
        <w:rPr>
          <w:rtl/>
        </w:rPr>
      </w:pPr>
      <w:r w:rsidRPr="00C63571">
        <w:rPr>
          <w:rtl/>
        </w:rPr>
        <w:t>ובהא פליגי: דמר סבר - גזרינן בת בירתא אטו מנא, ומר סבר - לא גזרינן.</w:t>
      </w:r>
    </w:p>
    <w:p w14:paraId="30A8D548" w14:textId="77777777" w:rsidR="0046556D" w:rsidRDefault="0046556D" w:rsidP="00BD6C4F">
      <w:pPr>
        <w:rPr>
          <w:rtl/>
        </w:rPr>
      </w:pPr>
    </w:p>
    <w:p w14:paraId="580AEA3F" w14:textId="77777777" w:rsidR="0046556D" w:rsidRDefault="00BD6C4F" w:rsidP="00BD6C4F">
      <w:pPr>
        <w:rPr>
          <w:rtl/>
        </w:rPr>
      </w:pPr>
      <w:r w:rsidRPr="00C63571">
        <w:rPr>
          <w:rtl/>
        </w:rPr>
        <w:t>•</w:t>
      </w:r>
      <w:r>
        <w:rPr>
          <w:rFonts w:hint="cs"/>
          <w:rtl/>
        </w:rPr>
        <w:t xml:space="preserve"> </w:t>
      </w:r>
      <w:r>
        <w:rPr>
          <w:rStyle w:val="2fb"/>
          <w:rFonts w:hint="cs"/>
          <w:rtl/>
          <w:rPrChange w:id="13312" w:author="מנוע אמוראים" w:date="2026-10-05T16:40:54Z">
            <w:rPr>
              <w:rFonts w:hint="cs"/>
              <w:rtl/>
            </w:rPr>
          </w:rPrChange>
        </w:rPr>
        <w:t xml:space="preserve">ראב</w:t>
      </w:r>
      <w:r>
        <w:rPr>
          <w:rStyle w:val="2fb"/>
          <w:rtl/>
          <w:rPrChange w:id="13313" w:author="מנוע אמוראים" w:date="2026-10-05T16:40:54Z">
            <w:rPr>
              <w:rtl/>
            </w:rPr>
          </w:rPrChange>
        </w:rPr>
        <w:t xml:space="preserve">"</w:t>
      </w:r>
      <w:r>
        <w:rPr>
          <w:rStyle w:val="2fb"/>
          <w:rFonts w:hint="cs"/>
          <w:rtl/>
          <w:rPrChange w:id="13314" w:author="מנוע אמוראים" w:date="2026-10-05T16:40:54Z">
            <w:rPr>
              <w:rFonts w:hint="cs"/>
              <w:rtl/>
            </w:rPr>
          </w:rPrChange>
        </w:rPr>
        <w:t xml:space="preserve">א</w:t>
      </w:r>
      <w:r>
        <w:rPr>
          <w:rFonts w:hint="cs"/>
          <w:rtl/>
        </w:rPr>
        <w:t xml:space="preserve"> </w:t>
      </w:r>
      <w:r>
        <w:rPr>
          <w:rStyle w:val="2fb"/>
          <w:rFonts w:hint="cs"/>
          <w:rtl/>
          <w:rPrChange w:id="13315" w:author="מנוע אמוראים" w:date="2026-10-05T16:40:54Z">
            <w:rPr>
              <w:rFonts w:hint="cs"/>
              <w:rtl/>
            </w:rPr>
          </w:rPrChange>
        </w:rPr>
        <w:t xml:space="preserve">מרי</w:t>
      </w:r>
      <w:r>
        <w:rPr>
          <w:rStyle w:val="2fb"/>
          <w:rtl/>
          <w:rPrChange w:id="13316" w:author="מנוע אמוראים" w:date="2026-10-05T16:40:54Z">
            <w:rPr>
              <w:rtl/>
            </w:rPr>
          </w:rPrChange>
        </w:rPr>
        <w:t xml:space="preserve">"</w:t>
      </w:r>
      <w:r>
        <w:rPr>
          <w:rStyle w:val="2fb"/>
          <w:rFonts w:hint="cs"/>
          <w:rtl/>
          <w:rPrChange w:id="13317" w:author="מנוע אמוראים" w:date="2026-10-05T16:40:54Z">
            <w:rPr>
              <w:rFonts w:hint="cs"/>
              <w:rtl/>
            </w:rPr>
          </w:rPrChange>
        </w:rPr>
        <w:t xml:space="preserve">צ</w:t>
      </w:r>
      <w:r>
        <w:rPr>
          <w:rFonts w:hint="cs"/>
          <w:rtl/>
        </w:rPr>
        <w:t xml:space="preserve"> ב</w:t>
      </w:r>
      <w:r w:rsidR="00BF1CF6">
        <w:rPr>
          <w:rtl/>
        </w:rPr>
        <w:t>"</w:t>
      </w:r>
      <w:r>
        <w:rPr>
          <w:rFonts w:hint="cs"/>
          <w:rtl/>
        </w:rPr>
        <w:t>א</w:t>
      </w:r>
      <w:r w:rsidRPr="00C63571">
        <w:rPr>
          <w:rtl/>
        </w:rPr>
        <w:t>: נטילת ידים לחולין מפני סרך תרומה, ועוד משום מצוה.</w:t>
      </w:r>
    </w:p>
    <w:p w14:paraId="35C94A7B" w14:textId="044CCCFD" w:rsidR="0046556D" w:rsidRDefault="00BD6C4F" w:rsidP="00BD6C4F">
      <w:pPr>
        <w:rPr>
          <w:rtl/>
        </w:rPr>
      </w:pPr>
      <w:r w:rsidRPr="00C63571">
        <w:rPr>
          <w:rtl/>
        </w:rPr>
        <w:t xml:space="preserve">אביי: מצוה לשמוע דברי חכמים, </w:t>
      </w:r>
    </w:p>
    <w:p w14:paraId="063B1120" w14:textId="1160AEFA" w:rsidR="0046556D" w:rsidRDefault="00BD6C4F" w:rsidP="00BD6C4F">
      <w:pPr>
        <w:rPr>
          <w:rtl/>
        </w:rPr>
      </w:pPr>
      <w:r>
        <w:rPr>
          <w:rtl/>
        </w:rPr>
        <w:t xml:space="preserve">רבא: מצוה לשמוע דברי </w:t>
      </w:r>
      <w:r>
        <w:rPr>
          <w:rStyle w:val="2fb"/>
          <w:rtl/>
          <w:rPrChange w:id="13318" w:author="מנוע אמוראים" w:date="2026-10-05T16:40:54Z">
            <w:rPr>
              <w:rtl/>
            </w:rPr>
          </w:rPrChange>
        </w:rPr>
        <w:t xml:space="preserve">ר"א</w:t>
      </w:r>
      <w:r>
        <w:rPr>
          <w:rtl/>
        </w:rPr>
        <w:t xml:space="preserve"> בן ערך, </w:t>
      </w:r>
      <w:r w:rsidRPr="0046594B">
        <w:rPr>
          <w:rStyle w:val="afffff0"/>
          <w:rtl/>
        </w:rPr>
        <w:t>ד</w:t>
      </w:r>
      <w:r w:rsidRPr="0046594B">
        <w:rPr>
          <w:rStyle w:val="afffff0"/>
          <w:rFonts w:hint="cs"/>
          <w:rtl/>
        </w:rPr>
        <w:t>'</w:t>
      </w:r>
      <w:r w:rsidRPr="0046594B">
        <w:rPr>
          <w:rStyle w:val="afffff0"/>
          <w:rtl/>
        </w:rPr>
        <w:t>וכל אשר יגע בו הזב וידיו לא שטף במים</w:t>
      </w:r>
      <w:r w:rsidRPr="0046594B">
        <w:rPr>
          <w:rStyle w:val="afffff0"/>
          <w:rFonts w:hint="cs"/>
          <w:rtl/>
        </w:rPr>
        <w:t>'</w:t>
      </w:r>
      <w:r w:rsidRPr="0046594B">
        <w:rPr>
          <w:rStyle w:val="afffff0"/>
          <w:rtl/>
        </w:rPr>
        <w:t>,</w:t>
      </w:r>
      <w:r w:rsidRPr="00C63571">
        <w:rPr>
          <w:rtl/>
        </w:rPr>
        <w:t xml:space="preserve"> </w:t>
      </w:r>
    </w:p>
    <w:p w14:paraId="230CB432" w14:textId="77777777" w:rsidR="0046556D" w:rsidRDefault="00BD6C4F" w:rsidP="00BD6C4F">
      <w:pPr>
        <w:rPr>
          <w:rtl/>
        </w:rPr>
      </w:pPr>
      <w:r>
        <w:rPr>
          <w:rStyle w:val="2fb"/>
          <w:rtl/>
          <w:rPrChange w:id="13319" w:author="מנוע אמוראים" w:date="2026-10-05T16:40:54Z">
            <w:rPr>
              <w:rtl/>
            </w:rPr>
          </w:rPrChange>
        </w:rPr>
        <w:t xml:space="preserve">א</w:t>
      </w:r>
      <w:r>
        <w:rPr>
          <w:rStyle w:val="2fb"/>
          <w:rFonts w:hint="cs"/>
          <w:rtl/>
          <w:rPrChange w:id="13320" w:author="מנוע אמוראים" w:date="2026-10-05T16:40:54Z">
            <w:rPr>
              <w:rFonts w:hint="cs"/>
              <w:rtl/>
            </w:rPr>
          </w:rPrChange>
        </w:rPr>
        <w:t xml:space="preserve">ראב</w:t>
      </w:r>
      <w:r>
        <w:rPr>
          <w:rStyle w:val="2fb"/>
          <w:rtl/>
          <w:rPrChange w:id="13321" w:author="מנוע אמוראים" w:date="2026-10-05T16:40:54Z">
            <w:rPr>
              <w:rtl/>
            </w:rPr>
          </w:rPrChange>
        </w:rPr>
        <w:t xml:space="preserve">"</w:t>
      </w:r>
      <w:r>
        <w:rPr>
          <w:rStyle w:val="2fb"/>
          <w:rFonts w:hint="cs"/>
          <w:rtl/>
          <w:rPrChange w:id="13322" w:author="מנוע אמוראים" w:date="2026-10-05T16:40:54Z">
            <w:rPr>
              <w:rFonts w:hint="cs"/>
              <w:rtl/>
            </w:rPr>
          </w:rPrChange>
        </w:rPr>
        <w:t xml:space="preserve">ע</w:t>
      </w:r>
      <w:r w:rsidRPr="00C63571">
        <w:rPr>
          <w:rtl/>
        </w:rPr>
        <w:t>: מכאן סמכו חכמים לנטילת ידים מן התורה.</w:t>
      </w:r>
    </w:p>
    <w:p w14:paraId="3969A527" w14:textId="77777777" w:rsidR="0046556D" w:rsidRDefault="00BD6C4F" w:rsidP="00BD6C4F">
      <w:pPr>
        <w:rPr>
          <w:rtl/>
        </w:rPr>
      </w:pPr>
      <w:r>
        <w:rPr>
          <w:rtl/>
        </w:rPr>
        <w:t xml:space="preserve">א"ל רבא </w:t>
      </w:r>
      <w:r>
        <w:rPr>
          <w:rStyle w:val="2fb"/>
          <w:rtl/>
          <w:rPrChange w:id="13323" w:author="מנוע אמוראים" w:date="2026-10-05T16:40:54Z">
            <w:rPr>
              <w:rtl/>
            </w:rPr>
          </w:rPrChange>
        </w:rPr>
        <w:t xml:space="preserve">לר</w:t>
      </w:r>
      <w:r>
        <w:rPr>
          <w:rStyle w:val="2fb"/>
          <w:rtl/>
          <w:rPrChange w:id="13324" w:author="מנוע אמוראים" w:date="2026-10-05T16:40:54Z">
            <w:rPr>
              <w:rtl/>
            </w:rPr>
          </w:rPrChange>
        </w:rPr>
        <w:t xml:space="preserve">"</w:t>
      </w:r>
      <w:r>
        <w:rPr>
          <w:rStyle w:val="2fb"/>
          <w:rFonts w:hint="cs"/>
          <w:rtl/>
          <w:rPrChange w:id="13325" w:author="מנוע אמוראים" w:date="2026-10-05T16:40:54Z">
            <w:rPr>
              <w:rFonts w:hint="cs"/>
              <w:rtl/>
            </w:rPr>
          </w:rPrChange>
        </w:rPr>
        <w:t xml:space="preserve">נ</w:t>
      </w:r>
      <w:r w:rsidRPr="00C63571">
        <w:rPr>
          <w:rtl/>
        </w:rPr>
        <w:t>:</w:t>
      </w:r>
      <w:r w:rsidRPr="00A71A5E">
        <w:rPr>
          <w:rStyle w:val="afffff0"/>
          <w:rtl/>
        </w:rPr>
        <w:t xml:space="preserve"> </w:t>
      </w:r>
      <w:r w:rsidRPr="00A71A5E">
        <w:rPr>
          <w:rStyle w:val="afffff0"/>
          <w:rFonts w:hint="cs"/>
          <w:rtl/>
        </w:rPr>
        <w:t>'</w:t>
      </w:r>
      <w:r w:rsidRPr="00A71A5E">
        <w:rPr>
          <w:rStyle w:val="afffff0"/>
          <w:rtl/>
        </w:rPr>
        <w:t>וידיו לא שטף במים</w:t>
      </w:r>
      <w:r w:rsidRPr="00A71A5E">
        <w:rPr>
          <w:rStyle w:val="afffff0"/>
          <w:rFonts w:hint="cs"/>
          <w:rtl/>
        </w:rPr>
        <w:t>'</w:t>
      </w:r>
      <w:r w:rsidRPr="00A71A5E">
        <w:rPr>
          <w:rStyle w:val="afffff0"/>
          <w:rtl/>
        </w:rPr>
        <w:t xml:space="preserve"> </w:t>
      </w:r>
      <w:r w:rsidRPr="00C63571">
        <w:rPr>
          <w:rtl/>
        </w:rPr>
        <w:t>- ואחר שלא שטף - טמא.</w:t>
      </w:r>
    </w:p>
    <w:p w14:paraId="24F18B7B" w14:textId="77777777" w:rsidR="0046556D" w:rsidRDefault="0046556D" w:rsidP="00BD6C4F">
      <w:pPr>
        <w:rPr>
          <w:rtl/>
        </w:rPr>
      </w:pPr>
    </w:p>
    <w:p w14:paraId="6180BE01" w14:textId="77777777" w:rsidR="0046556D" w:rsidRDefault="00BD6C4F" w:rsidP="00BD6C4F">
      <w:pPr>
        <w:rPr>
          <w:rtl/>
        </w:rPr>
      </w:pPr>
      <w:r>
        <w:rPr>
          <w:rStyle w:val="2fb"/>
          <w:rFonts w:hint="cs"/>
          <w:rtl/>
          <w:rPrChange w:id="13326" w:author="מנוע אמוראים" w:date="2026-10-05T16:40:54Z">
            <w:rPr>
              <w:rFonts w:hint="cs"/>
              <w:rtl/>
            </w:rPr>
          </w:rPrChange>
        </w:rPr>
        <w:t xml:space="preserve">ר</w:t>
      </w:r>
      <w:r>
        <w:rPr>
          <w:rStyle w:val="2fb"/>
          <w:rtl/>
          <w:rPrChange w:id="13327" w:author="מנוע אמוראים" w:date="2026-10-05T16:40:54Z">
            <w:rPr>
              <w:rtl/>
            </w:rPr>
          </w:rPrChange>
        </w:rPr>
        <w:t xml:space="preserve">"</w:t>
      </w:r>
      <w:r>
        <w:rPr>
          <w:rStyle w:val="2fb"/>
          <w:rFonts w:hint="cs"/>
          <w:rtl/>
          <w:rPrChange w:id="13328" w:author="מנוע אמוראים" w:date="2026-10-05T16:40:54Z">
            <w:rPr>
              <w:rFonts w:hint="cs"/>
              <w:rtl/>
            </w:rPr>
          </w:rPrChange>
        </w:rPr>
        <w:t xml:space="preserve">א</w:t>
      </w:r>
      <w:r>
        <w:rPr>
          <w:rFonts w:hint="cs"/>
          <w:rtl/>
        </w:rPr>
        <w:t xml:space="preserve"> </w:t>
      </w:r>
      <w:r>
        <w:rPr>
          <w:rStyle w:val="2fb"/>
          <w:rFonts w:hint="cs"/>
          <w:rtl/>
          <w:rPrChange w:id="13329" w:author="מנוע אמוראים" w:date="2026-10-05T16:40:54Z">
            <w:rPr>
              <w:rFonts w:hint="cs"/>
              <w:rtl/>
            </w:rPr>
          </w:rPrChange>
        </w:rPr>
        <w:t xml:space="preserve">מר</w:t>
      </w:r>
      <w:r>
        <w:rPr>
          <w:rStyle w:val="2fb"/>
          <w:rtl/>
          <w:rPrChange w:id="13330" w:author="מנוע אמוראים" w:date="2026-10-05T16:40:54Z">
            <w:rPr>
              <w:rtl/>
            </w:rPr>
          </w:rPrChange>
        </w:rPr>
        <w:t xml:space="preserve">"</w:t>
      </w:r>
      <w:r>
        <w:rPr>
          <w:rStyle w:val="2fb"/>
          <w:rFonts w:hint="cs"/>
          <w:rtl/>
          <w:rPrChange w:id="13331" w:author="מנוע אמוראים" w:date="2026-10-05T16:40:54Z">
            <w:rPr>
              <w:rFonts w:hint="cs"/>
              <w:rtl/>
            </w:rPr>
          </w:rPrChange>
        </w:rPr>
        <w:t xml:space="preserve">או</w:t>
      </w:r>
      <w:r w:rsidRPr="00C63571">
        <w:rPr>
          <w:rtl/>
        </w:rPr>
        <w:t>: לא אמרו נטילת ידים לפירות אלא משום נקיות.</w:t>
      </w:r>
    </w:p>
    <w:p w14:paraId="230621C7" w14:textId="77777777" w:rsidR="0046556D" w:rsidRDefault="00BD6C4F" w:rsidP="00BD6C4F">
      <w:pPr>
        <w:rPr>
          <w:rtl/>
        </w:rPr>
      </w:pPr>
      <w:r>
        <w:rPr>
          <w:rtl/>
        </w:rPr>
        <w:t>סבור</w:t>
      </w:r>
      <w:r w:rsidRPr="00C63571">
        <w:rPr>
          <w:rtl/>
        </w:rPr>
        <w:t xml:space="preserve">: חובה הוא דליכא, הא מצוה איכא, </w:t>
      </w:r>
      <w:r>
        <w:rPr>
          <w:rFonts w:hint="cs"/>
          <w:rtl/>
        </w:rPr>
        <w:t>א</w:t>
      </w:r>
      <w:r w:rsidR="00BF1CF6">
        <w:rPr>
          <w:rtl/>
        </w:rPr>
        <w:t>"</w:t>
      </w:r>
      <w:r>
        <w:rPr>
          <w:rFonts w:hint="cs"/>
          <w:rtl/>
        </w:rPr>
        <w:t>ל</w:t>
      </w:r>
      <w:r w:rsidRPr="00C63571">
        <w:rPr>
          <w:rtl/>
        </w:rPr>
        <w:t xml:space="preserve"> רבא: לא חובה ולא מצוה אלא רשות;</w:t>
      </w:r>
    </w:p>
    <w:p w14:paraId="3D4A9AF9" w14:textId="77777777" w:rsidR="0046556D" w:rsidRDefault="00BD6C4F" w:rsidP="00BD6C4F">
      <w:pPr>
        <w:rPr>
          <w:rtl/>
        </w:rPr>
      </w:pPr>
      <w:r>
        <w:rPr>
          <w:rtl/>
        </w:rPr>
        <w:t xml:space="preserve">ופליגא </w:t>
      </w:r>
      <w:r>
        <w:rPr>
          <w:rStyle w:val="2fb"/>
          <w:rtl/>
          <w:rPrChange w:id="13332" w:author="מנוע אמוראים" w:date="2026-10-05T16:40:54Z">
            <w:rPr>
              <w:rtl/>
            </w:rPr>
          </w:rPrChange>
        </w:rPr>
        <w:t xml:space="preserve">דר</w:t>
      </w:r>
      <w:r>
        <w:rPr>
          <w:rStyle w:val="2fb"/>
          <w:rtl/>
          <w:rPrChange w:id="13333" w:author="מנוע אמוראים" w:date="2026-10-05T16:40:54Z">
            <w:rPr>
              <w:rtl/>
            </w:rPr>
          </w:rPrChange>
        </w:rPr>
        <w:t xml:space="preserve">"</w:t>
      </w:r>
      <w:r>
        <w:rPr>
          <w:rStyle w:val="2fb"/>
          <w:rFonts w:hint="cs"/>
          <w:rtl/>
          <w:rPrChange w:id="13334" w:author="מנוע אמוראים" w:date="2026-10-05T16:40:54Z">
            <w:rPr>
              <w:rFonts w:hint="cs"/>
              <w:rtl/>
            </w:rPr>
          </w:rPrChange>
        </w:rPr>
        <w:t xml:space="preserve">נ</w:t>
      </w:r>
      <w:r>
        <w:rPr>
          <w:rFonts w:hint="cs"/>
          <w:rtl/>
        </w:rPr>
        <w:t xml:space="preserve"> </w:t>
      </w:r>
      <w:r>
        <w:rPr>
          <w:rtl/>
        </w:rPr>
        <w:t xml:space="preserve"> </w:t>
      </w:r>
      <w:r>
        <w:rPr>
          <w:rStyle w:val="2fb"/>
          <w:rtl/>
          <w:rPrChange w:id="13335" w:author="מנוע אמוראים" w:date="2026-10-05T16:40:54Z">
            <w:rPr>
              <w:rtl/>
            </w:rPr>
          </w:rPrChange>
        </w:rPr>
        <w:t xml:space="preserve">דא</w:t>
      </w:r>
      <w:r>
        <w:rPr>
          <w:rStyle w:val="2fb"/>
          <w:rFonts w:hint="cs"/>
          <w:rtl/>
          <w:rPrChange w:id="13336" w:author="מנוע אמוראים" w:date="2026-10-05T16:40:54Z">
            <w:rPr>
              <w:rFonts w:hint="cs"/>
              <w:rtl/>
            </w:rPr>
          </w:rPrChange>
        </w:rPr>
        <w:t xml:space="preserve">ר</w:t>
      </w:r>
      <w:r>
        <w:rPr>
          <w:rStyle w:val="2fb"/>
          <w:rtl/>
          <w:rPrChange w:id="13337" w:author="מנוע אמוראים" w:date="2026-10-05T16:40:54Z">
            <w:rPr>
              <w:rtl/>
            </w:rPr>
          </w:rPrChange>
        </w:rPr>
        <w:t xml:space="preserve">"</w:t>
      </w:r>
      <w:r>
        <w:rPr>
          <w:rStyle w:val="2fb"/>
          <w:rFonts w:hint="cs"/>
          <w:rtl/>
          <w:rPrChange w:id="13338" w:author="מנוע אמוראים" w:date="2026-10-05T16:40:54Z">
            <w:rPr>
              <w:rFonts w:hint="cs"/>
              <w:rtl/>
            </w:rPr>
          </w:rPrChange>
        </w:rPr>
        <w:t xml:space="preserve">נ</w:t>
      </w:r>
      <w:r w:rsidRPr="00C63571">
        <w:rPr>
          <w:rtl/>
        </w:rPr>
        <w:t>: הנוטל ידיו לפירות - אינו אלא מגסי הרוח.</w:t>
      </w:r>
    </w:p>
    <w:p w14:paraId="72280777" w14:textId="77777777" w:rsidR="0046556D" w:rsidRDefault="00BD6C4F" w:rsidP="00BD6C4F">
      <w:pPr>
        <w:rPr>
          <w:rtl/>
        </w:rPr>
      </w:pPr>
      <w:r>
        <w:rPr>
          <w:rFonts w:hint="cs"/>
          <w:rtl/>
        </w:rPr>
        <w:t>רבב'ח</w:t>
      </w:r>
      <w:r w:rsidRPr="00C63571">
        <w:rPr>
          <w:rtl/>
        </w:rPr>
        <w:t>: ה</w:t>
      </w:r>
      <w:r>
        <w:rPr>
          <w:rFonts w:hint="cs"/>
          <w:rtl/>
        </w:rPr>
        <w:t xml:space="preserve">יה לפני </w:t>
      </w:r>
      <w:r>
        <w:rPr>
          <w:rStyle w:val="2fb"/>
          <w:rFonts w:hint="cs"/>
          <w:rtl/>
          <w:rPrChange w:id="13339" w:author="מנוע אמוראים" w:date="2026-10-05T16:40:54Z">
            <w:rPr>
              <w:rFonts w:hint="cs"/>
              <w:rtl/>
            </w:rPr>
          </w:rPrChange>
        </w:rPr>
        <w:t xml:space="preserve">ר</w:t>
      </w:r>
      <w:r>
        <w:rPr>
          <w:rStyle w:val="2fb"/>
          <w:rtl/>
          <w:rPrChange w:id="13340" w:author="מנוע אמוראים" w:date="2026-10-05T16:40:54Z">
            <w:rPr>
              <w:rtl/>
            </w:rPr>
          </w:rPrChange>
        </w:rPr>
        <w:t xml:space="preserve">"</w:t>
      </w:r>
      <w:r>
        <w:rPr>
          <w:rStyle w:val="2fb"/>
          <w:rFonts w:hint="cs"/>
          <w:rtl/>
          <w:rPrChange w:id="13341" w:author="מנוע אמוראים" w:date="2026-10-05T16:40:54Z">
            <w:rPr>
              <w:rFonts w:hint="cs"/>
              <w:rtl/>
            </w:rPr>
          </w:rPrChange>
        </w:rPr>
        <w:t xml:space="preserve">רא</w:t>
      </w:r>
      <w:r>
        <w:rPr>
          <w:rFonts w:hint="cs"/>
          <w:rtl/>
        </w:rPr>
        <w:t xml:space="preserve"> </w:t>
      </w:r>
      <w:r>
        <w:rPr>
          <w:rStyle w:val="2fb"/>
          <w:rFonts w:hint="cs"/>
          <w:rtl/>
          <w:rPrChange w:id="13342" w:author="מנוע אמוראים" w:date="2026-10-05T16:40:54Z">
            <w:rPr>
              <w:rFonts w:hint="cs"/>
              <w:rtl/>
            </w:rPr>
          </w:rPrChange>
        </w:rPr>
        <w:t xml:space="preserve">ור</w:t>
      </w:r>
      <w:r>
        <w:rPr>
          <w:rStyle w:val="2fb"/>
          <w:rtl/>
          <w:rPrChange w:id="13343" w:author="מנוע אמוראים" w:date="2026-10-05T16:40:54Z">
            <w:rPr>
              <w:rtl/>
            </w:rPr>
          </w:rPrChange>
        </w:rPr>
        <w:t xml:space="preserve">"</w:t>
      </w:r>
      <w:r>
        <w:rPr>
          <w:rStyle w:val="2fb"/>
          <w:rFonts w:hint="cs"/>
          <w:rtl/>
          <w:rPrChange w:id="13344" w:author="מנוע אמוראים" w:date="2026-10-05T16:40:54Z">
            <w:rPr>
              <w:rFonts w:hint="cs"/>
              <w:rtl/>
            </w:rPr>
          </w:rPrChange>
        </w:rPr>
        <w:t xml:space="preserve">א</w:t>
      </w:r>
      <w:r>
        <w:rPr>
          <w:rFonts w:hint="cs"/>
          <w:rtl/>
        </w:rPr>
        <w:t xml:space="preserve"> הביאו לפניהם </w:t>
      </w:r>
      <w:r w:rsidRPr="00C63571">
        <w:rPr>
          <w:rtl/>
        </w:rPr>
        <w:t>כלכלה דפירי, ואכלו ולא משו ידייהו, ולא יהבו לי מידי, ובריך חד חד לחודיה.</w:t>
      </w:r>
    </w:p>
    <w:p w14:paraId="04B3453D" w14:textId="77777777" w:rsidR="0046556D" w:rsidRDefault="00BD6C4F" w:rsidP="00BD6C4F">
      <w:pPr>
        <w:rPr>
          <w:rtl/>
        </w:rPr>
      </w:pPr>
      <w:r w:rsidRPr="007E42A5">
        <w:rPr>
          <w:b/>
          <w:bCs/>
          <w:rtl/>
        </w:rPr>
        <w:t>שמע מינה תלת;</w:t>
      </w:r>
      <w:r>
        <w:rPr>
          <w:rFonts w:hint="cs"/>
          <w:rtl/>
        </w:rPr>
        <w:t xml:space="preserve"> ש</w:t>
      </w:r>
      <w:r w:rsidR="00BF1CF6">
        <w:rPr>
          <w:rtl/>
        </w:rPr>
        <w:t>"</w:t>
      </w:r>
      <w:r>
        <w:rPr>
          <w:rFonts w:hint="cs"/>
          <w:rtl/>
        </w:rPr>
        <w:t>מ</w:t>
      </w:r>
      <w:r w:rsidRPr="00C63571">
        <w:rPr>
          <w:rtl/>
        </w:rPr>
        <w:t xml:space="preserve"> אין נטילת ידים לפירות, </w:t>
      </w:r>
    </w:p>
    <w:p w14:paraId="6C73E2F0" w14:textId="4525659B" w:rsidR="0046556D" w:rsidRDefault="00BD6C4F" w:rsidP="00BD6C4F">
      <w:pPr>
        <w:rPr>
          <w:rtl/>
        </w:rPr>
      </w:pPr>
      <w:r>
        <w:rPr>
          <w:rFonts w:hint="cs"/>
          <w:rtl/>
        </w:rPr>
        <w:t xml:space="preserve">     </w:t>
      </w:r>
      <w:r w:rsidRPr="00C63571">
        <w:rPr>
          <w:rtl/>
        </w:rPr>
        <w:t xml:space="preserve">וש"מ - אין מזמנין על הפירות, </w:t>
      </w:r>
    </w:p>
    <w:p w14:paraId="34D610B7" w14:textId="46B7D020" w:rsidR="0046556D" w:rsidRDefault="00BD6C4F" w:rsidP="00BD6C4F">
      <w:pPr>
        <w:rPr>
          <w:rtl/>
        </w:rPr>
      </w:pPr>
      <w:r>
        <w:rPr>
          <w:rFonts w:hint="cs"/>
          <w:rtl/>
        </w:rPr>
        <w:t>וש</w:t>
      </w:r>
      <w:r w:rsidR="00BF1CF6">
        <w:rPr>
          <w:rtl/>
        </w:rPr>
        <w:t>"</w:t>
      </w:r>
      <w:r>
        <w:rPr>
          <w:rFonts w:hint="cs"/>
          <w:rtl/>
        </w:rPr>
        <w:t>מ</w:t>
      </w:r>
      <w:r w:rsidRPr="00C63571">
        <w:rPr>
          <w:rtl/>
        </w:rPr>
        <w:t xml:space="preserve"> - שנים שאכלו מצוה ליחלק.</w:t>
      </w:r>
    </w:p>
    <w:p w14:paraId="134C1C51" w14:textId="77777777" w:rsidR="0046556D" w:rsidRDefault="00BD6C4F" w:rsidP="00BD6C4F">
      <w:pPr>
        <w:rPr>
          <w:rtl/>
        </w:rPr>
      </w:pPr>
      <w:r w:rsidRPr="006A2A4A">
        <w:rPr>
          <w:rFonts w:hint="cs"/>
          <w:b/>
          <w:bCs/>
          <w:rtl/>
        </w:rPr>
        <w:t>תנ</w:t>
      </w:r>
      <w:r w:rsidR="00BF1CF6">
        <w:rPr>
          <w:b/>
          <w:bCs/>
          <w:rtl/>
        </w:rPr>
        <w:t>"</w:t>
      </w:r>
      <w:r w:rsidRPr="006A2A4A">
        <w:rPr>
          <w:rFonts w:hint="cs"/>
          <w:b/>
          <w:bCs/>
          <w:rtl/>
        </w:rPr>
        <w:t>ה</w:t>
      </w:r>
      <w:r>
        <w:rPr>
          <w:rtl/>
        </w:rPr>
        <w:t xml:space="preserve">: שנים שאכלו </w:t>
      </w:r>
      <w:r w:rsidRPr="00C63571">
        <w:rPr>
          <w:rtl/>
        </w:rPr>
        <w:t>מצוה ליחלק, בד</w:t>
      </w:r>
      <w:r>
        <w:rPr>
          <w:rtl/>
        </w:rPr>
        <w:t>"</w:t>
      </w:r>
      <w:r w:rsidRPr="00C63571">
        <w:rPr>
          <w:rtl/>
        </w:rPr>
        <w:t>א שהיו שניהם סופרים, אבל אחד סופר ואחד בור סופר מברך ובור יוצא.</w:t>
      </w:r>
    </w:p>
    <w:p w14:paraId="69E70F1D" w14:textId="77777777" w:rsidR="0046556D" w:rsidRDefault="006A2A4A" w:rsidP="00BD6C4F">
      <w:pPr>
        <w:rPr>
          <w:rtl/>
        </w:rPr>
      </w:pPr>
      <w:r>
        <w:rPr>
          <w:rFonts w:ascii="BA חניכי הישיבות" w:hAnsi="BA חניכי הישיבות" w:cs="BA חניכי הישיבות"/>
          <w:b/>
          <w:bCs/>
          <w:rtl/>
        </w:rPr>
        <w:t>׻</w:t>
      </w:r>
    </w:p>
    <w:p w14:paraId="603BB482" w14:textId="77777777" w:rsidR="00BD6C4F" w:rsidRPr="00C63571" w:rsidRDefault="00BD6C4F" w:rsidP="00F07436">
      <w:pPr>
        <w:pStyle w:val="afff3"/>
        <w:framePr w:wrap="around"/>
        <w:rPr>
          <w:rtl/>
        </w:rPr>
      </w:pPr>
      <w:r>
        <w:rPr>
          <w:rFonts w:hint="cs"/>
          <w:rtl/>
        </w:rPr>
        <w:t>קו.</w:t>
      </w:r>
    </w:p>
    <w:p w14:paraId="6D88CB6C" w14:textId="77777777" w:rsidR="0046556D" w:rsidRDefault="00BD6C4F" w:rsidP="00BD6C4F">
      <w:pPr>
        <w:rPr>
          <w:rtl/>
        </w:rPr>
      </w:pPr>
      <w:r w:rsidRPr="00C63571">
        <w:rPr>
          <w:rtl/>
        </w:rPr>
        <w:t>•</w:t>
      </w:r>
      <w:r>
        <w:rPr>
          <w:rFonts w:hint="cs"/>
          <w:rtl/>
        </w:rPr>
        <w:t xml:space="preserve"> </w:t>
      </w:r>
      <w:r w:rsidRPr="00814AAF">
        <w:rPr>
          <w:b/>
          <w:bCs/>
          <w:rtl/>
        </w:rPr>
        <w:t>ת"ר</w:t>
      </w:r>
      <w:r w:rsidRPr="00C63571">
        <w:rPr>
          <w:rtl/>
        </w:rPr>
        <w:t xml:space="preserve">: נטילת </w:t>
      </w:r>
      <w:r>
        <w:rPr>
          <w:rtl/>
        </w:rPr>
        <w:t>ידים לחולין - עד הפרק, לתרומה -</w:t>
      </w:r>
      <w:r w:rsidRPr="00C63571">
        <w:rPr>
          <w:rtl/>
        </w:rPr>
        <w:t xml:space="preserve"> עד הפרק, קידוש ידים ורגלים במקדש - עד הפרק, וכל דבר שחוצץ בטבילה בגוף - חוצץ בנטילת ידים לחולין, ובקידוש ידים ורגלים במקדש.</w:t>
      </w:r>
    </w:p>
    <w:p w14:paraId="33F0D32A" w14:textId="77777777" w:rsidR="0046556D" w:rsidRDefault="00BD6C4F" w:rsidP="00BD6C4F">
      <w:pPr>
        <w:rPr>
          <w:rtl/>
        </w:rPr>
      </w:pPr>
      <w:r w:rsidRPr="00C63571">
        <w:rPr>
          <w:rtl/>
        </w:rPr>
        <w:t>•</w:t>
      </w:r>
      <w:r>
        <w:rPr>
          <w:rFonts w:hint="cs"/>
          <w:rtl/>
        </w:rPr>
        <w:t xml:space="preserve"> </w:t>
      </w:r>
      <w:r w:rsidRPr="00C63571">
        <w:rPr>
          <w:rtl/>
        </w:rPr>
        <w:t>רב: עד כאן - לחולין, עד</w:t>
      </w:r>
      <w:r>
        <w:rPr>
          <w:rtl/>
        </w:rPr>
        <w:t xml:space="preserve"> כאן - לתרומה, ושמואל</w:t>
      </w:r>
      <w:r w:rsidRPr="00C63571">
        <w:rPr>
          <w:rtl/>
        </w:rPr>
        <w:t>: עד כאן - בין לחולין בין לתרומה, לחומרא.</w:t>
      </w:r>
    </w:p>
    <w:p w14:paraId="38E1BF82" w14:textId="77777777" w:rsidR="0046556D" w:rsidRDefault="00BD6C4F" w:rsidP="00BD6C4F">
      <w:pPr>
        <w:rPr>
          <w:rtl/>
        </w:rPr>
      </w:pPr>
      <w:r w:rsidRPr="00C63571">
        <w:rPr>
          <w:rtl/>
        </w:rPr>
        <w:t>•</w:t>
      </w:r>
      <w:r>
        <w:rPr>
          <w:rFonts w:hint="cs"/>
          <w:rtl/>
        </w:rPr>
        <w:t xml:space="preserve"> </w:t>
      </w:r>
      <w:r w:rsidRPr="00C63571">
        <w:rPr>
          <w:rtl/>
        </w:rPr>
        <w:t>ורב ששת אמר: עד כאן - בין לחולין בין לתרומה, לקולא.</w:t>
      </w:r>
    </w:p>
    <w:p w14:paraId="477CC27B" w14:textId="77777777" w:rsidR="0046556D" w:rsidRDefault="00BD6C4F" w:rsidP="00BD6C4F">
      <w:pPr>
        <w:rPr>
          <w:rtl/>
        </w:rPr>
      </w:pPr>
      <w:r w:rsidRPr="00C63571">
        <w:rPr>
          <w:rtl/>
        </w:rPr>
        <w:t>•</w:t>
      </w:r>
      <w:r>
        <w:rPr>
          <w:rFonts w:hint="cs"/>
          <w:rtl/>
        </w:rPr>
        <w:t xml:space="preserve"> </w:t>
      </w:r>
      <w:r w:rsidRPr="00C63571">
        <w:rPr>
          <w:rtl/>
        </w:rPr>
        <w:t xml:space="preserve">בר הדיא: הוה קאימנא </w:t>
      </w:r>
      <w:r>
        <w:rPr>
          <w:rFonts w:hint="cs"/>
          <w:rtl/>
        </w:rPr>
        <w:t xml:space="preserve">לפני רבי אמי </w:t>
      </w:r>
      <w:r w:rsidRPr="00C63571">
        <w:rPr>
          <w:rtl/>
        </w:rPr>
        <w:t>ואמר: עד כאן - בין לחולין בין לתרומה, לחומרא.</w:t>
      </w:r>
    </w:p>
    <w:p w14:paraId="183DC3E0" w14:textId="77777777" w:rsidR="0046556D" w:rsidRDefault="00BD6C4F" w:rsidP="00BD6C4F">
      <w:pPr>
        <w:rPr>
          <w:rtl/>
        </w:rPr>
      </w:pPr>
      <w:r>
        <w:rPr>
          <w:rtl/>
        </w:rPr>
        <w:t xml:space="preserve">ולא </w:t>
      </w:r>
      <w:r>
        <w:rPr>
          <w:rFonts w:hint="cs"/>
          <w:rtl/>
        </w:rPr>
        <w:t>מצד שהיה כהן</w:t>
      </w:r>
      <w:r>
        <w:rPr>
          <w:rtl/>
        </w:rPr>
        <w:t xml:space="preserve"> דהא </w:t>
      </w:r>
      <w:r>
        <w:rPr>
          <w:rStyle w:val="2fb"/>
          <w:rtl/>
          <w:rPrChange w:id="13345" w:author="מנוע אמוראים" w:date="2026-10-05T16:40:54Z">
            <w:rPr>
              <w:rtl/>
            </w:rPr>
          </w:rPrChange>
        </w:rPr>
        <w:t xml:space="preserve">ר</w:t>
      </w:r>
      <w:r>
        <w:rPr>
          <w:rStyle w:val="2fb"/>
          <w:rtl/>
          <w:rPrChange w:id="13346" w:author="מנוע אמוראים" w:date="2026-10-05T16:40:54Z">
            <w:rPr>
              <w:rtl/>
            </w:rPr>
          </w:rPrChange>
        </w:rPr>
        <w:t xml:space="preserve">"</w:t>
      </w:r>
      <w:r>
        <w:rPr>
          <w:rStyle w:val="2fb"/>
          <w:rFonts w:hint="cs"/>
          <w:rtl/>
          <w:rPrChange w:id="13347" w:author="מנוע אמוראים" w:date="2026-10-05T16:40:54Z">
            <w:rPr>
              <w:rFonts w:hint="cs"/>
              <w:rtl/>
            </w:rPr>
          </w:rPrChange>
        </w:rPr>
        <w:t xml:space="preserve">מ</w:t>
      </w:r>
      <w:r>
        <w:rPr>
          <w:rFonts w:hint="cs"/>
          <w:rtl/>
        </w:rPr>
        <w:t xml:space="preserve"> </w:t>
      </w:r>
      <w:r w:rsidRPr="00C63571">
        <w:rPr>
          <w:rtl/>
        </w:rPr>
        <w:t>ב</w:t>
      </w:r>
      <w:r w:rsidR="00BF1CF6">
        <w:rPr>
          <w:rtl/>
        </w:rPr>
        <w:t>"</w:t>
      </w:r>
      <w:r>
        <w:rPr>
          <w:rFonts w:hint="cs"/>
          <w:rtl/>
        </w:rPr>
        <w:t>ב</w:t>
      </w:r>
      <w:r>
        <w:rPr>
          <w:rtl/>
        </w:rPr>
        <w:t xml:space="preserve"> </w:t>
      </w:r>
      <w:r>
        <w:rPr>
          <w:rStyle w:val="2fb"/>
          <w:rtl/>
          <w:rPrChange w:id="13348" w:author="מנוע אמוראים" w:date="2026-10-05T16:40:54Z">
            <w:rPr>
              <w:rtl/>
            </w:rPr>
          </w:rPrChange>
        </w:rPr>
        <w:t xml:space="preserve">דר</w:t>
      </w:r>
      <w:r>
        <w:rPr>
          <w:rStyle w:val="2fb"/>
          <w:rFonts w:hint="cs"/>
          <w:rtl/>
          <w:rPrChange w:id="13349" w:author="מנוע אמוראים" w:date="2026-10-05T16:40:54Z">
            <w:rPr>
              <w:rFonts w:hint="cs"/>
              <w:rtl/>
            </w:rPr>
          </w:rPrChange>
        </w:rPr>
        <w:t xml:space="preserve">יב</w:t>
      </w:r>
      <w:r>
        <w:rPr>
          <w:rStyle w:val="2fb"/>
          <w:rtl/>
          <w:rPrChange w:id="13350" w:author="מנוע אמוראים" w:date="2026-10-05T16:40:54Z">
            <w:rPr>
              <w:rtl/>
            </w:rPr>
          </w:rPrChange>
        </w:rPr>
        <w:t xml:space="preserve">"</w:t>
      </w:r>
      <w:r>
        <w:rPr>
          <w:rStyle w:val="2fb"/>
          <w:rFonts w:hint="cs"/>
          <w:rtl/>
          <w:rPrChange w:id="13351" w:author="מנוע אמוראים" w:date="2026-10-05T16:40:54Z">
            <w:rPr>
              <w:rFonts w:hint="cs"/>
              <w:rtl/>
            </w:rPr>
          </w:rPrChange>
        </w:rPr>
        <w:t xml:space="preserve">ל</w:t>
      </w:r>
      <w:r>
        <w:rPr>
          <w:rFonts w:hint="cs"/>
          <w:rtl/>
        </w:rPr>
        <w:t xml:space="preserve"> </w:t>
      </w:r>
      <w:r w:rsidRPr="00C63571">
        <w:rPr>
          <w:rtl/>
        </w:rPr>
        <w:t>הוא ל</w:t>
      </w:r>
      <w:r>
        <w:rPr>
          <w:rtl/>
        </w:rPr>
        <w:t>ו</w:t>
      </w:r>
      <w:r w:rsidRPr="00C63571">
        <w:rPr>
          <w:rtl/>
        </w:rPr>
        <w:t>י, ואמר: עד כאן בין לחולין בין לתרומה, לחומרא.</w:t>
      </w:r>
    </w:p>
    <w:p w14:paraId="14901E07" w14:textId="77777777" w:rsidR="0046556D" w:rsidRDefault="00BD6C4F" w:rsidP="00BD6C4F">
      <w:pPr>
        <w:rPr>
          <w:rtl/>
        </w:rPr>
      </w:pPr>
      <w:r w:rsidRPr="00FC670B">
        <w:rPr>
          <w:b/>
          <w:bCs/>
          <w:rtl/>
        </w:rPr>
        <w:t>•</w:t>
      </w:r>
      <w:r w:rsidRPr="00FC670B">
        <w:rPr>
          <w:rFonts w:hint="cs"/>
          <w:b/>
          <w:bCs/>
          <w:rtl/>
        </w:rPr>
        <w:t xml:space="preserve"> </w:t>
      </w:r>
      <w:r w:rsidRPr="00FC670B">
        <w:rPr>
          <w:b/>
          <w:bCs/>
          <w:rtl/>
        </w:rPr>
        <w:t>רב:</w:t>
      </w:r>
      <w:r w:rsidRPr="00C63571">
        <w:rPr>
          <w:rtl/>
        </w:rPr>
        <w:t xml:space="preserve"> נוטל אדם את שתי ידיו שחרית ומתנה עליהן כל היום כולו.</w:t>
      </w:r>
    </w:p>
    <w:p w14:paraId="77DCA81D" w14:textId="77777777" w:rsidR="00BD6C4F" w:rsidRDefault="00BD6C4F" w:rsidP="00F07436">
      <w:pPr>
        <w:pStyle w:val="afff3"/>
        <w:framePr w:wrap="around"/>
        <w:rPr>
          <w:rtl/>
        </w:rPr>
      </w:pPr>
      <w:r>
        <w:rPr>
          <w:rFonts w:hint="cs"/>
          <w:rtl/>
        </w:rPr>
        <w:t>קז.</w:t>
      </w:r>
    </w:p>
    <w:p w14:paraId="672A5BDD" w14:textId="77777777" w:rsidR="0046556D" w:rsidRDefault="00BD6C4F" w:rsidP="00BD6C4F">
      <w:pPr>
        <w:rPr>
          <w:rtl/>
        </w:rPr>
      </w:pPr>
      <w:r w:rsidRPr="00C63571">
        <w:rPr>
          <w:rtl/>
        </w:rPr>
        <w:t>•</w:t>
      </w:r>
      <w:r>
        <w:rPr>
          <w:rFonts w:hint="cs"/>
          <w:rtl/>
        </w:rPr>
        <w:t xml:space="preserve"> א</w:t>
      </w:r>
      <w:r w:rsidR="00BF1CF6">
        <w:rPr>
          <w:rtl/>
        </w:rPr>
        <w:t>"</w:t>
      </w:r>
      <w:r>
        <w:rPr>
          <w:rFonts w:hint="cs"/>
          <w:rtl/>
        </w:rPr>
        <w:t xml:space="preserve">ל </w:t>
      </w:r>
      <w:r w:rsidRPr="00C63571">
        <w:rPr>
          <w:rtl/>
        </w:rPr>
        <w:t xml:space="preserve">רבי אבינא לבני </w:t>
      </w:r>
      <w:r>
        <w:rPr>
          <w:rtl/>
        </w:rPr>
        <w:t xml:space="preserve"> פקתא דערבות: כגון את</w:t>
      </w:r>
      <w:r>
        <w:rPr>
          <w:rFonts w:hint="cs"/>
          <w:rtl/>
        </w:rPr>
        <w:t>ם</w:t>
      </w:r>
      <w:r w:rsidRPr="00C63571">
        <w:rPr>
          <w:rtl/>
        </w:rPr>
        <w:t xml:space="preserve">, דלא </w:t>
      </w:r>
      <w:r>
        <w:rPr>
          <w:rFonts w:hint="cs"/>
          <w:rtl/>
        </w:rPr>
        <w:t xml:space="preserve">מצוי אצלכם מים טלו ידיכם בבוקר והתנו עליהם לכל היום </w:t>
      </w:r>
    </w:p>
    <w:p w14:paraId="5F132CE3" w14:textId="77777777" w:rsidR="0046556D" w:rsidRDefault="0046556D" w:rsidP="00BD6C4F">
      <w:pPr>
        <w:rPr>
          <w:rtl/>
        </w:rPr>
      </w:pPr>
    </w:p>
    <w:p w14:paraId="7DADE71D" w14:textId="77777777" w:rsidR="0046556D" w:rsidRDefault="00BD6C4F" w:rsidP="00BD6C4F">
      <w:pPr>
        <w:rPr>
          <w:rtl/>
        </w:rPr>
      </w:pPr>
      <w:r w:rsidRPr="00C63571">
        <w:rPr>
          <w:rtl/>
        </w:rPr>
        <w:t>•</w:t>
      </w:r>
      <w:r>
        <w:rPr>
          <w:rFonts w:hint="cs"/>
          <w:rtl/>
        </w:rPr>
        <w:t xml:space="preserve"> </w:t>
      </w:r>
      <w:r w:rsidRPr="00DE6214">
        <w:rPr>
          <w:b/>
          <w:bCs/>
          <w:rtl/>
        </w:rPr>
        <w:t>א</w:t>
      </w:r>
      <w:r w:rsidR="00BF1CF6">
        <w:rPr>
          <w:b/>
          <w:bCs/>
          <w:rtl/>
        </w:rPr>
        <w:t>"</w:t>
      </w:r>
      <w:r w:rsidRPr="00DE6214">
        <w:rPr>
          <w:b/>
          <w:bCs/>
          <w:rtl/>
        </w:rPr>
        <w:t>ד</w:t>
      </w:r>
      <w:r w:rsidRPr="00C63571">
        <w:rPr>
          <w:rtl/>
        </w:rPr>
        <w:t>: בשעת הדחק - אין, שלא בשעת הדחק - לא, ופליגא - דרב;</w:t>
      </w:r>
    </w:p>
    <w:p w14:paraId="13883DE5" w14:textId="77777777" w:rsidR="0046556D" w:rsidRDefault="00BD6C4F" w:rsidP="00BD6C4F">
      <w:pPr>
        <w:rPr>
          <w:rtl/>
        </w:rPr>
      </w:pPr>
      <w:r w:rsidRPr="00C63571">
        <w:rPr>
          <w:rtl/>
        </w:rPr>
        <w:t>ו</w:t>
      </w:r>
      <w:r w:rsidRPr="00DE6214">
        <w:rPr>
          <w:b/>
          <w:bCs/>
          <w:rtl/>
        </w:rPr>
        <w:t>א</w:t>
      </w:r>
      <w:r w:rsidR="00BF1CF6">
        <w:rPr>
          <w:b/>
          <w:bCs/>
          <w:rtl/>
        </w:rPr>
        <w:t>"</w:t>
      </w:r>
      <w:r w:rsidRPr="00DE6214">
        <w:rPr>
          <w:b/>
          <w:bCs/>
          <w:rtl/>
        </w:rPr>
        <w:t>ד</w:t>
      </w:r>
      <w:r w:rsidRPr="00C63571">
        <w:rPr>
          <w:rtl/>
        </w:rPr>
        <w:t>: אפילו שלא בשעת הדחק נמי, והיינו דרב.</w:t>
      </w:r>
    </w:p>
    <w:p w14:paraId="6CBB457E" w14:textId="77777777" w:rsidR="0046556D" w:rsidRDefault="0046556D" w:rsidP="00BD6C4F">
      <w:pPr>
        <w:rPr>
          <w:rtl/>
        </w:rPr>
      </w:pPr>
    </w:p>
    <w:p w14:paraId="6765E1AA" w14:textId="77777777" w:rsidR="0046556D" w:rsidRDefault="00BD6C4F" w:rsidP="00BD6C4F">
      <w:pPr>
        <w:rPr>
          <w:rtl/>
        </w:rPr>
      </w:pPr>
      <w:r w:rsidRPr="00C63571">
        <w:rPr>
          <w:rtl/>
        </w:rPr>
        <w:t>•</w:t>
      </w:r>
      <w:r>
        <w:rPr>
          <w:rFonts w:hint="cs"/>
          <w:rtl/>
        </w:rPr>
        <w:t xml:space="preserve"> </w:t>
      </w:r>
      <w:r>
        <w:rPr>
          <w:rStyle w:val="2fb"/>
          <w:rFonts w:hint="cs"/>
          <w:rtl/>
          <w:rPrChange w:id="13352" w:author="מנוע אמוראים" w:date="2026-10-05T16:40:54Z">
            <w:rPr>
              <w:rFonts w:hint="cs"/>
              <w:rtl/>
            </w:rPr>
          </w:rPrChange>
        </w:rPr>
        <w:t xml:space="preserve">אר</w:t>
      </w:r>
      <w:r>
        <w:rPr>
          <w:rStyle w:val="2fb"/>
          <w:rtl/>
          <w:rPrChange w:id="13353" w:author="מנוע אמוראים" w:date="2026-10-05T16:40:54Z">
            <w:rPr>
              <w:rtl/>
            </w:rPr>
          </w:rPrChange>
        </w:rPr>
        <w:t xml:space="preserve">"</w:t>
      </w:r>
      <w:r>
        <w:rPr>
          <w:rStyle w:val="2fb"/>
          <w:rFonts w:hint="cs"/>
          <w:rtl/>
          <w:rPrChange w:id="13354" w:author="מנוע אמוראים" w:date="2026-10-05T16:40:54Z">
            <w:rPr>
              <w:rFonts w:hint="cs"/>
              <w:rtl/>
            </w:rPr>
          </w:rPrChange>
        </w:rPr>
        <w:t xml:space="preserve">פ</w:t>
      </w:r>
      <w:r w:rsidRPr="00C63571">
        <w:rPr>
          <w:rtl/>
        </w:rPr>
        <w:t xml:space="preserve">: </w:t>
      </w:r>
      <w:r>
        <w:rPr>
          <w:rFonts w:hint="cs"/>
          <w:rtl/>
        </w:rPr>
        <w:t xml:space="preserve">אמת המים </w:t>
      </w:r>
      <w:r>
        <w:rPr>
          <w:rtl/>
        </w:rPr>
        <w:t>אין נוטלין ממ</w:t>
      </w:r>
      <w:r>
        <w:rPr>
          <w:rFonts w:hint="cs"/>
          <w:rtl/>
        </w:rPr>
        <w:t>נה</w:t>
      </w:r>
      <w:r w:rsidRPr="00C63571">
        <w:rPr>
          <w:rtl/>
        </w:rPr>
        <w:t xml:space="preserve"> לידים דלא אתו מכח גברא, </w:t>
      </w:r>
    </w:p>
    <w:p w14:paraId="4A8F305E" w14:textId="14B8317F" w:rsidR="0046556D" w:rsidRDefault="00BD6C4F" w:rsidP="00BD6C4F">
      <w:pPr>
        <w:rPr>
          <w:rtl/>
        </w:rPr>
      </w:pPr>
      <w:r>
        <w:rPr>
          <w:rtl/>
        </w:rPr>
        <w:t xml:space="preserve">ואי מיקרב לגבי דולא דאתו מכח גברא </w:t>
      </w:r>
      <w:r w:rsidRPr="00C63571">
        <w:rPr>
          <w:rtl/>
        </w:rPr>
        <w:t xml:space="preserve">נוטלין ממנו לידים, </w:t>
      </w:r>
    </w:p>
    <w:p w14:paraId="723F586B" w14:textId="794F8EC1" w:rsidR="0046556D" w:rsidRDefault="00BD6C4F" w:rsidP="00BD6C4F">
      <w:pPr>
        <w:rPr>
          <w:rtl/>
        </w:rPr>
      </w:pPr>
      <w:r w:rsidRPr="00C63571">
        <w:rPr>
          <w:rtl/>
        </w:rPr>
        <w:t>ואי בזיע דולא בכונס משקה, מילף לייפי - ומטביל בה את הידים.</w:t>
      </w:r>
    </w:p>
    <w:p w14:paraId="032FEBA6" w14:textId="77777777" w:rsidR="0046556D" w:rsidRDefault="00BD6C4F" w:rsidP="00BD6C4F">
      <w:pPr>
        <w:rPr>
          <w:rtl/>
        </w:rPr>
      </w:pPr>
      <w:r w:rsidRPr="00C63571">
        <w:rPr>
          <w:rtl/>
        </w:rPr>
        <w:t>•</w:t>
      </w:r>
      <w:r>
        <w:rPr>
          <w:rFonts w:hint="cs"/>
          <w:rtl/>
        </w:rPr>
        <w:t xml:space="preserve"> </w:t>
      </w:r>
      <w:r w:rsidRPr="00C63571">
        <w:rPr>
          <w:rtl/>
        </w:rPr>
        <w:t>רבא: כלי שניקב בכונס משקה - אין נוטלין ממנו לידים.</w:t>
      </w:r>
    </w:p>
    <w:p w14:paraId="606FECA2" w14:textId="77777777" w:rsidR="0046556D" w:rsidRDefault="00BD6C4F" w:rsidP="00BD6C4F">
      <w:pPr>
        <w:rPr>
          <w:rtl/>
        </w:rPr>
      </w:pPr>
      <w:r w:rsidRPr="00C63571">
        <w:rPr>
          <w:rtl/>
        </w:rPr>
        <w:t>•</w:t>
      </w:r>
      <w:r>
        <w:rPr>
          <w:rFonts w:hint="cs"/>
          <w:rtl/>
        </w:rPr>
        <w:t xml:space="preserve"> </w:t>
      </w:r>
      <w:r w:rsidRPr="00C63571">
        <w:rPr>
          <w:rtl/>
        </w:rPr>
        <w:t xml:space="preserve">רבא: כלי שאין בו רביעית אין נוטלין ממנו לידים, איני, </w:t>
      </w:r>
    </w:p>
    <w:p w14:paraId="40D5FEEF" w14:textId="77777777" w:rsidR="0046556D" w:rsidRDefault="00BD6C4F" w:rsidP="00BD6C4F">
      <w:pPr>
        <w:rPr>
          <w:rtl/>
        </w:rPr>
      </w:pPr>
      <w:r w:rsidRPr="00C63571">
        <w:rPr>
          <w:rtl/>
        </w:rPr>
        <w:t>וה</w:t>
      </w:r>
      <w:r>
        <w:rPr>
          <w:rFonts w:hint="cs"/>
          <w:rtl/>
        </w:rPr>
        <w:t>ך</w:t>
      </w:r>
      <w:r w:rsidRPr="00C63571">
        <w:rPr>
          <w:rtl/>
        </w:rPr>
        <w:t xml:space="preserve"> </w:t>
      </w:r>
      <w:r>
        <w:rPr>
          <w:rFonts w:hint="cs"/>
          <w:rtl/>
        </w:rPr>
        <w:t>ד</w:t>
      </w:r>
      <w:r w:rsidRPr="00C63571">
        <w:rPr>
          <w:rtl/>
        </w:rPr>
        <w:t>רבא: כלי שאין מחזיק רביעית אין נוטלין ממנו לידים, הא מחזיק - אע</w:t>
      </w:r>
      <w:r>
        <w:rPr>
          <w:rtl/>
        </w:rPr>
        <w:t>"</w:t>
      </w:r>
      <w:r w:rsidRPr="00C63571">
        <w:rPr>
          <w:rtl/>
        </w:rPr>
        <w:t>ג דלית ביה!</w:t>
      </w:r>
    </w:p>
    <w:p w14:paraId="6CA1FFDF" w14:textId="7C247619" w:rsidR="0046556D" w:rsidRDefault="00BD6C4F" w:rsidP="00BD6C4F">
      <w:pPr>
        <w:rPr>
          <w:rtl/>
        </w:rPr>
      </w:pPr>
      <w:r>
        <w:rPr>
          <w:rFonts w:hint="cs"/>
          <w:rtl/>
        </w:rPr>
        <w:t>ל</w:t>
      </w:r>
      <w:r w:rsidR="00BF1CF6">
        <w:rPr>
          <w:rtl/>
        </w:rPr>
        <w:t>"</w:t>
      </w:r>
      <w:r>
        <w:rPr>
          <w:rFonts w:hint="cs"/>
          <w:rtl/>
        </w:rPr>
        <w:t>ק</w:t>
      </w:r>
      <w:r w:rsidRPr="00C63571">
        <w:rPr>
          <w:rtl/>
        </w:rPr>
        <w:t>, הא - לחד, הא - לתרי, דתניא: מי רביעית נוטלין לידים לאחד, ואפילו לשנים.</w:t>
      </w:r>
    </w:p>
    <w:p w14:paraId="1DE2012E" w14:textId="77777777" w:rsidR="0046556D" w:rsidRDefault="00BD6C4F" w:rsidP="00BD6C4F">
      <w:pPr>
        <w:rPr>
          <w:rtl/>
        </w:rPr>
      </w:pPr>
      <w:r w:rsidRPr="00C63571">
        <w:rPr>
          <w:rtl/>
        </w:rPr>
        <w:t>•</w:t>
      </w:r>
      <w:r>
        <w:rPr>
          <w:rFonts w:hint="cs"/>
          <w:rtl/>
        </w:rPr>
        <w:t xml:space="preserve"> </w:t>
      </w:r>
      <w:r w:rsidRPr="00C63571">
        <w:rPr>
          <w:rtl/>
        </w:rPr>
        <w:t>א"ל רב ששת לאמימר: קפדיתו אמנא? א"ל: אין, אחזותא? א"ל: אין, אשיעורא? א"ל: אין.</w:t>
      </w:r>
    </w:p>
    <w:p w14:paraId="0253FC3C" w14:textId="77777777" w:rsidR="0046556D" w:rsidRDefault="00BD6C4F" w:rsidP="00BD6C4F">
      <w:pPr>
        <w:rPr>
          <w:rtl/>
        </w:rPr>
      </w:pPr>
      <w:r w:rsidRPr="00DE6214">
        <w:rPr>
          <w:b/>
          <w:bCs/>
          <w:rtl/>
        </w:rPr>
        <w:t>א</w:t>
      </w:r>
      <w:r w:rsidR="00BF1CF6">
        <w:rPr>
          <w:b/>
          <w:bCs/>
          <w:rtl/>
        </w:rPr>
        <w:t>"</w:t>
      </w:r>
      <w:r w:rsidRPr="00DE6214">
        <w:rPr>
          <w:b/>
          <w:bCs/>
          <w:rtl/>
        </w:rPr>
        <w:t>ד</w:t>
      </w:r>
      <w:r w:rsidRPr="00C63571">
        <w:rPr>
          <w:rtl/>
        </w:rPr>
        <w:t>, הכי א"ל</w:t>
      </w:r>
      <w:r>
        <w:rPr>
          <w:rtl/>
        </w:rPr>
        <w:t xml:space="preserve">: אמנא ואחזותא קפדינן, אשיעורא </w:t>
      </w:r>
      <w:r w:rsidRPr="00C63571">
        <w:rPr>
          <w:rtl/>
        </w:rPr>
        <w:t xml:space="preserve">לא קפדינן, </w:t>
      </w:r>
    </w:p>
    <w:p w14:paraId="6B0037F3" w14:textId="77777777" w:rsidR="0046556D" w:rsidRDefault="00BD6C4F" w:rsidP="00BD6C4F">
      <w:pPr>
        <w:rPr>
          <w:rtl/>
        </w:rPr>
      </w:pPr>
      <w:r w:rsidRPr="00C63571">
        <w:rPr>
          <w:rtl/>
        </w:rPr>
        <w:t>דתניא: מי רביעית נוטלין לידים לאחד, ואפי' לשנים.</w:t>
      </w:r>
      <w:r>
        <w:rPr>
          <w:rFonts w:hint="cs"/>
          <w:rtl/>
        </w:rPr>
        <w:t xml:space="preserve"> </w:t>
      </w:r>
      <w:r>
        <w:rPr>
          <w:rtl/>
        </w:rPr>
        <w:t>ולא היא, שאני התם משום ד</w:t>
      </w:r>
      <w:r w:rsidRPr="00C63571">
        <w:rPr>
          <w:rtl/>
        </w:rPr>
        <w:t>אתו מש</w:t>
      </w:r>
      <w:r>
        <w:rPr>
          <w:rFonts w:hint="cs"/>
          <w:rtl/>
        </w:rPr>
        <w:t>י</w:t>
      </w:r>
      <w:r w:rsidRPr="00C63571">
        <w:rPr>
          <w:rtl/>
        </w:rPr>
        <w:t>ירי טהרה.</w:t>
      </w:r>
    </w:p>
    <w:p w14:paraId="026F614A" w14:textId="77777777" w:rsidR="0046556D" w:rsidRDefault="00BD6C4F" w:rsidP="00BD6C4F">
      <w:pPr>
        <w:rPr>
          <w:rtl/>
        </w:rPr>
      </w:pPr>
      <w:r w:rsidRPr="00C63571">
        <w:rPr>
          <w:rtl/>
        </w:rPr>
        <w:t>אתקין רב יעקב מנהר פקוד נטלא בת רביעתא, אתקין רב אשי בהוצל כוזא בת רביעתא.</w:t>
      </w:r>
    </w:p>
    <w:p w14:paraId="05F40F9B" w14:textId="77777777" w:rsidR="0046556D" w:rsidRDefault="00BD6C4F" w:rsidP="00BD6C4F">
      <w:pPr>
        <w:rPr>
          <w:rtl/>
        </w:rPr>
      </w:pPr>
      <w:r w:rsidRPr="00C63571">
        <w:rPr>
          <w:rtl/>
        </w:rPr>
        <w:t>•</w:t>
      </w:r>
      <w:r>
        <w:rPr>
          <w:rFonts w:hint="cs"/>
          <w:rtl/>
        </w:rPr>
        <w:t xml:space="preserve"> </w:t>
      </w:r>
      <w:r>
        <w:rPr>
          <w:rtl/>
        </w:rPr>
        <w:t xml:space="preserve">ואמר רבא: מגופת חבית שתקנה </w:t>
      </w:r>
      <w:r w:rsidRPr="00C63571">
        <w:rPr>
          <w:rtl/>
        </w:rPr>
        <w:t xml:space="preserve">נוטלין ממנה לידים, </w:t>
      </w:r>
    </w:p>
    <w:p w14:paraId="7F0757DE" w14:textId="77777777" w:rsidR="0046556D" w:rsidRDefault="00BD6C4F" w:rsidP="00BD6C4F">
      <w:pPr>
        <w:rPr>
          <w:rtl/>
        </w:rPr>
      </w:pPr>
      <w:r>
        <w:rPr>
          <w:rFonts w:hint="cs"/>
          <w:rtl/>
        </w:rPr>
        <w:t>תנ</w:t>
      </w:r>
      <w:r w:rsidR="00BF1CF6">
        <w:rPr>
          <w:rtl/>
        </w:rPr>
        <w:t>"</w:t>
      </w:r>
      <w:r>
        <w:rPr>
          <w:rFonts w:hint="cs"/>
          <w:rtl/>
        </w:rPr>
        <w:t>ה</w:t>
      </w:r>
      <w:r w:rsidRPr="00C63571">
        <w:rPr>
          <w:rtl/>
        </w:rPr>
        <w:t>: מגופת חבית שתקנה נוטלין ממנה לידים, חמת וכפישה שת</w:t>
      </w:r>
      <w:r>
        <w:rPr>
          <w:rtl/>
        </w:rPr>
        <w:t xml:space="preserve">קנן </w:t>
      </w:r>
      <w:r w:rsidRPr="00C63571">
        <w:rPr>
          <w:rtl/>
        </w:rPr>
        <w:t xml:space="preserve"> נוטלין מהם לידים, שק וקופה, אע</w:t>
      </w:r>
      <w:r>
        <w:rPr>
          <w:rtl/>
        </w:rPr>
        <w:t>"</w:t>
      </w:r>
      <w:r w:rsidRPr="00C63571">
        <w:rPr>
          <w:rtl/>
        </w:rPr>
        <w:t>פ שמקבלים - אין נוטלין מהם לידים.</w:t>
      </w:r>
    </w:p>
    <w:p w14:paraId="57C2D713" w14:textId="77777777" w:rsidR="0046556D" w:rsidRDefault="00FB77A7" w:rsidP="00BD6C4F">
      <w:pPr>
        <w:rPr>
          <w:rtl/>
        </w:rPr>
      </w:pPr>
      <w:r>
        <w:rPr>
          <w:rFonts w:ascii="BA חניכי הישיבות" w:hAnsi="BA חניכי הישיבות" w:cs="BA חניכי הישיבות"/>
          <w:rtl/>
        </w:rPr>
        <w:t>׻</w:t>
      </w:r>
    </w:p>
    <w:p w14:paraId="68C1D322" w14:textId="77777777" w:rsidR="0046556D" w:rsidRDefault="00BD6C4F" w:rsidP="00BD6C4F">
      <w:pPr>
        <w:rPr>
          <w:rtl/>
        </w:rPr>
      </w:pPr>
      <w:r w:rsidRPr="00C63571">
        <w:rPr>
          <w:rtl/>
        </w:rPr>
        <w:t>•</w:t>
      </w:r>
      <w:r>
        <w:rPr>
          <w:rFonts w:hint="cs"/>
          <w:rtl/>
        </w:rPr>
        <w:t xml:space="preserve"> </w:t>
      </w:r>
      <w:r w:rsidRPr="005303E6">
        <w:rPr>
          <w:b/>
          <w:bCs/>
          <w:rtl/>
        </w:rPr>
        <w:t>איבעיא להו</w:t>
      </w:r>
      <w:r w:rsidRPr="00C63571">
        <w:rPr>
          <w:rtl/>
        </w:rPr>
        <w:t xml:space="preserve">: מהו לאכול במפה? מי חיישינן דלמא נגע, או לא? </w:t>
      </w:r>
    </w:p>
    <w:p w14:paraId="6ECDBA62" w14:textId="77777777" w:rsidR="0046556D" w:rsidRDefault="00BD6C4F" w:rsidP="00BD6C4F">
      <w:pPr>
        <w:rPr>
          <w:rtl/>
        </w:rPr>
      </w:pPr>
      <w:r w:rsidRPr="00C63571">
        <w:rPr>
          <w:rtl/>
        </w:rPr>
        <w:t>ת"ש: וכשנתנו</w:t>
      </w:r>
      <w:r>
        <w:rPr>
          <w:rtl/>
        </w:rPr>
        <w:t xml:space="preserve"> לו לרבי צדוק אוכל פחות מכביצה</w:t>
      </w:r>
      <w:r w:rsidRPr="00C63571">
        <w:rPr>
          <w:rtl/>
        </w:rPr>
        <w:t xml:space="preserve"> נוטלו במפה, ואוכלו חוץ לסוכה, ואין מברך אחריו;</w:t>
      </w:r>
    </w:p>
    <w:p w14:paraId="6574252E" w14:textId="77777777" w:rsidR="0046556D" w:rsidRDefault="00BD6C4F" w:rsidP="00BD6C4F">
      <w:pPr>
        <w:rPr>
          <w:rtl/>
        </w:rPr>
      </w:pPr>
      <w:r>
        <w:rPr>
          <w:rFonts w:hint="cs"/>
          <w:rtl/>
        </w:rPr>
        <w:t>לאו למידק דבכביצה בעי נט</w:t>
      </w:r>
      <w:r w:rsidR="00BF1CF6">
        <w:rPr>
          <w:rtl/>
        </w:rPr>
        <w:t>"</w:t>
      </w:r>
      <w:r>
        <w:rPr>
          <w:rFonts w:hint="cs"/>
          <w:rtl/>
        </w:rPr>
        <w:t xml:space="preserve">י אלא דבכביצה בעי סוכה ובעי ברכה </w:t>
      </w:r>
    </w:p>
    <w:p w14:paraId="33C33EFC" w14:textId="77777777" w:rsidR="0046556D" w:rsidRDefault="00BD6C4F" w:rsidP="00BD6C4F">
      <w:pPr>
        <w:rPr>
          <w:rtl/>
        </w:rPr>
      </w:pPr>
      <w:r>
        <w:rPr>
          <w:rFonts w:hint="cs"/>
          <w:rtl/>
        </w:rPr>
        <w:t xml:space="preserve">והך </w:t>
      </w:r>
      <w:r w:rsidRPr="00C63571">
        <w:rPr>
          <w:rtl/>
        </w:rPr>
        <w:t xml:space="preserve">דשמואל </w:t>
      </w:r>
      <w:r>
        <w:rPr>
          <w:rFonts w:hint="cs"/>
          <w:rtl/>
        </w:rPr>
        <w:t xml:space="preserve">מצאו לרב דאכיל במפה והסביר שדעתי קצרה עלי </w:t>
      </w:r>
    </w:p>
    <w:p w14:paraId="64542B40" w14:textId="77777777" w:rsidR="00BD6C4F" w:rsidRDefault="00BD6C4F" w:rsidP="00F07436">
      <w:pPr>
        <w:pStyle w:val="afff3"/>
        <w:framePr w:wrap="around"/>
        <w:rPr>
          <w:rtl/>
        </w:rPr>
      </w:pPr>
      <w:r>
        <w:rPr>
          <w:rFonts w:hint="cs"/>
          <w:rtl/>
        </w:rPr>
        <w:t>קז:</w:t>
      </w:r>
    </w:p>
    <w:p w14:paraId="0C0C3110" w14:textId="77777777" w:rsidR="0046556D" w:rsidRDefault="00FB77A7" w:rsidP="00FB77A7">
      <w:pPr>
        <w:rPr>
          <w:rtl/>
        </w:rPr>
      </w:pPr>
      <w:r>
        <w:rPr>
          <w:rFonts w:ascii="BA חניכי הישיבות" w:hAnsi="BA חניכי הישיבות" w:cs="BA חניכי הישיבות"/>
          <w:rtl/>
        </w:rPr>
        <w:t>׻</w:t>
      </w:r>
    </w:p>
    <w:p w14:paraId="4AC2DB20" w14:textId="77777777" w:rsidR="0046556D" w:rsidRDefault="00BD6C4F" w:rsidP="00BD6C4F">
      <w:pPr>
        <w:rPr>
          <w:rtl/>
        </w:rPr>
      </w:pPr>
      <w:r>
        <w:rPr>
          <w:rFonts w:hint="cs"/>
          <w:rtl/>
        </w:rPr>
        <w:t xml:space="preserve">כשעלה </w:t>
      </w:r>
      <w:r>
        <w:rPr>
          <w:rStyle w:val="2fb"/>
          <w:rFonts w:hint="cs"/>
          <w:rtl/>
          <w:rPrChange w:id="13355" w:author="מנוע אמוראים" w:date="2026-10-05T16:40:54Z">
            <w:rPr>
              <w:rFonts w:hint="cs"/>
              <w:rtl/>
            </w:rPr>
          </w:rPrChange>
        </w:rPr>
        <w:t xml:space="preserve">ר</w:t>
      </w:r>
      <w:r>
        <w:rPr>
          <w:rStyle w:val="2fb"/>
          <w:rtl/>
          <w:rPrChange w:id="13356" w:author="מנוע אמוראים" w:date="2026-10-05T16:40:54Z">
            <w:rPr>
              <w:rtl/>
            </w:rPr>
          </w:rPrChange>
        </w:rPr>
        <w:t xml:space="preserve">"</w:t>
      </w:r>
      <w:r>
        <w:rPr>
          <w:rStyle w:val="2fb"/>
          <w:rFonts w:hint="cs"/>
          <w:rtl/>
          <w:rPrChange w:id="13357" w:author="מנוע אמוראים" w:date="2026-10-05T16:40:54Z">
            <w:rPr>
              <w:rFonts w:hint="cs"/>
              <w:rtl/>
            </w:rPr>
          </w:rPrChange>
        </w:rPr>
        <w:t xml:space="preserve">ז</w:t>
      </w:r>
      <w:r>
        <w:rPr>
          <w:rFonts w:hint="cs"/>
          <w:rtl/>
        </w:rPr>
        <w:t xml:space="preserve"> מצאם לר'א </w:t>
      </w:r>
      <w:r>
        <w:rPr>
          <w:rStyle w:val="2fb"/>
          <w:rFonts w:hint="cs"/>
          <w:rtl/>
          <w:rPrChange w:id="13358" w:author="מנוע אמוראים" w:date="2026-10-05T16:40:54Z">
            <w:rPr>
              <w:rFonts w:hint="cs"/>
              <w:rtl/>
            </w:rPr>
          </w:rPrChange>
        </w:rPr>
        <w:t xml:space="preserve">ור</w:t>
      </w:r>
      <w:r>
        <w:rPr>
          <w:rStyle w:val="2fb"/>
          <w:rtl/>
          <w:rPrChange w:id="13359" w:author="מנוע אמוראים" w:date="2026-10-05T16:40:54Z">
            <w:rPr>
              <w:rtl/>
            </w:rPr>
          </w:rPrChange>
        </w:rPr>
        <w:t xml:space="preserve">"</w:t>
      </w:r>
      <w:r>
        <w:rPr>
          <w:rStyle w:val="2fb"/>
          <w:rFonts w:hint="cs"/>
          <w:rtl/>
          <w:rPrChange w:id="13360" w:author="מנוע אמוראים" w:date="2026-10-05T16:40:54Z">
            <w:rPr>
              <w:rFonts w:hint="cs"/>
              <w:rtl/>
            </w:rPr>
          </w:rPrChange>
        </w:rPr>
        <w:t xml:space="preserve">א</w:t>
      </w:r>
      <w:r>
        <w:rPr>
          <w:rFonts w:hint="cs"/>
          <w:rtl/>
        </w:rPr>
        <w:t xml:space="preserve"> שאוכלי</w:t>
      </w:r>
      <w:r w:rsidRPr="00C63571">
        <w:rPr>
          <w:rtl/>
        </w:rPr>
        <w:t xml:space="preserve"> בבלאי חמתות, אמר: תרי גברי רברבי כוותייכו ליטעו בדרב ושמואל!</w:t>
      </w:r>
    </w:p>
    <w:p w14:paraId="305D29D3" w14:textId="77777777" w:rsidR="0046556D" w:rsidRDefault="00BD6C4F" w:rsidP="00BD6C4F">
      <w:pPr>
        <w:rPr>
          <w:rtl/>
        </w:rPr>
      </w:pPr>
      <w:r w:rsidRPr="00C63571">
        <w:rPr>
          <w:rtl/>
        </w:rPr>
        <w:t>הא דעתי קצרה קאמר.</w:t>
      </w:r>
    </w:p>
    <w:p w14:paraId="011A5D45" w14:textId="77777777" w:rsidR="0046556D" w:rsidRDefault="00BD6C4F" w:rsidP="00BD6C4F">
      <w:pPr>
        <w:rPr>
          <w:rtl/>
        </w:rPr>
      </w:pPr>
      <w:r>
        <w:rPr>
          <w:rFonts w:hint="cs"/>
          <w:rtl/>
        </w:rPr>
        <w:t xml:space="preserve">ונשמט ממנו מה </w:t>
      </w:r>
      <w:r>
        <w:rPr>
          <w:rStyle w:val="2fb"/>
          <w:rFonts w:hint="cs"/>
          <w:rtl/>
          <w:rPrChange w:id="13361" w:author="מנוע אמוראים" w:date="2026-10-05T16:40:54Z">
            <w:rPr>
              <w:rFonts w:hint="cs"/>
              <w:rtl/>
            </w:rPr>
          </w:rPrChange>
        </w:rPr>
        <w:t xml:space="preserve">דאר</w:t>
      </w:r>
      <w:r>
        <w:rPr>
          <w:rStyle w:val="2fb"/>
          <w:rtl/>
          <w:rPrChange w:id="13362" w:author="מנוע אמוראים" w:date="2026-10-05T16:40:54Z">
            <w:rPr>
              <w:rtl/>
            </w:rPr>
          </w:rPrChange>
        </w:rPr>
        <w:t xml:space="preserve">"</w:t>
      </w:r>
      <w:r>
        <w:rPr>
          <w:rStyle w:val="2fb"/>
          <w:rFonts w:hint="cs"/>
          <w:rtl/>
          <w:rPrChange w:id="13363" w:author="מנוע אמוראים" w:date="2026-10-05T16:40:54Z">
            <w:rPr>
              <w:rFonts w:hint="cs"/>
              <w:rtl/>
            </w:rPr>
          </w:rPrChange>
        </w:rPr>
        <w:t xml:space="preserve">ת</w:t>
      </w:r>
      <w:r>
        <w:rPr>
          <w:rFonts w:hint="cs"/>
          <w:rtl/>
        </w:rPr>
        <w:t xml:space="preserve"> ב</w:t>
      </w:r>
      <w:r w:rsidR="00BF1CF6">
        <w:rPr>
          <w:rtl/>
        </w:rPr>
        <w:t>"</w:t>
      </w:r>
      <w:r>
        <w:rPr>
          <w:rFonts w:hint="cs"/>
          <w:rtl/>
        </w:rPr>
        <w:t>א משמואל דהתירו</w:t>
      </w:r>
      <w:r w:rsidRPr="00C63571">
        <w:rPr>
          <w:rtl/>
        </w:rPr>
        <w:t xml:space="preserve"> מפה לאוכלי תרומה, ולא לאוכלי טהרות, </w:t>
      </w:r>
    </w:p>
    <w:p w14:paraId="6B78DCD5" w14:textId="77777777" w:rsidR="0046556D" w:rsidRDefault="00BD6C4F" w:rsidP="00BD6C4F">
      <w:pPr>
        <w:rPr>
          <w:rtl/>
        </w:rPr>
      </w:pPr>
      <w:r w:rsidRPr="00C63571">
        <w:rPr>
          <w:rtl/>
        </w:rPr>
        <w:t>ורבי אמי ורבי אסי כהנים הוו.</w:t>
      </w:r>
    </w:p>
    <w:p w14:paraId="16BCBD23" w14:textId="77777777" w:rsidR="0046556D" w:rsidRDefault="00FB77A7" w:rsidP="00FB77A7">
      <w:pPr>
        <w:rPr>
          <w:rtl/>
        </w:rPr>
      </w:pPr>
      <w:r>
        <w:rPr>
          <w:rFonts w:ascii="BA חניכי הישיבות" w:hAnsi="BA חניכי הישיבות" w:cs="BA חניכי הישיבות"/>
          <w:rtl/>
        </w:rPr>
        <w:t>׻</w:t>
      </w:r>
    </w:p>
    <w:p w14:paraId="61B099FD" w14:textId="77777777" w:rsidR="0046556D" w:rsidRDefault="00BD6C4F" w:rsidP="00BD6C4F">
      <w:pPr>
        <w:rPr>
          <w:rtl/>
        </w:rPr>
      </w:pPr>
      <w:r w:rsidRPr="00C63571">
        <w:rPr>
          <w:rtl/>
        </w:rPr>
        <w:t>•</w:t>
      </w:r>
      <w:r>
        <w:rPr>
          <w:rFonts w:hint="cs"/>
          <w:rtl/>
        </w:rPr>
        <w:t xml:space="preserve"> </w:t>
      </w:r>
      <w:r w:rsidRPr="005303E6">
        <w:rPr>
          <w:b/>
          <w:bCs/>
          <w:rtl/>
        </w:rPr>
        <w:t>איבעיא להו</w:t>
      </w:r>
      <w:r w:rsidRPr="00C63571">
        <w:rPr>
          <w:rtl/>
        </w:rPr>
        <w:t xml:space="preserve">: אוכל מחמת מאכיל, צריך נטילת ידים או לא? </w:t>
      </w:r>
    </w:p>
    <w:p w14:paraId="4F107A8B" w14:textId="77777777" w:rsidR="0046556D" w:rsidRDefault="00BD6C4F" w:rsidP="00BD6C4F">
      <w:pPr>
        <w:rPr>
          <w:rtl/>
        </w:rPr>
      </w:pPr>
      <w:r>
        <w:rPr>
          <w:rtl/>
        </w:rPr>
        <w:t xml:space="preserve">ת"ש, </w:t>
      </w:r>
      <w:r>
        <w:rPr>
          <w:rStyle w:val="2fb"/>
          <w:rtl/>
          <w:rPrChange w:id="13364" w:author="מנוע אמוראים" w:date="2026-10-05T16:40:54Z">
            <w:rPr>
              <w:rtl/>
            </w:rPr>
          </w:rPrChange>
        </w:rPr>
        <w:t xml:space="preserve">דר</w:t>
      </w:r>
      <w:r>
        <w:rPr>
          <w:rStyle w:val="2fb"/>
          <w:rFonts w:hint="cs"/>
          <w:rtl/>
          <w:rPrChange w:id="13365" w:author="מנוע אמוראים" w:date="2026-10-05T16:40:54Z">
            <w:rPr>
              <w:rFonts w:hint="cs"/>
              <w:rtl/>
            </w:rPr>
          </w:rPrChange>
        </w:rPr>
        <w:t xml:space="preserve">הב</w:t>
      </w:r>
      <w:r>
        <w:rPr>
          <w:rStyle w:val="2fb"/>
          <w:rtl/>
          <w:rPrChange w:id="13366" w:author="מנוע אמוראים" w:date="2026-10-05T16:40:54Z">
            <w:rPr>
              <w:rtl/>
            </w:rPr>
          </w:rPrChange>
        </w:rPr>
        <w:t xml:space="preserve">"</w:t>
      </w:r>
      <w:r>
        <w:rPr>
          <w:rStyle w:val="2fb"/>
          <w:rFonts w:hint="cs"/>
          <w:rtl/>
          <w:rPrChange w:id="13367" w:author="מנוע אמוראים" w:date="2026-10-05T16:40:54Z">
            <w:rPr>
              <w:rFonts w:hint="cs"/>
              <w:rtl/>
            </w:rPr>
          </w:rPrChange>
        </w:rPr>
        <w:t xml:space="preserve">ס</w:t>
      </w:r>
      <w:r>
        <w:rPr>
          <w:rFonts w:hint="cs"/>
          <w:rtl/>
        </w:rPr>
        <w:t xml:space="preserve"> </w:t>
      </w:r>
      <w:r w:rsidRPr="00C63571">
        <w:rPr>
          <w:rtl/>
        </w:rPr>
        <w:t>ב</w:t>
      </w:r>
      <w:r>
        <w:rPr>
          <w:rFonts w:hint="cs"/>
          <w:rtl/>
        </w:rPr>
        <w:t xml:space="preserve">היה לפני </w:t>
      </w:r>
      <w:r>
        <w:rPr>
          <w:rStyle w:val="2fb"/>
          <w:rFonts w:hint="cs"/>
          <w:rtl/>
          <w:rPrChange w:id="13368" w:author="מנוע אמוראים" w:date="2026-10-05T16:40:54Z">
            <w:rPr>
              <w:rFonts w:hint="cs"/>
              <w:rtl/>
            </w:rPr>
          </w:rPrChange>
        </w:rPr>
        <w:t xml:space="preserve">רה</w:t>
      </w:r>
      <w:r>
        <w:rPr>
          <w:rStyle w:val="2fb"/>
          <w:rtl/>
          <w:rPrChange w:id="13369" w:author="מנוע אמוראים" w:date="2026-10-05T16:40:54Z">
            <w:rPr>
              <w:rtl/>
            </w:rPr>
          </w:rPrChange>
        </w:rPr>
        <w:t xml:space="preserve">"</w:t>
      </w:r>
      <w:r>
        <w:rPr>
          <w:rStyle w:val="2fb"/>
          <w:rFonts w:hint="cs"/>
          <w:rtl/>
          <w:rPrChange w:id="13370" w:author="מנוע אמוראים" w:date="2026-10-05T16:40:54Z">
            <w:rPr>
              <w:rFonts w:hint="cs"/>
              <w:rtl/>
            </w:rPr>
          </w:rPrChange>
        </w:rPr>
        <w:t xml:space="preserve">מ</w:t>
      </w:r>
      <w:r>
        <w:rPr>
          <w:rFonts w:hint="cs"/>
          <w:rtl/>
        </w:rPr>
        <w:t xml:space="preserve"> דבלס </w:t>
      </w:r>
      <w:r w:rsidRPr="00C63571">
        <w:rPr>
          <w:rtl/>
        </w:rPr>
        <w:t xml:space="preserve"> אומצא ואכיל, א"ל: אי לאו דרב המנונא את לא ספינא לך.</w:t>
      </w:r>
    </w:p>
    <w:p w14:paraId="4639F519" w14:textId="77777777" w:rsidR="0046556D" w:rsidRDefault="00BD6C4F" w:rsidP="00BD6C4F">
      <w:pPr>
        <w:rPr>
          <w:rtl/>
        </w:rPr>
      </w:pPr>
      <w:r>
        <w:rPr>
          <w:rFonts w:hint="cs"/>
          <w:rtl/>
        </w:rPr>
        <w:t>ו</w:t>
      </w:r>
      <w:r w:rsidRPr="00C63571">
        <w:rPr>
          <w:rtl/>
        </w:rPr>
        <w:t xml:space="preserve">לאו משום דזהיר ולא נגע? </w:t>
      </w:r>
      <w:r>
        <w:rPr>
          <w:rFonts w:hint="cs"/>
          <w:rtl/>
        </w:rPr>
        <w:t>א</w:t>
      </w:r>
      <w:r w:rsidRPr="00C63571">
        <w:rPr>
          <w:rtl/>
        </w:rPr>
        <w:t>לא, דזריז קדים, ומשי ידיה מעיקרא.</w:t>
      </w:r>
    </w:p>
    <w:p w14:paraId="387C8850" w14:textId="77777777" w:rsidR="0046556D" w:rsidRDefault="00BD6C4F" w:rsidP="00BD6C4F">
      <w:pPr>
        <w:rPr>
          <w:rtl/>
        </w:rPr>
      </w:pPr>
      <w:r>
        <w:rPr>
          <w:rtl/>
        </w:rPr>
        <w:lastRenderedPageBreak/>
        <w:t>ת"ש</w:t>
      </w:r>
      <w:r>
        <w:rPr>
          <w:rtl/>
        </w:rPr>
        <w:t xml:space="preserve">, </w:t>
      </w:r>
      <w:r>
        <w:rPr>
          <w:rStyle w:val="2fb"/>
          <w:rtl/>
          <w:rPrChange w:id="13371" w:author="מנוע אמוראים" w:date="2026-10-05T16:40:54Z">
            <w:rPr>
              <w:rtl/>
            </w:rPr>
          </w:rPrChange>
        </w:rPr>
        <w:t xml:space="preserve">דא</w:t>
      </w:r>
      <w:r>
        <w:rPr>
          <w:rStyle w:val="2fb"/>
          <w:rFonts w:hint="cs"/>
          <w:rtl/>
          <w:rPrChange w:id="13372" w:author="מנוע אמוראים" w:date="2026-10-05T16:40:54Z">
            <w:rPr>
              <w:rFonts w:hint="cs"/>
              <w:rtl/>
            </w:rPr>
          </w:rPrChange>
        </w:rPr>
        <w:t xml:space="preserve">ר</w:t>
      </w:r>
      <w:r>
        <w:rPr>
          <w:rStyle w:val="2fb"/>
          <w:rtl/>
          <w:rPrChange w:id="13373" w:author="מנוע אמוראים" w:date="2026-10-05T16:40:54Z">
            <w:rPr>
              <w:rtl/>
            </w:rPr>
          </w:rPrChange>
        </w:rPr>
        <w:t xml:space="preserve">"</w:t>
      </w:r>
      <w:r>
        <w:rPr>
          <w:rStyle w:val="2fb"/>
          <w:rFonts w:hint="cs"/>
          <w:rtl/>
          <w:rPrChange w:id="13374" w:author="מנוע אמוראים" w:date="2026-10-05T16:40:54Z">
            <w:rPr>
              <w:rFonts w:hint="cs"/>
              <w:rtl/>
            </w:rPr>
          </w:rPrChange>
        </w:rPr>
        <w:t xml:space="preserve">ז</w:t>
      </w:r>
      <w:r>
        <w:rPr>
          <w:rFonts w:hint="cs"/>
          <w:rtl/>
        </w:rPr>
        <w:t xml:space="preserve"> מ</w:t>
      </w:r>
      <w:r w:rsidRPr="00C63571">
        <w:rPr>
          <w:rtl/>
        </w:rPr>
        <w:t xml:space="preserve">רב: לא יתן אדם פרוסה לתוך פיו של שמש, אא"כ יודע בו שנטל ידיו, והשמש מברך על כל כוס וכוס, ואינו מברך על כל פרוסה, ופרוסה, </w:t>
      </w:r>
    </w:p>
    <w:p w14:paraId="1C8642CD" w14:textId="1DD3A42E" w:rsidR="0046556D" w:rsidRDefault="00BD6C4F" w:rsidP="00BD6C4F">
      <w:pPr>
        <w:rPr>
          <w:rtl/>
        </w:rPr>
      </w:pPr>
      <w:r w:rsidRPr="00C63571">
        <w:rPr>
          <w:rtl/>
        </w:rPr>
        <w:t>ור' יוחנן: מברך על כל פרוסה ופרוסה.</w:t>
      </w:r>
    </w:p>
    <w:p w14:paraId="65BD6EDD" w14:textId="77777777" w:rsidR="0046556D" w:rsidRDefault="00BD6C4F" w:rsidP="00BD6C4F">
      <w:pPr>
        <w:rPr>
          <w:rtl/>
        </w:rPr>
      </w:pPr>
      <w:r>
        <w:rPr>
          <w:rStyle w:val="2fb"/>
          <w:rtl/>
          <w:rPrChange w:id="13375" w:author="מנוע אמוראים" w:date="2026-10-05T16:40:54Z">
            <w:rPr>
              <w:rtl/>
            </w:rPr>
          </w:rPrChange>
        </w:rPr>
        <w:t xml:space="preserve">א</w:t>
      </w:r>
      <w:r>
        <w:rPr>
          <w:rStyle w:val="2fb"/>
          <w:rFonts w:hint="cs"/>
          <w:rtl/>
          <w:rPrChange w:id="13376" w:author="מנוע אמוראים" w:date="2026-10-05T16:40:54Z">
            <w:rPr>
              <w:rFonts w:hint="cs"/>
              <w:rtl/>
            </w:rPr>
          </w:rPrChange>
        </w:rPr>
        <w:t xml:space="preserve">ר</w:t>
      </w:r>
      <w:r>
        <w:rPr>
          <w:rStyle w:val="2fb"/>
          <w:rtl/>
          <w:rPrChange w:id="13377" w:author="מנוע אמוראים" w:date="2026-10-05T16:40:54Z">
            <w:rPr>
              <w:rtl/>
            </w:rPr>
          </w:rPrChange>
        </w:rPr>
        <w:t xml:space="preserve">"</w:t>
      </w:r>
      <w:r>
        <w:rPr>
          <w:rStyle w:val="2fb"/>
          <w:rFonts w:hint="cs"/>
          <w:rtl/>
          <w:rPrChange w:id="13378" w:author="מנוע אמוראים" w:date="2026-10-05T16:40:54Z">
            <w:rPr>
              <w:rFonts w:hint="cs"/>
              <w:rtl/>
            </w:rPr>
          </w:rPrChange>
        </w:rPr>
        <w:t xml:space="preserve">פ</w:t>
      </w:r>
      <w:del w:id="21313" w:author="Claude" w:date="2026-10-07T09:24:29Z">
        <w:r>
          <w:rPr>
            <w:rFonts w:hint="cs"/>
            <w:rtl/>
          </w:rPr>
          <w:delText xml:space="preserve"> </w:delText>
        </w:r>
      </w:del>
      <w:r>
        <w:rPr>
          <w:rtl/>
        </w:rPr>
        <w:t xml:space="preserve">: בשלמא דרב </w:t>
      </w:r>
      <w:r>
        <w:rPr>
          <w:rStyle w:val="2fb"/>
          <w:rtl/>
          <w:rPrChange w:id="13379" w:author="מנוע אמוראים" w:date="2026-10-05T16:40:54Z">
            <w:rPr>
              <w:rtl/>
            </w:rPr>
          </w:rPrChange>
        </w:rPr>
        <w:t xml:space="preserve">ו</w:t>
      </w:r>
      <w:r>
        <w:rPr>
          <w:rStyle w:val="2fb"/>
          <w:rtl/>
          <w:rPrChange w:id="13380" w:author="מנוע אמוראים" w:date="2026-10-05T16:40:54Z">
            <w:rPr>
              <w:rtl/>
            </w:rPr>
          </w:rPrChange>
        </w:rPr>
        <w:t xml:space="preserve">רי"ו</w:t>
      </w:r>
      <w:r>
        <w:rPr>
          <w:rtl/>
        </w:rPr>
        <w:t xml:space="preserve"> לא קשיא, הא דאיכא אדם חשוב, הא </w:t>
      </w:r>
      <w:r w:rsidRPr="00C63571">
        <w:rPr>
          <w:rtl/>
        </w:rPr>
        <w:t>דליכא אדם חשוב.</w:t>
      </w:r>
    </w:p>
    <w:p w14:paraId="2F52FD90" w14:textId="77777777" w:rsidR="0046556D" w:rsidRDefault="00BD6C4F" w:rsidP="00BD6C4F">
      <w:pPr>
        <w:rPr>
          <w:rtl/>
        </w:rPr>
      </w:pPr>
      <w:r w:rsidRPr="00C63571">
        <w:rPr>
          <w:rtl/>
        </w:rPr>
        <w:t>מ</w:t>
      </w:r>
      <w:r w:rsidR="00BF1CF6">
        <w:rPr>
          <w:rtl/>
        </w:rPr>
        <w:t>"</w:t>
      </w:r>
      <w:r>
        <w:rPr>
          <w:rFonts w:hint="cs"/>
          <w:rtl/>
        </w:rPr>
        <w:t xml:space="preserve">מ </w:t>
      </w:r>
      <w:r w:rsidRPr="00C63571">
        <w:rPr>
          <w:rtl/>
        </w:rPr>
        <w:t>הא קאמר אא"כ יודע שנטל ידיו!</w:t>
      </w:r>
      <w:r>
        <w:rPr>
          <w:rFonts w:hint="cs"/>
          <w:rtl/>
        </w:rPr>
        <w:t xml:space="preserve"> - </w:t>
      </w:r>
      <w:r w:rsidRPr="00C63571">
        <w:rPr>
          <w:rtl/>
        </w:rPr>
        <w:t>שאני שמש דטריד.</w:t>
      </w:r>
    </w:p>
    <w:p w14:paraId="1DD638A8" w14:textId="77777777" w:rsidR="0046556D" w:rsidRDefault="00FB77A7" w:rsidP="00FB77A7">
      <w:pPr>
        <w:rPr>
          <w:rtl/>
        </w:rPr>
      </w:pPr>
      <w:r>
        <w:rPr>
          <w:rFonts w:ascii="BA חניכי הישיבות" w:hAnsi="BA חניכי הישיבות" w:cs="BA חניכי הישיבות"/>
          <w:rtl/>
        </w:rPr>
        <w:t>׻</w:t>
      </w:r>
    </w:p>
    <w:p w14:paraId="3E48597A" w14:textId="77777777" w:rsidR="0046556D" w:rsidRDefault="00BD6C4F" w:rsidP="00BD6C4F">
      <w:pPr>
        <w:rPr>
          <w:rtl/>
        </w:rPr>
      </w:pPr>
      <w:r w:rsidRPr="00C63571">
        <w:rPr>
          <w:rtl/>
        </w:rPr>
        <w:t>•</w:t>
      </w:r>
      <w:r>
        <w:rPr>
          <w:rFonts w:hint="cs"/>
          <w:rtl/>
        </w:rPr>
        <w:t xml:space="preserve"> </w:t>
      </w:r>
      <w:r w:rsidRPr="00814AAF">
        <w:rPr>
          <w:b/>
          <w:bCs/>
          <w:rtl/>
        </w:rPr>
        <w:t>ת"ר</w:t>
      </w:r>
      <w:r w:rsidRPr="00C63571">
        <w:rPr>
          <w:rtl/>
        </w:rPr>
        <w:t>: לא יתן אדם פרוסה לשמש, בין שהכוס בידו בין שהכוס בידו של בעל הבית, שמא יארע דבר קלקלה בסעודה;</w:t>
      </w:r>
    </w:p>
    <w:p w14:paraId="789D6BFE" w14:textId="77777777" w:rsidR="0046556D" w:rsidRDefault="00BD6C4F" w:rsidP="00BD6C4F">
      <w:pPr>
        <w:rPr>
          <w:rtl/>
        </w:rPr>
      </w:pPr>
      <w:r w:rsidRPr="00C63571">
        <w:rPr>
          <w:rtl/>
        </w:rPr>
        <w:t>והשמש שלא נטל ידיו - אסור ליתן פרוסה לתוך פיו.</w:t>
      </w:r>
    </w:p>
    <w:p w14:paraId="4A44E4D6" w14:textId="77777777" w:rsidR="0046556D" w:rsidRDefault="00BD6C4F" w:rsidP="00BD6C4F">
      <w:pPr>
        <w:rPr>
          <w:rtl/>
        </w:rPr>
      </w:pPr>
      <w:r w:rsidRPr="00C63571">
        <w:rPr>
          <w:rtl/>
        </w:rPr>
        <w:t>•</w:t>
      </w:r>
      <w:r>
        <w:rPr>
          <w:rFonts w:hint="cs"/>
          <w:rtl/>
        </w:rPr>
        <w:t xml:space="preserve"> </w:t>
      </w:r>
      <w:r>
        <w:rPr>
          <w:rStyle w:val="2fb"/>
          <w:rFonts w:hint="cs"/>
          <w:rtl/>
          <w:rPrChange w:id="13381" w:author="מנוע אמוראים" w:date="2026-10-05T16:40:54Z">
            <w:rPr>
              <w:rFonts w:hint="cs"/>
              <w:rtl/>
            </w:rPr>
          </w:rPrChange>
        </w:rPr>
        <w:t xml:space="preserve">רשב</w:t>
      </w:r>
      <w:r>
        <w:rPr>
          <w:rStyle w:val="2fb"/>
          <w:rtl/>
          <w:rPrChange w:id="13382" w:author="מנוע אמוראים" w:date="2026-10-05T16:40:54Z">
            <w:rPr>
              <w:rtl/>
            </w:rPr>
          </w:rPrChange>
        </w:rPr>
        <w:t xml:space="preserve">"</w:t>
      </w:r>
      <w:r>
        <w:rPr>
          <w:rStyle w:val="2fb"/>
          <w:rFonts w:hint="cs"/>
          <w:rtl/>
          <w:rPrChange w:id="13383" w:author="מנוע אמוראים" w:date="2026-10-05T16:40:54Z">
            <w:rPr>
              <w:rFonts w:hint="cs"/>
              <w:rtl/>
            </w:rPr>
          </w:rPrChange>
        </w:rPr>
        <w:t xml:space="preserve">ג</w:t>
      </w:r>
      <w:r>
        <w:rPr>
          <w:rFonts w:hint="cs"/>
          <w:rtl/>
        </w:rPr>
        <w:t xml:space="preserve"> </w:t>
      </w:r>
      <w:r w:rsidRPr="005303E6">
        <w:rPr>
          <w:b/>
          <w:bCs/>
          <w:rtl/>
        </w:rPr>
        <w:t>איבעיא להו</w:t>
      </w:r>
      <w:r w:rsidRPr="00C63571">
        <w:rPr>
          <w:rtl/>
        </w:rPr>
        <w:t xml:space="preserve">: מאכיל, צריך נטילת ידים או אינו צריך? </w:t>
      </w:r>
    </w:p>
    <w:p w14:paraId="500BBF6E" w14:textId="77777777" w:rsidR="0046556D" w:rsidRDefault="00BD6C4F" w:rsidP="00BD6C4F">
      <w:pPr>
        <w:rPr>
          <w:rtl/>
        </w:rPr>
      </w:pPr>
      <w:r w:rsidRPr="00C63571">
        <w:rPr>
          <w:rtl/>
        </w:rPr>
        <w:t>ת"ש, דתני דבי מנשה, אומר: אשה מדיחה את ידה אחת במים ונותנת פת לבנה קטן, אמרו עליו על שמאי הזקן שלא רצה להאכיל בידו אחת, וגזרו עליו שיאכיל בשתי ידיו.</w:t>
      </w:r>
    </w:p>
    <w:p w14:paraId="6DBBC90F" w14:textId="77777777" w:rsidR="0046556D" w:rsidRDefault="000828F8" w:rsidP="00C62948">
      <w:pPr>
        <w:pStyle w:val="affffb"/>
        <w:rPr>
          <w:rtl/>
        </w:rPr>
      </w:pPr>
      <w:r>
        <w:rPr>
          <w:rtl/>
        </w:rPr>
        <w:t xml:space="preserve">- </w:t>
      </w:r>
      <w:r w:rsidR="00BD6C4F" w:rsidRPr="00C63571">
        <w:rPr>
          <w:rtl/>
        </w:rPr>
        <w:t>אמר אביי: התם משום שיבתא.</w:t>
      </w:r>
    </w:p>
    <w:p w14:paraId="581D2614" w14:textId="77777777" w:rsidR="0046556D" w:rsidRDefault="00BD6C4F" w:rsidP="00BD6C4F">
      <w:pPr>
        <w:rPr>
          <w:rtl/>
        </w:rPr>
      </w:pPr>
      <w:r w:rsidRPr="00C63571">
        <w:rPr>
          <w:rtl/>
        </w:rPr>
        <w:t>•</w:t>
      </w:r>
      <w:r>
        <w:rPr>
          <w:rFonts w:hint="cs"/>
          <w:rtl/>
        </w:rPr>
        <w:t xml:space="preserve"> </w:t>
      </w:r>
      <w:r w:rsidRPr="00C63571">
        <w:rPr>
          <w:rtl/>
        </w:rPr>
        <w:t xml:space="preserve">ת"ש: דאבוה דשמואל </w:t>
      </w:r>
      <w:r>
        <w:rPr>
          <w:rFonts w:hint="cs"/>
          <w:rtl/>
        </w:rPr>
        <w:t xml:space="preserve">מצאו </w:t>
      </w:r>
      <w:r w:rsidRPr="00C63571">
        <w:rPr>
          <w:rtl/>
        </w:rPr>
        <w:t>לשמואל דבכי, א"ל</w:t>
      </w:r>
      <w:r>
        <w:rPr>
          <w:rtl/>
        </w:rPr>
        <w:t xml:space="preserve">: אמאי </w:t>
      </w:r>
      <w:r w:rsidRPr="00C63571">
        <w:rPr>
          <w:rtl/>
        </w:rPr>
        <w:t xml:space="preserve">בכית? דמחיין רבאי, </w:t>
      </w:r>
    </w:p>
    <w:p w14:paraId="714AC12D" w14:textId="77777777" w:rsidR="0046556D" w:rsidRDefault="00BD6C4F" w:rsidP="00BD6C4F">
      <w:pPr>
        <w:rPr>
          <w:rtl/>
        </w:rPr>
      </w:pPr>
      <w:r>
        <w:rPr>
          <w:rFonts w:hint="cs"/>
          <w:rtl/>
        </w:rPr>
        <w:t>דא</w:t>
      </w:r>
      <w:r w:rsidR="00BF1CF6">
        <w:rPr>
          <w:rtl/>
        </w:rPr>
        <w:t>"</w:t>
      </w:r>
      <w:r>
        <w:rPr>
          <w:rFonts w:hint="cs"/>
          <w:rtl/>
        </w:rPr>
        <w:t>ל</w:t>
      </w:r>
      <w:r w:rsidRPr="00C63571">
        <w:rPr>
          <w:rtl/>
        </w:rPr>
        <w:t xml:space="preserve">: </w:t>
      </w:r>
      <w:r>
        <w:rPr>
          <w:rFonts w:hint="cs"/>
          <w:rtl/>
        </w:rPr>
        <w:t>שהאכלתי לבני ולא נטלתי לו דהוא אכל אני נטלתי</w:t>
      </w:r>
    </w:p>
    <w:p w14:paraId="5BE1DB79" w14:textId="77777777" w:rsidR="0046556D" w:rsidRDefault="00BD6C4F" w:rsidP="00BD6C4F">
      <w:pPr>
        <w:rPr>
          <w:rtl/>
        </w:rPr>
      </w:pPr>
      <w:r w:rsidRPr="00C63571">
        <w:rPr>
          <w:rtl/>
        </w:rPr>
        <w:t>א"ל: לא מיסתייה דלא גמיר, מימחא נמי מחי!</w:t>
      </w:r>
    </w:p>
    <w:p w14:paraId="02ADA22E" w14:textId="77777777" w:rsidR="0046556D" w:rsidRDefault="00BD6C4F" w:rsidP="00BD6C4F">
      <w:pPr>
        <w:rPr>
          <w:rtl/>
        </w:rPr>
      </w:pPr>
      <w:r w:rsidRPr="00D16B38">
        <w:rPr>
          <w:b/>
          <w:bCs/>
          <w:rtl/>
        </w:rPr>
        <w:t>והלכתא</w:t>
      </w:r>
      <w:r w:rsidRPr="00C63571">
        <w:rPr>
          <w:rtl/>
        </w:rPr>
        <w:t>: אוכל מחמת מאכיל - צריך נטילת ידים, מאכיל - אינו צריך נטילת ידים.</w:t>
      </w:r>
    </w:p>
    <w:p w14:paraId="5A335D6E" w14:textId="77777777" w:rsidR="0046556D" w:rsidRDefault="00BD6C4F" w:rsidP="00BD6C4F">
      <w:pPr>
        <w:jc w:val="center"/>
        <w:rPr>
          <w:rtl/>
        </w:rPr>
      </w:pPr>
      <w:r>
        <w:rPr>
          <w:rFonts w:ascii="BA חניכי הישיבות" w:hAnsi="BA חניכי הישיבות" w:cs="BA חניכי הישיבות"/>
          <w:rtl/>
        </w:rPr>
        <w:t>׻</w:t>
      </w:r>
    </w:p>
    <w:p w14:paraId="7F9430EE" w14:textId="77777777" w:rsidR="00BD6C4F" w:rsidRPr="00C63571" w:rsidRDefault="00BD6C4F" w:rsidP="00BD6C4F">
      <w:pPr>
        <w:pStyle w:val="afff9"/>
        <w:rPr>
          <w:del w:id="20166" w:author="קלוד" w:date="2026-10-06T10:14:23Z"/>
          <w:rtl/>
        </w:rPr>
      </w:pPr>
      <w:ins w:id="9898" w:author="מספור קטעי משנה" w:date="2026-10-06T06:45:19Z">
        <w:del w:id="20164" w:author="קלוד" w:date="2026-10-06T10:14:23Z">
          <w:r>
            <w:rPr>
              <w:rStyle w:val="MisparKeta"/>
            </w:rPr>
            <w:delText xml:space="preserve">ד. </w:delText>
          </w:r>
        </w:del>
      </w:ins>
      <w:del w:id="20165" w:author="קלוד" w:date="2026-10-06T10:14:23Z">
        <w:r w:rsidRPr="00C63571">
          <w:rPr>
            <w:rtl/>
          </w:rPr>
          <w:delText xml:space="preserve">מתני'.</w:delText>
        </w:r>
      </w:del>
    </w:p>
    <w:p>
      <w:pPr>
        <w:pStyle w:val="MishnaBatzad"/>
        <w:rPr>
          <w:ins w:id="20008" w:author="קלוד" w:date="2026-10-06T10:43:28Z"/>
        </w:rPr>
      </w:pPr>
      <w:ins w:id="20007" w:author="קלוד" w:date="2026-10-06T10:43:28Z">
        <w:r>
          <w:t xml:space="preserve">משנה ב</w:t>
        </w:r>
      </w:ins>
    </w:p>
    <w:p w14:paraId="732627D9" w14:textId="77777777" w:rsidR="00BD6C4F" w:rsidRPr="00C63571" w:rsidRDefault="00BD6C4F" w:rsidP="00BD6C4F">
      <w:pPr>
        <w:pStyle w:val="afff9"/>
        <w:spacing w:before="120"/>
        <w:rPr>
          <w:rtl/>
        </w:rPr>
        <w:pPrChange w:id="90061" w:author="קלוד" w:date="2026-10-08T12:08:16Z">
          <w:pPr>
            <w:pStyle w:val="afff9"/>
          </w:pPr>
        </w:pPrChange>
      </w:pPr>
      <w:r w:rsidRPr="00C63571">
        <w:rPr>
          <w:rtl/>
        </w:rPr>
        <w:t>צורר אדם בשר וגבינה במטפחת אחת ובלבד שלא יהו נוגעין זה בזה.</w:t>
      </w:r>
    </w:p>
    <w:p w14:paraId="19D3A6BF" w14:textId="77777777" w:rsidR="00BD6C4F" w:rsidRPr="00C63571" w:rsidRDefault="00BD6C4F" w:rsidP="00BD6C4F">
      <w:pPr>
        <w:pStyle w:val="01"/>
        <w:rPr>
          <w:rtl/>
        </w:rPr>
      </w:pPr>
      <w:r>
        <w:rPr>
          <w:rFonts w:hint="cs"/>
          <w:rtl/>
        </w:rPr>
        <w:t>רשב</w:t>
      </w:r>
      <w:r w:rsidR="00BF1CF6">
        <w:rPr>
          <w:rtl/>
        </w:rPr>
        <w:t>"</w:t>
      </w:r>
      <w:r>
        <w:rPr>
          <w:rFonts w:hint="cs"/>
          <w:rtl/>
        </w:rPr>
        <w:t>ג</w:t>
      </w:r>
      <w:r w:rsidRPr="00C63571">
        <w:rPr>
          <w:rtl/>
        </w:rPr>
        <w:t xml:space="preserve"> אומר: שני אכסנאין אוכלין על שלחן אחד זה בשר וזה גבינה ואין חוששין.</w:t>
      </w:r>
    </w:p>
    <w:p w14:paraId="67B0AB0D" w14:textId="77777777" w:rsidR="00BD6C4F" w:rsidRPr="00056E17" w:rsidRDefault="00BD6C4F" w:rsidP="00BD6C4F">
      <w:pPr>
        <w:jc w:val="center"/>
        <w:rPr>
          <w:rFonts w:ascii="BA חניכי הישיבות" w:hAnsi="BA חניכי הישיבות" w:cs="BA חניכי הישיבות"/>
          <w:rtl/>
        </w:rPr>
      </w:pPr>
      <w:r w:rsidRPr="00056E17">
        <w:rPr>
          <w:rFonts w:ascii="BA חניכי הישיבות" w:hAnsi="BA חניכי הישיבות" w:cs="BA חניכי הישיבות"/>
          <w:rtl/>
        </w:rPr>
        <w:t>׻</w:t>
      </w:r>
    </w:p>
    <w:p w14:paraId="7F9EFE5D" w14:textId="77777777" w:rsidR="0046556D" w:rsidRDefault="00BD6C4F" w:rsidP="00BD6C4F">
      <w:pPr>
        <w:rPr>
          <w:rtl/>
        </w:rPr>
      </w:pPr>
      <w:r w:rsidRPr="00FB77A7">
        <w:rPr>
          <w:rFonts w:hint="cs"/>
          <w:b/>
          <w:bCs/>
          <w:rtl/>
        </w:rPr>
        <w:t>אביי</w:t>
      </w:r>
      <w:r w:rsidR="00FB77A7">
        <w:rPr>
          <w:rFonts w:hint="cs"/>
          <w:b/>
          <w:bCs/>
          <w:rtl/>
        </w:rPr>
        <w:t>:</w:t>
      </w:r>
      <w:r>
        <w:rPr>
          <w:rFonts w:hint="cs"/>
          <w:rtl/>
        </w:rPr>
        <w:t xml:space="preserve"> ואפי' דצונן בצונן הוא וקליפה לא בעי מיהו הדחה בעי </w:t>
      </w:r>
    </w:p>
    <w:p w14:paraId="11914487" w14:textId="77777777" w:rsidR="0046556D" w:rsidRDefault="00BD6C4F" w:rsidP="00BD6C4F">
      <w:pPr>
        <w:jc w:val="center"/>
        <w:rPr>
          <w:rtl/>
        </w:rPr>
      </w:pPr>
      <w:r>
        <w:rPr>
          <w:rFonts w:ascii="BA חניכי הישיבות" w:hAnsi="BA חניכי הישיבות" w:cs="BA חניכי הישיבות"/>
          <w:rtl/>
        </w:rPr>
        <w:t>׻</w:t>
      </w:r>
    </w:p>
    <w:p w14:paraId="0CFEA392" w14:textId="77777777" w:rsidR="0046556D" w:rsidRDefault="00BD6C4F" w:rsidP="00BD6C4F">
      <w:pPr>
        <w:rPr>
          <w:b/>
          <w:bCs/>
          <w:rtl/>
        </w:rPr>
      </w:pPr>
      <w:r>
        <w:rPr>
          <w:rStyle w:val="2fb"/>
          <w:b/>
          <w:bCs/>
          <w:rtl/>
          <w:rPrChange w:id="13384" w:author="מנוע אמוראים" w:date="2026-10-05T16:40:54Z">
            <w:rPr>
              <w:b/>
              <w:bCs/>
              <w:rtl/>
            </w:rPr>
          </w:rPrChange>
        </w:rPr>
        <w:t xml:space="preserve">רשבג"א</w:t>
      </w:r>
      <w:r>
        <w:rPr>
          <w:b/>
          <w:bCs/>
          <w:rtl/>
        </w:rPr>
        <w:t xml:space="preserve"> שני אכסנאין אוכלין על שולחן </w:t>
      </w:r>
      <w:r w:rsidR="00BF1CF6">
        <w:rPr>
          <w:b/>
          <w:bCs/>
          <w:rtl/>
        </w:rPr>
        <w:t>וכו#</w:t>
      </w:r>
      <w:r w:rsidRPr="00056E17">
        <w:rPr>
          <w:b/>
          <w:bCs/>
          <w:rtl/>
        </w:rPr>
        <w:t>.</w:t>
      </w:r>
    </w:p>
    <w:p w14:paraId="1FD5D82E" w14:textId="77777777" w:rsidR="0046556D" w:rsidRDefault="00BD6C4F" w:rsidP="00BD6C4F">
      <w:pPr>
        <w:rPr>
          <w:rtl/>
        </w:rPr>
      </w:pPr>
      <w:r>
        <w:rPr>
          <w:rStyle w:val="2fb"/>
          <w:rFonts w:hint="cs"/>
          <w:rtl/>
          <w:rPrChange w:id="13385" w:author="מנוע אמוראים" w:date="2026-10-05T16:40:54Z">
            <w:rPr>
              <w:rFonts w:hint="cs"/>
              <w:rtl/>
            </w:rPr>
          </w:rPrChange>
        </w:rPr>
        <w:t xml:space="preserve">רחב</w:t>
      </w:r>
      <w:r>
        <w:rPr>
          <w:rStyle w:val="2fb"/>
          <w:rtl/>
          <w:rPrChange w:id="13386" w:author="מנוע אמוראים" w:date="2026-10-05T16:40:54Z">
            <w:rPr>
              <w:rtl/>
            </w:rPr>
          </w:rPrChange>
        </w:rPr>
        <w:t xml:space="preserve">"</w:t>
      </w:r>
      <w:r>
        <w:rPr>
          <w:rStyle w:val="2fb"/>
          <w:rFonts w:hint="cs"/>
          <w:rtl/>
          <w:rPrChange w:id="13387" w:author="מנוע אמוראים" w:date="2026-10-05T16:40:54Z">
            <w:rPr>
              <w:rFonts w:hint="cs"/>
              <w:rtl/>
            </w:rPr>
          </w:rPrChange>
        </w:rPr>
        <w:t xml:space="preserve">א</w:t>
      </w:r>
      <w:r>
        <w:rPr>
          <w:rFonts w:hint="cs"/>
          <w:rtl/>
        </w:rPr>
        <w:t xml:space="preserve"> מ</w:t>
      </w:r>
      <w:r w:rsidRPr="00C63571">
        <w:rPr>
          <w:rtl/>
        </w:rPr>
        <w:t xml:space="preserve">שמואל: </w:t>
      </w:r>
      <w:r>
        <w:rPr>
          <w:rFonts w:hint="cs"/>
          <w:rtl/>
        </w:rPr>
        <w:t>דווקא</w:t>
      </w:r>
      <w:r w:rsidRPr="00C63571">
        <w:rPr>
          <w:rtl/>
        </w:rPr>
        <w:t xml:space="preserve"> </w:t>
      </w:r>
      <w:r>
        <w:rPr>
          <w:rFonts w:hint="cs"/>
          <w:rtl/>
        </w:rPr>
        <w:t>ב</w:t>
      </w:r>
      <w:r w:rsidRPr="00C63571">
        <w:rPr>
          <w:rtl/>
        </w:rPr>
        <w:t>שאין מכירין זה את זה, אבל מכירין זה את זה - אסור.</w:t>
      </w:r>
    </w:p>
    <w:p w14:paraId="69D322C4" w14:textId="77777777" w:rsidR="0046556D" w:rsidRDefault="00BD6C4F" w:rsidP="00BD6C4F">
      <w:pPr>
        <w:rPr>
          <w:rtl/>
        </w:rPr>
      </w:pPr>
      <w:r>
        <w:rPr>
          <w:rFonts w:hint="cs"/>
          <w:rtl/>
        </w:rPr>
        <w:t>תנ</w:t>
      </w:r>
      <w:r w:rsidR="00BF1CF6">
        <w:rPr>
          <w:rtl/>
        </w:rPr>
        <w:t>"</w:t>
      </w:r>
      <w:r>
        <w:rPr>
          <w:rFonts w:hint="cs"/>
          <w:rtl/>
        </w:rPr>
        <w:t>ה</w:t>
      </w:r>
      <w:r w:rsidRPr="00C63571">
        <w:rPr>
          <w:rtl/>
        </w:rPr>
        <w:t xml:space="preserve"> </w:t>
      </w:r>
      <w:r>
        <w:rPr>
          <w:rFonts w:hint="cs"/>
          <w:rtl/>
        </w:rPr>
        <w:t>רשב</w:t>
      </w:r>
      <w:r w:rsidR="00BF1CF6">
        <w:rPr>
          <w:rtl/>
        </w:rPr>
        <w:t>"</w:t>
      </w:r>
      <w:r>
        <w:rPr>
          <w:rFonts w:hint="cs"/>
          <w:rtl/>
        </w:rPr>
        <w:t>'ג</w:t>
      </w:r>
      <w:r w:rsidRPr="00C63571">
        <w:rPr>
          <w:rtl/>
        </w:rPr>
        <w:t xml:space="preserve">: ב' אכסנאים שנתארחו לפונדק אחד, זה בא מן הצפון וזה בא מן הדרום, </w:t>
      </w:r>
      <w:r>
        <w:rPr>
          <w:rtl/>
        </w:rPr>
        <w:t xml:space="preserve">זה בא בחתיכתו, וזה בא בגבינתו </w:t>
      </w:r>
      <w:r w:rsidRPr="00C63571">
        <w:rPr>
          <w:rtl/>
        </w:rPr>
        <w:t xml:space="preserve">אוכלין על שלחן אחד זה בשר וזה גבינה ואין חוששין, ולא אסרו אלא </w:t>
      </w:r>
      <w:r>
        <w:rPr>
          <w:rFonts w:hint="cs"/>
          <w:rtl/>
        </w:rPr>
        <w:t xml:space="preserve">עין </w:t>
      </w:r>
      <w:r w:rsidRPr="00C63571">
        <w:rPr>
          <w:rtl/>
        </w:rPr>
        <w:t>תפיסה אחת;</w:t>
      </w:r>
    </w:p>
    <w:p w14:paraId="63E9B309" w14:textId="77777777" w:rsidR="0046556D" w:rsidRDefault="0046556D" w:rsidP="00BD6C4F">
      <w:pPr>
        <w:rPr>
          <w:rtl/>
        </w:rPr>
      </w:pPr>
    </w:p>
    <w:p w14:paraId="17864773" w14:textId="77777777" w:rsidR="0046556D" w:rsidRDefault="00BD6C4F" w:rsidP="00BD6C4F">
      <w:pPr>
        <w:rPr>
          <w:rtl/>
        </w:rPr>
      </w:pPr>
      <w:r>
        <w:rPr>
          <w:rtl/>
        </w:rPr>
        <w:t xml:space="preserve">א"ל </w:t>
      </w:r>
      <w:r>
        <w:rPr>
          <w:rStyle w:val="2fb"/>
          <w:rtl/>
          <w:rPrChange w:id="13388" w:author="מנוע אמוראים" w:date="2026-10-05T16:40:54Z">
            <w:rPr>
              <w:rtl/>
            </w:rPr>
          </w:rPrChange>
        </w:rPr>
        <w:t xml:space="preserve">ר</w:t>
      </w:r>
      <w:r>
        <w:rPr>
          <w:rStyle w:val="2fb"/>
          <w:rtl/>
          <w:rPrChange w:id="13389" w:author="מנוע אמוראים" w:date="2026-10-05T16:40:54Z">
            <w:rPr>
              <w:rtl/>
            </w:rPr>
          </w:rPrChange>
        </w:rPr>
        <w:t xml:space="preserve">"</w:t>
      </w:r>
      <w:r>
        <w:rPr>
          <w:rStyle w:val="2fb"/>
          <w:rFonts w:hint="cs"/>
          <w:rtl/>
          <w:rPrChange w:id="13390" w:author="מנוע אמוראים" w:date="2026-10-05T16:40:54Z">
            <w:rPr>
              <w:rFonts w:hint="cs"/>
              <w:rtl/>
            </w:rPr>
          </w:rPrChange>
        </w:rPr>
        <w:t xml:space="preserve">י</w:t>
      </w:r>
      <w:r>
        <w:rPr>
          <w:rFonts w:hint="cs"/>
          <w:rtl/>
        </w:rPr>
        <w:t xml:space="preserve"> ב</w:t>
      </w:r>
      <w:r w:rsidR="00BF1CF6">
        <w:rPr>
          <w:rtl/>
        </w:rPr>
        <w:t>"</w:t>
      </w:r>
      <w:r>
        <w:rPr>
          <w:rFonts w:hint="cs"/>
          <w:rtl/>
        </w:rPr>
        <w:t xml:space="preserve">ש </w:t>
      </w:r>
      <w:r w:rsidRPr="00C63571">
        <w:rPr>
          <w:rtl/>
        </w:rPr>
        <w:t xml:space="preserve">לאביי: שני אחין ומקפידין זה על זה, מהו? </w:t>
      </w:r>
    </w:p>
    <w:p w14:paraId="156FBED4" w14:textId="77777777" w:rsidR="0046556D" w:rsidRDefault="00BD6C4F" w:rsidP="00BD6C4F">
      <w:pPr>
        <w:rPr>
          <w:rtl/>
        </w:rPr>
      </w:pPr>
      <w:r w:rsidRPr="00C63571">
        <w:rPr>
          <w:rtl/>
        </w:rPr>
        <w:t>א"ל: יאמרו כל הסריקין אסורין וסריקי בייתוס מותרין;</w:t>
      </w:r>
    </w:p>
    <w:p w14:paraId="7AF87965" w14:textId="77777777" w:rsidR="00BD6C4F" w:rsidRDefault="00BD6C4F" w:rsidP="00F07436">
      <w:pPr>
        <w:pStyle w:val="afff3"/>
        <w:framePr w:wrap="around"/>
        <w:rPr>
          <w:rtl/>
        </w:rPr>
      </w:pPr>
      <w:r>
        <w:rPr>
          <w:rFonts w:hint="cs"/>
          <w:rtl/>
        </w:rPr>
        <w:t>קח.</w:t>
      </w:r>
    </w:p>
    <w:p w14:paraId="2956023E" w14:textId="77777777" w:rsidR="0046556D" w:rsidRDefault="00BD6C4F" w:rsidP="00BD6C4F">
      <w:pPr>
        <w:rPr>
          <w:rtl/>
        </w:rPr>
      </w:pPr>
      <w:r w:rsidRPr="00C63571">
        <w:rPr>
          <w:rtl/>
        </w:rPr>
        <w:t>ולטעמיך, הא ד</w:t>
      </w:r>
      <w:r>
        <w:rPr>
          <w:rFonts w:hint="cs"/>
          <w:rtl/>
        </w:rPr>
        <w:t>ר</w:t>
      </w:r>
      <w:r>
        <w:rPr>
          <w:rtl/>
        </w:rPr>
        <w:t xml:space="preserve">בי אסי </w:t>
      </w:r>
      <w:r>
        <w:rPr>
          <w:rStyle w:val="2fb"/>
          <w:rFonts w:hint="cs"/>
          <w:rtl/>
          <w:rPrChange w:id="13391" w:author="מנוע אמוראים" w:date="2026-10-05T16:40:54Z">
            <w:rPr>
              <w:rFonts w:hint="cs"/>
              <w:rtl/>
            </w:rPr>
          </w:rPrChange>
        </w:rPr>
        <w:t xml:space="preserve">מ</w:t>
      </w:r>
      <w:r>
        <w:rPr>
          <w:rStyle w:val="2fb"/>
          <w:rtl/>
          <w:rPrChange w:id="13392" w:author="מנוע אמוראים" w:date="2026-10-05T16:40:54Z">
            <w:rPr>
              <w:rtl/>
            </w:rPr>
          </w:rPrChange>
        </w:rPr>
        <w:t xml:space="preserve">רי"ו</w:t>
      </w:r>
      <w:r w:rsidRPr="00C63571">
        <w:rPr>
          <w:rtl/>
        </w:rPr>
        <w:t xml:space="preserve">: מי שאין לו אלא חלוק אחד </w:t>
      </w:r>
      <w:r>
        <w:rPr>
          <w:rFonts w:hint="cs"/>
          <w:rtl/>
        </w:rPr>
        <w:t>מ</w:t>
      </w:r>
      <w:r w:rsidRPr="00C63571">
        <w:rPr>
          <w:rtl/>
        </w:rPr>
        <w:t>ותר לכבסו בחולו של מועד, יאמרו  כל הסריקין אסורין וסריקי בייתוס מותרין!</w:t>
      </w:r>
      <w:r>
        <w:rPr>
          <w:rFonts w:hint="cs"/>
          <w:rtl/>
        </w:rPr>
        <w:t xml:space="preserve"> התם איזורו  שמכבס עמו מוכיח עליו </w:t>
      </w:r>
    </w:p>
    <w:p w14:paraId="63A0C363"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68" w:author="קלוד" w:date="2026-10-06T10:08:36Z"/>
        </w:rPr>
      </w:pPr>
      <w:ins w:id="20167" w:author="קלוד" w:date="2026-10-06T10:08:36Z">
        <w:r>
          <w:t xml:space="preserve">משנה ג</w:t>
        </w:r>
      </w:ins>
    </w:p>
    <w:p w14:paraId="29749604" w14:textId="77777777" w:rsidR="00BD6C4F" w:rsidRPr="00C63571" w:rsidRDefault="00BD6C4F" w:rsidP="00BD6C4F">
      <w:pPr>
        <w:pStyle w:val="afff9"/>
        <w:rPr>
          <w:del w:id="20169" w:author="קלוד" w:date="2026-10-06T10:14:23Z"/>
          <w:rtl/>
        </w:rPr>
      </w:pPr>
      <w:ins w:id="9899" w:author="מספור קטעי משנה" w:date="2026-10-06T06:45:19Z">
        <w:del w:id="20167" w:author="קלוד" w:date="2026-10-06T10:14:23Z">
          <w:r>
            <w:rPr>
              <w:rStyle w:val="MisparKeta"/>
            </w:rPr>
            <w:delText xml:space="preserve">א. </w:delText>
          </w:r>
        </w:del>
      </w:ins>
      <w:del w:id="20168" w:author="קלוד" w:date="2026-10-06T10:14:23Z">
        <w:r w:rsidRPr="00C63571">
          <w:rPr>
            <w:rtl/>
          </w:rPr>
          <w:delText xml:space="preserve">מתני'.</w:delText>
        </w:r>
      </w:del>
    </w:p>
    <w:p w14:paraId="78ABE440" w14:textId="77777777" w:rsidR="00BD6C4F" w:rsidRPr="00C63571" w:rsidRDefault="00BD6C4F" w:rsidP="00BD6C4F">
      <w:pPr>
        <w:pStyle w:val="afff9"/>
        <w:spacing w:before="120"/>
        <w:rPr>
          <w:rtl/>
        </w:rPr>
        <w:pPrChange w:id="90062" w:author="קלוד" w:date="2026-10-08T12:08:16Z">
          <w:pPr>
            <w:pStyle w:val="afff9"/>
          </w:pPr>
        </w:pPrChange>
      </w:pPr>
      <w:r w:rsidRPr="00C63571">
        <w:rPr>
          <w:rtl/>
        </w:rPr>
        <w:t>טיפת חלב שנפלה על החתיכה, אם יש בה בנותן טעם באותה חתיכה - אסור;</w:t>
      </w:r>
    </w:p>
    <w:p w14:paraId="7560726B" w14:textId="77777777" w:rsidR="00BD6C4F" w:rsidRPr="00C63571" w:rsidRDefault="00BD6C4F" w:rsidP="00BD6C4F">
      <w:pPr>
        <w:pStyle w:val="afff9"/>
        <w:rPr>
          <w:rtl/>
        </w:rPr>
      </w:pPr>
      <w:r w:rsidRPr="00C63571">
        <w:rPr>
          <w:rtl/>
        </w:rPr>
        <w:t>ניער את הקדרה, אם יש בה בנותן טעם באותה קדרה - אסור.</w:t>
      </w:r>
    </w:p>
    <w:p w14:paraId="101266CA" w14:textId="77777777" w:rsidR="0046556D" w:rsidRDefault="00BD6C4F" w:rsidP="00BD6C4F">
      <w:pPr>
        <w:jc w:val="center"/>
        <w:rPr>
          <w:rtl/>
        </w:rPr>
      </w:pPr>
      <w:r>
        <w:rPr>
          <w:rFonts w:ascii="BA חניכי הישיבות" w:hAnsi="BA חניכי הישיבות" w:cs="BA חניכי הישיבות"/>
          <w:rtl/>
        </w:rPr>
        <w:t>׻</w:t>
      </w:r>
    </w:p>
    <w:p w14:paraId="2CFE06DC" w14:textId="77777777" w:rsidR="0046556D" w:rsidRDefault="00BD6C4F" w:rsidP="00BD6C4F">
      <w:pPr>
        <w:rPr>
          <w:rtl/>
        </w:rPr>
      </w:pPr>
      <w:r>
        <w:rPr>
          <w:rtl/>
        </w:rPr>
        <w:t xml:space="preserve">אביי: טעמו ולא ממשו בעלמא </w:t>
      </w:r>
      <w:r w:rsidRPr="00C63571">
        <w:rPr>
          <w:rtl/>
        </w:rPr>
        <w:t>דאורייתא,</w:t>
      </w:r>
      <w:r>
        <w:rPr>
          <w:rFonts w:hint="cs"/>
          <w:rtl/>
        </w:rPr>
        <w:t>[</w:t>
      </w:r>
      <w:r w:rsidRPr="00C63571">
        <w:rPr>
          <w:rtl/>
        </w:rPr>
        <w:t>דאי דרבנן,</w:t>
      </w:r>
      <w:r>
        <w:rPr>
          <w:rFonts w:hint="cs"/>
          <w:rtl/>
        </w:rPr>
        <w:t>נילף מבשר וחלב דחדוש הוא ואע</w:t>
      </w:r>
      <w:r w:rsidR="00BF1CF6">
        <w:rPr>
          <w:rtl/>
        </w:rPr>
        <w:t>"</w:t>
      </w:r>
      <w:r>
        <w:rPr>
          <w:rFonts w:hint="cs"/>
          <w:rtl/>
        </w:rPr>
        <w:t>ג דליתא נ</w:t>
      </w:r>
      <w:r w:rsidR="00BF1CF6">
        <w:rPr>
          <w:rtl/>
        </w:rPr>
        <w:t>"</w:t>
      </w:r>
      <w:r>
        <w:rPr>
          <w:rFonts w:hint="cs"/>
          <w:rtl/>
        </w:rPr>
        <w:t xml:space="preserve">ט] </w:t>
      </w:r>
    </w:p>
    <w:p w14:paraId="2859F798" w14:textId="77777777" w:rsidR="0046556D" w:rsidRDefault="00BD6C4F" w:rsidP="00BD6C4F">
      <w:pPr>
        <w:rPr>
          <w:rtl/>
        </w:rPr>
      </w:pPr>
      <w:r w:rsidRPr="00C63571">
        <w:rPr>
          <w:rtl/>
        </w:rPr>
        <w:lastRenderedPageBreak/>
        <w:t>א"ל רבא: דרך בשול אסרה תורה.</w:t>
      </w:r>
    </w:p>
    <w:p w14:paraId="1E7C5B9C" w14:textId="77777777" w:rsidR="0046556D" w:rsidRDefault="00BD6C4F" w:rsidP="00BD6C4F">
      <w:pPr>
        <w:rPr>
          <w:rtl/>
        </w:rPr>
      </w:pPr>
      <w:r>
        <w:rPr>
          <w:rtl/>
        </w:rPr>
        <w:t>רב: כיון שנתן טעם בחתיכה</w:t>
      </w:r>
      <w:r w:rsidRPr="00C63571">
        <w:rPr>
          <w:rtl/>
        </w:rPr>
        <w:t xml:space="preserve"> חתיכה עצמה נעשית נבלה, ואוסרת כל החתיכות כולן מפני שהן מינה.</w:t>
      </w:r>
    </w:p>
    <w:p w14:paraId="23D33DE6" w14:textId="77777777" w:rsidR="0046556D" w:rsidRDefault="0046556D" w:rsidP="00BD6C4F">
      <w:pPr>
        <w:rPr>
          <w:rtl/>
        </w:rPr>
      </w:pPr>
    </w:p>
    <w:p w14:paraId="79FA6C4E" w14:textId="77777777" w:rsidR="0046556D" w:rsidRDefault="00BD6C4F" w:rsidP="00BD6C4F">
      <w:pPr>
        <w:rPr>
          <w:rtl/>
        </w:rPr>
      </w:pPr>
      <w:r>
        <w:rPr>
          <w:rtl/>
        </w:rPr>
        <w:t xml:space="preserve">א"ל </w:t>
      </w:r>
      <w:r>
        <w:rPr>
          <w:rStyle w:val="2fb"/>
          <w:rtl/>
          <w:rPrChange w:id="13393" w:author="מנוע אמוראים" w:date="2026-10-05T16:40:54Z">
            <w:rPr>
              <w:rtl/>
            </w:rPr>
          </w:rPrChange>
        </w:rPr>
        <w:t xml:space="preserve">מ</w:t>
      </w:r>
      <w:r>
        <w:rPr>
          <w:rStyle w:val="2fb"/>
          <w:rFonts w:hint="cs"/>
          <w:rtl/>
          <w:rPrChange w:id="13394" w:author="מנוע אמוראים" w:date="2026-10-05T16:40:54Z">
            <w:rPr>
              <w:rFonts w:hint="cs"/>
              <w:rtl/>
            </w:rPr>
          </w:rPrChange>
        </w:rPr>
        <w:t xml:space="preserve">זבדר</w:t>
      </w:r>
      <w:r>
        <w:rPr>
          <w:rStyle w:val="2fb"/>
          <w:rtl/>
          <w:rPrChange w:id="13395" w:author="מנוע אמוראים" w:date="2026-10-05T16:40:54Z">
            <w:rPr>
              <w:rtl/>
            </w:rPr>
          </w:rPrChange>
        </w:rPr>
        <w:t xml:space="preserve">"</w:t>
      </w:r>
      <w:r>
        <w:rPr>
          <w:rStyle w:val="2fb"/>
          <w:rFonts w:hint="cs"/>
          <w:rtl/>
          <w:rPrChange w:id="13396" w:author="מנוע אמוראים" w:date="2026-10-05T16:40:54Z">
            <w:rPr>
              <w:rFonts w:hint="cs"/>
              <w:rtl/>
            </w:rPr>
          </w:rPrChange>
        </w:rPr>
        <w:t xml:space="preserve">מ</w:t>
      </w:r>
      <w:r>
        <w:rPr>
          <w:rFonts w:hint="cs"/>
          <w:rtl/>
        </w:rPr>
        <w:t xml:space="preserve"> לרבינא</w:t>
      </w:r>
      <w:r w:rsidRPr="00C63571">
        <w:rPr>
          <w:rtl/>
        </w:rPr>
        <w:t xml:space="preserve">: מכדי רב </w:t>
      </w:r>
      <w:r>
        <w:rPr>
          <w:rFonts w:hint="cs"/>
          <w:rtl/>
        </w:rPr>
        <w:t xml:space="preserve">אמר לשמעתיה </w:t>
      </w:r>
      <w:r>
        <w:rPr>
          <w:rStyle w:val="2fb"/>
          <w:rFonts w:hint="cs"/>
          <w:rtl/>
          <w:rPrChange w:id="13397" w:author="מנוע אמוראים" w:date="2026-10-05T16:40:54Z">
            <w:rPr>
              <w:rFonts w:hint="cs"/>
              <w:rtl/>
            </w:rPr>
          </w:rPrChange>
        </w:rPr>
        <w:t xml:space="preserve">כר</w:t>
      </w:r>
      <w:r>
        <w:rPr>
          <w:rStyle w:val="2fb"/>
          <w:rtl/>
          <w:rPrChange w:id="13398" w:author="מנוע אמוראים" w:date="2026-10-05T16:40:54Z">
            <w:rPr>
              <w:rtl/>
            </w:rPr>
          </w:rPrChange>
        </w:rPr>
        <w:t xml:space="preserve">"</w:t>
      </w:r>
      <w:r>
        <w:rPr>
          <w:rStyle w:val="2fb"/>
          <w:rFonts w:hint="cs"/>
          <w:rtl/>
          <w:rPrChange w:id="13399" w:author="מנוע אמוראים" w:date="2026-10-05T16:40:54Z">
            <w:rPr>
              <w:rFonts w:hint="cs"/>
              <w:rtl/>
            </w:rPr>
          </w:rPrChange>
        </w:rPr>
        <w:t xml:space="preserve">י</w:t>
      </w:r>
      <w:r>
        <w:rPr>
          <w:rFonts w:hint="cs"/>
          <w:rtl/>
        </w:rPr>
        <w:t xml:space="preserve"> ד</w:t>
      </w:r>
      <w:r w:rsidRPr="00C63571">
        <w:rPr>
          <w:rtl/>
        </w:rPr>
        <w:t xml:space="preserve">מין במינו לא בטיל, </w:t>
      </w:r>
    </w:p>
    <w:p w14:paraId="1719DEAE" w14:textId="77777777" w:rsidR="0046556D" w:rsidRDefault="00BD6C4F" w:rsidP="00BD6C4F">
      <w:pPr>
        <w:rPr>
          <w:rtl/>
        </w:rPr>
      </w:pPr>
      <w:r w:rsidRPr="00C63571">
        <w:rPr>
          <w:rtl/>
        </w:rPr>
        <w:t>לימא פליגא אדרבא</w:t>
      </w:r>
      <w:r>
        <w:rPr>
          <w:rFonts w:hint="cs"/>
          <w:rtl/>
        </w:rPr>
        <w:t xml:space="preserve"> ד</w:t>
      </w:r>
      <w:r>
        <w:rPr>
          <w:rtl/>
        </w:rPr>
        <w:t xml:space="preserve">סבר </w:t>
      </w:r>
      <w:r>
        <w:rPr>
          <w:rStyle w:val="2fb"/>
          <w:rtl/>
          <w:rPrChange w:id="13400" w:author="מנוע אמוראים" w:date="2026-10-05T16:40:54Z">
            <w:rPr>
              <w:rtl/>
            </w:rPr>
          </w:rPrChange>
        </w:rPr>
        <w:t xml:space="preserve">ר</w:t>
      </w:r>
      <w:r>
        <w:rPr>
          <w:rStyle w:val="2fb"/>
          <w:rtl/>
          <w:rPrChange w:id="13401" w:author="מנוע אמוראים" w:date="2026-10-05T16:40:54Z">
            <w:rPr>
              <w:rtl/>
            </w:rPr>
          </w:rPrChange>
        </w:rPr>
        <w:t xml:space="preserve">"</w:t>
      </w:r>
      <w:r>
        <w:rPr>
          <w:rStyle w:val="2fb"/>
          <w:rFonts w:hint="cs"/>
          <w:rtl/>
          <w:rPrChange w:id="13402" w:author="מנוע אמוראים" w:date="2026-10-05T16:40:54Z">
            <w:rPr>
              <w:rFonts w:hint="cs"/>
              <w:rtl/>
            </w:rPr>
          </w:rPrChange>
        </w:rPr>
        <w:t xml:space="preserve">י</w:t>
      </w:r>
      <w:r>
        <w:rPr>
          <w:rFonts w:hint="cs"/>
          <w:rtl/>
        </w:rPr>
        <w:t xml:space="preserve"> </w:t>
      </w:r>
      <w:r w:rsidRPr="00C63571">
        <w:rPr>
          <w:rtl/>
        </w:rPr>
        <w:t>כל שהוא מין ומינו ודבר אחר, סלק את מינו כמי שאינו, ושאינו מינו רבה עליו ומבטלו!</w:t>
      </w:r>
    </w:p>
    <w:p w14:paraId="568073E1" w14:textId="77777777" w:rsidR="0046556D" w:rsidRDefault="00BD6C4F" w:rsidP="00BD6C4F">
      <w:pPr>
        <w:rPr>
          <w:rtl/>
        </w:rPr>
      </w:pPr>
      <w:r w:rsidRPr="00C63571">
        <w:rPr>
          <w:rtl/>
        </w:rPr>
        <w:t>א"ל: אי דנפל ברוטב רכה - ה"נ</w:t>
      </w:r>
      <w:r>
        <w:rPr>
          <w:rtl/>
        </w:rPr>
        <w:t>, ה</w:t>
      </w:r>
      <w:r>
        <w:rPr>
          <w:rFonts w:hint="cs"/>
          <w:rtl/>
        </w:rPr>
        <w:t>ב</w:t>
      </w:r>
      <w:r w:rsidR="00BF1CF6">
        <w:rPr>
          <w:rtl/>
        </w:rPr>
        <w:t>"</w:t>
      </w:r>
      <w:r>
        <w:rPr>
          <w:rFonts w:hint="cs"/>
          <w:rtl/>
        </w:rPr>
        <w:t>ע</w:t>
      </w:r>
      <w:r w:rsidRPr="00C63571">
        <w:rPr>
          <w:rtl/>
        </w:rPr>
        <w:t xml:space="preserve"> - דנפל ברוטב עבה;</w:t>
      </w:r>
    </w:p>
    <w:p w14:paraId="18EA6132" w14:textId="77777777" w:rsidR="0046556D" w:rsidRDefault="00BD6C4F" w:rsidP="00BD6C4F">
      <w:pPr>
        <w:rPr>
          <w:rtl/>
        </w:rPr>
      </w:pPr>
      <w:r w:rsidRPr="00C63571">
        <w:rPr>
          <w:rtl/>
        </w:rPr>
        <w:t>וקסבר אפשר לסוחטו מותר חתיכה אמאי נעשית נבלה? אלא קסבר אפשר לסוחטו אסור.</w:t>
      </w:r>
    </w:p>
    <w:p w14:paraId="729F8890" w14:textId="77777777" w:rsidR="0046556D" w:rsidRDefault="00BD6C4F" w:rsidP="00BD6C4F">
      <w:pPr>
        <w:rPr>
          <w:rtl/>
        </w:rPr>
      </w:pPr>
      <w:r w:rsidRPr="00C63571">
        <w:rPr>
          <w:rtl/>
        </w:rPr>
        <w:t>•</w:t>
      </w:r>
      <w:r>
        <w:rPr>
          <w:rFonts w:hint="cs"/>
          <w:rtl/>
        </w:rPr>
        <w:t xml:space="preserve"> </w:t>
      </w:r>
      <w:r>
        <w:rPr>
          <w:rtl/>
        </w:rPr>
        <w:t xml:space="preserve">דאיתמר, רב </w:t>
      </w:r>
      <w:r>
        <w:rPr>
          <w:rStyle w:val="2fb"/>
          <w:rtl/>
          <w:rPrChange w:id="13403" w:author="מנוע אמוראים" w:date="2026-10-05T16:40:54Z">
            <w:rPr>
              <w:rtl/>
            </w:rPr>
          </w:rPrChange>
        </w:rPr>
        <w:t xml:space="preserve">ור</w:t>
      </w:r>
      <w:r>
        <w:rPr>
          <w:rStyle w:val="2fb"/>
          <w:rtl/>
          <w:rPrChange w:id="13404" w:author="מנוע אמוראים" w:date="2026-10-05T16:40:54Z">
            <w:rPr>
              <w:rtl/>
            </w:rPr>
          </w:rPrChange>
        </w:rPr>
        <w:t xml:space="preserve">"</w:t>
      </w:r>
      <w:r>
        <w:rPr>
          <w:rStyle w:val="2fb"/>
          <w:rFonts w:hint="cs"/>
          <w:rtl/>
          <w:rPrChange w:id="13405" w:author="מנוע אמוראים" w:date="2026-10-05T16:40:54Z">
            <w:rPr>
              <w:rFonts w:hint="cs"/>
              <w:rtl/>
            </w:rPr>
          </w:rPrChange>
        </w:rPr>
        <w:t xml:space="preserve">ח</w:t>
      </w:r>
      <w:r>
        <w:rPr>
          <w:rFonts w:hint="cs"/>
          <w:rtl/>
        </w:rPr>
        <w:t xml:space="preserve"> </w:t>
      </w:r>
      <w:r>
        <w:rPr>
          <w:rStyle w:val="2fb"/>
          <w:rFonts w:hint="cs"/>
          <w:rtl/>
          <w:rPrChange w:id="13406" w:author="מנוע אמוראים" w:date="2026-10-05T16:40:54Z">
            <w:rPr>
              <w:rFonts w:hint="cs"/>
              <w:rtl/>
            </w:rPr>
          </w:rPrChange>
        </w:rPr>
        <w:t xml:space="preserve">ורי</w:t>
      </w:r>
      <w:r>
        <w:rPr>
          <w:rStyle w:val="2fb"/>
          <w:rtl/>
          <w:rPrChange w:id="13407" w:author="מנוע אמוראים" w:date="2026-10-05T16:40:54Z">
            <w:rPr>
              <w:rtl/>
            </w:rPr>
          </w:rPrChange>
        </w:rPr>
        <w:t xml:space="preserve">"</w:t>
      </w:r>
      <w:r>
        <w:rPr>
          <w:rStyle w:val="2fb"/>
          <w:rFonts w:hint="cs"/>
          <w:rtl/>
          <w:rPrChange w:id="13408" w:author="מנוע אמוראים" w:date="2026-10-05T16:40:54Z">
            <w:rPr>
              <w:rFonts w:hint="cs"/>
              <w:rtl/>
            </w:rPr>
          </w:rPrChange>
        </w:rPr>
        <w:t xml:space="preserve">ו</w:t>
      </w:r>
      <w:r>
        <w:rPr>
          <w:rFonts w:hint="cs"/>
          <w:rtl/>
        </w:rPr>
        <w:t xml:space="preserve"> </w:t>
      </w:r>
      <w:r w:rsidRPr="00C63571">
        <w:rPr>
          <w:rtl/>
        </w:rPr>
        <w:t>דאמ</w:t>
      </w:r>
      <w:r>
        <w:rPr>
          <w:rtl/>
        </w:rPr>
        <w:t>רי: אפשר לסוחטו</w:t>
      </w:r>
      <w:r>
        <w:rPr>
          <w:rtl/>
        </w:rPr>
        <w:t xml:space="preserve"> אסור, שמואל </w:t>
      </w:r>
      <w:r>
        <w:rPr>
          <w:rStyle w:val="2fb"/>
          <w:rtl/>
          <w:rPrChange w:id="13409" w:author="מנוע אמוראים" w:date="2026-10-05T16:40:54Z">
            <w:rPr>
              <w:rtl/>
            </w:rPr>
          </w:rPrChange>
        </w:rPr>
        <w:t xml:space="preserve">ור</w:t>
      </w:r>
      <w:r>
        <w:rPr>
          <w:rStyle w:val="2fb"/>
          <w:rFonts w:hint="cs"/>
          <w:rtl/>
          <w:rPrChange w:id="13410" w:author="מנוע אמוראים" w:date="2026-10-05T16:40:54Z">
            <w:rPr>
              <w:rFonts w:hint="cs"/>
              <w:rtl/>
            </w:rPr>
          </w:rPrChange>
        </w:rPr>
        <w:t xml:space="preserve">שב</w:t>
      </w:r>
      <w:r>
        <w:rPr>
          <w:rStyle w:val="2fb"/>
          <w:rtl/>
          <w:rPrChange w:id="13411" w:author="מנוע אמוראים" w:date="2026-10-05T16:40:54Z">
            <w:rPr>
              <w:rtl/>
            </w:rPr>
          </w:rPrChange>
        </w:rPr>
        <w:t xml:space="preserve">"</w:t>
      </w:r>
      <w:r>
        <w:rPr>
          <w:rStyle w:val="2fb"/>
          <w:rFonts w:hint="cs"/>
          <w:rtl/>
          <w:rPrChange w:id="13412" w:author="מנוע אמוראים" w:date="2026-10-05T16:40:54Z">
            <w:rPr>
              <w:rFonts w:hint="cs"/>
              <w:rtl/>
            </w:rPr>
          </w:rPrChange>
        </w:rPr>
        <w:t xml:space="preserve">ר</w:t>
      </w:r>
      <w:r>
        <w:rPr>
          <w:rFonts w:hint="cs"/>
          <w:rtl/>
        </w:rPr>
        <w:t xml:space="preserve"> </w:t>
      </w:r>
      <w:r>
        <w:rPr>
          <w:rStyle w:val="2fb"/>
          <w:rFonts w:hint="cs"/>
          <w:rtl/>
          <w:rPrChange w:id="13413" w:author="מנוע אמוראים" w:date="2026-10-05T16:40:54Z">
            <w:rPr>
              <w:rFonts w:hint="cs"/>
              <w:rtl/>
            </w:rPr>
          </w:rPrChange>
        </w:rPr>
        <w:t xml:space="preserve">ור</w:t>
      </w:r>
      <w:r>
        <w:rPr>
          <w:rStyle w:val="2fb"/>
          <w:rtl/>
          <w:rPrChange w:id="13414" w:author="מנוע אמוראים" w:date="2026-10-05T16:40:54Z">
            <w:rPr>
              <w:rtl/>
            </w:rPr>
          </w:rPrChange>
        </w:rPr>
        <w:t xml:space="preserve">"</w:t>
      </w:r>
      <w:r>
        <w:rPr>
          <w:rStyle w:val="2fb"/>
          <w:rFonts w:hint="cs"/>
          <w:rtl/>
          <w:rPrChange w:id="13415" w:author="מנוע אמוראים" w:date="2026-10-05T16:40:54Z">
            <w:rPr>
              <w:rFonts w:hint="cs"/>
              <w:rtl/>
            </w:rPr>
          </w:rPrChange>
        </w:rPr>
        <w:t xml:space="preserve">ל</w:t>
      </w:r>
      <w:r>
        <w:rPr>
          <w:rFonts w:hint="cs"/>
          <w:rtl/>
        </w:rPr>
        <w:t xml:space="preserve"> </w:t>
      </w:r>
      <w:r>
        <w:rPr>
          <w:rtl/>
        </w:rPr>
        <w:t>דאפשר לסוחטו</w:t>
      </w:r>
      <w:r w:rsidRPr="00C63571">
        <w:rPr>
          <w:rtl/>
        </w:rPr>
        <w:t xml:space="preserve"> מותר.</w:t>
      </w:r>
    </w:p>
    <w:p w14:paraId="6D46EE80" w14:textId="77777777" w:rsidR="0046556D" w:rsidRDefault="00BD6C4F" w:rsidP="00BD6C4F">
      <w:pPr>
        <w:rPr>
          <w:rtl/>
        </w:rPr>
      </w:pPr>
      <w:r>
        <w:rPr>
          <w:rFonts w:hint="cs"/>
          <w:rtl/>
        </w:rPr>
        <w:t>ל</w:t>
      </w:r>
      <w:r w:rsidRPr="00C63571">
        <w:rPr>
          <w:rtl/>
        </w:rPr>
        <w:t>רב אפשר לסוחטו אסור</w:t>
      </w:r>
      <w:r>
        <w:rPr>
          <w:rFonts w:hint="cs"/>
          <w:rtl/>
        </w:rPr>
        <w:t xml:space="preserve"> וחלב נמי אסור </w:t>
      </w:r>
      <w:r w:rsidRPr="00C63571">
        <w:rPr>
          <w:rtl/>
        </w:rPr>
        <w:t xml:space="preserve"> </w:t>
      </w:r>
    </w:p>
    <w:p w14:paraId="55389DCF" w14:textId="77777777" w:rsidR="00BD6C4F" w:rsidRDefault="00BD6C4F" w:rsidP="00F07436">
      <w:pPr>
        <w:pStyle w:val="afff3"/>
        <w:framePr w:wrap="around"/>
        <w:rPr>
          <w:rtl/>
        </w:rPr>
      </w:pPr>
      <w:r>
        <w:rPr>
          <w:rFonts w:hint="cs"/>
          <w:rtl/>
        </w:rPr>
        <w:t>קח:</w:t>
      </w:r>
    </w:p>
    <w:p w14:paraId="780AEB08" w14:textId="77777777" w:rsidR="0046556D" w:rsidRDefault="00BD6C4F" w:rsidP="00BD6C4F">
      <w:pPr>
        <w:rPr>
          <w:rtl/>
        </w:rPr>
      </w:pPr>
      <w:r>
        <w:rPr>
          <w:rtl/>
        </w:rPr>
        <w:t>כזית בשר שנפל לתוך יורה של חלב</w:t>
      </w:r>
      <w:r>
        <w:rPr>
          <w:rFonts w:hint="cs"/>
          <w:rtl/>
        </w:rPr>
        <w:t xml:space="preserve"> מיירי </w:t>
      </w:r>
      <w:r w:rsidRPr="00C63571">
        <w:rPr>
          <w:rtl/>
        </w:rPr>
        <w:t xml:space="preserve">שנפל לתוך יורה רותחת, דמבלע </w:t>
      </w:r>
      <w:r>
        <w:rPr>
          <w:rFonts w:hint="cs"/>
          <w:rtl/>
        </w:rPr>
        <w:t>ו</w:t>
      </w:r>
      <w:r w:rsidRPr="00C63571">
        <w:rPr>
          <w:rtl/>
        </w:rPr>
        <w:t>לא פלט</w:t>
      </w:r>
      <w:r>
        <w:rPr>
          <w:rFonts w:hint="cs"/>
          <w:rtl/>
        </w:rPr>
        <w:t xml:space="preserve"> וקדם וסילקו ולא חוזר ופולט</w:t>
      </w:r>
      <w:r w:rsidRPr="00C63571">
        <w:rPr>
          <w:rtl/>
        </w:rPr>
        <w:t>;</w:t>
      </w:r>
    </w:p>
    <w:p w14:paraId="55E79421" w14:textId="77777777" w:rsidR="0046556D" w:rsidRDefault="00BD6C4F" w:rsidP="00BD6C4F">
      <w:pPr>
        <w:rPr>
          <w:rtl/>
        </w:rPr>
      </w:pPr>
      <w:r w:rsidRPr="00C63571">
        <w:rPr>
          <w:rtl/>
        </w:rPr>
        <w:t>•</w:t>
      </w:r>
      <w:r>
        <w:rPr>
          <w:rFonts w:hint="cs"/>
          <w:rtl/>
        </w:rPr>
        <w:t xml:space="preserve"> </w:t>
      </w:r>
      <w:r w:rsidRPr="00FB77A7">
        <w:rPr>
          <w:b/>
          <w:bCs/>
          <w:rtl/>
        </w:rPr>
        <w:t xml:space="preserve">גופא, חצי זית בשר וחצי זית חלב שבשלן זה עם זה, </w:t>
      </w:r>
    </w:p>
    <w:p w14:paraId="302AAA81" w14:textId="77777777" w:rsidR="0046556D" w:rsidRDefault="00BD6C4F" w:rsidP="00BD6C4F">
      <w:pPr>
        <w:rPr>
          <w:rtl/>
        </w:rPr>
      </w:pPr>
      <w:r w:rsidRPr="00FB77A7">
        <w:rPr>
          <w:b/>
          <w:bCs/>
          <w:rtl/>
        </w:rPr>
        <w:t>רב</w:t>
      </w:r>
      <w:r w:rsidRPr="00C63571">
        <w:rPr>
          <w:rtl/>
        </w:rPr>
        <w:t>: לוקה על אכילתו, ואינו לוקה על בשולו;</w:t>
      </w:r>
      <w:r>
        <w:rPr>
          <w:rFonts w:hint="cs"/>
          <w:rtl/>
        </w:rPr>
        <w:t xml:space="preserve">  </w:t>
      </w:r>
      <w:r w:rsidRPr="00C63571">
        <w:rPr>
          <w:rtl/>
        </w:rPr>
        <w:t>מה נפשך, אי מצטרפין - אבשול נמי לילקי!</w:t>
      </w:r>
    </w:p>
    <w:p w14:paraId="6FDBDBA5" w14:textId="77777777" w:rsidR="0046556D" w:rsidRDefault="00BD6C4F" w:rsidP="00BD6C4F">
      <w:pPr>
        <w:rPr>
          <w:rtl/>
        </w:rPr>
      </w:pPr>
      <w:r w:rsidRPr="00C63571">
        <w:rPr>
          <w:rtl/>
        </w:rPr>
        <w:t>אי לא מצטרפין - אאכילה נמי לא לילקי!</w:t>
      </w:r>
      <w:r>
        <w:rPr>
          <w:rFonts w:hint="cs"/>
          <w:rtl/>
        </w:rPr>
        <w:t xml:space="preserve">  </w:t>
      </w:r>
      <w:r w:rsidRPr="00C63571">
        <w:rPr>
          <w:rtl/>
        </w:rPr>
        <w:t>לעולם לא מצטרפי, ובבא מיורה גדולה.</w:t>
      </w:r>
    </w:p>
    <w:p w14:paraId="60863F67" w14:textId="77777777" w:rsidR="0046556D" w:rsidRDefault="00BD6C4F" w:rsidP="00BD6C4F">
      <w:pPr>
        <w:rPr>
          <w:rtl/>
        </w:rPr>
      </w:pPr>
      <w:r w:rsidRPr="00FB77A7">
        <w:rPr>
          <w:b/>
          <w:bCs/>
          <w:rtl/>
        </w:rPr>
        <w:t>ולוי</w:t>
      </w:r>
      <w:r w:rsidRPr="00C63571">
        <w:rPr>
          <w:rtl/>
        </w:rPr>
        <w:t xml:space="preserve">: אף לוקה על בשולו, וכן תני לוי במתניתין: כשם שלוקה על אכילתו כך לוקה על בשולו, </w:t>
      </w:r>
    </w:p>
    <w:p w14:paraId="193B3301" w14:textId="77777777" w:rsidR="0046556D" w:rsidRDefault="00BD6C4F" w:rsidP="00BD6C4F">
      <w:pPr>
        <w:rPr>
          <w:rtl/>
        </w:rPr>
      </w:pPr>
      <w:r>
        <w:rPr>
          <w:rFonts w:hint="cs"/>
          <w:rtl/>
        </w:rPr>
        <w:t xml:space="preserve">       </w:t>
      </w:r>
      <w:r w:rsidRPr="00C63571">
        <w:rPr>
          <w:rtl/>
        </w:rPr>
        <w:t>ובאי זה בשול אמרו - בבשול שאחרים אוכלין אותו מחמת בשולו.</w:t>
      </w:r>
    </w:p>
    <w:p w14:paraId="0F206603" w14:textId="77777777" w:rsidR="0046556D" w:rsidRDefault="00BD6C4F" w:rsidP="00BD6C4F">
      <w:pPr>
        <w:rPr>
          <w:rtl/>
        </w:rPr>
      </w:pPr>
      <w:r w:rsidRPr="00C63571">
        <w:rPr>
          <w:rtl/>
        </w:rPr>
        <w:t xml:space="preserve">ואפשר לסוחטו עצמו - תנאי היא, </w:t>
      </w:r>
    </w:p>
    <w:p w14:paraId="68F640DA" w14:textId="77777777" w:rsidR="0046556D" w:rsidRDefault="00BD6C4F" w:rsidP="00BD6C4F">
      <w:pPr>
        <w:rPr>
          <w:rtl/>
        </w:rPr>
      </w:pPr>
      <w:r w:rsidRPr="00C63571">
        <w:rPr>
          <w:rtl/>
        </w:rPr>
        <w:t xml:space="preserve">דתניא: טפת חלב שנפלה על </w:t>
      </w:r>
      <w:r>
        <w:rPr>
          <w:rtl/>
        </w:rPr>
        <w:t xml:space="preserve">החתיכה, כיון שנתנה טעם בחתיכה </w:t>
      </w:r>
      <w:r w:rsidRPr="00C63571">
        <w:rPr>
          <w:rtl/>
        </w:rPr>
        <w:t xml:space="preserve">החתיכה עצמה נעשת נבלה, </w:t>
      </w:r>
    </w:p>
    <w:p w14:paraId="4A22DB23" w14:textId="5B4E3F5E" w:rsidR="0046556D" w:rsidRDefault="00BD6C4F" w:rsidP="00BD6C4F">
      <w:pPr>
        <w:rPr>
          <w:rtl/>
        </w:rPr>
      </w:pPr>
      <w:r>
        <w:rPr>
          <w:rStyle w:val="2fb"/>
          <w:rFonts w:hint="cs"/>
          <w:rtl/>
          <w:rPrChange w:id="13416" w:author="מנוע אמוראים" w:date="2026-10-05T16:40:54Z">
            <w:rPr>
              <w:rFonts w:hint="cs"/>
              <w:rtl/>
            </w:rPr>
          </w:rPrChange>
        </w:rPr>
        <w:t xml:space="preserve">ולר</w:t>
      </w:r>
      <w:r>
        <w:rPr>
          <w:rStyle w:val="2fb"/>
          <w:rtl/>
          <w:rPrChange w:id="13417" w:author="מנוע אמוראים" w:date="2026-10-05T16:40:54Z">
            <w:rPr>
              <w:rtl/>
            </w:rPr>
          </w:rPrChange>
        </w:rPr>
        <w:t xml:space="preserve">"</w:t>
      </w:r>
      <w:r>
        <w:rPr>
          <w:rStyle w:val="2fb"/>
          <w:rFonts w:hint="cs"/>
          <w:rtl/>
          <w:rPrChange w:id="13418" w:author="מנוע אמוראים" w:date="2026-10-05T16:40:54Z">
            <w:rPr>
              <w:rFonts w:hint="cs"/>
              <w:rtl/>
            </w:rPr>
          </w:rPrChange>
        </w:rPr>
        <w:t xml:space="preserve">י</w:t>
      </w:r>
      <w:r>
        <w:rPr>
          <w:rFonts w:hint="cs"/>
          <w:rtl/>
        </w:rPr>
        <w:t xml:space="preserve">: </w:t>
      </w:r>
      <w:r w:rsidRPr="00C63571">
        <w:rPr>
          <w:rtl/>
        </w:rPr>
        <w:t xml:space="preserve">אוסרת כל החתיכות כולן מפני שהן מינה </w:t>
      </w:r>
    </w:p>
    <w:p w14:paraId="363DB5CB" w14:textId="63E1DE00" w:rsidR="0046556D" w:rsidRDefault="00BD6C4F" w:rsidP="00BD6C4F">
      <w:pPr>
        <w:rPr>
          <w:rtl/>
        </w:rPr>
      </w:pPr>
      <w:r w:rsidRPr="00C63571">
        <w:rPr>
          <w:rtl/>
        </w:rPr>
        <w:t xml:space="preserve">וחכ"א: עד שתתן טעם ברוטב ובקיפה ובחתיכות, </w:t>
      </w:r>
    </w:p>
    <w:p w14:paraId="7873EBAF" w14:textId="6B0E9292" w:rsidR="0046556D" w:rsidRDefault="00BD6C4F" w:rsidP="00BD6C4F">
      <w:pPr>
        <w:rPr>
          <w:rtl/>
        </w:rPr>
      </w:pPr>
      <w:r>
        <w:rPr>
          <w:rtl/>
        </w:rPr>
        <w:t xml:space="preserve">רבי: נראין דברי </w:t>
      </w:r>
      <w:r>
        <w:rPr>
          <w:rStyle w:val="2fb"/>
          <w:rtl/>
          <w:rPrChange w:id="13419" w:author="מנוע אמוראים" w:date="2026-10-05T16:40:54Z">
            <w:rPr>
              <w:rtl/>
            </w:rPr>
          </w:rPrChange>
        </w:rPr>
        <w:t xml:space="preserve">ר</w:t>
      </w:r>
      <w:r>
        <w:rPr>
          <w:rStyle w:val="2fb"/>
          <w:rtl/>
          <w:rPrChange w:id="13420" w:author="מנוע אמוראים" w:date="2026-10-05T16:40:54Z">
            <w:rPr>
              <w:rtl/>
            </w:rPr>
          </w:rPrChange>
        </w:rPr>
        <w:t xml:space="preserve">"</w:t>
      </w:r>
      <w:r>
        <w:rPr>
          <w:rStyle w:val="2fb"/>
          <w:rFonts w:hint="cs"/>
          <w:rtl/>
          <w:rPrChange w:id="13421" w:author="מנוע אמוראים" w:date="2026-10-05T16:40:54Z">
            <w:rPr>
              <w:rFonts w:hint="cs"/>
              <w:rtl/>
            </w:rPr>
          </w:rPrChange>
        </w:rPr>
        <w:t xml:space="preserve">י</w:t>
      </w:r>
      <w:r w:rsidRPr="00C63571">
        <w:rPr>
          <w:rtl/>
        </w:rPr>
        <w:t>- בשלא ניער ושלא כסה, ודברי חכמים - בשניער וכסה.</w:t>
      </w:r>
    </w:p>
    <w:p w14:paraId="12258898" w14:textId="77777777" w:rsidR="0046556D" w:rsidRDefault="0046556D" w:rsidP="00BD6C4F">
      <w:pPr>
        <w:rPr>
          <w:rtl/>
        </w:rPr>
      </w:pPr>
    </w:p>
    <w:p w14:paraId="44F5F7F9" w14:textId="77777777" w:rsidR="0046556D" w:rsidRDefault="00BD6C4F" w:rsidP="00BD6C4F">
      <w:pPr>
        <w:rPr>
          <w:rtl/>
        </w:rPr>
      </w:pPr>
      <w:r w:rsidRPr="00C63571">
        <w:rPr>
          <w:rtl/>
        </w:rPr>
        <w:t xml:space="preserve">לא ניער ולא כסה? </w:t>
      </w:r>
      <w:r>
        <w:rPr>
          <w:rFonts w:hint="cs"/>
          <w:rtl/>
        </w:rPr>
        <w:t>לאו דלא ניער ולא כסה בתחילה אלא בסוף דהא בלע והא פלט וא</w:t>
      </w:r>
      <w:r w:rsidR="00BF1CF6">
        <w:rPr>
          <w:rtl/>
        </w:rPr>
        <w:t>"</w:t>
      </w:r>
      <w:r>
        <w:rPr>
          <w:rFonts w:hint="cs"/>
          <w:rtl/>
        </w:rPr>
        <w:t xml:space="preserve">א דאפשר לסוחטו אסור דמכלל </w:t>
      </w:r>
      <w:r>
        <w:rPr>
          <w:rStyle w:val="2fb"/>
          <w:rFonts w:hint="cs"/>
          <w:rtl/>
          <w:rPrChange w:id="13422" w:author="מנוע אמוראים" w:date="2026-10-05T16:40:54Z">
            <w:rPr>
              <w:rFonts w:hint="cs"/>
              <w:rtl/>
            </w:rPr>
          </w:rPrChange>
        </w:rPr>
        <w:t xml:space="preserve">דלר</w:t>
      </w:r>
      <w:r>
        <w:rPr>
          <w:rStyle w:val="2fb"/>
          <w:rtl/>
          <w:rPrChange w:id="13423" w:author="מנוע אמוראים" w:date="2026-10-05T16:40:54Z">
            <w:rPr>
              <w:rtl/>
            </w:rPr>
          </w:rPrChange>
        </w:rPr>
        <w:t xml:space="preserve">"</w:t>
      </w:r>
      <w:r>
        <w:rPr>
          <w:rStyle w:val="2fb"/>
          <w:rFonts w:hint="cs"/>
          <w:rtl/>
          <w:rPrChange w:id="13424" w:author="מנוע אמוראים" w:date="2026-10-05T16:40:54Z">
            <w:rPr>
              <w:rFonts w:hint="cs"/>
              <w:rtl/>
            </w:rPr>
          </w:rPrChange>
        </w:rPr>
        <w:t xml:space="preserve">י</w:t>
      </w:r>
      <w:r>
        <w:rPr>
          <w:rFonts w:hint="cs"/>
          <w:rtl/>
        </w:rPr>
        <w:t xml:space="preserve"> אם ניער וכיסה מתחילה ועד סוף- אסור </w:t>
      </w:r>
    </w:p>
    <w:p w14:paraId="2B36F39C" w14:textId="77777777" w:rsidR="00BD6C4F" w:rsidRDefault="00BD6C4F" w:rsidP="00F07436">
      <w:pPr>
        <w:pStyle w:val="afff3"/>
        <w:framePr w:wrap="around"/>
        <w:rPr>
          <w:rtl/>
        </w:rPr>
      </w:pPr>
      <w:r>
        <w:rPr>
          <w:rFonts w:hint="cs"/>
          <w:rtl/>
        </w:rPr>
        <w:t>קט.</w:t>
      </w:r>
    </w:p>
    <w:p w14:paraId="762C6D94" w14:textId="2919CC73" w:rsidR="0046556D" w:rsidRDefault="00BD6C4F" w:rsidP="00BD6C4F">
      <w:pPr>
        <w:rPr>
          <w:rtl/>
        </w:rPr>
      </w:pPr>
      <w:r>
        <w:rPr>
          <w:rFonts w:hint="cs"/>
          <w:rtl/>
        </w:rPr>
        <w:t xml:space="preserve">     אלא </w:t>
      </w:r>
      <w:r w:rsidRPr="00C63571">
        <w:rPr>
          <w:rtl/>
        </w:rPr>
        <w:t>אימא לא ניער יפה יפה, ולא כסה יפה יפה.</w:t>
      </w:r>
    </w:p>
    <w:p w14:paraId="2174B2AA" w14:textId="77777777" w:rsidR="0046556D" w:rsidRDefault="00FB77A7" w:rsidP="00FB77A7">
      <w:pPr>
        <w:rPr>
          <w:rtl/>
        </w:rPr>
      </w:pPr>
      <w:r>
        <w:rPr>
          <w:rFonts w:ascii="BA חניכי הישיבות" w:hAnsi="BA חניכי הישיבות" w:cs="BA חניכי הישיבות"/>
          <w:rtl/>
        </w:rPr>
        <w:t>׻</w:t>
      </w:r>
    </w:p>
    <w:p w14:paraId="14F6ECD1" w14:textId="77777777" w:rsidR="00BD6C4F" w:rsidRPr="00784CE3" w:rsidRDefault="00BD6C4F" w:rsidP="00BD6C4F">
      <w:pPr>
        <w:rPr>
          <w:rFonts w:ascii="BA Franknatan Regular" w:hAnsi="BA Franknatan Regular" w:cs="BA Franknatan Regular"/>
          <w:rtl/>
        </w:rPr>
      </w:pPr>
      <w:r w:rsidRPr="00784CE3">
        <w:rPr>
          <w:rFonts w:ascii="BA Franknatan Regular" w:hAnsi="BA Franknatan Regular" w:cs="BA Franknatan Regular"/>
          <w:rtl/>
        </w:rPr>
        <w:t>• אמר מר: ודברי חכמים כשניער וכסה,</w:t>
      </w:r>
    </w:p>
    <w:p w14:paraId="5FE7C539" w14:textId="77777777" w:rsidR="0046556D" w:rsidRDefault="00BD6C4F" w:rsidP="00BD6C4F">
      <w:pPr>
        <w:rPr>
          <w:rtl/>
        </w:rPr>
      </w:pPr>
      <w:r>
        <w:rPr>
          <w:rFonts w:hint="cs"/>
          <w:rtl/>
        </w:rPr>
        <w:t>והיינו</w:t>
      </w:r>
      <w:r w:rsidRPr="00C63571">
        <w:rPr>
          <w:rtl/>
        </w:rPr>
        <w:t xml:space="preserve"> ניער - מתחלה ועד סוף, וכסה - מתחלה ועד סוף, </w:t>
      </w:r>
    </w:p>
    <w:p w14:paraId="5985F77E" w14:textId="77777777" w:rsidR="0046556D" w:rsidRDefault="00BD6C4F" w:rsidP="00BD6C4F">
      <w:pPr>
        <w:rPr>
          <w:rtl/>
        </w:rPr>
      </w:pPr>
      <w:r w:rsidRPr="00C63571">
        <w:rPr>
          <w:rtl/>
        </w:rPr>
        <w:t xml:space="preserve">מכלל דרבנן סברי: ניער </w:t>
      </w:r>
      <w:r>
        <w:rPr>
          <w:rFonts w:hint="cs"/>
          <w:rtl/>
        </w:rPr>
        <w:t xml:space="preserve">וכסה </w:t>
      </w:r>
      <w:r w:rsidRPr="00C63571">
        <w:rPr>
          <w:rtl/>
        </w:rPr>
        <w:t>בסוף ולא בתחלה - מותר, אלמא סברי - אפשר לסוחטו - מותר.</w:t>
      </w:r>
    </w:p>
    <w:p w14:paraId="03748A2C" w14:textId="77777777" w:rsidR="0046556D" w:rsidRDefault="00BD6C4F" w:rsidP="00BD6C4F">
      <w:pPr>
        <w:rPr>
          <w:rtl/>
        </w:rPr>
      </w:pPr>
      <w:r w:rsidRPr="00C63571">
        <w:rPr>
          <w:rtl/>
        </w:rPr>
        <w:t>•</w:t>
      </w:r>
      <w:r>
        <w:rPr>
          <w:rFonts w:hint="cs"/>
          <w:rtl/>
        </w:rPr>
        <w:t xml:space="preserve"> </w:t>
      </w:r>
      <w:r w:rsidRPr="00C63571">
        <w:rPr>
          <w:rtl/>
        </w:rPr>
        <w:t>א"ל רב אחא מדיפתי לרבינא: ממאי דבאפשר ל</w:t>
      </w:r>
      <w:r>
        <w:rPr>
          <w:rtl/>
        </w:rPr>
        <w:t xml:space="preserve">סוחטו פליגי, </w:t>
      </w:r>
    </w:p>
    <w:p w14:paraId="28E574F4" w14:textId="5DC51059" w:rsidR="0046556D" w:rsidRDefault="00BD6C4F" w:rsidP="00BD6C4F">
      <w:pPr>
        <w:rPr>
          <w:rtl/>
        </w:rPr>
      </w:pPr>
      <w:r>
        <w:rPr>
          <w:rtl/>
        </w:rPr>
        <w:t>דלמא, אפשר לסוחטו</w:t>
      </w:r>
      <w:r w:rsidRPr="00C63571">
        <w:rPr>
          <w:rtl/>
        </w:rPr>
        <w:t xml:space="preserve"> </w:t>
      </w:r>
      <w:r>
        <w:rPr>
          <w:rFonts w:hint="cs"/>
          <w:rtl/>
        </w:rPr>
        <w:t>לכו</w:t>
      </w:r>
      <w:r w:rsidR="00BF1CF6">
        <w:rPr>
          <w:rtl/>
        </w:rPr>
        <w:t>"</w:t>
      </w:r>
      <w:r>
        <w:rPr>
          <w:rFonts w:hint="cs"/>
          <w:rtl/>
        </w:rPr>
        <w:t xml:space="preserve">ע </w:t>
      </w:r>
      <w:r w:rsidRPr="00C63571">
        <w:rPr>
          <w:rtl/>
        </w:rPr>
        <w:t xml:space="preserve">אסור, והכא </w:t>
      </w:r>
      <w:r>
        <w:rPr>
          <w:rFonts w:hint="cs"/>
          <w:rtl/>
        </w:rPr>
        <w:t xml:space="preserve">פליגי </w:t>
      </w:r>
      <w:r w:rsidRPr="00C63571">
        <w:rPr>
          <w:rtl/>
        </w:rPr>
        <w:t xml:space="preserve">במין במינו, </w:t>
      </w:r>
    </w:p>
    <w:p w14:paraId="05C48C9C" w14:textId="6C11057D" w:rsidR="0046556D" w:rsidRDefault="00BD6C4F" w:rsidP="00BD6C4F">
      <w:pPr>
        <w:rPr>
          <w:rtl/>
        </w:rPr>
      </w:pPr>
      <w:r>
        <w:rPr>
          <w:rStyle w:val="2fb"/>
          <w:rFonts w:hint="cs"/>
          <w:rtl/>
          <w:rPrChange w:id="13425" w:author="מנוע אמוראים" w:date="2026-10-05T16:40:54Z">
            <w:rPr>
              <w:rFonts w:hint="cs"/>
              <w:rtl/>
            </w:rPr>
          </w:rPrChange>
        </w:rPr>
        <w:t xml:space="preserve">ור</w:t>
      </w:r>
      <w:r>
        <w:rPr>
          <w:rStyle w:val="2fb"/>
          <w:rtl/>
          <w:rPrChange w:id="13426" w:author="מנוע אמוראים" w:date="2026-10-05T16:40:54Z">
            <w:rPr>
              <w:rtl/>
            </w:rPr>
          </w:rPrChange>
        </w:rPr>
        <w:t xml:space="preserve">"</w:t>
      </w:r>
      <w:r>
        <w:rPr>
          <w:rStyle w:val="2fb"/>
          <w:rFonts w:hint="cs"/>
          <w:rtl/>
          <w:rPrChange w:id="13427" w:author="מנוע אמוראים" w:date="2026-10-05T16:40:54Z">
            <w:rPr>
              <w:rFonts w:hint="cs"/>
              <w:rtl/>
            </w:rPr>
          </w:rPrChange>
        </w:rPr>
        <w:t xml:space="preserve">י</w:t>
      </w:r>
      <w:r w:rsidRPr="00C63571">
        <w:rPr>
          <w:rtl/>
        </w:rPr>
        <w:t xml:space="preserve"> לטעמיה דמין במינו לא בטיל, ורבנן לטעמייהו </w:t>
      </w:r>
      <w:r>
        <w:rPr>
          <w:rFonts w:hint="cs"/>
          <w:rtl/>
        </w:rPr>
        <w:t>ד</w:t>
      </w:r>
      <w:r w:rsidRPr="00C63571">
        <w:rPr>
          <w:rtl/>
        </w:rPr>
        <w:t>מין במינו בטיל!</w:t>
      </w:r>
    </w:p>
    <w:p w14:paraId="6052F996" w14:textId="77777777" w:rsidR="0046556D" w:rsidRDefault="00BD6C4F" w:rsidP="00BD6C4F">
      <w:pPr>
        <w:rPr>
          <w:rtl/>
        </w:rPr>
      </w:pPr>
      <w:r w:rsidRPr="00C63571">
        <w:rPr>
          <w:rtl/>
        </w:rPr>
        <w:t>א</w:t>
      </w:r>
      <w:r>
        <w:rPr>
          <w:rFonts w:hint="cs"/>
          <w:rtl/>
        </w:rPr>
        <w:t>א</w:t>
      </w:r>
      <w:r w:rsidR="00BF1CF6">
        <w:rPr>
          <w:rtl/>
        </w:rPr>
        <w:t>"</w:t>
      </w:r>
      <w:r>
        <w:rPr>
          <w:rFonts w:hint="cs"/>
          <w:rtl/>
        </w:rPr>
        <w:t xml:space="preserve">ב </w:t>
      </w:r>
      <w:r>
        <w:rPr>
          <w:rtl/>
        </w:rPr>
        <w:t xml:space="preserve">דרבנן במין במינו הכא </w:t>
      </w:r>
      <w:r>
        <w:rPr>
          <w:rStyle w:val="2fb"/>
          <w:rtl/>
          <w:rPrChange w:id="13428" w:author="מנוע אמוראים" w:date="2026-10-05T16:40:54Z">
            <w:rPr>
              <w:rtl/>
            </w:rPr>
          </w:rPrChange>
        </w:rPr>
        <w:t xml:space="preserve">כר</w:t>
      </w:r>
      <w:r>
        <w:rPr>
          <w:rStyle w:val="2fb"/>
          <w:rtl/>
          <w:rPrChange w:id="13429" w:author="מנוע אמוראים" w:date="2026-10-05T16:40:54Z">
            <w:rPr>
              <w:rtl/>
            </w:rPr>
          </w:rPrChange>
        </w:rPr>
        <w:t xml:space="preserve">"</w:t>
      </w:r>
      <w:r>
        <w:rPr>
          <w:rStyle w:val="2fb"/>
          <w:rFonts w:hint="cs"/>
          <w:rtl/>
          <w:rPrChange w:id="13430" w:author="מנוע אמוראים" w:date="2026-10-05T16:40:54Z">
            <w:rPr>
              <w:rFonts w:hint="cs"/>
              <w:rtl/>
            </w:rPr>
          </w:rPrChange>
        </w:rPr>
        <w:t xml:space="preserve">י</w:t>
      </w:r>
      <w:r>
        <w:rPr>
          <w:rFonts w:hint="cs"/>
          <w:rtl/>
        </w:rPr>
        <w:t xml:space="preserve"> ס</w:t>
      </w:r>
      <w:r w:rsidR="00BF1CF6">
        <w:rPr>
          <w:rtl/>
        </w:rPr>
        <w:t>"</w:t>
      </w:r>
      <w:r>
        <w:rPr>
          <w:rFonts w:hint="cs"/>
          <w:rtl/>
        </w:rPr>
        <w:t xml:space="preserve">ל </w:t>
      </w:r>
      <w:r w:rsidRPr="00C63571">
        <w:rPr>
          <w:rtl/>
        </w:rPr>
        <w:t xml:space="preserve">ובאפשר לסוחטו פליגי </w:t>
      </w:r>
    </w:p>
    <w:p w14:paraId="6A3DE32E" w14:textId="77777777" w:rsidR="0046556D" w:rsidRDefault="00BD6C4F" w:rsidP="00BD6C4F">
      <w:pPr>
        <w:rPr>
          <w:rtl/>
        </w:rPr>
      </w:pPr>
      <w:r>
        <w:rPr>
          <w:rFonts w:hint="cs"/>
          <w:rtl/>
        </w:rPr>
        <w:t>ו</w:t>
      </w:r>
      <w:r w:rsidRPr="00C63571">
        <w:rPr>
          <w:rtl/>
        </w:rPr>
        <w:t>היינו ד</w:t>
      </w:r>
      <w:r>
        <w:rPr>
          <w:rFonts w:hint="cs"/>
          <w:rtl/>
        </w:rPr>
        <w:t>אמר</w:t>
      </w:r>
      <w:r>
        <w:rPr>
          <w:rtl/>
        </w:rPr>
        <w:t xml:space="preserve"> רבי נראין דברי </w:t>
      </w:r>
      <w:r>
        <w:rPr>
          <w:rStyle w:val="2fb"/>
          <w:rtl/>
          <w:rPrChange w:id="13431" w:author="מנוע אמוראים" w:date="2026-10-05T16:40:54Z">
            <w:rPr>
              <w:rtl/>
            </w:rPr>
          </w:rPrChange>
        </w:rPr>
        <w:t xml:space="preserve">ר</w:t>
      </w:r>
      <w:r>
        <w:rPr>
          <w:rStyle w:val="2fb"/>
          <w:rtl/>
          <w:rPrChange w:id="13432" w:author="מנוע אמוראים" w:date="2026-10-05T16:40:54Z">
            <w:rPr>
              <w:rtl/>
            </w:rPr>
          </w:rPrChange>
        </w:rPr>
        <w:t xml:space="preserve">"</w:t>
      </w:r>
      <w:r>
        <w:rPr>
          <w:rStyle w:val="2fb"/>
          <w:rFonts w:hint="cs"/>
          <w:rtl/>
          <w:rPrChange w:id="13433" w:author="מנוע אמוראים" w:date="2026-10-05T16:40:54Z">
            <w:rPr>
              <w:rFonts w:hint="cs"/>
              <w:rtl/>
            </w:rPr>
          </w:rPrChange>
        </w:rPr>
        <w:t xml:space="preserve">י</w:t>
      </w:r>
      <w:r>
        <w:rPr>
          <w:rFonts w:hint="cs"/>
          <w:rtl/>
        </w:rPr>
        <w:t xml:space="preserve"> </w:t>
      </w:r>
      <w:r w:rsidRPr="00C63571">
        <w:rPr>
          <w:rtl/>
        </w:rPr>
        <w:t xml:space="preserve">בהא ודברי חכמים בהא </w:t>
      </w:r>
    </w:p>
    <w:p w14:paraId="634146EE" w14:textId="77777777" w:rsidR="0046556D" w:rsidRDefault="00BD6C4F" w:rsidP="00BD6C4F">
      <w:pPr>
        <w:rPr>
          <w:rtl/>
        </w:rPr>
      </w:pPr>
      <w:r w:rsidRPr="00C63571">
        <w:rPr>
          <w:rtl/>
        </w:rPr>
        <w:lastRenderedPageBreak/>
        <w:t xml:space="preserve">אלא אי אמרת אפשר לסוחטו </w:t>
      </w:r>
      <w:r>
        <w:rPr>
          <w:rFonts w:hint="cs"/>
          <w:rtl/>
        </w:rPr>
        <w:t>לכו</w:t>
      </w:r>
      <w:r w:rsidR="00BF1CF6">
        <w:rPr>
          <w:rtl/>
        </w:rPr>
        <w:t>"</w:t>
      </w:r>
      <w:r>
        <w:rPr>
          <w:rFonts w:hint="cs"/>
          <w:rtl/>
        </w:rPr>
        <w:t>ע</w:t>
      </w:r>
      <w:r w:rsidRPr="00C63571">
        <w:rPr>
          <w:rtl/>
        </w:rPr>
        <w:t xml:space="preserve"> אסור והכא </w:t>
      </w:r>
      <w:r>
        <w:rPr>
          <w:rFonts w:hint="cs"/>
          <w:rtl/>
        </w:rPr>
        <w:t xml:space="preserve">פליגי </w:t>
      </w:r>
      <w:r w:rsidRPr="00C63571">
        <w:rPr>
          <w:rtl/>
        </w:rPr>
        <w:t xml:space="preserve">במין במינו </w:t>
      </w:r>
    </w:p>
    <w:p w14:paraId="5A4B15E4" w14:textId="77777777" w:rsidR="0046556D" w:rsidRDefault="00BD6C4F" w:rsidP="00BD6C4F">
      <w:pPr>
        <w:rPr>
          <w:rtl/>
        </w:rPr>
      </w:pPr>
      <w:r>
        <w:rPr>
          <w:rtl/>
        </w:rPr>
        <w:t xml:space="preserve">האי נראין דברי </w:t>
      </w:r>
      <w:r>
        <w:rPr>
          <w:rStyle w:val="2fb"/>
          <w:rtl/>
          <w:rPrChange w:id="13434" w:author="מנוע אמוראים" w:date="2026-10-05T16:40:54Z">
            <w:rPr>
              <w:rtl/>
            </w:rPr>
          </w:rPrChange>
        </w:rPr>
        <w:t xml:space="preserve">ר</w:t>
      </w:r>
      <w:r>
        <w:rPr>
          <w:rStyle w:val="2fb"/>
          <w:rtl/>
          <w:rPrChange w:id="13435" w:author="מנוע אמוראים" w:date="2026-10-05T16:40:54Z">
            <w:rPr>
              <w:rtl/>
            </w:rPr>
          </w:rPrChange>
        </w:rPr>
        <w:t xml:space="preserve">"</w:t>
      </w:r>
      <w:r>
        <w:rPr>
          <w:rStyle w:val="2fb"/>
          <w:rFonts w:hint="cs"/>
          <w:rtl/>
          <w:rPrChange w:id="13436" w:author="מנוע אמוראים" w:date="2026-10-05T16:40:54Z">
            <w:rPr>
              <w:rFonts w:hint="cs"/>
              <w:rtl/>
            </w:rPr>
          </w:rPrChange>
        </w:rPr>
        <w:t xml:space="preserve">י</w:t>
      </w:r>
      <w:r>
        <w:rPr>
          <w:rFonts w:hint="cs"/>
          <w:rtl/>
        </w:rPr>
        <w:t xml:space="preserve"> מיבעי ואין נראין מיבעי  ותו לא מידי </w:t>
      </w:r>
    </w:p>
    <w:p w14:paraId="0D93A838" w14:textId="77777777" w:rsidR="0046556D" w:rsidRDefault="00BD6C4F" w:rsidP="00BD6C4F">
      <w:pPr>
        <w:jc w:val="center"/>
        <w:rPr>
          <w:rtl/>
        </w:rPr>
      </w:pPr>
      <w:r>
        <w:rPr>
          <w:rFonts w:ascii="BA חניכי הישיבות" w:hAnsi="BA חניכי הישיבות" w:cs="BA חניכי הישיבות"/>
          <w:rtl/>
        </w:rPr>
        <w:t>׻</w:t>
      </w:r>
    </w:p>
    <w:p w14:paraId="74A91E65" w14:textId="77777777" w:rsidR="00BD6C4F" w:rsidRPr="00C63571" w:rsidRDefault="00BD6C4F" w:rsidP="00BD6C4F">
      <w:pPr>
        <w:pStyle w:val="afff9"/>
        <w:rPr>
          <w:del w:id="20172" w:author="קלוד" w:date="2026-10-06T10:14:23Z"/>
          <w:rtl/>
        </w:rPr>
      </w:pPr>
      <w:ins w:id="9900" w:author="מספור קטעי משנה" w:date="2026-10-06T06:45:19Z">
        <w:del w:id="20170" w:author="קלוד" w:date="2026-10-06T10:14:23Z">
          <w:r>
            <w:rPr>
              <w:rStyle w:val="MisparKeta"/>
            </w:rPr>
            <w:delText xml:space="preserve">ב. </w:delText>
          </w:r>
        </w:del>
      </w:ins>
      <w:del w:id="20171" w:author="קלוד" w:date="2026-10-06T10:14:23Z">
        <w:r w:rsidRPr="00C63571">
          <w:rPr>
            <w:rtl/>
          </w:rPr>
          <w:delText xml:space="preserve">מתני'.</w:delText>
        </w:r>
      </w:del>
    </w:p>
    <w:p>
      <w:pPr>
        <w:pStyle w:val="MishnaBatzad"/>
        <w:rPr>
          <w:ins w:id="20010" w:author="קלוד" w:date="2026-10-06T10:43:28Z"/>
        </w:rPr>
      </w:pPr>
      <w:ins w:id="20009" w:author="קלוד" w:date="2026-10-06T10:43:28Z">
        <w:r>
          <w:t xml:space="preserve">משנה ג</w:t>
        </w:r>
      </w:ins>
    </w:p>
    <w:p w14:paraId="16FFEF6C" w14:textId="77777777" w:rsidR="00BD6C4F" w:rsidRPr="00C63571" w:rsidRDefault="00BD6C4F" w:rsidP="00BD6C4F">
      <w:pPr>
        <w:pStyle w:val="afff9"/>
        <w:spacing w:before="120"/>
        <w:rPr>
          <w:rtl/>
        </w:rPr>
        <w:pPrChange w:id="90063" w:author="קלוד" w:date="2026-10-08T12:08:16Z">
          <w:pPr>
            <w:pStyle w:val="afff9"/>
          </w:pPr>
        </w:pPrChange>
      </w:pPr>
      <w:r w:rsidRPr="00C63571">
        <w:rPr>
          <w:rtl/>
        </w:rPr>
        <w:t>הכחל - קורעו ומוציא את חלבו, לא קרעו - אינו עובר עליו;</w:t>
      </w:r>
    </w:p>
    <w:p w14:paraId="7390B6E8" w14:textId="77777777" w:rsidR="00BD6C4F" w:rsidRPr="00C63571" w:rsidRDefault="00BD6C4F" w:rsidP="00BD6C4F">
      <w:pPr>
        <w:pStyle w:val="afff9"/>
        <w:rPr>
          <w:rtl/>
        </w:rPr>
      </w:pPr>
      <w:r w:rsidRPr="00C63571">
        <w:rPr>
          <w:rtl/>
        </w:rPr>
        <w:t>הלב - קורעו ומוציא את דמו, לא קרעו - אינו עובר עליו.</w:t>
      </w:r>
    </w:p>
    <w:p w14:paraId="11C5D6B9" w14:textId="77777777" w:rsidR="0046556D" w:rsidRDefault="00BD6C4F" w:rsidP="00BD6C4F">
      <w:pPr>
        <w:jc w:val="center"/>
        <w:rPr>
          <w:rtl/>
        </w:rPr>
      </w:pPr>
      <w:r>
        <w:rPr>
          <w:rFonts w:ascii="BA חניכי הישיבות" w:hAnsi="BA חניכי הישיבות" w:cs="BA חניכי הישיבות"/>
          <w:rtl/>
        </w:rPr>
        <w:t>׻</w:t>
      </w:r>
    </w:p>
    <w:p w14:paraId="6DCB352C" w14:textId="77777777" w:rsidR="00BD6C4F" w:rsidRDefault="00BD6C4F" w:rsidP="00F07436">
      <w:pPr>
        <w:pStyle w:val="afff3"/>
        <w:framePr w:wrap="around"/>
        <w:rPr>
          <w:rtl/>
        </w:rPr>
      </w:pPr>
      <w:r>
        <w:rPr>
          <w:rFonts w:hint="cs"/>
          <w:rtl/>
        </w:rPr>
        <w:t>קט:</w:t>
      </w:r>
    </w:p>
    <w:p w14:paraId="27C3BB24" w14:textId="77777777" w:rsidR="0046556D" w:rsidRDefault="00BD6C4F" w:rsidP="00BD6C4F">
      <w:pPr>
        <w:rPr>
          <w:rtl/>
        </w:rPr>
      </w:pPr>
      <w:r>
        <w:rPr>
          <w:rStyle w:val="2fb"/>
          <w:rFonts w:hint="cs"/>
          <w:rtl/>
          <w:rPrChange w:id="13437" w:author="מנוע אמוראים" w:date="2026-10-05T16:40:54Z">
            <w:rPr>
              <w:rFonts w:hint="cs"/>
              <w:rtl/>
            </w:rPr>
          </w:rPrChange>
        </w:rPr>
        <w:t xml:space="preserve">ר</w:t>
      </w:r>
      <w:r>
        <w:rPr>
          <w:rStyle w:val="2fb"/>
          <w:rtl/>
          <w:rPrChange w:id="13438" w:author="מנוע אמוראים" w:date="2026-10-05T16:40:54Z">
            <w:rPr>
              <w:rtl/>
            </w:rPr>
          </w:rPrChange>
        </w:rPr>
        <w:t xml:space="preserve">"</w:t>
      </w:r>
      <w:r>
        <w:rPr>
          <w:rStyle w:val="2fb"/>
          <w:rFonts w:hint="cs"/>
          <w:rtl/>
          <w:rPrChange w:id="13439" w:author="מנוע אמוראים" w:date="2026-10-05T16:40:54Z">
            <w:rPr>
              <w:rFonts w:hint="cs"/>
              <w:rtl/>
            </w:rPr>
          </w:rPrChange>
        </w:rPr>
        <w:t xml:space="preserve">ז</w:t>
      </w:r>
      <w:r w:rsidRPr="00C63571">
        <w:rPr>
          <w:rtl/>
        </w:rPr>
        <w:t xml:space="preserve"> </w:t>
      </w:r>
      <w:r>
        <w:rPr>
          <w:rFonts w:hint="cs"/>
          <w:rtl/>
        </w:rPr>
        <w:t>מ</w:t>
      </w:r>
      <w:r w:rsidRPr="00C63571">
        <w:rPr>
          <w:rtl/>
        </w:rPr>
        <w:t>רב: אינו עובר עליו, ומותר.</w:t>
      </w:r>
    </w:p>
    <w:p w14:paraId="1AEF2C1F" w14:textId="77777777" w:rsidR="0046556D" w:rsidRDefault="00BD6C4F" w:rsidP="00BD6C4F">
      <w:pPr>
        <w:rPr>
          <w:rtl/>
        </w:rPr>
      </w:pPr>
      <w:r>
        <w:rPr>
          <w:rFonts w:hint="cs"/>
          <w:rtl/>
        </w:rPr>
        <w:t xml:space="preserve">והא דתנן אינו עובר עליו ומשמע שיש איסור </w:t>
      </w:r>
      <w:r>
        <w:rPr>
          <w:rtl/>
        </w:rPr>
        <w:t>–</w:t>
      </w:r>
      <w:r>
        <w:rPr>
          <w:rFonts w:hint="cs"/>
          <w:rtl/>
        </w:rPr>
        <w:t xml:space="preserve"> גם איסור אין </w:t>
      </w:r>
    </w:p>
    <w:p w14:paraId="647C6525" w14:textId="77777777" w:rsidR="0046556D" w:rsidRDefault="00BD6C4F" w:rsidP="00BD6C4F">
      <w:pPr>
        <w:rPr>
          <w:rtl/>
        </w:rPr>
      </w:pPr>
      <w:r>
        <w:rPr>
          <w:rFonts w:hint="cs"/>
          <w:rtl/>
        </w:rPr>
        <w:t xml:space="preserve">אלא איידי דבעי למיתני סיפא </w:t>
      </w:r>
      <w:r w:rsidRPr="00C63571">
        <w:rPr>
          <w:rtl/>
        </w:rPr>
        <w:t xml:space="preserve">הלב קורעו ומוציא את דמו לא קרעו אינו עובר עליו, </w:t>
      </w:r>
      <w:r>
        <w:rPr>
          <w:rFonts w:hint="cs"/>
          <w:rtl/>
        </w:rPr>
        <w:t>והתם איסורא איכא</w:t>
      </w:r>
    </w:p>
    <w:p w14:paraId="13412C03" w14:textId="77777777" w:rsidR="0046556D" w:rsidRDefault="00BD6C4F" w:rsidP="00BD6C4F">
      <w:pPr>
        <w:rPr>
          <w:rtl/>
        </w:rPr>
      </w:pPr>
      <w:r>
        <w:rPr>
          <w:rFonts w:hint="cs"/>
          <w:rtl/>
        </w:rPr>
        <w:t>ואין להוכיח מהך ד</w:t>
      </w:r>
      <w:r w:rsidRPr="00C63571">
        <w:rPr>
          <w:rtl/>
        </w:rPr>
        <w:t xml:space="preserve">הלב קורעו ומוציא את דמו, </w:t>
      </w:r>
      <w:r>
        <w:rPr>
          <w:rFonts w:hint="cs"/>
          <w:rtl/>
        </w:rPr>
        <w:t>משא</w:t>
      </w:r>
      <w:r w:rsidR="00BF1CF6">
        <w:rPr>
          <w:rtl/>
        </w:rPr>
        <w:t>"</w:t>
      </w:r>
      <w:r>
        <w:rPr>
          <w:rFonts w:hint="cs"/>
          <w:rtl/>
        </w:rPr>
        <w:t xml:space="preserve">כ בכחל </w:t>
      </w:r>
      <w:r>
        <w:rPr>
          <w:rtl/>
        </w:rPr>
        <w:t>–</w:t>
      </w:r>
      <w:r>
        <w:rPr>
          <w:rFonts w:hint="cs"/>
          <w:rtl/>
        </w:rPr>
        <w:t xml:space="preserve"> דלב לא בעי קריעה, וכחל לא בעי</w:t>
      </w:r>
    </w:p>
    <w:p w14:paraId="46423453" w14:textId="77777777" w:rsidR="0046556D" w:rsidRDefault="00BD6C4F" w:rsidP="00BD6C4F">
      <w:pPr>
        <w:rPr>
          <w:rtl/>
        </w:rPr>
      </w:pPr>
      <w:r>
        <w:rPr>
          <w:rFonts w:hint="cs"/>
          <w:rtl/>
        </w:rPr>
        <w:t>ד</w:t>
      </w:r>
      <w:r w:rsidRPr="00C63571">
        <w:rPr>
          <w:rtl/>
        </w:rPr>
        <w:t xml:space="preserve">דלמא: לב הוא דסגי </w:t>
      </w:r>
      <w:r>
        <w:rPr>
          <w:rtl/>
        </w:rPr>
        <w:t xml:space="preserve">בקריעה, אבל כחל - לא סגי </w:t>
      </w:r>
      <w:r w:rsidRPr="00C63571">
        <w:rPr>
          <w:rtl/>
        </w:rPr>
        <w:t>בקריעה.</w:t>
      </w:r>
    </w:p>
    <w:p w14:paraId="74DE27B2" w14:textId="77777777" w:rsidR="0046556D" w:rsidRDefault="0046556D" w:rsidP="00BD6C4F">
      <w:pPr>
        <w:rPr>
          <w:rtl/>
        </w:rPr>
      </w:pPr>
    </w:p>
    <w:p w14:paraId="09A5C5D0" w14:textId="77777777" w:rsidR="0046556D" w:rsidRDefault="00BD6C4F" w:rsidP="00BD6C4F">
      <w:pPr>
        <w:rPr>
          <w:rtl/>
        </w:rPr>
      </w:pPr>
      <w:r w:rsidRPr="0078428A">
        <w:rPr>
          <w:b/>
          <w:bCs/>
          <w:rtl/>
        </w:rPr>
        <w:t>•</w:t>
      </w:r>
      <w:r w:rsidRPr="0078428A">
        <w:rPr>
          <w:rFonts w:hint="cs"/>
          <w:b/>
          <w:bCs/>
          <w:rtl/>
        </w:rPr>
        <w:t xml:space="preserve"> </w:t>
      </w:r>
      <w:r w:rsidRPr="00C63571">
        <w:rPr>
          <w:rtl/>
        </w:rPr>
        <w:t>ו</w:t>
      </w:r>
      <w:r w:rsidRPr="00DE6214">
        <w:rPr>
          <w:b/>
          <w:bCs/>
          <w:rtl/>
        </w:rPr>
        <w:t>א</w:t>
      </w:r>
      <w:r w:rsidR="00BF1CF6">
        <w:rPr>
          <w:b/>
          <w:bCs/>
          <w:rtl/>
        </w:rPr>
        <w:t>"</w:t>
      </w:r>
      <w:r w:rsidRPr="00DE6214">
        <w:rPr>
          <w:b/>
          <w:bCs/>
          <w:rtl/>
        </w:rPr>
        <w:t>ד</w:t>
      </w:r>
      <w:r>
        <w:rPr>
          <w:rFonts w:hint="cs"/>
          <w:rtl/>
        </w:rPr>
        <w:t xml:space="preserve"> </w:t>
      </w:r>
      <w:r>
        <w:rPr>
          <w:rStyle w:val="2fb"/>
          <w:rFonts w:hint="cs"/>
          <w:rtl/>
          <w:rPrChange w:id="13440" w:author="מנוע אמוראים" w:date="2026-10-05T16:40:54Z">
            <w:rPr>
              <w:rFonts w:hint="cs"/>
              <w:rtl/>
            </w:rPr>
          </w:rPrChange>
        </w:rPr>
        <w:t xml:space="preserve">ר</w:t>
      </w:r>
      <w:r>
        <w:rPr>
          <w:rStyle w:val="2fb"/>
          <w:rtl/>
          <w:rPrChange w:id="13441" w:author="מנוע אמוראים" w:date="2026-10-05T16:40:54Z">
            <w:rPr>
              <w:rtl/>
            </w:rPr>
          </w:rPrChange>
        </w:rPr>
        <w:t xml:space="preserve">"</w:t>
      </w:r>
      <w:r>
        <w:rPr>
          <w:rStyle w:val="2fb"/>
          <w:rFonts w:hint="cs"/>
          <w:rtl/>
          <w:rPrChange w:id="13442" w:author="מנוע אמוראים" w:date="2026-10-05T16:40:54Z">
            <w:rPr>
              <w:rFonts w:hint="cs"/>
              <w:rtl/>
            </w:rPr>
          </w:rPrChange>
        </w:rPr>
        <w:t xml:space="preserve">ז</w:t>
      </w:r>
      <w:r>
        <w:rPr>
          <w:rFonts w:hint="cs"/>
          <w:rtl/>
        </w:rPr>
        <w:t xml:space="preserve"> מ</w:t>
      </w:r>
      <w:r w:rsidRPr="00C63571">
        <w:rPr>
          <w:rtl/>
        </w:rPr>
        <w:t>רב: אינו עובר עליו - ואסור;</w:t>
      </w:r>
    </w:p>
    <w:p w14:paraId="37A270A3" w14:textId="77777777" w:rsidR="0046556D" w:rsidRDefault="00BD6C4F" w:rsidP="00BD6C4F">
      <w:pPr>
        <w:rPr>
          <w:rtl/>
        </w:rPr>
      </w:pPr>
      <w:r>
        <w:rPr>
          <w:rFonts w:hint="cs"/>
          <w:rtl/>
        </w:rPr>
        <w:t>אין להוכיח מהך ד</w:t>
      </w:r>
      <w:r>
        <w:rPr>
          <w:rtl/>
        </w:rPr>
        <w:t xml:space="preserve">אינו עובר </w:t>
      </w:r>
      <w:r>
        <w:rPr>
          <w:rFonts w:hint="cs"/>
          <w:rtl/>
        </w:rPr>
        <w:t>ומשמע ה</w:t>
      </w:r>
      <w:r>
        <w:rPr>
          <w:rtl/>
        </w:rPr>
        <w:t xml:space="preserve">א איסורא </w:t>
      </w:r>
      <w:r w:rsidRPr="00C63571">
        <w:rPr>
          <w:rtl/>
        </w:rPr>
        <w:t>איכא,</w:t>
      </w:r>
    </w:p>
    <w:p w14:paraId="6DC80044" w14:textId="77777777" w:rsidR="0046556D" w:rsidRDefault="00BD6C4F" w:rsidP="00BD6C4F">
      <w:pPr>
        <w:rPr>
          <w:rtl/>
        </w:rPr>
      </w:pPr>
      <w:r>
        <w:rPr>
          <w:rFonts w:hint="cs"/>
          <w:rtl/>
        </w:rPr>
        <w:t>ד</w:t>
      </w:r>
      <w:r w:rsidRPr="00C63571">
        <w:rPr>
          <w:rtl/>
        </w:rPr>
        <w:t xml:space="preserve">בדין דאיסורא נמי ליכא, </w:t>
      </w:r>
      <w:r>
        <w:rPr>
          <w:rFonts w:hint="cs"/>
          <w:rtl/>
        </w:rPr>
        <w:t xml:space="preserve"> ואיידי דסיפא תנא נמי רישא </w:t>
      </w:r>
      <w:r w:rsidRPr="00C63571">
        <w:rPr>
          <w:rtl/>
        </w:rPr>
        <w:t>אינו עובר עליו;</w:t>
      </w:r>
    </w:p>
    <w:p w14:paraId="2CBF35DA" w14:textId="77777777" w:rsidR="00BD6C4F" w:rsidRPr="00D009F2" w:rsidRDefault="00BD6C4F" w:rsidP="00BD6C4F">
      <w:pPr>
        <w:rPr>
          <w:rFonts w:ascii="BA Franknatan Regular" w:hAnsi="BA Franknatan Regular" w:cs="BA Franknatan Regular"/>
          <w:b/>
          <w:bCs/>
          <w:rtl/>
        </w:rPr>
      </w:pPr>
      <w:r w:rsidRPr="00D009F2">
        <w:rPr>
          <w:rFonts w:ascii="BA Franknatan Regular" w:hAnsi="BA Franknatan Regular" w:cs="BA Franknatan Regular"/>
          <w:b/>
          <w:bCs/>
          <w:rtl/>
        </w:rPr>
        <w:t xml:space="preserve">• ודברי חכמים כשניער וכסה, </w:t>
      </w:r>
    </w:p>
    <w:p w14:paraId="3E81BD7E" w14:textId="640C8079" w:rsidR="0046556D" w:rsidRDefault="00BD6C4F" w:rsidP="00BD6C4F">
      <w:pPr>
        <w:rPr>
          <w:rtl/>
        </w:rPr>
      </w:pPr>
      <w:r>
        <w:rPr>
          <w:rFonts w:hint="cs"/>
          <w:rtl/>
        </w:rPr>
        <w:t>והך ד</w:t>
      </w:r>
      <w:r w:rsidRPr="00C63571">
        <w:rPr>
          <w:rtl/>
        </w:rPr>
        <w:t xml:space="preserve">הכחל - קורעו ומוציא את חלבו, </w:t>
      </w:r>
      <w:r>
        <w:rPr>
          <w:rFonts w:hint="cs"/>
          <w:rtl/>
        </w:rPr>
        <w:t xml:space="preserve"> </w:t>
      </w:r>
      <w:r w:rsidRPr="00C63571">
        <w:rPr>
          <w:rtl/>
        </w:rPr>
        <w:t xml:space="preserve">לא קרעו - אינו עובר עליו, </w:t>
      </w:r>
    </w:p>
    <w:p w14:paraId="124F67B0" w14:textId="4EA989BB" w:rsidR="0046556D" w:rsidRDefault="00BD6C4F" w:rsidP="00BD6C4F">
      <w:pPr>
        <w:rPr>
          <w:rtl/>
        </w:rPr>
      </w:pPr>
      <w:r w:rsidRPr="00C63571">
        <w:rPr>
          <w:rtl/>
        </w:rPr>
        <w:t xml:space="preserve">הלב - קורעו ומוציא את דמו, לא קרעו - קורעו לאחר בשולו ומותר, </w:t>
      </w:r>
    </w:p>
    <w:p w14:paraId="0B498768" w14:textId="77777777" w:rsidR="0046556D" w:rsidRDefault="000828F8" w:rsidP="00C62948">
      <w:pPr>
        <w:pStyle w:val="affffb"/>
        <w:rPr>
          <w:rtl/>
        </w:rPr>
      </w:pPr>
      <w:r>
        <w:rPr>
          <w:rtl/>
        </w:rPr>
        <w:t xml:space="preserve">- </w:t>
      </w:r>
      <w:r w:rsidR="00BD6C4F" w:rsidRPr="00C63571">
        <w:rPr>
          <w:rtl/>
        </w:rPr>
        <w:t>לב הוא דבעי קריעה, אבל כחל - לא בעי קריעה!</w:t>
      </w:r>
    </w:p>
    <w:p w14:paraId="1EDC6AAA" w14:textId="77777777" w:rsidR="0046556D" w:rsidRDefault="000828F8" w:rsidP="00C62948">
      <w:pPr>
        <w:pStyle w:val="affffb"/>
        <w:rPr>
          <w:rtl/>
        </w:rPr>
      </w:pPr>
      <w:r>
        <w:rPr>
          <w:rtl/>
        </w:rPr>
        <w:t xml:space="preserve">- </w:t>
      </w:r>
      <w:r w:rsidR="00BD6C4F" w:rsidRPr="00C63571">
        <w:rPr>
          <w:rtl/>
        </w:rPr>
        <w:t>דלמא: לב הוא - דסגי ליה בקריעה, אבל כחל - לא סגי ליה בקריעה.</w:t>
      </w:r>
    </w:p>
    <w:p w14:paraId="08F4B2FC" w14:textId="77777777" w:rsidR="0046556D" w:rsidRDefault="0046556D" w:rsidP="00BD6C4F">
      <w:pPr>
        <w:rPr>
          <w:rtl/>
        </w:rPr>
      </w:pPr>
    </w:p>
    <w:p w14:paraId="2E831C01" w14:textId="77777777" w:rsidR="00BD6C4F" w:rsidRDefault="00BD6C4F" w:rsidP="00BD6C4F">
      <w:pPr>
        <w:rPr>
          <w:rFonts w:ascii="BA Franknatan Regular" w:hAnsi="BA Franknatan Regular" w:cs="BA Franknatan Regular"/>
          <w:b/>
          <w:bCs/>
          <w:rtl/>
        </w:rPr>
      </w:pPr>
      <w:r w:rsidRPr="00784CE3">
        <w:rPr>
          <w:rFonts w:ascii="BA Franknatan Regular" w:hAnsi="BA Franknatan Regular" w:cs="BA Franknatan Regular"/>
          <w:rtl/>
        </w:rPr>
        <w:t xml:space="preserve">• </w:t>
      </w:r>
      <w:r w:rsidRPr="00D009F2">
        <w:rPr>
          <w:rFonts w:ascii="BA Franknatan Regular" w:hAnsi="BA Franknatan Regular" w:cs="BA Franknatan Regular"/>
          <w:b/>
          <w:bCs/>
          <w:rtl/>
        </w:rPr>
        <w:t>ודברי חכמים כשניער וכסה</w:t>
      </w:r>
    </w:p>
    <w:p w14:paraId="76D61D83" w14:textId="77777777" w:rsidR="0046556D" w:rsidRDefault="00BD6C4F" w:rsidP="00BD6C4F">
      <w:pPr>
        <w:rPr>
          <w:rtl/>
        </w:rPr>
      </w:pPr>
      <w:r w:rsidRPr="00784CE3">
        <w:rPr>
          <w:rFonts w:ascii="BA Franknatan Regular" w:hAnsi="BA Franknatan Regular" w:cs="BA Franknatan Regular"/>
          <w:rtl/>
        </w:rPr>
        <w:t xml:space="preserve"> </w:t>
      </w:r>
      <w:r w:rsidRPr="00D009F2">
        <w:rPr>
          <w:b/>
          <w:bCs/>
          <w:rtl/>
        </w:rPr>
        <w:t>תניא כ</w:t>
      </w:r>
      <w:r w:rsidRPr="00C63571">
        <w:rPr>
          <w:rtl/>
        </w:rPr>
        <w:t>ל</w:t>
      </w:r>
      <w:r w:rsidR="00BF1CF6">
        <w:rPr>
          <w:rtl/>
        </w:rPr>
        <w:t>"</w:t>
      </w:r>
      <w:r>
        <w:rPr>
          <w:rFonts w:hint="cs"/>
          <w:rtl/>
        </w:rPr>
        <w:t xml:space="preserve">ק </w:t>
      </w:r>
      <w:r>
        <w:rPr>
          <w:rtl/>
        </w:rPr>
        <w:t xml:space="preserve">דרב: כחל שבשלו בחלבו </w:t>
      </w:r>
      <w:r w:rsidRPr="00C63571">
        <w:rPr>
          <w:rtl/>
        </w:rPr>
        <w:t>מותר, קבה שבשלה בחלבה - אסור,</w:t>
      </w:r>
    </w:p>
    <w:p w14:paraId="0F3731EA" w14:textId="77777777" w:rsidR="0046556D" w:rsidRDefault="00BD6C4F" w:rsidP="00BD6C4F">
      <w:pPr>
        <w:rPr>
          <w:rtl/>
        </w:rPr>
      </w:pPr>
      <w:r w:rsidRPr="00C63571">
        <w:rPr>
          <w:rtl/>
        </w:rPr>
        <w:t xml:space="preserve"> ומה הפרש בין זה לזה - זה כנוס במעיו, וזה אין כנוס במעיו.</w:t>
      </w:r>
    </w:p>
    <w:p w14:paraId="53829348" w14:textId="77777777" w:rsidR="0046556D" w:rsidRDefault="00BD6C4F" w:rsidP="00BD6C4F">
      <w:pPr>
        <w:rPr>
          <w:rtl/>
        </w:rPr>
      </w:pPr>
      <w:r w:rsidRPr="00D009F2">
        <w:rPr>
          <w:b/>
          <w:bCs/>
          <w:rtl/>
        </w:rPr>
        <w:t>כיצד קורעו?</w:t>
      </w:r>
      <w:r w:rsidRPr="00C63571">
        <w:rPr>
          <w:rtl/>
        </w:rPr>
        <w:t xml:space="preserve"> </w:t>
      </w:r>
      <w:r>
        <w:rPr>
          <w:rStyle w:val="2fb"/>
          <w:rFonts w:hint="cs"/>
          <w:rtl/>
          <w:rPrChange w:id="13443" w:author="מנוע אמוראים" w:date="2026-10-05T16:40:54Z">
            <w:rPr>
              <w:rFonts w:hint="cs"/>
              <w:rtl/>
            </w:rPr>
          </w:rPrChange>
        </w:rPr>
        <w:t xml:space="preserve">אר</w:t>
      </w:r>
      <w:r>
        <w:rPr>
          <w:rStyle w:val="2fb"/>
          <w:rtl/>
          <w:rPrChange w:id="13444" w:author="מנוע אמוראים" w:date="2026-10-05T16:40:54Z">
            <w:rPr>
              <w:rtl/>
            </w:rPr>
          </w:rPrChange>
        </w:rPr>
        <w:t xml:space="preserve">"</w:t>
      </w:r>
      <w:r>
        <w:rPr>
          <w:rStyle w:val="2fb"/>
          <w:rFonts w:hint="cs"/>
          <w:rtl/>
          <w:rPrChange w:id="13445" w:author="מנוע אמוראים" w:date="2026-10-05T16:40:54Z">
            <w:rPr>
              <w:rFonts w:hint="cs"/>
              <w:rtl/>
            </w:rPr>
          </w:rPrChange>
        </w:rPr>
        <w:t xml:space="preserve">י</w:t>
      </w:r>
      <w:r w:rsidRPr="00C63571">
        <w:rPr>
          <w:rtl/>
        </w:rPr>
        <w:t>: קורעו שתי וערב וטחו בכותל.</w:t>
      </w:r>
    </w:p>
    <w:p w14:paraId="5359109D" w14:textId="77777777" w:rsidR="0046556D" w:rsidRDefault="00BD6C4F" w:rsidP="00BD6C4F">
      <w:pPr>
        <w:rPr>
          <w:rtl/>
        </w:rPr>
      </w:pPr>
      <w:r w:rsidRPr="00C63571">
        <w:rPr>
          <w:rtl/>
        </w:rPr>
        <w:t xml:space="preserve">א"ל </w:t>
      </w:r>
      <w:r>
        <w:rPr>
          <w:rStyle w:val="2fb"/>
          <w:rFonts w:hint="cs"/>
          <w:rtl/>
          <w:rPrChange w:id="13446" w:author="מנוע אמוראים" w:date="2026-10-05T16:40:54Z">
            <w:rPr>
              <w:rFonts w:hint="cs"/>
              <w:rtl/>
            </w:rPr>
          </w:rPrChange>
        </w:rPr>
        <w:t xml:space="preserve">ר</w:t>
      </w:r>
      <w:r>
        <w:rPr>
          <w:rStyle w:val="2fb"/>
          <w:rtl/>
          <w:rPrChange w:id="13447" w:author="מנוע אמוראים" w:date="2026-10-05T16:40:54Z">
            <w:rPr>
              <w:rtl/>
            </w:rPr>
          </w:rPrChange>
        </w:rPr>
        <w:t xml:space="preserve">"</w:t>
      </w:r>
      <w:r>
        <w:rPr>
          <w:rStyle w:val="2fb"/>
          <w:rFonts w:hint="cs"/>
          <w:rtl/>
          <w:rPrChange w:id="13448" w:author="מנוע אמוראים" w:date="2026-10-05T16:40:54Z">
            <w:rPr>
              <w:rFonts w:hint="cs"/>
              <w:rtl/>
            </w:rPr>
          </w:rPrChange>
        </w:rPr>
        <w:t xml:space="preserve">א</w:t>
      </w:r>
      <w:r w:rsidRPr="00C63571">
        <w:rPr>
          <w:rtl/>
        </w:rPr>
        <w:t xml:space="preserve"> לשמעיה: קרע לי ואנא איכול;</w:t>
      </w:r>
      <w:r>
        <w:rPr>
          <w:rFonts w:hint="cs"/>
          <w:rtl/>
        </w:rPr>
        <w:t xml:space="preserve"> ו</w:t>
      </w:r>
      <w:r w:rsidRPr="00C63571">
        <w:rPr>
          <w:rtl/>
        </w:rPr>
        <w:t>הא קמ"ל: דלא בעינן שתי וערב וטחו בכותל.</w:t>
      </w:r>
    </w:p>
    <w:p w14:paraId="1ADF409D" w14:textId="77777777" w:rsidR="0046556D" w:rsidRDefault="0046556D" w:rsidP="00BD6C4F">
      <w:pPr>
        <w:rPr>
          <w:rtl/>
        </w:rPr>
      </w:pPr>
    </w:p>
    <w:p w14:paraId="01BE77E4" w14:textId="77777777" w:rsidR="0046556D" w:rsidRDefault="00BD6C4F" w:rsidP="00BD6C4F">
      <w:pPr>
        <w:rPr>
          <w:rtl/>
        </w:rPr>
      </w:pPr>
      <w:r w:rsidRPr="00D009F2">
        <w:rPr>
          <w:b/>
          <w:bCs/>
          <w:rtl/>
        </w:rPr>
        <w:t>אמרה ליה ילתא לרב נחמן:</w:t>
      </w:r>
      <w:r w:rsidRPr="00C63571">
        <w:rPr>
          <w:rtl/>
        </w:rPr>
        <w:t xml:space="preserve"> מכדי, כל דאסר לן רחמנא שרא לן כוותיה, אסר לן ד</w:t>
      </w:r>
      <w:r>
        <w:rPr>
          <w:rFonts w:hint="cs"/>
          <w:rtl/>
        </w:rPr>
        <w:t>ם</w:t>
      </w:r>
      <w:r w:rsidRPr="00C63571">
        <w:rPr>
          <w:rtl/>
        </w:rPr>
        <w:t xml:space="preserve"> </w:t>
      </w:r>
      <w:r>
        <w:rPr>
          <w:rtl/>
        </w:rPr>
        <w:t>–</w:t>
      </w:r>
      <w:r w:rsidRPr="00C63571">
        <w:rPr>
          <w:rtl/>
        </w:rPr>
        <w:t xml:space="preserve"> </w:t>
      </w:r>
      <w:r>
        <w:rPr>
          <w:rFonts w:hint="cs"/>
          <w:rtl/>
        </w:rPr>
        <w:t xml:space="preserve">התיר לנו כבד, </w:t>
      </w:r>
      <w:r w:rsidRPr="00C63571">
        <w:rPr>
          <w:rtl/>
        </w:rPr>
        <w:t xml:space="preserve"> נדה - דם טוהר, חלב בהמה - חלב חיה, חזיר - מוחא דשיבוטא</w:t>
      </w:r>
      <w:r>
        <w:rPr>
          <w:rFonts w:hint="cs"/>
          <w:rtl/>
        </w:rPr>
        <w:t>[דג]</w:t>
      </w:r>
      <w:r w:rsidRPr="00C63571">
        <w:rPr>
          <w:rtl/>
        </w:rPr>
        <w:t>, גירותא</w:t>
      </w:r>
      <w:r>
        <w:rPr>
          <w:rFonts w:hint="cs"/>
          <w:rtl/>
        </w:rPr>
        <w:t>[עוף דורס]</w:t>
      </w:r>
      <w:r w:rsidRPr="00C63571">
        <w:rPr>
          <w:rtl/>
        </w:rPr>
        <w:t xml:space="preserve"> - לישנא דכוורא</w:t>
      </w:r>
      <w:r>
        <w:rPr>
          <w:rFonts w:hint="cs"/>
          <w:rtl/>
        </w:rPr>
        <w:t>[דג]</w:t>
      </w:r>
      <w:r w:rsidRPr="00C63571">
        <w:rPr>
          <w:rtl/>
        </w:rPr>
        <w:t>, אשת איש - גרושה בחיי בעלה, אשת אח - יבמה, כותית - יפת תאר, בעינן למיכל בשרא בחלבא!</w:t>
      </w:r>
    </w:p>
    <w:p w14:paraId="030A29CB" w14:textId="77777777" w:rsidR="0046556D" w:rsidRDefault="0046556D" w:rsidP="00BD6C4F">
      <w:pPr>
        <w:rPr>
          <w:rtl/>
        </w:rPr>
      </w:pPr>
    </w:p>
    <w:p w14:paraId="37F1FA8F" w14:textId="77777777" w:rsidR="0046556D" w:rsidRDefault="00BD6C4F" w:rsidP="00BD6C4F">
      <w:pPr>
        <w:rPr>
          <w:rtl/>
        </w:rPr>
      </w:pPr>
      <w:r w:rsidRPr="00C63571">
        <w:rPr>
          <w:rtl/>
        </w:rPr>
        <w:t>א</w:t>
      </w:r>
      <w:r w:rsidR="00BF1CF6">
        <w:rPr>
          <w:rtl/>
        </w:rPr>
        <w:t>"</w:t>
      </w:r>
      <w:r>
        <w:rPr>
          <w:rFonts w:hint="cs"/>
          <w:rtl/>
        </w:rPr>
        <w:t xml:space="preserve">ל </w:t>
      </w:r>
      <w:r>
        <w:rPr>
          <w:rStyle w:val="2fb"/>
          <w:rFonts w:hint="cs"/>
          <w:rtl/>
          <w:rPrChange w:id="13449" w:author="מנוע אמוראים" w:date="2026-10-05T16:40:54Z">
            <w:rPr>
              <w:rFonts w:hint="cs"/>
              <w:rtl/>
            </w:rPr>
          </w:rPrChange>
        </w:rPr>
        <w:t xml:space="preserve">ר</w:t>
      </w:r>
      <w:r>
        <w:rPr>
          <w:rStyle w:val="2fb"/>
          <w:rtl/>
          <w:rPrChange w:id="13450" w:author="מנוע אמוראים" w:date="2026-10-05T16:40:54Z">
            <w:rPr>
              <w:rtl/>
            </w:rPr>
          </w:rPrChange>
        </w:rPr>
        <w:t xml:space="preserve">"</w:t>
      </w:r>
      <w:r>
        <w:rPr>
          <w:rStyle w:val="2fb"/>
          <w:rFonts w:hint="cs"/>
          <w:rtl/>
          <w:rPrChange w:id="13451" w:author="מנוע אמוראים" w:date="2026-10-05T16:40:54Z">
            <w:rPr>
              <w:rFonts w:hint="cs"/>
              <w:rtl/>
            </w:rPr>
          </w:rPrChange>
        </w:rPr>
        <w:t xml:space="preserve">נ</w:t>
      </w:r>
      <w:r>
        <w:rPr>
          <w:rFonts w:hint="cs"/>
          <w:rtl/>
        </w:rPr>
        <w:t xml:space="preserve"> לטבחים תנו לה כחל בשיפוד</w:t>
      </w:r>
      <w:r w:rsidRPr="00C63571">
        <w:rPr>
          <w:rtl/>
        </w:rPr>
        <w:t>.</w:t>
      </w:r>
    </w:p>
    <w:p w14:paraId="5926180F" w14:textId="77777777" w:rsidR="0046556D" w:rsidRDefault="00BD6C4F" w:rsidP="00BD6C4F">
      <w:pPr>
        <w:rPr>
          <w:rtl/>
        </w:rPr>
      </w:pPr>
      <w:r w:rsidRPr="00C63571">
        <w:rPr>
          <w:rtl/>
        </w:rPr>
        <w:t>והאנן תנן קורעו? ההוא לקדרה, והא קתני שבשלו - דיעבד - אין, לכתחלה - לא!</w:t>
      </w:r>
    </w:p>
    <w:p w14:paraId="2575E106" w14:textId="77777777" w:rsidR="00BD6C4F" w:rsidRDefault="00BD6C4F" w:rsidP="00F07436">
      <w:pPr>
        <w:pStyle w:val="afff3"/>
        <w:framePr w:wrap="around"/>
        <w:rPr>
          <w:rtl/>
        </w:rPr>
      </w:pPr>
      <w:r>
        <w:rPr>
          <w:rFonts w:hint="cs"/>
          <w:rtl/>
        </w:rPr>
        <w:t>קי.</w:t>
      </w:r>
    </w:p>
    <w:p w14:paraId="36467A66" w14:textId="77777777" w:rsidR="0046556D" w:rsidRDefault="00BD6C4F" w:rsidP="00BD6C4F">
      <w:pPr>
        <w:rPr>
          <w:rtl/>
        </w:rPr>
      </w:pPr>
      <w:r>
        <w:rPr>
          <w:rtl/>
        </w:rPr>
        <w:t>ה"ה דאפי' לכתחלה, ואיידי ד</w:t>
      </w:r>
      <w:r w:rsidRPr="00C63571">
        <w:rPr>
          <w:rtl/>
        </w:rPr>
        <w:t>בעי למיתנא סיפא קבה  שבשלה בחלבה - אסורה דאפילו דיעבד נמי לא, תנא נמי רישא שבשלה.</w:t>
      </w:r>
    </w:p>
    <w:p w14:paraId="48D25F04" w14:textId="77777777" w:rsidR="0046556D" w:rsidRDefault="00BD6C4F" w:rsidP="00BD6C4F">
      <w:pPr>
        <w:rPr>
          <w:rtl/>
        </w:rPr>
      </w:pPr>
      <w:r>
        <w:rPr>
          <w:rFonts w:hint="cs"/>
          <w:rtl/>
        </w:rPr>
        <w:t xml:space="preserve">כשעלה </w:t>
      </w:r>
      <w:r>
        <w:rPr>
          <w:rStyle w:val="2fb"/>
          <w:rFonts w:hint="cs"/>
          <w:rtl/>
          <w:rPrChange w:id="13452" w:author="מנוע אמוראים" w:date="2026-10-05T16:40:54Z">
            <w:rPr>
              <w:rFonts w:hint="cs"/>
              <w:rtl/>
            </w:rPr>
          </w:rPrChange>
        </w:rPr>
        <w:t xml:space="preserve">ר</w:t>
      </w:r>
      <w:r>
        <w:rPr>
          <w:rStyle w:val="2fb"/>
          <w:rtl/>
          <w:rPrChange w:id="13453" w:author="מנוע אמוראים" w:date="2026-10-05T16:40:54Z">
            <w:rPr>
              <w:rtl/>
            </w:rPr>
          </w:rPrChange>
        </w:rPr>
        <w:t xml:space="preserve">"</w:t>
      </w:r>
      <w:r>
        <w:rPr>
          <w:rStyle w:val="2fb"/>
          <w:rFonts w:hint="cs"/>
          <w:rtl/>
          <w:rPrChange w:id="13454" w:author="מנוע אמוראים" w:date="2026-10-05T16:40:54Z">
            <w:rPr>
              <w:rFonts w:hint="cs"/>
              <w:rtl/>
            </w:rPr>
          </w:rPrChange>
        </w:rPr>
        <w:t xml:space="preserve">א</w:t>
      </w:r>
      <w:r>
        <w:rPr>
          <w:rFonts w:hint="cs"/>
          <w:rtl/>
        </w:rPr>
        <w:t xml:space="preserve"> מצאו לזעירי א</w:t>
      </w:r>
      <w:r w:rsidR="00BF1CF6">
        <w:rPr>
          <w:rtl/>
        </w:rPr>
        <w:t>"</w:t>
      </w:r>
      <w:r>
        <w:rPr>
          <w:rFonts w:hint="cs"/>
          <w:rtl/>
        </w:rPr>
        <w:t>ל:</w:t>
      </w:r>
      <w:r w:rsidRPr="00C63571">
        <w:rPr>
          <w:rtl/>
        </w:rPr>
        <w:t xml:space="preserve"> איכא תנא דאתנייה לרב כחל? </w:t>
      </w:r>
      <w:r>
        <w:rPr>
          <w:rFonts w:hint="cs"/>
          <w:rtl/>
        </w:rPr>
        <w:t xml:space="preserve">בני המקום </w:t>
      </w:r>
      <w:r>
        <w:rPr>
          <w:rStyle w:val="2fb"/>
          <w:rFonts w:hint="cs"/>
          <w:rtl/>
          <w:rPrChange w:id="13455" w:author="מנוע אמוראים" w:date="2026-10-05T16:40:54Z">
            <w:rPr>
              <w:rFonts w:hint="cs"/>
              <w:rtl/>
            </w:rPr>
          </w:rPrChange>
        </w:rPr>
        <w:t xml:space="preserve">לריצב</w:t>
      </w:r>
      <w:r>
        <w:rPr>
          <w:rStyle w:val="2fb"/>
          <w:rtl/>
          <w:rPrChange w:id="13456" w:author="מנוע אמוראים" w:date="2026-10-05T16:40:54Z">
            <w:rPr>
              <w:rtl/>
            </w:rPr>
          </w:rPrChange>
        </w:rPr>
        <w:t xml:space="preserve">"</w:t>
      </w:r>
      <w:r>
        <w:rPr>
          <w:rStyle w:val="2fb"/>
          <w:rFonts w:hint="cs"/>
          <w:rtl/>
          <w:rPrChange w:id="13457" w:author="מנוע אמוראים" w:date="2026-10-05T16:40:54Z">
            <w:rPr>
              <w:rFonts w:hint="cs"/>
              <w:rtl/>
            </w:rPr>
          </w:rPrChange>
        </w:rPr>
        <w:t xml:space="preserve">א</w:t>
      </w:r>
      <w:r>
        <w:rPr>
          <w:rFonts w:hint="cs"/>
          <w:rtl/>
        </w:rPr>
        <w:t xml:space="preserve">:</w:t>
      </w:r>
      <w:r w:rsidRPr="00C63571">
        <w:rPr>
          <w:rtl/>
        </w:rPr>
        <w:t xml:space="preserve"> א"ל: אני לא שניתי לו כחל כל עיקר, </w:t>
      </w:r>
      <w:r w:rsidRPr="00C63571">
        <w:rPr>
          <w:rtl/>
        </w:rPr>
        <w:lastRenderedPageBreak/>
        <w:t xml:space="preserve">ורב - בקעה מצא </w:t>
      </w:r>
      <w:r>
        <w:rPr>
          <w:rFonts w:hint="cs"/>
          <w:rtl/>
        </w:rPr>
        <w:t xml:space="preserve">[שהתירו לעצמם </w:t>
      </w:r>
      <w:r w:rsidRPr="00C63571">
        <w:rPr>
          <w:rtl/>
        </w:rPr>
        <w:t>וגדר בה גדר</w:t>
      </w:r>
      <w:r>
        <w:rPr>
          <w:rFonts w:hint="cs"/>
          <w:rtl/>
        </w:rPr>
        <w:t>[והחמיר עליהם]</w:t>
      </w:r>
    </w:p>
    <w:p w14:paraId="4993ECA0"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דרב </w:t>
      </w:r>
      <w:r>
        <w:rPr>
          <w:rFonts w:hint="cs"/>
          <w:rtl/>
        </w:rPr>
        <w:t xml:space="preserve">נזדמן </w:t>
      </w:r>
      <w:r>
        <w:rPr>
          <w:rtl/>
        </w:rPr>
        <w:t>לטטלפוש, שמע</w:t>
      </w:r>
      <w:r w:rsidRPr="00C63571">
        <w:rPr>
          <w:rtl/>
        </w:rPr>
        <w:t xml:space="preserve"> ל</w:t>
      </w:r>
      <w:r>
        <w:rPr>
          <w:rFonts w:hint="cs"/>
          <w:rtl/>
        </w:rPr>
        <w:t>אותה אשה ש</w:t>
      </w:r>
      <w:r w:rsidRPr="00C63571">
        <w:rPr>
          <w:rtl/>
        </w:rPr>
        <w:t xml:space="preserve">אמרה לחבירתה: </w:t>
      </w:r>
      <w:r>
        <w:rPr>
          <w:rFonts w:hint="cs"/>
          <w:rtl/>
        </w:rPr>
        <w:t xml:space="preserve">ליטר </w:t>
      </w:r>
      <w:r>
        <w:rPr>
          <w:rtl/>
        </w:rPr>
        <w:t>בשר כמה חלב</w:t>
      </w:r>
      <w:r w:rsidRPr="00C63571">
        <w:rPr>
          <w:rtl/>
        </w:rPr>
        <w:t xml:space="preserve"> בעי לבשולי? אמר: לא גמירי דבשר בחלב - </w:t>
      </w:r>
      <w:r>
        <w:rPr>
          <w:rtl/>
        </w:rPr>
        <w:t>אסור, איעכב ו</w:t>
      </w:r>
      <w:r w:rsidRPr="00C63571">
        <w:rPr>
          <w:rtl/>
        </w:rPr>
        <w:t>אסר להו כחלי;</w:t>
      </w:r>
    </w:p>
    <w:p w14:paraId="4AE99D9A" w14:textId="77777777" w:rsidR="0046556D" w:rsidRDefault="00BD6C4F" w:rsidP="00BD6C4F">
      <w:pPr>
        <w:rPr>
          <w:rtl/>
        </w:rPr>
      </w:pPr>
      <w:r>
        <w:rPr>
          <w:rStyle w:val="2fb"/>
          <w:rtl/>
          <w:rPrChange w:id="13458" w:author="מנוע אמוראים" w:date="2026-10-05T16:40:54Z">
            <w:rPr>
              <w:rtl/>
            </w:rPr>
          </w:rPrChange>
        </w:rPr>
        <w:t xml:space="preserve">ר</w:t>
      </w:r>
      <w:r>
        <w:rPr>
          <w:rStyle w:val="2fb"/>
          <w:rtl/>
          <w:rPrChange w:id="13459" w:author="מנוע אמוראים" w:date="2026-10-05T16:40:54Z">
            <w:rPr>
              <w:rtl/>
            </w:rPr>
          </w:rPrChange>
        </w:rPr>
        <w:t xml:space="preserve">"</w:t>
      </w:r>
      <w:r>
        <w:rPr>
          <w:rStyle w:val="2fb"/>
          <w:rFonts w:hint="cs"/>
          <w:rtl/>
          <w:rPrChange w:id="13460" w:author="מנוע אמוראים" w:date="2026-10-05T16:40:54Z">
            <w:rPr>
              <w:rFonts w:hint="cs"/>
              <w:rtl/>
            </w:rPr>
          </w:rPrChange>
        </w:rPr>
        <w:t xml:space="preserve">כ</w:t>
      </w:r>
      <w:r w:rsidRPr="00C63571">
        <w:rPr>
          <w:rtl/>
        </w:rPr>
        <w:t xml:space="preserve"> מתני הכי.</w:t>
      </w:r>
    </w:p>
    <w:p w14:paraId="7F4FF0DD" w14:textId="77777777" w:rsidR="0046556D" w:rsidRDefault="00BD6C4F" w:rsidP="00BD6C4F">
      <w:pPr>
        <w:rPr>
          <w:rtl/>
        </w:rPr>
      </w:pPr>
      <w:r>
        <w:rPr>
          <w:rStyle w:val="2fb"/>
          <w:rtl/>
          <w:rPrChange w:id="13461" w:author="מנוע אמוראים" w:date="2026-10-05T16:40:54Z">
            <w:rPr>
              <w:rtl/>
            </w:rPr>
          </w:rPrChange>
        </w:rPr>
        <w:t xml:space="preserve">ר</w:t>
      </w:r>
      <w:r>
        <w:rPr>
          <w:rStyle w:val="2fb"/>
          <w:rFonts w:hint="cs"/>
          <w:rtl/>
          <w:rPrChange w:id="13462" w:author="מנוע אמוראים" w:date="2026-10-05T16:40:54Z">
            <w:rPr>
              <w:rFonts w:hint="cs"/>
              <w:rtl/>
            </w:rPr>
          </w:rPrChange>
        </w:rPr>
        <w:t xml:space="preserve">יב</w:t>
      </w:r>
      <w:r>
        <w:rPr>
          <w:rStyle w:val="2fb"/>
          <w:rtl/>
          <w:rPrChange w:id="13463" w:author="מנוע אמוראים" w:date="2026-10-05T16:40:54Z">
            <w:rPr>
              <w:rtl/>
            </w:rPr>
          </w:rPrChange>
        </w:rPr>
        <w:t xml:space="preserve">"</w:t>
      </w:r>
      <w:r>
        <w:rPr>
          <w:rStyle w:val="2fb"/>
          <w:rFonts w:hint="cs"/>
          <w:rtl/>
          <w:rPrChange w:id="13464" w:author="מנוע אמוראים" w:date="2026-10-05T16:40:54Z">
            <w:rPr>
              <w:rFonts w:hint="cs"/>
              <w:rtl/>
            </w:rPr>
          </w:rPrChange>
        </w:rPr>
        <w:t xml:space="preserve">א</w:t>
      </w:r>
      <w:r>
        <w:rPr>
          <w:rFonts w:hint="cs"/>
          <w:rtl/>
        </w:rPr>
        <w:t xml:space="preserve"> </w:t>
      </w:r>
      <w:r w:rsidRPr="00C63571">
        <w:rPr>
          <w:rtl/>
        </w:rPr>
        <w:t>מתני: אנא כחל של מניקה שניתי לו, ומפלפולו של רב חייא שנה ליה כחל סתם.</w:t>
      </w:r>
    </w:p>
    <w:p w14:paraId="38D838E9" w14:textId="77777777" w:rsidR="0046556D" w:rsidRDefault="00BD6C4F" w:rsidP="00BD6C4F">
      <w:pPr>
        <w:rPr>
          <w:rtl/>
        </w:rPr>
      </w:pPr>
      <w:r>
        <w:rPr>
          <w:rtl/>
        </w:rPr>
        <w:t xml:space="preserve">רבין </w:t>
      </w:r>
      <w:r>
        <w:rPr>
          <w:rStyle w:val="2fb"/>
          <w:rtl/>
          <w:rPrChange w:id="13465" w:author="מנוע אמוראים" w:date="2026-10-05T16:40:54Z">
            <w:rPr>
              <w:rtl/>
            </w:rPr>
          </w:rPrChange>
        </w:rPr>
        <w:t xml:space="preserve">ור</w:t>
      </w:r>
      <w:r>
        <w:rPr>
          <w:rStyle w:val="2fb"/>
          <w:rFonts w:hint="cs"/>
          <w:rtl/>
          <w:rPrChange w:id="13466" w:author="מנוע אמוראים" w:date="2026-10-05T16:40:54Z">
            <w:rPr>
              <w:rFonts w:hint="cs"/>
              <w:rtl/>
            </w:rPr>
          </w:rPrChange>
        </w:rPr>
        <w:t xml:space="preserve">יב</w:t>
      </w:r>
      <w:r>
        <w:rPr>
          <w:rStyle w:val="2fb"/>
          <w:rtl/>
          <w:rPrChange w:id="13467" w:author="מנוע אמוראים" w:date="2026-10-05T16:40:54Z">
            <w:rPr>
              <w:rtl/>
            </w:rPr>
          </w:rPrChange>
        </w:rPr>
        <w:t xml:space="preserve">"</w:t>
      </w:r>
      <w:r>
        <w:rPr>
          <w:rStyle w:val="2fb"/>
          <w:rFonts w:hint="cs"/>
          <w:rtl/>
          <w:rPrChange w:id="13468" w:author="מנוע אמוראים" w:date="2026-10-05T16:40:54Z">
            <w:rPr>
              <w:rFonts w:hint="cs"/>
              <w:rtl/>
            </w:rPr>
          </w:rPrChange>
        </w:rPr>
        <w:t xml:space="preserve">י</w:t>
      </w:r>
      <w:r>
        <w:rPr>
          <w:rFonts w:hint="cs"/>
          <w:rtl/>
        </w:rPr>
        <w:t xml:space="preserve"> </w:t>
      </w:r>
      <w:r>
        <w:rPr>
          <w:rtl/>
        </w:rPr>
        <w:t>נזדמנו</w:t>
      </w:r>
      <w:r w:rsidRPr="00C63571">
        <w:rPr>
          <w:rtl/>
        </w:rPr>
        <w:t xml:space="preserve"> לבי רב פפי, </w:t>
      </w:r>
      <w:r>
        <w:rPr>
          <w:rFonts w:hint="cs"/>
          <w:rtl/>
        </w:rPr>
        <w:t xml:space="preserve">הביא לפניהם </w:t>
      </w:r>
      <w:r w:rsidRPr="00C63571">
        <w:rPr>
          <w:rtl/>
        </w:rPr>
        <w:t>תבשיל דכחל, רב יצחק בר יוסף - אכל, רבין - לא אכל;</w:t>
      </w:r>
    </w:p>
    <w:p w14:paraId="5A0C0867" w14:textId="77777777" w:rsidR="0046556D" w:rsidRDefault="00BD6C4F" w:rsidP="00BD6C4F">
      <w:pPr>
        <w:rPr>
          <w:rtl/>
        </w:rPr>
      </w:pPr>
      <w:r w:rsidRPr="00C63571">
        <w:rPr>
          <w:rtl/>
        </w:rPr>
        <w:t xml:space="preserve">אביי: רבין תכלא אמאי לא אכל? מכדי, </w:t>
      </w:r>
      <w:r>
        <w:rPr>
          <w:rFonts w:hint="cs"/>
          <w:rtl/>
        </w:rPr>
        <w:t xml:space="preserve">אשת </w:t>
      </w:r>
      <w:r>
        <w:rPr>
          <w:rStyle w:val="2fb"/>
          <w:rFonts w:hint="cs"/>
          <w:rtl/>
          <w:rPrChange w:id="13469" w:author="מנוע אמוראים" w:date="2026-10-05T16:40:54Z">
            <w:rPr>
              <w:rFonts w:hint="cs"/>
              <w:rtl/>
            </w:rPr>
          </w:rPrChange>
        </w:rPr>
        <w:t xml:space="preserve">ר</w:t>
      </w:r>
      <w:r>
        <w:rPr>
          <w:rStyle w:val="2fb"/>
          <w:rtl/>
          <w:rPrChange w:id="13470" w:author="מנוע אמוראים" w:date="2026-10-05T16:40:54Z">
            <w:rPr>
              <w:rtl/>
            </w:rPr>
          </w:rPrChange>
        </w:rPr>
        <w:t xml:space="preserve">"</w:t>
      </w:r>
      <w:r>
        <w:rPr>
          <w:rStyle w:val="2fb"/>
          <w:rFonts w:hint="cs"/>
          <w:rtl/>
          <w:rPrChange w:id="13471" w:author="מנוע אמוראים" w:date="2026-10-05T16:40:54Z">
            <w:rPr>
              <w:rFonts w:hint="cs"/>
              <w:rtl/>
            </w:rPr>
          </w:rPrChange>
        </w:rPr>
        <w:t xml:space="preserve">פ</w:t>
      </w:r>
      <w:r>
        <w:rPr>
          <w:rFonts w:hint="cs"/>
          <w:rtl/>
        </w:rPr>
        <w:t xml:space="preserve"> בתו של </w:t>
      </w:r>
      <w:r>
        <w:rPr>
          <w:rStyle w:val="2fb"/>
          <w:rFonts w:hint="cs"/>
          <w:rtl/>
          <w:rPrChange w:id="13472" w:author="מנוע אמוראים" w:date="2026-10-05T16:40:54Z">
            <w:rPr>
              <w:rFonts w:hint="cs"/>
              <w:rtl/>
            </w:rPr>
          </w:rPrChange>
        </w:rPr>
        <w:t xml:space="preserve">רי</w:t>
      </w:r>
      <w:r>
        <w:rPr>
          <w:rStyle w:val="2fb"/>
          <w:rtl/>
          <w:rPrChange w:id="13473" w:author="מנוע אמוראים" w:date="2026-10-05T16:40:54Z">
            <w:rPr>
              <w:rtl/>
            </w:rPr>
          </w:rPrChange>
        </w:rPr>
        <w:t xml:space="preserve">"</w:t>
      </w:r>
      <w:r>
        <w:rPr>
          <w:rStyle w:val="2fb"/>
          <w:rFonts w:hint="cs"/>
          <w:rtl/>
          <w:rPrChange w:id="13474" w:author="מנוע אמוראים" w:date="2026-10-05T16:40:54Z">
            <w:rPr>
              <w:rFonts w:hint="cs"/>
              <w:rtl/>
            </w:rPr>
          </w:rPrChange>
        </w:rPr>
        <w:t xml:space="preserve">נ</w:t>
      </w:r>
      <w:r>
        <w:rPr>
          <w:rFonts w:hint="cs"/>
          <w:rtl/>
        </w:rPr>
        <w:t xml:space="preserve"> היתה, </w:t>
      </w:r>
      <w:r>
        <w:rPr>
          <w:rStyle w:val="2fb"/>
          <w:rtl/>
          <w:rPrChange w:id="13475" w:author="מנוע אמוראים" w:date="2026-10-05T16:40:54Z">
            <w:rPr>
              <w:rtl/>
            </w:rPr>
          </w:rPrChange>
        </w:rPr>
        <w:t xml:space="preserve">ור"י</w:t>
      </w:r>
      <w:r>
        <w:rPr>
          <w:rtl/>
        </w:rPr>
        <w:t xml:space="preserve"> נפחא </w:t>
      </w:r>
      <w:r>
        <w:rPr>
          <w:rFonts w:hint="cs"/>
          <w:rtl/>
        </w:rPr>
        <w:t>בעל המעשה היה</w:t>
      </w:r>
      <w:r w:rsidRPr="00C63571">
        <w:rPr>
          <w:rtl/>
        </w:rPr>
        <w:t>, אי לאו דשמיע לה מבי נשא לא הוה עבדא!</w:t>
      </w:r>
    </w:p>
    <w:p w14:paraId="1AAB3561" w14:textId="77777777" w:rsidR="0046556D" w:rsidRDefault="00BD6C4F" w:rsidP="00BD6C4F">
      <w:pPr>
        <w:rPr>
          <w:rtl/>
        </w:rPr>
      </w:pPr>
      <w:r w:rsidRPr="00C63571">
        <w:rPr>
          <w:rtl/>
        </w:rPr>
        <w:t>בסורא לא אכלי כחלי, בפומבדיתא אכלי כחלי;</w:t>
      </w:r>
    </w:p>
    <w:p w14:paraId="352B9B89" w14:textId="77777777" w:rsidR="0046556D" w:rsidRDefault="00BD6C4F" w:rsidP="00BD6C4F">
      <w:pPr>
        <w:rPr>
          <w:rtl/>
        </w:rPr>
      </w:pPr>
      <w:r w:rsidRPr="00784CE3">
        <w:rPr>
          <w:rFonts w:ascii="BA Franknatan Regular" w:hAnsi="BA Franknatan Regular" w:cs="BA Franknatan Regular"/>
          <w:rtl/>
        </w:rPr>
        <w:t xml:space="preserve">• </w:t>
      </w:r>
      <w:r>
        <w:rPr>
          <w:rtl/>
        </w:rPr>
        <w:t>רמי בר תמרי</w:t>
      </w:r>
      <w:r w:rsidRPr="00C63571">
        <w:rPr>
          <w:rtl/>
        </w:rPr>
        <w:t xml:space="preserve"> </w:t>
      </w:r>
      <w:r>
        <w:rPr>
          <w:rFonts w:hint="cs"/>
          <w:rtl/>
        </w:rPr>
        <w:t>ש</w:t>
      </w:r>
      <w:r>
        <w:rPr>
          <w:rtl/>
        </w:rPr>
        <w:t xml:space="preserve">הוא </w:t>
      </w:r>
      <w:r>
        <w:rPr>
          <w:rStyle w:val="2fb"/>
          <w:rtl/>
          <w:rPrChange w:id="13476" w:author="מנוע אמוראים" w:date="2026-10-05T16:40:54Z">
            <w:rPr>
              <w:rtl/>
            </w:rPr>
          </w:rPrChange>
        </w:rPr>
        <w:t xml:space="preserve">ר</w:t>
      </w:r>
      <w:r>
        <w:rPr>
          <w:rStyle w:val="2fb"/>
          <w:rFonts w:hint="cs"/>
          <w:rtl/>
          <w:rPrChange w:id="13477" w:author="מנוע אמוראים" w:date="2026-10-05T16:40:54Z">
            <w:rPr>
              <w:rFonts w:hint="cs"/>
              <w:rtl/>
            </w:rPr>
          </w:rPrChange>
        </w:rPr>
        <w:t xml:space="preserve">ב</w:t>
      </w:r>
      <w:r>
        <w:rPr>
          <w:rStyle w:val="2fb"/>
          <w:rtl/>
          <w:rPrChange w:id="13478" w:author="מנוע אמוראים" w:date="2026-10-05T16:40:54Z">
            <w:rPr>
              <w:rtl/>
            </w:rPr>
          </w:rPrChange>
        </w:rPr>
        <w:t xml:space="preserve">"</w:t>
      </w:r>
      <w:r>
        <w:rPr>
          <w:rStyle w:val="2fb"/>
          <w:rFonts w:hint="cs"/>
          <w:rtl/>
          <w:rPrChange w:id="13479" w:author="מנוע אמוראים" w:date="2026-10-05T16:40:54Z">
            <w:rPr>
              <w:rFonts w:hint="cs"/>
              <w:rtl/>
            </w:rPr>
          </w:rPrChange>
        </w:rPr>
        <w:t xml:space="preserve">ד</w:t>
      </w:r>
      <w:r>
        <w:rPr>
          <w:rFonts w:hint="cs"/>
          <w:rtl/>
        </w:rPr>
        <w:t xml:space="preserve"> </w:t>
      </w:r>
      <w:r w:rsidRPr="00C63571">
        <w:rPr>
          <w:rtl/>
        </w:rPr>
        <w:t xml:space="preserve">מפומבדיתא, </w:t>
      </w:r>
      <w:r>
        <w:rPr>
          <w:rtl/>
        </w:rPr>
        <w:t>נזדמן</w:t>
      </w:r>
      <w:r w:rsidRPr="00C63571">
        <w:rPr>
          <w:rtl/>
        </w:rPr>
        <w:t xml:space="preserve"> לסורא ב</w:t>
      </w:r>
      <w:r>
        <w:rPr>
          <w:rFonts w:hint="cs"/>
          <w:rtl/>
        </w:rPr>
        <w:t>עיוה</w:t>
      </w:r>
      <w:r w:rsidR="00BF1CF6">
        <w:rPr>
          <w:rtl/>
        </w:rPr>
        <w:t>"</w:t>
      </w:r>
      <w:r>
        <w:rPr>
          <w:rFonts w:hint="cs"/>
          <w:rtl/>
        </w:rPr>
        <w:t>כ</w:t>
      </w:r>
      <w:r w:rsidRPr="00C63571">
        <w:rPr>
          <w:rtl/>
        </w:rPr>
        <w:t xml:space="preserve">, </w:t>
      </w:r>
      <w:r>
        <w:rPr>
          <w:rFonts w:hint="cs"/>
          <w:rtl/>
        </w:rPr>
        <w:t xml:space="preserve">וכולם זרקו הכחל שלהם, והוא לקחם </w:t>
      </w:r>
    </w:p>
    <w:p w14:paraId="64FAB3AE" w14:textId="77777777" w:rsidR="0046556D" w:rsidRDefault="00BD6C4F" w:rsidP="00BD6C4F">
      <w:pPr>
        <w:rPr>
          <w:rtl/>
        </w:rPr>
      </w:pPr>
      <w:r>
        <w:rPr>
          <w:rFonts w:hint="cs"/>
          <w:rtl/>
        </w:rPr>
        <w:t xml:space="preserve">הביאו לפני </w:t>
      </w:r>
      <w:r>
        <w:rPr>
          <w:rStyle w:val="2fb"/>
          <w:rFonts w:hint="cs"/>
          <w:rtl/>
          <w:rPrChange w:id="13480" w:author="מנוע אמוראים" w:date="2026-10-05T16:40:54Z">
            <w:rPr>
              <w:rFonts w:hint="cs"/>
              <w:rtl/>
            </w:rPr>
          </w:rPrChange>
        </w:rPr>
        <w:t xml:space="preserve">ר</w:t>
      </w:r>
      <w:r>
        <w:rPr>
          <w:rStyle w:val="2fb"/>
          <w:rtl/>
          <w:rPrChange w:id="13481" w:author="מנוע אמוראים" w:date="2026-10-05T16:40:54Z">
            <w:rPr>
              <w:rtl/>
            </w:rPr>
          </w:rPrChange>
        </w:rPr>
        <w:t xml:space="preserve">"</w:t>
      </w:r>
      <w:r>
        <w:rPr>
          <w:rStyle w:val="2fb"/>
          <w:rFonts w:hint="cs"/>
          <w:rtl/>
          <w:rPrChange w:id="13482" w:author="מנוע אמוראים" w:date="2026-10-05T16:40:54Z">
            <w:rPr>
              <w:rFonts w:hint="cs"/>
              <w:rtl/>
            </w:rPr>
          </w:rPrChange>
        </w:rPr>
        <w:t xml:space="preserve">ח</w:t>
      </w:r>
      <w:r>
        <w:rPr>
          <w:rFonts w:hint="cs"/>
          <w:rtl/>
        </w:rPr>
        <w:t xml:space="preserve">. א</w:t>
      </w:r>
      <w:r w:rsidR="00BF1CF6">
        <w:rPr>
          <w:rtl/>
        </w:rPr>
        <w:t>"</w:t>
      </w:r>
      <w:r>
        <w:rPr>
          <w:rFonts w:hint="cs"/>
          <w:rtl/>
        </w:rPr>
        <w:t>ל מדוע אתה עושה כך, -</w:t>
      </w:r>
      <w:r w:rsidRPr="00C63571">
        <w:rPr>
          <w:rtl/>
        </w:rPr>
        <w:t>א"ל: מ</w:t>
      </w:r>
      <w:r>
        <w:rPr>
          <w:rFonts w:hint="cs"/>
          <w:rtl/>
        </w:rPr>
        <w:t xml:space="preserve">מקומו של </w:t>
      </w:r>
      <w:r>
        <w:rPr>
          <w:rStyle w:val="2fb"/>
          <w:rFonts w:hint="cs"/>
          <w:rtl/>
          <w:rPrChange w:id="13483" w:author="מנוע אמוראים" w:date="2026-10-05T16:40:54Z">
            <w:rPr>
              <w:rFonts w:hint="cs"/>
              <w:rtl/>
            </w:rPr>
          </w:rPrChange>
        </w:rPr>
        <w:t xml:space="preserve">ר</w:t>
      </w:r>
      <w:r>
        <w:rPr>
          <w:rStyle w:val="2fb"/>
          <w:rtl/>
          <w:rPrChange w:id="13484" w:author="מנוע אמוראים" w:date="2026-10-05T16:40:54Z">
            <w:rPr>
              <w:rtl/>
            </w:rPr>
          </w:rPrChange>
        </w:rPr>
        <w:t xml:space="preserve">"</w:t>
      </w:r>
      <w:r>
        <w:rPr>
          <w:rStyle w:val="2fb"/>
          <w:rFonts w:hint="cs"/>
          <w:rtl/>
          <w:rPrChange w:id="13485" w:author="מנוע אמוראים" w:date="2026-10-05T16:40:54Z">
            <w:rPr>
              <w:rFonts w:hint="cs"/>
              <w:rtl/>
            </w:rPr>
          </w:rPrChange>
        </w:rPr>
        <w:t xml:space="preserve">י</w:t>
      </w:r>
      <w:r>
        <w:rPr>
          <w:rFonts w:hint="cs"/>
          <w:rtl/>
        </w:rPr>
        <w:t xml:space="preserve"> אני דאכיל </w:t>
      </w:r>
    </w:p>
    <w:p w14:paraId="00CBFD0C" w14:textId="77777777" w:rsidR="0046556D" w:rsidRDefault="00BD6C4F" w:rsidP="00BD6C4F">
      <w:pPr>
        <w:rPr>
          <w:rtl/>
        </w:rPr>
      </w:pPr>
      <w:r w:rsidRPr="00C63571">
        <w:rPr>
          <w:rtl/>
        </w:rPr>
        <w:t xml:space="preserve">א"ל: ולית לך נותנין עליו חומרי המקום שיצא משם וחומרי המקום שהלך לשם? </w:t>
      </w:r>
    </w:p>
    <w:p w14:paraId="2CB758E0" w14:textId="5915BABA" w:rsidR="0046556D" w:rsidRDefault="00BD6C4F" w:rsidP="00BD6C4F">
      <w:pPr>
        <w:rPr>
          <w:rtl/>
        </w:rPr>
      </w:pPr>
      <w:r>
        <w:rPr>
          <w:rFonts w:hint="cs"/>
          <w:rtl/>
        </w:rPr>
        <w:t xml:space="preserve"> </w:t>
      </w:r>
      <w:r w:rsidRPr="00C63571">
        <w:rPr>
          <w:rtl/>
        </w:rPr>
        <w:t>א"ל</w:t>
      </w:r>
      <w:r>
        <w:rPr>
          <w:rtl/>
        </w:rPr>
        <w:t>: חוץ לתחום אכלתי</w:t>
      </w:r>
      <w:r>
        <w:rPr>
          <w:rFonts w:hint="cs"/>
          <w:rtl/>
        </w:rPr>
        <w:t>ם</w:t>
      </w:r>
      <w:r w:rsidRPr="00C63571">
        <w:rPr>
          <w:rtl/>
        </w:rPr>
        <w:t>.</w:t>
      </w:r>
      <w:r>
        <w:rPr>
          <w:rFonts w:hint="cs"/>
          <w:rtl/>
        </w:rPr>
        <w:t xml:space="preserve"> ו</w:t>
      </w:r>
      <w:r w:rsidRPr="00C63571">
        <w:rPr>
          <w:rtl/>
        </w:rPr>
        <w:t xml:space="preserve">טויתינהו א"ל: </w:t>
      </w:r>
      <w:r>
        <w:rPr>
          <w:rFonts w:hint="cs"/>
          <w:rtl/>
        </w:rPr>
        <w:t>[בחרצנים שאצל היקב],</w:t>
      </w:r>
    </w:p>
    <w:p w14:paraId="10D966F7" w14:textId="77777777" w:rsidR="0046556D" w:rsidRDefault="00BD6C4F" w:rsidP="00BD6C4F">
      <w:pPr>
        <w:rPr>
          <w:rtl/>
        </w:rPr>
      </w:pPr>
      <w:r w:rsidRPr="00C63571">
        <w:rPr>
          <w:rtl/>
        </w:rPr>
        <w:t xml:space="preserve">ודלמא מיין נסך </w:t>
      </w:r>
      <w:r>
        <w:rPr>
          <w:rFonts w:hint="cs"/>
          <w:rtl/>
        </w:rPr>
        <w:t>-</w:t>
      </w:r>
      <w:r w:rsidRPr="00C63571">
        <w:rPr>
          <w:rtl/>
        </w:rPr>
        <w:t xml:space="preserve"> א"ל</w:t>
      </w:r>
      <w:r>
        <w:rPr>
          <w:rtl/>
        </w:rPr>
        <w:t xml:space="preserve">: לאחר </w:t>
      </w:r>
      <w:r>
        <w:rPr>
          <w:rFonts w:hint="cs"/>
          <w:rtl/>
        </w:rPr>
        <w:t>י</w:t>
      </w:r>
      <w:r w:rsidR="00BF1CF6">
        <w:rPr>
          <w:rtl/>
        </w:rPr>
        <w:t>"</w:t>
      </w:r>
      <w:r>
        <w:rPr>
          <w:rFonts w:hint="cs"/>
          <w:rtl/>
        </w:rPr>
        <w:t>ב חודש[יבשים מותר]</w:t>
      </w:r>
      <w:r w:rsidRPr="00C63571">
        <w:rPr>
          <w:rtl/>
        </w:rPr>
        <w:t>;</w:t>
      </w:r>
    </w:p>
    <w:p w14:paraId="7F4FCBAF" w14:textId="77777777" w:rsidR="0046556D" w:rsidRDefault="00BD6C4F" w:rsidP="00BD6C4F">
      <w:pPr>
        <w:rPr>
          <w:rtl/>
        </w:rPr>
      </w:pPr>
      <w:r>
        <w:rPr>
          <w:rtl/>
        </w:rPr>
        <w:t xml:space="preserve">ודלמא דגזל </w:t>
      </w:r>
      <w:r>
        <w:rPr>
          <w:rFonts w:hint="cs"/>
          <w:rtl/>
        </w:rPr>
        <w:t>הי</w:t>
      </w:r>
      <w:r w:rsidRPr="00C63571">
        <w:rPr>
          <w:rtl/>
        </w:rPr>
        <w:t>ה</w:t>
      </w:r>
      <w:r>
        <w:rPr>
          <w:rFonts w:hint="cs"/>
          <w:rtl/>
        </w:rPr>
        <w:t>-</w:t>
      </w:r>
      <w:r w:rsidRPr="00C63571">
        <w:rPr>
          <w:rtl/>
        </w:rPr>
        <w:t xml:space="preserve"> א"ל: יאוש בעלים הוה, דקדחו בהו חילפי</w:t>
      </w:r>
      <w:r>
        <w:rPr>
          <w:rFonts w:hint="cs"/>
          <w:rtl/>
        </w:rPr>
        <w:t>[מחמתשכבר נרקבו]</w:t>
      </w:r>
    </w:p>
    <w:p w14:paraId="3345F8BD" w14:textId="77777777" w:rsidR="0046556D" w:rsidRDefault="00BD6C4F" w:rsidP="00BD6C4F">
      <w:pPr>
        <w:rPr>
          <w:rtl/>
        </w:rPr>
      </w:pPr>
      <w:r>
        <w:rPr>
          <w:rFonts w:hint="cs"/>
          <w:rtl/>
        </w:rPr>
        <w:t xml:space="preserve">ראה שלא מניח </w:t>
      </w:r>
      <w:r w:rsidRPr="00C63571">
        <w:rPr>
          <w:rtl/>
        </w:rPr>
        <w:t xml:space="preserve">תפילין, א"ל: </w:t>
      </w:r>
      <w:r>
        <w:rPr>
          <w:rFonts w:hint="cs"/>
          <w:rtl/>
        </w:rPr>
        <w:t>מ</w:t>
      </w:r>
      <w:r w:rsidR="00BF1CF6">
        <w:rPr>
          <w:rtl/>
        </w:rPr>
        <w:t>"</w:t>
      </w:r>
      <w:r>
        <w:rPr>
          <w:rFonts w:hint="cs"/>
          <w:rtl/>
        </w:rPr>
        <w:t xml:space="preserve">ט </w:t>
      </w:r>
      <w:r w:rsidRPr="00C63571">
        <w:rPr>
          <w:rtl/>
        </w:rPr>
        <w:t xml:space="preserve">לא מנחת תפילין? א"ל: חולי מעיין הוא, </w:t>
      </w:r>
      <w:r>
        <w:rPr>
          <w:rStyle w:val="2fb"/>
          <w:rFonts w:hint="cs"/>
          <w:rtl/>
          <w:rPrChange w:id="13486" w:author="מנוע אמוראים" w:date="2026-10-05T16:40:54Z">
            <w:rPr>
              <w:rFonts w:hint="cs"/>
              <w:rtl/>
            </w:rPr>
          </w:rPrChange>
        </w:rPr>
        <w:t xml:space="preserve">ואר</w:t>
      </w:r>
      <w:r>
        <w:rPr>
          <w:rStyle w:val="2fb"/>
          <w:rtl/>
          <w:rPrChange w:id="13487" w:author="מנוע אמוראים" w:date="2026-10-05T16:40:54Z">
            <w:rPr>
              <w:rtl/>
            </w:rPr>
          </w:rPrChange>
        </w:rPr>
        <w:t xml:space="preserve">"</w:t>
      </w:r>
      <w:r>
        <w:rPr>
          <w:rStyle w:val="2fb"/>
          <w:rFonts w:hint="cs"/>
          <w:rtl/>
          <w:rPrChange w:id="13488" w:author="מנוע אמוראים" w:date="2026-10-05T16:40:54Z">
            <w:rPr>
              <w:rFonts w:hint="cs"/>
              <w:rtl/>
            </w:rPr>
          </w:rPrChange>
        </w:rPr>
        <w:t xml:space="preserve">י</w:t>
      </w:r>
      <w:r>
        <w:rPr>
          <w:rFonts w:hint="cs"/>
          <w:rtl/>
        </w:rPr>
        <w:t xml:space="preserve"> ד</w:t>
      </w:r>
      <w:r w:rsidRPr="00C63571">
        <w:rPr>
          <w:rtl/>
        </w:rPr>
        <w:t>פטור מן התפילין;</w:t>
      </w:r>
    </w:p>
    <w:p w14:paraId="1E644C25" w14:textId="77777777" w:rsidR="0046556D" w:rsidRDefault="00BD6C4F" w:rsidP="00BD6C4F">
      <w:pPr>
        <w:rPr>
          <w:rtl/>
        </w:rPr>
      </w:pPr>
      <w:r>
        <w:rPr>
          <w:rFonts w:hint="cs"/>
          <w:rtl/>
        </w:rPr>
        <w:t>ראה שלא הטיל בבגדו ח</w:t>
      </w:r>
      <w:r w:rsidRPr="00C63571">
        <w:rPr>
          <w:rtl/>
        </w:rPr>
        <w:t>וטי, א"ל: מ</w:t>
      </w:r>
      <w:r w:rsidR="00BF1CF6">
        <w:rPr>
          <w:rtl/>
        </w:rPr>
        <w:t>"</w:t>
      </w:r>
      <w:r>
        <w:rPr>
          <w:rFonts w:hint="cs"/>
          <w:rtl/>
        </w:rPr>
        <w:t xml:space="preserve">ט </w:t>
      </w:r>
      <w:r w:rsidRPr="00C63571">
        <w:rPr>
          <w:rtl/>
        </w:rPr>
        <w:t xml:space="preserve">א"ל: טלית שאולה היא, </w:t>
      </w:r>
      <w:r>
        <w:rPr>
          <w:rStyle w:val="2fb"/>
          <w:rFonts w:hint="cs"/>
          <w:rtl/>
          <w:rPrChange w:id="13489" w:author="מנוע אמוראים" w:date="2026-10-05T16:40:54Z">
            <w:rPr>
              <w:rFonts w:hint="cs"/>
              <w:rtl/>
            </w:rPr>
          </w:rPrChange>
        </w:rPr>
        <w:t xml:space="preserve">ואר</w:t>
      </w:r>
      <w:r>
        <w:rPr>
          <w:rStyle w:val="2fb"/>
          <w:rtl/>
          <w:rPrChange w:id="13490" w:author="מנוע אמוראים" w:date="2026-10-05T16:40:54Z">
            <w:rPr>
              <w:rtl/>
            </w:rPr>
          </w:rPrChange>
        </w:rPr>
        <w:t xml:space="preserve">"</w:t>
      </w:r>
      <w:r>
        <w:rPr>
          <w:rStyle w:val="2fb"/>
          <w:rFonts w:hint="cs"/>
          <w:rtl/>
          <w:rPrChange w:id="13491" w:author="מנוע אמוראים" w:date="2026-10-05T16:40:54Z">
            <w:rPr>
              <w:rFonts w:hint="cs"/>
              <w:rtl/>
            </w:rPr>
          </w:rPrChange>
        </w:rPr>
        <w:t xml:space="preserve">י</w:t>
      </w:r>
      <w:r>
        <w:rPr>
          <w:rFonts w:hint="cs"/>
          <w:rtl/>
        </w:rPr>
        <w:t xml:space="preserve"> כל ל' יום פטורה מן הציצית </w:t>
      </w:r>
    </w:p>
    <w:p w14:paraId="08C9E6FC" w14:textId="77777777" w:rsidR="00BD6C4F" w:rsidRDefault="00BD6C4F" w:rsidP="00F07436">
      <w:pPr>
        <w:pStyle w:val="afff3"/>
        <w:framePr w:wrap="around"/>
        <w:rPr>
          <w:rtl/>
        </w:rPr>
      </w:pPr>
      <w:r>
        <w:rPr>
          <w:rFonts w:hint="cs"/>
          <w:rtl/>
        </w:rPr>
        <w:t>קי:</w:t>
      </w:r>
    </w:p>
    <w:p w14:paraId="44AF0639" w14:textId="77777777" w:rsidR="0046556D" w:rsidRDefault="00BD6C4F" w:rsidP="00BD6C4F">
      <w:pPr>
        <w:rPr>
          <w:rtl/>
        </w:rPr>
      </w:pPr>
      <w:r>
        <w:rPr>
          <w:rtl/>
        </w:rPr>
        <w:t xml:space="preserve">אדהכי, </w:t>
      </w:r>
      <w:r>
        <w:rPr>
          <w:rFonts w:hint="cs"/>
          <w:rtl/>
        </w:rPr>
        <w:t xml:space="preserve">הביאו לאחד שלא כיבד אביו ואמו כפתוהו להלקותו, </w:t>
      </w:r>
      <w:r w:rsidRPr="00C63571">
        <w:rPr>
          <w:rtl/>
        </w:rPr>
        <w:t>אמר להו: שבקוהו, דתניא כל מצות עשה שמתן שכרה בצדה - אין בית דין שלמטה מוזהרין עליה, א"ל: חזינא לך דחריפת טובא!</w:t>
      </w:r>
    </w:p>
    <w:p w14:paraId="098E86C9" w14:textId="77777777" w:rsidR="0046556D" w:rsidRDefault="00BD6C4F" w:rsidP="00BD6C4F">
      <w:pPr>
        <w:rPr>
          <w:rtl/>
        </w:rPr>
      </w:pPr>
      <w:r w:rsidRPr="00C63571">
        <w:rPr>
          <w:rtl/>
        </w:rPr>
        <w:t>א"ל: אי ה</w:t>
      </w:r>
      <w:r>
        <w:rPr>
          <w:rFonts w:hint="cs"/>
          <w:rtl/>
        </w:rPr>
        <w:t xml:space="preserve">ייתי במקומו של </w:t>
      </w:r>
      <w:r>
        <w:rPr>
          <w:rStyle w:val="2fb"/>
          <w:rFonts w:hint="cs"/>
          <w:rtl/>
          <w:rPrChange w:id="13492" w:author="מנוע אמוראים" w:date="2026-10-05T16:40:54Z">
            <w:rPr>
              <w:rFonts w:hint="cs"/>
              <w:rtl/>
            </w:rPr>
          </w:rPrChange>
        </w:rPr>
        <w:t xml:space="preserve">ר</w:t>
      </w:r>
      <w:r>
        <w:rPr>
          <w:rStyle w:val="2fb"/>
          <w:rtl/>
          <w:rPrChange w:id="13493" w:author="מנוע אמוראים" w:date="2026-10-05T16:40:54Z">
            <w:rPr>
              <w:rtl/>
            </w:rPr>
          </w:rPrChange>
        </w:rPr>
        <w:t xml:space="preserve">"</w:t>
      </w:r>
      <w:r>
        <w:rPr>
          <w:rStyle w:val="2fb"/>
          <w:rFonts w:hint="cs"/>
          <w:rtl/>
          <w:rPrChange w:id="13494" w:author="מנוע אמוראים" w:date="2026-10-05T16:40:54Z">
            <w:rPr>
              <w:rFonts w:hint="cs"/>
              <w:rtl/>
            </w:rPr>
          </w:rPrChange>
        </w:rPr>
        <w:t xml:space="preserve">י</w:t>
      </w:r>
      <w:r>
        <w:rPr>
          <w:rFonts w:hint="cs"/>
          <w:rtl/>
        </w:rPr>
        <w:t xml:space="preserve"> הייתי מראה לך חריפותי</w:t>
      </w:r>
    </w:p>
    <w:p w14:paraId="3BD58AD6"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א"ל אביי לרב ספרא: כ</w:t>
      </w:r>
      <w:r>
        <w:rPr>
          <w:rFonts w:hint="cs"/>
          <w:rtl/>
        </w:rPr>
        <w:t xml:space="preserve">שתעלה לשם </w:t>
      </w:r>
      <w:r>
        <w:rPr>
          <w:rtl/>
        </w:rPr>
        <w:t>בעי מינייהו, כבד</w:t>
      </w:r>
      <w:r>
        <w:rPr>
          <w:rFonts w:hint="cs"/>
          <w:rtl/>
        </w:rPr>
        <w:t xml:space="preserve"> </w:t>
      </w:r>
      <w:r w:rsidRPr="00C63571">
        <w:rPr>
          <w:rtl/>
        </w:rPr>
        <w:t xml:space="preserve">מה אתון ביה? </w:t>
      </w:r>
    </w:p>
    <w:p w14:paraId="0A3C07F7" w14:textId="77777777" w:rsidR="0046556D" w:rsidRDefault="00BD6C4F" w:rsidP="00BD6C4F">
      <w:pPr>
        <w:rPr>
          <w:rtl/>
        </w:rPr>
      </w:pPr>
      <w:r w:rsidRPr="00C63571">
        <w:rPr>
          <w:rtl/>
        </w:rPr>
        <w:t>כ</w:t>
      </w:r>
      <w:r>
        <w:rPr>
          <w:rFonts w:hint="cs"/>
          <w:rtl/>
        </w:rPr>
        <w:t xml:space="preserve">שעלה מצאו </w:t>
      </w:r>
      <w:r>
        <w:rPr>
          <w:rStyle w:val="2fb"/>
          <w:rFonts w:hint="cs"/>
          <w:rtl/>
          <w:rPrChange w:id="13495" w:author="מנוע אמוראים" w:date="2026-10-05T16:40:54Z">
            <w:rPr>
              <w:rFonts w:hint="cs"/>
              <w:rtl/>
            </w:rPr>
          </w:rPrChange>
        </w:rPr>
        <w:t xml:space="preserve">לר</w:t>
      </w:r>
      <w:r>
        <w:rPr>
          <w:rStyle w:val="2fb"/>
          <w:rtl/>
          <w:rPrChange w:id="13496" w:author="מנוע אמוראים" w:date="2026-10-05T16:40:54Z">
            <w:rPr>
              <w:rtl/>
            </w:rPr>
          </w:rPrChange>
        </w:rPr>
        <w:t xml:space="preserve">"</w:t>
      </w:r>
      <w:r>
        <w:rPr>
          <w:rStyle w:val="2fb"/>
          <w:rFonts w:hint="cs"/>
          <w:rtl/>
          <w:rPrChange w:id="13497" w:author="מנוע אמוראים" w:date="2026-10-05T16:40:54Z">
            <w:rPr>
              <w:rFonts w:hint="cs"/>
              <w:rtl/>
            </w:rPr>
          </w:rPrChange>
        </w:rPr>
        <w:t xml:space="preserve">ז</w:t>
      </w:r>
      <w:r>
        <w:rPr>
          <w:rFonts w:hint="cs"/>
          <w:rtl/>
        </w:rPr>
        <w:t xml:space="preserve"> א</w:t>
      </w:r>
      <w:r w:rsidR="00BF1CF6">
        <w:rPr>
          <w:rtl/>
        </w:rPr>
        <w:t>"</w:t>
      </w:r>
      <w:r>
        <w:rPr>
          <w:rFonts w:hint="cs"/>
          <w:rtl/>
        </w:rPr>
        <w:t>ל אני בשלתי לרבי אמי ו</w:t>
      </w:r>
      <w:r w:rsidRPr="00C63571">
        <w:rPr>
          <w:rtl/>
        </w:rPr>
        <w:t>אכל;</w:t>
      </w:r>
    </w:p>
    <w:p w14:paraId="3C0A4880" w14:textId="77777777" w:rsidR="0046556D" w:rsidRDefault="00BD6C4F" w:rsidP="00BD6C4F">
      <w:pPr>
        <w:rPr>
          <w:rtl/>
        </w:rPr>
      </w:pPr>
      <w:r w:rsidRPr="00C63571">
        <w:rPr>
          <w:rtl/>
        </w:rPr>
        <w:t>כ</w:t>
      </w:r>
      <w:r>
        <w:rPr>
          <w:rFonts w:hint="cs"/>
          <w:rtl/>
        </w:rPr>
        <w:t xml:space="preserve">שבא אצלו, </w:t>
      </w:r>
      <w:r w:rsidRPr="00C63571">
        <w:rPr>
          <w:rtl/>
        </w:rPr>
        <w:t>א"ל</w:t>
      </w:r>
      <w:r>
        <w:rPr>
          <w:rtl/>
        </w:rPr>
        <w:t xml:space="preserve">: למיסר </w:t>
      </w:r>
      <w:r>
        <w:rPr>
          <w:rFonts w:hint="cs"/>
          <w:rtl/>
        </w:rPr>
        <w:t>עצמו לא קשה לי, מה שקשה לי</w:t>
      </w:r>
      <w:r w:rsidRPr="00C63571">
        <w:rPr>
          <w:rtl/>
        </w:rPr>
        <w:t xml:space="preserve">- למיסר חבירתה, </w:t>
      </w:r>
    </w:p>
    <w:p w14:paraId="718C320F" w14:textId="77777777" w:rsidR="0046556D" w:rsidRDefault="00BD6C4F" w:rsidP="00BD6C4F">
      <w:pPr>
        <w:rPr>
          <w:rtl/>
        </w:rPr>
      </w:pPr>
      <w:r>
        <w:rPr>
          <w:rFonts w:hint="cs"/>
          <w:rtl/>
        </w:rPr>
        <w:t xml:space="preserve">והקשהו הך לנפשה כבר </w:t>
      </w:r>
      <w:r w:rsidRPr="00C63571">
        <w:rPr>
          <w:rtl/>
        </w:rPr>
        <w:t>תנן: אינה נאסרת, למיסר חבירתה נמי לא תבעי לך - דתנן הכבד אוסרת ואינה נאסרת, מפני שהיא פולטת ואינה בולעת!</w:t>
      </w:r>
    </w:p>
    <w:p w14:paraId="2A69684E" w14:textId="77777777" w:rsidR="00BD6C4F" w:rsidRDefault="00BD6C4F" w:rsidP="00F07436">
      <w:pPr>
        <w:pStyle w:val="afff3"/>
        <w:framePr w:wrap="around"/>
        <w:rPr>
          <w:rtl/>
        </w:rPr>
      </w:pPr>
      <w:r>
        <w:rPr>
          <w:rFonts w:hint="cs"/>
          <w:rtl/>
        </w:rPr>
        <w:t>קיא.</w:t>
      </w:r>
    </w:p>
    <w:p w14:paraId="28D33FBF" w14:textId="77777777" w:rsidR="0046556D" w:rsidRDefault="00BD6C4F" w:rsidP="00BD6C4F">
      <w:pPr>
        <w:rPr>
          <w:rtl/>
        </w:rPr>
      </w:pPr>
      <w:r w:rsidRPr="00C63571">
        <w:rPr>
          <w:rtl/>
        </w:rPr>
        <w:t>א"ל</w:t>
      </w:r>
      <w:r>
        <w:rPr>
          <w:rtl/>
        </w:rPr>
        <w:t xml:space="preserve"> - </w:t>
      </w:r>
      <w:r>
        <w:rPr>
          <w:rFonts w:hint="cs"/>
          <w:rtl/>
        </w:rPr>
        <w:t>שמא</w:t>
      </w:r>
      <w:r>
        <w:rPr>
          <w:rtl/>
        </w:rPr>
        <w:t xml:space="preserve"> התם בכבד איסור</w:t>
      </w:r>
      <w:r w:rsidRPr="00C63571">
        <w:rPr>
          <w:rtl/>
        </w:rPr>
        <w:t xml:space="preserve">, </w:t>
      </w:r>
      <w:r>
        <w:rPr>
          <w:rtl/>
        </w:rPr>
        <w:t>ומשום שמנונית</w:t>
      </w:r>
      <w:r w:rsidRPr="00C63571">
        <w:rPr>
          <w:rtl/>
        </w:rPr>
        <w:t xml:space="preserve">, </w:t>
      </w:r>
    </w:p>
    <w:p w14:paraId="4B4139D5" w14:textId="77777777" w:rsidR="0046556D" w:rsidRDefault="00BD6C4F" w:rsidP="00BD6C4F">
      <w:pPr>
        <w:rPr>
          <w:rtl/>
        </w:rPr>
      </w:pPr>
      <w:r>
        <w:rPr>
          <w:rtl/>
        </w:rPr>
        <w:t>משום ד</w:t>
      </w:r>
      <w:r>
        <w:rPr>
          <w:rFonts w:hint="cs"/>
          <w:rtl/>
        </w:rPr>
        <w:t>ם</w:t>
      </w:r>
      <w:r w:rsidRPr="00C63571">
        <w:rPr>
          <w:rtl/>
        </w:rPr>
        <w:t xml:space="preserve"> מאי? כי הדר סליק </w:t>
      </w:r>
      <w:r>
        <w:rPr>
          <w:rFonts w:hint="cs"/>
          <w:rtl/>
        </w:rPr>
        <w:t xml:space="preserve">מצאו </w:t>
      </w:r>
      <w:r>
        <w:rPr>
          <w:rStyle w:val="2fb"/>
          <w:rtl/>
          <w:rPrChange w:id="13498" w:author="מנוע אמוראים" w:date="2026-10-05T16:40:54Z">
            <w:rPr>
              <w:rtl/>
            </w:rPr>
          </w:rPrChange>
        </w:rPr>
        <w:t xml:space="preserve">לר</w:t>
      </w:r>
      <w:r>
        <w:rPr>
          <w:rStyle w:val="2fb"/>
          <w:rtl/>
          <w:rPrChange w:id="13499" w:author="מנוע אמוראים" w:date="2026-10-05T16:40:54Z">
            <w:rPr>
              <w:rtl/>
            </w:rPr>
          </w:rPrChange>
        </w:rPr>
        <w:t xml:space="preserve">"</w:t>
      </w:r>
      <w:r>
        <w:rPr>
          <w:rStyle w:val="2fb"/>
          <w:rFonts w:hint="cs"/>
          <w:rtl/>
          <w:rPrChange w:id="13500" w:author="מנוע אמוראים" w:date="2026-10-05T16:40:54Z">
            <w:rPr>
              <w:rFonts w:hint="cs"/>
              <w:rtl/>
            </w:rPr>
          </w:rPrChange>
        </w:rPr>
        <w:t xml:space="preserve">ז</w:t>
      </w:r>
      <w:r w:rsidRPr="00C63571">
        <w:rPr>
          <w:rtl/>
        </w:rPr>
        <w:t xml:space="preserve"> א"ל: האי נמי לא תבעי לך, </w:t>
      </w:r>
    </w:p>
    <w:p w14:paraId="20548A1B" w14:textId="77777777" w:rsidR="0046556D" w:rsidRDefault="00BD6C4F" w:rsidP="00BD6C4F">
      <w:pPr>
        <w:rPr>
          <w:rtl/>
        </w:rPr>
      </w:pPr>
      <w:r>
        <w:rPr>
          <w:rtl/>
        </w:rPr>
        <w:t>דאנ</w:t>
      </w:r>
      <w:r>
        <w:rPr>
          <w:rFonts w:hint="cs"/>
          <w:rtl/>
        </w:rPr>
        <w:t>י</w:t>
      </w:r>
      <w:r w:rsidRPr="00C63571">
        <w:rPr>
          <w:rtl/>
        </w:rPr>
        <w:t xml:space="preserve"> וינאי </w:t>
      </w:r>
      <w:r>
        <w:rPr>
          <w:rFonts w:hint="cs"/>
          <w:rtl/>
        </w:rPr>
        <w:t xml:space="preserve">בני </w:t>
      </w:r>
      <w:r>
        <w:rPr>
          <w:rStyle w:val="2fb"/>
          <w:rFonts w:hint="cs"/>
          <w:rtl/>
          <w:rPrChange w:id="13501" w:author="מנוע אמוראים" w:date="2026-10-05T16:40:54Z">
            <w:rPr>
              <w:rFonts w:hint="cs"/>
              <w:rtl/>
            </w:rPr>
          </w:rPrChange>
        </w:rPr>
        <w:t xml:space="preserve">ר</w:t>
      </w:r>
      <w:r>
        <w:rPr>
          <w:rStyle w:val="2fb"/>
          <w:rtl/>
          <w:rPrChange w:id="13502" w:author="מנוע אמוראים" w:date="2026-10-05T16:40:54Z">
            <w:rPr>
              <w:rtl/>
            </w:rPr>
          </w:rPrChange>
        </w:rPr>
        <w:t xml:space="preserve">"</w:t>
      </w:r>
      <w:r>
        <w:rPr>
          <w:rStyle w:val="2fb"/>
          <w:rFonts w:hint="cs"/>
          <w:rtl/>
          <w:rPrChange w:id="13503" w:author="מנוע אמוראים" w:date="2026-10-05T16:40:54Z">
            <w:rPr>
              <w:rFonts w:hint="cs"/>
              <w:rtl/>
            </w:rPr>
          </w:rPrChange>
        </w:rPr>
        <w:t xml:space="preserve">א</w:t>
      </w:r>
      <w:r>
        <w:rPr>
          <w:rFonts w:hint="cs"/>
          <w:rtl/>
        </w:rPr>
        <w:t xml:space="preserve"> נזדמנו</w:t>
      </w:r>
      <w:r>
        <w:rPr>
          <w:rtl/>
        </w:rPr>
        <w:t xml:space="preserve"> לבי </w:t>
      </w:r>
      <w:r>
        <w:rPr>
          <w:rStyle w:val="2fb"/>
          <w:rtl/>
          <w:rPrChange w:id="13504" w:author="מנוע אמוראים" w:date="2026-10-05T16:40:54Z">
            <w:rPr>
              <w:rtl/>
            </w:rPr>
          </w:rPrChange>
        </w:rPr>
        <w:t xml:space="preserve">י</w:t>
      </w:r>
      <w:r>
        <w:rPr>
          <w:rStyle w:val="2fb"/>
          <w:rFonts w:hint="cs"/>
          <w:rtl/>
          <w:rPrChange w:id="13505" w:author="מנוע אמוראים" w:date="2026-10-05T16:40:54Z">
            <w:rPr>
              <w:rFonts w:hint="cs"/>
              <w:rtl/>
            </w:rPr>
          </w:rPrChange>
        </w:rPr>
        <w:t xml:space="preserve">ברשב</w:t>
      </w:r>
      <w:r>
        <w:rPr>
          <w:rStyle w:val="2fb"/>
          <w:rtl/>
          <w:rPrChange w:id="13506" w:author="מנוע אמוראים" w:date="2026-10-05T16:40:54Z">
            <w:rPr>
              <w:rtl/>
            </w:rPr>
          </w:rPrChange>
        </w:rPr>
        <w:t xml:space="preserve">"</w:t>
      </w:r>
      <w:r>
        <w:rPr>
          <w:rStyle w:val="2fb"/>
          <w:rFonts w:hint="cs"/>
          <w:rtl/>
          <w:rPrChange w:id="13507" w:author="מנוע אמוראים" w:date="2026-10-05T16:40:54Z">
            <w:rPr>
              <w:rFonts w:hint="cs"/>
              <w:rtl/>
            </w:rPr>
          </w:rPrChange>
        </w:rPr>
        <w:t xml:space="preserve">פ</w:t>
      </w:r>
      <w:r w:rsidRPr="00C63571">
        <w:rPr>
          <w:rtl/>
        </w:rPr>
        <w:t>, וקריבו לן קניא בקופיה</w:t>
      </w:r>
      <w:r>
        <w:rPr>
          <w:rFonts w:hint="cs"/>
          <w:rtl/>
        </w:rPr>
        <w:t>[קנה ריאה לב וכבד]</w:t>
      </w:r>
      <w:r w:rsidRPr="00C63571">
        <w:rPr>
          <w:rtl/>
        </w:rPr>
        <w:t xml:space="preserve"> - ואכלנא.</w:t>
      </w:r>
    </w:p>
    <w:p w14:paraId="6642EC99" w14:textId="77777777" w:rsidR="0046556D" w:rsidRDefault="0046556D" w:rsidP="00BD6C4F">
      <w:pPr>
        <w:rPr>
          <w:rtl/>
        </w:rPr>
      </w:pPr>
    </w:p>
    <w:p w14:paraId="307B8BAA" w14:textId="77777777" w:rsidR="0046556D" w:rsidRDefault="00BD6C4F" w:rsidP="00BD6C4F">
      <w:pPr>
        <w:rPr>
          <w:rtl/>
        </w:rPr>
      </w:pPr>
      <w:r>
        <w:rPr>
          <w:rtl/>
        </w:rPr>
        <w:t xml:space="preserve">מתקיף </w:t>
      </w:r>
      <w:r w:rsidRPr="00C63571">
        <w:rPr>
          <w:rtl/>
        </w:rPr>
        <w:t xml:space="preserve">רב אשי, ואיתימא ר' שמואל מזרוקיניא: ודלמא פי קנה חוץ לקדרה הוה? </w:t>
      </w:r>
    </w:p>
    <w:p w14:paraId="0EA9C9AF" w14:textId="77777777" w:rsidR="0046556D" w:rsidRDefault="00BD6C4F" w:rsidP="00BD6C4F">
      <w:pPr>
        <w:rPr>
          <w:rtl/>
        </w:rPr>
      </w:pPr>
      <w:r>
        <w:rPr>
          <w:rFonts w:hint="cs"/>
          <w:rtl/>
        </w:rPr>
        <w:t>א</w:t>
      </w:r>
      <w:r w:rsidR="00BF1CF6">
        <w:rPr>
          <w:rtl/>
        </w:rPr>
        <w:t>"</w:t>
      </w:r>
      <w:r>
        <w:rPr>
          <w:rFonts w:hint="cs"/>
          <w:rtl/>
        </w:rPr>
        <w:t>נ</w:t>
      </w:r>
      <w:r>
        <w:rPr>
          <w:rtl/>
        </w:rPr>
        <w:t xml:space="preserve"> מיחלט מעיקרא? כי הא, </w:t>
      </w:r>
      <w:r>
        <w:rPr>
          <w:rStyle w:val="2fb"/>
          <w:rtl/>
          <w:rPrChange w:id="13508" w:author="מנוע אמוראים" w:date="2026-10-05T16:40:54Z">
            <w:rPr>
              <w:rtl/>
            </w:rPr>
          </w:rPrChange>
        </w:rPr>
        <w:t xml:space="preserve">דר</w:t>
      </w:r>
      <w:r>
        <w:rPr>
          <w:rStyle w:val="2fb"/>
          <w:rtl/>
          <w:rPrChange w:id="13509" w:author="מנוע אמוראים" w:date="2026-10-05T16:40:54Z">
            <w:rPr>
              <w:rtl/>
            </w:rPr>
          </w:rPrChange>
        </w:rPr>
        <w:t xml:space="preserve">"</w:t>
      </w:r>
      <w:r>
        <w:rPr>
          <w:rStyle w:val="2fb"/>
          <w:rFonts w:hint="cs"/>
          <w:rtl/>
          <w:rPrChange w:id="13510" w:author="מנוע אמוראים" w:date="2026-10-05T16:40:54Z">
            <w:rPr>
              <w:rFonts w:hint="cs"/>
              <w:rtl/>
            </w:rPr>
          </w:rPrChange>
        </w:rPr>
        <w:t xml:space="preserve">ה</w:t>
      </w:r>
      <w:r>
        <w:rPr>
          <w:rFonts w:hint="cs"/>
          <w:rtl/>
        </w:rPr>
        <w:t xml:space="preserve"> </w:t>
      </w:r>
      <w:r w:rsidRPr="00C63571">
        <w:rPr>
          <w:rtl/>
        </w:rPr>
        <w:t>חלטי בחלא, ורב נחמן - חלטי ברותחין;</w:t>
      </w:r>
    </w:p>
    <w:p w14:paraId="22AAF8A5" w14:textId="77777777" w:rsidR="0046556D" w:rsidRDefault="00BD6C4F" w:rsidP="00BD6C4F">
      <w:pPr>
        <w:rPr>
          <w:rtl/>
        </w:rPr>
      </w:pPr>
      <w:r>
        <w:rPr>
          <w:rtl/>
        </w:rPr>
        <w:t xml:space="preserve">וסבר </w:t>
      </w:r>
      <w:r>
        <w:rPr>
          <w:rStyle w:val="2fb"/>
          <w:rtl/>
          <w:rPrChange w:id="13511" w:author="מנוע אמוראים" w:date="2026-10-05T16:40:54Z">
            <w:rPr>
              <w:rtl/>
            </w:rPr>
          </w:rPrChange>
        </w:rPr>
        <w:t xml:space="preserve">ר</w:t>
      </w:r>
      <w:r>
        <w:rPr>
          <w:rStyle w:val="2fb"/>
          <w:rtl/>
          <w:rPrChange w:id="13512" w:author="מנוע אמוראים" w:date="2026-10-05T16:40:54Z">
            <w:rPr>
              <w:rtl/>
            </w:rPr>
          </w:rPrChange>
        </w:rPr>
        <w:t xml:space="preserve">"</w:t>
      </w:r>
      <w:r>
        <w:rPr>
          <w:rStyle w:val="2fb"/>
          <w:rFonts w:hint="cs"/>
          <w:rtl/>
          <w:rPrChange w:id="13513" w:author="מנוע אמוראים" w:date="2026-10-05T16:40:54Z">
            <w:rPr>
              <w:rFonts w:hint="cs"/>
              <w:rtl/>
            </w:rPr>
          </w:rPrChange>
        </w:rPr>
        <w:t xml:space="preserve">פ</w:t>
      </w:r>
      <w:r>
        <w:rPr>
          <w:rFonts w:hint="cs"/>
          <w:rtl/>
        </w:rPr>
        <w:t xml:space="preserve"> לפני</w:t>
      </w:r>
      <w:r>
        <w:rPr>
          <w:rtl/>
        </w:rPr>
        <w:t xml:space="preserve"> </w:t>
      </w:r>
      <w:r w:rsidRPr="00C63571">
        <w:rPr>
          <w:rtl/>
        </w:rPr>
        <w:t xml:space="preserve">רבא: </w:t>
      </w:r>
      <w:r>
        <w:rPr>
          <w:rFonts w:hint="cs"/>
          <w:rtl/>
        </w:rPr>
        <w:t>ד</w:t>
      </w:r>
      <w:r w:rsidRPr="00C63571">
        <w:rPr>
          <w:rtl/>
        </w:rPr>
        <w:t>חלא אסיר, א"ל: אי חלא אסיר - איהו נמי אסיר, כי היכי דפליט הדר בלע.</w:t>
      </w:r>
    </w:p>
    <w:p w14:paraId="1411A304" w14:textId="77777777" w:rsidR="0046556D" w:rsidRDefault="00BD6C4F" w:rsidP="00BD6C4F">
      <w:pPr>
        <w:rPr>
          <w:rtl/>
        </w:rPr>
      </w:pPr>
      <w:r w:rsidRPr="00784CE3">
        <w:rPr>
          <w:rFonts w:ascii="BA Franknatan Regular" w:hAnsi="BA Franknatan Regular" w:cs="BA Franknatan Regular"/>
          <w:rtl/>
        </w:rPr>
        <w:t xml:space="preserve">• </w:t>
      </w:r>
      <w:r>
        <w:rPr>
          <w:rStyle w:val="2fb"/>
          <w:rFonts w:hint="cs"/>
          <w:rtl/>
          <w:rPrChange w:id="13514" w:author="מנוע אמוראים" w:date="2026-10-05T16:40:54Z">
            <w:rPr>
              <w:rFonts w:hint="cs"/>
              <w:rtl/>
            </w:rPr>
          </w:rPrChange>
        </w:rPr>
        <w:t xml:space="preserve">רב</w:t>
      </w:r>
      <w:r>
        <w:rPr>
          <w:rStyle w:val="2fb"/>
          <w:rtl/>
          <w:rPrChange w:id="13515" w:author="מנוע אמוראים" w:date="2026-10-05T16:40:54Z">
            <w:rPr>
              <w:rtl/>
            </w:rPr>
          </w:rPrChange>
        </w:rPr>
        <w:t xml:space="preserve">"</w:t>
      </w:r>
      <w:r>
        <w:rPr>
          <w:rStyle w:val="2fb"/>
          <w:rFonts w:hint="cs"/>
          <w:rtl/>
          <w:rPrChange w:id="13516" w:author="מנוע אמוראים" w:date="2026-10-05T16:40:54Z">
            <w:rPr>
              <w:rFonts w:hint="cs"/>
              <w:rtl/>
            </w:rPr>
          </w:rPrChange>
        </w:rPr>
        <w:t xml:space="preserve">ש</w:t>
      </w:r>
      <w:r w:rsidRPr="00C63571">
        <w:rPr>
          <w:rtl/>
        </w:rPr>
        <w:t xml:space="preserve"> </w:t>
      </w:r>
      <w:r>
        <w:rPr>
          <w:rtl/>
        </w:rPr>
        <w:t>נזדמן</w:t>
      </w:r>
      <w:r>
        <w:rPr>
          <w:rtl/>
        </w:rPr>
        <w:t xml:space="preserve"> </w:t>
      </w:r>
      <w:r>
        <w:rPr>
          <w:rStyle w:val="2fb"/>
          <w:rtl/>
          <w:rPrChange w:id="13517" w:author="מנוע אמוראים" w:date="2026-10-05T16:40:54Z">
            <w:rPr>
              <w:rtl/>
            </w:rPr>
          </w:rPrChange>
        </w:rPr>
        <w:t xml:space="preserve">ל</w:t>
      </w:r>
      <w:r>
        <w:rPr>
          <w:rStyle w:val="2fb"/>
          <w:rFonts w:hint="cs"/>
          <w:rtl/>
          <w:rPrChange w:id="13518" w:author="מנוע אמוראים" w:date="2026-10-05T16:40:54Z">
            <w:rPr>
              <w:rFonts w:hint="cs"/>
              <w:rtl/>
            </w:rPr>
          </w:rPrChange>
        </w:rPr>
        <w:t xml:space="preserve">ר</w:t>
      </w:r>
      <w:r>
        <w:rPr>
          <w:rStyle w:val="2fb"/>
          <w:rtl/>
          <w:rPrChange w:id="13519" w:author="מנוע אמוראים" w:date="2026-10-05T16:40:54Z">
            <w:rPr>
              <w:rtl/>
            </w:rPr>
          </w:rPrChange>
        </w:rPr>
        <w:t xml:space="preserve">"</w:t>
      </w:r>
      <w:r>
        <w:rPr>
          <w:rStyle w:val="2fb"/>
          <w:rFonts w:hint="cs"/>
          <w:rtl/>
          <w:rPrChange w:id="13520" w:author="מנוע אמוראים" w:date="2026-10-05T16:40:54Z">
            <w:rPr>
              <w:rFonts w:hint="cs"/>
              <w:rtl/>
            </w:rPr>
          </w:rPrChange>
        </w:rPr>
        <w:t xml:space="preserve">נ</w:t>
      </w:r>
      <w:r>
        <w:rPr>
          <w:rFonts w:hint="cs"/>
          <w:rtl/>
        </w:rPr>
        <w:t xml:space="preserve">,</w:t>
      </w:r>
      <w:r w:rsidRPr="00C63571">
        <w:rPr>
          <w:rtl/>
        </w:rPr>
        <w:t xml:space="preserve"> </w:t>
      </w:r>
      <w:r>
        <w:rPr>
          <w:rFonts w:hint="cs"/>
          <w:rtl/>
        </w:rPr>
        <w:t xml:space="preserve">הביאו לו כבד בישלו ולא אכל. אמרו לו </w:t>
      </w:r>
      <w:r w:rsidRPr="00C63571">
        <w:rPr>
          <w:rtl/>
        </w:rPr>
        <w:t>בר בי רב דלגיו לא אכיל!</w:t>
      </w:r>
    </w:p>
    <w:p w14:paraId="03A79877" w14:textId="77777777" w:rsidR="0046556D" w:rsidRDefault="00BD6C4F" w:rsidP="00BD6C4F">
      <w:pPr>
        <w:rPr>
          <w:rtl/>
        </w:rPr>
      </w:pPr>
      <w:r>
        <w:rPr>
          <w:rtl/>
        </w:rPr>
        <w:t xml:space="preserve">ומנו? </w:t>
      </w:r>
      <w:r>
        <w:rPr>
          <w:rStyle w:val="2fb"/>
          <w:rtl/>
          <w:rPrChange w:id="13521" w:author="מנוע אמוראים" w:date="2026-10-05T16:40:54Z">
            <w:rPr>
              <w:rtl/>
            </w:rPr>
          </w:rPrChange>
        </w:rPr>
        <w:t xml:space="preserve">ר</w:t>
      </w:r>
      <w:r>
        <w:rPr>
          <w:rStyle w:val="2fb"/>
          <w:rFonts w:hint="cs"/>
          <w:rtl/>
          <w:rPrChange w:id="13522" w:author="מנוע אמוראים" w:date="2026-10-05T16:40:54Z">
            <w:rPr>
              <w:rFonts w:hint="cs"/>
              <w:rtl/>
            </w:rPr>
          </w:rPrChange>
        </w:rPr>
        <w:t xml:space="preserve">ב</w:t>
      </w:r>
      <w:r>
        <w:rPr>
          <w:rStyle w:val="2fb"/>
          <w:rtl/>
          <w:rPrChange w:id="13523" w:author="מנוע אמוראים" w:date="2026-10-05T16:40:54Z">
            <w:rPr>
              <w:rtl/>
            </w:rPr>
          </w:rPrChange>
        </w:rPr>
        <w:t xml:space="preserve">"</w:t>
      </w:r>
      <w:r>
        <w:rPr>
          <w:rStyle w:val="2fb"/>
          <w:rFonts w:hint="cs"/>
          <w:rtl/>
          <w:rPrChange w:id="13524" w:author="מנוע אמוראים" w:date="2026-10-05T16:40:54Z">
            <w:rPr>
              <w:rFonts w:hint="cs"/>
              <w:rtl/>
            </w:rPr>
          </w:rPrChange>
        </w:rPr>
        <w:t xml:space="preserve">ש</w:t>
      </w:r>
      <w:r w:rsidRPr="00C63571">
        <w:rPr>
          <w:rtl/>
        </w:rPr>
        <w:t xml:space="preserve"> </w:t>
      </w:r>
      <w:r>
        <w:rPr>
          <w:rFonts w:hint="cs"/>
          <w:rtl/>
        </w:rPr>
        <w:t>א</w:t>
      </w:r>
      <w:r w:rsidR="00BF1CF6">
        <w:rPr>
          <w:rtl/>
        </w:rPr>
        <w:t>"</w:t>
      </w:r>
      <w:r>
        <w:rPr>
          <w:rFonts w:hint="cs"/>
          <w:rtl/>
        </w:rPr>
        <w:t xml:space="preserve">ל </w:t>
      </w:r>
      <w:r>
        <w:rPr>
          <w:rStyle w:val="2fb"/>
          <w:rFonts w:hint="cs"/>
          <w:rtl/>
          <w:rPrChange w:id="13525" w:author="מנוע אמוראים" w:date="2026-10-05T16:40:54Z">
            <w:rPr>
              <w:rFonts w:hint="cs"/>
              <w:rtl/>
            </w:rPr>
          </w:rPrChange>
        </w:rPr>
        <w:t xml:space="preserve">ר</w:t>
      </w:r>
      <w:r>
        <w:rPr>
          <w:rStyle w:val="2fb"/>
          <w:rtl/>
          <w:rPrChange w:id="13526" w:author="מנוע אמוראים" w:date="2026-10-05T16:40:54Z">
            <w:rPr>
              <w:rtl/>
            </w:rPr>
          </w:rPrChange>
        </w:rPr>
        <w:t xml:space="preserve">"</w:t>
      </w:r>
      <w:r>
        <w:rPr>
          <w:rStyle w:val="2fb"/>
          <w:rFonts w:hint="cs"/>
          <w:rtl/>
          <w:rPrChange w:id="13527" w:author="מנוע אמוראים" w:date="2026-10-05T16:40:54Z">
            <w:rPr>
              <w:rFonts w:hint="cs"/>
              <w:rtl/>
            </w:rPr>
          </w:rPrChange>
        </w:rPr>
        <w:t xml:space="preserve">נ</w:t>
      </w:r>
      <w:r w:rsidRPr="00C63571">
        <w:rPr>
          <w:rtl/>
        </w:rPr>
        <w:t xml:space="preserve">: </w:t>
      </w:r>
      <w:r>
        <w:rPr>
          <w:rFonts w:hint="cs"/>
          <w:rtl/>
        </w:rPr>
        <w:t>הלעיטוהו לשבא בע</w:t>
      </w:r>
      <w:r w:rsidR="00BF1CF6">
        <w:rPr>
          <w:rtl/>
        </w:rPr>
        <w:t>"</w:t>
      </w:r>
      <w:r>
        <w:rPr>
          <w:rFonts w:hint="cs"/>
          <w:rtl/>
        </w:rPr>
        <w:t xml:space="preserve">כ. </w:t>
      </w:r>
    </w:p>
    <w:p w14:paraId="4F90AFB2" w14:textId="77777777" w:rsidR="0046556D" w:rsidRDefault="00BD6C4F" w:rsidP="00BD6C4F">
      <w:pPr>
        <w:rPr>
          <w:rtl/>
        </w:rPr>
      </w:pPr>
      <w:r w:rsidRPr="00784CE3">
        <w:rPr>
          <w:rFonts w:ascii="BA Franknatan Regular" w:hAnsi="BA Franknatan Regular" w:cs="BA Franknatan Regular"/>
          <w:rtl/>
        </w:rPr>
        <w:t xml:space="preserve">• </w:t>
      </w:r>
      <w:r w:rsidRPr="00B860C4">
        <w:rPr>
          <w:b/>
          <w:bCs/>
          <w:rtl/>
        </w:rPr>
        <w:t>כתנאי</w:t>
      </w:r>
      <w:r w:rsidRPr="00C63571">
        <w:rPr>
          <w:rtl/>
        </w:rPr>
        <w:t xml:space="preserve">, ר' אליעזר אומר: הכבד אוסרת ואינה נאסרת, מפני שפולטת ואינה בולעת, </w:t>
      </w:r>
    </w:p>
    <w:p w14:paraId="7CB12EC8" w14:textId="77777777" w:rsidR="0046556D" w:rsidRDefault="00BD6C4F" w:rsidP="00BD6C4F">
      <w:pPr>
        <w:rPr>
          <w:rtl/>
        </w:rPr>
      </w:pPr>
      <w:r>
        <w:rPr>
          <w:rStyle w:val="2fb"/>
          <w:rFonts w:hint="cs"/>
          <w:rtl/>
          <w:rPrChange w:id="13528" w:author="מנוע אמוראים" w:date="2026-10-05T16:40:54Z">
            <w:rPr>
              <w:rFonts w:hint="cs"/>
              <w:rtl/>
            </w:rPr>
          </w:rPrChange>
        </w:rPr>
        <w:t xml:space="preserve">רישבריב</w:t>
      </w:r>
      <w:r>
        <w:rPr>
          <w:rStyle w:val="2fb"/>
          <w:rtl/>
          <w:rPrChange w:id="13529" w:author="מנוע אמוראים" w:date="2026-10-05T16:40:54Z">
            <w:rPr>
              <w:rtl/>
            </w:rPr>
          </w:rPrChange>
        </w:rPr>
        <w:t xml:space="preserve">"</w:t>
      </w:r>
      <w:r>
        <w:rPr>
          <w:rStyle w:val="2fb"/>
          <w:rFonts w:hint="cs"/>
          <w:rtl/>
          <w:rPrChange w:id="13530" w:author="מנוע אמוראים" w:date="2026-10-05T16:40:54Z">
            <w:rPr>
              <w:rFonts w:hint="cs"/>
              <w:rtl/>
            </w:rPr>
          </w:rPrChange>
        </w:rPr>
        <w:t xml:space="preserve">ב</w:t>
      </w:r>
      <w:r w:rsidRPr="00C63571">
        <w:rPr>
          <w:rtl/>
        </w:rPr>
        <w:t>: מתובלת - אוסרת ונאסרת, שלוקה - אוסרת ונאסרת.</w:t>
      </w:r>
    </w:p>
    <w:p w14:paraId="345C96CF" w14:textId="77777777" w:rsidR="0046556D" w:rsidRDefault="00BD6C4F" w:rsidP="00BD6C4F">
      <w:pPr>
        <w:rPr>
          <w:rtl/>
        </w:rPr>
      </w:pPr>
      <w:r w:rsidRPr="00784CE3">
        <w:rPr>
          <w:rFonts w:ascii="BA Franknatan Regular" w:hAnsi="BA Franknatan Regular" w:cs="BA Franknatan Regular"/>
          <w:rtl/>
        </w:rPr>
        <w:t xml:space="preserve">• </w:t>
      </w:r>
      <w:r>
        <w:rPr>
          <w:rStyle w:val="2fb"/>
          <w:rtl/>
          <w:rPrChange w:id="13531" w:author="מנוע אמוראים" w:date="2026-10-05T16:40:54Z">
            <w:rPr>
              <w:rtl/>
            </w:rPr>
          </w:rPrChange>
        </w:rPr>
        <w:t xml:space="preserve">ר</w:t>
      </w:r>
      <w:r>
        <w:rPr>
          <w:rStyle w:val="2fb"/>
          <w:rFonts w:hint="cs"/>
          <w:rtl/>
          <w:rPrChange w:id="13532" w:author="מנוע אמוראים" w:date="2026-10-05T16:40:54Z">
            <w:rPr>
              <w:rFonts w:hint="cs"/>
              <w:rtl/>
            </w:rPr>
          </w:rPrChange>
        </w:rPr>
        <w:t xml:space="preserve">בר</w:t>
      </w:r>
      <w:r>
        <w:rPr>
          <w:rStyle w:val="2fb"/>
          <w:rtl/>
          <w:rPrChange w:id="13533" w:author="מנוע אמוראים" w:date="2026-10-05T16:40:54Z">
            <w:rPr>
              <w:rtl/>
            </w:rPr>
          </w:rPrChange>
        </w:rPr>
        <w:t xml:space="preserve">"</w:t>
      </w:r>
      <w:r>
        <w:rPr>
          <w:rStyle w:val="2fb"/>
          <w:rFonts w:hint="cs"/>
          <w:rtl/>
          <w:rPrChange w:id="13534" w:author="מנוע אמוראים" w:date="2026-10-05T16:40:54Z">
            <w:rPr>
              <w:rFonts w:hint="cs"/>
              <w:rtl/>
            </w:rPr>
          </w:rPrChange>
        </w:rPr>
        <w:t xml:space="preserve">ה</w:t>
      </w:r>
      <w:r>
        <w:rPr>
          <w:rFonts w:hint="cs"/>
          <w:rtl/>
        </w:rPr>
        <w:t xml:space="preserve"> נזדמן </w:t>
      </w:r>
      <w:r>
        <w:rPr>
          <w:rStyle w:val="2fb"/>
          <w:rFonts w:hint="cs"/>
          <w:rtl/>
          <w:rPrChange w:id="13535" w:author="מנוע אמוראים" w:date="2026-10-05T16:40:54Z">
            <w:rPr>
              <w:rFonts w:hint="cs"/>
              <w:rtl/>
            </w:rPr>
          </w:rPrChange>
        </w:rPr>
        <w:t xml:space="preserve">לרבר</w:t>
      </w:r>
      <w:r>
        <w:rPr>
          <w:rStyle w:val="2fb"/>
          <w:rtl/>
          <w:rPrChange w:id="13536" w:author="מנוע אמוראים" w:date="2026-10-05T16:40:54Z">
            <w:rPr>
              <w:rtl/>
            </w:rPr>
          </w:rPrChange>
        </w:rPr>
        <w:t xml:space="preserve">"</w:t>
      </w:r>
      <w:r>
        <w:rPr>
          <w:rStyle w:val="2fb"/>
          <w:rFonts w:hint="cs"/>
          <w:rtl/>
          <w:rPrChange w:id="13537" w:author="מנוע אמוראים" w:date="2026-10-05T16:40:54Z">
            <w:rPr>
              <w:rFonts w:hint="cs"/>
              <w:rtl/>
            </w:rPr>
          </w:rPrChange>
        </w:rPr>
        <w:t xml:space="preserve">נ</w:t>
      </w:r>
      <w:r w:rsidRPr="00C63571">
        <w:rPr>
          <w:rtl/>
        </w:rPr>
        <w:t xml:space="preserve">, </w:t>
      </w:r>
      <w:r>
        <w:rPr>
          <w:rFonts w:hint="cs"/>
          <w:rtl/>
        </w:rPr>
        <w:t>הביאו לפניו ג' סאים רקיקים</w:t>
      </w:r>
    </w:p>
    <w:p w14:paraId="5F124941" w14:textId="77777777" w:rsidR="0046556D" w:rsidRDefault="00BD6C4F" w:rsidP="00BD6C4F">
      <w:pPr>
        <w:rPr>
          <w:rtl/>
        </w:rPr>
      </w:pPr>
      <w:r w:rsidRPr="00C63571">
        <w:rPr>
          <w:rtl/>
        </w:rPr>
        <w:t xml:space="preserve">אמר להו: מי ידעיתו </w:t>
      </w:r>
      <w:r>
        <w:rPr>
          <w:rFonts w:hint="cs"/>
          <w:rtl/>
        </w:rPr>
        <w:t xml:space="preserve">שאבוא, </w:t>
      </w:r>
      <w:r w:rsidRPr="00C63571">
        <w:rPr>
          <w:rtl/>
        </w:rPr>
        <w:t xml:space="preserve">אמרו ליה: מי עדיפת לן מינה, </w:t>
      </w:r>
      <w:r w:rsidRPr="0046594B">
        <w:rPr>
          <w:rStyle w:val="afffff0"/>
          <w:rtl/>
        </w:rPr>
        <w:t>ד</w:t>
      </w:r>
      <w:r w:rsidRPr="0046594B">
        <w:rPr>
          <w:rStyle w:val="afffff0"/>
          <w:rFonts w:hint="cs"/>
          <w:rtl/>
        </w:rPr>
        <w:t>'</w:t>
      </w:r>
      <w:r w:rsidRPr="0046594B">
        <w:rPr>
          <w:rStyle w:val="afffff0"/>
          <w:rtl/>
        </w:rPr>
        <w:t>וקראת לשבת עונג</w:t>
      </w:r>
      <w:r w:rsidRPr="0046594B">
        <w:rPr>
          <w:rStyle w:val="afffff0"/>
          <w:rFonts w:hint="cs"/>
          <w:rtl/>
        </w:rPr>
        <w:t>'</w:t>
      </w:r>
      <w:r w:rsidRPr="0046594B">
        <w:rPr>
          <w:rStyle w:val="afffff0"/>
          <w:rtl/>
        </w:rPr>
        <w:t>,</w:t>
      </w:r>
      <w:r w:rsidRPr="00C63571">
        <w:rPr>
          <w:rtl/>
        </w:rPr>
        <w:t xml:space="preserve"> </w:t>
      </w:r>
    </w:p>
    <w:p w14:paraId="5B913C72" w14:textId="77777777" w:rsidR="0046556D" w:rsidRDefault="00BD6C4F" w:rsidP="00BD6C4F">
      <w:pPr>
        <w:rPr>
          <w:rtl/>
        </w:rPr>
      </w:pPr>
      <w:r w:rsidRPr="00C63571">
        <w:rPr>
          <w:rtl/>
        </w:rPr>
        <w:t xml:space="preserve">אדהכי, </w:t>
      </w:r>
      <w:r>
        <w:rPr>
          <w:rFonts w:hint="cs"/>
          <w:rtl/>
        </w:rPr>
        <w:t xml:space="preserve">נמצא אותו כבד שהיה בו </w:t>
      </w:r>
      <w:r>
        <w:rPr>
          <w:rtl/>
        </w:rPr>
        <w:t>סמפונא דבל</w:t>
      </w:r>
      <w:r>
        <w:rPr>
          <w:rFonts w:hint="cs"/>
          <w:rtl/>
        </w:rPr>
        <w:t>ע דם</w:t>
      </w:r>
      <w:r w:rsidRPr="00C63571">
        <w:rPr>
          <w:rtl/>
        </w:rPr>
        <w:t xml:space="preserve">, </w:t>
      </w:r>
      <w:r>
        <w:rPr>
          <w:rFonts w:hint="cs"/>
          <w:rtl/>
        </w:rPr>
        <w:t>א</w:t>
      </w:r>
      <w:r w:rsidR="00BF1CF6">
        <w:rPr>
          <w:rtl/>
        </w:rPr>
        <w:t>"</w:t>
      </w:r>
      <w:r>
        <w:rPr>
          <w:rFonts w:hint="cs"/>
          <w:rtl/>
        </w:rPr>
        <w:t xml:space="preserve">ל מדוע עשיתם כן  </w:t>
      </w:r>
    </w:p>
    <w:p w14:paraId="6DC8C896" w14:textId="77777777" w:rsidR="0046556D" w:rsidRDefault="00BD6C4F" w:rsidP="00BD6C4F">
      <w:pPr>
        <w:rPr>
          <w:rtl/>
        </w:rPr>
      </w:pPr>
      <w:r>
        <w:rPr>
          <w:rFonts w:hint="cs"/>
          <w:rtl/>
        </w:rPr>
        <w:t>אמרו לו</w:t>
      </w:r>
      <w:r w:rsidRPr="00C63571">
        <w:rPr>
          <w:rtl/>
        </w:rPr>
        <w:t xml:space="preserve">: אלא </w:t>
      </w:r>
      <w:r>
        <w:rPr>
          <w:rFonts w:hint="cs"/>
          <w:rtl/>
        </w:rPr>
        <w:t>איך נעשה</w:t>
      </w:r>
      <w:r w:rsidRPr="00C63571">
        <w:rPr>
          <w:rtl/>
        </w:rPr>
        <w:t>? אמר להו: קרעו ש</w:t>
      </w:r>
      <w:r>
        <w:rPr>
          <w:rtl/>
        </w:rPr>
        <w:t>תי וערב וחיתוכא לתחת וה"מ - כבד</w:t>
      </w:r>
      <w:r w:rsidRPr="00C63571">
        <w:rPr>
          <w:rtl/>
        </w:rPr>
        <w:t>, אבל טח</w:t>
      </w:r>
      <w:r>
        <w:rPr>
          <w:rFonts w:hint="cs"/>
          <w:rtl/>
        </w:rPr>
        <w:t xml:space="preserve">ול שומן הוא </w:t>
      </w:r>
    </w:p>
    <w:p w14:paraId="4AC42744" w14:textId="77777777" w:rsidR="0046556D" w:rsidRDefault="00BD6C4F" w:rsidP="00BD6C4F">
      <w:pPr>
        <w:rPr>
          <w:rtl/>
        </w:rPr>
      </w:pPr>
      <w:r w:rsidRPr="00C63571">
        <w:rPr>
          <w:rtl/>
        </w:rPr>
        <w:t>כי הא דשמואל ע</w:t>
      </w:r>
      <w:r>
        <w:rPr>
          <w:rFonts w:hint="cs"/>
          <w:rtl/>
        </w:rPr>
        <w:t xml:space="preserve">שו לו תבשיל של טחול ביום הקזת דם </w:t>
      </w:r>
    </w:p>
    <w:p w14:paraId="62233072"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אתמר: כבד </w:t>
      </w:r>
      <w:r>
        <w:rPr>
          <w:rFonts w:hint="cs"/>
          <w:rtl/>
        </w:rPr>
        <w:t xml:space="preserve">מעל בשר שכשהבשר נצלה הדם מחליק ואינו נבלע בו </w:t>
      </w:r>
    </w:p>
    <w:p w14:paraId="7B066FF5" w14:textId="31A94BB6" w:rsidR="0046556D" w:rsidRDefault="00BD6C4F" w:rsidP="00BD6C4F">
      <w:pPr>
        <w:rPr>
          <w:rtl/>
        </w:rPr>
      </w:pPr>
      <w:r>
        <w:rPr>
          <w:rFonts w:hint="cs"/>
          <w:rtl/>
        </w:rPr>
        <w:t>כחל על</w:t>
      </w:r>
      <w:r>
        <w:rPr>
          <w:rtl/>
        </w:rPr>
        <w:t xml:space="preserve"> בשרא </w:t>
      </w:r>
      <w:r w:rsidRPr="00C63571">
        <w:rPr>
          <w:rtl/>
        </w:rPr>
        <w:t xml:space="preserve">אסור, </w:t>
      </w:r>
      <w:r>
        <w:rPr>
          <w:rFonts w:hint="cs"/>
          <w:rtl/>
        </w:rPr>
        <w:t>ד</w:t>
      </w:r>
      <w:r w:rsidRPr="00C63571">
        <w:rPr>
          <w:rtl/>
        </w:rPr>
        <w:t xml:space="preserve">חלב </w:t>
      </w:r>
      <w:r>
        <w:rPr>
          <w:rFonts w:hint="cs"/>
          <w:rtl/>
        </w:rPr>
        <w:t>נבלע בבשר</w:t>
      </w:r>
      <w:r w:rsidRPr="00C63571">
        <w:rPr>
          <w:rtl/>
        </w:rPr>
        <w:t>.</w:t>
      </w:r>
    </w:p>
    <w:p w14:paraId="41021572" w14:textId="77777777" w:rsidR="0046556D" w:rsidRDefault="00BD6C4F" w:rsidP="00BD6C4F">
      <w:pPr>
        <w:rPr>
          <w:rtl/>
        </w:rPr>
      </w:pPr>
      <w:r>
        <w:rPr>
          <w:rtl/>
        </w:rPr>
        <w:t>רב דימי מנהרדעא מתני אפכא: כחל</w:t>
      </w:r>
      <w:r>
        <w:rPr>
          <w:rFonts w:hint="cs"/>
          <w:rtl/>
        </w:rPr>
        <w:t xml:space="preserve"> על בשר שרי דחלב שחוטה דרבנן</w:t>
      </w:r>
    </w:p>
    <w:p w14:paraId="07FD919B" w14:textId="46CA4C4D" w:rsidR="0046556D" w:rsidRDefault="00BD6C4F" w:rsidP="00BD6C4F">
      <w:pPr>
        <w:rPr>
          <w:rtl/>
        </w:rPr>
      </w:pPr>
      <w:r>
        <w:rPr>
          <w:rFonts w:hint="cs"/>
          <w:rtl/>
        </w:rPr>
        <w:t>וכבד על בשר אסור דדם דאורייתא</w:t>
      </w:r>
      <w:r w:rsidRPr="00C63571">
        <w:rPr>
          <w:rtl/>
        </w:rPr>
        <w:t>.</w:t>
      </w:r>
    </w:p>
    <w:p w14:paraId="25C79CF6" w14:textId="77777777" w:rsidR="0046556D" w:rsidRDefault="00BD6C4F" w:rsidP="00BD6C4F">
      <w:pPr>
        <w:rPr>
          <w:rtl/>
        </w:rPr>
      </w:pPr>
      <w:r w:rsidRPr="00784CE3">
        <w:rPr>
          <w:rFonts w:ascii="BA Franknatan Regular" w:hAnsi="BA Franknatan Regular" w:cs="BA Franknatan Regular"/>
          <w:rtl/>
        </w:rPr>
        <w:t xml:space="preserve">• </w:t>
      </w:r>
      <w:r>
        <w:rPr>
          <w:rtl/>
        </w:rPr>
        <w:t>דרש מרימר, הלכתא: בין כבד בין כחל</w:t>
      </w:r>
      <w:r w:rsidRPr="00C63571">
        <w:rPr>
          <w:rtl/>
        </w:rPr>
        <w:t>, ת</w:t>
      </w:r>
      <w:r>
        <w:rPr>
          <w:rFonts w:hint="cs"/>
          <w:rtl/>
        </w:rPr>
        <w:t>חת בשר מותר מעל בשר מותר רק בדיעבד ולא</w:t>
      </w:r>
      <w:r>
        <w:rPr>
          <w:rtl/>
        </w:rPr>
        <w:t xml:space="preserve"> לכתחלה</w:t>
      </w:r>
      <w:r>
        <w:rPr>
          <w:rFonts w:hint="cs"/>
          <w:rtl/>
        </w:rPr>
        <w:t>,</w:t>
      </w:r>
    </w:p>
    <w:p w14:paraId="75DD3EF0" w14:textId="77777777" w:rsidR="00BD6C4F" w:rsidRPr="00C63571" w:rsidRDefault="00BD6C4F" w:rsidP="00F07436">
      <w:pPr>
        <w:pStyle w:val="afff3"/>
        <w:framePr w:wrap="around"/>
        <w:rPr>
          <w:rtl/>
        </w:rPr>
      </w:pPr>
      <w:r>
        <w:rPr>
          <w:rFonts w:hint="cs"/>
          <w:rtl/>
        </w:rPr>
        <w:t>קיא:</w:t>
      </w:r>
    </w:p>
    <w:p w14:paraId="43C47885"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רב אשי </w:t>
      </w:r>
      <w:r>
        <w:rPr>
          <w:rtl/>
        </w:rPr>
        <w:t>נזדמן</w:t>
      </w:r>
      <w:r>
        <w:rPr>
          <w:rtl/>
        </w:rPr>
        <w:t xml:space="preserve"> לבי </w:t>
      </w:r>
      <w:r>
        <w:rPr>
          <w:rStyle w:val="2fb"/>
          <w:rtl/>
          <w:rPrChange w:id="13538" w:author="מנוע אמוראים" w:date="2026-10-05T16:40:54Z">
            <w:rPr>
              <w:rtl/>
            </w:rPr>
          </w:rPrChange>
        </w:rPr>
        <w:t xml:space="preserve">ר</w:t>
      </w:r>
      <w:r>
        <w:rPr>
          <w:rStyle w:val="2fb"/>
          <w:rFonts w:hint="cs"/>
          <w:rtl/>
          <w:rPrChange w:id="13539" w:author="מנוע אמוראים" w:date="2026-10-05T16:40:54Z">
            <w:rPr>
              <w:rFonts w:hint="cs"/>
              <w:rtl/>
            </w:rPr>
          </w:rPrChange>
        </w:rPr>
        <w:t xml:space="preserve">ב</w:t>
      </w:r>
      <w:r>
        <w:rPr>
          <w:rStyle w:val="2fb"/>
          <w:rtl/>
          <w:rPrChange w:id="13540" w:author="מנוע אמוראים" w:date="2026-10-05T16:40:54Z">
            <w:rPr>
              <w:rtl/>
            </w:rPr>
          </w:rPrChange>
        </w:rPr>
        <w:t xml:space="preserve">"</w:t>
      </w:r>
      <w:r>
        <w:rPr>
          <w:rStyle w:val="2fb"/>
          <w:rFonts w:hint="cs"/>
          <w:rtl/>
          <w:rPrChange w:id="13541" w:author="מנוע אמוראים" w:date="2026-10-05T16:40:54Z">
            <w:rPr>
              <w:rFonts w:hint="cs"/>
              <w:rtl/>
            </w:rPr>
          </w:rPrChange>
        </w:rPr>
        <w:t xml:space="preserve">א</w:t>
      </w:r>
      <w:r>
        <w:rPr>
          <w:rFonts w:hint="cs"/>
          <w:rtl/>
        </w:rPr>
        <w:t xml:space="preserve"> ח</w:t>
      </w:r>
      <w:r w:rsidRPr="00C63571">
        <w:rPr>
          <w:rtl/>
        </w:rPr>
        <w:t xml:space="preserve">מוה, </w:t>
      </w:r>
      <w:r>
        <w:rPr>
          <w:rFonts w:hint="cs"/>
          <w:rtl/>
        </w:rPr>
        <w:t>ראהו</w:t>
      </w:r>
      <w:r>
        <w:rPr>
          <w:rtl/>
        </w:rPr>
        <w:t xml:space="preserve"> לבריה </w:t>
      </w:r>
      <w:r>
        <w:rPr>
          <w:rStyle w:val="2fb"/>
          <w:rtl/>
          <w:rPrChange w:id="13542" w:author="מנוע אמוראים" w:date="2026-10-05T16:40:54Z">
            <w:rPr>
              <w:rtl/>
            </w:rPr>
          </w:rPrChange>
        </w:rPr>
        <w:t xml:space="preserve">דר</w:t>
      </w:r>
      <w:r>
        <w:rPr>
          <w:rStyle w:val="2fb"/>
          <w:rFonts w:hint="cs"/>
          <w:rtl/>
          <w:rPrChange w:id="13543" w:author="מנוע אמוראים" w:date="2026-10-05T16:40:54Z">
            <w:rPr>
              <w:rFonts w:hint="cs"/>
              <w:rtl/>
            </w:rPr>
          </w:rPrChange>
        </w:rPr>
        <w:t xml:space="preserve">ב</w:t>
      </w:r>
      <w:r>
        <w:rPr>
          <w:rStyle w:val="2fb"/>
          <w:rtl/>
          <w:rPrChange w:id="13544" w:author="מנוע אמוראים" w:date="2026-10-05T16:40:54Z">
            <w:rPr>
              <w:rtl/>
            </w:rPr>
          </w:rPrChange>
        </w:rPr>
        <w:t xml:space="preserve">"</w:t>
      </w:r>
      <w:r>
        <w:rPr>
          <w:rStyle w:val="2fb"/>
          <w:rFonts w:hint="cs"/>
          <w:rtl/>
          <w:rPrChange w:id="13545" w:author="מנוע אמוראים" w:date="2026-10-05T16:40:54Z">
            <w:rPr>
              <w:rFonts w:hint="cs"/>
              <w:rtl/>
            </w:rPr>
          </w:rPrChange>
        </w:rPr>
        <w:t xml:space="preserve">א</w:t>
      </w:r>
      <w:r>
        <w:rPr>
          <w:rFonts w:hint="cs"/>
          <w:rtl/>
        </w:rPr>
        <w:t xml:space="preserve"> ש</w:t>
      </w:r>
      <w:r>
        <w:rPr>
          <w:rtl/>
        </w:rPr>
        <w:t>שפיד כבד</w:t>
      </w:r>
      <w:r w:rsidRPr="00C63571">
        <w:rPr>
          <w:rtl/>
        </w:rPr>
        <w:t xml:space="preserve"> ע</w:t>
      </w:r>
      <w:r>
        <w:rPr>
          <w:rFonts w:hint="cs"/>
          <w:rtl/>
        </w:rPr>
        <w:t>ל</w:t>
      </w:r>
      <w:r>
        <w:rPr>
          <w:rtl/>
        </w:rPr>
        <w:t xml:space="preserve"> בשר</w:t>
      </w:r>
      <w:r w:rsidRPr="00C63571">
        <w:rPr>
          <w:rtl/>
        </w:rPr>
        <w:t>, אמר: כמה יהיר האי מרבנן!</w:t>
      </w:r>
    </w:p>
    <w:p w14:paraId="63505F8E" w14:textId="77777777" w:rsidR="0046556D" w:rsidRDefault="00BD6C4F" w:rsidP="00BD6C4F">
      <w:pPr>
        <w:rPr>
          <w:rtl/>
        </w:rPr>
      </w:pPr>
      <w:r w:rsidRPr="00C63571">
        <w:rPr>
          <w:rtl/>
        </w:rPr>
        <w:t xml:space="preserve">אימר דאמור רבנן - דיעבד, לכתחלה מי אמור? </w:t>
      </w:r>
    </w:p>
    <w:p w14:paraId="1D6EB13D" w14:textId="77777777" w:rsidR="0046556D" w:rsidRDefault="00BD6C4F" w:rsidP="00BD6C4F">
      <w:pPr>
        <w:rPr>
          <w:rtl/>
        </w:rPr>
      </w:pPr>
      <w:r w:rsidRPr="00C63571">
        <w:rPr>
          <w:rtl/>
        </w:rPr>
        <w:t xml:space="preserve">ואי </w:t>
      </w:r>
      <w:r>
        <w:rPr>
          <w:rFonts w:hint="cs"/>
          <w:rtl/>
        </w:rPr>
        <w:t xml:space="preserve">יש כלי לקבל השומן </w:t>
      </w:r>
      <w:r>
        <w:rPr>
          <w:rtl/>
        </w:rPr>
        <w:t>בשר</w:t>
      </w:r>
      <w:r w:rsidRPr="00C63571">
        <w:rPr>
          <w:rtl/>
        </w:rPr>
        <w:t xml:space="preserve"> </w:t>
      </w:r>
      <w:r>
        <w:rPr>
          <w:rFonts w:hint="cs"/>
          <w:rtl/>
        </w:rPr>
        <w:t>על כבד גם אסור</w:t>
      </w:r>
      <w:r w:rsidRPr="00C63571">
        <w:rPr>
          <w:rtl/>
        </w:rPr>
        <w:t>,</w:t>
      </w:r>
      <w:r>
        <w:rPr>
          <w:rFonts w:hint="cs"/>
          <w:rtl/>
        </w:rPr>
        <w:t xml:space="preserve"> ושאני בדם דבשר</w:t>
      </w:r>
      <w:r>
        <w:rPr>
          <w:rtl/>
        </w:rPr>
        <w:t xml:space="preserve"> שכן, דמא דכבד</w:t>
      </w:r>
      <w:r w:rsidRPr="00C63571">
        <w:rPr>
          <w:rtl/>
        </w:rPr>
        <w:t xml:space="preserve"> - קפי.</w:t>
      </w:r>
    </w:p>
    <w:p w14:paraId="3A924528" w14:textId="77777777" w:rsidR="0046556D" w:rsidRDefault="0046556D" w:rsidP="00BD6C4F">
      <w:pPr>
        <w:rPr>
          <w:rtl/>
        </w:rPr>
      </w:pPr>
    </w:p>
    <w:p w14:paraId="1873DAC3" w14:textId="77777777" w:rsidR="0046556D" w:rsidRDefault="00BD6C4F" w:rsidP="00BD6C4F">
      <w:pPr>
        <w:rPr>
          <w:rtl/>
        </w:rPr>
      </w:pPr>
      <w:r w:rsidRPr="00784CE3">
        <w:rPr>
          <w:rFonts w:ascii="BA Franknatan Regular" w:hAnsi="BA Franknatan Regular" w:cs="BA Franknatan Regular"/>
          <w:rtl/>
        </w:rPr>
        <w:t xml:space="preserve">• </w:t>
      </w:r>
      <w:r>
        <w:rPr>
          <w:rStyle w:val="2fb"/>
          <w:rFonts w:hint="cs"/>
          <w:rtl/>
          <w:rPrChange w:id="13546" w:author="מנוע אמוראים" w:date="2026-10-05T16:40:54Z">
            <w:rPr>
              <w:rFonts w:hint="cs"/>
              <w:rtl/>
            </w:rPr>
          </w:rPrChange>
        </w:rPr>
        <w:t xml:space="preserve">ר</w:t>
      </w:r>
      <w:r>
        <w:rPr>
          <w:rStyle w:val="2fb"/>
          <w:rtl/>
          <w:rPrChange w:id="13547" w:author="מנוע אמוראים" w:date="2026-10-05T16:40:54Z">
            <w:rPr>
              <w:rtl/>
            </w:rPr>
          </w:rPrChange>
        </w:rPr>
        <w:t xml:space="preserve">"</w:t>
      </w:r>
      <w:r>
        <w:rPr>
          <w:rStyle w:val="2fb"/>
          <w:rFonts w:hint="cs"/>
          <w:rtl/>
          <w:rPrChange w:id="13548" w:author="מנוע אמוראים" w:date="2026-10-05T16:40:54Z">
            <w:rPr>
              <w:rFonts w:hint="cs"/>
              <w:rtl/>
            </w:rPr>
          </w:rPrChange>
        </w:rPr>
        <w:t xml:space="preserve">נ</w:t>
      </w:r>
      <w:r>
        <w:rPr>
          <w:rFonts w:hint="cs"/>
          <w:rtl/>
        </w:rPr>
        <w:t xml:space="preserve"> מ</w:t>
      </w:r>
      <w:r w:rsidRPr="00C63571">
        <w:rPr>
          <w:rtl/>
        </w:rPr>
        <w:t>שמואל: סכין ששחט בה - אסור לחתוך בה רותח, צונן;</w:t>
      </w:r>
    </w:p>
    <w:p w14:paraId="2F9C2C67" w14:textId="59DDEEE0" w:rsidR="0046556D" w:rsidRDefault="00BD6C4F" w:rsidP="00BD6C4F">
      <w:pPr>
        <w:rPr>
          <w:rtl/>
        </w:rPr>
      </w:pPr>
      <w:r>
        <w:rPr>
          <w:rFonts w:hint="cs"/>
          <w:rtl/>
        </w:rPr>
        <w:t xml:space="preserve">      </w:t>
      </w:r>
      <w:r w:rsidRPr="00C63571">
        <w:rPr>
          <w:rtl/>
        </w:rPr>
        <w:t>אמרי לה: בעיא הדחה, ואמרי לה: לא בעיא הדחה.</w:t>
      </w:r>
    </w:p>
    <w:p w14:paraId="156042CA" w14:textId="77777777" w:rsidR="0046556D" w:rsidRDefault="00BD6C4F" w:rsidP="00BD6C4F">
      <w:pPr>
        <w:rPr>
          <w:rtl/>
        </w:rPr>
      </w:pPr>
      <w:r w:rsidRPr="00784CE3">
        <w:rPr>
          <w:rFonts w:ascii="BA Franknatan Regular" w:hAnsi="BA Franknatan Regular" w:cs="BA Franknatan Regular"/>
          <w:rtl/>
        </w:rPr>
        <w:t xml:space="preserve">• </w:t>
      </w:r>
      <w:r>
        <w:rPr>
          <w:rStyle w:val="2fb"/>
          <w:rtl/>
          <w:rPrChange w:id="13549" w:author="מנוע אמוראים" w:date="2026-10-05T16:40:54Z">
            <w:rPr>
              <w:rtl/>
            </w:rPr>
          </w:rPrChange>
        </w:rPr>
        <w:t xml:space="preserve">א</w:t>
      </w:r>
      <w:r>
        <w:rPr>
          <w:rStyle w:val="2fb"/>
          <w:rtl/>
          <w:rPrChange w:id="13550" w:author="מנוע אמוראים" w:date="2026-10-05T16:40:54Z">
            <w:rPr>
              <w:rtl/>
            </w:rPr>
          </w:rPrChange>
        </w:rPr>
        <w:t xml:space="preserve">ריא"ש</w:t>
      </w:r>
      <w:r w:rsidRPr="00C63571">
        <w:rPr>
          <w:rtl/>
        </w:rPr>
        <w:t>: קערה שמלח בה בשר - אסור לאכול בה רותח;</w:t>
      </w:r>
    </w:p>
    <w:p w14:paraId="28EEEAEB" w14:textId="77777777" w:rsidR="0046556D" w:rsidRDefault="00BD6C4F" w:rsidP="00BD6C4F">
      <w:pPr>
        <w:rPr>
          <w:rtl/>
        </w:rPr>
      </w:pPr>
      <w:r w:rsidRPr="00C63571">
        <w:rPr>
          <w:rtl/>
        </w:rPr>
        <w:t>ושמואל לטעמיה</w:t>
      </w:r>
      <w:r>
        <w:rPr>
          <w:rFonts w:hint="cs"/>
          <w:rtl/>
        </w:rPr>
        <w:t xml:space="preserve"> ד</w:t>
      </w:r>
      <w:r w:rsidRPr="00C63571">
        <w:rPr>
          <w:rtl/>
        </w:rPr>
        <w:t>מליח - הרי הוא כרותח, וכבוש - הרי הוא כמבושל.</w:t>
      </w:r>
    </w:p>
    <w:p w14:paraId="70B7014D" w14:textId="77777777" w:rsidR="0046556D" w:rsidRDefault="00BD6C4F" w:rsidP="00BD6C4F">
      <w:pPr>
        <w:rPr>
          <w:rtl/>
        </w:rPr>
      </w:pPr>
      <w:r w:rsidRPr="00C63571">
        <w:rPr>
          <w:rtl/>
        </w:rPr>
        <w:t>כ</w:t>
      </w:r>
      <w:r>
        <w:rPr>
          <w:rFonts w:hint="cs"/>
          <w:rtl/>
        </w:rPr>
        <w:t xml:space="preserve">שבא רבין </w:t>
      </w:r>
      <w:r>
        <w:rPr>
          <w:rStyle w:val="2fb"/>
          <w:rFonts w:hint="cs"/>
          <w:rtl/>
          <w:rPrChange w:id="13551" w:author="מנוע אמוראים" w:date="2026-10-05T16:40:54Z">
            <w:rPr>
              <w:rFonts w:hint="cs"/>
              <w:rtl/>
            </w:rPr>
          </w:rPrChange>
        </w:rPr>
        <w:t xml:space="preserve">ארי</w:t>
      </w:r>
      <w:r>
        <w:rPr>
          <w:rStyle w:val="2fb"/>
          <w:rtl/>
          <w:rPrChange w:id="13552" w:author="מנוע אמוראים" w:date="2026-10-05T16:40:54Z">
            <w:rPr>
              <w:rtl/>
            </w:rPr>
          </w:rPrChange>
        </w:rPr>
        <w:t xml:space="preserve">"</w:t>
      </w:r>
      <w:r>
        <w:rPr>
          <w:rStyle w:val="2fb"/>
          <w:rFonts w:hint="cs"/>
          <w:rtl/>
          <w:rPrChange w:id="13553" w:author="מנוע אמוראים" w:date="2026-10-05T16:40:54Z">
            <w:rPr>
              <w:rFonts w:hint="cs"/>
              <w:rtl/>
            </w:rPr>
          </w:rPrChange>
        </w:rPr>
        <w:t xml:space="preserve">ו</w:t>
      </w:r>
      <w:r w:rsidRPr="00C63571">
        <w:rPr>
          <w:rtl/>
        </w:rPr>
        <w:t>: מליח - אינו כרותח, וכבוש - אינו כמבושל;</w:t>
      </w:r>
    </w:p>
    <w:p w14:paraId="37B9CF33" w14:textId="77777777" w:rsidR="0046556D" w:rsidRDefault="0046556D" w:rsidP="00BD6C4F">
      <w:pPr>
        <w:rPr>
          <w:rtl/>
        </w:rPr>
      </w:pPr>
    </w:p>
    <w:p w14:paraId="6E4EA47A"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אביי: הא דרבין ליתא, דההיא פינכא דה</w:t>
      </w:r>
      <w:r>
        <w:rPr>
          <w:rFonts w:hint="cs"/>
          <w:rtl/>
        </w:rPr>
        <w:t>י</w:t>
      </w:r>
      <w:r>
        <w:rPr>
          <w:rtl/>
        </w:rPr>
        <w:t>ה ב</w:t>
      </w:r>
      <w:r>
        <w:rPr>
          <w:rFonts w:hint="cs"/>
          <w:rtl/>
        </w:rPr>
        <w:t>ה</w:t>
      </w:r>
      <w:r w:rsidRPr="00C63571">
        <w:rPr>
          <w:rtl/>
        </w:rPr>
        <w:t xml:space="preserve"> ר' אמי </w:t>
      </w:r>
      <w:r>
        <w:rPr>
          <w:rFonts w:hint="cs"/>
          <w:rtl/>
        </w:rPr>
        <w:t>ש</w:t>
      </w:r>
      <w:r w:rsidRPr="00C63571">
        <w:rPr>
          <w:rtl/>
        </w:rPr>
        <w:t xml:space="preserve">מלח בה בשר </w:t>
      </w:r>
      <w:r>
        <w:rPr>
          <w:rtl/>
        </w:rPr>
        <w:t>–</w:t>
      </w:r>
      <w:r w:rsidRPr="00C63571">
        <w:rPr>
          <w:rtl/>
        </w:rPr>
        <w:t xml:space="preserve"> ו</w:t>
      </w:r>
      <w:r>
        <w:rPr>
          <w:rFonts w:hint="cs"/>
          <w:rtl/>
        </w:rPr>
        <w:t xml:space="preserve">שברה </w:t>
      </w:r>
    </w:p>
    <w:p w14:paraId="5A08CB10" w14:textId="77777777" w:rsidR="0046556D" w:rsidRDefault="00BD6C4F" w:rsidP="00BD6C4F">
      <w:pPr>
        <w:rPr>
          <w:rtl/>
        </w:rPr>
      </w:pPr>
      <w:r>
        <w:rPr>
          <w:rFonts w:hint="cs"/>
          <w:rtl/>
        </w:rPr>
        <w:t xml:space="preserve">ואפי' </w:t>
      </w:r>
      <w:r>
        <w:rPr>
          <w:rStyle w:val="2fb"/>
          <w:rFonts w:hint="cs"/>
          <w:rtl/>
          <w:rPrChange w:id="13554" w:author="מנוע אמוראים" w:date="2026-10-05T16:40:54Z">
            <w:rPr>
              <w:rFonts w:hint="cs"/>
              <w:rtl/>
            </w:rPr>
          </w:rPrChange>
        </w:rPr>
        <w:t xml:space="preserve">דר</w:t>
      </w:r>
      <w:r>
        <w:rPr>
          <w:rStyle w:val="2fb"/>
          <w:rtl/>
          <w:rPrChange w:id="13555" w:author="מנוע אמוראים" w:date="2026-10-05T16:40:54Z">
            <w:rPr>
              <w:rtl/>
            </w:rPr>
          </w:rPrChange>
        </w:rPr>
        <w:t xml:space="preserve">"</w:t>
      </w:r>
      <w:r>
        <w:rPr>
          <w:rStyle w:val="2fb"/>
          <w:rFonts w:hint="cs"/>
          <w:rtl/>
          <w:rPrChange w:id="13556" w:author="מנוע אמוראים" w:date="2026-10-05T16:40:54Z">
            <w:rPr>
              <w:rFonts w:hint="cs"/>
              <w:rtl/>
            </w:rPr>
          </w:rPrChange>
        </w:rPr>
        <w:t xml:space="preserve">א</w:t>
      </w:r>
      <w:r>
        <w:rPr>
          <w:rFonts w:hint="cs"/>
          <w:rtl/>
        </w:rPr>
        <w:t xml:space="preserve"> תלמידו של </w:t>
      </w:r>
      <w:r>
        <w:rPr>
          <w:rStyle w:val="2fb"/>
          <w:rFonts w:hint="cs"/>
          <w:rtl/>
          <w:rPrChange w:id="13557" w:author="מנוע אמוראים" w:date="2026-10-05T16:40:54Z">
            <w:rPr>
              <w:rFonts w:hint="cs"/>
              <w:rtl/>
            </w:rPr>
          </w:rPrChange>
        </w:rPr>
        <w:t xml:space="preserve">רי</w:t>
      </w:r>
      <w:r>
        <w:rPr>
          <w:rStyle w:val="2fb"/>
          <w:rtl/>
          <w:rPrChange w:id="13558" w:author="מנוע אמוראים" w:date="2026-10-05T16:40:54Z">
            <w:rPr>
              <w:rtl/>
            </w:rPr>
          </w:rPrChange>
        </w:rPr>
        <w:t xml:space="preserve">"</w:t>
      </w:r>
      <w:r>
        <w:rPr>
          <w:rStyle w:val="2fb"/>
          <w:rFonts w:hint="cs"/>
          <w:rtl/>
          <w:rPrChange w:id="13559" w:author="מנוע אמוראים" w:date="2026-10-05T16:40:54Z">
            <w:rPr>
              <w:rFonts w:hint="cs"/>
              <w:rtl/>
            </w:rPr>
          </w:rPrChange>
        </w:rPr>
        <w:t xml:space="preserve">ו</w:t>
      </w:r>
      <w:r>
        <w:rPr>
          <w:rFonts w:hint="cs"/>
          <w:rtl/>
        </w:rPr>
        <w:t xml:space="preserve"> היה ושברה דס</w:t>
      </w:r>
      <w:r w:rsidR="00BF1CF6">
        <w:rPr>
          <w:rtl/>
        </w:rPr>
        <w:t>"</w:t>
      </w:r>
      <w:r>
        <w:rPr>
          <w:rFonts w:hint="cs"/>
          <w:rtl/>
        </w:rPr>
        <w:t xml:space="preserve">ל </w:t>
      </w:r>
      <w:r>
        <w:rPr>
          <w:rStyle w:val="2fb"/>
          <w:rFonts w:hint="cs"/>
          <w:rtl/>
          <w:rPrChange w:id="13560" w:author="מנוע אמוראים" w:date="2026-10-05T16:40:54Z">
            <w:rPr>
              <w:rFonts w:hint="cs"/>
              <w:rtl/>
            </w:rPr>
          </w:rPrChange>
        </w:rPr>
        <w:t xml:space="preserve">כרי</w:t>
      </w:r>
      <w:r>
        <w:rPr>
          <w:rStyle w:val="2fb"/>
          <w:rtl/>
          <w:rPrChange w:id="13561" w:author="מנוע אמוראים" w:date="2026-10-05T16:40:54Z">
            <w:rPr>
              <w:rtl/>
            </w:rPr>
          </w:rPrChange>
        </w:rPr>
        <w:t xml:space="preserve">"</w:t>
      </w:r>
      <w:r>
        <w:rPr>
          <w:rStyle w:val="2fb"/>
          <w:rFonts w:hint="cs"/>
          <w:rtl/>
          <w:rPrChange w:id="13562" w:author="מנוע אמוראים" w:date="2026-10-05T16:40:54Z">
            <w:rPr>
              <w:rFonts w:hint="cs"/>
              <w:rtl/>
            </w:rPr>
          </w:rPrChange>
        </w:rPr>
        <w:t xml:space="preserve">ו</w:t>
      </w:r>
      <w:r>
        <w:rPr>
          <w:rFonts w:hint="cs"/>
          <w:rtl/>
        </w:rPr>
        <w:t xml:space="preserve"> ד</w:t>
      </w:r>
      <w:r w:rsidRPr="00C63571">
        <w:rPr>
          <w:rtl/>
        </w:rPr>
        <w:t xml:space="preserve">מליח - הרי הוא כרותח? </w:t>
      </w:r>
    </w:p>
    <w:p w14:paraId="1E6310A3" w14:textId="77777777" w:rsidR="0046556D" w:rsidRDefault="00BD6C4F" w:rsidP="00BD6C4F">
      <w:pPr>
        <w:rPr>
          <w:rtl/>
        </w:rPr>
      </w:pPr>
      <w:r>
        <w:rPr>
          <w:rFonts w:hint="cs"/>
          <w:rtl/>
        </w:rPr>
        <w:t xml:space="preserve">ישב </w:t>
      </w:r>
      <w:r>
        <w:rPr>
          <w:rStyle w:val="2fb"/>
          <w:rFonts w:hint="cs"/>
          <w:rtl/>
          <w:rPrChange w:id="13563" w:author="מנוע אמוראים" w:date="2026-10-05T16:40:54Z">
            <w:rPr>
              <w:rFonts w:hint="cs"/>
              <w:rtl/>
            </w:rPr>
          </w:rPrChange>
        </w:rPr>
        <w:t xml:space="preserve">ר</w:t>
      </w:r>
      <w:r>
        <w:rPr>
          <w:rStyle w:val="2fb"/>
          <w:rtl/>
          <w:rPrChange w:id="13564" w:author="מנוע אמוראים" w:date="2026-10-05T16:40:54Z">
            <w:rPr>
              <w:rtl/>
            </w:rPr>
          </w:rPrChange>
        </w:rPr>
        <w:t xml:space="preserve">"</w:t>
      </w:r>
      <w:r>
        <w:rPr>
          <w:rStyle w:val="2fb"/>
          <w:rFonts w:hint="cs"/>
          <w:rtl/>
          <w:rPrChange w:id="13565" w:author="מנוע אמוראים" w:date="2026-10-05T16:40:54Z">
            <w:rPr>
              <w:rFonts w:hint="cs"/>
              <w:rtl/>
            </w:rPr>
          </w:rPrChange>
        </w:rPr>
        <w:t xml:space="preserve">כ</w:t>
      </w:r>
      <w:r>
        <w:rPr>
          <w:rFonts w:hint="cs"/>
          <w:rtl/>
        </w:rPr>
        <w:t xml:space="preserve"> אחי </w:t>
      </w:r>
      <w:r>
        <w:rPr>
          <w:rStyle w:val="2fb"/>
          <w:rFonts w:hint="cs"/>
          <w:rtl/>
          <w:rPrChange w:id="13566" w:author="מנוע אמוראים" w:date="2026-10-05T16:40:54Z">
            <w:rPr>
              <w:rFonts w:hint="cs"/>
              <w:rtl/>
            </w:rPr>
          </w:rPrChange>
        </w:rPr>
        <w:t xml:space="preserve">ר</w:t>
      </w:r>
      <w:r>
        <w:rPr>
          <w:rStyle w:val="2fb"/>
          <w:rtl/>
          <w:rPrChange w:id="13567" w:author="מנוע אמוראים" w:date="2026-10-05T16:40:54Z">
            <w:rPr>
              <w:rtl/>
            </w:rPr>
          </w:rPrChange>
        </w:rPr>
        <w:t xml:space="preserve">"</w:t>
      </w:r>
      <w:r>
        <w:rPr>
          <w:rStyle w:val="2fb"/>
          <w:rFonts w:hint="cs"/>
          <w:rtl/>
          <w:rPrChange w:id="13568" w:author="מנוע אמוראים" w:date="2026-10-05T16:40:54Z">
            <w:rPr>
              <w:rFonts w:hint="cs"/>
              <w:rtl/>
            </w:rPr>
          </w:rPrChange>
        </w:rPr>
        <w:t xml:space="preserve">י</w:t>
      </w:r>
      <w:r>
        <w:rPr>
          <w:rFonts w:hint="cs"/>
          <w:rtl/>
        </w:rPr>
        <w:t xml:space="preserve"> לפני </w:t>
      </w:r>
      <w:r>
        <w:rPr>
          <w:rStyle w:val="2fb"/>
          <w:rFonts w:hint="cs"/>
          <w:rtl/>
          <w:rPrChange w:id="13569" w:author="מנוע אמוראים" w:date="2026-10-05T16:40:54Z">
            <w:rPr>
              <w:rFonts w:hint="cs"/>
              <w:rtl/>
            </w:rPr>
          </w:rPrChange>
        </w:rPr>
        <w:t xml:space="preserve">ר</w:t>
      </w:r>
      <w:r>
        <w:rPr>
          <w:rStyle w:val="2fb"/>
          <w:rtl/>
          <w:rPrChange w:id="13570" w:author="מנוע אמוראים" w:date="2026-10-05T16:40:54Z">
            <w:rPr>
              <w:rtl/>
            </w:rPr>
          </w:rPrChange>
        </w:rPr>
        <w:t xml:space="preserve">"</w:t>
      </w:r>
      <w:r>
        <w:rPr>
          <w:rStyle w:val="2fb"/>
          <w:rFonts w:hint="cs"/>
          <w:rtl/>
          <w:rPrChange w:id="13571" w:author="מנוע אמוראים" w:date="2026-10-05T16:40:54Z">
            <w:rPr>
              <w:rFonts w:hint="cs"/>
              <w:rtl/>
            </w:rPr>
          </w:rPrChange>
        </w:rPr>
        <w:t xml:space="preserve">ה</w:t>
      </w:r>
      <w:r>
        <w:rPr>
          <w:rFonts w:hint="cs"/>
          <w:rtl/>
        </w:rPr>
        <w:t xml:space="preserve"> ואמר</w:t>
      </w:r>
      <w:r w:rsidRPr="00C63571">
        <w:rPr>
          <w:rtl/>
        </w:rPr>
        <w:t xml:space="preserve">: קערה שמלח בה בשר - אסור לאכול בה רותח, </w:t>
      </w:r>
    </w:p>
    <w:p w14:paraId="5981FF4D" w14:textId="3221FD77" w:rsidR="0046556D" w:rsidRDefault="00BD6C4F" w:rsidP="00BD6C4F">
      <w:pPr>
        <w:rPr>
          <w:rtl/>
        </w:rPr>
      </w:pPr>
      <w:r w:rsidRPr="00C63571">
        <w:rPr>
          <w:rtl/>
        </w:rPr>
        <w:t>וצנון שחתכו בסכין - מותר לאכלו בכותח.</w:t>
      </w:r>
    </w:p>
    <w:p w14:paraId="6B2C0EC0" w14:textId="77777777" w:rsidR="0046556D" w:rsidRDefault="00BD6C4F" w:rsidP="00BD6C4F">
      <w:pPr>
        <w:rPr>
          <w:rtl/>
        </w:rPr>
      </w:pPr>
      <w:r w:rsidRPr="00FB6CE4">
        <w:rPr>
          <w:b/>
          <w:bCs/>
          <w:rtl/>
        </w:rPr>
        <w:t>אביי</w:t>
      </w:r>
      <w:r w:rsidRPr="00C63571">
        <w:rPr>
          <w:rtl/>
        </w:rPr>
        <w:t xml:space="preserve">: האי - היתרא בלע, והאי - איסורא בלע: </w:t>
      </w:r>
    </w:p>
    <w:p w14:paraId="143EDD87" w14:textId="77777777" w:rsidR="0046556D" w:rsidRDefault="00BD6C4F" w:rsidP="00BD6C4F">
      <w:pPr>
        <w:rPr>
          <w:rtl/>
        </w:rPr>
      </w:pPr>
      <w:r w:rsidRPr="00C63571">
        <w:rPr>
          <w:rtl/>
        </w:rPr>
        <w:t xml:space="preserve">א"ל רבא: </w:t>
      </w:r>
      <w:r>
        <w:rPr>
          <w:rFonts w:hint="cs"/>
          <w:rtl/>
        </w:rPr>
        <w:t xml:space="preserve">אפי' דבלע היתר הא היתר דאתי לידי איסור הוא, </w:t>
      </w:r>
    </w:p>
    <w:p w14:paraId="4AC54E99" w14:textId="77777777" w:rsidR="0046556D" w:rsidRDefault="00BD6C4F" w:rsidP="00BD6C4F">
      <w:pPr>
        <w:rPr>
          <w:rtl/>
        </w:rPr>
      </w:pPr>
      <w:r w:rsidRPr="00C63571">
        <w:rPr>
          <w:rtl/>
        </w:rPr>
        <w:lastRenderedPageBreak/>
        <w:t>אלא אמר רבא: האי - אפשר למטעמיה, והאי - לא אפשר למטעמיה;</w:t>
      </w:r>
    </w:p>
    <w:p w14:paraId="0E651329" w14:textId="77777777" w:rsidR="0046556D" w:rsidRDefault="00BD6C4F" w:rsidP="00BD6C4F">
      <w:pPr>
        <w:rPr>
          <w:rtl/>
        </w:rPr>
      </w:pPr>
      <w:r>
        <w:rPr>
          <w:rFonts w:hint="cs"/>
          <w:rtl/>
        </w:rPr>
        <w:t>והכא אין נחתום עכו</w:t>
      </w:r>
      <w:r w:rsidR="00BF1CF6">
        <w:rPr>
          <w:rtl/>
        </w:rPr>
        <w:t>"</w:t>
      </w:r>
      <w:r>
        <w:rPr>
          <w:rFonts w:hint="cs"/>
          <w:rtl/>
        </w:rPr>
        <w:t xml:space="preserve">ם שיטעם דאי היה מהני </w:t>
      </w:r>
    </w:p>
    <w:p w14:paraId="569CBB9F" w14:textId="77777777" w:rsidR="0046556D" w:rsidRDefault="00BD6C4F" w:rsidP="00BD6C4F">
      <w:pPr>
        <w:rPr>
          <w:rtl/>
        </w:rPr>
      </w:pPr>
      <w:r>
        <w:rPr>
          <w:rFonts w:hint="cs"/>
          <w:rtl/>
        </w:rPr>
        <w:t>כד</w:t>
      </w:r>
      <w:r w:rsidRPr="00C63571">
        <w:rPr>
          <w:rtl/>
        </w:rPr>
        <w:t xml:space="preserve">תנן, קדרה שבישל בה בשר - לא יבשל בה חלב, ואם בשל - בנותן טעם, </w:t>
      </w:r>
    </w:p>
    <w:p w14:paraId="55D6B7A6" w14:textId="366EECD7" w:rsidR="0046556D" w:rsidRDefault="00BD6C4F" w:rsidP="00BD6C4F">
      <w:pPr>
        <w:rPr>
          <w:rtl/>
        </w:rPr>
      </w:pPr>
      <w:r w:rsidRPr="00C63571">
        <w:rPr>
          <w:rtl/>
        </w:rPr>
        <w:t xml:space="preserve">בשל בה תרומה - לא יבשל בה חולין, ואם בשל - בנותן טעם </w:t>
      </w:r>
    </w:p>
    <w:p w14:paraId="295042EF" w14:textId="5880B61E" w:rsidR="0046556D" w:rsidRDefault="00BD6C4F" w:rsidP="00BD6C4F">
      <w:pPr>
        <w:rPr>
          <w:rtl/>
        </w:rPr>
      </w:pPr>
      <w:r w:rsidRPr="00C63571">
        <w:rPr>
          <w:rtl/>
        </w:rPr>
        <w:t>ואמרינן בשלמא תרומה - טעים לה כהן,</w:t>
      </w:r>
      <w:r>
        <w:rPr>
          <w:rFonts w:hint="cs"/>
          <w:rtl/>
        </w:rPr>
        <w:t xml:space="preserve"> </w:t>
      </w:r>
      <w:r w:rsidRPr="00C63571">
        <w:rPr>
          <w:rtl/>
        </w:rPr>
        <w:t>אלא בשר בחלב - מאן טעים</w:t>
      </w:r>
    </w:p>
    <w:p w14:paraId="07248652" w14:textId="5CD777B6" w:rsidR="0046556D" w:rsidRDefault="00BD6C4F" w:rsidP="00BD6C4F">
      <w:pPr>
        <w:rPr>
          <w:rtl/>
        </w:rPr>
      </w:pPr>
      <w:r>
        <w:rPr>
          <w:rtl/>
        </w:rPr>
        <w:t xml:space="preserve">ואמר לן ליטעמיה </w:t>
      </w:r>
      <w:r>
        <w:rPr>
          <w:rFonts w:hint="cs"/>
          <w:rtl/>
        </w:rPr>
        <w:t>נחתום עכו</w:t>
      </w:r>
      <w:r w:rsidR="00BF1CF6">
        <w:rPr>
          <w:rtl/>
        </w:rPr>
        <w:t>"</w:t>
      </w:r>
      <w:r>
        <w:rPr>
          <w:rFonts w:hint="cs"/>
          <w:rtl/>
        </w:rPr>
        <w:t xml:space="preserve">ם </w:t>
      </w:r>
    </w:p>
    <w:p w14:paraId="1F41B3CF" w14:textId="77777777" w:rsidR="0046556D" w:rsidRDefault="0046556D" w:rsidP="00BD6C4F">
      <w:pPr>
        <w:rPr>
          <w:rtl/>
        </w:rPr>
      </w:pPr>
    </w:p>
    <w:p w14:paraId="369BD2A2" w14:textId="77777777" w:rsidR="0046556D" w:rsidRDefault="00BD6C4F" w:rsidP="00BD6C4F">
      <w:pPr>
        <w:rPr>
          <w:rtl/>
        </w:rPr>
      </w:pPr>
      <w:r w:rsidRPr="00D30CCA">
        <w:rPr>
          <w:rFonts w:ascii="BA Franknatan Regular" w:hAnsi="BA Franknatan Regular" w:cs="BA Franknatan Regular"/>
          <w:b/>
          <w:bCs/>
          <w:rtl/>
        </w:rPr>
        <w:t xml:space="preserve">• </w:t>
      </w:r>
      <w:r w:rsidRPr="00D30CCA">
        <w:rPr>
          <w:b/>
          <w:bCs/>
          <w:rtl/>
        </w:rPr>
        <w:t>איתמר, דגים שעלו בקערה</w:t>
      </w:r>
      <w:r w:rsidRPr="00C63571">
        <w:rPr>
          <w:rtl/>
        </w:rPr>
        <w:t>,</w:t>
      </w:r>
    </w:p>
    <w:p w14:paraId="12EC60CE" w14:textId="77777777" w:rsidR="0046556D" w:rsidRDefault="00BD6C4F" w:rsidP="00BD6C4F">
      <w:pPr>
        <w:rPr>
          <w:rtl/>
        </w:rPr>
      </w:pPr>
      <w:r w:rsidRPr="00C63571">
        <w:rPr>
          <w:rtl/>
        </w:rPr>
        <w:t>רב אמר: אסור לאכלן בכותח, ושמואל אמר: מותר לאכלן בכותח;</w:t>
      </w:r>
    </w:p>
    <w:p w14:paraId="114A6B0C" w14:textId="77777777" w:rsidR="0046556D" w:rsidRDefault="00BD6C4F" w:rsidP="00BD6C4F">
      <w:pPr>
        <w:rPr>
          <w:rtl/>
        </w:rPr>
      </w:pPr>
      <w:r w:rsidRPr="00D30CCA">
        <w:rPr>
          <w:b/>
          <w:bCs/>
          <w:rtl/>
        </w:rPr>
        <w:t>רב אמר</w:t>
      </w:r>
      <w:r w:rsidRPr="00D30CCA">
        <w:rPr>
          <w:rFonts w:hint="cs"/>
          <w:b/>
          <w:bCs/>
          <w:rtl/>
        </w:rPr>
        <w:t>:</w:t>
      </w:r>
      <w:r w:rsidRPr="00C63571">
        <w:rPr>
          <w:rtl/>
        </w:rPr>
        <w:t xml:space="preserve"> אסור - נותן טעם הוא, ושמואל אמר מותר - נותן טעם בר נ"ט הוא.</w:t>
      </w:r>
    </w:p>
    <w:p w14:paraId="6EF96547" w14:textId="77777777" w:rsidR="0046556D" w:rsidRDefault="00BD6C4F" w:rsidP="00BD6C4F">
      <w:pPr>
        <w:rPr>
          <w:rtl/>
        </w:rPr>
      </w:pPr>
      <w:r w:rsidRPr="00C63571">
        <w:rPr>
          <w:rtl/>
        </w:rPr>
        <w:t xml:space="preserve">והא </w:t>
      </w:r>
      <w:r w:rsidRPr="00D30CCA">
        <w:rPr>
          <w:b/>
          <w:bCs/>
          <w:rtl/>
        </w:rPr>
        <w:t>דרב</w:t>
      </w:r>
      <w:r w:rsidRPr="00C63571">
        <w:rPr>
          <w:rtl/>
        </w:rPr>
        <w:t xml:space="preserve"> מכללא איתמר, </w:t>
      </w:r>
      <w:r>
        <w:rPr>
          <w:rFonts w:hint="cs"/>
          <w:rtl/>
        </w:rPr>
        <w:t>ש</w:t>
      </w:r>
      <w:r>
        <w:rPr>
          <w:rtl/>
        </w:rPr>
        <w:t>נזדמן</w:t>
      </w:r>
      <w:r>
        <w:rPr>
          <w:rtl/>
        </w:rPr>
        <w:t xml:space="preserve"> לבי </w:t>
      </w:r>
      <w:r>
        <w:rPr>
          <w:rStyle w:val="2fb"/>
          <w:rtl/>
          <w:rPrChange w:id="13572" w:author="מנוע אמוראים" w:date="2026-10-05T16:40:54Z">
            <w:rPr>
              <w:rtl/>
            </w:rPr>
          </w:rPrChange>
        </w:rPr>
        <w:t xml:space="preserve">ר</w:t>
      </w:r>
      <w:r>
        <w:rPr>
          <w:rStyle w:val="2fb"/>
          <w:rFonts w:hint="cs"/>
          <w:rtl/>
          <w:rPrChange w:id="13573" w:author="מנוע אמוראים" w:date="2026-10-05T16:40:54Z">
            <w:rPr>
              <w:rFonts w:hint="cs"/>
              <w:rtl/>
            </w:rPr>
          </w:rPrChange>
        </w:rPr>
        <w:t xml:space="preserve">שב</w:t>
      </w:r>
      <w:r>
        <w:rPr>
          <w:rStyle w:val="2fb"/>
          <w:rtl/>
          <w:rPrChange w:id="13574" w:author="מנוע אמוראים" w:date="2026-10-05T16:40:54Z">
            <w:rPr>
              <w:rtl/>
            </w:rPr>
          </w:rPrChange>
        </w:rPr>
        <w:t xml:space="preserve">"</w:t>
      </w:r>
      <w:r>
        <w:rPr>
          <w:rStyle w:val="2fb"/>
          <w:rFonts w:hint="cs"/>
          <w:rtl/>
          <w:rPrChange w:id="13575" w:author="מנוע אמוראים" w:date="2026-10-05T16:40:54Z">
            <w:rPr>
              <w:rFonts w:hint="cs"/>
              <w:rtl/>
            </w:rPr>
          </w:rPrChange>
        </w:rPr>
        <w:t xml:space="preserve">ח</w:t>
      </w:r>
      <w:r>
        <w:rPr>
          <w:rFonts w:hint="cs"/>
          <w:rtl/>
        </w:rPr>
        <w:t xml:space="preserve"> בן בנו </w:t>
      </w:r>
      <w:r w:rsidRPr="00C63571">
        <w:rPr>
          <w:rtl/>
        </w:rPr>
        <w:t>חש בעיניו, ע</w:t>
      </w:r>
      <w:r>
        <w:rPr>
          <w:rFonts w:hint="cs"/>
          <w:rtl/>
        </w:rPr>
        <w:t>ש</w:t>
      </w:r>
      <w:r w:rsidRPr="00C63571">
        <w:rPr>
          <w:rtl/>
        </w:rPr>
        <w:t xml:space="preserve">ו ליה </w:t>
      </w:r>
      <w:r>
        <w:rPr>
          <w:rFonts w:hint="cs"/>
          <w:rtl/>
        </w:rPr>
        <w:t>משחה בקערה, ואח</w:t>
      </w:r>
      <w:r w:rsidR="00BF1CF6">
        <w:rPr>
          <w:rtl/>
        </w:rPr>
        <w:t>"</w:t>
      </w:r>
      <w:r>
        <w:rPr>
          <w:rFonts w:hint="cs"/>
          <w:rtl/>
        </w:rPr>
        <w:t xml:space="preserve">כ בשלו באותה קערה, וטעם טעם המשחה, </w:t>
      </w:r>
      <w:r w:rsidRPr="00C63571">
        <w:rPr>
          <w:rtl/>
        </w:rPr>
        <w:t>אמר: יהיב טעמא כולי האי!</w:t>
      </w:r>
      <w:r>
        <w:rPr>
          <w:rFonts w:hint="cs"/>
          <w:rtl/>
        </w:rPr>
        <w:t xml:space="preserve"> - </w:t>
      </w:r>
      <w:r w:rsidRPr="00C63571">
        <w:rPr>
          <w:rtl/>
        </w:rPr>
        <w:t xml:space="preserve">ולא היא שאני התם </w:t>
      </w:r>
      <w:r>
        <w:rPr>
          <w:rFonts w:hint="cs"/>
          <w:rtl/>
        </w:rPr>
        <w:t>שמרירותה רבה</w:t>
      </w:r>
      <w:r w:rsidRPr="00C63571">
        <w:rPr>
          <w:rtl/>
        </w:rPr>
        <w:t>.</w:t>
      </w:r>
    </w:p>
    <w:p w14:paraId="70AF3E4A"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רבי אלעזר ה</w:t>
      </w:r>
      <w:r>
        <w:rPr>
          <w:rFonts w:hint="cs"/>
          <w:rtl/>
        </w:rPr>
        <w:t xml:space="preserve">יה עומד לפני שמואל הביאו לפניו </w:t>
      </w:r>
      <w:r>
        <w:rPr>
          <w:rtl/>
        </w:rPr>
        <w:t xml:space="preserve"> דגים שעלו בקערה ו</w:t>
      </w:r>
      <w:r w:rsidRPr="00C63571">
        <w:rPr>
          <w:rtl/>
        </w:rPr>
        <w:t xml:space="preserve">אכיל בכותח, ולא אכל, </w:t>
      </w:r>
    </w:p>
    <w:p w14:paraId="0DF5937F" w14:textId="77777777" w:rsidR="0046556D" w:rsidRDefault="00BD6C4F" w:rsidP="00BD6C4F">
      <w:pPr>
        <w:rPr>
          <w:rtl/>
        </w:rPr>
      </w:pPr>
      <w:r w:rsidRPr="00C63571">
        <w:rPr>
          <w:rtl/>
        </w:rPr>
        <w:t xml:space="preserve">א"ל: לרבך </w:t>
      </w:r>
      <w:r>
        <w:rPr>
          <w:rFonts w:hint="cs"/>
          <w:rtl/>
        </w:rPr>
        <w:t xml:space="preserve">הביאו </w:t>
      </w:r>
      <w:r w:rsidRPr="00C63571">
        <w:rPr>
          <w:rtl/>
        </w:rPr>
        <w:t xml:space="preserve">ואכל, ואת לא אכלת? </w:t>
      </w:r>
    </w:p>
    <w:p w14:paraId="2128374B" w14:textId="77777777" w:rsidR="0046556D" w:rsidRDefault="00BD6C4F" w:rsidP="00BD6C4F">
      <w:pPr>
        <w:rPr>
          <w:rtl/>
        </w:rPr>
      </w:pPr>
      <w:r>
        <w:rPr>
          <w:rFonts w:hint="cs"/>
          <w:rtl/>
        </w:rPr>
        <w:t>כשבא לפני רב שאלו אי חזר בו משמועתו</w:t>
      </w:r>
      <w:r>
        <w:rPr>
          <w:rtl/>
        </w:rPr>
        <w:t xml:space="preserve"> א"ל: חס </w:t>
      </w:r>
      <w:r w:rsidRPr="00C63571">
        <w:rPr>
          <w:rtl/>
        </w:rPr>
        <w:t xml:space="preserve"> לזרעיה דאבא בר אבא דליספי לי מידי ולא סבירא לי.</w:t>
      </w:r>
    </w:p>
    <w:p w14:paraId="1EDE0F04" w14:textId="77777777" w:rsidR="0046556D" w:rsidRDefault="00BD6C4F" w:rsidP="00BD6C4F">
      <w:pPr>
        <w:rPr>
          <w:rtl/>
        </w:rPr>
      </w:pPr>
      <w:r w:rsidRPr="00784CE3">
        <w:rPr>
          <w:rFonts w:ascii="BA Franknatan Regular" w:hAnsi="BA Franknatan Regular" w:cs="BA Franknatan Regular"/>
          <w:rtl/>
        </w:rPr>
        <w:t xml:space="preserve">• </w:t>
      </w:r>
      <w:r>
        <w:rPr>
          <w:rStyle w:val="2fb"/>
          <w:rFonts w:hint="cs"/>
          <w:rtl/>
          <w:rPrChange w:id="13576" w:author="מנוע אמוראים" w:date="2026-10-05T16:40:54Z">
            <w:rPr>
              <w:rFonts w:hint="cs"/>
              <w:rtl/>
            </w:rPr>
          </w:rPrChange>
        </w:rPr>
        <w:t xml:space="preserve">ר</w:t>
      </w:r>
      <w:r>
        <w:rPr>
          <w:rStyle w:val="2fb"/>
          <w:rtl/>
          <w:rPrChange w:id="13577" w:author="מנוע אמוראים" w:date="2026-10-05T16:40:54Z">
            <w:rPr>
              <w:rtl/>
            </w:rPr>
          </w:rPrChange>
        </w:rPr>
        <w:t xml:space="preserve">"</w:t>
      </w:r>
      <w:r>
        <w:rPr>
          <w:rStyle w:val="2fb"/>
          <w:rFonts w:hint="cs"/>
          <w:rtl/>
          <w:rPrChange w:id="13578" w:author="מנוע אמוראים" w:date="2026-10-05T16:40:54Z">
            <w:rPr>
              <w:rFonts w:hint="cs"/>
              <w:rtl/>
            </w:rPr>
          </w:rPrChange>
        </w:rPr>
        <w:t xml:space="preserve">ה</w:t>
      </w:r>
      <w:r>
        <w:rPr>
          <w:rFonts w:hint="cs"/>
          <w:rtl/>
        </w:rPr>
        <w:t xml:space="preserve"> וחב</w:t>
      </w:r>
      <w:r w:rsidR="00BF1CF6">
        <w:rPr>
          <w:rtl/>
        </w:rPr>
        <w:t>"</w:t>
      </w:r>
      <w:r>
        <w:rPr>
          <w:rFonts w:hint="cs"/>
          <w:rtl/>
        </w:rPr>
        <w:t>א</w:t>
      </w:r>
      <w:r w:rsidRPr="00C63571">
        <w:rPr>
          <w:rtl/>
        </w:rPr>
        <w:t xml:space="preserve"> </w:t>
      </w:r>
      <w:r>
        <w:rPr>
          <w:rFonts w:hint="cs"/>
          <w:rtl/>
        </w:rPr>
        <w:t>ישבו</w:t>
      </w:r>
      <w:r w:rsidRPr="00C63571">
        <w:rPr>
          <w:rtl/>
        </w:rPr>
        <w:t xml:space="preserve"> חד בהאי גיסא דמברא דסורא, וחד בהאי גיסא דמברא,</w:t>
      </w:r>
    </w:p>
    <w:p w14:paraId="47F2CCF7" w14:textId="77777777" w:rsidR="0046556D" w:rsidRDefault="00BD6C4F" w:rsidP="00BD6C4F">
      <w:pPr>
        <w:rPr>
          <w:rtl/>
        </w:rPr>
      </w:pPr>
      <w:r w:rsidRPr="00C63571">
        <w:rPr>
          <w:rtl/>
        </w:rPr>
        <w:t xml:space="preserve"> למר </w:t>
      </w:r>
      <w:r>
        <w:rPr>
          <w:rFonts w:hint="cs"/>
          <w:rtl/>
        </w:rPr>
        <w:t xml:space="preserve">הביאו </w:t>
      </w:r>
      <w:r w:rsidRPr="00C63571">
        <w:rPr>
          <w:rtl/>
        </w:rPr>
        <w:t xml:space="preserve">דגים שעלו בקערה ואכל בכותח, למר </w:t>
      </w:r>
      <w:r>
        <w:rPr>
          <w:rFonts w:hint="cs"/>
          <w:rtl/>
        </w:rPr>
        <w:t xml:space="preserve">הביאו </w:t>
      </w:r>
      <w:r w:rsidRPr="00C63571">
        <w:rPr>
          <w:rtl/>
        </w:rPr>
        <w:t>תאנים וענבים בתוך הסעודה ואכל ולא בריך, מר א"ל לחבריה: יתמא!</w:t>
      </w:r>
      <w:r>
        <w:rPr>
          <w:rFonts w:hint="cs"/>
          <w:rtl/>
        </w:rPr>
        <w:t xml:space="preserve"> וכי כך נהג רבך, ומר אמר יתמא וכי כך נהג רבך?</w:t>
      </w:r>
    </w:p>
    <w:p w14:paraId="48AE08A1" w14:textId="77777777" w:rsidR="0046556D" w:rsidRDefault="0046556D" w:rsidP="00BD6C4F">
      <w:pPr>
        <w:rPr>
          <w:rtl/>
        </w:rPr>
      </w:pPr>
    </w:p>
    <w:p w14:paraId="578DEDB7" w14:textId="77777777" w:rsidR="0046556D" w:rsidRDefault="00BD6C4F" w:rsidP="00BD6C4F">
      <w:pPr>
        <w:rPr>
          <w:rtl/>
        </w:rPr>
      </w:pPr>
      <w:r w:rsidRPr="00C63571">
        <w:rPr>
          <w:rtl/>
        </w:rPr>
        <w:t xml:space="preserve">מר א"ל לחבריה: אנא כשמואל </w:t>
      </w:r>
      <w:r>
        <w:rPr>
          <w:rFonts w:hint="cs"/>
          <w:rtl/>
        </w:rPr>
        <w:t>ס</w:t>
      </w:r>
      <w:r w:rsidR="00BF1CF6">
        <w:rPr>
          <w:rtl/>
        </w:rPr>
        <w:t>"</w:t>
      </w:r>
      <w:r>
        <w:rPr>
          <w:rFonts w:hint="cs"/>
          <w:rtl/>
        </w:rPr>
        <w:t>ל</w:t>
      </w:r>
      <w:r>
        <w:rPr>
          <w:rtl/>
        </w:rPr>
        <w:t xml:space="preserve"> ומר א"ל לחבריה: אנא </w:t>
      </w:r>
      <w:r>
        <w:rPr>
          <w:rStyle w:val="2fb"/>
          <w:rtl/>
          <w:rPrChange w:id="13579" w:author="מנוע אמוראים" w:date="2026-10-05T16:40:54Z">
            <w:rPr>
              <w:rtl/>
            </w:rPr>
          </w:rPrChange>
        </w:rPr>
        <w:t xml:space="preserve">כר</w:t>
      </w:r>
      <w:r>
        <w:rPr>
          <w:rStyle w:val="2fb"/>
          <w:rtl/>
          <w:rPrChange w:id="13580" w:author="מנוע אמוראים" w:date="2026-10-05T16:40:54Z">
            <w:rPr>
              <w:rtl/>
            </w:rPr>
          </w:rPrChange>
        </w:rPr>
        <w:t xml:space="preserve">"</w:t>
      </w:r>
      <w:r>
        <w:rPr>
          <w:rStyle w:val="2fb"/>
          <w:rFonts w:hint="cs"/>
          <w:rtl/>
          <w:rPrChange w:id="13581" w:author="מנוע אמוראים" w:date="2026-10-05T16:40:54Z">
            <w:rPr>
              <w:rFonts w:hint="cs"/>
              <w:rtl/>
            </w:rPr>
          </w:rPrChange>
        </w:rPr>
        <w:t xml:space="preserve">ח</w:t>
      </w:r>
      <w:r>
        <w:rPr>
          <w:rFonts w:hint="cs"/>
          <w:rtl/>
        </w:rPr>
        <w:t xml:space="preserve"> ס</w:t>
      </w:r>
      <w:r w:rsidR="00BF1CF6">
        <w:rPr>
          <w:rtl/>
        </w:rPr>
        <w:t>"</w:t>
      </w:r>
      <w:r>
        <w:rPr>
          <w:rFonts w:hint="cs"/>
          <w:rtl/>
        </w:rPr>
        <w:t>ל</w:t>
      </w:r>
      <w:r w:rsidRPr="00C63571">
        <w:rPr>
          <w:rtl/>
        </w:rPr>
        <w:t>, דתני ר' חייא: פת פוטרת כל מיני מאכל, ויין פוטר כל מיני משקין.</w:t>
      </w:r>
    </w:p>
    <w:p w14:paraId="7AE56E87"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חזקיה מ</w:t>
      </w:r>
      <w:r>
        <w:rPr>
          <w:rtl/>
        </w:rPr>
        <w:t xml:space="preserve">אביי, הלכתא: דגים שעלו בקערה </w:t>
      </w:r>
      <w:r w:rsidRPr="00C63571">
        <w:rPr>
          <w:rtl/>
        </w:rPr>
        <w:t>מותר לאוכלן בכותח,</w:t>
      </w:r>
      <w:r>
        <w:rPr>
          <w:rtl/>
        </w:rPr>
        <w:t xml:space="preserve"> צנון שחתכו בסכין שחתך בה בשר </w:t>
      </w:r>
      <w:r w:rsidRPr="00C63571">
        <w:rPr>
          <w:rtl/>
        </w:rPr>
        <w:t xml:space="preserve">אסור לאוכלו בכותח, </w:t>
      </w:r>
    </w:p>
    <w:p w14:paraId="4ECE2435" w14:textId="77777777" w:rsidR="00BD6C4F" w:rsidRDefault="00BD6C4F" w:rsidP="00F07436">
      <w:pPr>
        <w:pStyle w:val="afff3"/>
        <w:framePr w:wrap="around"/>
        <w:rPr>
          <w:rtl/>
        </w:rPr>
      </w:pPr>
      <w:r>
        <w:rPr>
          <w:rFonts w:hint="cs"/>
          <w:rtl/>
        </w:rPr>
        <w:t>קיב.</w:t>
      </w:r>
    </w:p>
    <w:p w14:paraId="554FE623" w14:textId="77777777" w:rsidR="0046556D" w:rsidRDefault="00BD6C4F" w:rsidP="00BD6C4F">
      <w:pPr>
        <w:rPr>
          <w:rtl/>
        </w:rPr>
      </w:pPr>
      <w:r>
        <w:rPr>
          <w:rtl/>
        </w:rPr>
        <w:t>וה"מ צנון דאגב חורפיה בלע, אבל קישות</w:t>
      </w:r>
      <w:r>
        <w:rPr>
          <w:rFonts w:hint="cs"/>
          <w:rtl/>
        </w:rPr>
        <w:t>[מתוקה וזה צף מעל]</w:t>
      </w:r>
      <w:r w:rsidRPr="00C63571">
        <w:rPr>
          <w:rtl/>
        </w:rPr>
        <w:t xml:space="preserve"> </w:t>
      </w:r>
      <w:r>
        <w:rPr>
          <w:rFonts w:hint="cs"/>
          <w:rtl/>
        </w:rPr>
        <w:t>הלכך מגרר בסכין ואוכל,</w:t>
      </w:r>
      <w:r w:rsidRPr="00C63571">
        <w:rPr>
          <w:rtl/>
        </w:rPr>
        <w:t xml:space="preserve"> </w:t>
      </w:r>
    </w:p>
    <w:p w14:paraId="753CA13B" w14:textId="511860A6" w:rsidR="0046556D" w:rsidRDefault="00BD6C4F" w:rsidP="00BD6C4F">
      <w:pPr>
        <w:rPr>
          <w:rtl/>
        </w:rPr>
      </w:pPr>
      <w:r w:rsidRPr="00B47A76">
        <w:rPr>
          <w:rtl/>
        </w:rPr>
        <w:t>קילחי דלפת שרי, דסלק אס</w:t>
      </w:r>
      <w:r w:rsidRPr="00B47A76">
        <w:rPr>
          <w:rFonts w:hint="cs"/>
          <w:rtl/>
        </w:rPr>
        <w:t>ו</w:t>
      </w:r>
      <w:r w:rsidRPr="00B47A76">
        <w:rPr>
          <w:rtl/>
        </w:rPr>
        <w:t xml:space="preserve">ר, ואי </w:t>
      </w:r>
      <w:r w:rsidRPr="00B47A76">
        <w:rPr>
          <w:rFonts w:hint="cs"/>
          <w:rtl/>
        </w:rPr>
        <w:t xml:space="preserve">ערבן בעת חתוכן שרי דאינו מקבל הטעם </w:t>
      </w:r>
    </w:p>
    <w:p w14:paraId="32025071" w14:textId="77777777" w:rsidR="0046556D" w:rsidRDefault="00BD6C4F" w:rsidP="00BD6C4F">
      <w:pPr>
        <w:rPr>
          <w:rtl/>
        </w:rPr>
      </w:pPr>
      <w:r w:rsidRPr="00AB425A">
        <w:rPr>
          <w:rFonts w:ascii="BA Franknatan Regular" w:hAnsi="BA Franknatan Regular" w:cs="BA Franknatan Regular"/>
          <w:b/>
          <w:bCs/>
          <w:rtl/>
        </w:rPr>
        <w:t xml:space="preserve">• </w:t>
      </w:r>
      <w:r w:rsidRPr="00AB425A">
        <w:rPr>
          <w:b/>
          <w:bCs/>
          <w:rtl/>
        </w:rPr>
        <w:t xml:space="preserve">בעא </w:t>
      </w:r>
      <w:r>
        <w:rPr>
          <w:rStyle w:val="2fb"/>
          <w:rFonts w:hint="cs"/>
          <w:b/>
          <w:bCs/>
          <w:rtl/>
          <w:rPrChange w:id="13582" w:author="מנוע אמוראים" w:date="2026-10-05T16:40:54Z">
            <w:rPr>
              <w:rFonts w:hint="cs"/>
              <w:b/>
              <w:bCs/>
              <w:rtl/>
            </w:rPr>
          </w:rPrChange>
        </w:rPr>
        <w:t xml:space="preserve">ר</w:t>
      </w:r>
      <w:r>
        <w:rPr>
          <w:rStyle w:val="2fb"/>
          <w:b/>
          <w:bCs/>
          <w:rtl/>
          <w:rPrChange w:id="13583" w:author="מנוע אמוראים" w:date="2026-10-05T16:40:54Z">
            <w:rPr>
              <w:b/>
              <w:bCs/>
              <w:rtl/>
            </w:rPr>
          </w:rPrChange>
        </w:rPr>
        <w:t xml:space="preserve">"</w:t>
      </w:r>
      <w:r>
        <w:rPr>
          <w:rStyle w:val="2fb"/>
          <w:rFonts w:hint="cs"/>
          <w:b/>
          <w:bCs/>
          <w:rtl/>
          <w:rPrChange w:id="13584" w:author="מנוע אמוראים" w:date="2026-10-05T16:40:54Z">
            <w:rPr>
              <w:rFonts w:hint="cs"/>
              <w:b/>
              <w:bCs/>
              <w:rtl/>
            </w:rPr>
          </w:rPrChange>
        </w:rPr>
        <w:t xml:space="preserve">ד</w:t>
      </w:r>
      <w:r>
        <w:rPr>
          <w:rFonts w:hint="cs"/>
          <w:b/>
          <w:bCs/>
          <w:rtl/>
        </w:rPr>
        <w:t xml:space="preserve"> </w:t>
      </w:r>
      <w:r>
        <w:rPr>
          <w:rStyle w:val="2fb"/>
          <w:rFonts w:hint="cs"/>
          <w:b/>
          <w:bCs/>
          <w:rtl/>
          <w:rPrChange w:id="13585" w:author="מנוע אמוראים" w:date="2026-10-05T16:40:54Z">
            <w:rPr>
              <w:rFonts w:hint="cs"/>
              <w:b/>
              <w:bCs/>
              <w:rtl/>
            </w:rPr>
          </w:rPrChange>
        </w:rPr>
        <w:t xml:space="preserve">מר</w:t>
      </w:r>
      <w:r>
        <w:rPr>
          <w:rStyle w:val="2fb"/>
          <w:b/>
          <w:bCs/>
          <w:rtl/>
          <w:rPrChange w:id="13586" w:author="מנוע אמוראים" w:date="2026-10-05T16:40:54Z">
            <w:rPr>
              <w:b/>
              <w:bCs/>
              <w:rtl/>
            </w:rPr>
          </w:rPrChange>
        </w:rPr>
        <w:t xml:space="preserve">"</w:t>
      </w:r>
      <w:r>
        <w:rPr>
          <w:rStyle w:val="2fb"/>
          <w:rFonts w:hint="cs"/>
          <w:b/>
          <w:bCs/>
          <w:rtl/>
          <w:rPrChange w:id="13587" w:author="מנוע אמוראים" w:date="2026-10-05T16:40:54Z">
            <w:rPr>
              <w:rFonts w:hint="cs"/>
              <w:b/>
              <w:bCs/>
              <w:rtl/>
            </w:rPr>
          </w:rPrChange>
        </w:rPr>
        <w:t xml:space="preserve">נ</w:t>
      </w:r>
      <w:r>
        <w:rPr>
          <w:rtl/>
        </w:rPr>
        <w:t>: מהו ל</w:t>
      </w:r>
      <w:r>
        <w:rPr>
          <w:rFonts w:hint="cs"/>
          <w:rtl/>
        </w:rPr>
        <w:t>הניח</w:t>
      </w:r>
      <w:r w:rsidRPr="00C63571">
        <w:rPr>
          <w:rtl/>
        </w:rPr>
        <w:t xml:space="preserve"> כד</w:t>
      </w:r>
      <w:r>
        <w:rPr>
          <w:rtl/>
        </w:rPr>
        <w:t xml:space="preserve"> </w:t>
      </w:r>
      <w:r w:rsidRPr="00C63571">
        <w:rPr>
          <w:rtl/>
        </w:rPr>
        <w:t>מל</w:t>
      </w:r>
      <w:r>
        <w:rPr>
          <w:rtl/>
        </w:rPr>
        <w:t>ח</w:t>
      </w:r>
      <w:r w:rsidRPr="00C63571">
        <w:rPr>
          <w:rtl/>
        </w:rPr>
        <w:t xml:space="preserve"> גבי כדא דכמכא? </w:t>
      </w:r>
    </w:p>
    <w:p w14:paraId="1DD4CA35" w14:textId="77777777" w:rsidR="0046556D" w:rsidRDefault="00BD6C4F" w:rsidP="00BD6C4F">
      <w:pPr>
        <w:rPr>
          <w:rtl/>
        </w:rPr>
      </w:pPr>
      <w:r w:rsidRPr="00C63571">
        <w:rPr>
          <w:rtl/>
        </w:rPr>
        <w:t>א"ל: אסור, דחלא מאי? א"ל: שרי, ומ</w:t>
      </w:r>
      <w:r w:rsidR="00BF1CF6">
        <w:rPr>
          <w:rtl/>
        </w:rPr>
        <w:t>"</w:t>
      </w:r>
      <w:r>
        <w:rPr>
          <w:rFonts w:hint="cs"/>
          <w:rtl/>
        </w:rPr>
        <w:t>ש</w:t>
      </w:r>
      <w:r w:rsidRPr="00C63571">
        <w:rPr>
          <w:rtl/>
        </w:rPr>
        <w:t>? לכי תיכול עלה כורא דמלחא!</w:t>
      </w:r>
    </w:p>
    <w:p w14:paraId="075E0DDA" w14:textId="77777777" w:rsidR="0046556D" w:rsidRDefault="00BD6C4F" w:rsidP="00BD6C4F">
      <w:pPr>
        <w:rPr>
          <w:rtl/>
        </w:rPr>
      </w:pPr>
      <w:r>
        <w:rPr>
          <w:rFonts w:hint="cs"/>
          <w:rtl/>
        </w:rPr>
        <w:t>ד</w:t>
      </w:r>
      <w:r w:rsidRPr="00C63571">
        <w:rPr>
          <w:rtl/>
        </w:rPr>
        <w:t>האי איתיה איסורא בעיניה, והאי ליתיה איסורא בעיניה.</w:t>
      </w:r>
    </w:p>
    <w:p w14:paraId="3E461952" w14:textId="77777777" w:rsidR="0046556D" w:rsidRDefault="0046556D" w:rsidP="00BD6C4F">
      <w:pPr>
        <w:rPr>
          <w:rtl/>
        </w:rPr>
      </w:pPr>
    </w:p>
    <w:p w14:paraId="22463050"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ההוא בר גוזלא דנפל לכדא דכמכא, שרייה רב חיננא בריה דרבא מפשרוניא;</w:t>
      </w:r>
    </w:p>
    <w:p w14:paraId="79B83883"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רבא: מאן חכים למישרי </w:t>
      </w:r>
      <w:r>
        <w:rPr>
          <w:rFonts w:hint="cs"/>
          <w:rtl/>
        </w:rPr>
        <w:t>כה</w:t>
      </w:r>
      <w:r w:rsidR="00BF1CF6">
        <w:rPr>
          <w:rtl/>
        </w:rPr>
        <w:t>"</w:t>
      </w:r>
      <w:r>
        <w:rPr>
          <w:rFonts w:hint="cs"/>
          <w:rtl/>
        </w:rPr>
        <w:t>ג</w:t>
      </w:r>
      <w:r w:rsidRPr="00C63571">
        <w:rPr>
          <w:rtl/>
        </w:rPr>
        <w:t>, אי לאו רב חיננא בריה דרבא מפשרוניא!</w:t>
      </w:r>
    </w:p>
    <w:p w14:paraId="2B5CF66C" w14:textId="77777777" w:rsidR="0046556D" w:rsidRDefault="00BD6C4F" w:rsidP="00BD6C4F">
      <w:pPr>
        <w:rPr>
          <w:rtl/>
        </w:rPr>
      </w:pPr>
      <w:r w:rsidRPr="00C63571">
        <w:rPr>
          <w:rtl/>
        </w:rPr>
        <w:lastRenderedPageBreak/>
        <w:t xml:space="preserve">קסבר: כי אמר שמואל מליח הרי הוא כרותח, </w:t>
      </w:r>
      <w:r>
        <w:rPr>
          <w:rFonts w:hint="cs"/>
          <w:rtl/>
        </w:rPr>
        <w:t>ה</w:t>
      </w:r>
      <w:r w:rsidR="00BF1CF6">
        <w:rPr>
          <w:rtl/>
        </w:rPr>
        <w:t>"</w:t>
      </w:r>
      <w:r>
        <w:rPr>
          <w:rFonts w:hint="cs"/>
          <w:rtl/>
        </w:rPr>
        <w:t>מ</w:t>
      </w:r>
      <w:r w:rsidRPr="00C63571">
        <w:rPr>
          <w:rtl/>
        </w:rPr>
        <w:t xml:space="preserve">- היכא דאינו נאכל מחמת מלחו, </w:t>
      </w:r>
    </w:p>
    <w:p w14:paraId="28665864" w14:textId="77777777" w:rsidR="0046556D" w:rsidRDefault="00BD6C4F" w:rsidP="00BD6C4F">
      <w:pPr>
        <w:rPr>
          <w:rtl/>
        </w:rPr>
      </w:pPr>
      <w:r w:rsidRPr="00C63571">
        <w:rPr>
          <w:rtl/>
        </w:rPr>
        <w:t xml:space="preserve">אבל </w:t>
      </w:r>
      <w:r>
        <w:rPr>
          <w:rtl/>
        </w:rPr>
        <w:t>כותח</w:t>
      </w:r>
      <w:r w:rsidRPr="00C63571">
        <w:rPr>
          <w:rtl/>
        </w:rPr>
        <w:t xml:space="preserve"> הרי נאכל מחמת מלחו, וה</w:t>
      </w:r>
      <w:r w:rsidR="00BF1CF6">
        <w:rPr>
          <w:rtl/>
        </w:rPr>
        <w:t>"</w:t>
      </w:r>
      <w:r>
        <w:rPr>
          <w:rFonts w:hint="cs"/>
          <w:rtl/>
        </w:rPr>
        <w:t>מ</w:t>
      </w:r>
      <w:r>
        <w:rPr>
          <w:rtl/>
        </w:rPr>
        <w:t xml:space="preserve"> חי, אבל צלי </w:t>
      </w:r>
      <w:r w:rsidRPr="00C63571">
        <w:rPr>
          <w:rtl/>
        </w:rPr>
        <w:t xml:space="preserve">בעי קליפה, </w:t>
      </w:r>
    </w:p>
    <w:p w14:paraId="7959AEEB" w14:textId="77777777" w:rsidR="0046556D" w:rsidRDefault="00BD6C4F" w:rsidP="00BD6C4F">
      <w:pPr>
        <w:rPr>
          <w:rtl/>
        </w:rPr>
      </w:pPr>
      <w:r w:rsidRPr="00C63571">
        <w:rPr>
          <w:rtl/>
        </w:rPr>
        <w:t>ואי אית ביה פילי - כוליה אסור, ואי מתבל בתבלין - כוליה אסור.</w:t>
      </w:r>
    </w:p>
    <w:p w14:paraId="00986F3A" w14:textId="77777777" w:rsidR="0046556D" w:rsidRDefault="0046556D" w:rsidP="00BD6C4F">
      <w:pPr>
        <w:rPr>
          <w:rtl/>
        </w:rPr>
      </w:pPr>
    </w:p>
    <w:p w14:paraId="72EFAF4D" w14:textId="77777777" w:rsidR="0046556D" w:rsidRDefault="00BD6C4F" w:rsidP="00BD6C4F">
      <w:pPr>
        <w:rPr>
          <w:rtl/>
        </w:rPr>
      </w:pPr>
      <w:r w:rsidRPr="00784CE3">
        <w:rPr>
          <w:rFonts w:ascii="BA Franknatan Regular" w:hAnsi="BA Franknatan Regular" w:cs="BA Franknatan Regular"/>
          <w:rtl/>
        </w:rPr>
        <w:t xml:space="preserve">• </w:t>
      </w:r>
      <w:r>
        <w:rPr>
          <w:rStyle w:val="2fb"/>
          <w:rFonts w:hint="cs"/>
          <w:rtl/>
          <w:rPrChange w:id="13588" w:author="מנוע אמוראים" w:date="2026-10-05T16:40:54Z">
            <w:rPr>
              <w:rFonts w:hint="cs"/>
              <w:rtl/>
            </w:rPr>
          </w:rPrChange>
        </w:rPr>
        <w:t xml:space="preserve">ר</w:t>
      </w:r>
      <w:r>
        <w:rPr>
          <w:rStyle w:val="2fb"/>
          <w:rtl/>
          <w:rPrChange w:id="13589" w:author="מנוע אמוראים" w:date="2026-10-05T16:40:54Z">
            <w:rPr>
              <w:rtl/>
            </w:rPr>
          </w:rPrChange>
        </w:rPr>
        <w:t xml:space="preserve">"</w:t>
      </w:r>
      <w:r>
        <w:rPr>
          <w:rStyle w:val="2fb"/>
          <w:rFonts w:hint="cs"/>
          <w:rtl/>
          <w:rPrChange w:id="13590" w:author="מנוע אמוראים" w:date="2026-10-05T16:40:54Z">
            <w:rPr>
              <w:rFonts w:hint="cs"/>
              <w:rtl/>
            </w:rPr>
          </w:rPrChange>
        </w:rPr>
        <w:t xml:space="preserve">נ</w:t>
      </w:r>
      <w:r>
        <w:rPr>
          <w:rFonts w:hint="cs"/>
          <w:rtl/>
        </w:rPr>
        <w:t xml:space="preserve"> מ</w:t>
      </w:r>
      <w:r>
        <w:rPr>
          <w:rtl/>
        </w:rPr>
        <w:t xml:space="preserve">שמואל: ככר שחתך עליה בשר </w:t>
      </w:r>
      <w:r w:rsidRPr="00C63571">
        <w:rPr>
          <w:rtl/>
        </w:rPr>
        <w:t>אסור לאכלה, וה</w:t>
      </w:r>
      <w:r w:rsidR="00BF1CF6">
        <w:rPr>
          <w:rtl/>
        </w:rPr>
        <w:t>"</w:t>
      </w:r>
      <w:r>
        <w:rPr>
          <w:rFonts w:hint="cs"/>
          <w:rtl/>
        </w:rPr>
        <w:t xml:space="preserve">מ </w:t>
      </w:r>
      <w:r>
        <w:rPr>
          <w:rtl/>
        </w:rPr>
        <w:t xml:space="preserve">– </w:t>
      </w:r>
      <w:r>
        <w:rPr>
          <w:rFonts w:hint="cs"/>
          <w:rtl/>
        </w:rPr>
        <w:t>שהבשר אדום, וה</w:t>
      </w:r>
      <w:r w:rsidR="00BF1CF6">
        <w:rPr>
          <w:rtl/>
        </w:rPr>
        <w:t>"</w:t>
      </w:r>
      <w:r>
        <w:rPr>
          <w:rFonts w:hint="cs"/>
          <w:rtl/>
        </w:rPr>
        <w:t>מ דניקבו לכיכר, וה</w:t>
      </w:r>
      <w:r w:rsidR="00BF1CF6">
        <w:rPr>
          <w:rtl/>
        </w:rPr>
        <w:t>"</w:t>
      </w:r>
      <w:r>
        <w:rPr>
          <w:rFonts w:hint="cs"/>
          <w:rtl/>
        </w:rPr>
        <w:t>מ שהיה הדם עבה</w:t>
      </w:r>
      <w:r w:rsidRPr="00C63571">
        <w:rPr>
          <w:rtl/>
        </w:rPr>
        <w:t xml:space="preserve">, </w:t>
      </w:r>
      <w:r>
        <w:rPr>
          <w:rFonts w:hint="cs"/>
          <w:rtl/>
        </w:rPr>
        <w:t>אבל אם היה מהול או צלול לא</w:t>
      </w:r>
      <w:r w:rsidRPr="00C63571">
        <w:rPr>
          <w:rtl/>
        </w:rPr>
        <w:t>.</w:t>
      </w:r>
    </w:p>
    <w:p w14:paraId="702515C1" w14:textId="77777777" w:rsidR="0046556D" w:rsidRDefault="00BD6C4F" w:rsidP="00BD6C4F">
      <w:pPr>
        <w:rPr>
          <w:rtl/>
        </w:rPr>
      </w:pPr>
      <w:r w:rsidRPr="00784CE3">
        <w:rPr>
          <w:rFonts w:ascii="BA Franknatan Regular" w:hAnsi="BA Franknatan Regular" w:cs="BA Franknatan Regular"/>
          <w:rtl/>
        </w:rPr>
        <w:t xml:space="preserve">• </w:t>
      </w:r>
      <w:r>
        <w:rPr>
          <w:rtl/>
        </w:rPr>
        <w:t xml:space="preserve">שמואל שדי לכלביה, </w:t>
      </w:r>
      <w:r>
        <w:rPr>
          <w:rStyle w:val="2fb"/>
          <w:rtl/>
          <w:rPrChange w:id="13591" w:author="מנוע אמוראים" w:date="2026-10-05T16:40:54Z">
            <w:rPr>
              <w:rtl/>
            </w:rPr>
          </w:rPrChange>
        </w:rPr>
        <w:t xml:space="preserve">ר</w:t>
      </w:r>
      <w:r>
        <w:rPr>
          <w:rStyle w:val="2fb"/>
          <w:rtl/>
          <w:rPrChange w:id="13592" w:author="מנוע אמוראים" w:date="2026-10-05T16:40:54Z">
            <w:rPr>
              <w:rtl/>
            </w:rPr>
          </w:rPrChange>
        </w:rPr>
        <w:t xml:space="preserve">"</w:t>
      </w:r>
      <w:r>
        <w:rPr>
          <w:rStyle w:val="2fb"/>
          <w:rFonts w:hint="cs"/>
          <w:rtl/>
          <w:rPrChange w:id="13593" w:author="מנוע אמוראים" w:date="2026-10-05T16:40:54Z">
            <w:rPr>
              <w:rFonts w:hint="cs"/>
              <w:rtl/>
            </w:rPr>
          </w:rPrChange>
        </w:rPr>
        <w:t xml:space="preserve">ה</w:t>
      </w:r>
      <w:r w:rsidRPr="00C63571">
        <w:rPr>
          <w:rtl/>
        </w:rPr>
        <w:t xml:space="preserve"> יהיב לשמעיה, מה נפשך, אי שרי </w:t>
      </w:r>
      <w:r>
        <w:rPr>
          <w:rFonts w:hint="cs"/>
          <w:rtl/>
        </w:rPr>
        <w:t>לכו</w:t>
      </w:r>
      <w:r w:rsidR="00BF1CF6">
        <w:rPr>
          <w:rtl/>
        </w:rPr>
        <w:t>"</w:t>
      </w:r>
      <w:r>
        <w:rPr>
          <w:rFonts w:hint="cs"/>
          <w:rtl/>
        </w:rPr>
        <w:t xml:space="preserve">ע </w:t>
      </w:r>
      <w:r w:rsidRPr="00C63571">
        <w:rPr>
          <w:rtl/>
        </w:rPr>
        <w:t xml:space="preserve">שרי, אי אסור </w:t>
      </w:r>
      <w:r>
        <w:rPr>
          <w:rFonts w:hint="cs"/>
          <w:rtl/>
        </w:rPr>
        <w:t>לכו</w:t>
      </w:r>
      <w:r w:rsidR="00BF1CF6">
        <w:rPr>
          <w:rtl/>
        </w:rPr>
        <w:t>"</w:t>
      </w:r>
      <w:r>
        <w:rPr>
          <w:rFonts w:hint="cs"/>
          <w:rtl/>
        </w:rPr>
        <w:t xml:space="preserve">ע </w:t>
      </w:r>
      <w:r w:rsidRPr="00C63571">
        <w:rPr>
          <w:rtl/>
        </w:rPr>
        <w:t>אסור!</w:t>
      </w:r>
    </w:p>
    <w:p w14:paraId="59C0915C" w14:textId="77777777" w:rsidR="0046556D" w:rsidRDefault="00BD6C4F" w:rsidP="00BD6C4F">
      <w:pPr>
        <w:rPr>
          <w:rtl/>
        </w:rPr>
      </w:pPr>
      <w:r w:rsidRPr="00C63571">
        <w:rPr>
          <w:rtl/>
        </w:rPr>
        <w:t>שאני רב הונא - דאנינא דעתיה, רבא אכיל ליה, וקרי ליה חמר בשר.</w:t>
      </w:r>
    </w:p>
    <w:p w14:paraId="4B956730" w14:textId="77777777" w:rsidR="0046556D" w:rsidRDefault="00BD6C4F" w:rsidP="00BD6C4F">
      <w:pPr>
        <w:rPr>
          <w:rtl/>
        </w:rPr>
      </w:pPr>
      <w:r w:rsidRPr="00784CE3">
        <w:rPr>
          <w:rFonts w:ascii="BA Franknatan Regular" w:hAnsi="BA Franknatan Regular" w:cs="BA Franknatan Regular"/>
          <w:rtl/>
        </w:rPr>
        <w:t xml:space="preserve">• </w:t>
      </w:r>
      <w:r>
        <w:rPr>
          <w:rStyle w:val="2fb"/>
          <w:rFonts w:hint="cs"/>
          <w:rtl/>
          <w:rPrChange w:id="13594" w:author="מנוע אמוראים" w:date="2026-10-05T16:40:54Z">
            <w:rPr>
              <w:rFonts w:hint="cs"/>
              <w:rtl/>
            </w:rPr>
          </w:rPrChange>
        </w:rPr>
        <w:t xml:space="preserve">ר</w:t>
      </w:r>
      <w:r>
        <w:rPr>
          <w:rStyle w:val="2fb"/>
          <w:rtl/>
          <w:rPrChange w:id="13595" w:author="מנוע אמוראים" w:date="2026-10-05T16:40:54Z">
            <w:rPr>
              <w:rtl/>
            </w:rPr>
          </w:rPrChange>
        </w:rPr>
        <w:t xml:space="preserve">"</w:t>
      </w:r>
      <w:r>
        <w:rPr>
          <w:rStyle w:val="2fb"/>
          <w:rFonts w:hint="cs"/>
          <w:rtl/>
          <w:rPrChange w:id="13596" w:author="מנוע אמוראים" w:date="2026-10-05T16:40:54Z">
            <w:rPr>
              <w:rFonts w:hint="cs"/>
              <w:rtl/>
            </w:rPr>
          </w:rPrChange>
        </w:rPr>
        <w:t xml:space="preserve">נ</w:t>
      </w:r>
      <w:r>
        <w:rPr>
          <w:rFonts w:hint="cs"/>
          <w:rtl/>
        </w:rPr>
        <w:t xml:space="preserve"> מ</w:t>
      </w:r>
      <w:r w:rsidRPr="00C63571">
        <w:rPr>
          <w:rtl/>
        </w:rPr>
        <w:t xml:space="preserve">שמואל: אין מניחין כלי תחת בשר עד שיכלה כל מראה אדמומית שבו: </w:t>
      </w:r>
    </w:p>
    <w:p w14:paraId="3DA48470" w14:textId="77777777" w:rsidR="0046556D" w:rsidRDefault="00BD6C4F" w:rsidP="00BD6C4F">
      <w:pPr>
        <w:rPr>
          <w:rtl/>
        </w:rPr>
      </w:pPr>
      <w:r>
        <w:rPr>
          <w:rFonts w:hint="cs"/>
          <w:rtl/>
        </w:rPr>
        <w:t>וידעי ממ</w:t>
      </w:r>
      <w:r w:rsidR="00BF1CF6">
        <w:rPr>
          <w:rtl/>
        </w:rPr>
        <w:t>"</w:t>
      </w:r>
      <w:r>
        <w:rPr>
          <w:rFonts w:hint="cs"/>
          <w:rtl/>
        </w:rPr>
        <w:t xml:space="preserve">ז </w:t>
      </w:r>
      <w:r>
        <w:rPr>
          <w:rStyle w:val="2fb"/>
          <w:rFonts w:hint="cs"/>
          <w:rtl/>
          <w:rPrChange w:id="13597" w:author="מנוע אמוראים" w:date="2026-10-05T16:40:54Z">
            <w:rPr>
              <w:rFonts w:hint="cs"/>
              <w:rtl/>
            </w:rPr>
          </w:rPrChange>
        </w:rPr>
        <w:t xml:space="preserve">מדר</w:t>
      </w:r>
      <w:r>
        <w:rPr>
          <w:rStyle w:val="2fb"/>
          <w:rtl/>
          <w:rPrChange w:id="13598" w:author="מנוע אמוראים" w:date="2026-10-05T16:40:54Z">
            <w:rPr>
              <w:rtl/>
            </w:rPr>
          </w:rPrChange>
        </w:rPr>
        <w:t xml:space="preserve">"</w:t>
      </w:r>
      <w:r>
        <w:rPr>
          <w:rStyle w:val="2fb"/>
          <w:rFonts w:hint="cs"/>
          <w:rtl/>
          <w:rPrChange w:id="13599" w:author="מנוע אמוראים" w:date="2026-10-05T16:40:54Z">
            <w:rPr>
              <w:rFonts w:hint="cs"/>
              <w:rtl/>
            </w:rPr>
          </w:rPrChange>
        </w:rPr>
        <w:t xml:space="preserve">פ</w:t>
      </w:r>
      <w:r w:rsidRPr="00C63571">
        <w:rPr>
          <w:rtl/>
        </w:rPr>
        <w:t xml:space="preserve">: משתעלה תימרתו, </w:t>
      </w:r>
    </w:p>
    <w:p w14:paraId="6B799B05" w14:textId="77777777" w:rsidR="0046556D" w:rsidRDefault="00BD6C4F" w:rsidP="00BD6C4F">
      <w:pPr>
        <w:rPr>
          <w:rtl/>
        </w:rPr>
      </w:pPr>
      <w:r w:rsidRPr="00C63571">
        <w:rPr>
          <w:rtl/>
        </w:rPr>
        <w:t xml:space="preserve">מתקיף רב אשי: ודלמא, תתאה מטא עילאה לא מטא? </w:t>
      </w:r>
    </w:p>
    <w:p w14:paraId="333D02F5" w14:textId="77777777" w:rsidR="0046556D" w:rsidRDefault="00BD6C4F" w:rsidP="00BD6C4F">
      <w:pPr>
        <w:rPr>
          <w:rtl/>
        </w:rPr>
      </w:pPr>
      <w:r w:rsidRPr="00C63571">
        <w:rPr>
          <w:rtl/>
        </w:rPr>
        <w:t>אלא אמר רב אשי: לית ליה תקנתא אלא - משדא ביה תרתי גללי מלחא, [דף קיב עמוד ב] ומשפייה.</w:t>
      </w:r>
    </w:p>
    <w:p w14:paraId="46A73976" w14:textId="77777777" w:rsidR="0046556D" w:rsidRDefault="0046556D" w:rsidP="00BD6C4F">
      <w:pPr>
        <w:rPr>
          <w:rtl/>
        </w:rPr>
      </w:pPr>
    </w:p>
    <w:p w14:paraId="18543026"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א"ל </w:t>
      </w:r>
      <w:r>
        <w:rPr>
          <w:rStyle w:val="2fb"/>
          <w:rFonts w:hint="cs"/>
          <w:rtl/>
          <w:rPrChange w:id="13600" w:author="מנוע אמוראים" w:date="2026-10-05T16:40:54Z">
            <w:rPr>
              <w:rFonts w:hint="cs"/>
              <w:rtl/>
            </w:rPr>
          </w:rPrChange>
        </w:rPr>
        <w:t xml:space="preserve">ראבדר</w:t>
      </w:r>
      <w:r>
        <w:rPr>
          <w:rStyle w:val="2fb"/>
          <w:rtl/>
          <w:rPrChange w:id="13601" w:author="מנוע אמוראים" w:date="2026-10-05T16:40:54Z">
            <w:rPr>
              <w:rtl/>
            </w:rPr>
          </w:rPrChange>
        </w:rPr>
        <w:t xml:space="preserve">"</w:t>
      </w:r>
      <w:r>
        <w:rPr>
          <w:rStyle w:val="2fb"/>
          <w:rFonts w:hint="cs"/>
          <w:rtl/>
          <w:rPrChange w:id="13602" w:author="מנוע אמוראים" w:date="2026-10-05T16:40:54Z">
            <w:rPr>
              <w:rFonts w:hint="cs"/>
              <w:rtl/>
            </w:rPr>
          </w:rPrChange>
        </w:rPr>
        <w:t xml:space="preserve">א</w:t>
      </w:r>
      <w:r>
        <w:rPr>
          <w:rFonts w:hint="cs"/>
          <w:rtl/>
        </w:rPr>
        <w:t xml:space="preserve"> </w:t>
      </w:r>
      <w:r w:rsidRPr="00C63571">
        <w:rPr>
          <w:rtl/>
        </w:rPr>
        <w:t>לרב אשי: ומי אמר שמואל הכי? והאמר שמואל ככר שחתך עליה בשר אסור לאכלה!</w:t>
      </w:r>
    </w:p>
    <w:p w14:paraId="70C7D1D5" w14:textId="77777777" w:rsidR="0046556D" w:rsidRDefault="000828F8" w:rsidP="00C62948">
      <w:pPr>
        <w:pStyle w:val="affffb"/>
        <w:rPr>
          <w:rtl/>
        </w:rPr>
      </w:pPr>
      <w:r>
        <w:rPr>
          <w:rtl/>
        </w:rPr>
        <w:t xml:space="preserve">- </w:t>
      </w:r>
      <w:r w:rsidR="00BD6C4F" w:rsidRPr="00C63571">
        <w:rPr>
          <w:rtl/>
        </w:rPr>
        <w:t>שאני התם - דאגב דוחקא דסכינא פליט.</w:t>
      </w:r>
    </w:p>
    <w:p w14:paraId="3CC9C2C7"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אמר רב נחמן: דגים ועופות שמלחן זה עם זה - אסורין;</w:t>
      </w:r>
    </w:p>
    <w:p w14:paraId="23422370" w14:textId="77777777" w:rsidR="0046556D" w:rsidRDefault="000828F8" w:rsidP="00C62948">
      <w:pPr>
        <w:pStyle w:val="affffb"/>
        <w:rPr>
          <w:rtl/>
        </w:rPr>
      </w:pPr>
      <w:r>
        <w:rPr>
          <w:rtl/>
        </w:rPr>
        <w:t xml:space="preserve">- </w:t>
      </w:r>
      <w:r w:rsidR="00BD6C4F">
        <w:rPr>
          <w:rFonts w:hint="cs"/>
          <w:rtl/>
        </w:rPr>
        <w:t xml:space="preserve">ומיירי </w:t>
      </w:r>
      <w:r w:rsidR="00BD6C4F" w:rsidRPr="00C63571">
        <w:rPr>
          <w:rtl/>
        </w:rPr>
        <w:t>בכלי מנוקב, ודגים משום ד</w:t>
      </w:r>
      <w:r w:rsidR="00BD6C4F">
        <w:rPr>
          <w:rFonts w:hint="cs"/>
          <w:rtl/>
        </w:rPr>
        <w:t xml:space="preserve">קרום שלהם רך </w:t>
      </w:r>
      <w:r w:rsidR="00BD6C4F" w:rsidRPr="00C63571">
        <w:rPr>
          <w:rtl/>
        </w:rPr>
        <w:t>קדמי ופלטי, ועופות קמיטי, בתר דניחי דגים פליטי עופות, והדר בלעי מיניה.</w:t>
      </w:r>
    </w:p>
    <w:p w14:paraId="3B563CAE" w14:textId="77777777" w:rsidR="0046556D" w:rsidRDefault="00BD6C4F" w:rsidP="00BD6C4F">
      <w:pPr>
        <w:rPr>
          <w:rtl/>
        </w:rPr>
      </w:pPr>
      <w:r w:rsidRPr="00784CE3">
        <w:rPr>
          <w:rFonts w:ascii="BA Franknatan Regular" w:hAnsi="BA Franknatan Regular" w:cs="BA Franknatan Regular"/>
          <w:rtl/>
        </w:rPr>
        <w:t xml:space="preserve">• </w:t>
      </w:r>
      <w:r>
        <w:rPr>
          <w:rStyle w:val="2fb"/>
          <w:rtl/>
          <w:rPrChange w:id="13603" w:author="מנוע אמוראים" w:date="2026-10-05T16:40:54Z">
            <w:rPr>
              <w:rtl/>
            </w:rPr>
          </w:rPrChange>
        </w:rPr>
        <w:t xml:space="preserve">ר</w:t>
      </w:r>
      <w:r>
        <w:rPr>
          <w:rStyle w:val="2fb"/>
          <w:rFonts w:hint="cs"/>
          <w:rtl/>
          <w:rPrChange w:id="13604" w:author="מנוע אמוראים" w:date="2026-10-05T16:40:54Z">
            <w:rPr>
              <w:rFonts w:hint="cs"/>
              <w:rtl/>
            </w:rPr>
          </w:rPrChange>
        </w:rPr>
        <w:t xml:space="preserve">מב</w:t>
      </w:r>
      <w:r>
        <w:rPr>
          <w:rStyle w:val="2fb"/>
          <w:rtl/>
          <w:rPrChange w:id="13605" w:author="מנוע אמוראים" w:date="2026-10-05T16:40:54Z">
            <w:rPr>
              <w:rtl/>
            </w:rPr>
          </w:rPrChange>
        </w:rPr>
        <w:t xml:space="preserve">"</w:t>
      </w:r>
      <w:r>
        <w:rPr>
          <w:rStyle w:val="2fb"/>
          <w:rFonts w:hint="cs"/>
          <w:rtl/>
          <w:rPrChange w:id="13606" w:author="מנוע אמוראים" w:date="2026-10-05T16:40:54Z">
            <w:rPr>
              <w:rFonts w:hint="cs"/>
              <w:rtl/>
            </w:rPr>
          </w:rPrChange>
        </w:rPr>
        <w:t xml:space="preserve">ח</w:t>
      </w:r>
      <w:r w:rsidRPr="00C63571">
        <w:rPr>
          <w:rtl/>
        </w:rPr>
        <w:t xml:space="preserve"> </w:t>
      </w:r>
      <w:r>
        <w:rPr>
          <w:rFonts w:hint="cs"/>
          <w:rtl/>
        </w:rPr>
        <w:t>מלח</w:t>
      </w:r>
      <w:r w:rsidRPr="00C63571">
        <w:rPr>
          <w:rtl/>
        </w:rPr>
        <w:t xml:space="preserve"> בשר שחוטה בהדי בשר טרפה, </w:t>
      </w:r>
      <w:r>
        <w:rPr>
          <w:rFonts w:hint="cs"/>
          <w:rtl/>
        </w:rPr>
        <w:t>בא לפני</w:t>
      </w:r>
      <w:r w:rsidRPr="00C63571">
        <w:rPr>
          <w:rtl/>
        </w:rPr>
        <w:t xml:space="preserve"> רבא, א"ל</w:t>
      </w:r>
      <w:r>
        <w:rPr>
          <w:rtl/>
        </w:rPr>
        <w:t xml:space="preserve">: הטמאים </w:t>
      </w:r>
      <w:r w:rsidRPr="00C63571">
        <w:rPr>
          <w:rtl/>
        </w:rPr>
        <w:t xml:space="preserve">לאסור צירן ורוטבן וקיפה שלהן, </w:t>
      </w:r>
    </w:p>
    <w:p w14:paraId="7662B381" w14:textId="77777777" w:rsidR="00BD6C4F" w:rsidRDefault="00BD6C4F" w:rsidP="00F07436">
      <w:pPr>
        <w:pStyle w:val="afff3"/>
        <w:framePr w:wrap="around"/>
        <w:rPr>
          <w:rtl/>
        </w:rPr>
      </w:pPr>
      <w:r>
        <w:rPr>
          <w:rFonts w:hint="cs"/>
          <w:rtl/>
        </w:rPr>
        <w:t>קיג.</w:t>
      </w:r>
    </w:p>
    <w:p w14:paraId="438D42F7" w14:textId="77777777" w:rsidR="0046556D" w:rsidRDefault="00BD6C4F" w:rsidP="00BD6C4F">
      <w:pPr>
        <w:rPr>
          <w:rtl/>
        </w:rPr>
      </w:pPr>
      <w:r w:rsidRPr="00C63571">
        <w:rPr>
          <w:rtl/>
        </w:rPr>
        <w:t>ולימא ליה מדשמואל: מליח - הרי הוא כרותח, וכבוש - הרי הוא כמבושל!</w:t>
      </w:r>
    </w:p>
    <w:p w14:paraId="1D4ED52D" w14:textId="77777777" w:rsidR="0046556D" w:rsidRDefault="000828F8" w:rsidP="00C62948">
      <w:pPr>
        <w:pStyle w:val="affffb"/>
        <w:rPr>
          <w:rtl/>
        </w:rPr>
      </w:pPr>
      <w:r>
        <w:rPr>
          <w:rtl/>
        </w:rPr>
        <w:t xml:space="preserve">- </w:t>
      </w:r>
      <w:r w:rsidR="00BD6C4F" w:rsidRPr="00C63571">
        <w:rPr>
          <w:rtl/>
        </w:rPr>
        <w:t xml:space="preserve">אי מדשמואל, </w:t>
      </w:r>
      <w:r w:rsidR="00BD6C4F">
        <w:rPr>
          <w:rFonts w:hint="cs"/>
          <w:rtl/>
        </w:rPr>
        <w:t>הוו'א</w:t>
      </w:r>
      <w:r w:rsidR="00BD6C4F" w:rsidRPr="00C63571">
        <w:rPr>
          <w:rtl/>
        </w:rPr>
        <w:t xml:space="preserve">: </w:t>
      </w:r>
      <w:r w:rsidR="00BD6C4F">
        <w:rPr>
          <w:rFonts w:hint="cs"/>
          <w:rtl/>
        </w:rPr>
        <w:t>ה</w:t>
      </w:r>
      <w:r w:rsidR="00BF1CF6">
        <w:rPr>
          <w:rtl/>
        </w:rPr>
        <w:t>"</w:t>
      </w:r>
      <w:r w:rsidR="00BD6C4F">
        <w:rPr>
          <w:rFonts w:hint="cs"/>
          <w:rtl/>
        </w:rPr>
        <w:t>מ</w:t>
      </w:r>
      <w:r w:rsidR="00BD6C4F" w:rsidRPr="00C63571">
        <w:rPr>
          <w:rtl/>
        </w:rPr>
        <w:t xml:space="preserve"> - דמן, אבל צירן ורוטבן - לא, קמ</w:t>
      </w:r>
      <w:r w:rsidR="00BF1CF6">
        <w:rPr>
          <w:rtl/>
        </w:rPr>
        <w:t>"</w:t>
      </w:r>
      <w:r w:rsidR="00BD6C4F">
        <w:rPr>
          <w:rFonts w:hint="cs"/>
          <w:rtl/>
        </w:rPr>
        <w:t>ל.</w:t>
      </w:r>
    </w:p>
    <w:p w14:paraId="7454D1D9" w14:textId="77777777" w:rsidR="0046556D" w:rsidRDefault="0046556D" w:rsidP="00BD6C4F">
      <w:pPr>
        <w:rPr>
          <w:rtl/>
        </w:rPr>
      </w:pPr>
    </w:p>
    <w:p w14:paraId="75035C01"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מיתיבי: דג טהור שמלחו עם דג טמא - מותר, מאי לאו שהיו שניהן מלוחין? לא, כגון שהיה טהור</w:t>
      </w:r>
      <w:r>
        <w:rPr>
          <w:rtl/>
        </w:rPr>
        <w:t xml:space="preserve"> מליח וטמא תפל, והא מדקתני סיפא</w:t>
      </w:r>
      <w:r>
        <w:rPr>
          <w:rFonts w:hint="cs"/>
          <w:rtl/>
        </w:rPr>
        <w:t xml:space="preserve"> </w:t>
      </w:r>
      <w:r w:rsidRPr="00C63571">
        <w:rPr>
          <w:rtl/>
        </w:rPr>
        <w:t>היה טהור מליח וטמא תפל מותר, מכלל דרישא בששניהם מלוחין עסקינן!</w:t>
      </w:r>
    </w:p>
    <w:p w14:paraId="1CED7B0A" w14:textId="77777777" w:rsidR="0046556D" w:rsidRDefault="000828F8" w:rsidP="00C62948">
      <w:pPr>
        <w:pStyle w:val="affffb"/>
        <w:rPr>
          <w:rtl/>
        </w:rPr>
      </w:pPr>
      <w:r>
        <w:rPr>
          <w:rtl/>
        </w:rPr>
        <w:t xml:space="preserve">- </w:t>
      </w:r>
      <w:r w:rsidR="00BD6C4F" w:rsidRPr="00C63571">
        <w:rPr>
          <w:rtl/>
        </w:rPr>
        <w:t>פרושי מפרש, טהור שמלחו עם דג טמא - מותר, כיצד - שהיה טהור מליח וטמא תפל;</w:t>
      </w:r>
    </w:p>
    <w:p w14:paraId="5D95FF08"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ה"נ מסתברא, דאי ס</w:t>
      </w:r>
      <w:r w:rsidR="00BF1CF6">
        <w:rPr>
          <w:rtl/>
        </w:rPr>
        <w:t>"</w:t>
      </w:r>
      <w:r>
        <w:rPr>
          <w:rFonts w:hint="cs"/>
          <w:rtl/>
        </w:rPr>
        <w:t>ד</w:t>
      </w:r>
      <w:r w:rsidRPr="00C63571">
        <w:rPr>
          <w:rtl/>
        </w:rPr>
        <w:t>, רישא שניהם מלוחים,</w:t>
      </w:r>
      <w:r>
        <w:rPr>
          <w:rFonts w:hint="cs"/>
          <w:rtl/>
        </w:rPr>
        <w:t xml:space="preserve"> </w:t>
      </w:r>
      <w:r>
        <w:rPr>
          <w:rStyle w:val="2fb"/>
          <w:rFonts w:hint="cs"/>
          <w:rtl/>
          <w:rPrChange w:id="13607" w:author="מנוע אמוראים" w:date="2026-10-05T16:40:54Z">
            <w:rPr>
              <w:rFonts w:hint="cs"/>
              <w:rtl/>
            </w:rPr>
          </w:rPrChange>
        </w:rPr>
        <w:t xml:space="preserve">ושר</w:t>
      </w:r>
      <w:r>
        <w:rPr>
          <w:rStyle w:val="2fb"/>
          <w:rtl/>
          <w:rPrChange w:id="13608" w:author="מנוע אמוראים" w:date="2026-10-05T16:40:54Z">
            <w:rPr>
              <w:rtl/>
            </w:rPr>
          </w:rPrChange>
        </w:rPr>
        <w:t xml:space="preserve">"</w:t>
      </w:r>
      <w:r>
        <w:rPr>
          <w:rStyle w:val="2fb"/>
          <w:rFonts w:hint="cs"/>
          <w:rtl/>
          <w:rPrChange w:id="13609" w:author="מנוע אמוראים" w:date="2026-10-05T16:40:54Z">
            <w:rPr>
              <w:rFonts w:hint="cs"/>
              <w:rtl/>
            </w:rPr>
          </w:rPrChange>
        </w:rPr>
        <w:t xml:space="preserve">י</w:t>
      </w:r>
      <w:r>
        <w:rPr>
          <w:rFonts w:hint="cs"/>
          <w:rtl/>
        </w:rPr>
        <w:t xml:space="preserve"> כ</w:t>
      </w:r>
      <w:r w:rsidR="00BF1CF6">
        <w:rPr>
          <w:rtl/>
        </w:rPr>
        <w:t>"</w:t>
      </w:r>
      <w:r>
        <w:rPr>
          <w:rFonts w:hint="cs"/>
          <w:rtl/>
        </w:rPr>
        <w:t xml:space="preserve">ש </w:t>
      </w:r>
      <w:r w:rsidRPr="00C63571">
        <w:rPr>
          <w:rtl/>
        </w:rPr>
        <w:t>טהור מליח וטמא תפל מיבעיא!</w:t>
      </w:r>
    </w:p>
    <w:p w14:paraId="5E65ABEC" w14:textId="77777777" w:rsidR="0046556D" w:rsidRDefault="00BD6C4F" w:rsidP="00BD6C4F">
      <w:pPr>
        <w:rPr>
          <w:rtl/>
        </w:rPr>
      </w:pPr>
      <w:r w:rsidRPr="00902AF3">
        <w:rPr>
          <w:rFonts w:hint="cs"/>
          <w:b/>
          <w:bCs/>
          <w:rtl/>
        </w:rPr>
        <w:t>ו</w:t>
      </w:r>
      <w:r w:rsidR="00BF1CF6">
        <w:rPr>
          <w:rFonts w:hint="cs"/>
          <w:b/>
          <w:bCs/>
          <w:rtl/>
        </w:rPr>
        <w:t>דחי#</w:t>
      </w:r>
      <w:r>
        <w:rPr>
          <w:rFonts w:hint="cs"/>
          <w:rtl/>
        </w:rPr>
        <w:t xml:space="preserve"> דאפשר </w:t>
      </w:r>
      <w:r w:rsidRPr="00C63571">
        <w:rPr>
          <w:rtl/>
        </w:rPr>
        <w:t xml:space="preserve">תנא סיפא לגלויי רישא, דלא תימא: רישא טהור מליח וטמא תפל, </w:t>
      </w:r>
    </w:p>
    <w:p w14:paraId="7D816AA7" w14:textId="77777777" w:rsidR="0046556D" w:rsidRDefault="00BD6C4F" w:rsidP="00BD6C4F">
      <w:pPr>
        <w:rPr>
          <w:rtl/>
        </w:rPr>
      </w:pPr>
      <w:r>
        <w:rPr>
          <w:rtl/>
        </w:rPr>
        <w:t>אבל שניהם מלוחין</w:t>
      </w:r>
      <w:r w:rsidRPr="00C63571">
        <w:rPr>
          <w:rtl/>
        </w:rPr>
        <w:t xml:space="preserve"> אסור, תנא סיפא טהור מליח וטמא תפל, מכלל דרישא שניהן מלוחין, ואפ"ה שרי;</w:t>
      </w:r>
    </w:p>
    <w:p w14:paraId="68E5746A" w14:textId="77777777" w:rsidR="0046556D" w:rsidRDefault="00BD6C4F" w:rsidP="00BD6C4F">
      <w:pPr>
        <w:rPr>
          <w:rtl/>
        </w:rPr>
      </w:pPr>
      <w:r w:rsidRPr="00784CE3">
        <w:rPr>
          <w:rFonts w:ascii="BA Franknatan Regular" w:hAnsi="BA Franknatan Regular" w:cs="BA Franknatan Regular"/>
          <w:rtl/>
        </w:rPr>
        <w:t xml:space="preserve">• </w:t>
      </w:r>
      <w:r>
        <w:rPr>
          <w:rFonts w:hint="cs"/>
          <w:rtl/>
        </w:rPr>
        <w:t xml:space="preserve">והך </w:t>
      </w:r>
      <w:r w:rsidRPr="00C63571">
        <w:rPr>
          <w:rtl/>
        </w:rPr>
        <w:t xml:space="preserve">דסיפא: </w:t>
      </w:r>
      <w:r>
        <w:rPr>
          <w:rFonts w:hint="cs"/>
          <w:rtl/>
        </w:rPr>
        <w:t>ד</w:t>
      </w:r>
      <w:r>
        <w:rPr>
          <w:rtl/>
        </w:rPr>
        <w:t xml:space="preserve">אם היה טמא מליח וטהור תפל אסור, </w:t>
      </w:r>
      <w:r w:rsidRPr="00C63571">
        <w:rPr>
          <w:rtl/>
        </w:rPr>
        <w:t>הא שניהן מלוחין - שרי!</w:t>
      </w:r>
    </w:p>
    <w:p w14:paraId="45AFE824" w14:textId="77777777" w:rsidR="0046556D" w:rsidRDefault="000828F8" w:rsidP="00C62948">
      <w:pPr>
        <w:pStyle w:val="affffb"/>
        <w:rPr>
          <w:rtl/>
        </w:rPr>
      </w:pPr>
      <w:r>
        <w:rPr>
          <w:rtl/>
        </w:rPr>
        <w:t xml:space="preserve">- </w:t>
      </w:r>
      <w:r w:rsidR="00BD6C4F" w:rsidRPr="00C63571">
        <w:rPr>
          <w:rtl/>
        </w:rPr>
        <w:t>איידי דתנא רישא טהור מליח וטמא תפל, תנא נמי סיפא טמא מליח וטהור תפל.</w:t>
      </w:r>
    </w:p>
    <w:p w14:paraId="08697A8F" w14:textId="77777777" w:rsidR="0046556D" w:rsidRDefault="00BD6C4F" w:rsidP="00BD6C4F">
      <w:pPr>
        <w:rPr>
          <w:rtl/>
        </w:rPr>
      </w:pPr>
      <w:r w:rsidRPr="00784CE3">
        <w:rPr>
          <w:rFonts w:ascii="BA Franknatan Regular" w:hAnsi="BA Franknatan Regular" w:cs="BA Franknatan Regular"/>
          <w:rtl/>
        </w:rPr>
        <w:lastRenderedPageBreak/>
        <w:t xml:space="preserve">• </w:t>
      </w:r>
      <w:r w:rsidRPr="00C63571">
        <w:rPr>
          <w:rtl/>
        </w:rPr>
        <w:t>שמואל: אין הבשר יוצא מידי דמו אלא א"כ מולחו יפה יפה, ומדיחו יפה יפה.</w:t>
      </w:r>
    </w:p>
    <w:p w14:paraId="518F6C62" w14:textId="77777777" w:rsidR="0046556D" w:rsidRDefault="0046556D" w:rsidP="00BD6C4F">
      <w:pPr>
        <w:rPr>
          <w:rtl/>
        </w:rPr>
      </w:pPr>
    </w:p>
    <w:p w14:paraId="063DBA6E"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אתמר, רב הונא אמר: מולח ומדיח, במתניתא תנא: מדיח ומולח ומדיח;</w:t>
      </w:r>
    </w:p>
    <w:p w14:paraId="0925C4BD" w14:textId="77777777" w:rsidR="0046556D" w:rsidRDefault="00BD6C4F" w:rsidP="00BD6C4F">
      <w:pPr>
        <w:rPr>
          <w:rtl/>
        </w:rPr>
      </w:pPr>
      <w:r w:rsidRPr="00C63571">
        <w:rPr>
          <w:rtl/>
        </w:rPr>
        <w:t xml:space="preserve">ולא פליגי, הא </w:t>
      </w:r>
      <w:r>
        <w:rPr>
          <w:rtl/>
        </w:rPr>
        <w:t>–</w:t>
      </w:r>
      <w:r w:rsidRPr="00C63571">
        <w:rPr>
          <w:rtl/>
        </w:rPr>
        <w:t xml:space="preserve"> </w:t>
      </w:r>
      <w:r>
        <w:rPr>
          <w:rFonts w:hint="cs"/>
          <w:rtl/>
        </w:rPr>
        <w:t>דשטפוהו אצל הקצב  והא דלא שטפוהו</w:t>
      </w:r>
      <w:r w:rsidRPr="00C63571">
        <w:rPr>
          <w:rtl/>
        </w:rPr>
        <w:t>.</w:t>
      </w:r>
    </w:p>
    <w:p w14:paraId="08F931AC" w14:textId="77777777" w:rsidR="0046556D" w:rsidRDefault="00BD6C4F" w:rsidP="00BD6C4F">
      <w:pPr>
        <w:rPr>
          <w:rtl/>
        </w:rPr>
      </w:pPr>
      <w:r w:rsidRPr="00784CE3">
        <w:rPr>
          <w:rFonts w:ascii="BA Franknatan Regular" w:hAnsi="BA Franknatan Regular" w:cs="BA Franknatan Regular"/>
          <w:rtl/>
        </w:rPr>
        <w:t xml:space="preserve">• </w:t>
      </w:r>
      <w:r>
        <w:rPr>
          <w:rtl/>
        </w:rPr>
        <w:t>רב דימי מנהרדעא מלח ליה במ</w:t>
      </w:r>
      <w:r w:rsidRPr="00C63571">
        <w:rPr>
          <w:rtl/>
        </w:rPr>
        <w:t>לח</w:t>
      </w:r>
      <w:r>
        <w:rPr>
          <w:rFonts w:hint="cs"/>
          <w:rtl/>
        </w:rPr>
        <w:t xml:space="preserve"> גס ואח</w:t>
      </w:r>
      <w:r w:rsidR="00BF1CF6">
        <w:rPr>
          <w:rtl/>
        </w:rPr>
        <w:t>"</w:t>
      </w:r>
      <w:r>
        <w:rPr>
          <w:rFonts w:hint="cs"/>
          <w:rtl/>
        </w:rPr>
        <w:t>כ צריך לנפץ הבשר מן המלח</w:t>
      </w:r>
      <w:r w:rsidRPr="00C63571">
        <w:rPr>
          <w:rtl/>
        </w:rPr>
        <w:t>.</w:t>
      </w:r>
    </w:p>
    <w:p w14:paraId="5AF35100" w14:textId="77777777" w:rsidR="0046556D" w:rsidRDefault="00BD6C4F" w:rsidP="00BD6C4F">
      <w:pPr>
        <w:rPr>
          <w:rtl/>
        </w:rPr>
      </w:pPr>
      <w:r w:rsidRPr="00C63571">
        <w:rPr>
          <w:rtl/>
        </w:rPr>
        <w:t xml:space="preserve">רב משרשיא: אין מחזיקין דם בבני מעיים, תרגמא </w:t>
      </w:r>
      <w:r>
        <w:rPr>
          <w:rtl/>
        </w:rPr>
        <w:t>–</w:t>
      </w:r>
      <w:r w:rsidRPr="00C63571">
        <w:rPr>
          <w:rtl/>
        </w:rPr>
        <w:t xml:space="preserve"> </w:t>
      </w:r>
      <w:r>
        <w:rPr>
          <w:rFonts w:hint="cs"/>
          <w:rtl/>
        </w:rPr>
        <w:t xml:space="preserve">חלחולת ומעיים ומעיין דקין </w:t>
      </w:r>
    </w:p>
    <w:p w14:paraId="43774BB6"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שמואל: אין מניחין בשר מליח אלא ע"ג כלי מנוקב.</w:t>
      </w:r>
    </w:p>
    <w:p w14:paraId="52A04F5F" w14:textId="77777777" w:rsidR="0046556D" w:rsidRDefault="00BD6C4F" w:rsidP="00BD6C4F">
      <w:pPr>
        <w:rPr>
          <w:rtl/>
        </w:rPr>
      </w:pPr>
      <w:r w:rsidRPr="00784CE3">
        <w:rPr>
          <w:rFonts w:ascii="BA Franknatan Regular" w:hAnsi="BA Franknatan Regular"/>
          <w:rtl/>
        </w:rPr>
        <w:t xml:space="preserve">• </w:t>
      </w:r>
      <w:r w:rsidRPr="00C63571">
        <w:rPr>
          <w:rtl/>
        </w:rPr>
        <w:t xml:space="preserve">רב ששת מלח </w:t>
      </w:r>
      <w:r>
        <w:rPr>
          <w:rFonts w:hint="cs"/>
          <w:rtl/>
        </w:rPr>
        <w:t xml:space="preserve">עצם עצם ולא יחד, משום דפריש מאחד לשני, ויקשה דגם כשמולח אחד אחד,  </w:t>
      </w:r>
      <w:r w:rsidRPr="008327A1">
        <w:rPr>
          <w:rFonts w:hint="cs"/>
          <w:rtl/>
        </w:rPr>
        <w:t>אלא</w:t>
      </w:r>
      <w:r>
        <w:rPr>
          <w:rFonts w:hint="cs"/>
          <w:rtl/>
        </w:rPr>
        <w:t xml:space="preserve"> לא שנא </w:t>
      </w:r>
    </w:p>
    <w:p w14:paraId="6B11C993" w14:textId="77777777" w:rsidR="0046556D" w:rsidRDefault="00BD6C4F" w:rsidP="00BD6C4F">
      <w:pPr>
        <w:rPr>
          <w:rtl/>
        </w:rPr>
      </w:pPr>
      <w:r w:rsidRPr="00784CE3">
        <w:rPr>
          <w:rFonts w:ascii="BA Franknatan Regular" w:hAnsi="BA Franknatan Regular" w:cs="BA Franknatan Regular"/>
          <w:rtl/>
        </w:rPr>
        <w:t xml:space="preserve">• </w:t>
      </w:r>
      <w:r>
        <w:rPr>
          <w:rtl/>
        </w:rPr>
        <w:t xml:space="preserve">שמואל </w:t>
      </w:r>
      <w:r>
        <w:rPr>
          <w:rStyle w:val="2fb"/>
          <w:rtl/>
          <w:rPrChange w:id="13610" w:author="מנוע אמוראים" w:date="2026-10-05T16:40:54Z">
            <w:rPr>
              <w:rtl/>
            </w:rPr>
          </w:rPrChange>
        </w:rPr>
        <w:t xml:space="preserve">מ</w:t>
      </w:r>
      <w:r>
        <w:rPr>
          <w:rStyle w:val="2fb"/>
          <w:rFonts w:hint="cs"/>
          <w:rtl/>
          <w:rPrChange w:id="13611" w:author="מנוע אמוראים" w:date="2026-10-05T16:40:54Z">
            <w:rPr>
              <w:rFonts w:hint="cs"/>
              <w:rtl/>
            </w:rPr>
          </w:rPrChange>
        </w:rPr>
        <w:t xml:space="preserve">ר</w:t>
      </w:r>
      <w:r>
        <w:rPr>
          <w:rStyle w:val="2fb"/>
          <w:rtl/>
          <w:rPrChange w:id="13612" w:author="מנוע אמוראים" w:date="2026-10-05T16:40:54Z">
            <w:rPr>
              <w:rtl/>
            </w:rPr>
          </w:rPrChange>
        </w:rPr>
        <w:t xml:space="preserve">"</w:t>
      </w:r>
      <w:r>
        <w:rPr>
          <w:rStyle w:val="2fb"/>
          <w:rFonts w:hint="cs"/>
          <w:rtl/>
          <w:rPrChange w:id="13613" w:author="מנוע אמוראים" w:date="2026-10-05T16:40:54Z">
            <w:rPr>
              <w:rFonts w:hint="cs"/>
              <w:rtl/>
            </w:rPr>
          </w:rPrChange>
        </w:rPr>
        <w:t xml:space="preserve">ח</w:t>
      </w:r>
      <w:r w:rsidRPr="00C63571">
        <w:rPr>
          <w:rtl/>
        </w:rPr>
        <w:t>: השובר</w:t>
      </w:r>
      <w:r>
        <w:rPr>
          <w:rtl/>
        </w:rPr>
        <w:t xml:space="preserve"> מפרקתה של בהמה קודם שתצא נפשה </w:t>
      </w:r>
      <w:r w:rsidRPr="00C63571">
        <w:rPr>
          <w:rtl/>
        </w:rPr>
        <w:t>הר</w:t>
      </w:r>
      <w:r w:rsidR="00BF1CF6">
        <w:rPr>
          <w:rtl/>
        </w:rPr>
        <w:t>"</w:t>
      </w:r>
      <w:r>
        <w:rPr>
          <w:rFonts w:hint="cs"/>
          <w:rtl/>
        </w:rPr>
        <w:t>ז</w:t>
      </w:r>
      <w:r w:rsidRPr="00C63571">
        <w:rPr>
          <w:rtl/>
        </w:rPr>
        <w:t xml:space="preserve"> מכביד הבשר, וגוזל את הבריות, ומבליע דם באברים.</w:t>
      </w:r>
    </w:p>
    <w:p w14:paraId="246EF2FB" w14:textId="77777777" w:rsidR="0046556D" w:rsidRDefault="00BD6C4F" w:rsidP="00BD6C4F">
      <w:pPr>
        <w:rPr>
          <w:rtl/>
        </w:rPr>
      </w:pPr>
      <w:r w:rsidRPr="00784CE3">
        <w:rPr>
          <w:rFonts w:ascii="BA Franknatan Regular" w:hAnsi="BA Franknatan Regular" w:cs="BA Franknatan Regular"/>
          <w:rtl/>
        </w:rPr>
        <w:t xml:space="preserve">• </w:t>
      </w:r>
      <w:r w:rsidRPr="008327A1">
        <w:rPr>
          <w:rtl/>
        </w:rPr>
        <w:t>איבעיא להו</w:t>
      </w:r>
      <w:r w:rsidRPr="00C63571">
        <w:rPr>
          <w:rtl/>
        </w:rPr>
        <w:t xml:space="preserve">: היכי קאמר מכביד את הבשר וגוזל את הבריות משום דמבליע דם באברים, </w:t>
      </w:r>
    </w:p>
    <w:p w14:paraId="4F6C5449" w14:textId="77777777" w:rsidR="0046556D" w:rsidRDefault="00BD6C4F" w:rsidP="00BD6C4F">
      <w:pPr>
        <w:rPr>
          <w:rtl/>
        </w:rPr>
      </w:pPr>
      <w:r w:rsidRPr="00C63571">
        <w:rPr>
          <w:rtl/>
        </w:rPr>
        <w:t xml:space="preserve">הא לדידיה - שפיר דמי, </w:t>
      </w:r>
      <w:r w:rsidRPr="005303E6">
        <w:rPr>
          <w:b/>
          <w:bCs/>
          <w:rtl/>
        </w:rPr>
        <w:t>או"ד</w:t>
      </w:r>
      <w:r w:rsidRPr="00C63571">
        <w:rPr>
          <w:rtl/>
        </w:rPr>
        <w:t xml:space="preserve"> - לדידיה נמי אסור? </w:t>
      </w:r>
      <w:r w:rsidRPr="00AB425A">
        <w:rPr>
          <w:b/>
          <w:bCs/>
          <w:rtl/>
        </w:rPr>
        <w:t>תיקו</w:t>
      </w:r>
      <w:r w:rsidRPr="00C63571">
        <w:rPr>
          <w:rtl/>
        </w:rPr>
        <w:t>.</w:t>
      </w:r>
    </w:p>
    <w:p w14:paraId="09EA4AD7" w14:textId="77777777" w:rsidR="0046556D" w:rsidRDefault="00BD6C4F" w:rsidP="00BD6C4F">
      <w:pPr>
        <w:jc w:val="center"/>
        <w:rPr>
          <w:rtl/>
        </w:rPr>
      </w:pPr>
      <w:r>
        <w:rPr>
          <w:rFonts w:ascii="BA חניכי הישיבות" w:hAnsi="BA חניכי הישיבות" w:cs="BA חניכי הישיבות"/>
          <w:rtl/>
        </w:rPr>
        <w:t>׻</w:t>
      </w:r>
    </w:p>
    <w:p w14:paraId="7C45D72B" w14:textId="77777777" w:rsidR="00BD6C4F" w:rsidRPr="00C63571" w:rsidRDefault="00BD6C4F" w:rsidP="00BD6C4F">
      <w:pPr>
        <w:pStyle w:val="afff9"/>
        <w:rPr>
          <w:del w:id="20175" w:author="קלוד" w:date="2026-10-06T10:14:23Z"/>
          <w:rtl/>
        </w:rPr>
      </w:pPr>
      <w:ins w:id="9901" w:author="מספור קטעי משנה" w:date="2026-10-06T06:45:19Z">
        <w:del w:id="20173" w:author="קלוד" w:date="2026-10-06T10:14:23Z">
          <w:r>
            <w:rPr>
              <w:rStyle w:val="MisparKeta"/>
            </w:rPr>
            <w:delText xml:space="preserve">ד. </w:delText>
          </w:r>
        </w:del>
      </w:ins>
      <w:del w:id="20174" w:author="קלוד" w:date="2026-10-06T10:14:23Z">
        <w:r w:rsidRPr="00C63571">
          <w:rPr>
            <w:rtl/>
          </w:rPr>
          <w:delText xml:space="preserve">מתני'.</w:delText>
        </w:r>
      </w:del>
    </w:p>
    <w:p>
      <w:pPr>
        <w:pStyle w:val="MishnaBatzad"/>
        <w:rPr>
          <w:ins w:id="20012" w:author="קלוד" w:date="2026-10-06T10:43:28Z"/>
        </w:rPr>
      </w:pPr>
      <w:ins w:id="20011" w:author="קלוד" w:date="2026-10-06T10:43:28Z">
        <w:r>
          <w:t xml:space="preserve">משנה ג</w:t>
        </w:r>
      </w:ins>
    </w:p>
    <w:p w14:paraId="1E5C8E40" w14:textId="77777777" w:rsidR="00BD6C4F" w:rsidRPr="00C63571" w:rsidRDefault="00BD6C4F" w:rsidP="00BD6C4F">
      <w:pPr>
        <w:pStyle w:val="afff9"/>
        <w:spacing w:before="120"/>
        <w:rPr>
          <w:rtl/>
        </w:rPr>
        <w:pPrChange w:id="90064" w:author="קלוד" w:date="2026-10-08T12:08:16Z">
          <w:pPr>
            <w:pStyle w:val="afff9"/>
          </w:pPr>
        </w:pPrChange>
      </w:pPr>
      <w:r w:rsidRPr="00C63571">
        <w:rPr>
          <w:rtl/>
        </w:rPr>
        <w:t>המעלה את העוף עם הגבינה על השלחן אינו עובר בלא תעשה.</w:t>
      </w:r>
    </w:p>
    <w:p w14:paraId="5FC9EA04" w14:textId="77777777" w:rsidR="0046556D" w:rsidRDefault="00BD6C4F" w:rsidP="00BD6C4F">
      <w:pPr>
        <w:jc w:val="center"/>
        <w:rPr>
          <w:rtl/>
        </w:rPr>
      </w:pPr>
      <w:r>
        <w:rPr>
          <w:rFonts w:ascii="BA חניכי הישיבות" w:hAnsi="BA חניכי הישיבות" w:cs="BA חניכי הישיבות"/>
          <w:rtl/>
        </w:rPr>
        <w:t>׻</w:t>
      </w:r>
    </w:p>
    <w:p w14:paraId="60238134" w14:textId="77777777" w:rsidR="0046556D" w:rsidRDefault="00BD6C4F" w:rsidP="00BD6C4F">
      <w:pPr>
        <w:rPr>
          <w:rtl/>
        </w:rPr>
      </w:pPr>
      <w:r>
        <w:rPr>
          <w:rFonts w:hint="cs"/>
          <w:rtl/>
        </w:rPr>
        <w:t>ה</w:t>
      </w:r>
      <w:r w:rsidR="00BF1CF6">
        <w:rPr>
          <w:rtl/>
        </w:rPr>
        <w:t>"</w:t>
      </w:r>
      <w:r>
        <w:rPr>
          <w:rFonts w:hint="cs"/>
          <w:rtl/>
        </w:rPr>
        <w:t xml:space="preserve">ק</w:t>
      </w:r>
      <w:del w:id="21314" w:author="Claude" w:date="2026-10-07T09:24:29Z">
        <w:r>
          <w:rPr>
            <w:rFonts w:hint="cs"/>
            <w:rtl/>
          </w:rPr>
          <w:delText xml:space="preserve"> </w:delText>
        </w:r>
      </w:del>
      <w:r w:rsidRPr="00C63571">
        <w:rPr>
          <w:rtl/>
        </w:rPr>
        <w:t>: המעלה את העוף עם הגבינה על השולחן אינו בא לידי לא תעשה</w:t>
      </w:r>
      <w:r>
        <w:rPr>
          <w:rFonts w:hint="cs"/>
          <w:rtl/>
        </w:rPr>
        <w:t>[שאינו אסור מדאו</w:t>
      </w:r>
      <w:r w:rsidRPr="00C63571">
        <w:rPr>
          <w:rtl/>
        </w:rPr>
        <w:t>.</w:t>
      </w:r>
    </w:p>
    <w:p w14:paraId="4D209B5B" w14:textId="77777777" w:rsidR="0046556D" w:rsidRDefault="00BD6C4F" w:rsidP="00BD6C4F">
      <w:pPr>
        <w:jc w:val="center"/>
        <w:rPr>
          <w:rtl/>
        </w:rPr>
      </w:pPr>
      <w:r>
        <w:rPr>
          <w:rFonts w:ascii="BA חניכי הישיבות" w:hAnsi="BA חניכי הישיבות" w:cs="BA חניכי הישיבות"/>
          <w:rtl/>
        </w:rPr>
        <w:t>׻</w:t>
      </w:r>
    </w:p>
    <w:p w14:paraId="76F4C85F" w14:textId="77777777" w:rsidR="00BD6C4F" w:rsidRPr="00C63571" w:rsidRDefault="00BD6C4F" w:rsidP="00BD6C4F">
      <w:pPr>
        <w:pStyle w:val="afff9"/>
        <w:rPr>
          <w:del w:id="20178" w:author="קלוד" w:date="2026-10-06T10:14:23Z"/>
          <w:rtl/>
        </w:rPr>
      </w:pPr>
      <w:ins w:id="9902" w:author="מספור קטעי משנה" w:date="2026-10-06T06:45:19Z">
        <w:del w:id="20176" w:author="קלוד" w:date="2026-10-06T10:14:23Z">
          <w:r>
            <w:rPr>
              <w:rStyle w:val="MisparKeta"/>
            </w:rPr>
            <w:delText xml:space="preserve">ו. </w:delText>
          </w:r>
        </w:del>
      </w:ins>
      <w:del w:id="20177" w:author="קלוד" w:date="2026-10-06T10:14:23Z">
        <w:r w:rsidRPr="00C63571">
          <w:rPr>
            <w:rtl/>
          </w:rPr>
          <w:delText xml:space="preserve">מתני'.</w:delText>
        </w:r>
      </w:del>
    </w:p>
    <w:p>
      <w:pPr>
        <w:pStyle w:val="MishnaBatzad"/>
        <w:rPr>
          <w:ins w:id="20014" w:author="קלוד" w:date="2026-10-06T10:43:28Z"/>
        </w:rPr>
      </w:pPr>
      <w:ins w:id="20013" w:author="קלוד" w:date="2026-10-06T10:43:28Z">
        <w:r>
          <w:t xml:space="preserve">משנה ד</w:t>
        </w:r>
      </w:ins>
    </w:p>
    <w:p w14:paraId="27B7EE4F" w14:textId="77777777" w:rsidR="00BD6C4F" w:rsidRDefault="00BD6C4F" w:rsidP="00BD6C4F">
      <w:pPr>
        <w:pStyle w:val="afff9"/>
        <w:spacing w:before="120"/>
        <w:rPr>
          <w:rtl/>
        </w:rPr>
        <w:pPrChange w:id="90065" w:author="קלוד" w:date="2026-10-08T12:08:16Z">
          <w:pPr>
            <w:pStyle w:val="afff9"/>
          </w:pPr>
        </w:pPrChange>
      </w:pPr>
      <w:r w:rsidRPr="00C63571">
        <w:rPr>
          <w:rtl/>
        </w:rPr>
        <w:t xml:space="preserve">בשר בהמה טהורה בחלב בהמה טהורה - אסור לבשל ואסור בהנאה, </w:t>
      </w:r>
    </w:p>
    <w:p w14:paraId="563E01AC" w14:textId="77777777" w:rsidR="00BD6C4F" w:rsidRDefault="00BD6C4F" w:rsidP="00BD6C4F">
      <w:pPr>
        <w:pStyle w:val="afff9"/>
        <w:rPr>
          <w:rtl/>
        </w:rPr>
      </w:pPr>
      <w:r w:rsidRPr="00C63571">
        <w:rPr>
          <w:rtl/>
        </w:rPr>
        <w:t xml:space="preserve">בשר בהמה טהורה בחלב בהמה טמאה, </w:t>
      </w:r>
    </w:p>
    <w:p w14:paraId="23D30D6F" w14:textId="77777777" w:rsidR="00BD6C4F" w:rsidRPr="00C63571" w:rsidRDefault="00BD6C4F" w:rsidP="00BD6C4F">
      <w:pPr>
        <w:pStyle w:val="afff9"/>
        <w:rPr>
          <w:rtl/>
        </w:rPr>
      </w:pPr>
      <w:r w:rsidRPr="00C63571">
        <w:rPr>
          <w:rtl/>
        </w:rPr>
        <w:t>בשר בהמה טמאה בחלב בהמה טהורה - מותר לבשל ומותר בהנאה.</w:t>
      </w:r>
    </w:p>
    <w:p w14:paraId="72B72F04" w14:textId="77777777" w:rsidR="00BD6C4F" w:rsidRPr="00C63571" w:rsidRDefault="00BD6C4F" w:rsidP="00BD6C4F">
      <w:pPr>
        <w:pStyle w:val="afff9"/>
        <w:rPr>
          <w:rtl/>
        </w:rPr>
      </w:pPr>
      <w:r>
        <w:rPr>
          <w:rStyle w:val="TanaimMishna"/>
          <w:rtl/>
          <w:rPrChange w:id="22412" w:author="Claude" w:date="2026-10-07T09:47:47Z">
            <w:rPr>
              <w:rtl/>
            </w:rPr>
          </w:rPrChange>
        </w:rPr>
        <w:t xml:space="preserve">ר"ע</w:t>
      </w:r>
      <w:r>
        <w:rPr>
          <w:rtl/>
        </w:rPr>
        <w:t xml:space="preserve"> אומר</w:t>
      </w:r>
      <w:r>
        <w:rPr>
          <w:rStyle w:val="TanaimMishna"/>
          <w:rtl/>
          <w:rPrChange w:id="22413" w:author="Claude" w:date="2026-10-07T09:47:47Z">
            <w:rPr>
              <w:rtl/>
            </w:rPr>
          </w:rPrChange>
        </w:rPr>
        <w:t xml:space="preserve">:</w:t>
      </w:r>
      <w:r>
        <w:rPr>
          <w:rtl/>
        </w:rPr>
        <w:t xml:space="preserve"> חיה ועוף אינם מן התורה, שנאמר לא תבשל גדי בחלב אמו ג' פעמים, פרט לחיה ולעוף ובהמה טמאה.</w:t>
      </w:r>
    </w:p>
    <w:p w14:paraId="7893A888" w14:textId="77777777" w:rsidR="00BD6C4F" w:rsidRDefault="00BD6C4F" w:rsidP="00BD6C4F">
      <w:pPr>
        <w:pStyle w:val="01"/>
        <w:rPr>
          <w:rtl/>
        </w:rPr>
      </w:pPr>
      <w:r>
        <w:rPr>
          <w:rStyle w:val="TanaimMishna"/>
          <w:rtl/>
          <w:rPrChange w:id="20029" w:author="קלוד" w:date="2026-10-06T10:08:36Z">
            <w:rPr>
              <w:rtl/>
            </w:rPr>
          </w:rPrChange>
        </w:rPr>
        <w:t xml:space="preserve">רבי יוסי</w:t>
      </w:r>
      <w:r>
        <w:rPr>
          <w:rtl/>
        </w:rPr>
        <w:t xml:space="preserve"> הגלילי אומר</w:t>
      </w:r>
      <w:r>
        <w:rPr>
          <w:rStyle w:val="TanaimMishna"/>
          <w:rtl/>
          <w:rPrChange w:id="22414" w:author="Claude" w:date="2026-10-07T09:47:47Z">
            <w:rPr>
              <w:rtl/>
            </w:rPr>
          </w:rPrChange>
        </w:rPr>
        <w:t xml:space="preserve">:</w:t>
      </w:r>
      <w:r>
        <w:rPr>
          <w:rtl/>
        </w:rPr>
        <w:t xml:space="preserve"> נאמר לא תאכלו כל נבלה, ונאמר לא תבשל גדי בחלב אמו, </w:t>
      </w:r>
    </w:p>
    <w:p w14:paraId="53B561D1" w14:textId="77777777" w:rsidR="00BD6C4F" w:rsidRDefault="00BD6C4F" w:rsidP="00BD6C4F">
      <w:pPr>
        <w:pStyle w:val="afff9"/>
        <w:rPr>
          <w:rtl/>
        </w:rPr>
      </w:pPr>
      <w:r>
        <w:rPr>
          <w:rtl/>
        </w:rPr>
        <w:t xml:space="preserve">את שאסור משום נבלה </w:t>
      </w:r>
      <w:r w:rsidRPr="00C63571">
        <w:rPr>
          <w:rtl/>
        </w:rPr>
        <w:t xml:space="preserve">אסור לבשל בחלב, עוף שאסור משום נבלה, יכול יהא אסור לבשל בחלב </w:t>
      </w:r>
    </w:p>
    <w:p w14:paraId="707664DE" w14:textId="2F40B0D9" w:rsidR="00BD6C4F" w:rsidRPr="00C63571" w:rsidRDefault="00BD6C4F" w:rsidP="00BD6C4F">
      <w:pPr>
        <w:pStyle w:val="afff9"/>
        <w:rPr>
          <w:rtl/>
        </w:rPr>
      </w:pPr>
      <w:r>
        <w:rPr>
          <w:rFonts w:hint="cs"/>
          <w:rtl/>
        </w:rPr>
        <w:t xml:space="preserve"> - </w:t>
      </w:r>
      <w:r w:rsidRPr="00C63571">
        <w:rPr>
          <w:rtl/>
        </w:rPr>
        <w:t>ת"ל: 'בחלב אמו - יצא עוף שאין לו חלב אם.</w:t>
      </w:r>
    </w:p>
    <w:p w14:paraId="09087F9B" w14:textId="77777777" w:rsidR="0046556D" w:rsidRDefault="00BD6C4F" w:rsidP="00BD6C4F">
      <w:pPr>
        <w:jc w:val="center"/>
        <w:rPr>
          <w:rtl/>
        </w:rPr>
      </w:pPr>
      <w:r>
        <w:rPr>
          <w:rFonts w:ascii="BA חניכי הישיבות" w:hAnsi="BA חניכי הישיבות" w:cs="BA חניכי הישיבות"/>
          <w:rtl/>
        </w:rPr>
        <w:t>׻</w:t>
      </w:r>
    </w:p>
    <w:p w14:paraId="2614009A" w14:textId="77777777" w:rsidR="00BD6C4F" w:rsidRDefault="00BD6C4F" w:rsidP="00F07436">
      <w:pPr>
        <w:pStyle w:val="afff3"/>
        <w:framePr w:wrap="around"/>
        <w:rPr>
          <w:rtl/>
        </w:rPr>
      </w:pPr>
      <w:r>
        <w:rPr>
          <w:rFonts w:hint="cs"/>
          <w:rtl/>
        </w:rPr>
        <w:t>קיג:</w:t>
      </w:r>
    </w:p>
    <w:p w14:paraId="6867DCA0" w14:textId="77777777" w:rsidR="0046556D" w:rsidRDefault="00BD6C4F" w:rsidP="00BD6C4F">
      <w:pPr>
        <w:rPr>
          <w:rtl/>
        </w:rPr>
      </w:pPr>
      <w:r>
        <w:rPr>
          <w:rFonts w:hint="cs"/>
          <w:rtl/>
        </w:rPr>
        <w:t>מה</w:t>
      </w:r>
      <w:r w:rsidR="00BF1CF6">
        <w:rPr>
          <w:rtl/>
        </w:rPr>
        <w:t>"</w:t>
      </w:r>
      <w:r>
        <w:rPr>
          <w:rFonts w:hint="cs"/>
          <w:rtl/>
        </w:rPr>
        <w:t>מ</w:t>
      </w:r>
      <w:r w:rsidRPr="00C63571">
        <w:rPr>
          <w:rtl/>
        </w:rPr>
        <w:t xml:space="preserve"> </w:t>
      </w:r>
      <w:r>
        <w:rPr>
          <w:rStyle w:val="2fb"/>
          <w:rFonts w:hint="cs"/>
          <w:rtl/>
          <w:rPrChange w:id="13614" w:author="מנוע אמוראים" w:date="2026-10-05T16:40:54Z">
            <w:rPr>
              <w:rFonts w:hint="cs"/>
              <w:rtl/>
            </w:rPr>
          </w:rPrChange>
        </w:rPr>
        <w:t xml:space="preserve">אר</w:t>
      </w:r>
      <w:r>
        <w:rPr>
          <w:rStyle w:val="2fb"/>
          <w:rtl/>
          <w:rPrChange w:id="13615" w:author="מנוע אמוראים" w:date="2026-10-05T16:40:54Z">
            <w:rPr>
              <w:rtl/>
            </w:rPr>
          </w:rPrChange>
        </w:rPr>
        <w:t xml:space="preserve">"</w:t>
      </w:r>
      <w:r>
        <w:rPr>
          <w:rStyle w:val="2fb"/>
          <w:rFonts w:hint="cs"/>
          <w:rtl/>
          <w:rPrChange w:id="13616" w:author="מנוע אמוראים" w:date="2026-10-05T16:40:54Z">
            <w:rPr>
              <w:rFonts w:hint="cs"/>
              <w:rtl/>
            </w:rPr>
          </w:rPrChange>
        </w:rPr>
        <w:t xml:space="preserve">א</w:t>
      </w:r>
      <w:r w:rsidRPr="00C63571">
        <w:rPr>
          <w:rtl/>
        </w:rPr>
        <w:t>:</w:t>
      </w:r>
      <w:r w:rsidRPr="00A71A5E">
        <w:rPr>
          <w:rStyle w:val="afffff0"/>
          <w:rtl/>
        </w:rPr>
        <w:t xml:space="preserve"> </w:t>
      </w:r>
      <w:r w:rsidRPr="00A71A5E">
        <w:rPr>
          <w:rStyle w:val="afffff0"/>
          <w:rFonts w:hint="cs"/>
          <w:rtl/>
        </w:rPr>
        <w:t>'</w:t>
      </w:r>
      <w:r w:rsidRPr="00A71A5E">
        <w:rPr>
          <w:rStyle w:val="afffff0"/>
          <w:rtl/>
        </w:rPr>
        <w:t>וישלח יהודה את גדי העזים</w:t>
      </w:r>
      <w:r w:rsidRPr="00A71A5E">
        <w:rPr>
          <w:rStyle w:val="afffff0"/>
          <w:rFonts w:hint="cs"/>
          <w:rtl/>
        </w:rPr>
        <w:t>'</w:t>
      </w:r>
      <w:r w:rsidRPr="00A71A5E">
        <w:rPr>
          <w:rStyle w:val="afffff0"/>
          <w:rtl/>
        </w:rPr>
        <w:t xml:space="preserve"> </w:t>
      </w:r>
      <w:r>
        <w:rPr>
          <w:rFonts w:hint="cs"/>
          <w:rtl/>
        </w:rPr>
        <w:t xml:space="preserve"> וכתיב קרא אחרינא</w:t>
      </w:r>
      <w:r w:rsidRPr="00A71A5E">
        <w:rPr>
          <w:rStyle w:val="afffff0"/>
          <w:rFonts w:hint="cs"/>
          <w:rtl/>
        </w:rPr>
        <w:t xml:space="preserve"> '</w:t>
      </w:r>
      <w:r w:rsidRPr="00A71A5E">
        <w:rPr>
          <w:rStyle w:val="afffff0"/>
          <w:rtl/>
        </w:rPr>
        <w:t>ואת עורות גדיי העזים</w:t>
      </w:r>
      <w:r w:rsidRPr="00A71A5E">
        <w:rPr>
          <w:rStyle w:val="afffff0"/>
          <w:rFonts w:hint="cs"/>
          <w:rtl/>
        </w:rPr>
        <w:t>'</w:t>
      </w:r>
      <w:r w:rsidRPr="00A71A5E">
        <w:rPr>
          <w:rStyle w:val="afffff0"/>
          <w:rtl/>
        </w:rPr>
        <w:t>,</w:t>
      </w:r>
      <w:r w:rsidRPr="00C63571">
        <w:rPr>
          <w:rtl/>
        </w:rPr>
        <w:t xml:space="preserve"> </w:t>
      </w:r>
    </w:p>
    <w:p w14:paraId="7387C74E" w14:textId="77777777" w:rsidR="0046556D" w:rsidRDefault="00BD6C4F" w:rsidP="00BD6C4F">
      <w:pPr>
        <w:rPr>
          <w:rtl/>
        </w:rPr>
      </w:pPr>
      <w:r>
        <w:rPr>
          <w:rFonts w:hint="cs"/>
          <w:rtl/>
        </w:rPr>
        <w:t>והו</w:t>
      </w:r>
      <w:r w:rsidR="00BF1CF6">
        <w:rPr>
          <w:rtl/>
        </w:rPr>
        <w:t>"</w:t>
      </w:r>
      <w:r>
        <w:rPr>
          <w:rFonts w:hint="cs"/>
          <w:rtl/>
        </w:rPr>
        <w:t>ל</w:t>
      </w:r>
      <w:r w:rsidRPr="00C63571">
        <w:rPr>
          <w:rtl/>
        </w:rPr>
        <w:t xml:space="preserve"> שני כתובין הבאין כאחד</w:t>
      </w:r>
      <w:r>
        <w:rPr>
          <w:rFonts w:hint="cs"/>
          <w:rtl/>
        </w:rPr>
        <w:t xml:space="preserve"> ו</w:t>
      </w:r>
      <w:r w:rsidRPr="00C63571">
        <w:rPr>
          <w:rtl/>
        </w:rPr>
        <w:t>אין מלמדין:</w:t>
      </w:r>
      <w:r>
        <w:rPr>
          <w:rFonts w:hint="cs"/>
          <w:rtl/>
        </w:rPr>
        <w:t xml:space="preserve">     ואפי' </w:t>
      </w:r>
      <w:r w:rsidRPr="00C63571">
        <w:rPr>
          <w:rtl/>
        </w:rPr>
        <w:t>למ"ד מלמדין, תרי מיעוטי כתיבי עזים העזים.</w:t>
      </w:r>
    </w:p>
    <w:p w14:paraId="3AF5EBBB"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שמואל: גדי - לרבות את החלב, גדי - לרבות את המתה, גדי - לרבות את השליל, גדי - להוציא את הדם, גדי - להוציא את השליא, גדי - להוציא את הטמאה;</w:t>
      </w:r>
    </w:p>
    <w:p w14:paraId="07612A19" w14:textId="77777777" w:rsidR="0046556D" w:rsidRDefault="00BD6C4F" w:rsidP="00BD6C4F">
      <w:pPr>
        <w:rPr>
          <w:rtl/>
        </w:rPr>
      </w:pPr>
      <w:r w:rsidRPr="00C63571">
        <w:rPr>
          <w:rtl/>
        </w:rPr>
        <w:t>בחלב אמו - ולא בחלב זכר, בחלב אמו - ולא בחלב שחוטה, בחלב אמו - ולא בחלב טמאה.</w:t>
      </w:r>
    </w:p>
    <w:p w14:paraId="3598A74C" w14:textId="77777777" w:rsidR="0046556D" w:rsidRDefault="00BD6C4F" w:rsidP="00BD6C4F">
      <w:pPr>
        <w:rPr>
          <w:rtl/>
        </w:rPr>
      </w:pPr>
      <w:r w:rsidRPr="00C63571">
        <w:rPr>
          <w:rtl/>
        </w:rPr>
        <w:t>הא תלתא גדי כתיבי, ואנן שיתא דרשינן!</w:t>
      </w:r>
    </w:p>
    <w:p w14:paraId="3C56DA83" w14:textId="77777777" w:rsidR="0046556D" w:rsidRDefault="00BD6C4F" w:rsidP="00BD6C4F">
      <w:pPr>
        <w:rPr>
          <w:rtl/>
        </w:rPr>
      </w:pPr>
      <w:r>
        <w:rPr>
          <w:rFonts w:hint="cs"/>
          <w:rtl/>
        </w:rPr>
        <w:t>דס</w:t>
      </w:r>
      <w:r w:rsidR="00BF1CF6">
        <w:rPr>
          <w:rtl/>
        </w:rPr>
        <w:t>"</w:t>
      </w:r>
      <w:r>
        <w:rPr>
          <w:rFonts w:hint="cs"/>
          <w:rtl/>
        </w:rPr>
        <w:t>ל ל</w:t>
      </w:r>
      <w:r w:rsidRPr="00C63571">
        <w:rPr>
          <w:rtl/>
        </w:rPr>
        <w:t>שמואל: איסור חל על איסור, ואיסור חלב ומתה - מחד קרא נפקי, ד</w:t>
      </w:r>
      <w:r>
        <w:rPr>
          <w:rtl/>
        </w:rPr>
        <w:t>ם נמי - לאו גדי הוא, ושליא נמי</w:t>
      </w:r>
      <w:r w:rsidRPr="00C63571">
        <w:rPr>
          <w:rtl/>
        </w:rPr>
        <w:t xml:space="preserve"> פי</w:t>
      </w:r>
      <w:r>
        <w:rPr>
          <w:rtl/>
        </w:rPr>
        <w:t xml:space="preserve">רשא בעלמא </w:t>
      </w:r>
      <w:r>
        <w:rPr>
          <w:rtl/>
        </w:rPr>
        <w:lastRenderedPageBreak/>
        <w:t>הוא, פשו להו תרי, חד</w:t>
      </w:r>
      <w:r w:rsidRPr="00C63571">
        <w:rPr>
          <w:rtl/>
        </w:rPr>
        <w:t xml:space="preserve"> לרבות את השליל, וחד - למעוטי בהמה טמאה.</w:t>
      </w:r>
    </w:p>
    <w:p w14:paraId="6B09AD80" w14:textId="77777777" w:rsidR="0046556D" w:rsidRDefault="00BD6C4F" w:rsidP="00BD6C4F">
      <w:pPr>
        <w:rPr>
          <w:rtl/>
        </w:rPr>
      </w:pPr>
      <w:r w:rsidRPr="00C63571">
        <w:rPr>
          <w:rtl/>
        </w:rPr>
        <w:t>וסבר שמואל איסור חל על איסור? והאמר שמואל משום ר' אלעזר: מנין לכהן טמא שאכל תרומה טמאה שאינו במיתה - שנאמר</w:t>
      </w:r>
      <w:r w:rsidRPr="00D36D2D">
        <w:rPr>
          <w:rStyle w:val="afffff0"/>
          <w:rtl/>
        </w:rPr>
        <w:t xml:space="preserve"> </w:t>
      </w:r>
      <w:r w:rsidRPr="00D36D2D">
        <w:rPr>
          <w:rStyle w:val="afffff0"/>
          <w:rFonts w:hint="cs"/>
          <w:rtl/>
        </w:rPr>
        <w:t>'</w:t>
      </w:r>
      <w:r w:rsidRPr="00D36D2D">
        <w:rPr>
          <w:rStyle w:val="afffff0"/>
          <w:rtl/>
        </w:rPr>
        <w:t>ומתו בו כי יחללוהו</w:t>
      </w:r>
      <w:r w:rsidRPr="00D36D2D">
        <w:rPr>
          <w:rStyle w:val="afffff0"/>
          <w:rFonts w:hint="cs"/>
          <w:rtl/>
        </w:rPr>
        <w:t>'</w:t>
      </w:r>
      <w:r w:rsidRPr="00D36D2D">
        <w:rPr>
          <w:rStyle w:val="afffff0"/>
          <w:rtl/>
        </w:rPr>
        <w:t xml:space="preserve"> </w:t>
      </w:r>
      <w:r w:rsidRPr="00C63571">
        <w:rPr>
          <w:rtl/>
        </w:rPr>
        <w:t>- פרט לזו שמחוללת ועומדת!</w:t>
      </w:r>
    </w:p>
    <w:p w14:paraId="6D520680" w14:textId="77777777" w:rsidR="0046556D" w:rsidRDefault="00BD6C4F" w:rsidP="00BD6C4F">
      <w:pPr>
        <w:rPr>
          <w:rtl/>
        </w:rPr>
      </w:pPr>
      <w:r w:rsidRPr="00AC339D">
        <w:rPr>
          <w:b/>
          <w:bCs/>
          <w:rtl/>
        </w:rPr>
        <w:t>אב</w:t>
      </w:r>
      <w:r w:rsidRPr="00050A6C">
        <w:rPr>
          <w:b/>
          <w:bCs/>
          <w:rtl/>
        </w:rPr>
        <w:t>"א</w:t>
      </w:r>
      <w:r w:rsidRPr="00C63571">
        <w:rPr>
          <w:rtl/>
        </w:rPr>
        <w:t xml:space="preserve">: בעלמא - איסור חל על איסור, ושאני התם - דמיעט רחמנא ומתו בו, </w:t>
      </w:r>
    </w:p>
    <w:p w14:paraId="7ED05834" w14:textId="77777777" w:rsidR="0046556D" w:rsidRDefault="00BD6C4F" w:rsidP="00BD6C4F">
      <w:pPr>
        <w:rPr>
          <w:rtl/>
        </w:rPr>
      </w:pPr>
      <w:r w:rsidRPr="00AC339D">
        <w:rPr>
          <w:b/>
          <w:bCs/>
          <w:rtl/>
        </w:rPr>
        <w:t>אב</w:t>
      </w:r>
      <w:r w:rsidRPr="00050A6C">
        <w:rPr>
          <w:b/>
          <w:bCs/>
          <w:rtl/>
        </w:rPr>
        <w:t>"א</w:t>
      </w:r>
      <w:r w:rsidRPr="00C63571">
        <w:rPr>
          <w:rtl/>
        </w:rPr>
        <w:t xml:space="preserve">: בעלמא קסבר שמואל אין איסור חל על איסור, ושאני הכא דרבי רחמנא גדי, </w:t>
      </w:r>
    </w:p>
    <w:p w14:paraId="19D4BEE6" w14:textId="77777777" w:rsidR="0046556D" w:rsidRDefault="00BD6C4F" w:rsidP="00BD6C4F">
      <w:pPr>
        <w:rPr>
          <w:rtl/>
        </w:rPr>
      </w:pPr>
      <w:r w:rsidRPr="00C63571">
        <w:rPr>
          <w:rtl/>
        </w:rPr>
        <w:t>ו</w:t>
      </w:r>
      <w:r w:rsidRPr="00050A6C">
        <w:rPr>
          <w:b/>
          <w:bCs/>
          <w:rtl/>
        </w:rPr>
        <w:t>אב"א</w:t>
      </w:r>
      <w:r w:rsidRPr="00C63571">
        <w:rPr>
          <w:rtl/>
        </w:rPr>
        <w:t>: הא - דידיה, הא - דרביה.</w:t>
      </w:r>
    </w:p>
    <w:p w14:paraId="11AC48B6" w14:textId="77777777" w:rsidR="0046556D" w:rsidRDefault="00BD6C4F" w:rsidP="00BD6C4F">
      <w:pPr>
        <w:rPr>
          <w:rtl/>
        </w:rPr>
      </w:pPr>
      <w:r w:rsidRPr="00AB425A">
        <w:rPr>
          <w:rFonts w:ascii="BA Franknatan Regular" w:hAnsi="BA Franknatan Regular" w:cs="BA Franknatan Regular"/>
          <w:b/>
          <w:bCs/>
          <w:rtl/>
        </w:rPr>
        <w:t xml:space="preserve">• </w:t>
      </w:r>
      <w:r>
        <w:rPr>
          <w:b/>
          <w:bCs/>
          <w:rtl/>
        </w:rPr>
        <w:t xml:space="preserve">בעא </w:t>
      </w:r>
      <w:r>
        <w:rPr>
          <w:rStyle w:val="2fb"/>
          <w:b/>
          <w:bCs/>
          <w:rtl/>
          <w:rPrChange w:id="13617" w:author="מנוע אמוראים" w:date="2026-10-05T16:40:54Z">
            <w:rPr>
              <w:b/>
              <w:bCs/>
              <w:rtl/>
            </w:rPr>
          </w:rPrChange>
        </w:rPr>
        <w:t xml:space="preserve">ר</w:t>
      </w:r>
      <w:r>
        <w:rPr>
          <w:rStyle w:val="2fb"/>
          <w:rFonts w:hint="cs"/>
          <w:b/>
          <w:bCs/>
          <w:rtl/>
          <w:rPrChange w:id="13618" w:author="מנוע אמוראים" w:date="2026-10-05T16:40:54Z">
            <w:rPr>
              <w:rFonts w:hint="cs"/>
              <w:b/>
              <w:bCs/>
              <w:rtl/>
            </w:rPr>
          </w:rPrChange>
        </w:rPr>
        <w:t xml:space="preserve">אב</w:t>
      </w:r>
      <w:r>
        <w:rPr>
          <w:rStyle w:val="2fb"/>
          <w:b/>
          <w:bCs/>
          <w:rtl/>
          <w:rPrChange w:id="13619" w:author="מנוע אמוראים" w:date="2026-10-05T16:40:54Z">
            <w:rPr>
              <w:b/>
              <w:bCs/>
              <w:rtl/>
            </w:rPr>
          </w:rPrChange>
        </w:rPr>
        <w:t xml:space="preserve">"</w:t>
      </w:r>
      <w:r>
        <w:rPr>
          <w:rStyle w:val="2fb"/>
          <w:rFonts w:hint="cs"/>
          <w:b/>
          <w:bCs/>
          <w:rtl/>
          <w:rPrChange w:id="13620" w:author="מנוע אמוראים" w:date="2026-10-05T16:40:54Z">
            <w:rPr>
              <w:rFonts w:hint="cs"/>
              <w:b/>
              <w:bCs/>
              <w:rtl/>
            </w:rPr>
          </w:rPrChange>
        </w:rPr>
        <w:t xml:space="preserve">א</w:t>
      </w:r>
      <w:r>
        <w:rPr>
          <w:rFonts w:hint="cs"/>
          <w:b/>
          <w:bCs/>
          <w:rtl/>
        </w:rPr>
        <w:t xml:space="preserve"> מרב</w:t>
      </w:r>
      <w:r w:rsidRPr="00C63571">
        <w:rPr>
          <w:rtl/>
        </w:rPr>
        <w:t>: המבשל בחלב גדי שלא הניקה, מהו? א"ל: מדאיצטריכא לשמואל למימר בחלב אמו - ולא בחלב זכר, זכר הוא - דלא אתי לכלל אם, אבל האי כיון דבא לכלל אם - אסור.</w:t>
      </w:r>
    </w:p>
    <w:p w14:paraId="196E28B7"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אתמר, המבשל חלב בחלב, רבי אמי ורבי אסי, חד אמר: לוקה, וחד אמר: אינו לוקה;</w:t>
      </w:r>
    </w:p>
    <w:p w14:paraId="321CA99B" w14:textId="77777777" w:rsidR="0046556D" w:rsidRDefault="00BD6C4F" w:rsidP="00BD6C4F">
      <w:pPr>
        <w:rPr>
          <w:rtl/>
        </w:rPr>
      </w:pPr>
      <w:r w:rsidRPr="00C63571">
        <w:rPr>
          <w:rtl/>
        </w:rPr>
        <w:t>לימא בהא קמיפלגי, דמ"ד לוקה קסבר: איסור חל על איסור, ו</w:t>
      </w:r>
      <w:r>
        <w:rPr>
          <w:rtl/>
        </w:rPr>
        <w:t>מ"ד</w:t>
      </w:r>
      <w:r w:rsidRPr="00C63571">
        <w:rPr>
          <w:rtl/>
        </w:rPr>
        <w:t xml:space="preserve"> אינו לוקה, קסבר: אין איסור חל על איסור!</w:t>
      </w:r>
    </w:p>
    <w:p w14:paraId="10A370D5" w14:textId="77777777" w:rsidR="0046556D" w:rsidRDefault="000828F8" w:rsidP="00C62948">
      <w:pPr>
        <w:pStyle w:val="affffb"/>
        <w:rPr>
          <w:rtl/>
        </w:rPr>
      </w:pPr>
      <w:r>
        <w:rPr>
          <w:rtl/>
        </w:rPr>
        <w:t xml:space="preserve">- </w:t>
      </w:r>
      <w:r w:rsidR="00BD6C4F" w:rsidRPr="00C63571">
        <w:rPr>
          <w:rtl/>
        </w:rPr>
        <w:t xml:space="preserve">לא, </w:t>
      </w:r>
      <w:r w:rsidR="00BD6C4F" w:rsidRPr="00AC163B">
        <w:rPr>
          <w:b/>
          <w:bCs/>
          <w:rtl/>
        </w:rPr>
        <w:t xml:space="preserve">דכ"ע </w:t>
      </w:r>
      <w:r w:rsidR="00BD6C4F" w:rsidRPr="00C63571">
        <w:rPr>
          <w:rtl/>
        </w:rPr>
        <w:t xml:space="preserve">אין איסור חל על איסור, </w:t>
      </w:r>
      <w:r w:rsidR="00BD6C4F" w:rsidRPr="00AC163B">
        <w:rPr>
          <w:b/>
          <w:bCs/>
          <w:rtl/>
        </w:rPr>
        <w:t>אאכילה</w:t>
      </w:r>
      <w:r w:rsidR="00BD6C4F" w:rsidRPr="00C63571">
        <w:rPr>
          <w:rtl/>
        </w:rPr>
        <w:t xml:space="preserve"> - </w:t>
      </w:r>
      <w:r w:rsidR="00BD6C4F" w:rsidRPr="00AC163B">
        <w:rPr>
          <w:b/>
          <w:bCs/>
          <w:rtl/>
        </w:rPr>
        <w:t>דכ"ע</w:t>
      </w:r>
      <w:r w:rsidR="00BD6C4F" w:rsidRPr="00C63571">
        <w:rPr>
          <w:rtl/>
        </w:rPr>
        <w:t xml:space="preserve"> לא לקי, </w:t>
      </w:r>
    </w:p>
    <w:p w14:paraId="692C66D4" w14:textId="5FCD47ED" w:rsidR="0046556D" w:rsidRDefault="00BD6C4F" w:rsidP="00BD6C4F">
      <w:pPr>
        <w:rPr>
          <w:rtl/>
        </w:rPr>
      </w:pPr>
      <w:r w:rsidRPr="00AC163B">
        <w:rPr>
          <w:rFonts w:hint="cs"/>
          <w:b/>
          <w:bCs/>
          <w:rtl/>
        </w:rPr>
        <w:t>ו</w:t>
      </w:r>
      <w:r w:rsidRPr="00AC163B">
        <w:rPr>
          <w:b/>
          <w:bCs/>
          <w:rtl/>
        </w:rPr>
        <w:t>פליגי</w:t>
      </w:r>
      <w:r w:rsidRPr="00C63571">
        <w:rPr>
          <w:rtl/>
        </w:rPr>
        <w:t xml:space="preserve"> - אבשול, מ"ד לוקה </w:t>
      </w:r>
      <w:r>
        <w:rPr>
          <w:rtl/>
        </w:rPr>
        <w:t xml:space="preserve">חד איסורא הוא, </w:t>
      </w:r>
    </w:p>
    <w:p w14:paraId="6771CFD8" w14:textId="77777777" w:rsidR="0046556D" w:rsidRDefault="00BD6C4F" w:rsidP="00BD6C4F">
      <w:pPr>
        <w:rPr>
          <w:rtl/>
        </w:rPr>
      </w:pPr>
      <w:r>
        <w:rPr>
          <w:rtl/>
        </w:rPr>
        <w:t xml:space="preserve">ומ"ד אינו לוקה </w:t>
      </w:r>
      <w:r w:rsidRPr="00C63571">
        <w:rPr>
          <w:rtl/>
        </w:rPr>
        <w:t>להכי אפקה רחמנא לאכילה בלשון בישול,</w:t>
      </w:r>
      <w:r>
        <w:rPr>
          <w:rFonts w:hint="cs"/>
          <w:rtl/>
        </w:rPr>
        <w:t xml:space="preserve"> כיון דעל אכילה לא לקי ה'נ על בישול לא לקי</w:t>
      </w:r>
    </w:p>
    <w:p w14:paraId="143F82D7" w14:textId="77777777" w:rsidR="00BD6C4F" w:rsidRDefault="00BD6C4F" w:rsidP="00F07436">
      <w:pPr>
        <w:pStyle w:val="afff3"/>
        <w:framePr w:wrap="around"/>
        <w:rPr>
          <w:rtl/>
        </w:rPr>
      </w:pPr>
      <w:r>
        <w:rPr>
          <w:rFonts w:hint="cs"/>
          <w:rtl/>
        </w:rPr>
        <w:t>קיד.</w:t>
      </w:r>
    </w:p>
    <w:p w14:paraId="638B1EC3" w14:textId="77777777" w:rsidR="0046556D" w:rsidRDefault="00BD6C4F" w:rsidP="00BD6C4F">
      <w:pPr>
        <w:rPr>
          <w:rtl/>
        </w:rPr>
      </w:pPr>
      <w:r w:rsidRPr="00AC339D">
        <w:rPr>
          <w:b/>
          <w:bCs/>
          <w:rtl/>
        </w:rPr>
        <w:t>וא</w:t>
      </w:r>
      <w:r w:rsidR="00BF1CF6">
        <w:rPr>
          <w:b/>
          <w:bCs/>
          <w:rtl/>
        </w:rPr>
        <w:t>"</w:t>
      </w:r>
      <w:r w:rsidRPr="00AC339D">
        <w:rPr>
          <w:b/>
          <w:bCs/>
          <w:rtl/>
        </w:rPr>
        <w:t>ד</w:t>
      </w:r>
      <w:r w:rsidRPr="00C63571">
        <w:rPr>
          <w:rtl/>
        </w:rPr>
        <w:t xml:space="preserve">: אבישול </w:t>
      </w:r>
      <w:r>
        <w:rPr>
          <w:rtl/>
        </w:rPr>
        <w:t>–</w:t>
      </w:r>
      <w:r w:rsidRPr="00C63571">
        <w:rPr>
          <w:rtl/>
        </w:rPr>
        <w:t xml:space="preserve"> </w:t>
      </w:r>
      <w:r>
        <w:rPr>
          <w:rFonts w:hint="cs"/>
          <w:rtl/>
        </w:rPr>
        <w:t>לכו</w:t>
      </w:r>
      <w:r w:rsidR="00BF1CF6">
        <w:rPr>
          <w:rtl/>
        </w:rPr>
        <w:t>"</w:t>
      </w:r>
      <w:r>
        <w:rPr>
          <w:rFonts w:hint="cs"/>
          <w:rtl/>
        </w:rPr>
        <w:t xml:space="preserve">ע לקי </w:t>
      </w:r>
      <w:r w:rsidRPr="003250B5">
        <w:rPr>
          <w:rFonts w:hint="cs"/>
          <w:b/>
          <w:bCs/>
          <w:rtl/>
        </w:rPr>
        <w:t>ופ</w:t>
      </w:r>
      <w:r w:rsidRPr="003250B5">
        <w:rPr>
          <w:b/>
          <w:bCs/>
          <w:rtl/>
        </w:rPr>
        <w:t>ליגי</w:t>
      </w:r>
      <w:r w:rsidRPr="00C63571">
        <w:rPr>
          <w:rtl/>
        </w:rPr>
        <w:t xml:space="preserve"> - אאכילה, </w:t>
      </w:r>
      <w:r>
        <w:rPr>
          <w:rtl/>
        </w:rPr>
        <w:t>מ"ד</w:t>
      </w:r>
      <w:r w:rsidRPr="00C63571">
        <w:rPr>
          <w:rtl/>
        </w:rPr>
        <w:t xml:space="preserve"> אינו לוקה - דהא אין איסור חל על איסור, </w:t>
      </w:r>
    </w:p>
    <w:p w14:paraId="6B280291" w14:textId="77777777" w:rsidR="0046556D" w:rsidRDefault="00BD6C4F" w:rsidP="00BD6C4F">
      <w:pPr>
        <w:rPr>
          <w:rtl/>
        </w:rPr>
      </w:pPr>
      <w:r w:rsidRPr="00C63571">
        <w:rPr>
          <w:rtl/>
        </w:rPr>
        <w:t>ו</w:t>
      </w:r>
      <w:r>
        <w:rPr>
          <w:rtl/>
        </w:rPr>
        <w:t>מ"ד</w:t>
      </w:r>
      <w:r w:rsidRPr="00C63571">
        <w:rPr>
          <w:rtl/>
        </w:rPr>
        <w:t xml:space="preserve"> לוקה - להכי אפקה רחמנא לאכילה בלשון בישול, כיון דאבישול לקי - אאכילה נמי לקי;</w:t>
      </w:r>
    </w:p>
    <w:p w14:paraId="78F76BCF" w14:textId="77777777" w:rsidR="0046556D" w:rsidRDefault="00BD6C4F" w:rsidP="00BD6C4F">
      <w:pPr>
        <w:rPr>
          <w:rtl/>
        </w:rPr>
      </w:pPr>
      <w:r w:rsidRPr="00AC339D">
        <w:rPr>
          <w:b/>
          <w:bCs/>
          <w:rtl/>
        </w:rPr>
        <w:t>ואב</w:t>
      </w:r>
      <w:r w:rsidRPr="00050A6C">
        <w:rPr>
          <w:b/>
          <w:bCs/>
          <w:rtl/>
        </w:rPr>
        <w:t>"א</w:t>
      </w:r>
      <w:r w:rsidRPr="00C63571">
        <w:rPr>
          <w:rtl/>
        </w:rPr>
        <w:t>: מר אמר חדא ומר אמר חדא, ולא פליגי.</w:t>
      </w:r>
    </w:p>
    <w:p w14:paraId="46EFDD35"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מיתיבי: המבשל במי חלב - פטור, דם שבשלו בחלב - פטור, העצמות והגידים והקרנים והטלפים שבשלן בחלב - פטור, הפגול והנותר והטמא שבשלן בחלב - חייב!</w:t>
      </w:r>
    </w:p>
    <w:p w14:paraId="7B062194" w14:textId="77777777" w:rsidR="0046556D" w:rsidRDefault="00BD6C4F" w:rsidP="00BD6C4F">
      <w:pPr>
        <w:rPr>
          <w:rtl/>
        </w:rPr>
      </w:pPr>
      <w:r w:rsidRPr="00C63571">
        <w:rPr>
          <w:rtl/>
        </w:rPr>
        <w:t>האי תנא סבר איסור חל על איסור.</w:t>
      </w:r>
    </w:p>
    <w:p w14:paraId="3543171D" w14:textId="77777777" w:rsidR="0046556D" w:rsidRDefault="00BD6C4F" w:rsidP="00BD6C4F">
      <w:pPr>
        <w:rPr>
          <w:rtl/>
        </w:rPr>
      </w:pPr>
      <w:r w:rsidRPr="00784CE3">
        <w:rPr>
          <w:rFonts w:ascii="BA Franknatan Regular" w:hAnsi="BA Franknatan Regular" w:cs="BA Franknatan Regular"/>
          <w:rtl/>
        </w:rPr>
        <w:t xml:space="preserve">• </w:t>
      </w:r>
      <w:r>
        <w:rPr>
          <w:rtl/>
        </w:rPr>
        <w:t xml:space="preserve">המבשל במי חלב </w:t>
      </w:r>
      <w:r w:rsidRPr="00C63571">
        <w:rPr>
          <w:rtl/>
        </w:rPr>
        <w:t xml:space="preserve">פטור מסייע </w:t>
      </w:r>
      <w:r>
        <w:rPr>
          <w:rStyle w:val="2fb"/>
          <w:rFonts w:hint="cs"/>
          <w:rtl/>
          <w:rPrChange w:id="13621" w:author="מנוע אמוראים" w:date="2026-10-05T16:40:54Z">
            <w:rPr>
              <w:rFonts w:hint="cs"/>
              <w:rtl/>
            </w:rPr>
          </w:rPrChange>
        </w:rPr>
        <w:t xml:space="preserve">לר</w:t>
      </w:r>
      <w:r>
        <w:rPr>
          <w:rStyle w:val="2fb"/>
          <w:rtl/>
          <w:rPrChange w:id="13622" w:author="מנוע אמוראים" w:date="2026-10-05T16:40:54Z">
            <w:rPr>
              <w:rtl/>
            </w:rPr>
          </w:rPrChange>
        </w:rPr>
        <w:t xml:space="preserve">"</w:t>
      </w:r>
      <w:r>
        <w:rPr>
          <w:rStyle w:val="2fb"/>
          <w:rFonts w:hint="cs"/>
          <w:rtl/>
          <w:rPrChange w:id="13623" w:author="מנוע אמוראים" w:date="2026-10-05T16:40:54Z">
            <w:rPr>
              <w:rFonts w:hint="cs"/>
              <w:rtl/>
            </w:rPr>
          </w:rPrChange>
        </w:rPr>
        <w:t xml:space="preserve">ל</w:t>
      </w:r>
      <w:r w:rsidRPr="00C63571">
        <w:rPr>
          <w:rtl/>
        </w:rPr>
        <w:t xml:space="preserve"> דתנן: מי חלב - הרי הן כחלב, והמוחל הרי הוא כשמן;</w:t>
      </w:r>
    </w:p>
    <w:p w14:paraId="69DA802F" w14:textId="77777777" w:rsidR="0046556D" w:rsidRDefault="00BD6C4F" w:rsidP="00BD6C4F">
      <w:pPr>
        <w:rPr>
          <w:rtl/>
        </w:rPr>
      </w:pPr>
      <w:r>
        <w:rPr>
          <w:rStyle w:val="2fb"/>
          <w:rtl/>
          <w:rPrChange w:id="13624" w:author="מנוע אמוראים" w:date="2026-10-05T16:40:54Z">
            <w:rPr>
              <w:rtl/>
            </w:rPr>
          </w:rPrChange>
        </w:rPr>
        <w:t xml:space="preserve">א</w:t>
      </w:r>
      <w:r>
        <w:rPr>
          <w:rStyle w:val="2fb"/>
          <w:rFonts w:hint="cs"/>
          <w:rtl/>
          <w:rPrChange w:id="13625" w:author="מנוע אמוראים" w:date="2026-10-05T16:40:54Z">
            <w:rPr>
              <w:rFonts w:hint="cs"/>
              <w:rtl/>
            </w:rPr>
          </w:rPrChange>
        </w:rPr>
        <w:t xml:space="preserve">ר</w:t>
      </w:r>
      <w:r>
        <w:rPr>
          <w:rStyle w:val="2fb"/>
          <w:rtl/>
          <w:rPrChange w:id="13626" w:author="מנוע אמוראים" w:date="2026-10-05T16:40:54Z">
            <w:rPr>
              <w:rtl/>
            </w:rPr>
          </w:rPrChange>
        </w:rPr>
        <w:t xml:space="preserve">"</w:t>
      </w:r>
      <w:r>
        <w:rPr>
          <w:rStyle w:val="2fb"/>
          <w:rFonts w:hint="cs"/>
          <w:rtl/>
          <w:rPrChange w:id="13627" w:author="מנוע אמוראים" w:date="2026-10-05T16:40:54Z">
            <w:rPr>
              <w:rFonts w:hint="cs"/>
              <w:rtl/>
            </w:rPr>
          </w:rPrChange>
        </w:rPr>
        <w:t xml:space="preserve">ל</w:t>
      </w:r>
      <w:r w:rsidRPr="00C63571">
        <w:rPr>
          <w:rtl/>
        </w:rPr>
        <w:t>: לא שנו אלא - להכשיר את הזרעים, אבל לענין בישול בשר בחלב - מי חלב אינו כחלב.</w:t>
      </w:r>
    </w:p>
    <w:p w14:paraId="7E74844E" w14:textId="77777777" w:rsidR="0046556D" w:rsidRDefault="00BD6C4F" w:rsidP="00BD6C4F">
      <w:pPr>
        <w:rPr>
          <w:rtl/>
        </w:rPr>
      </w:pPr>
      <w:r w:rsidRPr="00784CE3">
        <w:rPr>
          <w:rFonts w:ascii="BA Franknatan Regular" w:hAnsi="BA Franknatan Regular" w:cs="BA Franknatan Regular"/>
          <w:rtl/>
        </w:rPr>
        <w:t xml:space="preserve">• </w:t>
      </w:r>
      <w:r w:rsidRPr="00814AAF">
        <w:rPr>
          <w:b/>
          <w:bCs/>
          <w:rtl/>
        </w:rPr>
        <w:t>ת"ר</w:t>
      </w:r>
      <w:r>
        <w:rPr>
          <w:rtl/>
        </w:rPr>
        <w:t>:</w:t>
      </w:r>
      <w:r w:rsidRPr="00A71A5E">
        <w:rPr>
          <w:rStyle w:val="afffff0"/>
          <w:rtl/>
        </w:rPr>
        <w:t xml:space="preserve"> </w:t>
      </w:r>
      <w:r w:rsidRPr="00A71A5E">
        <w:rPr>
          <w:rStyle w:val="afffff0"/>
          <w:rFonts w:hint="cs"/>
          <w:rtl/>
        </w:rPr>
        <w:t>'</w:t>
      </w:r>
      <w:r w:rsidRPr="00A71A5E">
        <w:rPr>
          <w:rStyle w:val="afffff0"/>
          <w:rtl/>
        </w:rPr>
        <w:t>בחלב אמו</w:t>
      </w:r>
      <w:r w:rsidRPr="00A71A5E">
        <w:rPr>
          <w:rStyle w:val="afffff0"/>
          <w:rFonts w:hint="cs"/>
          <w:rtl/>
        </w:rPr>
        <w:t xml:space="preserve">' </w:t>
      </w:r>
      <w:r>
        <w:rPr>
          <w:rFonts w:hint="cs"/>
          <w:rtl/>
        </w:rPr>
        <w:t>ומה אמו שלא נאסרה עמו בהרבעה נאסרה בבשולו כ</w:t>
      </w:r>
      <w:r w:rsidR="00BF1CF6">
        <w:rPr>
          <w:rtl/>
        </w:rPr>
        <w:t>"</w:t>
      </w:r>
      <w:r>
        <w:rPr>
          <w:rFonts w:hint="cs"/>
          <w:rtl/>
        </w:rPr>
        <w:t>ש ל</w:t>
      </w:r>
      <w:r w:rsidRPr="00C63571">
        <w:rPr>
          <w:rtl/>
        </w:rPr>
        <w:t>פרה ורחל</w:t>
      </w:r>
      <w:r>
        <w:rPr>
          <w:rtl/>
        </w:rPr>
        <w:t xml:space="preserve"> שנאסרו עמו בהרבעה ש</w:t>
      </w:r>
      <w:r>
        <w:rPr>
          <w:rFonts w:hint="cs"/>
          <w:rtl/>
        </w:rPr>
        <w:t>י</w:t>
      </w:r>
      <w:r w:rsidRPr="00C63571">
        <w:rPr>
          <w:rtl/>
        </w:rPr>
        <w:t>אסרו עמו בבשולו</w:t>
      </w:r>
      <w:r>
        <w:rPr>
          <w:rFonts w:hint="cs"/>
          <w:rtl/>
        </w:rPr>
        <w:t xml:space="preserve">- </w:t>
      </w:r>
      <w:r w:rsidRPr="00C63571">
        <w:rPr>
          <w:rtl/>
        </w:rPr>
        <w:t>ת"ל: ' בחלב אמו.</w:t>
      </w:r>
    </w:p>
    <w:p w14:paraId="5704A07E" w14:textId="77777777" w:rsidR="0046556D" w:rsidRDefault="00BD6C4F" w:rsidP="00BD6C4F">
      <w:pPr>
        <w:rPr>
          <w:rtl/>
        </w:rPr>
      </w:pPr>
      <w:r>
        <w:rPr>
          <w:rFonts w:hint="cs"/>
          <w:rtl/>
        </w:rPr>
        <w:t xml:space="preserve">ובעי' קרא כרב אשי: דאיכא למימר </w:t>
      </w:r>
      <w:r w:rsidRPr="00C63571">
        <w:rPr>
          <w:rtl/>
        </w:rPr>
        <w:t xml:space="preserve">מעיקרא דדינא פירכא, </w:t>
      </w:r>
      <w:r>
        <w:rPr>
          <w:rFonts w:hint="cs"/>
          <w:rtl/>
        </w:rPr>
        <w:t xml:space="preserve">דמה </w:t>
      </w:r>
      <w:r>
        <w:rPr>
          <w:rtl/>
        </w:rPr>
        <w:t>לאמו ש</w:t>
      </w:r>
      <w:r w:rsidRPr="00C63571">
        <w:rPr>
          <w:rtl/>
        </w:rPr>
        <w:t>נאסרה עמו בשחיטה, תאמר בפרה שלא נאסרה עמו בשחיטה!</w:t>
      </w:r>
      <w:r>
        <w:rPr>
          <w:rFonts w:hint="cs"/>
          <w:rtl/>
        </w:rPr>
        <w:t xml:space="preserve"> </w:t>
      </w:r>
      <w:r w:rsidRPr="00C63571">
        <w:rPr>
          <w:rtl/>
        </w:rPr>
        <w:t>ת"ל: ' בחלב אמו.</w:t>
      </w:r>
    </w:p>
    <w:p w14:paraId="678DDADC"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ת</w:t>
      </w:r>
      <w:r>
        <w:rPr>
          <w:rtl/>
        </w:rPr>
        <w:t xml:space="preserve">ניא אידך: בחלב אמו </w:t>
      </w:r>
      <w:r w:rsidRPr="00C63571">
        <w:rPr>
          <w:rtl/>
        </w:rPr>
        <w:t xml:space="preserve">אין לי אלא בחלב אמו, בחלב אחותו גדולה מנין? </w:t>
      </w:r>
    </w:p>
    <w:p w14:paraId="48122900" w14:textId="77777777" w:rsidR="0046556D" w:rsidRDefault="00BD6C4F" w:rsidP="00BD6C4F">
      <w:pPr>
        <w:rPr>
          <w:rtl/>
        </w:rPr>
      </w:pPr>
      <w:r w:rsidRPr="00C63571">
        <w:rPr>
          <w:rtl/>
        </w:rPr>
        <w:t>ק"ו, ו</w:t>
      </w:r>
      <w:r>
        <w:rPr>
          <w:rtl/>
        </w:rPr>
        <w:t xml:space="preserve">מה אמו שנכנסה עמו לדיר להתעשר </w:t>
      </w:r>
      <w:r w:rsidRPr="00C63571">
        <w:rPr>
          <w:rtl/>
        </w:rPr>
        <w:t xml:space="preserve">נאסרה עמו בבשול, </w:t>
      </w:r>
      <w:r>
        <w:rPr>
          <w:rFonts w:hint="cs"/>
          <w:rtl/>
        </w:rPr>
        <w:t>כ</w:t>
      </w:r>
      <w:r w:rsidR="00BF1CF6">
        <w:rPr>
          <w:rtl/>
        </w:rPr>
        <w:t>"</w:t>
      </w:r>
      <w:r>
        <w:rPr>
          <w:rFonts w:hint="cs"/>
          <w:rtl/>
        </w:rPr>
        <w:t>ש ל</w:t>
      </w:r>
      <w:r w:rsidRPr="00C63571">
        <w:rPr>
          <w:rtl/>
        </w:rPr>
        <w:t>אחותו שלא נכנסה עמו לדיר ל</w:t>
      </w:r>
      <w:r>
        <w:rPr>
          <w:rtl/>
        </w:rPr>
        <w:t>התעשר,</w:t>
      </w:r>
      <w:r>
        <w:rPr>
          <w:rFonts w:hint="cs"/>
          <w:rtl/>
        </w:rPr>
        <w:t xml:space="preserve"> שתאסר בבשול ת</w:t>
      </w:r>
      <w:r w:rsidR="00BF1CF6">
        <w:rPr>
          <w:rtl/>
        </w:rPr>
        <w:t>"</w:t>
      </w:r>
      <w:r>
        <w:rPr>
          <w:rFonts w:hint="cs"/>
          <w:rtl/>
        </w:rPr>
        <w:t>ל '</w:t>
      </w:r>
      <w:r w:rsidRPr="00C63571">
        <w:rPr>
          <w:rtl/>
        </w:rPr>
        <w:t>בחלב אמו.</w:t>
      </w:r>
    </w:p>
    <w:p w14:paraId="7BBBC13C" w14:textId="77777777" w:rsidR="0046556D" w:rsidRDefault="00BD6C4F" w:rsidP="00BD6C4F">
      <w:pPr>
        <w:rPr>
          <w:rtl/>
        </w:rPr>
      </w:pPr>
      <w:r>
        <w:rPr>
          <w:rFonts w:hint="cs"/>
          <w:rtl/>
        </w:rPr>
        <w:t xml:space="preserve">ובעי' לקרא </w:t>
      </w:r>
      <w:r>
        <w:rPr>
          <w:rStyle w:val="2fb"/>
          <w:rFonts w:hint="cs"/>
          <w:rtl/>
          <w:rPrChange w:id="13628" w:author="מנוע אמוראים" w:date="2026-10-05T16:40:54Z">
            <w:rPr>
              <w:rFonts w:hint="cs"/>
              <w:rtl/>
            </w:rPr>
          </w:rPrChange>
        </w:rPr>
        <w:t xml:space="preserve">כר</w:t>
      </w:r>
      <w:r>
        <w:rPr>
          <w:rStyle w:val="2fb"/>
          <w:rtl/>
          <w:rPrChange w:id="13629" w:author="מנוע אמוראים" w:date="2026-10-05T16:40:54Z">
            <w:rPr>
              <w:rtl/>
            </w:rPr>
          </w:rPrChange>
        </w:rPr>
        <w:t xml:space="preserve">"</w:t>
      </w:r>
      <w:r>
        <w:rPr>
          <w:rStyle w:val="2fb"/>
          <w:rFonts w:hint="cs"/>
          <w:rtl/>
          <w:rPrChange w:id="13630" w:author="מנוע אמוראים" w:date="2026-10-05T16:40:54Z">
            <w:rPr>
              <w:rFonts w:hint="cs"/>
              <w:rtl/>
            </w:rPr>
          </w:rPrChange>
        </w:rPr>
        <w:t xml:space="preserve">א</w:t>
      </w:r>
      <w:r>
        <w:rPr>
          <w:rFonts w:hint="cs"/>
          <w:rtl/>
        </w:rPr>
        <w:t xml:space="preserve">:</w:t>
      </w:r>
      <w:r w:rsidRPr="00C63571">
        <w:rPr>
          <w:rtl/>
        </w:rPr>
        <w:t xml:space="preserve"> משום דאיכא למימר, מעיקרא דדינא פירכא, </w:t>
      </w:r>
      <w:r>
        <w:rPr>
          <w:rFonts w:hint="cs"/>
          <w:rtl/>
        </w:rPr>
        <w:t>ד</w:t>
      </w:r>
      <w:r w:rsidRPr="00C63571">
        <w:rPr>
          <w:rtl/>
        </w:rPr>
        <w:t>מה</w:t>
      </w:r>
      <w:r>
        <w:rPr>
          <w:rtl/>
        </w:rPr>
        <w:t xml:space="preserve"> לאמו </w:t>
      </w:r>
      <w:r w:rsidRPr="00C63571">
        <w:rPr>
          <w:rtl/>
        </w:rPr>
        <w:t>שכן נאסרה עמו בשחיטה, תאמר באחותו גדולה - שלא נאסרה עמו בשחיטה!</w:t>
      </w:r>
      <w:r>
        <w:rPr>
          <w:rFonts w:hint="cs"/>
          <w:rtl/>
        </w:rPr>
        <w:t xml:space="preserve"> </w:t>
      </w:r>
      <w:r w:rsidRPr="00C63571">
        <w:rPr>
          <w:rtl/>
        </w:rPr>
        <w:t>ת"ל</w:t>
      </w:r>
      <w:r w:rsidRPr="00A71A5E">
        <w:rPr>
          <w:rStyle w:val="afffff0"/>
          <w:rtl/>
        </w:rPr>
        <w:t xml:space="preserve"> </w:t>
      </w:r>
      <w:r w:rsidR="00BF1CF6" w:rsidRPr="00A71A5E">
        <w:rPr>
          <w:rStyle w:val="afffff0"/>
          <w:rFonts w:hint="cs"/>
          <w:rtl/>
        </w:rPr>
        <w:t>'</w:t>
      </w:r>
      <w:r w:rsidRPr="00A71A5E">
        <w:rPr>
          <w:rStyle w:val="afffff0"/>
          <w:rtl/>
        </w:rPr>
        <w:t>בחלב אמו</w:t>
      </w:r>
      <w:r w:rsidR="00BF1CF6" w:rsidRPr="00A71A5E">
        <w:rPr>
          <w:rStyle w:val="afffff0"/>
          <w:rFonts w:hint="cs"/>
          <w:rtl/>
        </w:rPr>
        <w:t>'</w:t>
      </w:r>
      <w:r w:rsidRPr="00A71A5E">
        <w:rPr>
          <w:rStyle w:val="afffff0"/>
          <w:rtl/>
        </w:rPr>
        <w:t>,</w:t>
      </w:r>
      <w:r w:rsidRPr="00C63571">
        <w:rPr>
          <w:rtl/>
        </w:rPr>
        <w:t xml:space="preserve"> </w:t>
      </w:r>
    </w:p>
    <w:p w14:paraId="6CF10BA3" w14:textId="77777777" w:rsidR="0046556D" w:rsidRDefault="00BD6C4F" w:rsidP="00BD6C4F">
      <w:pPr>
        <w:rPr>
          <w:rtl/>
        </w:rPr>
      </w:pPr>
      <w:r w:rsidRPr="00C63571">
        <w:rPr>
          <w:rtl/>
        </w:rPr>
        <w:t xml:space="preserve">אשכחן אחותו גדולה, </w:t>
      </w:r>
      <w:r w:rsidRPr="005C4ADC">
        <w:rPr>
          <w:rFonts w:hint="cs"/>
          <w:b/>
          <w:bCs/>
          <w:rtl/>
        </w:rPr>
        <w:t>וא</w:t>
      </w:r>
      <w:r w:rsidRPr="005C4ADC">
        <w:rPr>
          <w:b/>
          <w:bCs/>
          <w:rtl/>
        </w:rPr>
        <w:t>חותו קטנה</w:t>
      </w:r>
      <w:r w:rsidRPr="00C63571">
        <w:rPr>
          <w:rtl/>
        </w:rPr>
        <w:t xml:space="preserve"> אתיא מביניא,</w:t>
      </w:r>
      <w:r>
        <w:rPr>
          <w:rFonts w:hint="cs"/>
          <w:rtl/>
        </w:rPr>
        <w:t xml:space="preserve"> ד</w:t>
      </w:r>
      <w:r w:rsidRPr="00C63571">
        <w:rPr>
          <w:rtl/>
        </w:rPr>
        <w:t>מה לאמו שכן נאסרה עמו בשחיטה!</w:t>
      </w:r>
    </w:p>
    <w:p w14:paraId="76585B55" w14:textId="77777777" w:rsidR="0046556D" w:rsidRDefault="00BD6C4F" w:rsidP="00BD6C4F">
      <w:pPr>
        <w:rPr>
          <w:rtl/>
        </w:rPr>
      </w:pPr>
      <w:r w:rsidRPr="00C63571">
        <w:rPr>
          <w:rtl/>
        </w:rPr>
        <w:lastRenderedPageBreak/>
        <w:t xml:space="preserve">אחותו גדולה תוכיח, שלא נכנסה עמו לדיר להתעשר - אמו תוכיח, וחזר הדין, לא ראי זה כראי זה, ולא ראי זה כראי זה, הצד השוה שבהן: שהוא בשר ואסור לבשל בחלב, </w:t>
      </w:r>
    </w:p>
    <w:p w14:paraId="36B4B41B" w14:textId="77777777" w:rsidR="0046556D" w:rsidRDefault="00BD6C4F" w:rsidP="00BD6C4F">
      <w:pPr>
        <w:rPr>
          <w:rtl/>
        </w:rPr>
      </w:pPr>
      <w:r w:rsidRPr="00C63571">
        <w:rPr>
          <w:rtl/>
        </w:rPr>
        <w:t>אף אני אביא אחותו קטנה, שהוא בשר ואסור לבשל בחלב.</w:t>
      </w:r>
    </w:p>
    <w:p w14:paraId="4D6E3CC2" w14:textId="77777777" w:rsidR="0046556D" w:rsidRDefault="00BD6C4F" w:rsidP="00BD6C4F">
      <w:pPr>
        <w:rPr>
          <w:rtl/>
        </w:rPr>
      </w:pPr>
      <w:r w:rsidRPr="00C63571">
        <w:rPr>
          <w:rtl/>
        </w:rPr>
        <w:t>אי הכי, אחותו גדולה נמי, תיתי מביניא!</w:t>
      </w:r>
    </w:p>
    <w:p w14:paraId="191DCD39" w14:textId="77777777" w:rsidR="00BD6C4F" w:rsidRDefault="00BD6C4F" w:rsidP="00F07436">
      <w:pPr>
        <w:pStyle w:val="afff3"/>
        <w:framePr w:wrap="around"/>
        <w:rPr>
          <w:rtl/>
        </w:rPr>
      </w:pPr>
      <w:r>
        <w:rPr>
          <w:rFonts w:hint="cs"/>
          <w:rtl/>
        </w:rPr>
        <w:t>קיד:</w:t>
      </w:r>
    </w:p>
    <w:p w14:paraId="2756C904" w14:textId="77777777" w:rsidR="0046556D" w:rsidRDefault="00BD6C4F" w:rsidP="00BD6C4F">
      <w:pPr>
        <w:rPr>
          <w:rtl/>
        </w:rPr>
      </w:pPr>
      <w:r w:rsidRPr="00C63571">
        <w:rPr>
          <w:rtl/>
        </w:rPr>
        <w:t>א</w:t>
      </w:r>
      <w:r>
        <w:rPr>
          <w:rFonts w:hint="cs"/>
          <w:rtl/>
        </w:rPr>
        <w:t>ה</w:t>
      </w:r>
      <w:r w:rsidR="00BF1CF6">
        <w:rPr>
          <w:rtl/>
        </w:rPr>
        <w:t>"</w:t>
      </w:r>
      <w:r>
        <w:rPr>
          <w:rFonts w:hint="cs"/>
          <w:rtl/>
        </w:rPr>
        <w:t>נ ו</w:t>
      </w:r>
      <w:r w:rsidRPr="00C63571">
        <w:rPr>
          <w:rtl/>
        </w:rPr>
        <w:t>בחלב אמו מבעי לכדתניא:</w:t>
      </w:r>
      <w:r w:rsidRPr="00A71A5E">
        <w:rPr>
          <w:rStyle w:val="afffff0"/>
          <w:rtl/>
        </w:rPr>
        <w:t xml:space="preserve"> </w:t>
      </w:r>
      <w:r w:rsidRPr="00A71A5E">
        <w:rPr>
          <w:rStyle w:val="afffff0"/>
          <w:rFonts w:hint="cs"/>
          <w:rtl/>
        </w:rPr>
        <w:t>'</w:t>
      </w:r>
      <w:r w:rsidRPr="00A71A5E">
        <w:rPr>
          <w:rStyle w:val="afffff0"/>
          <w:rtl/>
        </w:rPr>
        <w:t>בחלב אמו</w:t>
      </w:r>
      <w:r w:rsidRPr="00A71A5E">
        <w:rPr>
          <w:rStyle w:val="afffff0"/>
          <w:rFonts w:hint="cs"/>
          <w:rtl/>
        </w:rPr>
        <w:t>'</w:t>
      </w:r>
      <w:r w:rsidRPr="00A71A5E">
        <w:rPr>
          <w:rStyle w:val="afffff0"/>
          <w:rtl/>
        </w:rPr>
        <w:t xml:space="preserve"> </w:t>
      </w:r>
      <w:r w:rsidRPr="00C63571">
        <w:rPr>
          <w:rtl/>
        </w:rPr>
        <w:t>- אין לי אלא בחלב אמו, היא עצמה בחלבה מנין? אמרת, ק"ו, ומה במקום שלא נאסר פרי עם פרי בשחיטה - נאסר פרי עם האם בשחיטה, מקום שנאסר פרי עם פרי בבשול, אינו דין שנאסר פרי עם האם בבשול!</w:t>
      </w:r>
    </w:p>
    <w:p w14:paraId="476A78F7" w14:textId="77777777" w:rsidR="0046556D" w:rsidRDefault="00BD6C4F" w:rsidP="00BD6C4F">
      <w:pPr>
        <w:rPr>
          <w:rtl/>
        </w:rPr>
      </w:pPr>
      <w:r w:rsidRPr="00C63571">
        <w:rPr>
          <w:rtl/>
        </w:rPr>
        <w:t>ת"ל: ' בחלב אמו.</w:t>
      </w:r>
    </w:p>
    <w:p w14:paraId="5AAF85C1" w14:textId="77777777" w:rsidR="0046556D" w:rsidRDefault="00BD6C4F" w:rsidP="00BD6C4F">
      <w:pPr>
        <w:rPr>
          <w:rtl/>
        </w:rPr>
      </w:pPr>
      <w:r w:rsidRPr="00C63571">
        <w:rPr>
          <w:rtl/>
        </w:rPr>
        <w:t>הא ל</w:t>
      </w:r>
      <w:r>
        <w:rPr>
          <w:rtl/>
        </w:rPr>
        <w:t>מ"ל</w:t>
      </w:r>
      <w:r w:rsidRPr="00C63571">
        <w:rPr>
          <w:rtl/>
        </w:rPr>
        <w:t xml:space="preserve"> קרא? הא אתיא לה!</w:t>
      </w:r>
    </w:p>
    <w:p w14:paraId="1AAB17C7"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אמר רב אחדבוי בר אמי: משום דאיכא למימר, סוס בן סוסיא אחי פרדה יוכיח, שאסור פרי עם פרי - ומותר פרי עם האם!</w:t>
      </w:r>
    </w:p>
    <w:p w14:paraId="30BBFEE4" w14:textId="77777777" w:rsidR="0046556D" w:rsidRDefault="000828F8" w:rsidP="00C62948">
      <w:pPr>
        <w:pStyle w:val="affffb"/>
        <w:rPr>
          <w:rtl/>
        </w:rPr>
      </w:pPr>
      <w:r>
        <w:rPr>
          <w:rtl/>
        </w:rPr>
        <w:t xml:space="preserve">- </w:t>
      </w:r>
      <w:r w:rsidR="00BD6C4F" w:rsidRPr="00C63571">
        <w:rPr>
          <w:rtl/>
        </w:rPr>
        <w:t>התם זרע האב הוא דגרים, דהא פרד בן סוסיא אחי פרדה יוכיח, שמותר פרי עם פרי - ואסור פרי עם האם;</w:t>
      </w:r>
    </w:p>
    <w:p w14:paraId="372E4340"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אלא אמר מר בריה דרבינא: משום דאיכא למימר, עבד בן שפחה אחי משוחררת יוכיח, שאסור פרי עם פרי - ומותר פרי עם האם!</w:t>
      </w:r>
    </w:p>
    <w:p w14:paraId="04D6C09A" w14:textId="77777777" w:rsidR="0046556D" w:rsidRDefault="000828F8" w:rsidP="00C62948">
      <w:pPr>
        <w:pStyle w:val="affffb"/>
        <w:rPr>
          <w:rtl/>
        </w:rPr>
      </w:pPr>
      <w:r>
        <w:rPr>
          <w:rtl/>
        </w:rPr>
        <w:t xml:space="preserve">- </w:t>
      </w:r>
      <w:r w:rsidR="00BD6C4F" w:rsidRPr="00C63571">
        <w:rPr>
          <w:rtl/>
        </w:rPr>
        <w:t>התם גט שיחרור הוא דגרים, דהא עבד בן משוחררת אחי שפחה יוכיח, שמותר פרי עם פרי - ואסור פרי עם האם;</w:t>
      </w:r>
    </w:p>
    <w:p w14:paraId="3DA778F6" w14:textId="77777777" w:rsidR="0046556D" w:rsidRDefault="00BD6C4F" w:rsidP="00BD6C4F">
      <w:pPr>
        <w:rPr>
          <w:rtl/>
        </w:rPr>
      </w:pPr>
      <w:r w:rsidRPr="00784CE3">
        <w:rPr>
          <w:rFonts w:ascii="BA Franknatan Regular" w:hAnsi="BA Franknatan Regular" w:cs="BA Franknatan Regular"/>
          <w:rtl/>
        </w:rPr>
        <w:t xml:space="preserve">• </w:t>
      </w:r>
      <w:r>
        <w:rPr>
          <w:rtl/>
        </w:rPr>
        <w:t xml:space="preserve">אלא </w:t>
      </w:r>
      <w:r>
        <w:rPr>
          <w:rStyle w:val="2fb"/>
          <w:rtl/>
          <w:rPrChange w:id="13631" w:author="מנוע אמוראים" w:date="2026-10-05T16:40:54Z">
            <w:rPr>
              <w:rtl/>
            </w:rPr>
          </w:rPrChange>
        </w:rPr>
        <w:t xml:space="preserve">א</w:t>
      </w:r>
      <w:r>
        <w:rPr>
          <w:rStyle w:val="2fb"/>
          <w:rFonts w:hint="cs"/>
          <w:rtl/>
          <w:rPrChange w:id="13632" w:author="מנוע אמוראים" w:date="2026-10-05T16:40:54Z">
            <w:rPr>
              <w:rFonts w:hint="cs"/>
              <w:rtl/>
            </w:rPr>
          </w:rPrChange>
        </w:rPr>
        <w:t xml:space="preserve">ראב</w:t>
      </w:r>
      <w:r>
        <w:rPr>
          <w:rStyle w:val="2fb"/>
          <w:rtl/>
          <w:rPrChange w:id="13633" w:author="מנוע אמוראים" w:date="2026-10-05T16:40:54Z">
            <w:rPr>
              <w:rtl/>
            </w:rPr>
          </w:rPrChange>
        </w:rPr>
        <w:t xml:space="preserve">"</w:t>
      </w:r>
      <w:r>
        <w:rPr>
          <w:rStyle w:val="2fb"/>
          <w:rFonts w:hint="cs"/>
          <w:rtl/>
          <w:rPrChange w:id="13634" w:author="מנוע אמוראים" w:date="2026-10-05T16:40:54Z">
            <w:rPr>
              <w:rFonts w:hint="cs"/>
              <w:rtl/>
            </w:rPr>
          </w:rPrChange>
        </w:rPr>
        <w:t xml:space="preserve">א</w:t>
      </w:r>
      <w:r w:rsidRPr="00C63571">
        <w:rPr>
          <w:rtl/>
        </w:rPr>
        <w:t>: משום דאיכא למימר, כלאי זרעים יוכיחו, שאסור פרי עם פרי - ומותר פרי עם האם!</w:t>
      </w:r>
    </w:p>
    <w:p w14:paraId="5CD844DD" w14:textId="77777777" w:rsidR="0046556D" w:rsidRDefault="000828F8" w:rsidP="00C62948">
      <w:pPr>
        <w:pStyle w:val="affffb"/>
        <w:rPr>
          <w:rtl/>
        </w:rPr>
      </w:pPr>
      <w:r>
        <w:rPr>
          <w:rtl/>
        </w:rPr>
        <w:t xml:space="preserve">- </w:t>
      </w:r>
      <w:r w:rsidR="00BD6C4F" w:rsidRPr="00C63571">
        <w:rPr>
          <w:rtl/>
        </w:rPr>
        <w:t>כלום נאסר פרי עם פרי - אלא ע"י האם, דהא חיטי ושערי בכדא ולא מיתסרו;</w:t>
      </w:r>
    </w:p>
    <w:p w14:paraId="6FD6C7C5" w14:textId="77777777" w:rsidR="0046556D" w:rsidRDefault="00BD6C4F" w:rsidP="00BD6C4F">
      <w:pPr>
        <w:rPr>
          <w:rtl/>
        </w:rPr>
      </w:pPr>
      <w:r w:rsidRPr="005C4ADC">
        <w:rPr>
          <w:rFonts w:ascii="BA Franknatan Regular" w:hAnsi="BA Franknatan Regular" w:cs="BA Franknatan Regular"/>
          <w:b/>
          <w:bCs/>
          <w:rtl/>
        </w:rPr>
        <w:t xml:space="preserve">• </w:t>
      </w:r>
      <w:r>
        <w:rPr>
          <w:b/>
          <w:bCs/>
          <w:rtl/>
        </w:rPr>
        <w:t xml:space="preserve">אלא </w:t>
      </w:r>
      <w:r>
        <w:rPr>
          <w:rStyle w:val="2fb"/>
          <w:b/>
          <w:bCs/>
          <w:rtl/>
          <w:rPrChange w:id="13635" w:author="מנוע אמוראים" w:date="2026-10-05T16:40:54Z">
            <w:rPr>
              <w:b/>
              <w:bCs/>
              <w:rtl/>
            </w:rPr>
          </w:rPrChange>
        </w:rPr>
        <w:t xml:space="preserve">א</w:t>
      </w:r>
      <w:r>
        <w:rPr>
          <w:rStyle w:val="2fb"/>
          <w:rFonts w:hint="cs"/>
          <w:b/>
          <w:bCs/>
          <w:rtl/>
          <w:rPrChange w:id="13636" w:author="מנוע אמוראים" w:date="2026-10-05T16:40:54Z">
            <w:rPr>
              <w:rFonts w:hint="cs"/>
              <w:b/>
              <w:bCs/>
              <w:rtl/>
            </w:rPr>
          </w:rPrChange>
        </w:rPr>
        <w:t xml:space="preserve">ר</w:t>
      </w:r>
      <w:r>
        <w:rPr>
          <w:rStyle w:val="2fb"/>
          <w:b/>
          <w:bCs/>
          <w:rtl/>
          <w:rPrChange w:id="13637" w:author="מנוע אמוראים" w:date="2026-10-05T16:40:54Z">
            <w:rPr>
              <w:b/>
              <w:bCs/>
              <w:rtl/>
            </w:rPr>
          </w:rPrChange>
        </w:rPr>
        <w:t xml:space="preserve">"</w:t>
      </w:r>
      <w:r>
        <w:rPr>
          <w:rStyle w:val="2fb"/>
          <w:rFonts w:hint="cs"/>
          <w:b/>
          <w:bCs/>
          <w:rtl/>
          <w:rPrChange w:id="13638" w:author="מנוע אמוראים" w:date="2026-10-05T16:40:54Z">
            <w:rPr>
              <w:rFonts w:hint="cs"/>
              <w:b/>
              <w:bCs/>
              <w:rtl/>
            </w:rPr>
          </w:rPrChange>
        </w:rPr>
        <w:t xml:space="preserve">א</w:t>
      </w:r>
      <w:r w:rsidRPr="005C4ADC">
        <w:rPr>
          <w:b/>
          <w:bCs/>
          <w:rtl/>
        </w:rPr>
        <w:t>:</w:t>
      </w:r>
      <w:r w:rsidRPr="00C63571">
        <w:rPr>
          <w:rtl/>
        </w:rPr>
        <w:t xml:space="preserve"> משום דאיכא למימר, מה לפרי עם פרי - שכן שני גופים, תאמר בפרי עם האם שכן גוף אחד, משום הכי איצטריך קרא.</w:t>
      </w:r>
    </w:p>
    <w:p w14:paraId="1DBAC994" w14:textId="77777777" w:rsidR="0046556D" w:rsidRDefault="0046556D" w:rsidP="00BD6C4F">
      <w:pPr>
        <w:rPr>
          <w:rtl/>
        </w:rPr>
      </w:pPr>
    </w:p>
    <w:p w14:paraId="21D3F3BB"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רב אשי: מנין לבשר בחלב שאסור באכילה</w:t>
      </w:r>
      <w:r w:rsidRPr="00D36D2D">
        <w:rPr>
          <w:rStyle w:val="afffff0"/>
          <w:rtl/>
        </w:rPr>
        <w:t xml:space="preserve"> </w:t>
      </w:r>
      <w:r w:rsidRPr="00D36D2D">
        <w:rPr>
          <w:rStyle w:val="afffff0"/>
          <w:rFonts w:hint="cs"/>
          <w:rtl/>
        </w:rPr>
        <w:t>'</w:t>
      </w:r>
      <w:r w:rsidRPr="00D36D2D">
        <w:rPr>
          <w:rStyle w:val="afffff0"/>
          <w:rtl/>
        </w:rPr>
        <w:t>לא תאכל כל תועבה</w:t>
      </w:r>
      <w:r w:rsidRPr="00D36D2D">
        <w:rPr>
          <w:rStyle w:val="afffff0"/>
          <w:rFonts w:hint="cs"/>
          <w:rtl/>
        </w:rPr>
        <w:t>'</w:t>
      </w:r>
      <w:r w:rsidRPr="00D36D2D">
        <w:rPr>
          <w:rStyle w:val="afffff0"/>
          <w:rtl/>
        </w:rPr>
        <w:t xml:space="preserve"> </w:t>
      </w:r>
      <w:r w:rsidRPr="00C63571">
        <w:rPr>
          <w:rtl/>
        </w:rPr>
        <w:t xml:space="preserve">כל שתעבתי לך הרי הוא בבל תאכל, </w:t>
      </w:r>
    </w:p>
    <w:p w14:paraId="5B3A12EA" w14:textId="614D39CB" w:rsidR="0046556D" w:rsidRDefault="00BD6C4F" w:rsidP="00BD6C4F">
      <w:pPr>
        <w:rPr>
          <w:rtl/>
        </w:rPr>
      </w:pPr>
      <w:r w:rsidRPr="005C4ADC">
        <w:rPr>
          <w:rFonts w:hint="cs"/>
          <w:b/>
          <w:bCs/>
          <w:rtl/>
        </w:rPr>
        <w:t>ובהנאה</w:t>
      </w:r>
      <w:r>
        <w:rPr>
          <w:rFonts w:hint="cs"/>
          <w:rtl/>
        </w:rPr>
        <w:t xml:space="preserve"> </w:t>
      </w:r>
      <w:r>
        <w:rPr>
          <w:rStyle w:val="2fb"/>
          <w:rFonts w:hint="cs"/>
          <w:rtl/>
          <w:rPrChange w:id="13639" w:author="מנוע אמוראים" w:date="2026-10-05T16:40:54Z">
            <w:rPr>
              <w:rFonts w:hint="cs"/>
              <w:rtl/>
            </w:rPr>
          </w:rPrChange>
        </w:rPr>
        <w:t xml:space="preserve">כר</w:t>
      </w:r>
      <w:r>
        <w:rPr>
          <w:rStyle w:val="2fb"/>
          <w:rtl/>
          <w:rPrChange w:id="13640" w:author="מנוע אמוראים" w:date="2026-10-05T16:40:54Z">
            <w:rPr>
              <w:rtl/>
            </w:rPr>
          </w:rPrChange>
        </w:rPr>
        <w:t xml:space="preserve">"</w:t>
      </w:r>
      <w:r>
        <w:rPr>
          <w:rStyle w:val="2fb"/>
          <w:rFonts w:hint="cs"/>
          <w:rtl/>
          <w:rPrChange w:id="13641" w:author="מנוע אמוראים" w:date="2026-10-05T16:40:54Z">
            <w:rPr>
              <w:rFonts w:hint="cs"/>
              <w:rtl/>
            </w:rPr>
          </w:rPrChange>
        </w:rPr>
        <w:t xml:space="preserve">א</w:t>
      </w:r>
      <w:r>
        <w:rPr>
          <w:rFonts w:hint="cs"/>
          <w:rtl/>
        </w:rPr>
        <w:t xml:space="preserve"> </w:t>
      </w:r>
      <w:r>
        <w:rPr>
          <w:rStyle w:val="2fb"/>
          <w:rFonts w:hint="cs"/>
          <w:rtl/>
          <w:rPrChange w:id="13642" w:author="מנוע אמוראים" w:date="2026-10-05T16:40:54Z">
            <w:rPr>
              <w:rFonts w:hint="cs"/>
              <w:rtl/>
            </w:rPr>
          </w:rPrChange>
        </w:rPr>
        <w:t xml:space="preserve">מר</w:t>
      </w:r>
      <w:r>
        <w:rPr>
          <w:rStyle w:val="2fb"/>
          <w:rtl/>
          <w:rPrChange w:id="13643" w:author="מנוע אמוראים" w:date="2026-10-05T16:40:54Z">
            <w:rPr>
              <w:rtl/>
            </w:rPr>
          </w:rPrChange>
        </w:rPr>
        <w:t xml:space="preserve">"</w:t>
      </w:r>
      <w:r>
        <w:rPr>
          <w:rStyle w:val="2fb"/>
          <w:rFonts w:hint="cs"/>
          <w:rtl/>
          <w:rPrChange w:id="13644" w:author="מנוע אמוראים" w:date="2026-10-05T16:40:54Z">
            <w:rPr>
              <w:rFonts w:hint="cs"/>
              <w:rtl/>
            </w:rPr>
          </w:rPrChange>
        </w:rPr>
        <w:t xml:space="preserve">א</w:t>
      </w:r>
      <w:r w:rsidRPr="00C63571">
        <w:rPr>
          <w:rtl/>
        </w:rPr>
        <w:t>: כל מקום שנאמר לא יאכל לא תאכל לא תאכלו - אחד איסור אכילה ואחד איסור הנאה במשמע, עד שיפרוט לך הכתוב כדרך שפרט לך בנבלה - לגר בנתינה ול</w:t>
      </w:r>
      <w:r>
        <w:rPr>
          <w:rtl/>
        </w:rPr>
        <w:t>עכו"ם</w:t>
      </w:r>
      <w:r w:rsidRPr="00C63571">
        <w:rPr>
          <w:rtl/>
        </w:rPr>
        <w:t xml:space="preserve"> במכירה.</w:t>
      </w:r>
    </w:p>
    <w:p w14:paraId="5DF48DDF" w14:textId="77777777" w:rsidR="0046556D" w:rsidRDefault="00BD6C4F" w:rsidP="00BD6C4F">
      <w:pPr>
        <w:rPr>
          <w:rtl/>
        </w:rPr>
      </w:pPr>
      <w:r w:rsidRPr="00C63571">
        <w:rPr>
          <w:rtl/>
        </w:rPr>
        <w:t>דתניא:</w:t>
      </w:r>
      <w:r w:rsidRPr="00A71A5E">
        <w:rPr>
          <w:rStyle w:val="afffff0"/>
          <w:rtl/>
        </w:rPr>
        <w:t xml:space="preserve"> </w:t>
      </w:r>
      <w:r w:rsidRPr="00A71A5E">
        <w:rPr>
          <w:rStyle w:val="afffff0"/>
          <w:rFonts w:hint="cs"/>
          <w:rtl/>
        </w:rPr>
        <w:t>'</w:t>
      </w:r>
      <w:r w:rsidRPr="00A71A5E">
        <w:rPr>
          <w:rStyle w:val="afffff0"/>
          <w:rtl/>
        </w:rPr>
        <w:t>לא תאכלו כל נבלה לגר אשר בשעריך תתננה ואכלה או מכור לנכרי</w:t>
      </w:r>
      <w:r w:rsidRPr="00A71A5E">
        <w:rPr>
          <w:rStyle w:val="afffff0"/>
          <w:rFonts w:hint="cs"/>
          <w:rtl/>
        </w:rPr>
        <w:t>'</w:t>
      </w:r>
      <w:r w:rsidRPr="00A71A5E">
        <w:rPr>
          <w:rStyle w:val="afffff0"/>
          <w:rtl/>
        </w:rPr>
        <w:t>,</w:t>
      </w:r>
      <w:r w:rsidRPr="00C63571">
        <w:rPr>
          <w:rtl/>
        </w:rPr>
        <w:t xml:space="preserve"> אין לי אלא - לגר בנתינה, ול</w:t>
      </w:r>
      <w:r>
        <w:rPr>
          <w:rtl/>
        </w:rPr>
        <w:t>עכו"ם</w:t>
      </w:r>
      <w:r w:rsidRPr="00C63571">
        <w:rPr>
          <w:rtl/>
        </w:rPr>
        <w:t xml:space="preserve"> - במכירה, לגר במכירה מנין? ת"ל:</w:t>
      </w:r>
      <w:r w:rsidRPr="00A71A5E">
        <w:rPr>
          <w:rStyle w:val="afffff0"/>
          <w:rtl/>
        </w:rPr>
        <w:t xml:space="preserve"> 'לגר</w:t>
      </w:r>
      <w:r w:rsidRPr="00A71A5E">
        <w:rPr>
          <w:rStyle w:val="afffff0"/>
          <w:rFonts w:hint="cs"/>
          <w:rtl/>
        </w:rPr>
        <w:t xml:space="preserve"> </w:t>
      </w:r>
      <w:r w:rsidRPr="00A71A5E">
        <w:rPr>
          <w:rStyle w:val="afffff0"/>
          <w:rtl/>
        </w:rPr>
        <w:t>תתננה</w:t>
      </w:r>
      <w:r w:rsidRPr="00A71A5E">
        <w:rPr>
          <w:rStyle w:val="afffff0"/>
          <w:rFonts w:hint="cs"/>
          <w:rtl/>
        </w:rPr>
        <w:t xml:space="preserve"> </w:t>
      </w:r>
      <w:r w:rsidRPr="00A71A5E">
        <w:rPr>
          <w:rStyle w:val="afffff0"/>
          <w:rtl/>
        </w:rPr>
        <w:t>או מכור</w:t>
      </w:r>
      <w:r w:rsidRPr="00A71A5E">
        <w:rPr>
          <w:rStyle w:val="afffff0"/>
          <w:rFonts w:hint="cs"/>
          <w:rtl/>
        </w:rPr>
        <w:t>'</w:t>
      </w:r>
      <w:r w:rsidRPr="00A71A5E">
        <w:rPr>
          <w:rStyle w:val="afffff0"/>
          <w:rtl/>
        </w:rPr>
        <w:t>,</w:t>
      </w:r>
      <w:r w:rsidRPr="00C63571">
        <w:rPr>
          <w:rtl/>
        </w:rPr>
        <w:t xml:space="preserve"> </w:t>
      </w:r>
    </w:p>
    <w:p w14:paraId="09F38F50" w14:textId="6AAF13C2" w:rsidR="0046556D" w:rsidRDefault="00BD6C4F" w:rsidP="00BD6C4F">
      <w:pPr>
        <w:rPr>
          <w:rtl/>
        </w:rPr>
      </w:pPr>
      <w:r w:rsidRPr="00C63571">
        <w:rPr>
          <w:rtl/>
        </w:rPr>
        <w:t>ל</w:t>
      </w:r>
      <w:r>
        <w:rPr>
          <w:rtl/>
        </w:rPr>
        <w:t xml:space="preserve">עכו"ם בנתינה </w:t>
      </w:r>
      <w:r w:rsidRPr="00C63571">
        <w:rPr>
          <w:rtl/>
        </w:rPr>
        <w:t>ת"ל:</w:t>
      </w:r>
      <w:r w:rsidRPr="00A71A5E">
        <w:rPr>
          <w:rStyle w:val="afffff0"/>
          <w:rtl/>
        </w:rPr>
        <w:t xml:space="preserve"> 'תתננה</w:t>
      </w:r>
      <w:r w:rsidRPr="00A71A5E">
        <w:rPr>
          <w:rStyle w:val="afffff0"/>
          <w:rFonts w:hint="cs"/>
          <w:rtl/>
        </w:rPr>
        <w:t xml:space="preserve"> </w:t>
      </w:r>
      <w:r w:rsidRPr="00A71A5E">
        <w:rPr>
          <w:rStyle w:val="afffff0"/>
          <w:rtl/>
        </w:rPr>
        <w:t>או מכור לנכרי</w:t>
      </w:r>
      <w:r w:rsidRPr="00A71A5E">
        <w:rPr>
          <w:rStyle w:val="afffff0"/>
          <w:rFonts w:hint="cs"/>
          <w:rtl/>
        </w:rPr>
        <w:t>'</w:t>
      </w:r>
      <w:r w:rsidRPr="00A71A5E">
        <w:rPr>
          <w:rStyle w:val="afffff0"/>
          <w:rtl/>
        </w:rPr>
        <w:t>,</w:t>
      </w:r>
      <w:r w:rsidRPr="00C63571">
        <w:rPr>
          <w:rtl/>
        </w:rPr>
        <w:t xml:space="preserve"> נמצא</w:t>
      </w:r>
      <w:r>
        <w:rPr>
          <w:rFonts w:hint="cs"/>
          <w:rtl/>
        </w:rPr>
        <w:t xml:space="preserve"> </w:t>
      </w:r>
      <w:r>
        <w:rPr>
          <w:rStyle w:val="2fb"/>
          <w:rFonts w:hint="cs"/>
          <w:rtl/>
          <w:rPrChange w:id="13645" w:author="מנוע אמוראים" w:date="2026-10-05T16:40:54Z">
            <w:rPr>
              <w:rFonts w:hint="cs"/>
              <w:rtl/>
            </w:rPr>
          </w:rPrChange>
        </w:rPr>
        <w:t xml:space="preserve">לר</w:t>
      </w:r>
      <w:r>
        <w:rPr>
          <w:rStyle w:val="2fb"/>
          <w:rtl/>
          <w:rPrChange w:id="13646" w:author="מנוע אמוראים" w:date="2026-10-05T16:40:54Z">
            <w:rPr>
              <w:rtl/>
            </w:rPr>
          </w:rPrChange>
        </w:rPr>
        <w:t xml:space="preserve">"</w:t>
      </w:r>
      <w:r>
        <w:rPr>
          <w:rStyle w:val="2fb"/>
          <w:rFonts w:hint="cs"/>
          <w:rtl/>
          <w:rPrChange w:id="13647" w:author="מנוע אמוראים" w:date="2026-10-05T16:40:54Z">
            <w:rPr>
              <w:rFonts w:hint="cs"/>
              <w:rtl/>
            </w:rPr>
          </w:rPrChange>
        </w:rPr>
        <w:t xml:space="preserve">מ</w:t>
      </w:r>
      <w:r w:rsidRPr="00C63571">
        <w:rPr>
          <w:rtl/>
        </w:rPr>
        <w:t xml:space="preserve">: אחד גר ואחד </w:t>
      </w:r>
      <w:r>
        <w:rPr>
          <w:rtl/>
        </w:rPr>
        <w:t>עכו"ם</w:t>
      </w:r>
      <w:r w:rsidRPr="00C63571">
        <w:rPr>
          <w:rtl/>
        </w:rPr>
        <w:t xml:space="preserve"> בין במכירה בין בנתינה</w:t>
      </w:r>
    </w:p>
    <w:p w14:paraId="5FCDA7BC" w14:textId="5995F2B6" w:rsidR="0046556D" w:rsidRDefault="00BD6C4F" w:rsidP="00BD6C4F">
      <w:pPr>
        <w:rPr>
          <w:rtl/>
        </w:rPr>
      </w:pPr>
      <w:r w:rsidRPr="00C63571">
        <w:rPr>
          <w:rtl/>
        </w:rPr>
        <w:t>רבי יהודה: דברים ככתבן, לגר - בנתינה, ול</w:t>
      </w:r>
      <w:r>
        <w:rPr>
          <w:rtl/>
        </w:rPr>
        <w:t>עכו"ם</w:t>
      </w:r>
      <w:r w:rsidRPr="00C63571">
        <w:rPr>
          <w:rtl/>
        </w:rPr>
        <w:t xml:space="preserve"> - במכירה.</w:t>
      </w:r>
    </w:p>
    <w:p w14:paraId="6FA8AF8F" w14:textId="77777777" w:rsidR="0046556D" w:rsidRDefault="00BD6C4F" w:rsidP="00BD6C4F">
      <w:pPr>
        <w:rPr>
          <w:rtl/>
        </w:rPr>
      </w:pPr>
      <w:r>
        <w:rPr>
          <w:rtl/>
        </w:rPr>
        <w:t xml:space="preserve">מ"ט </w:t>
      </w:r>
      <w:r>
        <w:rPr>
          <w:rStyle w:val="2fb"/>
          <w:rtl/>
          <w:rPrChange w:id="13648" w:author="מנוע אמוראים" w:date="2026-10-05T16:40:54Z">
            <w:rPr>
              <w:rtl/>
            </w:rPr>
          </w:rPrChange>
        </w:rPr>
        <w:t xml:space="preserve">דר</w:t>
      </w:r>
      <w:r>
        <w:rPr>
          <w:rStyle w:val="2fb"/>
          <w:rtl/>
          <w:rPrChange w:id="13649" w:author="מנוע אמוראים" w:date="2026-10-05T16:40:54Z">
            <w:rPr>
              <w:rtl/>
            </w:rPr>
          </w:rPrChange>
        </w:rPr>
        <w:t xml:space="preserve">"</w:t>
      </w:r>
      <w:r>
        <w:rPr>
          <w:rStyle w:val="2fb"/>
          <w:rFonts w:hint="cs"/>
          <w:rtl/>
          <w:rPrChange w:id="13650" w:author="מנוע אמוראים" w:date="2026-10-05T16:40:54Z">
            <w:rPr>
              <w:rFonts w:hint="cs"/>
              <w:rtl/>
            </w:rPr>
          </w:rPrChange>
        </w:rPr>
        <w:t xml:space="preserve">י</w:t>
      </w:r>
      <w:r>
        <w:rPr>
          <w:rFonts w:hint="cs"/>
          <w:rtl/>
        </w:rPr>
        <w:t xml:space="preserve">: </w:t>
      </w:r>
      <w:r>
        <w:rPr>
          <w:rtl/>
        </w:rPr>
        <w:t xml:space="preserve">אי ס"ד כדקאמר </w:t>
      </w:r>
      <w:r>
        <w:rPr>
          <w:rStyle w:val="2fb"/>
          <w:rtl/>
          <w:rPrChange w:id="13651" w:author="מנוע אמוראים" w:date="2026-10-05T16:40:54Z">
            <w:rPr>
              <w:rtl/>
            </w:rPr>
          </w:rPrChange>
        </w:rPr>
        <w:t xml:space="preserve">ר"מ</w:t>
      </w:r>
      <w:r>
        <w:rPr>
          <w:rtl/>
        </w:rPr>
        <w:t xml:space="preserve">, לכתוב רחמנא</w:t>
      </w:r>
      <w:r w:rsidRPr="00A71A5E">
        <w:rPr>
          <w:rStyle w:val="afffff0"/>
          <w:rtl/>
        </w:rPr>
        <w:t xml:space="preserve"> </w:t>
      </w:r>
      <w:r w:rsidRPr="00A71A5E">
        <w:rPr>
          <w:rStyle w:val="afffff0"/>
          <w:rFonts w:hint="cs"/>
          <w:rtl/>
        </w:rPr>
        <w:t>'</w:t>
      </w:r>
      <w:r w:rsidRPr="00A71A5E">
        <w:rPr>
          <w:rStyle w:val="afffff0"/>
          <w:rtl/>
        </w:rPr>
        <w:t>לא תאכלו כל נבלה לגר אשר בשעריך תתננה ואכלה ומכור</w:t>
      </w:r>
      <w:r w:rsidRPr="00A71A5E">
        <w:rPr>
          <w:rStyle w:val="afffff0"/>
          <w:rFonts w:hint="cs"/>
          <w:rtl/>
        </w:rPr>
        <w:t>'</w:t>
      </w:r>
      <w:r w:rsidRPr="00A71A5E">
        <w:rPr>
          <w:rStyle w:val="afffff0"/>
          <w:rtl/>
        </w:rPr>
        <w:t>,</w:t>
      </w:r>
      <w:r w:rsidRPr="00C63571">
        <w:rPr>
          <w:rtl/>
        </w:rPr>
        <w:t xml:space="preserve"> </w:t>
      </w:r>
    </w:p>
    <w:p w14:paraId="3564001A" w14:textId="688D05E8" w:rsidR="0046556D" w:rsidRDefault="00BD6C4F" w:rsidP="00BD6C4F">
      <w:pPr>
        <w:rPr>
          <w:rtl/>
        </w:rPr>
      </w:pPr>
      <w:r>
        <w:rPr>
          <w:rFonts w:hint="cs"/>
          <w:rtl/>
        </w:rPr>
        <w:t>'</w:t>
      </w:r>
      <w:r w:rsidRPr="00C63571">
        <w:rPr>
          <w:rtl/>
        </w:rPr>
        <w:t>או</w:t>
      </w:r>
      <w:r>
        <w:rPr>
          <w:rFonts w:hint="cs"/>
          <w:rtl/>
        </w:rPr>
        <w:t>'</w:t>
      </w:r>
      <w:r w:rsidRPr="00C63571">
        <w:rPr>
          <w:rtl/>
        </w:rPr>
        <w:t xml:space="preserve"> ל</w:t>
      </w:r>
      <w:r>
        <w:rPr>
          <w:rtl/>
        </w:rPr>
        <w:t>מ"ל</w:t>
      </w:r>
      <w:r w:rsidRPr="00C63571">
        <w:rPr>
          <w:rtl/>
        </w:rPr>
        <w:t>? ש"מ: לדברים ככתבן הוא דאתא, לגר - בנתינה, ול</w:t>
      </w:r>
      <w:r>
        <w:rPr>
          <w:rtl/>
        </w:rPr>
        <w:t>עכו"ם</w:t>
      </w:r>
      <w:r w:rsidRPr="00C63571">
        <w:rPr>
          <w:rtl/>
        </w:rPr>
        <w:t xml:space="preserve"> במכירה;</w:t>
      </w:r>
    </w:p>
    <w:p w14:paraId="5864C8B9" w14:textId="77777777" w:rsidR="0046556D" w:rsidRDefault="00BD6C4F" w:rsidP="00BD6C4F">
      <w:pPr>
        <w:rPr>
          <w:rtl/>
        </w:rPr>
      </w:pPr>
      <w:r>
        <w:rPr>
          <w:rStyle w:val="2fb"/>
          <w:rtl/>
          <w:rPrChange w:id="13652" w:author="מנוע אמוראים" w:date="2026-10-05T16:40:54Z">
            <w:rPr>
              <w:rtl/>
            </w:rPr>
          </w:rPrChange>
        </w:rPr>
        <w:t xml:space="preserve">ור"מ</w:t>
      </w:r>
      <w:r>
        <w:rPr>
          <w:rtl/>
        </w:rPr>
        <w:t xml:space="preserve"> אמר לך: האי</w:t>
      </w:r>
      <w:r w:rsidRPr="00A71A5E">
        <w:rPr>
          <w:rStyle w:val="afffff0"/>
          <w:rtl/>
        </w:rPr>
        <w:t xml:space="preserve"> </w:t>
      </w:r>
      <w:r w:rsidRPr="00A71A5E">
        <w:rPr>
          <w:rStyle w:val="afffff0"/>
          <w:rFonts w:hint="cs"/>
          <w:rtl/>
        </w:rPr>
        <w:t>'</w:t>
      </w:r>
      <w:r w:rsidRPr="00A71A5E">
        <w:rPr>
          <w:rStyle w:val="afffff0"/>
          <w:rtl/>
        </w:rPr>
        <w:t>או</w:t>
      </w:r>
      <w:r w:rsidRPr="00A71A5E">
        <w:rPr>
          <w:rStyle w:val="afffff0"/>
          <w:rFonts w:hint="cs"/>
          <w:rtl/>
        </w:rPr>
        <w:t>'</w:t>
      </w:r>
      <w:r w:rsidRPr="00A71A5E">
        <w:rPr>
          <w:rStyle w:val="afffff0"/>
          <w:rtl/>
        </w:rPr>
        <w:t xml:space="preserve"> </w:t>
      </w:r>
      <w:r w:rsidRPr="00C63571">
        <w:rPr>
          <w:rtl/>
        </w:rPr>
        <w:t>- להקדים נתינה דגר למכירה ד</w:t>
      </w:r>
      <w:r>
        <w:rPr>
          <w:rtl/>
        </w:rPr>
        <w:t>עכו"ם</w:t>
      </w:r>
      <w:r w:rsidRPr="00C63571">
        <w:rPr>
          <w:rtl/>
        </w:rPr>
        <w:t>;</w:t>
      </w:r>
    </w:p>
    <w:p w14:paraId="2D7554E6" w14:textId="77777777" w:rsidR="0046556D" w:rsidRDefault="00BD6C4F" w:rsidP="00BD6C4F">
      <w:pPr>
        <w:rPr>
          <w:rtl/>
        </w:rPr>
      </w:pPr>
      <w:r>
        <w:rPr>
          <w:rStyle w:val="2fb"/>
          <w:rtl/>
          <w:rPrChange w:id="13653" w:author="מנוע אמוראים" w:date="2026-10-05T16:40:54Z">
            <w:rPr>
              <w:rtl/>
            </w:rPr>
          </w:rPrChange>
        </w:rPr>
        <w:t xml:space="preserve">ור</w:t>
      </w:r>
      <w:r>
        <w:rPr>
          <w:rStyle w:val="2fb"/>
          <w:rtl/>
          <w:rPrChange w:id="13654" w:author="מנוע אמוראים" w:date="2026-10-05T16:40:54Z">
            <w:rPr>
              <w:rtl/>
            </w:rPr>
          </w:rPrChange>
        </w:rPr>
        <w:t xml:space="preserve">"</w:t>
      </w:r>
      <w:r>
        <w:rPr>
          <w:rStyle w:val="2fb"/>
          <w:rFonts w:hint="cs"/>
          <w:rtl/>
          <w:rPrChange w:id="13655" w:author="מנוע אמוראים" w:date="2026-10-05T16:40:54Z">
            <w:rPr>
              <w:rFonts w:hint="cs"/>
              <w:rtl/>
            </w:rPr>
          </w:rPrChange>
        </w:rPr>
        <w:t xml:space="preserve">י</w:t>
      </w:r>
      <w:r>
        <w:rPr>
          <w:rFonts w:hint="cs"/>
          <w:rtl/>
        </w:rPr>
        <w:t xml:space="preserve"> </w:t>
      </w:r>
      <w:r w:rsidRPr="00C63571">
        <w:rPr>
          <w:rtl/>
        </w:rPr>
        <w:t>- להקדים נתינה דגר למכירה ד</w:t>
      </w:r>
      <w:r>
        <w:rPr>
          <w:rtl/>
        </w:rPr>
        <w:t>עכו"ם</w:t>
      </w:r>
      <w:r w:rsidRPr="00C63571">
        <w:rPr>
          <w:rtl/>
        </w:rPr>
        <w:t xml:space="preserve"> לא צריך קרא, </w:t>
      </w:r>
    </w:p>
    <w:p w14:paraId="0946C06B" w14:textId="052894AA" w:rsidR="0046556D" w:rsidRDefault="00BD6C4F" w:rsidP="00BD6C4F">
      <w:pPr>
        <w:rPr>
          <w:rtl/>
        </w:rPr>
      </w:pPr>
      <w:r>
        <w:rPr>
          <w:rFonts w:hint="cs"/>
          <w:rtl/>
        </w:rPr>
        <w:t>ד</w:t>
      </w:r>
      <w:r w:rsidRPr="00C63571">
        <w:rPr>
          <w:rtl/>
        </w:rPr>
        <w:t>סברא הוא: זה אתה מצווה להחיותו, וזה אי אתה מצווה להחיותו.</w:t>
      </w:r>
    </w:p>
    <w:p w14:paraId="7A507992" w14:textId="77777777" w:rsidR="0046556D" w:rsidRDefault="0046556D" w:rsidP="00BD6C4F">
      <w:pPr>
        <w:rPr>
          <w:rtl/>
        </w:rPr>
      </w:pPr>
    </w:p>
    <w:p w14:paraId="7C54D8C9" w14:textId="77777777" w:rsidR="0046556D" w:rsidRDefault="00BD6C4F" w:rsidP="00BD6C4F">
      <w:pPr>
        <w:rPr>
          <w:rtl/>
        </w:rPr>
      </w:pPr>
      <w:r w:rsidRPr="00C63571">
        <w:rPr>
          <w:rtl/>
        </w:rPr>
        <w:lastRenderedPageBreak/>
        <w:t>(סימן: שבת חורש וכלאי זרעים אותו ואת בנו ושילוח הקן).</w:t>
      </w:r>
    </w:p>
    <w:p w14:paraId="5E0D95DF" w14:textId="77777777" w:rsidR="00BD6C4F" w:rsidRDefault="00BD6C4F" w:rsidP="00F07436">
      <w:pPr>
        <w:pStyle w:val="afff3"/>
        <w:framePr w:wrap="around"/>
        <w:rPr>
          <w:rtl/>
        </w:rPr>
      </w:pPr>
      <w:r>
        <w:rPr>
          <w:rFonts w:hint="cs"/>
          <w:rtl/>
        </w:rPr>
        <w:t>קטו.</w:t>
      </w:r>
    </w:p>
    <w:p w14:paraId="4A3B79C8" w14:textId="77777777" w:rsidR="0046556D" w:rsidRDefault="00BD6C4F" w:rsidP="00BD6C4F">
      <w:pPr>
        <w:rPr>
          <w:rtl/>
        </w:rPr>
      </w:pPr>
      <w:r w:rsidRPr="00C63571">
        <w:rPr>
          <w:rtl/>
        </w:rPr>
        <w:t>אלא מעתה מעשה שבת ליתסרו, דהא תיעבתי לך הוא!</w:t>
      </w:r>
    </w:p>
    <w:p w14:paraId="66BBCB77" w14:textId="77777777" w:rsidR="0046556D" w:rsidRDefault="000828F8" w:rsidP="00C62948">
      <w:pPr>
        <w:pStyle w:val="affffb"/>
        <w:rPr>
          <w:rtl/>
        </w:rPr>
      </w:pPr>
      <w:r>
        <w:rPr>
          <w:rtl/>
        </w:rPr>
        <w:t>-</w:t>
      </w:r>
      <w:r w:rsidRPr="00A71A5E">
        <w:rPr>
          <w:rStyle w:val="afffff0"/>
          <w:rtl/>
        </w:rPr>
        <w:t xml:space="preserve"> </w:t>
      </w:r>
      <w:r w:rsidR="00BD6C4F" w:rsidRPr="00A71A5E">
        <w:rPr>
          <w:rStyle w:val="afffff0"/>
          <w:rFonts w:hint="cs"/>
          <w:rtl/>
        </w:rPr>
        <w:t>'</w:t>
      </w:r>
      <w:r w:rsidR="00BD6C4F" w:rsidRPr="00A71A5E">
        <w:rPr>
          <w:rStyle w:val="afffff0"/>
          <w:rtl/>
        </w:rPr>
        <w:t>כי קדש היא לכם</w:t>
      </w:r>
      <w:r w:rsidR="00BD6C4F" w:rsidRPr="00A71A5E">
        <w:rPr>
          <w:rStyle w:val="afffff0"/>
          <w:rFonts w:hint="cs"/>
          <w:rtl/>
        </w:rPr>
        <w:t>'</w:t>
      </w:r>
      <w:r w:rsidR="00BD6C4F" w:rsidRPr="00A71A5E">
        <w:rPr>
          <w:rStyle w:val="afffff0"/>
          <w:rtl/>
        </w:rPr>
        <w:t xml:space="preserve"> </w:t>
      </w:r>
      <w:r w:rsidR="00BD6C4F" w:rsidRPr="00C63571">
        <w:rPr>
          <w:rtl/>
        </w:rPr>
        <w:t>- היא קדש ואין מעשיה קדש.</w:t>
      </w:r>
    </w:p>
    <w:p w14:paraId="4D797DF4"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חורש בשור ובחמור, וחוסם פי פרה ודש בה - ליתסרו, דהא תיעבתי לך הוא!</w:t>
      </w:r>
    </w:p>
    <w:p w14:paraId="48E1DECB"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השתא, ומה שבת דחמירא - מעשיה מותרים, הני </w:t>
      </w:r>
      <w:r>
        <w:rPr>
          <w:rFonts w:hint="cs"/>
          <w:rtl/>
        </w:rPr>
        <w:t>כ</w:t>
      </w:r>
      <w:r w:rsidR="00BF1CF6">
        <w:rPr>
          <w:rtl/>
        </w:rPr>
        <w:t>"</w:t>
      </w:r>
      <w:r>
        <w:rPr>
          <w:rFonts w:hint="cs"/>
          <w:rtl/>
        </w:rPr>
        <w:t>ש</w:t>
      </w:r>
      <w:r w:rsidRPr="00C63571">
        <w:rPr>
          <w:rtl/>
        </w:rPr>
        <w:t xml:space="preserve"> כלאי זרעים ליתסרו, דהא תיעבתי לך הוא!</w:t>
      </w:r>
    </w:p>
    <w:p w14:paraId="1C2CF3D4" w14:textId="77777777" w:rsidR="0046556D" w:rsidRDefault="000828F8" w:rsidP="00C62948">
      <w:pPr>
        <w:pStyle w:val="affffb"/>
        <w:rPr>
          <w:rtl/>
        </w:rPr>
      </w:pPr>
      <w:r>
        <w:rPr>
          <w:rtl/>
        </w:rPr>
        <w:t xml:space="preserve">- </w:t>
      </w:r>
      <w:r w:rsidR="00BD6C4F" w:rsidRPr="00C63571">
        <w:rPr>
          <w:rtl/>
        </w:rPr>
        <w:t>מדגלי רחמנא גבי כלאי הכרם:</w:t>
      </w:r>
      <w:r w:rsidR="00BD6C4F" w:rsidRPr="00A71A5E">
        <w:rPr>
          <w:rStyle w:val="afffff0"/>
          <w:rtl/>
        </w:rPr>
        <w:t xml:space="preserve"> </w:t>
      </w:r>
      <w:r w:rsidR="00BD6C4F" w:rsidRPr="00A71A5E">
        <w:rPr>
          <w:rStyle w:val="afffff0"/>
          <w:rFonts w:hint="cs"/>
          <w:rtl/>
        </w:rPr>
        <w:t>'</w:t>
      </w:r>
      <w:r w:rsidR="00BD6C4F" w:rsidRPr="00A71A5E">
        <w:rPr>
          <w:rStyle w:val="afffff0"/>
          <w:rtl/>
        </w:rPr>
        <w:t>פן תקדש</w:t>
      </w:r>
      <w:r w:rsidR="00BD6C4F" w:rsidRPr="00A71A5E">
        <w:rPr>
          <w:rStyle w:val="afffff0"/>
          <w:rFonts w:hint="cs"/>
          <w:rtl/>
        </w:rPr>
        <w:t>'</w:t>
      </w:r>
      <w:r w:rsidR="00BD6C4F" w:rsidRPr="00A71A5E">
        <w:rPr>
          <w:rStyle w:val="afffff0"/>
          <w:rtl/>
        </w:rPr>
        <w:t xml:space="preserve"> </w:t>
      </w:r>
      <w:r w:rsidR="00BD6C4F" w:rsidRPr="00C63571">
        <w:rPr>
          <w:rtl/>
        </w:rPr>
        <w:t>- פן תוקד אש, מכלל דכלאי זרעים שרו;</w:t>
      </w:r>
    </w:p>
    <w:p w14:paraId="0392DCF1"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ואימא: כלאי כרם - אסורין בין באכילה בין בהנאה, כלאי זרעים - באכילה אסירי, בהנאה שרו!</w:t>
      </w:r>
    </w:p>
    <w:p w14:paraId="3432C39F" w14:textId="77777777" w:rsidR="0046556D" w:rsidRDefault="000828F8" w:rsidP="00C62948">
      <w:pPr>
        <w:pStyle w:val="affffb"/>
        <w:rPr>
          <w:rtl/>
        </w:rPr>
      </w:pPr>
      <w:r>
        <w:rPr>
          <w:rtl/>
        </w:rPr>
        <w:t xml:space="preserve">- </w:t>
      </w:r>
      <w:r w:rsidR="00BD6C4F">
        <w:rPr>
          <w:rtl/>
        </w:rPr>
        <w:t xml:space="preserve">איתקוש לכלאי בהמה </w:t>
      </w:r>
      <w:r w:rsidR="00BD6C4F" w:rsidRPr="0046594B">
        <w:rPr>
          <w:rStyle w:val="afffff0"/>
          <w:rtl/>
        </w:rPr>
        <w:t>ד</w:t>
      </w:r>
      <w:r w:rsidR="00BD6C4F" w:rsidRPr="0046594B">
        <w:rPr>
          <w:rStyle w:val="afffff0"/>
          <w:rFonts w:hint="cs"/>
          <w:rtl/>
        </w:rPr>
        <w:t>'</w:t>
      </w:r>
      <w:r w:rsidR="00BD6C4F" w:rsidRPr="0046594B">
        <w:rPr>
          <w:rStyle w:val="afffff0"/>
          <w:rtl/>
        </w:rPr>
        <w:t>בהמתך לא תרביע כלאים שדך לא תזרע כלאים</w:t>
      </w:r>
      <w:r w:rsidR="00BD6C4F" w:rsidRPr="0046594B">
        <w:rPr>
          <w:rStyle w:val="afffff0"/>
          <w:rFonts w:hint="cs"/>
          <w:rtl/>
        </w:rPr>
        <w:t>'</w:t>
      </w:r>
      <w:r w:rsidR="00BD6C4F" w:rsidRPr="0046594B">
        <w:rPr>
          <w:rStyle w:val="afffff0"/>
          <w:rtl/>
        </w:rPr>
        <w:t>,</w:t>
      </w:r>
      <w:r w:rsidR="00BD6C4F" w:rsidRPr="00C63571">
        <w:rPr>
          <w:rtl/>
        </w:rPr>
        <w:t xml:space="preserve"> </w:t>
      </w:r>
    </w:p>
    <w:p w14:paraId="1A877BD6" w14:textId="00DBE925" w:rsidR="0046556D" w:rsidRDefault="00BD6C4F" w:rsidP="00BD6C4F">
      <w:pPr>
        <w:rPr>
          <w:rtl/>
        </w:rPr>
      </w:pPr>
      <w:r w:rsidRPr="00C63571">
        <w:rPr>
          <w:rtl/>
        </w:rPr>
        <w:t>מה בהמתך - היוצא ממנה מותרת, אף שדך - היוצא ממנו מותר;</w:t>
      </w:r>
    </w:p>
    <w:p w14:paraId="5AA688BF" w14:textId="0F8BEA70" w:rsidR="0046556D" w:rsidRDefault="00BD6C4F" w:rsidP="00BD6C4F">
      <w:pPr>
        <w:rPr>
          <w:rtl/>
        </w:rPr>
      </w:pPr>
      <w:r w:rsidRPr="00C63571">
        <w:rPr>
          <w:rtl/>
        </w:rPr>
        <w:t>וכלאי בהמה גופייהו</w:t>
      </w:r>
      <w:r>
        <w:rPr>
          <w:rFonts w:hint="cs"/>
          <w:rtl/>
        </w:rPr>
        <w:t>,</w:t>
      </w:r>
      <w:r w:rsidRPr="00C63571">
        <w:rPr>
          <w:rtl/>
        </w:rPr>
        <w:t xml:space="preserve"> מדאסר רחמנא כלאים לגבוה - מכלל דלהדיוט שרי;</w:t>
      </w:r>
    </w:p>
    <w:p w14:paraId="41D8F695" w14:textId="77777777" w:rsidR="0046556D" w:rsidRDefault="00BD6C4F" w:rsidP="00BD6C4F">
      <w:pPr>
        <w:rPr>
          <w:rtl/>
        </w:rPr>
      </w:pPr>
      <w:r w:rsidRPr="00784CE3">
        <w:rPr>
          <w:rFonts w:ascii="BA Franknatan Regular" w:hAnsi="BA Franknatan Regular" w:cs="BA Franknatan Regular"/>
          <w:rtl/>
        </w:rPr>
        <w:t xml:space="preserve">• </w:t>
      </w:r>
      <w:r>
        <w:rPr>
          <w:rFonts w:hint="cs"/>
          <w:rtl/>
        </w:rPr>
        <w:t>'</w:t>
      </w:r>
      <w:r>
        <w:rPr>
          <w:rStyle w:val="afffff0"/>
          <w:rtl/>
          <w:rPrChange w:id="9109" w:author="מנוע פסוקים" w:date="2026-10-05T16:37:55Z">
            <w:rPr>
              <w:rtl/>
            </w:rPr>
          </w:rPrChange>
        </w:rPr>
        <w:t xml:space="preserve">אותו ואת בנו</w:t>
      </w:r>
      <w:r>
        <w:rPr>
          <w:rFonts w:hint="cs"/>
          <w:rtl/>
        </w:rPr>
        <w:t>'</w:t>
      </w:r>
      <w:r w:rsidRPr="00C63571">
        <w:rPr>
          <w:rtl/>
        </w:rPr>
        <w:t xml:space="preserve"> ליתסר!</w:t>
      </w:r>
      <w:r>
        <w:rPr>
          <w:rFonts w:hint="cs"/>
          <w:rtl/>
        </w:rPr>
        <w:t xml:space="preserve"> </w:t>
      </w:r>
      <w:r w:rsidRPr="00C63571">
        <w:rPr>
          <w:rtl/>
        </w:rPr>
        <w:t>מדאסר רחמנא מחוסר זמן לגבוה - מכלל דלהדיוט שרי;</w:t>
      </w:r>
    </w:p>
    <w:p w14:paraId="3B787AE3"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שילוח הקן ליתסר!</w:t>
      </w:r>
      <w:r>
        <w:rPr>
          <w:rFonts w:hint="cs"/>
          <w:rtl/>
        </w:rPr>
        <w:t xml:space="preserve"> - </w:t>
      </w:r>
      <w:r w:rsidRPr="00C63571">
        <w:rPr>
          <w:rtl/>
        </w:rPr>
        <w:t>לא אמרה תורה שלח לתקלה.</w:t>
      </w:r>
    </w:p>
    <w:p w14:paraId="180F1841" w14:textId="77777777" w:rsidR="0046556D" w:rsidRDefault="0046556D" w:rsidP="00BD6C4F">
      <w:pPr>
        <w:rPr>
          <w:rtl/>
        </w:rPr>
      </w:pPr>
    </w:p>
    <w:p w14:paraId="16223B86" w14:textId="77777777" w:rsidR="0046556D" w:rsidRDefault="00BD6C4F" w:rsidP="00BD6C4F">
      <w:pPr>
        <w:rPr>
          <w:rtl/>
        </w:rPr>
      </w:pPr>
      <w:r w:rsidRPr="00784CE3">
        <w:rPr>
          <w:rFonts w:ascii="BA Franknatan Regular" w:hAnsi="BA Franknatan Regular" w:cs="BA Franknatan Regular"/>
          <w:rtl/>
        </w:rPr>
        <w:t xml:space="preserve">• </w:t>
      </w:r>
      <w:r>
        <w:rPr>
          <w:rStyle w:val="2fb"/>
          <w:rFonts w:hint="cs"/>
          <w:rtl/>
          <w:rPrChange w:id="13656" w:author="מנוע אמוראים" w:date="2026-10-05T16:40:54Z">
            <w:rPr>
              <w:rFonts w:hint="cs"/>
              <w:rtl/>
            </w:rPr>
          </w:rPrChange>
        </w:rPr>
        <w:t xml:space="preserve">אר</w:t>
      </w:r>
      <w:r>
        <w:rPr>
          <w:rStyle w:val="2fb"/>
          <w:rtl/>
          <w:rPrChange w:id="13657" w:author="מנוע אמוראים" w:date="2026-10-05T16:40:54Z">
            <w:rPr>
              <w:rtl/>
            </w:rPr>
          </w:rPrChange>
        </w:rPr>
        <w:t xml:space="preserve">"</w:t>
      </w:r>
      <w:r>
        <w:rPr>
          <w:rStyle w:val="2fb"/>
          <w:rFonts w:hint="cs"/>
          <w:rtl/>
          <w:rPrChange w:id="13658" w:author="מנוע אמוראים" w:date="2026-10-05T16:40:54Z">
            <w:rPr>
              <w:rFonts w:hint="cs"/>
              <w:rtl/>
            </w:rPr>
          </w:rPrChange>
        </w:rPr>
        <w:t xml:space="preserve">ל</w:t>
      </w:r>
      <w:r w:rsidRPr="00C63571">
        <w:rPr>
          <w:rtl/>
        </w:rPr>
        <w:t>: מנין לבשר בחלב שאסור - ת"ל:</w:t>
      </w:r>
      <w:r w:rsidRPr="00A71A5E">
        <w:rPr>
          <w:rStyle w:val="afffff0"/>
          <w:rtl/>
        </w:rPr>
        <w:t xml:space="preserve"> 'אל תאכלו ממנו נא ובשל מבושל</w:t>
      </w:r>
      <w:r w:rsidRPr="00A71A5E">
        <w:rPr>
          <w:rStyle w:val="afffff0"/>
          <w:rFonts w:hint="cs"/>
          <w:rtl/>
        </w:rPr>
        <w:t>'</w:t>
      </w:r>
      <w:r w:rsidRPr="00A71A5E">
        <w:rPr>
          <w:rStyle w:val="afffff0"/>
          <w:rtl/>
        </w:rPr>
        <w:t>,</w:t>
      </w:r>
      <w:r w:rsidRPr="00C63571">
        <w:rPr>
          <w:rtl/>
        </w:rPr>
        <w:t xml:space="preserve"> </w:t>
      </w:r>
      <w:r>
        <w:rPr>
          <w:rFonts w:hint="cs"/>
          <w:rtl/>
        </w:rPr>
        <w:t xml:space="preserve">- </w:t>
      </w:r>
      <w:r w:rsidRPr="00C63571">
        <w:rPr>
          <w:rtl/>
        </w:rPr>
        <w:t xml:space="preserve">לומר לך: יש לך בשול אחר שהוא כזה, ואי זה - זה בשר בחלב, </w:t>
      </w:r>
    </w:p>
    <w:p w14:paraId="3A524937" w14:textId="77777777" w:rsidR="00BD6C4F" w:rsidRDefault="00BD6C4F" w:rsidP="00F07436">
      <w:pPr>
        <w:pStyle w:val="afff3"/>
        <w:framePr w:wrap="around"/>
        <w:rPr>
          <w:rtl/>
        </w:rPr>
      </w:pPr>
      <w:r>
        <w:rPr>
          <w:rFonts w:hint="cs"/>
          <w:rtl/>
        </w:rPr>
        <w:t>קטו:</w:t>
      </w:r>
    </w:p>
    <w:p w14:paraId="01CF8C0A" w14:textId="77777777" w:rsidR="0046556D" w:rsidRDefault="00BD6C4F" w:rsidP="00BD6C4F">
      <w:pPr>
        <w:rPr>
          <w:rtl/>
        </w:rPr>
      </w:pPr>
      <w:r w:rsidRPr="00C63571">
        <w:rPr>
          <w:rtl/>
        </w:rPr>
        <w:t xml:space="preserve">א"ל </w:t>
      </w:r>
      <w:r>
        <w:rPr>
          <w:rStyle w:val="2fb"/>
          <w:rtl/>
          <w:rPrChange w:id="13659" w:author="מנוע אמוראים" w:date="2026-10-05T16:40:54Z">
            <w:rPr>
              <w:rtl/>
            </w:rPr>
          </w:rPrChange>
        </w:rPr>
        <w:t xml:space="preserve">רי"ו</w:t>
      </w:r>
      <w:r w:rsidRPr="00C63571">
        <w:rPr>
          <w:rtl/>
        </w:rPr>
        <w:t xml:space="preserve">: כעורה זו ששנה רבי: לא תאכלנו - בבשר בחלב הכתוב מדבר, אתה אומר - בבשר בחלב הכתוב מדבר, או אינו אלא באחד מכל האיסורין שבתורה? </w:t>
      </w:r>
    </w:p>
    <w:p w14:paraId="123C12EF" w14:textId="77777777" w:rsidR="0046556D" w:rsidRDefault="00BD6C4F" w:rsidP="00BD6C4F">
      <w:pPr>
        <w:rPr>
          <w:rtl/>
        </w:rPr>
      </w:pPr>
      <w:r w:rsidRPr="00C63571">
        <w:rPr>
          <w:rtl/>
        </w:rPr>
        <w:t>אמרת: צא ולמד מי"ג מדות שהתורה נדרשת בהן, דבר הלמד מענינו, במה הכתוב מדבר - בשני מינין, אף כאן - בשני מינין? אי מההיא - הוה אמינא: הני מילי - באכילה, אבל בהנאה - לא, קמ"ל.</w:t>
      </w:r>
    </w:p>
    <w:p w14:paraId="25AF1041"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ורבי - בהנאה, </w:t>
      </w:r>
      <w:r>
        <w:rPr>
          <w:rFonts w:hint="cs"/>
          <w:rtl/>
        </w:rPr>
        <w:t>נפקא</w:t>
      </w:r>
      <w:r w:rsidRPr="00A71A5E">
        <w:rPr>
          <w:rStyle w:val="afffff0"/>
          <w:rtl/>
        </w:rPr>
        <w:t xml:space="preserve"> </w:t>
      </w:r>
      <w:r w:rsidRPr="00A71A5E">
        <w:rPr>
          <w:rStyle w:val="afffff0"/>
          <w:rFonts w:hint="cs"/>
          <w:rtl/>
        </w:rPr>
        <w:t>'</w:t>
      </w:r>
      <w:r w:rsidRPr="00A71A5E">
        <w:rPr>
          <w:rStyle w:val="afffff0"/>
          <w:rtl/>
        </w:rPr>
        <w:t xml:space="preserve">כי עם קדוש אתה לה' </w:t>
      </w:r>
      <w:r w:rsidRPr="00C63571">
        <w:rPr>
          <w:rtl/>
        </w:rPr>
        <w:t>ונאמר להלן:</w:t>
      </w:r>
      <w:r w:rsidRPr="00A71A5E">
        <w:rPr>
          <w:rStyle w:val="afffff0"/>
          <w:rtl/>
        </w:rPr>
        <w:t xml:space="preserve"> </w:t>
      </w:r>
      <w:r w:rsidRPr="00A71A5E">
        <w:rPr>
          <w:rStyle w:val="afffff0"/>
          <w:rFonts w:hint="cs"/>
          <w:rtl/>
        </w:rPr>
        <w:t>'</w:t>
      </w:r>
      <w:r w:rsidRPr="00A71A5E">
        <w:rPr>
          <w:rStyle w:val="afffff0"/>
          <w:rtl/>
        </w:rPr>
        <w:t>ולא יהיה קדש בבני ישראל</w:t>
      </w:r>
      <w:r w:rsidRPr="00A71A5E">
        <w:rPr>
          <w:rStyle w:val="afffff0"/>
          <w:rFonts w:hint="cs"/>
          <w:rtl/>
        </w:rPr>
        <w:t>'</w:t>
      </w:r>
      <w:r w:rsidRPr="00A71A5E">
        <w:rPr>
          <w:rStyle w:val="afffff0"/>
          <w:rtl/>
        </w:rPr>
        <w:t xml:space="preserve"> </w:t>
      </w:r>
      <w:r>
        <w:rPr>
          <w:rtl/>
        </w:rPr>
        <w:t>מה להלן</w:t>
      </w:r>
      <w:r>
        <w:rPr>
          <w:rFonts w:hint="cs"/>
          <w:rtl/>
        </w:rPr>
        <w:t xml:space="preserve"> </w:t>
      </w:r>
      <w:r w:rsidRPr="00C63571">
        <w:rPr>
          <w:rtl/>
        </w:rPr>
        <w:t>בהנאה, אף כאן - בהנאה.</w:t>
      </w:r>
    </w:p>
    <w:p w14:paraId="480F4549"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דבי רבי אליעזר תנא: </w:t>
      </w:r>
      <w:r>
        <w:rPr>
          <w:rFonts w:hint="cs"/>
          <w:rtl/>
        </w:rPr>
        <w:t>'</w:t>
      </w:r>
      <w:r>
        <w:rPr>
          <w:rStyle w:val="afffff0"/>
          <w:rtl/>
          <w:rPrChange w:id="9110" w:author="מנוע פסוקים" w:date="2026-10-05T16:37:55Z">
            <w:rPr>
              <w:rtl/>
            </w:rPr>
          </w:rPrChange>
        </w:rPr>
        <w:t xml:space="preserve">לא תאכלו כל נבלה</w:t>
      </w:r>
      <w:r>
        <w:rPr>
          <w:rtl/>
        </w:rPr>
        <w:t xml:space="preserve"> [וגו'] אמרה תורה - כשתמכרנה, לא תבשלנה ותמכרנה.</w:t>
      </w:r>
    </w:p>
    <w:p w14:paraId="0CE1D9CA"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דבי רבי ישמעאל תנא:</w:t>
      </w:r>
      <w:r w:rsidRPr="00A71A5E">
        <w:rPr>
          <w:rStyle w:val="afffff0"/>
          <w:rtl/>
        </w:rPr>
        <w:t xml:space="preserve"> </w:t>
      </w:r>
      <w:r w:rsidRPr="00A71A5E">
        <w:rPr>
          <w:rStyle w:val="afffff0"/>
          <w:rFonts w:hint="cs"/>
          <w:rtl/>
        </w:rPr>
        <w:t>'</w:t>
      </w:r>
      <w:r w:rsidRPr="00A71A5E">
        <w:rPr>
          <w:rStyle w:val="afffff0"/>
          <w:rtl/>
        </w:rPr>
        <w:t>לא תבשל גדי בחלב אמו</w:t>
      </w:r>
      <w:r w:rsidRPr="00A71A5E">
        <w:rPr>
          <w:rStyle w:val="afffff0"/>
          <w:rFonts w:hint="cs"/>
          <w:rtl/>
        </w:rPr>
        <w:t>'</w:t>
      </w:r>
      <w:r w:rsidRPr="00A71A5E">
        <w:rPr>
          <w:rStyle w:val="afffff0"/>
          <w:rtl/>
        </w:rPr>
        <w:t xml:space="preserve"> </w:t>
      </w:r>
      <w:r w:rsidRPr="00C63571">
        <w:rPr>
          <w:rtl/>
        </w:rPr>
        <w:t xml:space="preserve">ג' פעמים, אחד - לאיסור אכילה, </w:t>
      </w:r>
    </w:p>
    <w:p w14:paraId="4F6CCCCF" w14:textId="05AD94CC" w:rsidR="0046556D" w:rsidRDefault="00BD6C4F" w:rsidP="00BD6C4F">
      <w:pPr>
        <w:rPr>
          <w:rtl/>
        </w:rPr>
      </w:pPr>
      <w:r>
        <w:rPr>
          <w:rFonts w:hint="cs"/>
          <w:rtl/>
        </w:rPr>
        <w:t xml:space="preserve">           </w:t>
      </w:r>
      <w:r w:rsidRPr="00C63571">
        <w:rPr>
          <w:rtl/>
        </w:rPr>
        <w:t>ואחד - לאיסור הנאה, ואחד - לאיסור בשול.</w:t>
      </w:r>
    </w:p>
    <w:p w14:paraId="1BFA0468" w14:textId="77777777" w:rsidR="0046556D" w:rsidRDefault="00BD6C4F" w:rsidP="0046594B">
      <w:pPr>
        <w:rPr>
          <w:rtl/>
        </w:rPr>
      </w:pPr>
      <w:r w:rsidRPr="00784CE3">
        <w:rPr>
          <w:rFonts w:ascii="BA Franknatan Regular" w:hAnsi="BA Franknatan Regular" w:cs="BA Franknatan Regular"/>
          <w:rtl/>
        </w:rPr>
        <w:t xml:space="preserve">• </w:t>
      </w:r>
      <w:r>
        <w:rPr>
          <w:rtl/>
        </w:rPr>
        <w:t>תניא, איסי בן יהודה</w:t>
      </w:r>
      <w:r>
        <w:rPr>
          <w:rFonts w:hint="cs"/>
          <w:rtl/>
        </w:rPr>
        <w:t>:</w:t>
      </w:r>
      <w:r w:rsidRPr="00C63571">
        <w:rPr>
          <w:rtl/>
        </w:rPr>
        <w:t xml:space="preserve"> מנין לבשר בחלב שאסור </w:t>
      </w:r>
      <w:r>
        <w:rPr>
          <w:rtl/>
        </w:rPr>
        <w:t>–</w:t>
      </w:r>
      <w:r w:rsidRPr="00C63571">
        <w:rPr>
          <w:rtl/>
        </w:rPr>
        <w:t xml:space="preserve"> </w:t>
      </w:r>
      <w:r w:rsidRPr="0046594B">
        <w:rPr>
          <w:rStyle w:val="afffff0"/>
          <w:rFonts w:hint="cs"/>
          <w:rtl/>
        </w:rPr>
        <w:t>ד'</w:t>
      </w:r>
      <w:r w:rsidRPr="0046594B">
        <w:rPr>
          <w:rStyle w:val="afffff0"/>
          <w:rtl/>
        </w:rPr>
        <w:t>כי עם קדוש אתה</w:t>
      </w:r>
      <w:r w:rsidRPr="0046594B">
        <w:rPr>
          <w:rStyle w:val="afffff0"/>
          <w:rFonts w:hint="cs"/>
          <w:rtl/>
        </w:rPr>
        <w:t>'</w:t>
      </w:r>
      <w:r w:rsidRPr="0046594B">
        <w:rPr>
          <w:rStyle w:val="afffff0"/>
          <w:rtl/>
        </w:rPr>
        <w:t>,</w:t>
      </w:r>
      <w:r w:rsidRPr="00C63571">
        <w:rPr>
          <w:rtl/>
        </w:rPr>
        <w:t xml:space="preserve"> </w:t>
      </w:r>
    </w:p>
    <w:p w14:paraId="6187D023" w14:textId="6F32075F" w:rsidR="0046556D" w:rsidRDefault="0046594B" w:rsidP="00BD6C4F">
      <w:pPr>
        <w:rPr>
          <w:rtl/>
        </w:rPr>
      </w:pPr>
      <w:r>
        <w:rPr>
          <w:rFonts w:hint="cs"/>
          <w:rtl/>
        </w:rPr>
        <w:t>ו</w:t>
      </w:r>
      <w:r w:rsidR="00BD6C4F" w:rsidRPr="00C63571">
        <w:rPr>
          <w:rtl/>
        </w:rPr>
        <w:t>להלן</w:t>
      </w:r>
      <w:r w:rsidR="00BD6C4F" w:rsidRPr="00A71A5E">
        <w:rPr>
          <w:rStyle w:val="afffff0"/>
          <w:rtl/>
        </w:rPr>
        <w:t xml:space="preserve"> </w:t>
      </w:r>
      <w:r w:rsidR="00BD6C4F" w:rsidRPr="00A71A5E">
        <w:rPr>
          <w:rStyle w:val="afffff0"/>
          <w:rFonts w:hint="cs"/>
          <w:rtl/>
        </w:rPr>
        <w:t>'</w:t>
      </w:r>
      <w:r w:rsidR="00BD6C4F" w:rsidRPr="00A71A5E">
        <w:rPr>
          <w:rStyle w:val="afffff0"/>
          <w:rtl/>
        </w:rPr>
        <w:t>ואנשי קדש תהיון לי ובשר בשדה טרפה לא תאכלו</w:t>
      </w:r>
      <w:r w:rsidR="00BD6C4F" w:rsidRPr="00A71A5E">
        <w:rPr>
          <w:rStyle w:val="afffff0"/>
          <w:rFonts w:hint="cs"/>
          <w:rtl/>
        </w:rPr>
        <w:t>'</w:t>
      </w:r>
      <w:r w:rsidR="00BD6C4F" w:rsidRPr="00A71A5E">
        <w:rPr>
          <w:rStyle w:val="afffff0"/>
          <w:rtl/>
        </w:rPr>
        <w:t>,</w:t>
      </w:r>
      <w:r w:rsidR="00BD6C4F" w:rsidRPr="00C63571">
        <w:rPr>
          <w:rtl/>
        </w:rPr>
        <w:t xml:space="preserve"> מה להלן אסור, אף כאן - אסור, </w:t>
      </w:r>
    </w:p>
    <w:p w14:paraId="3248BE0F" w14:textId="6D51C4FA" w:rsidR="0046556D" w:rsidRDefault="00BD6C4F" w:rsidP="00BD6C4F">
      <w:pPr>
        <w:rPr>
          <w:rtl/>
        </w:rPr>
      </w:pPr>
      <w:r w:rsidRPr="00C66560">
        <w:rPr>
          <w:b/>
          <w:bCs/>
          <w:rtl/>
        </w:rPr>
        <w:t>ובהנאה</w:t>
      </w:r>
      <w:r>
        <w:rPr>
          <w:rFonts w:hint="cs"/>
          <w:rtl/>
        </w:rPr>
        <w:t>-</w:t>
      </w:r>
      <w:r w:rsidRPr="00C63571">
        <w:rPr>
          <w:rtl/>
        </w:rPr>
        <w:t xml:space="preserve"> </w:t>
      </w:r>
      <w:r>
        <w:rPr>
          <w:rFonts w:hint="cs"/>
          <w:rtl/>
        </w:rPr>
        <w:t>מ</w:t>
      </w:r>
      <w:r w:rsidRPr="00C63571">
        <w:rPr>
          <w:rtl/>
        </w:rPr>
        <w:t>ק"ו</w:t>
      </w:r>
      <w:r>
        <w:rPr>
          <w:rFonts w:hint="cs"/>
          <w:rtl/>
        </w:rPr>
        <w:t xml:space="preserve"> מ</w:t>
      </w:r>
      <w:r w:rsidRPr="00C63571">
        <w:rPr>
          <w:rtl/>
        </w:rPr>
        <w:t>ערלה שלא נעבדה בה עבירה אסורה בהנאה,</w:t>
      </w:r>
      <w:r>
        <w:rPr>
          <w:rFonts w:hint="cs"/>
          <w:rtl/>
        </w:rPr>
        <w:t xml:space="preserve"> ל</w:t>
      </w:r>
      <w:r w:rsidRPr="00C63571">
        <w:rPr>
          <w:rtl/>
        </w:rPr>
        <w:t xml:space="preserve">בשר בחלב שנעבדה בו עבירה </w:t>
      </w:r>
    </w:p>
    <w:p w14:paraId="2BB01C25" w14:textId="74FE9DFB" w:rsidR="0046556D" w:rsidRDefault="00BD6C4F" w:rsidP="00BD6C4F">
      <w:pPr>
        <w:rPr>
          <w:rtl/>
        </w:rPr>
      </w:pPr>
      <w:r w:rsidRPr="00C63571">
        <w:rPr>
          <w:rtl/>
        </w:rPr>
        <w:t>מה לערלה שלא היתה לה שעת הכושר.</w:t>
      </w:r>
      <w:r>
        <w:rPr>
          <w:rFonts w:hint="cs"/>
          <w:rtl/>
        </w:rPr>
        <w:t xml:space="preserve"> </w:t>
      </w:r>
      <w:r w:rsidRPr="00C63571">
        <w:rPr>
          <w:rtl/>
        </w:rPr>
        <w:t xml:space="preserve">חמץ בפסח יוכיח </w:t>
      </w:r>
      <w:r>
        <w:rPr>
          <w:rtl/>
        </w:rPr>
        <w:t>שהיתה לו שעת הכושר</w:t>
      </w:r>
      <w:r w:rsidRPr="00C63571">
        <w:rPr>
          <w:rtl/>
        </w:rPr>
        <w:t xml:space="preserve"> ואסור בהנאה, </w:t>
      </w:r>
    </w:p>
    <w:p w14:paraId="1E3470FD" w14:textId="66FFAD6D" w:rsidR="0046556D" w:rsidRDefault="00BD6C4F" w:rsidP="00BD6C4F">
      <w:pPr>
        <w:rPr>
          <w:rtl/>
        </w:rPr>
      </w:pPr>
      <w:r w:rsidRPr="00C63571">
        <w:rPr>
          <w:rtl/>
        </w:rPr>
        <w:t>מה לחמץ בפסח - שכן ענוש כרת!</w:t>
      </w:r>
      <w:r>
        <w:rPr>
          <w:rFonts w:hint="cs"/>
          <w:rtl/>
        </w:rPr>
        <w:t xml:space="preserve"> </w:t>
      </w:r>
      <w:r w:rsidRPr="00C63571">
        <w:rPr>
          <w:rtl/>
        </w:rPr>
        <w:t>כלאי הכרם יוכיחו - שאין ענוש כרת - ואסור בהנאה.</w:t>
      </w:r>
    </w:p>
    <w:p w14:paraId="5CDF6091" w14:textId="77777777" w:rsidR="0046556D" w:rsidRDefault="0046556D" w:rsidP="00BD6C4F">
      <w:pPr>
        <w:rPr>
          <w:rtl/>
        </w:rPr>
      </w:pPr>
    </w:p>
    <w:p w14:paraId="00887F89" w14:textId="77777777" w:rsidR="0046556D" w:rsidRDefault="00BD6C4F" w:rsidP="00BD6C4F">
      <w:pPr>
        <w:rPr>
          <w:rtl/>
        </w:rPr>
      </w:pPr>
      <w:r w:rsidRPr="00C63571">
        <w:rPr>
          <w:rtl/>
        </w:rPr>
        <w:lastRenderedPageBreak/>
        <w:t>ל</w:t>
      </w:r>
      <w:r>
        <w:rPr>
          <w:rtl/>
        </w:rPr>
        <w:t>מ"ל</w:t>
      </w:r>
      <w:r w:rsidRPr="00C63571">
        <w:rPr>
          <w:rtl/>
        </w:rPr>
        <w:t xml:space="preserve"> גז"ש? לייתי כולה בק"ו מערלה, ומה ערלה שלא נעבדה בה עבירה - אסורה בין באכילה בין בהנאה, בשר בחלב שנעבדה בו עבירה - אינו דין שאסור בין באכילה בין בהנאה!</w:t>
      </w:r>
    </w:p>
    <w:p w14:paraId="0F914A9E" w14:textId="77777777" w:rsidR="0046556D" w:rsidRDefault="00BD6C4F" w:rsidP="00BD6C4F">
      <w:pPr>
        <w:rPr>
          <w:rtl/>
        </w:rPr>
      </w:pPr>
      <w:r>
        <w:rPr>
          <w:rFonts w:hint="cs"/>
          <w:rtl/>
        </w:rPr>
        <w:t xml:space="preserve">             - </w:t>
      </w:r>
      <w:r w:rsidRPr="00C63571">
        <w:rPr>
          <w:rtl/>
        </w:rPr>
        <w:t>משום דאיכא למימר: חורש בשור ובחמור, וחוסם פי פרה ודש בה יוכיח, שנעבדה בהם עבירה - ושרו!</w:t>
      </w:r>
    </w:p>
    <w:p w14:paraId="53E84A71" w14:textId="77777777" w:rsidR="0046556D" w:rsidRDefault="0046556D" w:rsidP="00BD6C4F">
      <w:pPr>
        <w:rPr>
          <w:rtl/>
        </w:rPr>
      </w:pPr>
    </w:p>
    <w:p w14:paraId="117CBB7D" w14:textId="77777777" w:rsidR="0046556D" w:rsidRDefault="00BD6C4F" w:rsidP="00BD6C4F">
      <w:pPr>
        <w:rPr>
          <w:rtl/>
        </w:rPr>
      </w:pPr>
      <w:r w:rsidRPr="00C63571">
        <w:rPr>
          <w:rtl/>
        </w:rPr>
        <w:t>ל</w:t>
      </w:r>
      <w:r>
        <w:rPr>
          <w:rtl/>
        </w:rPr>
        <w:t>מ"ל</w:t>
      </w:r>
      <w:r w:rsidRPr="00C63571">
        <w:rPr>
          <w:rtl/>
        </w:rPr>
        <w:t xml:space="preserve"> למימר כלאי הכרם יוכיחו, לימא: ערלה תוכיח, וליהדר דינא, וליתי במה הצד!</w:t>
      </w:r>
    </w:p>
    <w:p w14:paraId="793171E3" w14:textId="77777777" w:rsidR="0046556D" w:rsidRDefault="000828F8" w:rsidP="00C62948">
      <w:pPr>
        <w:pStyle w:val="affffb"/>
        <w:rPr>
          <w:rtl/>
        </w:rPr>
      </w:pPr>
      <w:r>
        <w:rPr>
          <w:rtl/>
        </w:rPr>
        <w:t xml:space="preserve">- </w:t>
      </w:r>
      <w:r w:rsidR="00BD6C4F" w:rsidRPr="00C63571">
        <w:rPr>
          <w:rtl/>
        </w:rPr>
        <w:t>אמר רב אשי: משום דאיכא למימר, נבלה תוכיח - שאסורה באכילה ומותרת בהנאה;</w:t>
      </w:r>
    </w:p>
    <w:p w14:paraId="78EB1C9B" w14:textId="77777777" w:rsidR="0046556D" w:rsidRDefault="00BD6C4F" w:rsidP="00BD6C4F">
      <w:pPr>
        <w:rPr>
          <w:rtl/>
        </w:rPr>
      </w:pPr>
      <w:r>
        <w:rPr>
          <w:rtl/>
        </w:rPr>
        <w:t xml:space="preserve">א"ל </w:t>
      </w:r>
      <w:r>
        <w:rPr>
          <w:rStyle w:val="2fb"/>
          <w:rtl/>
          <w:rPrChange w:id="13660" w:author="מנוע אמוראים" w:date="2026-10-05T16:40:54Z">
            <w:rPr>
              <w:rtl/>
            </w:rPr>
          </w:rPrChange>
        </w:rPr>
        <w:t xml:space="preserve">ר</w:t>
      </w:r>
      <w:r>
        <w:rPr>
          <w:rStyle w:val="2fb"/>
          <w:rtl/>
          <w:rPrChange w:id="13661" w:author="מנוע אמוראים" w:date="2026-10-05T16:40:54Z">
            <w:rPr>
              <w:rtl/>
            </w:rPr>
          </w:rPrChange>
        </w:rPr>
        <w:t xml:space="preserve">"</w:t>
      </w:r>
      <w:r>
        <w:rPr>
          <w:rStyle w:val="2fb"/>
          <w:rFonts w:hint="cs"/>
          <w:rtl/>
          <w:rPrChange w:id="13662" w:author="מנוע אמוראים" w:date="2026-10-05T16:40:54Z">
            <w:rPr>
              <w:rFonts w:hint="cs"/>
              <w:rtl/>
            </w:rPr>
          </w:rPrChange>
        </w:rPr>
        <w:t xml:space="preserve">מ</w:t>
      </w:r>
      <w:r>
        <w:rPr>
          <w:rFonts w:hint="cs"/>
          <w:rtl/>
        </w:rPr>
        <w:t xml:space="preserve"> </w:t>
      </w:r>
      <w:r>
        <w:rPr>
          <w:rStyle w:val="2fb"/>
          <w:rFonts w:hint="cs"/>
          <w:rtl/>
          <w:rPrChange w:id="13663" w:author="מנוע אמוראים" w:date="2026-10-05T16:40:54Z">
            <w:rPr>
              <w:rFonts w:hint="cs"/>
              <w:rtl/>
            </w:rPr>
          </w:rPrChange>
        </w:rPr>
        <w:t xml:space="preserve">לר</w:t>
      </w:r>
      <w:r>
        <w:rPr>
          <w:rStyle w:val="2fb"/>
          <w:rtl/>
          <w:rPrChange w:id="13664" w:author="מנוע אמוראים" w:date="2026-10-05T16:40:54Z">
            <w:rPr>
              <w:rtl/>
            </w:rPr>
          </w:rPrChange>
        </w:rPr>
        <w:t xml:space="preserve">"</w:t>
      </w:r>
      <w:r>
        <w:rPr>
          <w:rStyle w:val="2fb"/>
          <w:rFonts w:hint="cs"/>
          <w:rtl/>
          <w:rPrChange w:id="13665" w:author="מנוע אמוראים" w:date="2026-10-05T16:40:54Z">
            <w:rPr>
              <w:rFonts w:hint="cs"/>
              <w:rtl/>
            </w:rPr>
          </w:rPrChange>
        </w:rPr>
        <w:t xml:space="preserve">א</w:t>
      </w:r>
      <w:r>
        <w:rPr>
          <w:rFonts w:hint="cs"/>
          <w:rtl/>
        </w:rPr>
        <w:t xml:space="preserve"> הכי אמרי' </w:t>
      </w:r>
      <w:r>
        <w:rPr>
          <w:rStyle w:val="2fb"/>
          <w:rFonts w:hint="cs"/>
          <w:rtl/>
          <w:rPrChange w:id="13666" w:author="מנוע אמוראים" w:date="2026-10-05T16:40:54Z">
            <w:rPr>
              <w:rFonts w:hint="cs"/>
              <w:rtl/>
            </w:rPr>
          </w:rPrChange>
        </w:rPr>
        <w:t xml:space="preserve">מדר</w:t>
      </w:r>
      <w:r>
        <w:rPr>
          <w:rStyle w:val="2fb"/>
          <w:rtl/>
          <w:rPrChange w:id="13667" w:author="מנוע אמוראים" w:date="2026-10-05T16:40:54Z">
            <w:rPr>
              <w:rtl/>
            </w:rPr>
          </w:rPrChange>
        </w:rPr>
        <w:t xml:space="preserve">"</w:t>
      </w:r>
      <w:r>
        <w:rPr>
          <w:rStyle w:val="2fb"/>
          <w:rFonts w:hint="cs"/>
          <w:rtl/>
          <w:rPrChange w:id="13668" w:author="מנוע אמוראים" w:date="2026-10-05T16:40:54Z">
            <w:rPr>
              <w:rFonts w:hint="cs"/>
              <w:rtl/>
            </w:rPr>
          </w:rPrChange>
        </w:rPr>
        <w:t xml:space="preserve">ל</w:t>
      </w:r>
      <w:r w:rsidRPr="00C63571">
        <w:rPr>
          <w:rtl/>
        </w:rPr>
        <w:t>: כל מה הצד - מגופו פרכינן, מעלמא - לא פרכינן;</w:t>
      </w:r>
    </w:p>
    <w:p w14:paraId="6EB54BFC" w14:textId="77777777" w:rsidR="0046556D" w:rsidRDefault="00BD6C4F" w:rsidP="00BD6C4F">
      <w:pPr>
        <w:rPr>
          <w:rtl/>
        </w:rPr>
      </w:pPr>
      <w:r w:rsidRPr="00C63571">
        <w:rPr>
          <w:rtl/>
        </w:rPr>
        <w:t>אי הכי, תיתי במה הצד!</w:t>
      </w:r>
    </w:p>
    <w:p w14:paraId="3C30EF1E" w14:textId="77777777" w:rsidR="0046556D" w:rsidRDefault="00BD6C4F" w:rsidP="00BD6C4F">
      <w:pPr>
        <w:rPr>
          <w:rtl/>
        </w:rPr>
      </w:pPr>
      <w:r w:rsidRPr="00C63571">
        <w:rPr>
          <w:rtl/>
        </w:rPr>
        <w:t>משום דאיכא למיפרך: מה להצד השוה שבהן - שכן גדולי קרקע;</w:t>
      </w:r>
    </w:p>
    <w:p w14:paraId="3C523361" w14:textId="77777777" w:rsidR="0046556D" w:rsidRDefault="00BD6C4F" w:rsidP="00BD6C4F">
      <w:pPr>
        <w:rPr>
          <w:rtl/>
        </w:rPr>
      </w:pPr>
      <w:r w:rsidRPr="00C63571">
        <w:rPr>
          <w:rtl/>
        </w:rPr>
        <w:t>אי הכי, השתא נמי איכא למיפרך: מה לכלאי הכרם שכן גדולי קרקע!</w:t>
      </w:r>
    </w:p>
    <w:p w14:paraId="3889F624" w14:textId="77777777" w:rsidR="0046556D" w:rsidRDefault="00BD6C4F" w:rsidP="00BD6C4F">
      <w:pPr>
        <w:rPr>
          <w:rtl/>
        </w:rPr>
      </w:pPr>
      <w:r w:rsidRPr="00784CE3">
        <w:rPr>
          <w:rFonts w:ascii="BA Franknatan Regular" w:hAnsi="BA Franknatan Regular" w:cs="BA Franknatan Regular"/>
          <w:rtl/>
        </w:rPr>
        <w:t xml:space="preserve">• </w:t>
      </w:r>
      <w:r>
        <w:rPr>
          <w:rtl/>
        </w:rPr>
        <w:t xml:space="preserve">א"ל </w:t>
      </w:r>
      <w:r>
        <w:rPr>
          <w:rStyle w:val="2fb"/>
          <w:rtl/>
          <w:rPrChange w:id="13669" w:author="מנוע אמוראים" w:date="2026-10-05T16:40:54Z">
            <w:rPr>
              <w:rtl/>
            </w:rPr>
          </w:rPrChange>
        </w:rPr>
        <w:t xml:space="preserve">ר</w:t>
      </w:r>
      <w:r>
        <w:rPr>
          <w:rStyle w:val="2fb"/>
          <w:rtl/>
          <w:rPrChange w:id="13670" w:author="מנוע אמוראים" w:date="2026-10-05T16:40:54Z">
            <w:rPr>
              <w:rtl/>
            </w:rPr>
          </w:rPrChange>
        </w:rPr>
        <w:t xml:space="preserve">"</w:t>
      </w:r>
      <w:r>
        <w:rPr>
          <w:rStyle w:val="2fb"/>
          <w:rFonts w:hint="cs"/>
          <w:rtl/>
          <w:rPrChange w:id="13671" w:author="מנוע אמוראים" w:date="2026-10-05T16:40:54Z">
            <w:rPr>
              <w:rFonts w:hint="cs"/>
              <w:rtl/>
            </w:rPr>
          </w:rPrChange>
        </w:rPr>
        <w:t xml:space="preserve">מ</w:t>
      </w:r>
      <w:r>
        <w:rPr>
          <w:rFonts w:hint="cs"/>
          <w:rtl/>
        </w:rPr>
        <w:t xml:space="preserve"> </w:t>
      </w:r>
      <w:r>
        <w:rPr>
          <w:rStyle w:val="2fb"/>
          <w:rFonts w:hint="cs"/>
          <w:rtl/>
          <w:rPrChange w:id="13672" w:author="מנוע אמוראים" w:date="2026-10-05T16:40:54Z">
            <w:rPr>
              <w:rFonts w:hint="cs"/>
              <w:rtl/>
            </w:rPr>
          </w:rPrChange>
        </w:rPr>
        <w:t xml:space="preserve">לר</w:t>
      </w:r>
      <w:r>
        <w:rPr>
          <w:rStyle w:val="2fb"/>
          <w:rtl/>
          <w:rPrChange w:id="13673" w:author="מנוע אמוראים" w:date="2026-10-05T16:40:54Z">
            <w:rPr>
              <w:rtl/>
            </w:rPr>
          </w:rPrChange>
        </w:rPr>
        <w:t xml:space="preserve">"</w:t>
      </w:r>
      <w:r>
        <w:rPr>
          <w:rStyle w:val="2fb"/>
          <w:rFonts w:hint="cs"/>
          <w:rtl/>
          <w:rPrChange w:id="13674" w:author="מנוע אמוראים" w:date="2026-10-05T16:40:54Z">
            <w:rPr>
              <w:rFonts w:hint="cs"/>
              <w:rtl/>
            </w:rPr>
          </w:rPrChange>
        </w:rPr>
        <w:t xml:space="preserve">א</w:t>
      </w:r>
      <w:r>
        <w:rPr>
          <w:rFonts w:hint="cs"/>
          <w:rtl/>
        </w:rPr>
        <w:t xml:space="preserve">  הכי אמרי' </w:t>
      </w:r>
      <w:r>
        <w:rPr>
          <w:rStyle w:val="2fb"/>
          <w:rtl/>
          <w:rPrChange w:id="13675" w:author="מנוע אמוראים" w:date="2026-10-05T16:40:54Z">
            <w:rPr>
              <w:rtl/>
            </w:rPr>
          </w:rPrChange>
        </w:rPr>
        <w:t xml:space="preserve">דר"ל</w:t>
      </w:r>
      <w:r>
        <w:rPr>
          <w:rtl/>
        </w:rPr>
        <w:t xml:space="preserve">: כל מה הצד - פרכינן כל דהו, לא אם אמרת  </w:t>
      </w:r>
      <w:r>
        <w:rPr>
          <w:rtl/>
        </w:rPr>
        <w:t>ק"ו</w:t>
      </w:r>
      <w:r w:rsidRPr="00C63571">
        <w:rPr>
          <w:rtl/>
        </w:rPr>
        <w:t xml:space="preserve"> פרכינן, כל דהו - לא פרכינן;</w:t>
      </w:r>
    </w:p>
    <w:p w14:paraId="1FB49E1E" w14:textId="77777777" w:rsidR="0046556D" w:rsidRDefault="00BD6C4F" w:rsidP="00BD6C4F">
      <w:pPr>
        <w:rPr>
          <w:rtl/>
        </w:rPr>
      </w:pPr>
      <w:r w:rsidRPr="00C63571">
        <w:rPr>
          <w:rtl/>
        </w:rPr>
        <w:t>וליפרוך לכולהו: מה לכולהו שכן גדולי קרקע!</w:t>
      </w:r>
    </w:p>
    <w:p w14:paraId="6F22B2F9" w14:textId="77777777" w:rsidR="00BD6C4F" w:rsidRDefault="00BD6C4F" w:rsidP="00F07436">
      <w:pPr>
        <w:pStyle w:val="afff3"/>
        <w:framePr w:wrap="around"/>
        <w:rPr>
          <w:rtl/>
        </w:rPr>
      </w:pPr>
      <w:r>
        <w:rPr>
          <w:rFonts w:hint="cs"/>
          <w:rtl/>
        </w:rPr>
        <w:t>קטז.</w:t>
      </w:r>
    </w:p>
    <w:p w14:paraId="2138DEA3" w14:textId="77777777" w:rsidR="0046556D" w:rsidRDefault="00BD6C4F" w:rsidP="00BD6C4F">
      <w:pPr>
        <w:rPr>
          <w:rtl/>
        </w:rPr>
      </w:pPr>
      <w:r w:rsidRPr="00784CE3">
        <w:rPr>
          <w:rFonts w:ascii="BA Franknatan Regular" w:hAnsi="BA Franknatan Regular" w:cs="BA Franknatan Regular"/>
          <w:rtl/>
        </w:rPr>
        <w:t xml:space="preserve">• </w:t>
      </w:r>
      <w:r w:rsidRPr="00C66560">
        <w:rPr>
          <w:b/>
          <w:bCs/>
          <w:rtl/>
        </w:rPr>
        <w:t>אלא</w:t>
      </w:r>
      <w:r>
        <w:rPr>
          <w:rtl/>
        </w:rPr>
        <w:t xml:space="preserve">, א"ל </w:t>
      </w:r>
      <w:r>
        <w:rPr>
          <w:rStyle w:val="2fb"/>
          <w:rtl/>
          <w:rPrChange w:id="13676" w:author="מנוע אמוראים" w:date="2026-10-05T16:40:54Z">
            <w:rPr>
              <w:rtl/>
            </w:rPr>
          </w:rPrChange>
        </w:rPr>
        <w:t xml:space="preserve">ר</w:t>
      </w:r>
      <w:r>
        <w:rPr>
          <w:rStyle w:val="2fb"/>
          <w:rtl/>
          <w:rPrChange w:id="13677" w:author="מנוע אמוראים" w:date="2026-10-05T16:40:54Z">
            <w:rPr>
              <w:rtl/>
            </w:rPr>
          </w:rPrChange>
        </w:rPr>
        <w:t xml:space="preserve">"</w:t>
      </w:r>
      <w:r>
        <w:rPr>
          <w:rStyle w:val="2fb"/>
          <w:rFonts w:hint="cs"/>
          <w:rtl/>
          <w:rPrChange w:id="13678" w:author="מנוע אמוראים" w:date="2026-10-05T16:40:54Z">
            <w:rPr>
              <w:rFonts w:hint="cs"/>
              <w:rtl/>
            </w:rPr>
          </w:rPrChange>
        </w:rPr>
        <w:t xml:space="preserve">מ</w:t>
      </w:r>
      <w:r>
        <w:rPr>
          <w:rFonts w:hint="cs"/>
          <w:rtl/>
        </w:rPr>
        <w:t xml:space="preserve"> </w:t>
      </w:r>
      <w:r>
        <w:rPr>
          <w:rStyle w:val="2fb"/>
          <w:rFonts w:hint="cs"/>
          <w:rtl/>
          <w:rPrChange w:id="13679" w:author="מנוע אמוראים" w:date="2026-10-05T16:40:54Z">
            <w:rPr>
              <w:rFonts w:hint="cs"/>
              <w:rtl/>
            </w:rPr>
          </w:rPrChange>
        </w:rPr>
        <w:t xml:space="preserve">לר</w:t>
      </w:r>
      <w:r>
        <w:rPr>
          <w:rStyle w:val="2fb"/>
          <w:rtl/>
          <w:rPrChange w:id="13680" w:author="מנוע אמוראים" w:date="2026-10-05T16:40:54Z">
            <w:rPr>
              <w:rtl/>
            </w:rPr>
          </w:rPrChange>
        </w:rPr>
        <w:t xml:space="preserve">"</w:t>
      </w:r>
      <w:r>
        <w:rPr>
          <w:rStyle w:val="2fb"/>
          <w:rFonts w:hint="cs"/>
          <w:rtl/>
          <w:rPrChange w:id="13681" w:author="מנוע אמוראים" w:date="2026-10-05T16:40:54Z">
            <w:rPr>
              <w:rFonts w:hint="cs"/>
              <w:rtl/>
            </w:rPr>
          </w:rPrChange>
        </w:rPr>
        <w:t xml:space="preserve">א</w:t>
      </w:r>
      <w:r>
        <w:rPr>
          <w:rFonts w:hint="cs"/>
          <w:rtl/>
        </w:rPr>
        <w:t xml:space="preserve"> </w:t>
      </w:r>
      <w:r w:rsidRPr="00C63571">
        <w:rPr>
          <w:rtl/>
        </w:rPr>
        <w:t xml:space="preserve">הכי אמרינן משמיה </w:t>
      </w:r>
      <w:r>
        <w:rPr>
          <w:rStyle w:val="2fb"/>
          <w:rFonts w:hint="cs"/>
          <w:rtl/>
          <w:rPrChange w:id="13682" w:author="מנוע אמוראים" w:date="2026-10-05T16:40:54Z">
            <w:rPr>
              <w:rFonts w:hint="cs"/>
              <w:rtl/>
            </w:rPr>
          </w:rPrChange>
        </w:rPr>
        <w:t xml:space="preserve">מ</w:t>
      </w:r>
      <w:r>
        <w:rPr>
          <w:rStyle w:val="2fb"/>
          <w:rtl/>
          <w:rPrChange w:id="13683" w:author="מנוע אמוראים" w:date="2026-10-05T16:40:54Z">
            <w:rPr>
              <w:rtl/>
            </w:rPr>
          </w:rPrChange>
        </w:rPr>
        <w:t xml:space="preserve">דר"ל</w:t>
      </w:r>
      <w:r>
        <w:rPr>
          <w:rtl/>
        </w:rPr>
        <w:t xml:space="preserve">: חדא מחדא - קולא וחומרא פרכינן, כל דהו - לא פרכינן, חדא מתרתי - אפילו כל דהו פרכינן, חדא מתלת, אי הדר דינא ואתי במה הצד - פרכינן כל דהו, ואי לא - קולא וחומרא פרכינן, כל דהו - לא פרכינן.</w:t>
      </w:r>
    </w:p>
    <w:p w14:paraId="1DC1E783" w14:textId="79AD298D" w:rsidR="0046556D" w:rsidRDefault="00BD6C4F" w:rsidP="00BD6C4F">
      <w:pPr>
        <w:rPr>
          <w:rtl/>
        </w:rPr>
      </w:pPr>
      <w:r w:rsidRPr="00C63571">
        <w:rPr>
          <w:rtl/>
        </w:rPr>
        <w:t>ולפרוך: מה לכלאי הכרם - שכן לא היתה להן שעת הכושר!</w:t>
      </w:r>
    </w:p>
    <w:p w14:paraId="32DB4D54" w14:textId="77777777" w:rsidR="0046556D" w:rsidRDefault="000828F8" w:rsidP="00C62948">
      <w:pPr>
        <w:pStyle w:val="affffb"/>
        <w:rPr>
          <w:rtl/>
        </w:rPr>
      </w:pPr>
      <w:r>
        <w:rPr>
          <w:rtl/>
        </w:rPr>
        <w:t xml:space="preserve">- </w:t>
      </w:r>
      <w:r>
        <w:rPr>
          <w:rStyle w:val="2fb"/>
          <w:rFonts w:hint="cs"/>
          <w:rtl/>
          <w:rPrChange w:id="13684" w:author="מנוע אמוראים" w:date="2026-10-05T16:40:54Z">
            <w:rPr>
              <w:rFonts w:hint="cs"/>
              <w:rtl/>
            </w:rPr>
          </w:rPrChange>
        </w:rPr>
        <w:t xml:space="preserve">ראב</w:t>
      </w:r>
      <w:r>
        <w:rPr>
          <w:rStyle w:val="2fb"/>
          <w:rtl/>
          <w:rPrChange w:id="13685" w:author="מנוע אמוראים" w:date="2026-10-05T16:40:54Z">
            <w:rPr>
              <w:rtl/>
            </w:rPr>
          </w:rPrChange>
        </w:rPr>
        <w:t xml:space="preserve">"</w:t>
      </w:r>
      <w:r>
        <w:rPr>
          <w:rStyle w:val="2fb"/>
          <w:rFonts w:hint="cs"/>
          <w:rtl/>
          <w:rPrChange w:id="13686" w:author="מנוע אמוראים" w:date="2026-10-05T16:40:54Z">
            <w:rPr>
              <w:rFonts w:hint="cs"/>
              <w:rtl/>
            </w:rPr>
          </w:rPrChange>
        </w:rPr>
        <w:t xml:space="preserve">א</w:t>
      </w:r>
      <w:r w:rsidR="00BD6C4F" w:rsidRPr="00C63571">
        <w:rPr>
          <w:rtl/>
        </w:rPr>
        <w:t xml:space="preserve"> זאת אומרת: כלאי הכרם עיקרן נאסר, והיתה להן שעת הכושר קודם השרשה, </w:t>
      </w:r>
    </w:p>
    <w:p w14:paraId="223266F6" w14:textId="77777777" w:rsidR="0046556D" w:rsidRDefault="00BD6C4F" w:rsidP="00BD6C4F">
      <w:pPr>
        <w:rPr>
          <w:rtl/>
        </w:rPr>
      </w:pPr>
      <w:r w:rsidRPr="00C63571">
        <w:rPr>
          <w:rtl/>
        </w:rPr>
        <w:t>מ</w:t>
      </w:r>
      <w:r>
        <w:rPr>
          <w:rtl/>
        </w:rPr>
        <w:t xml:space="preserve">תיב </w:t>
      </w:r>
      <w:r>
        <w:rPr>
          <w:rStyle w:val="2fb"/>
          <w:rFonts w:hint="cs"/>
          <w:rtl/>
          <w:rPrChange w:id="13687" w:author="מנוע אמוראים" w:date="2026-10-05T16:40:54Z">
            <w:rPr>
              <w:rFonts w:hint="cs"/>
              <w:rtl/>
            </w:rPr>
          </w:rPrChange>
        </w:rPr>
        <w:t xml:space="preserve">רשב</w:t>
      </w:r>
      <w:r>
        <w:rPr>
          <w:rStyle w:val="2fb"/>
          <w:rtl/>
          <w:rPrChange w:id="13688" w:author="מנוע אמוראים" w:date="2026-10-05T16:40:54Z">
            <w:rPr>
              <w:rtl/>
            </w:rPr>
          </w:rPrChange>
        </w:rPr>
        <w:t xml:space="preserve">"</w:t>
      </w:r>
      <w:r>
        <w:rPr>
          <w:rStyle w:val="2fb"/>
          <w:rFonts w:hint="cs"/>
          <w:rtl/>
          <w:rPrChange w:id="13689" w:author="מנוע אמוראים" w:date="2026-10-05T16:40:54Z">
            <w:rPr>
              <w:rFonts w:hint="cs"/>
              <w:rtl/>
            </w:rPr>
          </w:rPrChange>
        </w:rPr>
        <w:t xml:space="preserve">ז</w:t>
      </w:r>
      <w:r w:rsidRPr="00C63571">
        <w:rPr>
          <w:rtl/>
        </w:rPr>
        <w:t>: המעביר עציץ נקוב בכר</w:t>
      </w:r>
      <w:r>
        <w:rPr>
          <w:rtl/>
        </w:rPr>
        <w:t>ם אם הוסיף מאתים אסור, הוסיף אין, לא הוסיף</w:t>
      </w:r>
      <w:r w:rsidRPr="00C63571">
        <w:rPr>
          <w:rtl/>
        </w:rPr>
        <w:t xml:space="preserve"> לא!</w:t>
      </w:r>
    </w:p>
    <w:p w14:paraId="02A49DDF" w14:textId="03200934" w:rsidR="0046556D" w:rsidRDefault="000828F8" w:rsidP="00C62948">
      <w:pPr>
        <w:pStyle w:val="affffb"/>
        <w:rPr>
          <w:rtl/>
        </w:rPr>
      </w:pPr>
      <w:r>
        <w:rPr>
          <w:rtl/>
        </w:rPr>
        <w:t xml:space="preserve">- </w:t>
      </w:r>
      <w:r w:rsidR="00BD6C4F" w:rsidRPr="00C63571">
        <w:rPr>
          <w:rtl/>
        </w:rPr>
        <w:t>אביי: תרי קראי כתיבי,</w:t>
      </w:r>
      <w:r w:rsidR="00BD6C4F" w:rsidRPr="00A71A5E">
        <w:rPr>
          <w:rStyle w:val="afffff0"/>
          <w:rtl/>
        </w:rPr>
        <w:t xml:space="preserve"> </w:t>
      </w:r>
      <w:r w:rsidR="00BD6C4F" w:rsidRPr="00A71A5E">
        <w:rPr>
          <w:rStyle w:val="afffff0"/>
          <w:rFonts w:hint="cs"/>
          <w:rtl/>
        </w:rPr>
        <w:t>'</w:t>
      </w:r>
      <w:r w:rsidR="00BD6C4F" w:rsidRPr="00A71A5E">
        <w:rPr>
          <w:rStyle w:val="afffff0"/>
          <w:rtl/>
        </w:rPr>
        <w:t>פן תקדש המלאה</w:t>
      </w:r>
      <w:r w:rsidR="00BD6C4F" w:rsidRPr="00A71A5E">
        <w:rPr>
          <w:rStyle w:val="afffff0"/>
          <w:rFonts w:hint="cs"/>
          <w:rtl/>
        </w:rPr>
        <w:t>'</w:t>
      </w:r>
      <w:r w:rsidR="00BD6C4F" w:rsidRPr="00A71A5E">
        <w:rPr>
          <w:rStyle w:val="afffff0"/>
          <w:rtl/>
        </w:rPr>
        <w:t>,</w:t>
      </w:r>
      <w:r w:rsidR="00BD6C4F" w:rsidRPr="00C63571">
        <w:rPr>
          <w:rtl/>
        </w:rPr>
        <w:t xml:space="preserve"> וכתיב</w:t>
      </w:r>
      <w:r w:rsidR="00BD6C4F" w:rsidRPr="00A71A5E">
        <w:rPr>
          <w:rStyle w:val="afffff0"/>
          <w:rtl/>
        </w:rPr>
        <w:t xml:space="preserve"> </w:t>
      </w:r>
      <w:r w:rsidR="00BD6C4F" w:rsidRPr="00A71A5E">
        <w:rPr>
          <w:rStyle w:val="afffff0"/>
          <w:rFonts w:hint="cs"/>
          <w:rtl/>
        </w:rPr>
        <w:t>'</w:t>
      </w:r>
      <w:r w:rsidR="00BD6C4F" w:rsidRPr="00A71A5E">
        <w:rPr>
          <w:rStyle w:val="afffff0"/>
          <w:rtl/>
        </w:rPr>
        <w:t>הזרע</w:t>
      </w:r>
      <w:r w:rsidR="00BD6C4F" w:rsidRPr="00A71A5E">
        <w:rPr>
          <w:rStyle w:val="afffff0"/>
          <w:rFonts w:hint="cs"/>
          <w:rtl/>
        </w:rPr>
        <w:t>'</w:t>
      </w:r>
      <w:r w:rsidR="00BD6C4F" w:rsidRPr="00A71A5E">
        <w:rPr>
          <w:rStyle w:val="afffff0"/>
          <w:rtl/>
        </w:rPr>
        <w:t>,</w:t>
      </w:r>
      <w:r w:rsidR="00BD6C4F" w:rsidRPr="00C63571">
        <w:rPr>
          <w:rtl/>
        </w:rPr>
        <w:t xml:space="preserve"> זרוע מעיקרו בהשרשה, </w:t>
      </w:r>
    </w:p>
    <w:p w14:paraId="004937D3" w14:textId="4B385F6A" w:rsidR="0046556D" w:rsidRDefault="00BD6C4F" w:rsidP="00BD6C4F">
      <w:pPr>
        <w:rPr>
          <w:rtl/>
        </w:rPr>
      </w:pPr>
      <w:r w:rsidRPr="00C63571">
        <w:rPr>
          <w:rtl/>
        </w:rPr>
        <w:t>זרוע ובא, הוסיף - אין, לא הוסיף - לא.</w:t>
      </w:r>
    </w:p>
    <w:p w14:paraId="13EF5BE5" w14:textId="77777777" w:rsidR="0046556D" w:rsidRDefault="00BD6C4F" w:rsidP="00BD6C4F">
      <w:pPr>
        <w:rPr>
          <w:rtl/>
        </w:rPr>
      </w:pPr>
      <w:r w:rsidRPr="00784CE3">
        <w:rPr>
          <w:rFonts w:ascii="BA Franknatan Regular" w:hAnsi="BA Franknatan Regular" w:cs="BA Franknatan Regular"/>
          <w:rtl/>
        </w:rPr>
        <w:t xml:space="preserve">• </w:t>
      </w:r>
      <w:r>
        <w:rPr>
          <w:rtl/>
        </w:rPr>
        <w:t xml:space="preserve">מתני' דלא כי האי תנא, דתניא, </w:t>
      </w:r>
      <w:r>
        <w:rPr>
          <w:rStyle w:val="2fb"/>
          <w:rtl/>
          <w:rPrChange w:id="13690" w:author="מנוע אמוראים" w:date="2026-10-05T16:40:54Z">
            <w:rPr>
              <w:rtl/>
            </w:rPr>
          </w:rPrChange>
        </w:rPr>
        <w:t xml:space="preserve">ר</w:t>
      </w:r>
      <w:r>
        <w:rPr>
          <w:rStyle w:val="2fb"/>
          <w:rFonts w:hint="cs"/>
          <w:rtl/>
          <w:rPrChange w:id="13691" w:author="מנוע אמוראים" w:date="2026-10-05T16:40:54Z">
            <w:rPr>
              <w:rFonts w:hint="cs"/>
              <w:rtl/>
            </w:rPr>
          </w:rPrChange>
        </w:rPr>
        <w:t xml:space="preserve">שב</w:t>
      </w:r>
      <w:r>
        <w:rPr>
          <w:rStyle w:val="2fb"/>
          <w:rtl/>
          <w:rPrChange w:id="13692" w:author="מנוע אמוראים" w:date="2026-10-05T16:40:54Z">
            <w:rPr>
              <w:rtl/>
            </w:rPr>
          </w:rPrChange>
        </w:rPr>
        <w:t xml:space="preserve">"</w:t>
      </w:r>
      <w:r>
        <w:rPr>
          <w:rStyle w:val="2fb"/>
          <w:rFonts w:hint="cs"/>
          <w:rtl/>
          <w:rPrChange w:id="13693" w:author="מנוע אמוראים" w:date="2026-10-05T16:40:54Z">
            <w:rPr>
              <w:rFonts w:hint="cs"/>
              <w:rtl/>
            </w:rPr>
          </w:rPrChange>
        </w:rPr>
        <w:t xml:space="preserve">י</w:t>
      </w:r>
      <w:r>
        <w:rPr>
          <w:rFonts w:hint="cs"/>
          <w:rtl/>
        </w:rPr>
        <w:t xml:space="preserve"> </w:t>
      </w:r>
      <w:r>
        <w:rPr>
          <w:rStyle w:val="2fb"/>
          <w:rFonts w:hint="cs"/>
          <w:rtl/>
          <w:rPrChange w:id="13694" w:author="מנוע אמוראים" w:date="2026-10-05T16:40:54Z">
            <w:rPr>
              <w:rFonts w:hint="cs"/>
              <w:rtl/>
            </w:rPr>
          </w:rPrChange>
        </w:rPr>
        <w:t xml:space="preserve">מר</w:t>
      </w:r>
      <w:r>
        <w:rPr>
          <w:rStyle w:val="2fb"/>
          <w:rtl/>
          <w:rPrChange w:id="13695" w:author="מנוע אמוראים" w:date="2026-10-05T16:40:54Z">
            <w:rPr>
              <w:rtl/>
            </w:rPr>
          </w:rPrChange>
        </w:rPr>
        <w:t xml:space="preserve">"</w:t>
      </w:r>
      <w:r>
        <w:rPr>
          <w:rStyle w:val="2fb"/>
          <w:rFonts w:hint="cs"/>
          <w:rtl/>
          <w:rPrChange w:id="13696" w:author="מנוע אמוראים" w:date="2026-10-05T16:40:54Z">
            <w:rPr>
              <w:rFonts w:hint="cs"/>
              <w:rtl/>
            </w:rPr>
          </w:rPrChange>
        </w:rPr>
        <w:t xml:space="preserve">ש</w:t>
      </w:r>
      <w:r w:rsidRPr="00C63571">
        <w:rPr>
          <w:rtl/>
        </w:rPr>
        <w:t xml:space="preserve">: בשר בחלב אסור באכילה ומותר בהנאה, </w:t>
      </w:r>
    </w:p>
    <w:p w14:paraId="60A51A2E" w14:textId="77777777" w:rsidR="0046556D" w:rsidRDefault="00BD6C4F" w:rsidP="00BD6C4F">
      <w:pPr>
        <w:rPr>
          <w:rtl/>
        </w:rPr>
      </w:pPr>
      <w:r w:rsidRPr="00C63571">
        <w:rPr>
          <w:rtl/>
        </w:rPr>
        <w:t>שנאמר,</w:t>
      </w:r>
      <w:r w:rsidRPr="00A71A5E">
        <w:rPr>
          <w:rStyle w:val="afffff0"/>
          <w:rtl/>
        </w:rPr>
        <w:t xml:space="preserve"> </w:t>
      </w:r>
      <w:r w:rsidRPr="00A71A5E">
        <w:rPr>
          <w:rStyle w:val="afffff0"/>
          <w:rFonts w:hint="cs"/>
          <w:rtl/>
        </w:rPr>
        <w:t>'</w:t>
      </w:r>
      <w:r w:rsidRPr="00A71A5E">
        <w:rPr>
          <w:rStyle w:val="afffff0"/>
          <w:rtl/>
        </w:rPr>
        <w:t>כי עם קדוש אתה</w:t>
      </w:r>
      <w:r w:rsidRPr="00A71A5E">
        <w:rPr>
          <w:rStyle w:val="afffff0"/>
          <w:rFonts w:hint="cs"/>
          <w:rtl/>
        </w:rPr>
        <w:t>'</w:t>
      </w:r>
      <w:r w:rsidRPr="00A71A5E">
        <w:rPr>
          <w:rStyle w:val="afffff0"/>
          <w:rtl/>
        </w:rPr>
        <w:t xml:space="preserve"> </w:t>
      </w:r>
      <w:r w:rsidRPr="00C63571">
        <w:rPr>
          <w:rtl/>
        </w:rPr>
        <w:t>ונאמר לה</w:t>
      </w:r>
      <w:r>
        <w:rPr>
          <w:rtl/>
        </w:rPr>
        <w:t>לן</w:t>
      </w:r>
      <w:r w:rsidRPr="00A71A5E">
        <w:rPr>
          <w:rStyle w:val="afffff0"/>
          <w:rtl/>
        </w:rPr>
        <w:t xml:space="preserve"> </w:t>
      </w:r>
      <w:r w:rsidRPr="00A71A5E">
        <w:rPr>
          <w:rStyle w:val="afffff0"/>
          <w:rFonts w:hint="cs"/>
          <w:rtl/>
        </w:rPr>
        <w:t>'</w:t>
      </w:r>
      <w:r w:rsidRPr="00A71A5E">
        <w:rPr>
          <w:rStyle w:val="afffff0"/>
          <w:rtl/>
        </w:rPr>
        <w:t>ואנשי קדש תהיון לי,</w:t>
      </w:r>
      <w:r w:rsidRPr="00A71A5E">
        <w:rPr>
          <w:rStyle w:val="afffff0"/>
          <w:rFonts w:hint="cs"/>
          <w:rtl/>
        </w:rPr>
        <w:t>'</w:t>
      </w:r>
      <w:r w:rsidRPr="00A71A5E">
        <w:rPr>
          <w:rStyle w:val="afffff0"/>
          <w:rtl/>
        </w:rPr>
        <w:t xml:space="preserve"> </w:t>
      </w:r>
      <w:r>
        <w:rPr>
          <w:rtl/>
        </w:rPr>
        <w:t>מה להלן</w:t>
      </w:r>
      <w:r w:rsidRPr="00C63571">
        <w:rPr>
          <w:rtl/>
        </w:rPr>
        <w:t xml:space="preserve"> </w:t>
      </w:r>
      <w:r>
        <w:rPr>
          <w:rFonts w:hint="cs"/>
          <w:rtl/>
        </w:rPr>
        <w:t xml:space="preserve">אף כאן </w:t>
      </w:r>
      <w:r>
        <w:rPr>
          <w:rtl/>
        </w:rPr>
        <w:t>אסור באכילה ומותר בהנאה,</w:t>
      </w:r>
    </w:p>
    <w:p w14:paraId="38EA36EB" w14:textId="77777777" w:rsidR="0046556D" w:rsidRDefault="00BD6C4F" w:rsidP="00BD6C4F">
      <w:pPr>
        <w:jc w:val="center"/>
        <w:rPr>
          <w:del w:id="90092" w:author="מנוע עיצוב" w:date="2026-10-08T11:01:28Z"/>
          <w:rtl/>
        </w:rPr>
      </w:pPr>
      <w:del w:id="90091" w:author="מנוע עיצוב" w:date="2026-10-08T11:01:28Z">
        <w:r>
          <w:rPr>
            <w:rFonts w:ascii="BA חניכי הישיבות" w:hAnsi="BA חניכי הישיבות" w:cs="BA חניכי הישיבות"/>
            <w:rtl/>
          </w:rPr>
          <w:delText xml:space="preserve">׻</w:delText>
        </w:r>
      </w:del>
    </w:p>
    <w:p w14:paraId="0C49B7E8" w14:textId="77777777" w:rsidR="00BD6C4F" w:rsidRPr="00C63571" w:rsidRDefault="00BD6C4F" w:rsidP="00BD6C4F">
      <w:pPr>
        <w:pStyle w:val="affff1"/>
        <w:rPr>
          <w:rtl/>
        </w:rPr>
      </w:pPr>
      <w:ins w:id="9903" w:author="מספור קטעי משנה" w:date="2026-10-06T06:45:19Z">
        <w:r>
          <w:rPr>
            <w:rStyle w:val="MisparKeta"/>
          </w:rPr>
          <w:t xml:space="preserve">ב. </w:t>
        </w:r>
      </w:ins>
      <w:r w:rsidRPr="00C63571">
        <w:rPr>
          <w:rtl/>
        </w:rPr>
        <w:t xml:space="preserve">רבי עקיבא אומר חיה ועוף </w:t>
      </w:r>
      <w:r w:rsidR="00BF1CF6">
        <w:rPr>
          <w:rtl/>
        </w:rPr>
        <w:t>וכו#</w:t>
      </w:r>
      <w:r w:rsidRPr="00C63571">
        <w:rPr>
          <w:rtl/>
        </w:rPr>
        <w:t>.</w:t>
      </w:r>
    </w:p>
    <w:p w14:paraId="0320ED4B" w14:textId="77777777" w:rsidR="0046556D" w:rsidRDefault="00BD6C4F" w:rsidP="00BD6C4F">
      <w:pPr>
        <w:rPr>
          <w:rtl/>
        </w:rPr>
      </w:pPr>
      <w:r>
        <w:rPr>
          <w:rFonts w:hint="cs"/>
          <w:rtl/>
        </w:rPr>
        <w:t>ס</w:t>
      </w:r>
      <w:r w:rsidR="00BF1CF6">
        <w:rPr>
          <w:rtl/>
        </w:rPr>
        <w:t>"</w:t>
      </w:r>
      <w:r>
        <w:rPr>
          <w:rFonts w:hint="cs"/>
          <w:rtl/>
        </w:rPr>
        <w:t xml:space="preserve">ל </w:t>
      </w:r>
      <w:r>
        <w:rPr>
          <w:rStyle w:val="2fb"/>
          <w:rFonts w:hint="cs"/>
          <w:rtl/>
          <w:rPrChange w:id="13697" w:author="מנוע אמוראים" w:date="2026-10-05T16:40:54Z">
            <w:rPr>
              <w:rFonts w:hint="cs"/>
              <w:rtl/>
            </w:rPr>
          </w:rPrChange>
        </w:rPr>
        <w:t xml:space="preserve">ל</w:t>
      </w:r>
      <w:r>
        <w:rPr>
          <w:rStyle w:val="2fb"/>
          <w:rtl/>
          <w:rPrChange w:id="13698" w:author="מנוע אמוראים" w:date="2026-10-05T16:40:54Z">
            <w:rPr>
              <w:rtl/>
            </w:rPr>
          </w:rPrChange>
        </w:rPr>
        <w:t xml:space="preserve">ר</w:t>
      </w:r>
      <w:r>
        <w:rPr>
          <w:rStyle w:val="2fb"/>
          <w:rtl/>
          <w:rPrChange w:id="13699" w:author="מנוע אמוראים" w:date="2026-10-05T16:40:54Z">
            <w:rPr>
              <w:rtl/>
            </w:rPr>
          </w:rPrChange>
        </w:rPr>
        <w:t xml:space="preserve">"</w:t>
      </w:r>
      <w:r>
        <w:rPr>
          <w:rStyle w:val="2fb"/>
          <w:rFonts w:hint="cs"/>
          <w:rtl/>
          <w:rPrChange w:id="13700" w:author="מנוע אמוראים" w:date="2026-10-05T16:40:54Z">
            <w:rPr>
              <w:rFonts w:hint="cs"/>
              <w:rtl/>
            </w:rPr>
          </w:rPrChange>
        </w:rPr>
        <w:t xml:space="preserve">ע</w:t>
      </w:r>
      <w:r w:rsidRPr="00C63571">
        <w:rPr>
          <w:rtl/>
        </w:rPr>
        <w:t xml:space="preserve"> איסור חל על איסור, חלב ומתה </w:t>
      </w:r>
      <w:r>
        <w:rPr>
          <w:rFonts w:hint="cs"/>
          <w:rtl/>
        </w:rPr>
        <w:t>א</w:t>
      </w:r>
      <w:r w:rsidR="00BF1CF6">
        <w:rPr>
          <w:rtl/>
        </w:rPr>
        <w:t>"</w:t>
      </w:r>
      <w:r>
        <w:rPr>
          <w:rFonts w:hint="cs"/>
          <w:rtl/>
        </w:rPr>
        <w:t>צ</w:t>
      </w:r>
      <w:r>
        <w:rPr>
          <w:rtl/>
        </w:rPr>
        <w:t xml:space="preserve"> קרא, שליל</w:t>
      </w:r>
      <w:r w:rsidRPr="00C63571">
        <w:rPr>
          <w:rtl/>
        </w:rPr>
        <w:t xml:space="preserve"> גדי מעליא הוא, </w:t>
      </w:r>
    </w:p>
    <w:p w14:paraId="213BF797" w14:textId="77777777" w:rsidR="0046556D" w:rsidRDefault="00BD6C4F" w:rsidP="00BD6C4F">
      <w:pPr>
        <w:rPr>
          <w:rtl/>
        </w:rPr>
      </w:pPr>
      <w:r w:rsidRPr="00C63571">
        <w:rPr>
          <w:rtl/>
        </w:rPr>
        <w:t>אייתרו להו כולהו, פרט לחיה ועוף ולבהמה טמאה.</w:t>
      </w:r>
    </w:p>
    <w:p w14:paraId="14962F2E" w14:textId="77777777" w:rsidR="0046556D" w:rsidRDefault="00BD6C4F" w:rsidP="00BD6C4F">
      <w:pPr>
        <w:jc w:val="center"/>
        <w:rPr>
          <w:del w:id="90094" w:author="מנוע עיצוב" w:date="2026-10-08T11:01:28Z"/>
          <w:rtl/>
        </w:rPr>
      </w:pPr>
      <w:del w:id="90093" w:author="מנוע עיצוב" w:date="2026-10-08T11:01:28Z">
        <w:r>
          <w:rPr>
            <w:rFonts w:ascii="BA חניכי הישיבות" w:hAnsi="BA חניכי הישיבות" w:cs="BA חניכי הישיבות"/>
            <w:rtl/>
          </w:rPr>
          <w:delText xml:space="preserve">׻</w:delText>
        </w:r>
      </w:del>
    </w:p>
    <w:p w14:paraId="609CC197" w14:textId="77777777" w:rsidR="00BD6C4F" w:rsidRPr="00C63571" w:rsidRDefault="00BD6C4F" w:rsidP="00BD6C4F">
      <w:pPr>
        <w:pStyle w:val="affff1"/>
        <w:rPr>
          <w:rtl/>
        </w:rPr>
      </w:pPr>
      <w:ins w:id="9904" w:author="מספור קטעי משנה" w:date="2026-10-06T06:45:19Z">
        <w:r>
          <w:rPr>
            <w:rStyle w:val="MisparKeta"/>
          </w:rPr>
          <w:t xml:space="preserve">ג. </w:t>
        </w:r>
      </w:ins>
      <w:r w:rsidRPr="00C63571">
        <w:rPr>
          <w:rtl/>
        </w:rPr>
        <w:t>רבי יוסי הגלילי אומר: נאמר לא תאכלו.</w:t>
      </w:r>
    </w:p>
    <w:p w14:paraId="78BB9B70" w14:textId="77777777" w:rsidR="0046556D" w:rsidRDefault="00BD6C4F" w:rsidP="00BD6C4F">
      <w:pPr>
        <w:rPr>
          <w:rtl/>
        </w:rPr>
      </w:pPr>
      <w:r>
        <w:rPr>
          <w:rFonts w:hint="cs"/>
          <w:rtl/>
        </w:rPr>
        <w:t xml:space="preserve">איכא בין </w:t>
      </w:r>
      <w:r>
        <w:rPr>
          <w:rStyle w:val="2fb"/>
          <w:rFonts w:hint="cs"/>
          <w:rtl/>
          <w:rPrChange w:id="13701" w:author="מנוע אמוראים" w:date="2026-10-05T16:40:54Z">
            <w:rPr>
              <w:rFonts w:hint="cs"/>
              <w:rtl/>
            </w:rPr>
          </w:rPrChange>
        </w:rPr>
        <w:t xml:space="preserve">ריה</w:t>
      </w:r>
      <w:r>
        <w:rPr>
          <w:rStyle w:val="2fb"/>
          <w:rtl/>
          <w:rPrChange w:id="13702" w:author="מנוע אמוראים" w:date="2026-10-05T16:40:54Z">
            <w:rPr>
              <w:rtl/>
            </w:rPr>
          </w:rPrChange>
        </w:rPr>
        <w:t xml:space="preserve">"</w:t>
      </w:r>
      <w:r>
        <w:rPr>
          <w:rStyle w:val="2fb"/>
          <w:rFonts w:hint="cs"/>
          <w:rtl/>
          <w:rPrChange w:id="13703" w:author="מנוע אמוראים" w:date="2026-10-05T16:40:54Z">
            <w:rPr>
              <w:rFonts w:hint="cs"/>
              <w:rtl/>
            </w:rPr>
          </w:rPrChange>
        </w:rPr>
        <w:t xml:space="preserve">ג</w:t>
      </w:r>
      <w:r>
        <w:rPr>
          <w:rFonts w:hint="cs"/>
          <w:rtl/>
        </w:rPr>
        <w:t xml:space="preserve"> </w:t>
      </w:r>
      <w:r>
        <w:rPr>
          <w:rStyle w:val="2fb"/>
          <w:rFonts w:hint="cs"/>
          <w:rtl/>
          <w:rPrChange w:id="13704" w:author="מנוע אמוראים" w:date="2026-10-05T16:40:54Z">
            <w:rPr>
              <w:rFonts w:hint="cs"/>
              <w:rtl/>
            </w:rPr>
          </w:rPrChange>
        </w:rPr>
        <w:t xml:space="preserve">לר</w:t>
      </w:r>
      <w:r>
        <w:rPr>
          <w:rStyle w:val="2fb"/>
          <w:rtl/>
          <w:rPrChange w:id="13705" w:author="מנוע אמוראים" w:date="2026-10-05T16:40:54Z">
            <w:rPr>
              <w:rtl/>
            </w:rPr>
          </w:rPrChange>
        </w:rPr>
        <w:t xml:space="preserve">"</w:t>
      </w:r>
      <w:r>
        <w:rPr>
          <w:rStyle w:val="2fb"/>
          <w:rFonts w:hint="cs"/>
          <w:rtl/>
          <w:rPrChange w:id="13706" w:author="מנוע אמוראים" w:date="2026-10-05T16:40:54Z">
            <w:rPr>
              <w:rFonts w:hint="cs"/>
              <w:rtl/>
            </w:rPr>
          </w:rPrChange>
        </w:rPr>
        <w:t xml:space="preserve">ע</w:t>
      </w:r>
      <w:r>
        <w:rPr>
          <w:rFonts w:hint="cs"/>
          <w:rtl/>
        </w:rPr>
        <w:t xml:space="preserve">: </w:t>
      </w:r>
      <w:r w:rsidRPr="00C66560">
        <w:rPr>
          <w:b/>
          <w:bCs/>
          <w:rtl/>
        </w:rPr>
        <w:t>חיה</w:t>
      </w:r>
      <w:r w:rsidRPr="00C63571">
        <w:rPr>
          <w:rtl/>
        </w:rPr>
        <w:t xml:space="preserve">, </w:t>
      </w:r>
      <w:r>
        <w:rPr>
          <w:rStyle w:val="2fb"/>
          <w:rFonts w:hint="cs"/>
          <w:rtl/>
          <w:rPrChange w:id="13707" w:author="מנוע אמוראים" w:date="2026-10-05T16:40:54Z">
            <w:rPr>
              <w:rFonts w:hint="cs"/>
              <w:rtl/>
            </w:rPr>
          </w:rPrChange>
        </w:rPr>
        <w:t xml:space="preserve">לריה</w:t>
      </w:r>
      <w:r>
        <w:rPr>
          <w:rStyle w:val="2fb"/>
          <w:rtl/>
          <w:rPrChange w:id="13708" w:author="מנוע אמוראים" w:date="2026-10-05T16:40:54Z">
            <w:rPr>
              <w:rtl/>
            </w:rPr>
          </w:rPrChange>
        </w:rPr>
        <w:t xml:space="preserve">"</w:t>
      </w:r>
      <w:r>
        <w:rPr>
          <w:rStyle w:val="2fb"/>
          <w:rFonts w:hint="cs"/>
          <w:rtl/>
          <w:rPrChange w:id="13709" w:author="מנוע אמוראים" w:date="2026-10-05T16:40:54Z">
            <w:rPr>
              <w:rFonts w:hint="cs"/>
              <w:rtl/>
            </w:rPr>
          </w:rPrChange>
        </w:rPr>
        <w:t xml:space="preserve">ג</w:t>
      </w:r>
      <w:r>
        <w:rPr>
          <w:rFonts w:hint="cs"/>
          <w:rtl/>
        </w:rPr>
        <w:t xml:space="preserve"> דאורייתא </w:t>
      </w:r>
      <w:r>
        <w:rPr>
          <w:rStyle w:val="2fb"/>
          <w:rFonts w:hint="cs"/>
          <w:rtl/>
          <w:rPrChange w:id="13710" w:author="מנוע אמוראים" w:date="2026-10-05T16:40:54Z">
            <w:rPr>
              <w:rFonts w:hint="cs"/>
              <w:rtl/>
            </w:rPr>
          </w:rPrChange>
        </w:rPr>
        <w:t xml:space="preserve">ולר</w:t>
      </w:r>
      <w:r>
        <w:rPr>
          <w:rStyle w:val="2fb"/>
          <w:rtl/>
          <w:rPrChange w:id="13711" w:author="מנוע אמוראים" w:date="2026-10-05T16:40:54Z">
            <w:rPr>
              <w:rtl/>
            </w:rPr>
          </w:rPrChange>
        </w:rPr>
        <w:t xml:space="preserve">"</w:t>
      </w:r>
      <w:r>
        <w:rPr>
          <w:rStyle w:val="2fb"/>
          <w:rFonts w:hint="cs"/>
          <w:rtl/>
          <w:rPrChange w:id="13712" w:author="מנוע אמוראים" w:date="2026-10-05T16:40:54Z">
            <w:rPr>
              <w:rFonts w:hint="cs"/>
              <w:rtl/>
            </w:rPr>
          </w:rPrChange>
        </w:rPr>
        <w:t xml:space="preserve">ע</w:t>
      </w:r>
      <w:r>
        <w:rPr>
          <w:rFonts w:hint="cs"/>
          <w:rtl/>
        </w:rPr>
        <w:t xml:space="preserve"> דרבנן </w:t>
      </w:r>
    </w:p>
    <w:p w14:paraId="504712DE" w14:textId="77777777" w:rsidR="0046556D" w:rsidRDefault="00BD6C4F" w:rsidP="00BD6C4F">
      <w:pPr>
        <w:rPr>
          <w:rtl/>
        </w:rPr>
      </w:pPr>
      <w:r w:rsidRPr="00C66560">
        <w:rPr>
          <w:b/>
          <w:bCs/>
          <w:rtl/>
        </w:rPr>
        <w:t>אב</w:t>
      </w:r>
      <w:r w:rsidRPr="00050A6C">
        <w:rPr>
          <w:b/>
          <w:bCs/>
          <w:rtl/>
        </w:rPr>
        <w:t>"א</w:t>
      </w:r>
      <w:r w:rsidRPr="00C63571">
        <w:rPr>
          <w:rtl/>
        </w:rPr>
        <w:t xml:space="preserve">: עוף </w:t>
      </w:r>
      <w:r>
        <w:rPr>
          <w:rStyle w:val="2fb"/>
          <w:rFonts w:hint="cs"/>
          <w:rtl/>
          <w:rPrChange w:id="13713" w:author="מנוע אמוראים" w:date="2026-10-05T16:40:54Z">
            <w:rPr>
              <w:rFonts w:hint="cs"/>
              <w:rtl/>
            </w:rPr>
          </w:rPrChange>
        </w:rPr>
        <w:t xml:space="preserve">לר</w:t>
      </w:r>
      <w:r>
        <w:rPr>
          <w:rStyle w:val="2fb"/>
          <w:rtl/>
          <w:rPrChange w:id="13714" w:author="מנוע אמוראים" w:date="2026-10-05T16:40:54Z">
            <w:rPr>
              <w:rtl/>
            </w:rPr>
          </w:rPrChange>
        </w:rPr>
        <w:t xml:space="preserve">"</w:t>
      </w:r>
      <w:r>
        <w:rPr>
          <w:rStyle w:val="2fb"/>
          <w:rFonts w:hint="cs"/>
          <w:rtl/>
          <w:rPrChange w:id="13715" w:author="מנוע אמוראים" w:date="2026-10-05T16:40:54Z">
            <w:rPr>
              <w:rFonts w:hint="cs"/>
              <w:rtl/>
            </w:rPr>
          </w:rPrChange>
        </w:rPr>
        <w:t xml:space="preserve">ע</w:t>
      </w:r>
      <w:r w:rsidRPr="00C63571">
        <w:rPr>
          <w:rtl/>
        </w:rPr>
        <w:t xml:space="preserve">: חיה ועוף אינן מן התורה - הא מדרבנן אסירי, </w:t>
      </w:r>
    </w:p>
    <w:p w14:paraId="51ABC02A" w14:textId="4CB1324F" w:rsidR="0046556D" w:rsidRDefault="00BD6C4F" w:rsidP="00BD6C4F">
      <w:pPr>
        <w:rPr>
          <w:rtl/>
        </w:rPr>
      </w:pPr>
      <w:r>
        <w:rPr>
          <w:rFonts w:hint="cs"/>
          <w:b/>
          <w:bCs/>
          <w:rtl/>
        </w:rPr>
        <w:t xml:space="preserve"> </w:t>
      </w:r>
      <w:r>
        <w:rPr>
          <w:rStyle w:val="2fb"/>
          <w:rFonts w:hint="cs"/>
          <w:b/>
          <w:bCs/>
          <w:rtl/>
          <w:rPrChange w:id="13716" w:author="מנוע אמוראים" w:date="2026-10-05T16:40:54Z">
            <w:rPr>
              <w:rFonts w:hint="cs"/>
              <w:b/>
              <w:bCs/>
              <w:rtl/>
            </w:rPr>
          </w:rPrChange>
        </w:rPr>
        <w:t xml:space="preserve">ולריה</w:t>
      </w:r>
      <w:r>
        <w:rPr>
          <w:rStyle w:val="2fb"/>
          <w:b/>
          <w:bCs/>
          <w:rtl/>
          <w:rPrChange w:id="13717" w:author="מנוע אמוראים" w:date="2026-10-05T16:40:54Z">
            <w:rPr>
              <w:b/>
              <w:bCs/>
              <w:rtl/>
            </w:rPr>
          </w:rPrChange>
        </w:rPr>
        <w:t xml:space="preserve">"</w:t>
      </w:r>
      <w:r>
        <w:rPr>
          <w:rStyle w:val="2fb"/>
          <w:rFonts w:hint="cs"/>
          <w:b/>
          <w:bCs/>
          <w:rtl/>
          <w:rPrChange w:id="13718" w:author="מנוע אמוראים" w:date="2026-10-05T16:40:54Z">
            <w:rPr>
              <w:rFonts w:hint="cs"/>
              <w:b/>
              <w:bCs/>
              <w:rtl/>
            </w:rPr>
          </w:rPrChange>
        </w:rPr>
        <w:t xml:space="preserve">ג</w:t>
      </w:r>
      <w:r w:rsidRPr="00C63571">
        <w:rPr>
          <w:rtl/>
        </w:rPr>
        <w:t>: עוף אפילו מדרבנן נמי לא אסיר;</w:t>
      </w:r>
    </w:p>
    <w:p w14:paraId="44F7EC37" w14:textId="77777777" w:rsidR="0046556D" w:rsidRDefault="00BD6C4F" w:rsidP="00BD6C4F">
      <w:pPr>
        <w:rPr>
          <w:rtl/>
        </w:rPr>
      </w:pPr>
      <w:r w:rsidRPr="00784CE3">
        <w:rPr>
          <w:rFonts w:ascii="BA Franknatan Regular" w:hAnsi="BA Franknatan Regular" w:cs="BA Franknatan Regular"/>
          <w:rtl/>
        </w:rPr>
        <w:t xml:space="preserve">• </w:t>
      </w:r>
      <w:r>
        <w:rPr>
          <w:rFonts w:hint="cs"/>
          <w:rtl/>
        </w:rPr>
        <w:t>תנ</w:t>
      </w:r>
      <w:r w:rsidR="00BF1CF6">
        <w:rPr>
          <w:rtl/>
        </w:rPr>
        <w:t>"</w:t>
      </w:r>
      <w:r>
        <w:rPr>
          <w:rFonts w:hint="cs"/>
          <w:rtl/>
        </w:rPr>
        <w:t>ה</w:t>
      </w:r>
      <w:r w:rsidRPr="00C63571">
        <w:rPr>
          <w:rtl/>
        </w:rPr>
        <w:t>: במקומו של רבי אליעזר היו כורתין עצים, לעשות פחמין לעשות ברזל.</w:t>
      </w:r>
    </w:p>
    <w:p w14:paraId="762DD577" w14:textId="77777777" w:rsidR="0046556D" w:rsidRDefault="00BD6C4F" w:rsidP="00BD6C4F">
      <w:pPr>
        <w:rPr>
          <w:rtl/>
        </w:rPr>
      </w:pPr>
      <w:r w:rsidRPr="00784CE3">
        <w:rPr>
          <w:rFonts w:ascii="BA Franknatan Regular" w:hAnsi="BA Franknatan Regular" w:cs="BA Franknatan Regular"/>
          <w:rtl/>
        </w:rPr>
        <w:lastRenderedPageBreak/>
        <w:t xml:space="preserve">• </w:t>
      </w:r>
      <w:r w:rsidRPr="00C63571">
        <w:rPr>
          <w:rtl/>
        </w:rPr>
        <w:t>במקומו של רבי יוסי הגלילי היו אוכלין בשר עוף בחלב.</w:t>
      </w:r>
    </w:p>
    <w:p w14:paraId="57632E1D" w14:textId="77777777" w:rsidR="0046556D" w:rsidRDefault="00BD6C4F" w:rsidP="00BD6C4F">
      <w:pPr>
        <w:rPr>
          <w:rtl/>
        </w:rPr>
      </w:pPr>
      <w:r w:rsidRPr="00784CE3">
        <w:rPr>
          <w:rFonts w:ascii="BA Franknatan Regular" w:hAnsi="BA Franknatan Regular" w:cs="BA Franknatan Regular"/>
          <w:rtl/>
        </w:rPr>
        <w:t xml:space="preserve">• </w:t>
      </w:r>
      <w:r w:rsidRPr="00C63571">
        <w:rPr>
          <w:rtl/>
        </w:rPr>
        <w:t xml:space="preserve">לוי </w:t>
      </w:r>
      <w:r>
        <w:rPr>
          <w:rtl/>
        </w:rPr>
        <w:t>נזדמן</w:t>
      </w:r>
      <w:r w:rsidRPr="00C63571">
        <w:rPr>
          <w:rtl/>
        </w:rPr>
        <w:t xml:space="preserve"> לבי יוסף רישבא, </w:t>
      </w:r>
      <w:r>
        <w:rPr>
          <w:rFonts w:hint="cs"/>
          <w:rtl/>
        </w:rPr>
        <w:t xml:space="preserve">הביאו לפני </w:t>
      </w:r>
      <w:r w:rsidRPr="00C63571">
        <w:rPr>
          <w:rtl/>
        </w:rPr>
        <w:t>ר</w:t>
      </w:r>
      <w:r>
        <w:rPr>
          <w:rFonts w:hint="cs"/>
          <w:rtl/>
        </w:rPr>
        <w:t>אש טווס בחלב ולא אמר כלום</w:t>
      </w:r>
    </w:p>
    <w:p w14:paraId="12ED005B" w14:textId="77777777" w:rsidR="0046556D" w:rsidRDefault="00BD6C4F" w:rsidP="00BD6C4F">
      <w:pPr>
        <w:rPr>
          <w:rtl/>
        </w:rPr>
      </w:pPr>
      <w:r>
        <w:rPr>
          <w:rFonts w:hint="cs"/>
          <w:rtl/>
        </w:rPr>
        <w:t xml:space="preserve">כשבא לפני </w:t>
      </w:r>
      <w:r w:rsidRPr="00C63571">
        <w:rPr>
          <w:rtl/>
        </w:rPr>
        <w:t>רבי, א"ל</w:t>
      </w:r>
      <w:r>
        <w:rPr>
          <w:rtl/>
        </w:rPr>
        <w:t xml:space="preserve">: אמאי לא </w:t>
      </w:r>
      <w:r>
        <w:rPr>
          <w:rFonts w:hint="cs"/>
          <w:rtl/>
        </w:rPr>
        <w:t>נידיתם</w:t>
      </w:r>
      <w:r w:rsidRPr="00C63571">
        <w:rPr>
          <w:rtl/>
        </w:rPr>
        <w:t xml:space="preserve"> </w:t>
      </w:r>
    </w:p>
    <w:p w14:paraId="2933532A" w14:textId="77777777" w:rsidR="0046556D" w:rsidRDefault="00BD6C4F" w:rsidP="00BD6C4F">
      <w:pPr>
        <w:rPr>
          <w:rtl/>
        </w:rPr>
      </w:pPr>
      <w:r>
        <w:rPr>
          <w:rtl/>
        </w:rPr>
        <w:t xml:space="preserve">א"ל: אתריה </w:t>
      </w:r>
      <w:r>
        <w:rPr>
          <w:rStyle w:val="2fb"/>
          <w:rtl/>
          <w:rPrChange w:id="13719" w:author="מנוע אמוראים" w:date="2026-10-05T16:40:54Z">
            <w:rPr>
              <w:rtl/>
            </w:rPr>
          </w:rPrChange>
        </w:rPr>
        <w:t xml:space="preserve">דר</w:t>
      </w:r>
      <w:r>
        <w:rPr>
          <w:rStyle w:val="2fb"/>
          <w:rFonts w:hint="cs"/>
          <w:rtl/>
          <w:rPrChange w:id="13720" w:author="מנוע אמוראים" w:date="2026-10-05T16:40:54Z">
            <w:rPr>
              <w:rFonts w:hint="cs"/>
              <w:rtl/>
            </w:rPr>
          </w:rPrChange>
        </w:rPr>
        <w:t xml:space="preserve">יב</w:t>
      </w:r>
      <w:r>
        <w:rPr>
          <w:rStyle w:val="2fb"/>
          <w:rtl/>
          <w:rPrChange w:id="13721" w:author="מנוע אמוראים" w:date="2026-10-05T16:40:54Z">
            <w:rPr>
              <w:rtl/>
            </w:rPr>
          </w:rPrChange>
        </w:rPr>
        <w:t xml:space="preserve">"</w:t>
      </w:r>
      <w:r>
        <w:rPr>
          <w:rStyle w:val="2fb"/>
          <w:rFonts w:hint="cs"/>
          <w:rtl/>
          <w:rPrChange w:id="13722" w:author="מנוע אמוראים" w:date="2026-10-05T16:40:54Z">
            <w:rPr>
              <w:rFonts w:hint="cs"/>
              <w:rtl/>
            </w:rPr>
          </w:rPrChange>
        </w:rPr>
        <w:t xml:space="preserve">ב</w:t>
      </w:r>
      <w:r>
        <w:rPr>
          <w:rFonts w:hint="cs"/>
          <w:rtl/>
        </w:rPr>
        <w:t xml:space="preserve"> </w:t>
      </w:r>
      <w:r w:rsidRPr="00C63571">
        <w:rPr>
          <w:rtl/>
        </w:rPr>
        <w:t xml:space="preserve">הוא, ואמינא, דרש </w:t>
      </w:r>
      <w:r>
        <w:rPr>
          <w:rStyle w:val="2fb"/>
          <w:rFonts w:hint="cs"/>
          <w:rtl/>
          <w:rPrChange w:id="13723" w:author="מנוע אמוראים" w:date="2026-10-05T16:40:54Z">
            <w:rPr>
              <w:rFonts w:hint="cs"/>
              <w:rtl/>
            </w:rPr>
          </w:rPrChange>
        </w:rPr>
        <w:t xml:space="preserve">כריה</w:t>
      </w:r>
      <w:r>
        <w:rPr>
          <w:rStyle w:val="2fb"/>
          <w:rtl/>
          <w:rPrChange w:id="13724" w:author="מנוע אמוראים" w:date="2026-10-05T16:40:54Z">
            <w:rPr>
              <w:rtl/>
            </w:rPr>
          </w:rPrChange>
        </w:rPr>
        <w:t xml:space="preserve">"</w:t>
      </w:r>
      <w:r>
        <w:rPr>
          <w:rStyle w:val="2fb"/>
          <w:rFonts w:hint="cs"/>
          <w:rtl/>
          <w:rPrChange w:id="13725" w:author="מנוע אמוראים" w:date="2026-10-05T16:40:54Z">
            <w:rPr>
              <w:rFonts w:hint="cs"/>
              <w:rtl/>
            </w:rPr>
          </w:rPrChange>
        </w:rPr>
        <w:t xml:space="preserve">ג</w:t>
      </w:r>
      <w:r w:rsidRPr="00C63571">
        <w:rPr>
          <w:rtl/>
        </w:rPr>
        <w:t xml:space="preserve"> יצא עוף שאין לו חלב אם.</w:t>
      </w:r>
    </w:p>
    <w:p w14:paraId="310A3D43"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70" w:author="קלוד" w:date="2026-10-06T10:08:36Z"/>
        </w:rPr>
      </w:pPr>
      <w:ins w:id="20169" w:author="קלוד" w:date="2026-10-06T10:08:36Z">
        <w:r>
          <w:t xml:space="preserve">משנה ה</w:t>
        </w:r>
      </w:ins>
    </w:p>
    <w:p w14:paraId="70DD065C" w14:textId="77777777" w:rsidR="00BD6C4F" w:rsidRPr="00C63571" w:rsidRDefault="00BD6C4F" w:rsidP="00BD6C4F">
      <w:pPr>
        <w:pStyle w:val="afff9"/>
        <w:rPr>
          <w:del w:id="20181" w:author="קלוד" w:date="2026-10-06T10:14:23Z"/>
          <w:rtl/>
        </w:rPr>
      </w:pPr>
      <w:ins w:id="9905" w:author="מספור קטעי משנה" w:date="2026-10-06T06:45:19Z">
        <w:del w:id="20179" w:author="קלוד" w:date="2026-10-06T10:14:23Z">
          <w:r>
            <w:rPr>
              <w:rStyle w:val="MisparKeta"/>
            </w:rPr>
            <w:delText xml:space="preserve">ד. </w:delText>
          </w:r>
        </w:del>
      </w:ins>
      <w:del w:id="20180" w:author="קלוד" w:date="2026-10-06T10:14:23Z">
        <w:r w:rsidRPr="00C63571">
          <w:rPr>
            <w:rtl/>
          </w:rPr>
          <w:delText xml:space="preserve">מתני'.</w:delText>
        </w:r>
      </w:del>
    </w:p>
    <w:p w14:paraId="6A49DB26" w14:textId="77777777" w:rsidR="00BD6C4F" w:rsidRPr="00C63571" w:rsidRDefault="00BD6C4F" w:rsidP="00BD6C4F">
      <w:pPr>
        <w:pStyle w:val="afff9"/>
        <w:spacing w:before="120"/>
        <w:rPr>
          <w:rtl/>
        </w:rPr>
        <w:pPrChange w:id="90066" w:author="קלוד" w:date="2026-10-08T12:08:16Z">
          <w:pPr>
            <w:pStyle w:val="afff9"/>
          </w:pPr>
        </w:pPrChange>
      </w:pPr>
      <w:r w:rsidRPr="00C63571">
        <w:rPr>
          <w:rtl/>
        </w:rPr>
        <w:t xml:space="preserve">קבת </w:t>
      </w:r>
      <w:r>
        <w:rPr>
          <w:rtl/>
        </w:rPr>
        <w:t>עכו"ם</w:t>
      </w:r>
      <w:r w:rsidRPr="00C63571">
        <w:rPr>
          <w:rtl/>
        </w:rPr>
        <w:t xml:space="preserve"> ושל נבלה - הרי זו אסורה.</w:t>
      </w:r>
    </w:p>
    <w:p w14:paraId="2E693804" w14:textId="77777777" w:rsidR="00BD6C4F" w:rsidRDefault="00BD6C4F" w:rsidP="00F07436">
      <w:pPr>
        <w:pStyle w:val="afff3"/>
        <w:framePr w:wrap="around"/>
        <w:rPr>
          <w:rtl/>
        </w:rPr>
      </w:pPr>
      <w:r>
        <w:rPr>
          <w:rFonts w:hint="cs"/>
          <w:rtl/>
        </w:rPr>
        <w:t>קטז:</w:t>
      </w:r>
    </w:p>
    <w:p>
      <w:pPr>
        <w:pStyle w:val="MishnaBatzad"/>
        <w:rPr>
          <w:ins w:id="20172" w:author="קלוד" w:date="2026-10-06T10:08:36Z"/>
        </w:rPr>
      </w:pPr>
      <w:ins w:id="20171" w:author="קלוד" w:date="2026-10-06T10:08:36Z">
        <w:r>
          <w:t xml:space="preserve">משנה ה</w:t>
        </w:r>
      </w:ins>
    </w:p>
    <w:p w14:paraId="1596CAEC" w14:textId="77777777" w:rsidR="00BD6C4F" w:rsidRPr="00C63571" w:rsidRDefault="00BD6C4F" w:rsidP="00BD6C4F">
      <w:pPr>
        <w:pStyle w:val="afff9"/>
        <w:rPr>
          <w:rtl/>
        </w:rPr>
      </w:pPr>
      <w:r w:rsidRPr="00C63571">
        <w:rPr>
          <w:rtl/>
        </w:rPr>
        <w:t>המעמיד בעור של קבה כשרה - אם יש בנותן טעם הרי זו אסורה.</w:t>
      </w:r>
    </w:p>
    <w:p w14:paraId="54F36E90" w14:textId="77777777" w:rsidR="00BD6C4F" w:rsidRDefault="00BD6C4F" w:rsidP="00BD6C4F">
      <w:pPr>
        <w:pStyle w:val="afff9"/>
        <w:rPr>
          <w:rtl/>
        </w:rPr>
      </w:pPr>
      <w:r w:rsidRPr="00C63571">
        <w:rPr>
          <w:rtl/>
        </w:rPr>
        <w:t xml:space="preserve">כשרה שינקה מן הטרפה - קבתה אסורה, </w:t>
      </w:r>
    </w:p>
    <w:p w14:paraId="19E5784F" w14:textId="77777777" w:rsidR="00BD6C4F" w:rsidRPr="00C63571" w:rsidRDefault="00BD6C4F" w:rsidP="00BD6C4F">
      <w:pPr>
        <w:pStyle w:val="afff9"/>
        <w:rPr>
          <w:rtl/>
        </w:rPr>
      </w:pPr>
      <w:r w:rsidRPr="00C63571">
        <w:rPr>
          <w:rtl/>
        </w:rPr>
        <w:t>טרפה שינקה מן הכשרה - קבתה מותרת, מפני שכנוס במעיה.</w:t>
      </w:r>
    </w:p>
    <w:p w14:paraId="13453B0E" w14:textId="77777777" w:rsidR="0046556D" w:rsidRDefault="00BD6C4F" w:rsidP="00BD6C4F">
      <w:pPr>
        <w:jc w:val="center"/>
        <w:rPr>
          <w:rtl/>
        </w:rPr>
      </w:pPr>
      <w:r>
        <w:rPr>
          <w:rFonts w:ascii="BA חניכי הישיבות" w:hAnsi="BA חניכי הישיבות" w:cs="BA חניכי הישיבות"/>
          <w:rtl/>
        </w:rPr>
        <w:t>׻</w:t>
      </w:r>
    </w:p>
    <w:p w14:paraId="61F73F15" w14:textId="77777777" w:rsidR="0046556D" w:rsidRDefault="00BD6C4F" w:rsidP="00BD6C4F">
      <w:pPr>
        <w:rPr>
          <w:rtl/>
        </w:rPr>
      </w:pPr>
      <w:r w:rsidRPr="00C63571">
        <w:rPr>
          <w:rtl/>
        </w:rPr>
        <w:t xml:space="preserve">קבת </w:t>
      </w:r>
      <w:r>
        <w:rPr>
          <w:rtl/>
        </w:rPr>
        <w:t>עכו"ם לאו נבלה היא</w:t>
      </w:r>
    </w:p>
    <w:p w14:paraId="653BEEE7" w14:textId="77777777" w:rsidR="0046556D" w:rsidRDefault="00BD6C4F" w:rsidP="00BD6C4F">
      <w:pPr>
        <w:rPr>
          <w:rtl/>
        </w:rPr>
      </w:pPr>
      <w:r>
        <w:rPr>
          <w:rStyle w:val="2fb"/>
          <w:rFonts w:hint="cs"/>
          <w:rtl/>
          <w:rPrChange w:id="13726" w:author="מנוע אמוראים" w:date="2026-10-05T16:40:54Z">
            <w:rPr>
              <w:rFonts w:hint="cs"/>
              <w:rtl/>
            </w:rPr>
          </w:rPrChange>
        </w:rPr>
        <w:t xml:space="preserve">אר</w:t>
      </w:r>
      <w:r>
        <w:rPr>
          <w:rStyle w:val="2fb"/>
          <w:rtl/>
          <w:rPrChange w:id="13727" w:author="מנוע אמוראים" w:date="2026-10-05T16:40:54Z">
            <w:rPr>
              <w:rtl/>
            </w:rPr>
          </w:rPrChange>
        </w:rPr>
        <w:t xml:space="preserve">"</w:t>
      </w:r>
      <w:r>
        <w:rPr>
          <w:rStyle w:val="2fb"/>
          <w:rFonts w:hint="cs"/>
          <w:rtl/>
          <w:rPrChange w:id="13728" w:author="מנוע אמוראים" w:date="2026-10-05T16:40:54Z">
            <w:rPr>
              <w:rFonts w:hint="cs"/>
              <w:rtl/>
            </w:rPr>
          </w:rPrChange>
        </w:rPr>
        <w:t xml:space="preserve">ה</w:t>
      </w:r>
      <w:r w:rsidRPr="00C63571">
        <w:rPr>
          <w:rtl/>
        </w:rPr>
        <w:t>: הכא, בלוקח גדי מן ה</w:t>
      </w:r>
      <w:r>
        <w:rPr>
          <w:rtl/>
        </w:rPr>
        <w:t>עכו"ם</w:t>
      </w:r>
      <w:r w:rsidRPr="00C63571">
        <w:rPr>
          <w:rtl/>
        </w:rPr>
        <w:t xml:space="preserve"> עסקינן, וחיישינן שמא ינק מן הטרפה;</w:t>
      </w:r>
    </w:p>
    <w:p w14:paraId="474911CC" w14:textId="77777777" w:rsidR="0046556D" w:rsidRDefault="00BD6C4F" w:rsidP="00BD6C4F">
      <w:pPr>
        <w:rPr>
          <w:rtl/>
        </w:rPr>
      </w:pPr>
      <w:r>
        <w:rPr>
          <w:rFonts w:hint="cs"/>
          <w:rtl/>
        </w:rPr>
        <w:t>והך ד</w:t>
      </w:r>
      <w:r w:rsidRPr="00C63571">
        <w:rPr>
          <w:rtl/>
        </w:rPr>
        <w:t>תנן: לוקחים ביצים מן הע</w:t>
      </w:r>
      <w:r>
        <w:rPr>
          <w:rFonts w:hint="cs"/>
          <w:rtl/>
        </w:rPr>
        <w:t>כו</w:t>
      </w:r>
      <w:r w:rsidR="00BF1CF6">
        <w:rPr>
          <w:rtl/>
        </w:rPr>
        <w:t>"</w:t>
      </w:r>
      <w:r>
        <w:rPr>
          <w:rFonts w:hint="cs"/>
          <w:rtl/>
        </w:rPr>
        <w:t xml:space="preserve">ם </w:t>
      </w:r>
      <w:r w:rsidRPr="00C63571">
        <w:rPr>
          <w:rtl/>
        </w:rPr>
        <w:t>ואין חוששין לא משום נבלה ולא משום טרפה!</w:t>
      </w:r>
    </w:p>
    <w:p w14:paraId="593C9EF1" w14:textId="77777777" w:rsidR="0046556D" w:rsidRDefault="00BD6C4F" w:rsidP="00BD6C4F">
      <w:pPr>
        <w:rPr>
          <w:rtl/>
        </w:rPr>
      </w:pPr>
      <w:r w:rsidRPr="00C63571">
        <w:rPr>
          <w:rtl/>
        </w:rPr>
        <w:t>אלא אימא: חיישינן שמא ינק מן הטמאה;</w:t>
      </w:r>
    </w:p>
    <w:p w14:paraId="05AA699B" w14:textId="77777777" w:rsidR="0046556D" w:rsidRDefault="00BD6C4F" w:rsidP="00BD6C4F">
      <w:pPr>
        <w:rPr>
          <w:rtl/>
        </w:rPr>
      </w:pPr>
      <w:r w:rsidRPr="00C63571">
        <w:rPr>
          <w:rtl/>
        </w:rPr>
        <w:t xml:space="preserve">טרפה </w:t>
      </w:r>
      <w:r>
        <w:rPr>
          <w:rtl/>
        </w:rPr>
        <w:t>–</w:t>
      </w:r>
      <w:r w:rsidRPr="00C63571">
        <w:rPr>
          <w:rtl/>
        </w:rPr>
        <w:t xml:space="preserve"> </w:t>
      </w:r>
      <w:r>
        <w:rPr>
          <w:rFonts w:hint="cs"/>
          <w:rtl/>
        </w:rPr>
        <w:t xml:space="preserve">לא </w:t>
      </w:r>
      <w:r w:rsidR="00BF1CF6">
        <w:rPr>
          <w:rFonts w:hint="cs"/>
          <w:rtl/>
        </w:rPr>
        <w:t>חיישי#</w:t>
      </w:r>
      <w:r>
        <w:rPr>
          <w:rFonts w:hint="cs"/>
          <w:rtl/>
        </w:rPr>
        <w:t xml:space="preserve"> דלא שכיחא</w:t>
      </w:r>
      <w:r w:rsidRPr="00C63571">
        <w:rPr>
          <w:rtl/>
        </w:rPr>
        <w:t xml:space="preserve"> טמאה - שכיחא;</w:t>
      </w:r>
    </w:p>
    <w:p w14:paraId="75A221EB" w14:textId="77777777" w:rsidR="0046556D" w:rsidRDefault="00BD6C4F" w:rsidP="00BD6C4F">
      <w:pPr>
        <w:rPr>
          <w:rtl/>
        </w:rPr>
      </w:pPr>
      <w:r>
        <w:rPr>
          <w:rFonts w:hint="cs"/>
          <w:rtl/>
        </w:rPr>
        <w:t>ולדידן לא חייש דבדלינן מניהו וכשחזי' להו פרשי' הלכך לא גזרו רבנן משא</w:t>
      </w:r>
      <w:r w:rsidR="00BF1CF6">
        <w:rPr>
          <w:rtl/>
        </w:rPr>
        <w:t>"</w:t>
      </w:r>
      <w:r>
        <w:rPr>
          <w:rFonts w:hint="cs"/>
          <w:rtl/>
        </w:rPr>
        <w:t>כ הם דלא בדילי גזרו רבנן</w:t>
      </w:r>
    </w:p>
    <w:p w14:paraId="67FC2091" w14:textId="77777777" w:rsidR="0046556D" w:rsidRDefault="0046556D" w:rsidP="00BD6C4F">
      <w:pPr>
        <w:rPr>
          <w:rtl/>
        </w:rPr>
      </w:pPr>
    </w:p>
    <w:p w14:paraId="4E7A3F9B" w14:textId="77777777" w:rsidR="0046556D" w:rsidRDefault="00BD6C4F" w:rsidP="00BD6C4F">
      <w:pPr>
        <w:rPr>
          <w:rtl/>
        </w:rPr>
      </w:pPr>
      <w:r w:rsidRPr="005C4ADC">
        <w:rPr>
          <w:rFonts w:ascii="BA Franknatan Regular" w:hAnsi="BA Franknatan Regular" w:cs="BA Franknatan Regular"/>
          <w:b/>
          <w:bCs/>
          <w:rtl/>
        </w:rPr>
        <w:t xml:space="preserve">• </w:t>
      </w:r>
      <w:r>
        <w:rPr>
          <w:rtl/>
        </w:rPr>
        <w:t>ושמואל</w:t>
      </w:r>
      <w:r w:rsidRPr="00C63571">
        <w:rPr>
          <w:rtl/>
        </w:rPr>
        <w:t xml:space="preserve">: חדא קתני, קבת שחיטת </w:t>
      </w:r>
      <w:r>
        <w:rPr>
          <w:rtl/>
        </w:rPr>
        <w:t>עכו"ם</w:t>
      </w:r>
      <w:r w:rsidRPr="00C63571">
        <w:rPr>
          <w:rtl/>
        </w:rPr>
        <w:t xml:space="preserve"> נבלה;</w:t>
      </w:r>
    </w:p>
    <w:p w14:paraId="42E6EA7C" w14:textId="77777777" w:rsidR="0046556D" w:rsidRDefault="00BD6C4F" w:rsidP="00BD6C4F">
      <w:pPr>
        <w:rPr>
          <w:rtl/>
        </w:rPr>
      </w:pPr>
      <w:r>
        <w:rPr>
          <w:rFonts w:hint="cs"/>
          <w:rtl/>
        </w:rPr>
        <w:t>והך ד</w:t>
      </w:r>
      <w:r w:rsidRPr="00C63571">
        <w:rPr>
          <w:rtl/>
        </w:rPr>
        <w:t xml:space="preserve">שמואל: </w:t>
      </w:r>
      <w:r>
        <w:rPr>
          <w:rtl/>
        </w:rPr>
        <w:t>מפני מה אסרו גבינת הע</w:t>
      </w:r>
      <w:r>
        <w:rPr>
          <w:rFonts w:hint="cs"/>
          <w:rtl/>
        </w:rPr>
        <w:t>כו</w:t>
      </w:r>
      <w:r w:rsidR="00BF1CF6">
        <w:rPr>
          <w:rtl/>
        </w:rPr>
        <w:t>"</w:t>
      </w:r>
      <w:r>
        <w:rPr>
          <w:rFonts w:hint="cs"/>
          <w:rtl/>
        </w:rPr>
        <w:t>ם</w:t>
      </w:r>
      <w:r>
        <w:rPr>
          <w:rtl/>
        </w:rPr>
        <w:t xml:space="preserve"> </w:t>
      </w:r>
      <w:r w:rsidRPr="00C63571">
        <w:rPr>
          <w:rtl/>
        </w:rPr>
        <w:t>מפני שמעמידין אותה בעור קבת נבלה, הא קבה גופה שריא!</w:t>
      </w:r>
    </w:p>
    <w:p w14:paraId="2FBE7455" w14:textId="77777777" w:rsidR="0046556D" w:rsidRDefault="000828F8" w:rsidP="00C62948">
      <w:pPr>
        <w:pStyle w:val="affffb"/>
        <w:rPr>
          <w:rtl/>
        </w:rPr>
      </w:pPr>
      <w:r>
        <w:rPr>
          <w:rtl/>
        </w:rPr>
        <w:t xml:space="preserve">- </w:t>
      </w:r>
      <w:r w:rsidR="00BD6C4F">
        <w:rPr>
          <w:rFonts w:hint="cs"/>
          <w:rtl/>
        </w:rPr>
        <w:t>ל</w:t>
      </w:r>
      <w:r w:rsidR="00BF1CF6">
        <w:rPr>
          <w:rtl/>
        </w:rPr>
        <w:t>"</w:t>
      </w:r>
      <w:r w:rsidR="00BD6C4F">
        <w:rPr>
          <w:rFonts w:hint="cs"/>
          <w:rtl/>
        </w:rPr>
        <w:t xml:space="preserve">ק </w:t>
      </w:r>
      <w:r w:rsidR="00BD6C4F" w:rsidRPr="00C63571">
        <w:rPr>
          <w:rtl/>
        </w:rPr>
        <w:t xml:space="preserve"> כאן - קודם חזרה, כאן - לאחר חזרה.</w:t>
      </w:r>
    </w:p>
    <w:p w14:paraId="3881C030" w14:textId="77777777" w:rsidR="0046556D" w:rsidRDefault="00BD6C4F" w:rsidP="00BD6C4F">
      <w:pPr>
        <w:jc w:val="center"/>
        <w:rPr>
          <w:del w:id="90096" w:author="מנוע עיצוב" w:date="2026-10-08T11:01:28Z"/>
          <w:rtl/>
        </w:rPr>
      </w:pPr>
      <w:del w:id="90095" w:author="מנוע עיצוב" w:date="2026-10-08T11:01:28Z">
        <w:r>
          <w:rPr>
            <w:rFonts w:ascii="BA חניכי הישיבות" w:hAnsi="BA חניכי הישיבות" w:cs="BA חניכי הישיבות"/>
            <w:rtl/>
          </w:rPr>
          <w:delText xml:space="preserve">׻</w:delText>
        </w:r>
      </w:del>
    </w:p>
    <w:p w14:paraId="64B6CD13" w14:textId="77777777" w:rsidR="00BD6C4F" w:rsidRPr="00C63571" w:rsidRDefault="00BD6C4F" w:rsidP="00BD6C4F">
      <w:pPr>
        <w:pStyle w:val="affff1"/>
        <w:rPr>
          <w:rtl/>
        </w:rPr>
      </w:pPr>
      <w:ins w:id="9906" w:author="מספור קטעי משנה" w:date="2026-10-06T06:45:19Z">
        <w:r>
          <w:rPr>
            <w:rStyle w:val="MisparKeta"/>
          </w:rPr>
          <w:t xml:space="preserve">ב. </w:t>
        </w:r>
      </w:ins>
      <w:r w:rsidRPr="00C63571">
        <w:rPr>
          <w:rtl/>
        </w:rPr>
        <w:t>כשרה שינקה מן הטרפה [</w:t>
      </w:r>
      <w:r w:rsidR="00BF1CF6">
        <w:rPr>
          <w:rtl/>
        </w:rPr>
        <w:t>וכו#</w:t>
      </w:r>
      <w:r w:rsidRPr="00C63571">
        <w:rPr>
          <w:rtl/>
        </w:rPr>
        <w:t>].</w:t>
      </w:r>
    </w:p>
    <w:p w14:paraId="53E6315C" w14:textId="77777777" w:rsidR="0046556D" w:rsidRDefault="00BD6C4F" w:rsidP="00BD6C4F">
      <w:pPr>
        <w:rPr>
          <w:rtl/>
        </w:rPr>
      </w:pPr>
      <w:r w:rsidRPr="00C63571">
        <w:rPr>
          <w:rtl/>
        </w:rPr>
        <w:t xml:space="preserve">והא </w:t>
      </w:r>
      <w:r>
        <w:rPr>
          <w:rFonts w:hint="cs"/>
          <w:rtl/>
        </w:rPr>
        <w:t>ד</w:t>
      </w:r>
      <w:r w:rsidRPr="00C63571">
        <w:rPr>
          <w:rtl/>
        </w:rPr>
        <w:t xml:space="preserve">רישא </w:t>
      </w:r>
      <w:r>
        <w:rPr>
          <w:rFonts w:hint="cs"/>
          <w:rtl/>
        </w:rPr>
        <w:t>ד</w:t>
      </w:r>
      <w:r w:rsidRPr="00C63571">
        <w:rPr>
          <w:rtl/>
        </w:rPr>
        <w:t xml:space="preserve">קבת </w:t>
      </w:r>
      <w:r>
        <w:rPr>
          <w:rtl/>
        </w:rPr>
        <w:t>עכו"ם</w:t>
      </w:r>
      <w:r w:rsidRPr="00C63571">
        <w:rPr>
          <w:rtl/>
        </w:rPr>
        <w:t xml:space="preserve"> ושל נבלה </w:t>
      </w:r>
      <w:r>
        <w:rPr>
          <w:rtl/>
        </w:rPr>
        <w:t>–</w:t>
      </w:r>
      <w:r w:rsidRPr="00C63571">
        <w:rPr>
          <w:rtl/>
        </w:rPr>
        <w:t xml:space="preserve"> הר</w:t>
      </w:r>
      <w:r w:rsidR="00BF1CF6">
        <w:rPr>
          <w:rtl/>
        </w:rPr>
        <w:t>"</w:t>
      </w:r>
      <w:r>
        <w:rPr>
          <w:rFonts w:hint="cs"/>
          <w:rtl/>
        </w:rPr>
        <w:t xml:space="preserve">ז </w:t>
      </w:r>
      <w:r w:rsidRPr="00C63571">
        <w:rPr>
          <w:rtl/>
        </w:rPr>
        <w:t>אסורה!</w:t>
      </w:r>
    </w:p>
    <w:p w14:paraId="41007FFF" w14:textId="77777777" w:rsidR="0046556D" w:rsidRDefault="000828F8" w:rsidP="00C62948">
      <w:pPr>
        <w:pStyle w:val="affffb"/>
        <w:rPr>
          <w:rtl/>
        </w:rPr>
      </w:pPr>
      <w:r>
        <w:rPr>
          <w:rtl/>
        </w:rPr>
        <w:t xml:space="preserve">- </w:t>
      </w:r>
      <w:r>
        <w:rPr>
          <w:rStyle w:val="2fb"/>
          <w:rtl/>
          <w:rPrChange w:id="13729" w:author="מנוע אמוראים" w:date="2026-10-05T16:40:54Z">
            <w:rPr>
              <w:rtl/>
            </w:rPr>
          </w:rPrChange>
        </w:rPr>
        <w:t xml:space="preserve">א</w:t>
      </w:r>
      <w:r>
        <w:rPr>
          <w:rStyle w:val="2fb"/>
          <w:rFonts w:hint="cs"/>
          <w:rtl/>
          <w:rPrChange w:id="13730" w:author="מנוע אמוראים" w:date="2026-10-05T16:40:54Z">
            <w:rPr>
              <w:rFonts w:hint="cs"/>
              <w:rtl/>
            </w:rPr>
          </w:rPrChange>
        </w:rPr>
        <w:t xml:space="preserve">ר</w:t>
      </w:r>
      <w:r>
        <w:rPr>
          <w:rStyle w:val="2fb"/>
          <w:rtl/>
          <w:rPrChange w:id="13731" w:author="מנוע אמוראים" w:date="2026-10-05T16:40:54Z">
            <w:rPr>
              <w:rtl/>
            </w:rPr>
          </w:rPrChange>
        </w:rPr>
        <w:t xml:space="preserve">"</w:t>
      </w:r>
      <w:r>
        <w:rPr>
          <w:rStyle w:val="2fb"/>
          <w:rFonts w:hint="cs"/>
          <w:rtl/>
          <w:rPrChange w:id="13732" w:author="מנוע אמוראים" w:date="2026-10-05T16:40:54Z">
            <w:rPr>
              <w:rFonts w:hint="cs"/>
              <w:rtl/>
            </w:rPr>
          </w:rPrChange>
        </w:rPr>
        <w:t xml:space="preserve">ח</w:t>
      </w:r>
      <w:r w:rsidR="00BD6C4F" w:rsidRPr="00C63571">
        <w:rPr>
          <w:rtl/>
        </w:rPr>
        <w:t>: רישא - נראה כאוכל נבלות, הכא איכא שחיטה;</w:t>
      </w:r>
    </w:p>
    <w:p w14:paraId="4B3B30DA" w14:textId="77777777" w:rsidR="0046556D" w:rsidRDefault="00BD6C4F" w:rsidP="00BD6C4F">
      <w:pPr>
        <w:rPr>
          <w:rtl/>
        </w:rPr>
      </w:pPr>
      <w:r w:rsidRPr="00C63571">
        <w:rPr>
          <w:rtl/>
        </w:rPr>
        <w:t xml:space="preserve">א"ל רבא: </w:t>
      </w:r>
      <w:r>
        <w:rPr>
          <w:rFonts w:hint="cs"/>
          <w:rtl/>
        </w:rPr>
        <w:t>והא כ</w:t>
      </w:r>
      <w:r w:rsidR="00BF1CF6">
        <w:rPr>
          <w:rtl/>
        </w:rPr>
        <w:t>"</w:t>
      </w:r>
      <w:r>
        <w:rPr>
          <w:rFonts w:hint="cs"/>
          <w:rtl/>
        </w:rPr>
        <w:t xml:space="preserve">ש הוא </w:t>
      </w:r>
      <w:r w:rsidRPr="00C63571">
        <w:rPr>
          <w:rtl/>
        </w:rPr>
        <w:t xml:space="preserve">ומה נבלה דמאיסה, דאי שרית </w:t>
      </w:r>
      <w:r>
        <w:rPr>
          <w:rFonts w:hint="cs"/>
          <w:rtl/>
        </w:rPr>
        <w:t>ל</w:t>
      </w:r>
      <w:r w:rsidRPr="00C63571">
        <w:rPr>
          <w:rtl/>
        </w:rPr>
        <w:t xml:space="preserve">קבתה לא אתי למיכל מינה - אמרת לא, </w:t>
      </w:r>
    </w:p>
    <w:p w14:paraId="38CE0585" w14:textId="44E3E182" w:rsidR="0046556D" w:rsidRDefault="00BD6C4F" w:rsidP="00BD6C4F">
      <w:pPr>
        <w:rPr>
          <w:rtl/>
        </w:rPr>
      </w:pPr>
      <w:r>
        <w:rPr>
          <w:rFonts w:hint="cs"/>
          <w:rtl/>
        </w:rPr>
        <w:t xml:space="preserve">   כ</w:t>
      </w:r>
      <w:r w:rsidR="00BF1CF6">
        <w:rPr>
          <w:rtl/>
        </w:rPr>
        <w:t>"</w:t>
      </w:r>
      <w:r>
        <w:rPr>
          <w:rFonts w:hint="cs"/>
          <w:rtl/>
        </w:rPr>
        <w:t xml:space="preserve">ש </w:t>
      </w:r>
      <w:r w:rsidRPr="00C63571">
        <w:rPr>
          <w:rtl/>
        </w:rPr>
        <w:t xml:space="preserve">טרפה שחוטה, דאי שרית אתי - למיכל מינה, </w:t>
      </w:r>
    </w:p>
    <w:p w14:paraId="52B68F7D" w14:textId="77777777" w:rsidR="0046556D" w:rsidRDefault="00BD6C4F" w:rsidP="00BD6C4F">
      <w:pPr>
        <w:rPr>
          <w:rtl/>
        </w:rPr>
      </w:pPr>
      <w:r>
        <w:rPr>
          <w:rtl/>
        </w:rPr>
        <w:t xml:space="preserve">אלא </w:t>
      </w:r>
      <w:r>
        <w:rPr>
          <w:rStyle w:val="2fb"/>
          <w:rtl/>
          <w:rPrChange w:id="13733" w:author="מנוע אמוראים" w:date="2026-10-05T16:40:54Z">
            <w:rPr>
              <w:rtl/>
            </w:rPr>
          </w:rPrChange>
        </w:rPr>
        <w:t xml:space="preserve">א</w:t>
      </w:r>
      <w:r>
        <w:rPr>
          <w:rStyle w:val="2fb"/>
          <w:rFonts w:hint="cs"/>
          <w:rtl/>
          <w:rPrChange w:id="13734" w:author="מנוע אמוראים" w:date="2026-10-05T16:40:54Z">
            <w:rPr>
              <w:rFonts w:hint="cs"/>
              <w:rtl/>
            </w:rPr>
          </w:rPrChange>
        </w:rPr>
        <w:t xml:space="preserve">רי</w:t>
      </w:r>
      <w:r>
        <w:rPr>
          <w:rStyle w:val="2fb"/>
          <w:rtl/>
          <w:rPrChange w:id="13735" w:author="מנוע אמוראים" w:date="2026-10-05T16:40:54Z">
            <w:rPr>
              <w:rtl/>
            </w:rPr>
          </w:rPrChange>
        </w:rPr>
        <w:t xml:space="preserve">"</w:t>
      </w:r>
      <w:r>
        <w:rPr>
          <w:rStyle w:val="2fb"/>
          <w:rFonts w:hint="cs"/>
          <w:rtl/>
          <w:rPrChange w:id="13736" w:author="מנוע אמוראים" w:date="2026-10-05T16:40:54Z">
            <w:rPr>
              <w:rFonts w:hint="cs"/>
              <w:rtl/>
            </w:rPr>
          </w:rPrChange>
        </w:rPr>
        <w:t xml:space="preserve">צ</w:t>
      </w:r>
      <w:r>
        <w:rPr>
          <w:rFonts w:hint="cs"/>
          <w:rtl/>
        </w:rPr>
        <w:t xml:space="preserve"> </w:t>
      </w:r>
      <w:r>
        <w:rPr>
          <w:rStyle w:val="2fb"/>
          <w:rFonts w:hint="cs"/>
          <w:rtl/>
          <w:rPrChange w:id="13737" w:author="מנוע אמוראים" w:date="2026-10-05T16:40:54Z">
            <w:rPr>
              <w:rFonts w:hint="cs"/>
              <w:rtl/>
            </w:rPr>
          </w:rPrChange>
        </w:rPr>
        <w:t xml:space="preserve">מ</w:t>
      </w:r>
      <w:r>
        <w:rPr>
          <w:rStyle w:val="2fb"/>
          <w:rtl/>
          <w:rPrChange w:id="13738" w:author="מנוע אמוראים" w:date="2026-10-05T16:40:54Z">
            <w:rPr>
              <w:rtl/>
            </w:rPr>
          </w:rPrChange>
        </w:rPr>
        <w:t xml:space="preserve">רי"ו</w:t>
      </w:r>
      <w:r w:rsidRPr="00C63571">
        <w:rPr>
          <w:rtl/>
        </w:rPr>
        <w:t xml:space="preserve">: </w:t>
      </w:r>
      <w:r>
        <w:rPr>
          <w:rFonts w:hint="cs"/>
          <w:rtl/>
        </w:rPr>
        <w:t>ל</w:t>
      </w:r>
      <w:r w:rsidR="00BF1CF6">
        <w:rPr>
          <w:rtl/>
        </w:rPr>
        <w:t>"</w:t>
      </w:r>
      <w:r>
        <w:rPr>
          <w:rFonts w:hint="cs"/>
          <w:rtl/>
        </w:rPr>
        <w:t xml:space="preserve">ק </w:t>
      </w:r>
      <w:r w:rsidRPr="00C63571">
        <w:rPr>
          <w:rtl/>
        </w:rPr>
        <w:t>כאן - קודם חזרה, כאן - לאחר חזרה, ומשנה לא זזה ממקומה.</w:t>
      </w:r>
    </w:p>
    <w:p w14:paraId="40AB95E3" w14:textId="77777777" w:rsidR="0046556D" w:rsidRDefault="00BD6C4F" w:rsidP="00BD6C4F">
      <w:pPr>
        <w:rPr>
          <w:rtl/>
        </w:rPr>
      </w:pPr>
      <w:r>
        <w:rPr>
          <w:rStyle w:val="2fb"/>
          <w:rFonts w:hint="cs"/>
          <w:rtl/>
          <w:rPrChange w:id="13739" w:author="מנוע אמוראים" w:date="2026-10-05T16:40:54Z">
            <w:rPr>
              <w:rFonts w:hint="cs"/>
              <w:rtl/>
            </w:rPr>
          </w:rPrChange>
        </w:rPr>
        <w:t xml:space="preserve">רחב</w:t>
      </w:r>
      <w:r>
        <w:rPr>
          <w:rStyle w:val="2fb"/>
          <w:rtl/>
          <w:rPrChange w:id="13740" w:author="מנוע אמוראים" w:date="2026-10-05T16:40:54Z">
            <w:rPr>
              <w:rtl/>
            </w:rPr>
          </w:rPrChange>
        </w:rPr>
        <w:t xml:space="preserve">"</w:t>
      </w:r>
      <w:r>
        <w:rPr>
          <w:rStyle w:val="2fb"/>
          <w:rFonts w:hint="cs"/>
          <w:rtl/>
          <w:rPrChange w:id="13741" w:author="מנוע אמוראים" w:date="2026-10-05T16:40:54Z">
            <w:rPr>
              <w:rFonts w:hint="cs"/>
              <w:rtl/>
            </w:rPr>
          </w:rPrChange>
        </w:rPr>
        <w:t xml:space="preserve">א</w:t>
      </w:r>
      <w:r>
        <w:rPr>
          <w:rFonts w:hint="cs"/>
          <w:rtl/>
        </w:rPr>
        <w:t xml:space="preserve"> </w:t>
      </w:r>
      <w:r>
        <w:rPr>
          <w:rStyle w:val="2fb"/>
          <w:rFonts w:hint="cs"/>
          <w:rtl/>
          <w:rPrChange w:id="13742" w:author="מנוע אמוראים" w:date="2026-10-05T16:40:54Z">
            <w:rPr>
              <w:rFonts w:hint="cs"/>
              <w:rtl/>
            </w:rPr>
          </w:rPrChange>
        </w:rPr>
        <w:t xml:space="preserve">מ</w:t>
      </w:r>
      <w:r>
        <w:rPr>
          <w:rStyle w:val="2fb"/>
          <w:rtl/>
          <w:rPrChange w:id="13743" w:author="מנוע אמוראים" w:date="2026-10-05T16:40:54Z">
            <w:rPr>
              <w:rtl/>
            </w:rPr>
          </w:rPrChange>
        </w:rPr>
        <w:t xml:space="preserve">רי"ו</w:t>
      </w:r>
      <w:r w:rsidRPr="00C63571">
        <w:rPr>
          <w:rtl/>
        </w:rPr>
        <w:t xml:space="preserve">: מעמידין בקבת נבלות, ואין מעמידין בקבת שחיטת </w:t>
      </w:r>
      <w:r>
        <w:rPr>
          <w:rtl/>
        </w:rPr>
        <w:t>עכו"ם</w:t>
      </w:r>
      <w:r w:rsidRPr="00C63571">
        <w:rPr>
          <w:rtl/>
        </w:rPr>
        <w:t>;</w:t>
      </w:r>
    </w:p>
    <w:p w14:paraId="11A1F963" w14:textId="77777777" w:rsidR="0046556D" w:rsidRDefault="00BD6C4F" w:rsidP="00BD6C4F">
      <w:pPr>
        <w:rPr>
          <w:rtl/>
        </w:rPr>
      </w:pPr>
      <w:r>
        <w:rPr>
          <w:rtl/>
        </w:rPr>
        <w:t xml:space="preserve">אמר לפניו </w:t>
      </w:r>
      <w:r>
        <w:rPr>
          <w:rStyle w:val="2fb"/>
          <w:rtl/>
          <w:rPrChange w:id="13744" w:author="מנוע אמוראים" w:date="2026-10-05T16:40:54Z">
            <w:rPr>
              <w:rtl/>
            </w:rPr>
          </w:rPrChange>
        </w:rPr>
        <w:t xml:space="preserve">ר</w:t>
      </w:r>
      <w:r>
        <w:rPr>
          <w:rStyle w:val="2fb"/>
          <w:rFonts w:hint="cs"/>
          <w:rtl/>
          <w:rPrChange w:id="13745" w:author="מנוע אמוראים" w:date="2026-10-05T16:40:54Z">
            <w:rPr>
              <w:rFonts w:hint="cs"/>
              <w:rtl/>
            </w:rPr>
          </w:rPrChange>
        </w:rPr>
        <w:t xml:space="preserve">שב</w:t>
      </w:r>
      <w:r>
        <w:rPr>
          <w:rStyle w:val="2fb"/>
          <w:rtl/>
          <w:rPrChange w:id="13746" w:author="מנוע אמוראים" w:date="2026-10-05T16:40:54Z">
            <w:rPr>
              <w:rtl/>
            </w:rPr>
          </w:rPrChange>
        </w:rPr>
        <w:t xml:space="preserve">"</w:t>
      </w:r>
      <w:r>
        <w:rPr>
          <w:rStyle w:val="2fb"/>
          <w:rFonts w:hint="cs"/>
          <w:rtl/>
          <w:rPrChange w:id="13747" w:author="מנוע אמוראים" w:date="2026-10-05T16:40:54Z">
            <w:rPr>
              <w:rFonts w:hint="cs"/>
              <w:rtl/>
            </w:rPr>
          </w:rPrChange>
        </w:rPr>
        <w:t xml:space="preserve">א</w:t>
      </w:r>
      <w:r w:rsidRPr="00C63571">
        <w:rPr>
          <w:rtl/>
        </w:rPr>
        <w:t xml:space="preserve">: </w:t>
      </w:r>
      <w:r>
        <w:rPr>
          <w:rStyle w:val="2fb"/>
          <w:rFonts w:hint="cs"/>
          <w:rtl/>
          <w:rPrChange w:id="13748" w:author="מנוע אמוראים" w:date="2026-10-05T16:40:54Z">
            <w:rPr>
              <w:rFonts w:hint="cs"/>
              <w:rtl/>
            </w:rPr>
          </w:rPrChange>
        </w:rPr>
        <w:t xml:space="preserve">כר</w:t>
      </w:r>
      <w:r>
        <w:rPr>
          <w:rStyle w:val="2fb"/>
          <w:rtl/>
          <w:rPrChange w:id="13749" w:author="מנוע אמוראים" w:date="2026-10-05T16:40:54Z">
            <w:rPr>
              <w:rtl/>
            </w:rPr>
          </w:rPrChange>
        </w:rPr>
        <w:t xml:space="preserve">"</w:t>
      </w:r>
      <w:r>
        <w:rPr>
          <w:rStyle w:val="2fb"/>
          <w:rFonts w:hint="cs"/>
          <w:rtl/>
          <w:rPrChange w:id="13750" w:author="מנוע אמוראים" w:date="2026-10-05T16:40:54Z">
            <w:rPr>
              <w:rFonts w:hint="cs"/>
              <w:rtl/>
            </w:rPr>
          </w:rPrChange>
        </w:rPr>
        <w:t xml:space="preserve">א</w:t>
      </w:r>
      <w:r w:rsidRPr="00C63571">
        <w:rPr>
          <w:rtl/>
        </w:rPr>
        <w:t xml:space="preserve"> דסתם מחשבת </w:t>
      </w:r>
      <w:r>
        <w:rPr>
          <w:rtl/>
        </w:rPr>
        <w:t>עכו"ם</w:t>
      </w:r>
      <w:r w:rsidRPr="00C63571">
        <w:rPr>
          <w:rtl/>
        </w:rPr>
        <w:t xml:space="preserve"> - לעבודת כוכבים!</w:t>
      </w:r>
    </w:p>
    <w:p w14:paraId="0DE90F3A" w14:textId="77777777" w:rsidR="0046556D" w:rsidRDefault="00BD6C4F" w:rsidP="00BD6C4F">
      <w:pPr>
        <w:rPr>
          <w:rtl/>
        </w:rPr>
      </w:pPr>
      <w:r>
        <w:rPr>
          <w:rFonts w:hint="cs"/>
          <w:rtl/>
        </w:rPr>
        <w:t xml:space="preserve">כשבא </w:t>
      </w:r>
      <w:r>
        <w:rPr>
          <w:rStyle w:val="2fb"/>
          <w:rtl/>
          <w:rPrChange w:id="13751" w:author="מנוע אמוראים" w:date="2026-10-05T16:40:54Z">
            <w:rPr>
              <w:rtl/>
            </w:rPr>
          </w:rPrChange>
        </w:rPr>
        <w:t xml:space="preserve">ר</w:t>
      </w:r>
      <w:r>
        <w:rPr>
          <w:rStyle w:val="2fb"/>
          <w:rFonts w:hint="cs"/>
          <w:rtl/>
          <w:rPrChange w:id="13752" w:author="מנוע אמוראים" w:date="2026-10-05T16:40:54Z">
            <w:rPr>
              <w:rFonts w:hint="cs"/>
              <w:rtl/>
            </w:rPr>
          </w:rPrChange>
        </w:rPr>
        <w:t xml:space="preserve">שבר</w:t>
      </w:r>
      <w:r>
        <w:rPr>
          <w:rStyle w:val="2fb"/>
          <w:rtl/>
          <w:rPrChange w:id="13753" w:author="מנוע אמוראים" w:date="2026-10-05T16:40:54Z">
            <w:rPr>
              <w:rtl/>
            </w:rPr>
          </w:rPrChange>
        </w:rPr>
        <w:t xml:space="preserve">"</w:t>
      </w:r>
      <w:r>
        <w:rPr>
          <w:rStyle w:val="2fb"/>
          <w:rFonts w:hint="cs"/>
          <w:rtl/>
          <w:rPrChange w:id="13754" w:author="מנוע אמוראים" w:date="2026-10-05T16:40:54Z">
            <w:rPr>
              <w:rFonts w:hint="cs"/>
              <w:rtl/>
            </w:rPr>
          </w:rPrChange>
        </w:rPr>
        <w:t xml:space="preserve">י</w:t>
      </w:r>
      <w:r>
        <w:rPr>
          <w:rFonts w:hint="cs"/>
          <w:rtl/>
        </w:rPr>
        <w:t xml:space="preserve"> </w:t>
      </w:r>
      <w:r>
        <w:rPr>
          <w:rStyle w:val="2fb"/>
          <w:rFonts w:hint="cs"/>
          <w:rtl/>
          <w:rPrChange w:id="13755" w:author="מנוע אמוראים" w:date="2026-10-05T16:40:54Z">
            <w:rPr>
              <w:rFonts w:hint="cs"/>
              <w:rtl/>
            </w:rPr>
          </w:rPrChange>
        </w:rPr>
        <w:t xml:space="preserve">ארי</w:t>
      </w:r>
      <w:r>
        <w:rPr>
          <w:rStyle w:val="2fb"/>
          <w:rtl/>
          <w:rPrChange w:id="13756" w:author="מנוע אמוראים" w:date="2026-10-05T16:40:54Z">
            <w:rPr>
              <w:rtl/>
            </w:rPr>
          </w:rPrChange>
        </w:rPr>
        <w:t xml:space="preserve">"</w:t>
      </w:r>
      <w:r>
        <w:rPr>
          <w:rStyle w:val="2fb"/>
          <w:rFonts w:hint="cs"/>
          <w:rtl/>
          <w:rPrChange w:id="13757" w:author="מנוע אמוראים" w:date="2026-10-05T16:40:54Z">
            <w:rPr>
              <w:rFonts w:hint="cs"/>
              <w:rtl/>
            </w:rPr>
          </w:rPrChange>
        </w:rPr>
        <w:t xml:space="preserve">ו</w:t>
      </w:r>
      <w:r w:rsidRPr="00C63571">
        <w:rPr>
          <w:rtl/>
        </w:rPr>
        <w:t xml:space="preserve">: מעמידין בין בקבת נבלה בין בקבת שחיטת </w:t>
      </w:r>
      <w:r>
        <w:rPr>
          <w:rtl/>
        </w:rPr>
        <w:t>עכו"ם</w:t>
      </w:r>
      <w:r w:rsidRPr="00C63571">
        <w:rPr>
          <w:rtl/>
        </w:rPr>
        <w:t>, שלא לחוש לדברי רבי אליעזר.</w:t>
      </w:r>
    </w:p>
    <w:p w14:paraId="40F9E9C1" w14:textId="77777777" w:rsidR="0046556D" w:rsidRDefault="00BD6C4F" w:rsidP="00BD6C4F">
      <w:pPr>
        <w:rPr>
          <w:rtl/>
        </w:rPr>
      </w:pPr>
      <w:r w:rsidRPr="00D32E5B">
        <w:rPr>
          <w:b/>
          <w:bCs/>
          <w:rtl/>
        </w:rPr>
        <w:t>והלכתא</w:t>
      </w:r>
      <w:r w:rsidRPr="00C63571">
        <w:rPr>
          <w:rtl/>
        </w:rPr>
        <w:t xml:space="preserve">: אין מעמידין בעור קבת נבלה, אבל מעמידין בקבת נבלה ובקבת שחיטת </w:t>
      </w:r>
      <w:r>
        <w:rPr>
          <w:rtl/>
        </w:rPr>
        <w:t>עכו"ם</w:t>
      </w:r>
      <w:r w:rsidRPr="00C63571">
        <w:rPr>
          <w:rtl/>
        </w:rPr>
        <w:t xml:space="preserve">, </w:t>
      </w:r>
    </w:p>
    <w:p w14:paraId="4E89681B" w14:textId="77777777" w:rsidR="0046556D" w:rsidRDefault="00BD6C4F" w:rsidP="00BD6C4F">
      <w:pPr>
        <w:jc w:val="center"/>
        <w:rPr>
          <w:rtl/>
        </w:rPr>
      </w:pPr>
      <w:r>
        <w:rPr>
          <w:rFonts w:ascii="BA חניכי הישיבות" w:hAnsi="BA חניכי הישיבות" w:cs="BA חניכי הישיבות"/>
          <w:rtl/>
        </w:rPr>
        <w:t>׻</w:t>
      </w:r>
    </w:p>
    <w:p w14:paraId="086BA93B" w14:textId="77777777" w:rsidR="00BD6C4F" w:rsidRPr="00C63571" w:rsidRDefault="00BD6C4F" w:rsidP="00BD6C4F">
      <w:pPr>
        <w:pStyle w:val="afff9"/>
        <w:rPr>
          <w:del w:id="20184" w:author="קלוד" w:date="2026-10-06T10:14:23Z"/>
          <w:rtl/>
        </w:rPr>
      </w:pPr>
      <w:ins w:id="9907" w:author="מספור קטעי משנה" w:date="2026-10-06T06:45:19Z">
        <w:del w:id="20182" w:author="קלוד" w:date="2026-10-06T10:14:23Z">
          <w:r>
            <w:rPr>
              <w:rStyle w:val="MisparKeta"/>
            </w:rPr>
            <w:delText xml:space="preserve">ד. </w:delText>
          </w:r>
        </w:del>
      </w:ins>
      <w:del w:id="20183" w:author="קלוד" w:date="2026-10-06T10:14:23Z">
        <w:r w:rsidRPr="00C63571">
          <w:rPr>
            <w:rtl/>
          </w:rPr>
          <w:delText xml:space="preserve">מתני'.</w:delText>
        </w:r>
      </w:del>
    </w:p>
    <w:p>
      <w:pPr>
        <w:pStyle w:val="MishnaBatzad"/>
        <w:rPr>
          <w:ins w:id="20016" w:author="קלוד" w:date="2026-10-06T10:43:28Z"/>
        </w:rPr>
      </w:pPr>
      <w:ins w:id="20015" w:author="קלוד" w:date="2026-10-06T10:43:28Z">
        <w:r>
          <w:t xml:space="preserve">משנה ו</w:t>
        </w:r>
      </w:ins>
    </w:p>
    <w:p w14:paraId="2547F29C" w14:textId="77777777" w:rsidR="00BD6C4F" w:rsidRPr="00C63571" w:rsidRDefault="00BD6C4F" w:rsidP="00BD6C4F">
      <w:pPr>
        <w:pStyle w:val="afff9"/>
        <w:spacing w:before="120"/>
        <w:rPr>
          <w:rtl/>
        </w:rPr>
        <w:pPrChange w:id="90067" w:author="קלוד" w:date="2026-10-08T12:08:16Z">
          <w:pPr>
            <w:pStyle w:val="afff9"/>
          </w:pPr>
        </w:pPrChange>
      </w:pPr>
      <w:r w:rsidRPr="00C63571">
        <w:rPr>
          <w:rtl/>
        </w:rPr>
        <w:t>חומר בחלב מבדם, וחומר בדם מבחלב;</w:t>
      </w:r>
    </w:p>
    <w:p w14:paraId="54330AA9" w14:textId="77777777" w:rsidR="00BD6C4F" w:rsidRDefault="00BD6C4F" w:rsidP="00F07436">
      <w:pPr>
        <w:pStyle w:val="afff3"/>
        <w:framePr w:wrap="around"/>
        <w:rPr>
          <w:rtl/>
        </w:rPr>
      </w:pPr>
      <w:r>
        <w:rPr>
          <w:rFonts w:hint="cs"/>
          <w:rtl/>
        </w:rPr>
        <w:t>קיז.</w:t>
      </w:r>
    </w:p>
    <w:p>
      <w:pPr>
        <w:pStyle w:val="MishnaBatzad"/>
        <w:rPr>
          <w:ins w:id="20018" w:author="קלוד" w:date="2026-10-06T10:43:28Z"/>
        </w:rPr>
      </w:pPr>
      <w:ins w:id="20017" w:author="קלוד" w:date="2026-10-06T10:43:28Z">
        <w:r>
          <w:t xml:space="preserve">משנה ו</w:t>
        </w:r>
      </w:ins>
    </w:p>
    <w:p w14:paraId="452CD3E1" w14:textId="77777777" w:rsidR="00BD6C4F" w:rsidRPr="00C63571" w:rsidRDefault="00BD6C4F" w:rsidP="00BD6C4F">
      <w:pPr>
        <w:pStyle w:val="afff9"/>
        <w:rPr>
          <w:rtl/>
        </w:rPr>
      </w:pPr>
      <w:r>
        <w:rPr>
          <w:rtl/>
        </w:rPr>
        <w:t>חומר בחלב</w:t>
      </w:r>
      <w:r w:rsidRPr="00C63571">
        <w:rPr>
          <w:rtl/>
        </w:rPr>
        <w:t xml:space="preserve"> שהחלב מועלין בו, וחייבין עליו משום פיגול, ונותר, וטמא מ</w:t>
      </w:r>
      <w:r>
        <w:rPr>
          <w:rFonts w:hint="cs"/>
          <w:rtl/>
        </w:rPr>
        <w:t>שא</w:t>
      </w:r>
      <w:r w:rsidR="00BF1CF6">
        <w:rPr>
          <w:rtl/>
        </w:rPr>
        <w:t>"</w:t>
      </w:r>
      <w:r>
        <w:rPr>
          <w:rFonts w:hint="cs"/>
          <w:rtl/>
        </w:rPr>
        <w:t>כ ב</w:t>
      </w:r>
      <w:r w:rsidRPr="00C63571">
        <w:rPr>
          <w:rtl/>
        </w:rPr>
        <w:t>דם.</w:t>
      </w:r>
    </w:p>
    <w:p w14:paraId="63C93A73" w14:textId="77777777" w:rsidR="00BD6C4F" w:rsidRPr="00C63571" w:rsidRDefault="00BD6C4F" w:rsidP="00BD6C4F">
      <w:pPr>
        <w:pStyle w:val="afff9"/>
        <w:rPr>
          <w:rtl/>
        </w:rPr>
      </w:pPr>
      <w:r w:rsidRPr="00C63571">
        <w:rPr>
          <w:rtl/>
        </w:rPr>
        <w:t xml:space="preserve">וחומר בדם שהדם נוהג בבהמה וחיה ועוף בין טמאים ובין טהורים, וחלב אינו נוהג אלא בבהמה טהורה בלבד: </w:t>
      </w:r>
    </w:p>
    <w:p w14:paraId="39D43434" w14:textId="77777777" w:rsidR="0046556D" w:rsidRDefault="00BD6C4F" w:rsidP="00BD6C4F">
      <w:pPr>
        <w:jc w:val="center"/>
        <w:rPr>
          <w:rtl/>
        </w:rPr>
      </w:pPr>
      <w:r>
        <w:rPr>
          <w:rFonts w:ascii="BA חניכי הישיבות" w:hAnsi="BA חניכי הישיבות" w:cs="BA חניכי הישיבות"/>
          <w:rtl/>
        </w:rPr>
        <w:lastRenderedPageBreak/>
        <w:t>׻</w:t>
      </w:r>
    </w:p>
    <w:p w14:paraId="1CE39459" w14:textId="77777777" w:rsidR="0046556D" w:rsidRDefault="00BD6C4F" w:rsidP="00BD6C4F">
      <w:pPr>
        <w:rPr>
          <w:rtl/>
        </w:rPr>
      </w:pPr>
      <w:r>
        <w:rPr>
          <w:rFonts w:hint="cs"/>
          <w:rtl/>
        </w:rPr>
        <w:t>מה</w:t>
      </w:r>
      <w:r w:rsidR="00BF1CF6">
        <w:rPr>
          <w:rtl/>
        </w:rPr>
        <w:t>"</w:t>
      </w:r>
      <w:r>
        <w:rPr>
          <w:rFonts w:hint="cs"/>
          <w:rtl/>
        </w:rPr>
        <w:t xml:space="preserve">מ </w:t>
      </w:r>
      <w:r w:rsidRPr="00C63571">
        <w:rPr>
          <w:rtl/>
        </w:rPr>
        <w:t xml:space="preserve">אמר ר' ינאי: </w:t>
      </w:r>
      <w:r w:rsidRPr="0046594B">
        <w:rPr>
          <w:rStyle w:val="afffff0"/>
          <w:rtl/>
        </w:rPr>
        <w:t>ד</w:t>
      </w:r>
      <w:r w:rsidRPr="0046594B">
        <w:rPr>
          <w:rStyle w:val="afffff0"/>
          <w:rFonts w:hint="cs"/>
          <w:rtl/>
        </w:rPr>
        <w:t>'</w:t>
      </w:r>
      <w:r w:rsidRPr="0046594B">
        <w:rPr>
          <w:rStyle w:val="afffff0"/>
          <w:rtl/>
        </w:rPr>
        <w:t>כאשר יורם משור זבח השלמים</w:t>
      </w:r>
      <w:r w:rsidRPr="0046594B">
        <w:rPr>
          <w:rStyle w:val="afffff0"/>
          <w:rFonts w:hint="cs"/>
          <w:rtl/>
        </w:rPr>
        <w:t>'</w:t>
      </w:r>
      <w:r w:rsidRPr="0046594B">
        <w:rPr>
          <w:rStyle w:val="afffff0"/>
          <w:rtl/>
        </w:rPr>
        <w:t>,</w:t>
      </w:r>
      <w:r w:rsidRPr="00C63571">
        <w:rPr>
          <w:rtl/>
        </w:rPr>
        <w:t xml:space="preserve"> הרי זה בא ללמד ונמצא למד, </w:t>
      </w:r>
    </w:p>
    <w:p w14:paraId="61BECB8F" w14:textId="754F05C6" w:rsidR="0046556D" w:rsidRDefault="00BD6C4F" w:rsidP="00BD6C4F">
      <w:pPr>
        <w:rPr>
          <w:rtl/>
        </w:rPr>
      </w:pPr>
      <w:r>
        <w:rPr>
          <w:rFonts w:hint="cs"/>
          <w:rtl/>
        </w:rPr>
        <w:t xml:space="preserve"> ד</w:t>
      </w:r>
      <w:r w:rsidRPr="00C63571">
        <w:rPr>
          <w:rtl/>
        </w:rPr>
        <w:t xml:space="preserve">מקיש שור זבח השלמים לפר כהן משיח, </w:t>
      </w:r>
      <w:r>
        <w:rPr>
          <w:rFonts w:hint="cs"/>
          <w:rtl/>
        </w:rPr>
        <w:t>ש</w:t>
      </w:r>
      <w:r w:rsidRPr="00C63571">
        <w:rPr>
          <w:rtl/>
        </w:rPr>
        <w:t>יש בו מעילה;</w:t>
      </w:r>
    </w:p>
    <w:p w14:paraId="6F9413C0" w14:textId="77777777" w:rsidR="0046556D" w:rsidRDefault="00BD6C4F" w:rsidP="00BD6C4F">
      <w:pPr>
        <w:rPr>
          <w:rtl/>
        </w:rPr>
      </w:pPr>
      <w:r w:rsidRPr="00C63571">
        <w:rPr>
          <w:rtl/>
        </w:rPr>
        <w:t>א"ל ר' חנינא: כעורה זו ששנה רבי כל חלב לה' - לרבות אימורי קדשים קלים למעילה!</w:t>
      </w:r>
    </w:p>
    <w:p w14:paraId="1EC68EAF" w14:textId="77777777" w:rsidR="0046556D" w:rsidRDefault="000828F8" w:rsidP="00C62948">
      <w:pPr>
        <w:pStyle w:val="affffb"/>
        <w:rPr>
          <w:rtl/>
        </w:rPr>
      </w:pPr>
      <w:r>
        <w:rPr>
          <w:rtl/>
        </w:rPr>
        <w:t xml:space="preserve">- </w:t>
      </w:r>
      <w:r w:rsidR="00BD6C4F" w:rsidRPr="00C63571">
        <w:rPr>
          <w:rtl/>
        </w:rPr>
        <w:t>אמר אביי: איצטריך, דאי כתב</w:t>
      </w:r>
      <w:r w:rsidR="00BD6C4F" w:rsidRPr="00A71A5E">
        <w:rPr>
          <w:rStyle w:val="afffff0"/>
          <w:rtl/>
        </w:rPr>
        <w:t xml:space="preserve"> </w:t>
      </w:r>
      <w:r w:rsidR="00BD6C4F" w:rsidRPr="00A71A5E">
        <w:rPr>
          <w:rStyle w:val="afffff0"/>
          <w:rFonts w:hint="cs"/>
          <w:rtl/>
        </w:rPr>
        <w:t>'</w:t>
      </w:r>
      <w:r w:rsidR="00BD6C4F" w:rsidRPr="00A71A5E">
        <w:rPr>
          <w:rStyle w:val="afffff0"/>
          <w:rtl/>
        </w:rPr>
        <w:t>חלב</w:t>
      </w:r>
      <w:r w:rsidR="00BD6C4F" w:rsidRPr="00A71A5E">
        <w:rPr>
          <w:rStyle w:val="afffff0"/>
          <w:rFonts w:hint="cs"/>
          <w:rtl/>
        </w:rPr>
        <w:t>'</w:t>
      </w:r>
      <w:r w:rsidR="00BD6C4F" w:rsidRPr="00A71A5E">
        <w:rPr>
          <w:rStyle w:val="afffff0"/>
          <w:rtl/>
        </w:rPr>
        <w:t xml:space="preserve"> </w:t>
      </w:r>
      <w:r w:rsidR="00BD6C4F">
        <w:rPr>
          <w:rFonts w:hint="cs"/>
          <w:rtl/>
        </w:rPr>
        <w:t>הוו</w:t>
      </w:r>
      <w:r w:rsidR="00BF1CF6">
        <w:rPr>
          <w:rtl/>
        </w:rPr>
        <w:t>"</w:t>
      </w:r>
      <w:r w:rsidR="00BD6C4F">
        <w:rPr>
          <w:rFonts w:hint="cs"/>
          <w:rtl/>
        </w:rPr>
        <w:t>א</w:t>
      </w:r>
      <w:r w:rsidR="00BD6C4F" w:rsidRPr="00C63571">
        <w:rPr>
          <w:rtl/>
        </w:rPr>
        <w:t xml:space="preserve"> חלב </w:t>
      </w:r>
      <w:r w:rsidR="00BD6C4F">
        <w:rPr>
          <w:rFonts w:hint="cs"/>
          <w:rtl/>
        </w:rPr>
        <w:t xml:space="preserve">ולא </w:t>
      </w:r>
      <w:r w:rsidR="00BD6C4F" w:rsidRPr="00C63571">
        <w:rPr>
          <w:rtl/>
        </w:rPr>
        <w:t xml:space="preserve">יותרת ושתי כליות </w:t>
      </w:r>
      <w:r w:rsidR="00BD6C4F">
        <w:rPr>
          <w:rFonts w:hint="cs"/>
          <w:rtl/>
        </w:rPr>
        <w:t>קמ</w:t>
      </w:r>
      <w:r w:rsidR="00BF1CF6">
        <w:rPr>
          <w:rtl/>
        </w:rPr>
        <w:t>"</w:t>
      </w:r>
      <w:r w:rsidR="00BD6C4F">
        <w:rPr>
          <w:rFonts w:hint="cs"/>
          <w:rtl/>
        </w:rPr>
        <w:t>ל</w:t>
      </w:r>
      <w:r w:rsidR="00BD6C4F" w:rsidRPr="00A71A5E">
        <w:rPr>
          <w:rStyle w:val="afffff0"/>
          <w:rFonts w:hint="cs"/>
          <w:rtl/>
        </w:rPr>
        <w:t xml:space="preserve"> 'כאשר יורם'.</w:t>
      </w:r>
    </w:p>
    <w:p w14:paraId="425C92A3" w14:textId="77777777" w:rsidR="0046556D" w:rsidRDefault="00BD6C4F" w:rsidP="00BD6C4F">
      <w:pPr>
        <w:rPr>
          <w:rtl/>
        </w:rPr>
      </w:pPr>
      <w:r w:rsidRPr="00C63571">
        <w:rPr>
          <w:rtl/>
        </w:rPr>
        <w:t>ואי כתב</w:t>
      </w:r>
      <w:r w:rsidRPr="00A71A5E">
        <w:rPr>
          <w:rStyle w:val="afffff0"/>
          <w:rtl/>
        </w:rPr>
        <w:t xml:space="preserve"> </w:t>
      </w:r>
      <w:r w:rsidRPr="00A71A5E">
        <w:rPr>
          <w:rStyle w:val="afffff0"/>
          <w:rFonts w:hint="cs"/>
          <w:rtl/>
        </w:rPr>
        <w:t>'</w:t>
      </w:r>
      <w:r w:rsidRPr="00A71A5E">
        <w:rPr>
          <w:rStyle w:val="afffff0"/>
          <w:rtl/>
        </w:rPr>
        <w:t>כאשר יורם</w:t>
      </w:r>
      <w:r w:rsidRPr="00A71A5E">
        <w:rPr>
          <w:rStyle w:val="afffff0"/>
          <w:rFonts w:hint="cs"/>
          <w:rtl/>
        </w:rPr>
        <w:t>'</w:t>
      </w:r>
      <w:r w:rsidRPr="00A71A5E">
        <w:rPr>
          <w:rStyle w:val="afffff0"/>
          <w:rtl/>
        </w:rPr>
        <w:t xml:space="preserve"> </w:t>
      </w:r>
      <w:r w:rsidRPr="00C63571">
        <w:rPr>
          <w:rtl/>
        </w:rPr>
        <w:t>הו</w:t>
      </w:r>
      <w:r w:rsidR="00BF1CF6">
        <w:rPr>
          <w:rtl/>
        </w:rPr>
        <w:t>"</w:t>
      </w:r>
      <w:r>
        <w:rPr>
          <w:rFonts w:hint="cs"/>
          <w:rtl/>
        </w:rPr>
        <w:t xml:space="preserve">א </w:t>
      </w:r>
      <w:r w:rsidRPr="00C63571">
        <w:rPr>
          <w:rtl/>
        </w:rPr>
        <w:t>חלב אליה דליתא בשור - לא, כתב</w:t>
      </w:r>
      <w:r w:rsidRPr="00A71A5E">
        <w:rPr>
          <w:rStyle w:val="afffff0"/>
          <w:rtl/>
        </w:rPr>
        <w:t xml:space="preserve"> </w:t>
      </w:r>
      <w:r w:rsidRPr="00A71A5E">
        <w:rPr>
          <w:rStyle w:val="afffff0"/>
          <w:rFonts w:hint="cs"/>
          <w:rtl/>
        </w:rPr>
        <w:t>'</w:t>
      </w:r>
      <w:r w:rsidRPr="00A71A5E">
        <w:rPr>
          <w:rStyle w:val="afffff0"/>
          <w:rtl/>
        </w:rPr>
        <w:t>כל חלב</w:t>
      </w:r>
      <w:r w:rsidRPr="00A71A5E">
        <w:rPr>
          <w:rStyle w:val="afffff0"/>
          <w:rFonts w:hint="cs"/>
          <w:rtl/>
        </w:rPr>
        <w:t>'</w:t>
      </w:r>
      <w:r w:rsidRPr="00A71A5E">
        <w:rPr>
          <w:rStyle w:val="afffff0"/>
          <w:rtl/>
        </w:rPr>
        <w:t>.</w:t>
      </w:r>
    </w:p>
    <w:p w14:paraId="7472407E"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א"ל רב מרי לרב זביד: אי אליה איקראי חלב, תיתסר באכילה!</w:t>
      </w:r>
    </w:p>
    <w:p w14:paraId="5E211456" w14:textId="77777777" w:rsidR="0046556D" w:rsidRDefault="00BD6C4F" w:rsidP="00BD6C4F">
      <w:pPr>
        <w:rPr>
          <w:rtl/>
        </w:rPr>
      </w:pPr>
      <w:r w:rsidRPr="00C63571">
        <w:rPr>
          <w:rtl/>
        </w:rPr>
        <w:t>א"ל: עליך אמר קרא</w:t>
      </w:r>
      <w:r w:rsidRPr="00A71A5E">
        <w:rPr>
          <w:rStyle w:val="afffff0"/>
          <w:rtl/>
        </w:rPr>
        <w:t xml:space="preserve"> </w:t>
      </w:r>
      <w:r w:rsidRPr="00A71A5E">
        <w:rPr>
          <w:rStyle w:val="afffff0"/>
          <w:rFonts w:hint="cs"/>
          <w:rtl/>
        </w:rPr>
        <w:t>'</w:t>
      </w:r>
      <w:r w:rsidRPr="00A71A5E">
        <w:rPr>
          <w:rStyle w:val="afffff0"/>
          <w:rtl/>
        </w:rPr>
        <w:t>כל חלב שור וכשב ועז</w:t>
      </w:r>
      <w:r w:rsidRPr="00A71A5E">
        <w:rPr>
          <w:rStyle w:val="afffff0"/>
          <w:rFonts w:hint="cs"/>
          <w:rtl/>
        </w:rPr>
        <w:t>'</w:t>
      </w:r>
      <w:r w:rsidRPr="00A71A5E">
        <w:rPr>
          <w:rStyle w:val="afffff0"/>
          <w:rtl/>
        </w:rPr>
        <w:t xml:space="preserve"> </w:t>
      </w:r>
      <w:r w:rsidRPr="00C63571">
        <w:rPr>
          <w:rtl/>
        </w:rPr>
        <w:t>- דבר השוה בשור וכשב ועז;</w:t>
      </w:r>
    </w:p>
    <w:p w14:paraId="36161D1B"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רב אשי אמר:</w:t>
      </w:r>
      <w:r w:rsidRPr="00A71A5E">
        <w:rPr>
          <w:rStyle w:val="afffff0"/>
          <w:rtl/>
        </w:rPr>
        <w:t xml:space="preserve"> </w:t>
      </w:r>
      <w:r w:rsidRPr="00A71A5E">
        <w:rPr>
          <w:rStyle w:val="afffff0"/>
          <w:rFonts w:hint="cs"/>
          <w:rtl/>
        </w:rPr>
        <w:t>'</w:t>
      </w:r>
      <w:r w:rsidRPr="00A71A5E">
        <w:rPr>
          <w:rStyle w:val="afffff0"/>
          <w:rtl/>
        </w:rPr>
        <w:t>חלבו האליה</w:t>
      </w:r>
      <w:r w:rsidRPr="00A71A5E">
        <w:rPr>
          <w:rStyle w:val="afffff0"/>
          <w:rFonts w:hint="cs"/>
          <w:rtl/>
        </w:rPr>
        <w:t>'</w:t>
      </w:r>
      <w:r w:rsidRPr="00A71A5E">
        <w:rPr>
          <w:rStyle w:val="afffff0"/>
          <w:rtl/>
        </w:rPr>
        <w:t xml:space="preserve"> </w:t>
      </w:r>
      <w:r w:rsidRPr="00C63571">
        <w:rPr>
          <w:rtl/>
        </w:rPr>
        <w:t>- איקראי, חלב סתמא לא איקראי, אלא מעתה לא ימעלו בה!</w:t>
      </w:r>
    </w:p>
    <w:p w14:paraId="096763F0" w14:textId="77777777" w:rsidR="0046556D" w:rsidRDefault="00BD6C4F" w:rsidP="00BD6C4F">
      <w:pPr>
        <w:rPr>
          <w:rtl/>
        </w:rPr>
      </w:pPr>
      <w:r w:rsidRPr="00C63571">
        <w:rPr>
          <w:rtl/>
        </w:rPr>
        <w:t>אלא, מחוורתא כדרב זביד.</w:t>
      </w:r>
    </w:p>
    <w:p w14:paraId="5E719A78" w14:textId="77777777" w:rsidR="0046556D" w:rsidRDefault="00BD6C4F" w:rsidP="00BD6C4F">
      <w:pPr>
        <w:jc w:val="center"/>
        <w:rPr>
          <w:del w:id="90098" w:author="מנוע עיצוב" w:date="2026-10-08T11:01:28Z"/>
          <w:rtl/>
        </w:rPr>
      </w:pPr>
      <w:del w:id="90097" w:author="מנוע עיצוב" w:date="2026-10-08T11:01:28Z">
        <w:r>
          <w:rPr>
            <w:rFonts w:ascii="BA חניכי הישיבות" w:hAnsi="BA חניכי הישיבות" w:cs="BA חניכי הישיבות"/>
            <w:rtl/>
          </w:rPr>
          <w:delText xml:space="preserve">׻</w:delText>
        </w:r>
      </w:del>
    </w:p>
    <w:p w14:paraId="473FD4D8" w14:textId="77777777" w:rsidR="00BD6C4F" w:rsidRPr="00C63571" w:rsidRDefault="00BD6C4F" w:rsidP="00BD6C4F">
      <w:pPr>
        <w:pStyle w:val="affff1"/>
        <w:rPr>
          <w:rtl/>
        </w:rPr>
      </w:pPr>
      <w:ins w:id="9908" w:author="מספור קטעי משנה" w:date="2026-10-06T06:45:19Z">
        <w:r>
          <w:rPr>
            <w:rStyle w:val="MisparKeta"/>
          </w:rPr>
          <w:t xml:space="preserve">ג. </w:t>
        </w:r>
      </w:ins>
      <w:r w:rsidRPr="00C63571">
        <w:rPr>
          <w:rtl/>
        </w:rPr>
        <w:t>משא"כ בדם.</w:t>
      </w:r>
    </w:p>
    <w:p w14:paraId="76D547D8" w14:textId="77777777" w:rsidR="0046556D" w:rsidRDefault="00BD6C4F" w:rsidP="00BD6C4F">
      <w:pPr>
        <w:rPr>
          <w:rtl/>
        </w:rPr>
      </w:pPr>
      <w:r w:rsidRPr="00C63571">
        <w:rPr>
          <w:rtl/>
        </w:rPr>
        <w:t xml:space="preserve">עולא, </w:t>
      </w:r>
      <w:r w:rsidRPr="0046594B">
        <w:rPr>
          <w:rStyle w:val="afffff0"/>
          <w:rtl/>
        </w:rPr>
        <w:t>ד</w:t>
      </w:r>
      <w:r w:rsidRPr="0046594B">
        <w:rPr>
          <w:rStyle w:val="afffff0"/>
          <w:rFonts w:hint="cs"/>
          <w:rtl/>
        </w:rPr>
        <w:t>'</w:t>
      </w:r>
      <w:r w:rsidRPr="0046594B">
        <w:rPr>
          <w:rStyle w:val="afffff0"/>
          <w:rtl/>
        </w:rPr>
        <w:t>לכם</w:t>
      </w:r>
      <w:r w:rsidRPr="0046594B">
        <w:rPr>
          <w:rStyle w:val="afffff0"/>
          <w:rFonts w:hint="cs"/>
          <w:rtl/>
        </w:rPr>
        <w:t>'</w:t>
      </w:r>
      <w:r w:rsidRPr="0046594B">
        <w:rPr>
          <w:rStyle w:val="afffff0"/>
          <w:rtl/>
        </w:rPr>
        <w:t xml:space="preserve"> </w:t>
      </w:r>
      <w:r w:rsidRPr="00C63571">
        <w:rPr>
          <w:rtl/>
        </w:rPr>
        <w:t>- שלכם יהא;</w:t>
      </w:r>
    </w:p>
    <w:p w14:paraId="6F322074" w14:textId="77777777" w:rsidR="0046556D" w:rsidRDefault="00BD6C4F" w:rsidP="00BD6C4F">
      <w:pPr>
        <w:rPr>
          <w:rtl/>
        </w:rPr>
      </w:pPr>
      <w:r w:rsidRPr="00C63571">
        <w:rPr>
          <w:rtl/>
        </w:rPr>
        <w:t>דבי רבי ישמעאל תנא:</w:t>
      </w:r>
      <w:r w:rsidRPr="00A71A5E">
        <w:rPr>
          <w:rStyle w:val="afffff0"/>
          <w:rtl/>
        </w:rPr>
        <w:t xml:space="preserve"> </w:t>
      </w:r>
      <w:r w:rsidRPr="00A71A5E">
        <w:rPr>
          <w:rStyle w:val="afffff0"/>
          <w:rFonts w:hint="cs"/>
          <w:rtl/>
        </w:rPr>
        <w:t>'</w:t>
      </w:r>
      <w:r w:rsidRPr="00A71A5E">
        <w:rPr>
          <w:rStyle w:val="afffff0"/>
          <w:rtl/>
        </w:rPr>
        <w:t>לכפר</w:t>
      </w:r>
      <w:r w:rsidRPr="00A71A5E">
        <w:rPr>
          <w:rStyle w:val="afffff0"/>
          <w:rFonts w:hint="cs"/>
          <w:rtl/>
        </w:rPr>
        <w:t>'</w:t>
      </w:r>
      <w:r w:rsidRPr="00A71A5E">
        <w:rPr>
          <w:rStyle w:val="afffff0"/>
          <w:rtl/>
        </w:rPr>
        <w:t xml:space="preserve"> </w:t>
      </w:r>
      <w:r w:rsidRPr="00C63571">
        <w:rPr>
          <w:rtl/>
        </w:rPr>
        <w:t xml:space="preserve">- לכפרה נתתיו ולא למעילה, </w:t>
      </w:r>
    </w:p>
    <w:p w14:paraId="7113ED10" w14:textId="77777777" w:rsidR="0046556D" w:rsidRDefault="00BD6C4F" w:rsidP="00BD6C4F">
      <w:pPr>
        <w:rPr>
          <w:rtl/>
        </w:rPr>
      </w:pPr>
      <w:r>
        <w:rPr>
          <w:rStyle w:val="2fb"/>
          <w:rtl/>
          <w:rPrChange w:id="13758" w:author="מנוע אמוראים" w:date="2026-10-05T16:40:54Z">
            <w:rPr>
              <w:rtl/>
            </w:rPr>
          </w:rPrChange>
        </w:rPr>
        <w:t xml:space="preserve">ו</w:t>
      </w:r>
      <w:r>
        <w:rPr>
          <w:rStyle w:val="2fb"/>
          <w:rtl/>
          <w:rPrChange w:id="13759" w:author="מנוע אמוראים" w:date="2026-10-05T16:40:54Z">
            <w:rPr>
              <w:rtl/>
            </w:rPr>
          </w:rPrChange>
        </w:rPr>
        <w:t xml:space="preserve">רי"ו</w:t>
      </w:r>
      <w:r w:rsidRPr="00C63571">
        <w:rPr>
          <w:rtl/>
        </w:rPr>
        <w:t>:</w:t>
      </w:r>
      <w:r w:rsidRPr="00A71A5E">
        <w:rPr>
          <w:rStyle w:val="afffff0"/>
          <w:rtl/>
        </w:rPr>
        <w:t xml:space="preserve"> </w:t>
      </w:r>
      <w:r w:rsidRPr="00A71A5E">
        <w:rPr>
          <w:rStyle w:val="afffff0"/>
          <w:rFonts w:hint="cs"/>
          <w:rtl/>
        </w:rPr>
        <w:t>'</w:t>
      </w:r>
      <w:r w:rsidRPr="00A71A5E">
        <w:rPr>
          <w:rStyle w:val="afffff0"/>
          <w:rtl/>
        </w:rPr>
        <w:t>הוא</w:t>
      </w:r>
      <w:r w:rsidRPr="00A71A5E">
        <w:rPr>
          <w:rStyle w:val="afffff0"/>
          <w:rFonts w:hint="cs"/>
          <w:rtl/>
        </w:rPr>
        <w:t>'</w:t>
      </w:r>
      <w:r w:rsidRPr="00A71A5E">
        <w:rPr>
          <w:rStyle w:val="afffff0"/>
          <w:rtl/>
        </w:rPr>
        <w:t xml:space="preserve"> </w:t>
      </w:r>
      <w:r w:rsidRPr="00C63571">
        <w:rPr>
          <w:rtl/>
        </w:rPr>
        <w:t>לפני כפרה כלאחר כפרה, מה לאחר כפרה אין בו מעילה, אף לפני כפרה אין בו מעילה;</w:t>
      </w:r>
    </w:p>
    <w:p w14:paraId="247A6072" w14:textId="77777777" w:rsidR="0046556D" w:rsidRDefault="00BD6C4F" w:rsidP="00BD6C4F">
      <w:pPr>
        <w:rPr>
          <w:rtl/>
        </w:rPr>
      </w:pPr>
      <w:r>
        <w:rPr>
          <w:rFonts w:hint="cs"/>
          <w:rtl/>
        </w:rPr>
        <w:t xml:space="preserve">ואין לומר דלאחר כפרה כלפני כפרה דיש בו מעילה </w:t>
      </w:r>
      <w:r w:rsidRPr="00C63571">
        <w:rPr>
          <w:rtl/>
        </w:rPr>
        <w:t>אף לאחר כפרה יש בו מעילה!</w:t>
      </w:r>
    </w:p>
    <w:p w14:paraId="05D2C2F8" w14:textId="77777777" w:rsidR="0046556D" w:rsidRDefault="00BD6C4F" w:rsidP="00BD6C4F">
      <w:pPr>
        <w:rPr>
          <w:rtl/>
        </w:rPr>
      </w:pPr>
      <w:r>
        <w:rPr>
          <w:rFonts w:hint="cs"/>
          <w:rtl/>
        </w:rPr>
        <w:t>ד</w:t>
      </w:r>
      <w:r w:rsidRPr="00C63571">
        <w:rPr>
          <w:rtl/>
        </w:rPr>
        <w:t xml:space="preserve">אין לך דבר שנעשה מצותו ומועלין בו, </w:t>
      </w:r>
    </w:p>
    <w:p w14:paraId="018E5780" w14:textId="77777777" w:rsidR="0046556D" w:rsidRDefault="00BD6C4F" w:rsidP="00BD6C4F">
      <w:pPr>
        <w:rPr>
          <w:rtl/>
        </w:rPr>
      </w:pPr>
      <w:r>
        <w:rPr>
          <w:rFonts w:hint="cs"/>
          <w:rtl/>
        </w:rPr>
        <w:t>והך ד</w:t>
      </w:r>
      <w:r>
        <w:rPr>
          <w:rtl/>
        </w:rPr>
        <w:t xml:space="preserve">תרומת הדשן דנעשה מצותו ומועלין בו דכתיב </w:t>
      </w:r>
      <w:r>
        <w:rPr>
          <w:rStyle w:val="afffff0"/>
          <w:rtl/>
          <w:rPrChange w:id="9111" w:author="מנוע פסוקים" w:date="2026-10-05T16:37:55Z">
            <w:rPr>
              <w:rtl/>
            </w:rPr>
          </w:rPrChange>
        </w:rPr>
        <w:t xml:space="preserve">ושמו אצל המזבח</w:t>
      </w:r>
      <w:r>
        <w:rPr>
          <w:rtl/>
        </w:rPr>
        <w:t xml:space="preserve">!</w:t>
      </w:r>
    </w:p>
    <w:p w14:paraId="4CBF6DD7" w14:textId="77777777" w:rsidR="0046556D" w:rsidRDefault="00BD6C4F" w:rsidP="00BD6C4F">
      <w:pPr>
        <w:rPr>
          <w:rtl/>
        </w:rPr>
      </w:pPr>
      <w:r w:rsidRPr="00C63571">
        <w:rPr>
          <w:rtl/>
        </w:rPr>
        <w:t xml:space="preserve">משום דהואי תרומת הדשן ובגדי כהונה שני כתובין הבאין כאחד, </w:t>
      </w:r>
      <w:r>
        <w:rPr>
          <w:rFonts w:hint="cs"/>
          <w:rtl/>
        </w:rPr>
        <w:t>וא</w:t>
      </w:r>
      <w:r w:rsidRPr="00C63571">
        <w:rPr>
          <w:rtl/>
        </w:rPr>
        <w:t>ין מלמדין;</w:t>
      </w:r>
    </w:p>
    <w:p w14:paraId="66E5AE9D" w14:textId="77777777" w:rsidR="0046556D" w:rsidRDefault="00BD6C4F" w:rsidP="00BD6C4F">
      <w:pPr>
        <w:rPr>
          <w:rtl/>
        </w:rPr>
      </w:pPr>
      <w:r w:rsidRPr="00C63571">
        <w:rPr>
          <w:rtl/>
        </w:rPr>
        <w:t xml:space="preserve">הניחא לרבנן </w:t>
      </w:r>
      <w:r w:rsidRPr="0046594B">
        <w:rPr>
          <w:rStyle w:val="afffff0"/>
          <w:rtl/>
        </w:rPr>
        <w:t>ד</w:t>
      </w:r>
      <w:r w:rsidRPr="0046594B">
        <w:rPr>
          <w:rStyle w:val="afffff0"/>
          <w:rFonts w:hint="cs"/>
          <w:rtl/>
        </w:rPr>
        <w:t>'</w:t>
      </w:r>
      <w:r w:rsidRPr="0046594B">
        <w:rPr>
          <w:rStyle w:val="afffff0"/>
          <w:rtl/>
        </w:rPr>
        <w:t>והניחם שם</w:t>
      </w:r>
      <w:r w:rsidRPr="0046594B">
        <w:rPr>
          <w:rStyle w:val="afffff0"/>
          <w:rFonts w:hint="cs"/>
          <w:rtl/>
        </w:rPr>
        <w:t>'</w:t>
      </w:r>
      <w:r w:rsidRPr="0046594B">
        <w:rPr>
          <w:rStyle w:val="afffff0"/>
          <w:rtl/>
        </w:rPr>
        <w:t xml:space="preserve"> </w:t>
      </w:r>
      <w:r w:rsidRPr="00C63571">
        <w:rPr>
          <w:rtl/>
        </w:rPr>
        <w:t xml:space="preserve">מלמד שטעונין גניזה, אלא לר' דוסא דאמר: שלא ישתמש בהן ליום הכפורים אחר, מאי איכא למימר? </w:t>
      </w:r>
    </w:p>
    <w:p w14:paraId="1468BCB7" w14:textId="77777777" w:rsidR="0046556D" w:rsidRDefault="00BD6C4F" w:rsidP="00BD6C4F">
      <w:pPr>
        <w:rPr>
          <w:rtl/>
        </w:rPr>
      </w:pPr>
      <w:r w:rsidRPr="00C63571">
        <w:rPr>
          <w:rtl/>
        </w:rPr>
        <w:t xml:space="preserve">אלא, משום דהואי תרומת הדשן ועגלה ערופה שני כתובים הבאין כאחד, </w:t>
      </w:r>
      <w:r>
        <w:rPr>
          <w:rFonts w:hint="cs"/>
          <w:rtl/>
        </w:rPr>
        <w:t>ו</w:t>
      </w:r>
      <w:r w:rsidRPr="00C63571">
        <w:rPr>
          <w:rtl/>
        </w:rPr>
        <w:t>אין מלמדין;</w:t>
      </w:r>
    </w:p>
    <w:p w14:paraId="111C7FBE" w14:textId="77777777" w:rsidR="00BD6C4F" w:rsidRDefault="00BD6C4F" w:rsidP="00F07436">
      <w:pPr>
        <w:pStyle w:val="afff3"/>
        <w:framePr w:wrap="around"/>
        <w:rPr>
          <w:rtl/>
        </w:rPr>
      </w:pPr>
      <w:r>
        <w:rPr>
          <w:rFonts w:hint="cs"/>
          <w:rtl/>
        </w:rPr>
        <w:t>קיז:</w:t>
      </w:r>
    </w:p>
    <w:p w14:paraId="0D5D458A" w14:textId="77777777" w:rsidR="0046556D" w:rsidRDefault="00BD6C4F" w:rsidP="00BD6C4F">
      <w:pPr>
        <w:rPr>
          <w:rtl/>
        </w:rPr>
      </w:pPr>
      <w:r w:rsidRPr="005C4ADC">
        <w:rPr>
          <w:rFonts w:ascii="BA Franknatan Regular" w:hAnsi="BA Franknatan Regular" w:cs="BA Franknatan Regular"/>
          <w:b/>
          <w:bCs/>
          <w:rtl/>
        </w:rPr>
        <w:t xml:space="preserve">• </w:t>
      </w:r>
      <w:r>
        <w:rPr>
          <w:rFonts w:hint="cs"/>
          <w:rtl/>
        </w:rPr>
        <w:t>ואפי' למ</w:t>
      </w:r>
      <w:r w:rsidR="00BF1CF6">
        <w:rPr>
          <w:rtl/>
        </w:rPr>
        <w:t>"</w:t>
      </w:r>
      <w:r>
        <w:rPr>
          <w:rFonts w:hint="cs"/>
          <w:rtl/>
        </w:rPr>
        <w:t xml:space="preserve">ד </w:t>
      </w:r>
      <w:r w:rsidRPr="00C63571">
        <w:rPr>
          <w:rtl/>
        </w:rPr>
        <w:t xml:space="preserve">מלמדין </w:t>
      </w:r>
      <w:r>
        <w:rPr>
          <w:rFonts w:hint="cs"/>
          <w:rtl/>
        </w:rPr>
        <w:t xml:space="preserve">תרי </w:t>
      </w:r>
      <w:r w:rsidRPr="00C63571">
        <w:rPr>
          <w:rtl/>
        </w:rPr>
        <w:t xml:space="preserve">מיעוטי כתיבי, הכא כתיב ושמו, התם כתיב הערופה, </w:t>
      </w:r>
    </w:p>
    <w:p w14:paraId="4E41645F" w14:textId="77777777" w:rsidR="0046556D" w:rsidRDefault="00BD6C4F" w:rsidP="00BD6C4F">
      <w:pPr>
        <w:rPr>
          <w:rtl/>
        </w:rPr>
      </w:pPr>
      <w:r w:rsidRPr="00C63571">
        <w:rPr>
          <w:rtl/>
        </w:rPr>
        <w:t>ותלתא קראי ל"ל בדם</w:t>
      </w:r>
      <w:r>
        <w:rPr>
          <w:rFonts w:hint="cs"/>
          <w:rtl/>
        </w:rPr>
        <w:t>:</w:t>
      </w:r>
      <w:r w:rsidRPr="00C63571">
        <w:rPr>
          <w:rtl/>
        </w:rPr>
        <w:t xml:space="preserve"> חד למעוטי מנותר, וחד למעוטי ממעילה, וחד למעוטי מטומאה;</w:t>
      </w:r>
    </w:p>
    <w:p w14:paraId="3DB474EB" w14:textId="77777777" w:rsidR="0046556D" w:rsidRDefault="00BD6C4F" w:rsidP="00BD6C4F">
      <w:pPr>
        <w:rPr>
          <w:rtl/>
        </w:rPr>
      </w:pPr>
      <w:r w:rsidRPr="00C63571">
        <w:rPr>
          <w:rtl/>
        </w:rPr>
        <w:t>אב</w:t>
      </w:r>
      <w:r>
        <w:rPr>
          <w:rtl/>
        </w:rPr>
        <w:t xml:space="preserve">ל מפגול </w:t>
      </w:r>
      <w:r>
        <w:rPr>
          <w:rFonts w:hint="cs"/>
          <w:rtl/>
        </w:rPr>
        <w:t>א</w:t>
      </w:r>
      <w:r w:rsidR="00BF1CF6">
        <w:rPr>
          <w:rtl/>
        </w:rPr>
        <w:t>"</w:t>
      </w:r>
      <w:r>
        <w:rPr>
          <w:rFonts w:hint="cs"/>
          <w:rtl/>
        </w:rPr>
        <w:t>צ</w:t>
      </w:r>
      <w:r w:rsidRPr="00C63571">
        <w:rPr>
          <w:rtl/>
        </w:rPr>
        <w:t xml:space="preserve"> קרא, דתנן: כל שיש </w:t>
      </w:r>
      <w:r>
        <w:rPr>
          <w:rtl/>
        </w:rPr>
        <w:t xml:space="preserve">לו מתירין בין לאדם ובין למזבח </w:t>
      </w:r>
      <w:r w:rsidRPr="00C63571">
        <w:rPr>
          <w:rtl/>
        </w:rPr>
        <w:t>חייבין עליו משום פגול, ודם גופיה מתיר הוא.</w:t>
      </w:r>
    </w:p>
    <w:p w14:paraId="4EF61E22" w14:textId="77777777" w:rsidR="00BD6C4F" w:rsidRPr="00C63571" w:rsidRDefault="00BD6C4F" w:rsidP="00BD6C4F">
      <w:pPr>
        <w:pStyle w:val="Hadran"/>
        <w:rPr>
          <w:rtl/>
        </w:rPr>
        <w:pPrChange w:id="91139" w:author="Claude" w:date="2026-10-08T08:34:48Z">
          <w:pPr>
            <w:pStyle w:val="affff"/>
            <w:rPr>
              <w:rtl/>
            </w:rPr>
          </w:pPr>
        </w:pPrChange>
      </w:pPr>
      <w:r w:rsidRPr="00C63571">
        <w:rPr>
          <w:rtl/>
        </w:rPr>
        <w:t>הדרן עלך כל הבשר.</w:t>
      </w:r>
    </w:p>
    <w:p w14:paraId="52EED21F" w14:textId="77777777" w:rsidR="00BD6C4F" w:rsidRPr="00C63571" w:rsidRDefault="00BD6C4F" w:rsidP="00BD6C4F">
      <w:pPr>
        <w:sectPr w:rsidR="00BD6C4F" w:rsidRPr="00C63571" w:rsidSect="00550CEB">
          <w:pgSz w:w="5103" w:h="13041" w:code="8"/>
          <w:pgMar w:top="567" w:right="1134" w:bottom="284" w:left="567" w:header="284" w:footer="284" w:gutter="0"/>
          <w:pgNumType w:start="1"/>
          <w:cols w:space="284"/>
          <w:bidi/>
          <w:rtlGutter/>
          <w:docGrid w:linePitch="360"/>
        </w:sectPr>
      </w:pPr>
    </w:p>
    <w:p w14:paraId="2EFFCBF3" w14:textId="77777777" w:rsidR="0046556D" w:rsidRDefault="00BD6C4F" w:rsidP="00BD6C4F">
      <w:pPr>
        <w:pStyle w:val="afff6"/>
        <w:framePr w:wrap="around"/>
        <w:rPr>
          <w:del w:id="21360" w:author="Claude" w:date="2026-10-07T09:24:29Z"/>
          <w:rtl/>
        </w:rPr>
      </w:pPr>
      <w:del w:id="21359" w:author="Claude" w:date="2026-10-07T09:24:29Z">
        <w:r w:rsidRPr="00C63571">
          <w:rPr>
            <w:rFonts w:hint="cs"/>
            <w:rtl/>
          </w:rPr>
          <w:lastRenderedPageBreak/>
          <w:delText xml:space="preserve">פרק עשירי</w:delText>
        </w:r>
      </w:del>
    </w:p>
    <w:p w14:paraId="263FF734" w14:textId="77777777" w:rsidR="0046556D" w:rsidRDefault="00BD6C4F" w:rsidP="00BD6C4F">
      <w:pPr>
        <w:pStyle w:val="afff7"/>
        <w:framePr w:wrap="around"/>
        <w:rPr>
          <w:del w:id="21362" w:author="Claude" w:date="2026-10-07T09:24:29Z"/>
          <w:rtl/>
        </w:rPr>
      </w:pPr>
      <w:del w:id="21361" w:author="Claude" w:date="2026-10-07T09:24:29Z">
        <w:r w:rsidRPr="00C63571">
          <w:rPr>
            <w:rFonts w:hint="cs"/>
            <w:rtl/>
          </w:rPr>
          <w:delText xml:space="preserve">הזרוע והלחיים </w:delText>
        </w:r>
      </w:del>
    </w:p>
    <w:p w14:paraId="7EFB5C21" w14:textId="77777777" w:rsidR="0046556D" w:rsidRDefault="00BD6C4F" w:rsidP="00BD6C4F">
      <w:pPr>
        <w:pStyle w:val="afff8"/>
        <w:framePr w:wrap="around"/>
        <w:rPr>
          <w:rtl/>
        </w:rPr>
      </w:pPr>
      <w:r w:rsidRPr="00C63571">
        <w:rPr>
          <w:rFonts w:hint="cs"/>
          <w:rtl/>
        </w:rPr>
        <w:t>קל.</w:t>
      </w:r>
      <w:r w:rsidRPr="00C63571">
        <w:rPr>
          <w:rtl/>
        </w:rPr>
        <w:t>–</w:t>
      </w:r>
      <w:r w:rsidRPr="00C63571">
        <w:rPr>
          <w:rFonts w:hint="cs"/>
          <w:rtl/>
        </w:rPr>
        <w:t xml:space="preserve"> קלד:</w:t>
      </w:r>
    </w:p>
    <w:p w14:paraId="0C0A60D1" w14:textId="77777777" w:rsidR="00BD6C4F" w:rsidRDefault="00BD6C4F" w:rsidP="00F07436">
      <w:pPr>
        <w:pStyle w:val="afff3"/>
        <w:framePr w:wrap="around"/>
        <w:rPr>
          <w:rtl/>
        </w:rPr>
      </w:pPr>
      <w:r>
        <w:rPr>
          <w:rFonts w:hint="cs"/>
          <w:rtl/>
        </w:rPr>
        <w:t>קל.</w:t>
      </w:r>
    </w:p>
    <w:p w14:paraId="0530EB1A" w14:textId="77777777" w:rsidR="00BD6C4F" w:rsidRPr="00C63571" w:rsidRDefault="00BD6C4F" w:rsidP="00BD6C4F">
      <w:pPr>
        <w:pStyle w:val="afff9"/>
        <w:rPr>
          <w:del w:id="20187" w:author="קלוד" w:date="2026-10-06T10:14:23Z"/>
          <w:rtl/>
        </w:rPr>
      </w:pPr>
      <w:ins w:id="9816" w:author="מספור קטעי משנה" w:date="2026-10-06T10:03:57Z">
        <w:del w:id="20185" w:author="קלוד" w:date="2026-10-06T10:14:23Z">
          <w:r>
            <w:rPr>
              <w:rStyle w:val="MisparKeta"/>
            </w:rPr>
            <w:delText xml:space="preserve">א. </w:delText>
          </w:r>
        </w:del>
      </w:ins>
      <w:del w:id="20186" w:author="קלוד" w:date="2026-10-06T10:14:23Z">
        <w:r w:rsidRPr="00C63571">
          <w:rPr>
            <w:rtl/>
          </w:rPr>
          <w:delText xml:space="preserve">מתני'.</w:delText>
        </w:r>
      </w:del>
    </w:p>
    <w:p>
      <w:pPr>
        <w:pStyle w:val="PetichatPerek"/>
        <w:rPr>
          <w:ins w:id="21358" w:author="Claude" w:date="2026-10-07T09:24:29Z"/>
        </w:rPr>
      </w:pPr>
      <w:ins w:id="21357" w:author="Claude" w:date="2026-10-07T09:24:29Z">
        <w:r>
          <w:rPr>
            <w:rFonts w:hint="cs"/>
            <w:rtl/>
          </w:rPr>
          <w:t xml:space="preserve">פרק עשירי</w:t>
        </w:r>
        <w:r>
          <w:rPr>
            <w:rFonts w:hint="cs"/>
            <w:rtl/>
          </w:rPr>
          <w:t xml:space="preserve"> - </w:t>
        </w:r>
        <w:r>
          <w:rPr>
            <w:rFonts w:hint="cs"/>
            <w:rtl/>
          </w:rPr>
          <w:t xml:space="preserve">הזרוע והלחיים</w:t>
        </w:r>
      </w:ins>
    </w:p>
    <w:p>
      <w:pPr>
        <w:pStyle w:val="MishnaBatzad"/>
        <w:rPr>
          <w:ins w:id="20020" w:author="קלוד" w:date="2026-10-06T10:43:28Z"/>
        </w:rPr>
      </w:pPr>
      <w:ins w:id="20019" w:author="קלוד" w:date="2026-10-06T10:43:28Z">
        <w:r>
          <w:t xml:space="preserve">משנה א</w:t>
        </w:r>
      </w:ins>
    </w:p>
    <w:p w14:paraId="40B7E843" w14:textId="77777777" w:rsidR="00BD6C4F" w:rsidRPr="00C63571" w:rsidRDefault="00BD6C4F" w:rsidP="00BD6C4F">
      <w:pPr>
        <w:pStyle w:val="afff9"/>
        <w:spacing w:before="120"/>
        <w:rPr>
          <w:rtl/>
        </w:rPr>
        <w:pPrChange w:id="90068" w:author="קלוד" w:date="2026-10-08T12:08:16Z">
          <w:pPr>
            <w:pStyle w:val="afff9"/>
          </w:pPr>
        </w:pPrChange>
      </w:pPr>
      <w:r w:rsidRPr="00C63571">
        <w:rPr>
          <w:rtl/>
        </w:rPr>
        <w:t>הזרוע והלחיים והקבה נוהגין בארץ ובחוצה לארץ, בפני הבית ושלא בפני הבית, בחולין אבל לא במוקדשין;</w:t>
      </w:r>
    </w:p>
    <w:p w14:paraId="6A56256F" w14:textId="77777777" w:rsidR="00BD6C4F" w:rsidRDefault="00BD6C4F" w:rsidP="00BD6C4F">
      <w:pPr>
        <w:pStyle w:val="afff9"/>
        <w:rPr>
          <w:rtl/>
        </w:rPr>
      </w:pPr>
      <w:r w:rsidRPr="00C63571">
        <w:rPr>
          <w:rtl/>
        </w:rPr>
        <w:t xml:space="preserve">שהיה בדין, ומה אם </w:t>
      </w:r>
      <w:r>
        <w:rPr>
          <w:rtl/>
        </w:rPr>
        <w:t xml:space="preserve">החולין שאינן חייבים בחזה ושוק </w:t>
      </w:r>
      <w:r w:rsidRPr="00C63571">
        <w:rPr>
          <w:rtl/>
        </w:rPr>
        <w:t xml:space="preserve">חייבים במתנות, </w:t>
      </w:r>
    </w:p>
    <w:p w14:paraId="05E6FE07" w14:textId="77777777" w:rsidR="00BD6C4F" w:rsidRDefault="00BD6C4F" w:rsidP="00BD6C4F">
      <w:pPr>
        <w:pStyle w:val="afff9"/>
        <w:rPr>
          <w:rtl/>
        </w:rPr>
      </w:pPr>
      <w:r w:rsidRPr="00C63571">
        <w:rPr>
          <w:rtl/>
        </w:rPr>
        <w:t xml:space="preserve">קדשים שחייבים בחזה ושוק אינו דין שחייבים במתנות? </w:t>
      </w:r>
    </w:p>
    <w:p w14:paraId="09ABF8D6" w14:textId="77777777" w:rsidR="00BD6C4F" w:rsidRPr="00C63571" w:rsidRDefault="00BD6C4F" w:rsidP="00BD6C4F">
      <w:pPr>
        <w:pStyle w:val="afff9"/>
        <w:rPr>
          <w:rtl/>
        </w:rPr>
      </w:pPr>
      <w:r w:rsidRPr="00C63571">
        <w:rPr>
          <w:rtl/>
        </w:rPr>
        <w:t>ת"ל: 'ואתן אותם לאהרן הכהן ולבניו לחק עולם</w:t>
      </w:r>
      <w:r>
        <w:rPr>
          <w:rFonts w:hint="cs"/>
          <w:rtl/>
        </w:rPr>
        <w:t>'</w:t>
      </w:r>
      <w:r w:rsidRPr="00C63571">
        <w:rPr>
          <w:rtl/>
        </w:rPr>
        <w:t xml:space="preserve"> - אין לו אלא מה שאמור בענין.</w:t>
      </w:r>
    </w:p>
    <w:p w14:paraId="2575D640" w14:textId="77777777" w:rsidR="00BD6C4F" w:rsidRPr="00C63571" w:rsidRDefault="00BD6C4F" w:rsidP="00BD6C4F">
      <w:pPr>
        <w:pStyle w:val="afff9"/>
        <w:rPr>
          <w:rtl/>
        </w:rPr>
      </w:pPr>
      <w:r w:rsidRPr="00C63571">
        <w:rPr>
          <w:rtl/>
        </w:rPr>
        <w:t>כל הקדש</w:t>
      </w:r>
      <w:r>
        <w:rPr>
          <w:rtl/>
        </w:rPr>
        <w:t xml:space="preserve">ים שקדם מום קבוע להקדשן ונפדו </w:t>
      </w:r>
      <w:r w:rsidRPr="00C63571">
        <w:rPr>
          <w:rtl/>
        </w:rPr>
        <w:t>חייבין בבכורה ובמתנות, ויוצאין לחולין להגזז ולהעבד, וולדן וחלבן מותר לאחר פדיונן, והשוחטן בחוץ פטור, ואין עושין תמורה, ואם מתו יפדו, חוץ מן הבכור ומן המעשר.</w:t>
      </w:r>
    </w:p>
    <w:p w14:paraId="34A92B0B" w14:textId="77777777" w:rsidR="00BD6C4F" w:rsidRDefault="00BD6C4F" w:rsidP="00BD6C4F">
      <w:pPr>
        <w:pStyle w:val="afff9"/>
        <w:rPr>
          <w:rtl/>
        </w:rPr>
      </w:pPr>
      <w:r w:rsidRPr="00C63571">
        <w:rPr>
          <w:rtl/>
        </w:rPr>
        <w:t xml:space="preserve">כל שקדם הקדשן את מומן, או מום עובר קודם להקדשן ולאחר מכאן נולד להם מום קבוע, ונפדו - פטורין מן הבכורה ומן המתנות, ואינן יוצאין לחולין להגזז ולהעבד, וולדן וחלבן אסור לאחר פדיונן, </w:t>
      </w:r>
    </w:p>
    <w:p w14:paraId="58E51E02" w14:textId="739D7D0E" w:rsidR="00BD6C4F" w:rsidRPr="00C63571" w:rsidRDefault="00BD6C4F" w:rsidP="00BD6C4F">
      <w:pPr>
        <w:pStyle w:val="afff9"/>
        <w:rPr>
          <w:rtl/>
        </w:rPr>
      </w:pPr>
      <w:r w:rsidRPr="00C63571">
        <w:rPr>
          <w:rtl/>
        </w:rPr>
        <w:t>והשוחטן בחוץ חייב, ועושין תמורה, ואם מתו יקברו.</w:t>
      </w:r>
    </w:p>
    <w:p w14:paraId="68BD2AD6" w14:textId="688E697B" w:rsidR="0046556D" w:rsidRPr="001B797B" w:rsidRDefault="001519CE" w:rsidP="00772CB0">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Pr="001B797B">
        <w:rPr>
          <w:rFonts w:ascii="BA TM • Vilna Extra-Bold" w:hAnsi="BA TM • Vilna Extra-Bold" w:hint="cs"/>
          <w:color w:val="7B3F00"/>
          <w:rtl/>
        </w:rPr>
        <w:t>אותם</w:t>
      </w:r>
      <w:r w:rsidRPr="001B797B">
        <w:rPr>
          <w:color w:val="7B3F00"/>
          <w:rtl/>
        </w:rPr>
        <w:t xml:space="preserve">' </w:t>
      </w:r>
      <w:r w:rsidRPr="001B797B">
        <w:rPr>
          <w:rFonts w:ascii="BA TM • Vilna Extra-Bold" w:hAnsi="BA TM • Vilna Extra-Bold" w:hint="cs"/>
          <w:color w:val="7B3F00"/>
          <w:rtl/>
        </w:rPr>
        <w:t>לפטור</w:t>
      </w:r>
      <w:r w:rsidRPr="001B797B">
        <w:rPr>
          <w:color w:val="7B3F00"/>
          <w:rtl/>
        </w:rPr>
        <w:t xml:space="preserve"> </w:t>
      </w:r>
      <w:r w:rsidRPr="001B797B">
        <w:rPr>
          <w:rFonts w:ascii="BA TM • Vilna Extra-Bold" w:hAnsi="BA TM • Vilna Extra-Bold" w:hint="cs"/>
          <w:color w:val="7B3F00"/>
          <w:rtl/>
        </w:rPr>
        <w:t>קדשים</w:t>
      </w:r>
      <w:r w:rsidRPr="001B797B">
        <w:rPr>
          <w:color w:val="7B3F00"/>
          <w:rtl/>
        </w:rPr>
        <w:t xml:space="preserve"> </w:t>
      </w:r>
      <w:r w:rsidRPr="001B797B">
        <w:rPr>
          <w:rFonts w:ascii="BA TM • Vilna Extra-Bold" w:hAnsi="BA TM • Vilna Extra-Bold" w:hint="cs"/>
          <w:color w:val="7B3F00"/>
          <w:rtl/>
        </w:rPr>
        <w:t>ממתנות</w:t>
      </w:r>
      <w:r w:rsidRPr="001B797B">
        <w:rPr>
          <w:color w:val="7B3F00"/>
          <w:rtl/>
        </w:rPr>
        <w:t xml:space="preserve"> - </w:t>
      </w:r>
      <w:r w:rsidRPr="001B797B">
        <w:rPr>
          <w:rFonts w:ascii="BA TM • Vilna Extra-Bold" w:hAnsi="BA TM • Vilna Extra-Bold" w:hint="cs"/>
          <w:color w:val="7B3F00"/>
          <w:rtl/>
        </w:rPr>
        <w:t>למה</w:t>
      </w:r>
      <w:r w:rsidRPr="001B797B">
        <w:rPr>
          <w:color w:val="7B3F00"/>
          <w:rtl/>
        </w:rPr>
        <w:t xml:space="preserve"> </w:t>
      </w:r>
      <w:r w:rsidRPr="001B797B">
        <w:rPr>
          <w:rFonts w:ascii="BA TM • Vilna Extra-Bold" w:hAnsi="BA TM • Vilna Extra-Bold" w:hint="cs"/>
          <w:color w:val="7B3F00"/>
          <w:rtl/>
        </w:rPr>
        <w:t>נצרך</w:t>
      </w:r>
    </w:p>
    <w:p w14:paraId="2A7EDA39" w14:textId="297EE97B" w:rsidR="00380F3E" w:rsidRDefault="00E2204D" w:rsidP="00BD6C4F">
      <w:pPr>
        <w:rPr>
          <w:rtl/>
        </w:rPr>
      </w:pPr>
      <w:r>
        <w:rPr>
          <w:rtl/>
        </w:rPr>
        <w:t>טעמא דכתיב '</w:t>
      </w:r>
      <w:r w:rsidRPr="00772CB0">
        <w:rPr>
          <w:rStyle w:val="afffff0"/>
          <w:rtl/>
        </w:rPr>
        <w:t>אֹתָם</w:t>
      </w:r>
      <w:r>
        <w:rPr>
          <w:rtl/>
        </w:rPr>
        <w:t>'</w:t>
      </w:r>
      <w:r w:rsidR="00BD6C4F" w:rsidRPr="00A71A5E">
        <w:rPr>
          <w:rStyle w:val="afffff0"/>
          <w:rtl/>
        </w:rPr>
        <w:t>,</w:t>
      </w:r>
      <w:r w:rsidR="00BD6C4F" w:rsidRPr="00C63571">
        <w:rPr>
          <w:rtl/>
        </w:rPr>
        <w:t xml:space="preserve"> </w:t>
      </w:r>
      <w:r>
        <w:rPr>
          <w:rtl/>
        </w:rPr>
        <w:t>הא לא"ה הו"א</w:t>
      </w:r>
      <w:r w:rsidR="00BD6C4F" w:rsidRPr="00C63571">
        <w:rPr>
          <w:rtl/>
        </w:rPr>
        <w:t xml:space="preserve"> קדשים חייבין במתנות? </w:t>
      </w:r>
    </w:p>
    <w:p w14:paraId="3C21341A" w14:textId="4372E9C4" w:rsidR="0046556D" w:rsidRDefault="00380F3E" w:rsidP="00772CB0">
      <w:pPr>
        <w:pStyle w:val="38"/>
        <w:framePr w:wrap="notBeside"/>
        <w:rPr>
          <w:rtl/>
        </w:rPr>
      </w:pPr>
      <w:r>
        <w:rPr>
          <w:rtl/>
        </w:rPr>
        <w:t>ויש לפרוך:</w:t>
      </w:r>
    </w:p>
    <w:p w14:paraId="15AE79CC" w14:textId="01C74854" w:rsidR="00736E1C" w:rsidRDefault="00BD204F" w:rsidP="00BD6C4F">
      <w:pPr>
        <w:rPr>
          <w:rtl/>
        </w:rPr>
      </w:pPr>
      <w:r>
        <w:rPr>
          <w:rtl/>
        </w:rPr>
        <w:t>מה לחולין שחייבין בבכורה</w:t>
      </w:r>
      <w:r w:rsidR="00380F3E">
        <w:rPr>
          <w:rtl/>
        </w:rPr>
        <w:t xml:space="preserve">! </w:t>
      </w:r>
    </w:p>
    <w:p w14:paraId="0BD30B3D" w14:textId="77777777" w:rsidR="004D5C15" w:rsidRDefault="00380F3E" w:rsidP="001B797B">
      <w:pPr>
        <w:pStyle w:val="38"/>
        <w:framePr w:wrap="notBeside"/>
        <w:rPr>
          <w:rtl/>
        </w:rPr>
      </w:pPr>
      <w:r>
        <w:rPr>
          <w:rtl/>
        </w:rPr>
        <w:t xml:space="preserve">– תיתי </w:t>
      </w:r>
    </w:p>
    <w:p w14:paraId="60D8938C" w14:textId="2C08EE65" w:rsidR="0046556D" w:rsidRDefault="00380F3E" w:rsidP="00BD6C4F">
      <w:pPr>
        <w:rPr>
          <w:rtl/>
        </w:rPr>
      </w:pPr>
      <w:r w:rsidRPr="001B797B">
        <w:rPr>
          <w:b/>
          <w:bCs/>
          <w:rtl/>
        </w:rPr>
        <w:t>מזכרים</w:t>
      </w:r>
      <w:r w:rsidRPr="00772CB0">
        <w:rPr>
          <w:rStyle w:val="afffffe"/>
          <w:rtl/>
        </w:rPr>
        <w:t xml:space="preserve"> שאין בהם בכורה</w:t>
      </w:r>
      <w:r>
        <w:rPr>
          <w:rtl/>
        </w:rPr>
        <w:t xml:space="preserve"> - מה לזכרים </w:t>
      </w:r>
      <w:r w:rsidR="005D75FC">
        <w:rPr>
          <w:rFonts w:hint="cs"/>
          <w:rtl/>
        </w:rPr>
        <w:t>ש</w:t>
      </w:r>
      <w:r>
        <w:rPr>
          <w:rtl/>
        </w:rPr>
        <w:t>חייבין בראשית הגז!</w:t>
      </w:r>
    </w:p>
    <w:p w14:paraId="1B2DC927" w14:textId="6DAE5648" w:rsidR="0046556D" w:rsidRDefault="00BD6C4F" w:rsidP="00BD6C4F">
      <w:pPr>
        <w:rPr>
          <w:rtl/>
        </w:rPr>
      </w:pPr>
      <w:r w:rsidRPr="001B797B">
        <w:rPr>
          <w:b/>
          <w:bCs/>
          <w:rtl/>
        </w:rPr>
        <w:t>מתיישים</w:t>
      </w:r>
      <w:r w:rsidR="00380F3E" w:rsidRPr="00F94821">
        <w:rPr>
          <w:rStyle w:val="afffffe"/>
          <w:rtl/>
        </w:rPr>
        <w:t xml:space="preserve"> שאין בהם גז</w:t>
      </w:r>
      <w:r w:rsidRPr="00C63571">
        <w:rPr>
          <w:rtl/>
        </w:rPr>
        <w:t xml:space="preserve"> - מה לתיישים </w:t>
      </w:r>
      <w:r w:rsidR="005D75FC">
        <w:rPr>
          <w:rFonts w:hint="cs"/>
          <w:rtl/>
        </w:rPr>
        <w:t>ש</w:t>
      </w:r>
      <w:r w:rsidRPr="00C63571">
        <w:rPr>
          <w:rtl/>
        </w:rPr>
        <w:t>נכנסין לדיר להתעשר!</w:t>
      </w:r>
    </w:p>
    <w:p w14:paraId="468AA985" w14:textId="5430EDD5" w:rsidR="0046556D" w:rsidRDefault="00BD6C4F" w:rsidP="00BD6C4F">
      <w:pPr>
        <w:rPr>
          <w:rtl/>
        </w:rPr>
      </w:pPr>
      <w:r w:rsidRPr="001B797B">
        <w:rPr>
          <w:b/>
          <w:bCs/>
          <w:rtl/>
        </w:rPr>
        <w:t>מזקנים</w:t>
      </w:r>
      <w:r w:rsidRPr="00C63571">
        <w:rPr>
          <w:rtl/>
        </w:rPr>
        <w:t xml:space="preserve"> - מה לזקנים </w:t>
      </w:r>
      <w:r w:rsidR="005D75FC">
        <w:rPr>
          <w:rFonts w:hint="cs"/>
          <w:rtl/>
        </w:rPr>
        <w:t>ש</w:t>
      </w:r>
      <w:r w:rsidRPr="00C63571">
        <w:rPr>
          <w:rtl/>
        </w:rPr>
        <w:t>נכנסו לדיר להתעשר!</w:t>
      </w:r>
    </w:p>
    <w:p w14:paraId="509630AD" w14:textId="7420F0F2" w:rsidR="0046556D" w:rsidRDefault="00BD6C4F" w:rsidP="00BD6C4F">
      <w:pPr>
        <w:rPr>
          <w:rtl/>
        </w:rPr>
      </w:pPr>
      <w:r w:rsidRPr="001B797B">
        <w:rPr>
          <w:b/>
          <w:bCs/>
          <w:rtl/>
        </w:rPr>
        <w:t>מלקוח ויתום</w:t>
      </w:r>
      <w:r w:rsidRPr="00C63571">
        <w:rPr>
          <w:rtl/>
        </w:rPr>
        <w:t xml:space="preserve"> - מה ללקוח ויתום </w:t>
      </w:r>
      <w:r w:rsidR="005D75FC">
        <w:rPr>
          <w:rFonts w:hint="cs"/>
          <w:rtl/>
        </w:rPr>
        <w:t>ש</w:t>
      </w:r>
      <w:r w:rsidRPr="00C63571">
        <w:rPr>
          <w:rtl/>
        </w:rPr>
        <w:t>נכנסין במינן לדיר להתעשר!</w:t>
      </w:r>
    </w:p>
    <w:p w14:paraId="087A57F9" w14:textId="53D728AE" w:rsidR="00380F3E" w:rsidRDefault="00380F3E" w:rsidP="00BD6C4F">
      <w:pPr>
        <w:rPr>
          <w:rtl/>
        </w:rPr>
      </w:pPr>
      <w:r w:rsidRPr="001B797B">
        <w:rPr>
          <w:b/>
          <w:bCs/>
          <w:rtl/>
        </w:rPr>
        <w:t>במינן</w:t>
      </w:r>
      <w:r>
        <w:rPr>
          <w:rtl/>
        </w:rPr>
        <w:t xml:space="preserve"> קאמרת? קדשים גם במינן נכנסין לדיר להתעשר.</w:t>
      </w:r>
      <w:r w:rsidRPr="00772CB0">
        <w:rPr>
          <w:rStyle w:val="afffffe"/>
          <w:rtl/>
        </w:rPr>
        <w:t xml:space="preserve"> והק"ו קיים</w:t>
      </w:r>
    </w:p>
    <w:p w14:paraId="2CD64320" w14:textId="0E7DBAF7" w:rsidR="0046556D" w:rsidRDefault="00380F3E" w:rsidP="00772CB0">
      <w:pPr>
        <w:pStyle w:val="38"/>
        <w:framePr w:wrap="notBeside"/>
        <w:rPr>
          <w:rtl/>
        </w:rPr>
      </w:pPr>
      <w:r>
        <w:rPr>
          <w:rtl/>
        </w:rPr>
        <w:t>ויקשה:</w:t>
      </w:r>
    </w:p>
    <w:p w14:paraId="32D9FA24" w14:textId="5C3DC782" w:rsidR="0046556D" w:rsidRDefault="00BD6C4F" w:rsidP="00BD6C4F">
      <w:pPr>
        <w:rPr>
          <w:rtl/>
        </w:rPr>
      </w:pPr>
      <w:r w:rsidRPr="00C63571">
        <w:rPr>
          <w:rtl/>
        </w:rPr>
        <w:t xml:space="preserve">חולין חייבין בחזה ושוק </w:t>
      </w:r>
      <w:r w:rsidR="003442AC">
        <w:rPr>
          <w:rtl/>
        </w:rPr>
        <w:t>מק"ו</w:t>
      </w:r>
      <w:r w:rsidR="00144497">
        <w:rPr>
          <w:rFonts w:hint="cs"/>
          <w:rtl/>
        </w:rPr>
        <w:t xml:space="preserve"> מ</w:t>
      </w:r>
      <w:r w:rsidRPr="00C63571">
        <w:rPr>
          <w:rtl/>
        </w:rPr>
        <w:t xml:space="preserve">קדשים שאין חייבים </w:t>
      </w:r>
      <w:r w:rsidR="003442AC">
        <w:rPr>
          <w:rtl/>
        </w:rPr>
        <w:t xml:space="preserve">במתנות </w:t>
      </w:r>
      <w:r w:rsidR="00144497">
        <w:rPr>
          <w:rFonts w:hint="cs"/>
          <w:rtl/>
        </w:rPr>
        <w:t>ו</w:t>
      </w:r>
      <w:r w:rsidR="003442AC">
        <w:rPr>
          <w:rtl/>
        </w:rPr>
        <w:t>חייבין</w:t>
      </w:r>
      <w:r w:rsidRPr="00C63571">
        <w:rPr>
          <w:rtl/>
        </w:rPr>
        <w:t xml:space="preserve"> בחזה ושוק, </w:t>
      </w:r>
    </w:p>
    <w:p w14:paraId="1A672B3A" w14:textId="78E82575" w:rsidR="00E84FF6" w:rsidRDefault="003442AC" w:rsidP="001B797B">
      <w:pPr>
        <w:pStyle w:val="38"/>
        <w:framePr w:wrap="notBeside"/>
        <w:rPr>
          <w:rtl/>
        </w:rPr>
      </w:pPr>
      <w:r>
        <w:rPr>
          <w:rtl/>
        </w:rPr>
        <w:t xml:space="preserve">– </w:t>
      </w:r>
    </w:p>
    <w:p w14:paraId="6F5E16E9" w14:textId="68FF04C7" w:rsidR="0046556D" w:rsidRDefault="003442AC" w:rsidP="00BD6C4F">
      <w:pPr>
        <w:rPr>
          <w:rtl/>
        </w:rPr>
      </w:pPr>
      <w:r>
        <w:rPr>
          <w:rtl/>
        </w:rPr>
        <w:t>'</w:t>
      </w:r>
      <w:r w:rsidRPr="00772CB0">
        <w:rPr>
          <w:rStyle w:val="afffff0"/>
          <w:rtl/>
        </w:rPr>
        <w:t>וְזֶה יִהְיֶה מִשְׁפַּט הַכֹּהֲנִים</w:t>
      </w:r>
      <w:r>
        <w:rPr>
          <w:rtl/>
        </w:rPr>
        <w:t>', זה ולא אחר.</w:t>
      </w:r>
    </w:p>
    <w:p w14:paraId="2426C5B0" w14:textId="77777777" w:rsidR="003442AC" w:rsidRDefault="00BD6C4F" w:rsidP="00F07436">
      <w:pPr>
        <w:pStyle w:val="afff3"/>
        <w:framePr w:wrap="around"/>
        <w:rPr>
          <w:rtl/>
        </w:rPr>
      </w:pPr>
      <w:r>
        <w:rPr>
          <w:rFonts w:hint="cs"/>
          <w:rtl/>
        </w:rPr>
        <w:t>קל:</w:t>
      </w:r>
    </w:p>
    <w:p w14:paraId="07A1CEB3" w14:textId="3F4A658E" w:rsidR="00BD6C4F" w:rsidRPr="00C63571" w:rsidRDefault="003442AC" w:rsidP="00772CB0">
      <w:pPr>
        <w:pStyle w:val="38"/>
        <w:framePr w:wrap="notBeside"/>
        <w:rPr>
          <w:rtl/>
        </w:rPr>
      </w:pPr>
      <w:r>
        <w:rPr>
          <w:rtl/>
        </w:rPr>
        <w:t>ויקשה:</w:t>
      </w:r>
    </w:p>
    <w:p w14:paraId="65836BC9" w14:textId="2A389CA4" w:rsidR="0046556D" w:rsidRDefault="003442AC" w:rsidP="00BD6C4F">
      <w:pPr>
        <w:rPr>
          <w:rtl/>
        </w:rPr>
      </w:pPr>
      <w:r>
        <w:rPr>
          <w:rtl/>
        </w:rPr>
        <w:t>טעמא דכתיב '</w:t>
      </w:r>
      <w:r w:rsidRPr="00772CB0">
        <w:rPr>
          <w:rStyle w:val="afffff0"/>
          <w:rtl/>
        </w:rPr>
        <w:t>זֶה</w:t>
      </w:r>
      <w:r>
        <w:rPr>
          <w:rtl/>
        </w:rPr>
        <w:t>', הא לא"ה הו"א חולין</w:t>
      </w:r>
      <w:r w:rsidR="00BD6C4F" w:rsidRPr="00C63571">
        <w:rPr>
          <w:rtl/>
        </w:rPr>
        <w:t xml:space="preserve"> חייבין בחזה ושוק? </w:t>
      </w:r>
    </w:p>
    <w:p w14:paraId="0A4C168C" w14:textId="77777777" w:rsidR="00E84FF6" w:rsidRDefault="003442AC" w:rsidP="00BD6C4F">
      <w:pPr>
        <w:rPr>
          <w:rtl/>
        </w:rPr>
      </w:pPr>
      <w:r>
        <w:rPr>
          <w:rtl/>
        </w:rPr>
        <w:t>והא בעי תנופה, והיכן יניפם? אם בחוץ - '</w:t>
      </w:r>
      <w:r w:rsidRPr="00772CB0">
        <w:rPr>
          <w:rStyle w:val="afffff0"/>
          <w:rtl/>
        </w:rPr>
        <w:t>לִפְנֵי ה'</w:t>
      </w:r>
      <w:r>
        <w:rPr>
          <w:rtl/>
        </w:rPr>
        <w:t xml:space="preserve">' כתיב, </w:t>
      </w:r>
    </w:p>
    <w:p w14:paraId="5F10D823" w14:textId="19D458E8" w:rsidR="003442AC" w:rsidRDefault="003442AC" w:rsidP="00E84FF6">
      <w:pPr>
        <w:rPr>
          <w:rtl/>
        </w:rPr>
      </w:pPr>
      <w:r>
        <w:rPr>
          <w:rtl/>
        </w:rPr>
        <w:t xml:space="preserve">ואם בפנים - </w:t>
      </w:r>
      <w:r w:rsidR="00A41425">
        <w:rPr>
          <w:rtl/>
        </w:rPr>
        <w:t>מכניס חולין לעזרה!</w:t>
      </w:r>
    </w:p>
    <w:p w14:paraId="3D5ADC91" w14:textId="77777777" w:rsidR="00E84FF6" w:rsidRDefault="003442AC" w:rsidP="001B797B">
      <w:pPr>
        <w:pStyle w:val="38"/>
        <w:framePr w:wrap="notBeside"/>
        <w:rPr>
          <w:rtl/>
        </w:rPr>
      </w:pPr>
      <w:r>
        <w:rPr>
          <w:rtl/>
        </w:rPr>
        <w:t xml:space="preserve">אלא </w:t>
      </w:r>
    </w:p>
    <w:p w14:paraId="50E055B2" w14:textId="65B8C74E" w:rsidR="00E54621" w:rsidRDefault="003442AC" w:rsidP="00E84FF6">
      <w:pPr>
        <w:rPr>
          <w:b/>
          <w:bCs/>
          <w:rtl/>
        </w:rPr>
      </w:pPr>
      <w:r w:rsidRPr="001B797B">
        <w:rPr>
          <w:rStyle w:val="afffff0"/>
          <w:rtl/>
        </w:rPr>
        <w:t>'זה'</w:t>
      </w:r>
      <w:r>
        <w:rPr>
          <w:rtl/>
        </w:rPr>
        <w:t xml:space="preserve"> </w:t>
      </w:r>
      <w:r w:rsidR="00E84FF6">
        <w:rPr>
          <w:rFonts w:hint="cs"/>
          <w:rtl/>
        </w:rPr>
        <w:t xml:space="preserve">- </w:t>
      </w:r>
      <w:r w:rsidRPr="001B797B">
        <w:rPr>
          <w:rStyle w:val="2fb"/>
          <w:rtl/>
        </w:rPr>
        <w:t>לכדר"ח</w:t>
      </w:r>
      <w:r>
        <w:rPr>
          <w:rtl/>
        </w:rPr>
        <w:t xml:space="preserve"> </w:t>
      </w:r>
      <w:r w:rsidR="00E84FF6">
        <w:rPr>
          <w:rFonts w:hint="cs"/>
          <w:rtl/>
        </w:rPr>
        <w:t>ד</w:t>
      </w:r>
      <w:r>
        <w:rPr>
          <w:rtl/>
        </w:rPr>
        <w:t>המזיק</w:t>
      </w:r>
      <w:r w:rsidR="00BD6C4F" w:rsidRPr="00C63571">
        <w:rPr>
          <w:rtl/>
        </w:rPr>
        <w:t xml:space="preserve"> מתנות כהונה או שאכלן - פטור מלשלם.</w:t>
      </w:r>
    </w:p>
    <w:p w14:paraId="0386E69A" w14:textId="0256A40E" w:rsidR="008F320D" w:rsidRPr="001B797B" w:rsidRDefault="00E54621" w:rsidP="00772CB0">
      <w:pPr>
        <w:pStyle w:val="afffff8"/>
        <w:rPr>
          <w:color w:val="7B3F00"/>
          <w:rtl/>
        </w:rPr>
      </w:pPr>
      <w:r w:rsidRPr="001B797B">
        <w:rPr>
          <w:color w:val="7B3F00"/>
          <w:rtl/>
        </w:rPr>
        <w:t>דר"ח: המזיק מתנות כהונה פטור - טעמו והקושיות עליו</w:t>
      </w:r>
    </w:p>
    <w:p w14:paraId="05D16F01" w14:textId="77777777" w:rsidR="00E84FF6" w:rsidRDefault="008F320D" w:rsidP="001B797B">
      <w:pPr>
        <w:pStyle w:val="38"/>
        <w:framePr w:wrap="notBeside"/>
        <w:rPr>
          <w:rtl/>
        </w:rPr>
      </w:pPr>
      <w:r>
        <w:rPr>
          <w:rtl/>
        </w:rPr>
        <w:t>וטעם ר"ח</w:t>
      </w:r>
    </w:p>
    <w:p w14:paraId="320942F8" w14:textId="721F8D62" w:rsidR="008F320D" w:rsidRDefault="008F320D" w:rsidP="00BD6C4F">
      <w:pPr>
        <w:rPr>
          <w:rtl/>
        </w:rPr>
      </w:pPr>
      <w:r w:rsidRPr="001B797B">
        <w:rPr>
          <w:rStyle w:val="afffff5"/>
          <w:rtl/>
        </w:rPr>
        <w:t>א.</w:t>
      </w:r>
      <w:r>
        <w:rPr>
          <w:b/>
          <w:bCs/>
          <w:rtl/>
        </w:rPr>
        <w:t xml:space="preserve"> '</w:t>
      </w:r>
      <w:r w:rsidRPr="00772CB0">
        <w:rPr>
          <w:rStyle w:val="afffff0"/>
          <w:rtl/>
        </w:rPr>
        <w:t>זֶה</w:t>
      </w:r>
      <w:r>
        <w:rPr>
          <w:b/>
          <w:bCs/>
          <w:rtl/>
        </w:rPr>
        <w:t xml:space="preserve">', </w:t>
      </w:r>
      <w:r w:rsidR="00A41425">
        <w:rPr>
          <w:rStyle w:val="afffff5"/>
          <w:rtl/>
        </w:rPr>
        <w:t>ב. דהו"ל ממון</w:t>
      </w:r>
      <w:r w:rsidR="00BD6C4F" w:rsidRPr="00C63571">
        <w:rPr>
          <w:rtl/>
        </w:rPr>
        <w:t xml:space="preserve"> שאין לו </w:t>
      </w:r>
      <w:r>
        <w:rPr>
          <w:rtl/>
        </w:rPr>
        <w:t>תובעים.</w:t>
      </w:r>
    </w:p>
    <w:p w14:paraId="105BEF1C" w14:textId="7CCBD076" w:rsidR="0046556D" w:rsidRDefault="008F320D" w:rsidP="00F94821">
      <w:pPr>
        <w:pStyle w:val="38"/>
        <w:framePr w:wrap="notBeside"/>
        <w:rPr>
          <w:rtl/>
        </w:rPr>
      </w:pPr>
      <w:r>
        <w:rPr>
          <w:rtl/>
        </w:rPr>
        <w:t>ואין להקשות</w:t>
      </w:r>
    </w:p>
    <w:p w14:paraId="00C34FD1" w14:textId="74B8BBCF" w:rsidR="008F320D" w:rsidRDefault="008F320D" w:rsidP="00E84FF6">
      <w:pPr>
        <w:rPr>
          <w:rtl/>
        </w:rPr>
      </w:pPr>
      <w:r>
        <w:rPr>
          <w:rStyle w:val="afffff0"/>
          <w:rtl/>
        </w:rPr>
        <w:t>ד'</w:t>
      </w:r>
      <w:r w:rsidRPr="008F320D">
        <w:rPr>
          <w:rStyle w:val="afffff0"/>
          <w:rtl/>
        </w:rPr>
        <w:t>וְזֶה יִהְיֶה מִשְׁפַּט הַכֹּהֲנִים</w:t>
      </w:r>
      <w:r>
        <w:rPr>
          <w:rStyle w:val="afffff0"/>
          <w:rtl/>
        </w:rPr>
        <w:t xml:space="preserve">' </w:t>
      </w:r>
      <w:r w:rsidRPr="001B797B">
        <w:rPr>
          <w:rtl/>
        </w:rPr>
        <w:t xml:space="preserve">מלמד שהמתנות </w:t>
      </w:r>
      <w:r w:rsidR="00A41425">
        <w:rPr>
          <w:rtl/>
        </w:rPr>
        <w:t>דין, שמשמע להוציאן</w:t>
      </w:r>
      <w:r>
        <w:rPr>
          <w:rtl/>
        </w:rPr>
        <w:t xml:space="preserve"> בדיינין – דהוא לחולקן בדיינין,</w:t>
      </w:r>
    </w:p>
    <w:p w14:paraId="27BF0D77" w14:textId="7FC403E3" w:rsidR="00E84FF6" w:rsidRDefault="00E84FF6" w:rsidP="001B797B">
      <w:pPr>
        <w:pStyle w:val="38"/>
        <w:framePr w:wrap="notBeside"/>
        <w:rPr>
          <w:rtl/>
        </w:rPr>
      </w:pPr>
      <w:r>
        <w:rPr>
          <w:rFonts w:hint="cs"/>
          <w:rtl/>
        </w:rPr>
        <w:t>וכ</w:t>
      </w:r>
      <w:r w:rsidR="008F320D">
        <w:rPr>
          <w:rtl/>
        </w:rPr>
        <w:t>ר' יונתן:</w:t>
      </w:r>
    </w:p>
    <w:p w14:paraId="234B3847" w14:textId="7C3210E5" w:rsidR="008F320D" w:rsidRDefault="00BD6C4F" w:rsidP="00BD6C4F">
      <w:pPr>
        <w:rPr>
          <w:rtl/>
        </w:rPr>
      </w:pPr>
      <w:r w:rsidRPr="00C63571">
        <w:rPr>
          <w:rtl/>
        </w:rPr>
        <w:t>מנין ש</w:t>
      </w:r>
      <w:r>
        <w:rPr>
          <w:rtl/>
        </w:rPr>
        <w:t xml:space="preserve">אין נותנין מתנה </w:t>
      </w:r>
      <w:r w:rsidR="008F320D">
        <w:rPr>
          <w:rtl/>
        </w:rPr>
        <w:t>לכהן ע"ה – ד'</w:t>
      </w:r>
      <w:r w:rsidR="008F320D" w:rsidRPr="00F94821">
        <w:rPr>
          <w:rStyle w:val="afffff0"/>
          <w:rtl/>
        </w:rPr>
        <w:t>וַיֹּאמֶר לָעָם לְיוֹשְׁבֵי יְרוּשָׁלַיִם לָתֵת מְנָת הַכֹּהֲנִים וְהַלְוִיִּם לְמַעַן יֶחֶזְקוּ בְּתוֹרַת ה'</w:t>
      </w:r>
      <w:r w:rsidR="008F320D">
        <w:rPr>
          <w:rtl/>
        </w:rPr>
        <w:t>',</w:t>
      </w:r>
    </w:p>
    <w:p w14:paraId="1B18B0FA" w14:textId="558E3FA1" w:rsidR="008F320D" w:rsidRDefault="00A41425" w:rsidP="00BD6C4F">
      <w:pPr>
        <w:rPr>
          <w:rtl/>
        </w:rPr>
      </w:pPr>
      <w:r>
        <w:rPr>
          <w:rtl/>
        </w:rPr>
        <w:t>המחזיק בתורת ה' יש לו מנת, ושאינו מחזיק - אין לו.</w:t>
      </w:r>
    </w:p>
    <w:p w14:paraId="1C9C0297" w14:textId="538B1E5D" w:rsidR="0046556D" w:rsidRDefault="008F320D" w:rsidP="00F94821">
      <w:pPr>
        <w:pStyle w:val="38"/>
        <w:framePr w:wrap="notBeside"/>
        <w:rPr>
          <w:rtl/>
        </w:rPr>
      </w:pPr>
      <w:r>
        <w:rPr>
          <w:rtl/>
        </w:rPr>
        <w:t>והך דריב"ב:</w:t>
      </w:r>
    </w:p>
    <w:p w14:paraId="281C0BC9" w14:textId="2A1B5750" w:rsidR="0046556D" w:rsidRDefault="008F320D" w:rsidP="00BD6C4F">
      <w:pPr>
        <w:rPr>
          <w:rtl/>
        </w:rPr>
      </w:pPr>
      <w:r>
        <w:rPr>
          <w:rStyle w:val="afffff0"/>
          <w:rtl/>
        </w:rPr>
        <w:t>'</w:t>
      </w:r>
      <w:r w:rsidRPr="008F320D">
        <w:rPr>
          <w:rStyle w:val="afffff0"/>
          <w:rtl/>
        </w:rPr>
        <w:t>מִשְׁפַּט</w:t>
      </w:r>
      <w:r>
        <w:rPr>
          <w:rStyle w:val="afffff0"/>
          <w:rtl/>
        </w:rPr>
        <w:t xml:space="preserve">' </w:t>
      </w:r>
      <w:r w:rsidRPr="001B797B">
        <w:rPr>
          <w:rtl/>
        </w:rPr>
        <w:t xml:space="preserve">- מלמד שהמתנות דין, </w:t>
      </w:r>
      <w:r w:rsidR="00A41425">
        <w:rPr>
          <w:rtl/>
        </w:rPr>
        <w:t>ולא חזה ושוק, ד'זֶה'.</w:t>
      </w:r>
    </w:p>
    <w:p w14:paraId="45935A3C" w14:textId="1DD606FD" w:rsidR="008F320D" w:rsidRDefault="000001AB" w:rsidP="00BE5586">
      <w:pPr>
        <w:rPr>
          <w:rtl/>
        </w:rPr>
      </w:pPr>
      <w:r>
        <w:rPr>
          <w:rFonts w:hint="cs"/>
          <w:rtl/>
        </w:rPr>
        <w:t xml:space="preserve">והיינו להוציאו בדיינים </w:t>
      </w:r>
      <w:r w:rsidRPr="001B797B">
        <w:rPr>
          <w:rStyle w:val="afffffe"/>
          <w:rFonts w:hint="cs"/>
          <w:rtl/>
        </w:rPr>
        <w:t xml:space="preserve">דאם לחולקו גם חזה ושוק </w:t>
      </w:r>
      <w:r w:rsidR="00BE5586" w:rsidRPr="001B797B">
        <w:rPr>
          <w:rStyle w:val="afffffe"/>
          <w:rFonts w:hint="cs"/>
          <w:rtl/>
        </w:rPr>
        <w:t>מיחלקו בדיינין</w:t>
      </w:r>
      <w:r w:rsidR="00BE5586">
        <w:rPr>
          <w:rFonts w:hint="cs"/>
          <w:rtl/>
        </w:rPr>
        <w:t xml:space="preserve"> </w:t>
      </w:r>
    </w:p>
    <w:p w14:paraId="56FCE8F2" w14:textId="53A03EBA" w:rsidR="0046556D" w:rsidRDefault="008F320D" w:rsidP="00F94821">
      <w:pPr>
        <w:pStyle w:val="38"/>
        <w:framePr w:wrap="notBeside"/>
        <w:rPr>
          <w:rtl/>
        </w:rPr>
      </w:pPr>
      <w:r>
        <w:rPr>
          <w:rtl/>
        </w:rPr>
        <w:t>מיירי:</w:t>
      </w:r>
    </w:p>
    <w:p w14:paraId="44C0FA96" w14:textId="36D6E490" w:rsidR="008F320D" w:rsidRDefault="008F320D" w:rsidP="00BD6C4F">
      <w:pPr>
        <w:rPr>
          <w:rtl/>
        </w:rPr>
      </w:pPr>
      <w:r>
        <w:rPr>
          <w:rtl/>
        </w:rPr>
        <w:t>שבאו לידו בטבלם,</w:t>
      </w:r>
      <w:r w:rsidRPr="00F94821">
        <w:rPr>
          <w:rStyle w:val="afffffe"/>
          <w:rtl/>
        </w:rPr>
        <w:t xml:space="preserve"> והמתנות עצמן בידו</w:t>
      </w:r>
      <w:r>
        <w:rPr>
          <w:rtl/>
        </w:rPr>
        <w:t xml:space="preserve"> </w:t>
      </w:r>
      <w:r w:rsidR="00BE5586">
        <w:rPr>
          <w:rStyle w:val="afffff5"/>
          <w:rFonts w:hint="cs"/>
          <w:rtl/>
        </w:rPr>
        <w:t>וה</w:t>
      </w:r>
      <w:r w:rsidRPr="001B797B">
        <w:rPr>
          <w:rStyle w:val="afffff5"/>
          <w:rtl/>
        </w:rPr>
        <w:t>תנא</w:t>
      </w:r>
      <w:r w:rsidR="00BE5586">
        <w:rPr>
          <w:rStyle w:val="afffff5"/>
          <w:rFonts w:hint="cs"/>
          <w:rtl/>
        </w:rPr>
        <w:t xml:space="preserve"> סבר:</w:t>
      </w:r>
      <w:r>
        <w:rPr>
          <w:rtl/>
        </w:rPr>
        <w:t xml:space="preserve"> מתנות שלא הורמו כמי שהורמו.</w:t>
      </w:r>
    </w:p>
    <w:p w14:paraId="3F817E54" w14:textId="56C0FD44" w:rsidR="0046556D" w:rsidRDefault="008F320D" w:rsidP="00F94821">
      <w:pPr>
        <w:pStyle w:val="38"/>
        <w:framePr w:wrap="notBeside"/>
        <w:rPr>
          <w:rtl/>
        </w:rPr>
      </w:pPr>
      <w:r>
        <w:rPr>
          <w:rtl/>
        </w:rPr>
        <w:t>והך דר"א:</w:t>
      </w:r>
    </w:p>
    <w:p w14:paraId="65D8445D" w14:textId="2E3BEB0C" w:rsidR="0046556D" w:rsidRDefault="00A41425" w:rsidP="00BD6C4F">
      <w:pPr>
        <w:rPr>
          <w:rtl/>
        </w:rPr>
      </w:pPr>
      <w:r>
        <w:rPr>
          <w:rtl/>
        </w:rPr>
        <w:t>בעה"ב שהיה עובר ממקום למקום, וצריך ליטול לקט שכחה ופאה ומע"ע</w:t>
      </w:r>
      <w:r w:rsidR="008F320D">
        <w:rPr>
          <w:rtl/>
        </w:rPr>
        <w:t xml:space="preserve"> - נוטל, ולכשיחזור ישלם!</w:t>
      </w:r>
      <w:r w:rsidR="00BD6C4F" w:rsidRPr="00C63571">
        <w:rPr>
          <w:rtl/>
        </w:rPr>
        <w:t xml:space="preserve"> </w:t>
      </w:r>
    </w:p>
    <w:p w14:paraId="489370FF" w14:textId="5F1433E1" w:rsidR="00A41D25" w:rsidRDefault="008F320D" w:rsidP="00A41D25">
      <w:pPr>
        <w:pStyle w:val="38"/>
        <w:framePr w:wrap="notBeside"/>
        <w:rPr>
          <w:rtl/>
        </w:rPr>
      </w:pPr>
      <w:r>
        <w:rPr>
          <w:rFonts w:ascii="BA Franknatan Regular" w:hAnsi="BA Franknatan Regular" w:cs="BA Franknatan Regular"/>
          <w:b/>
          <w:bCs/>
          <w:rtl/>
        </w:rPr>
        <w:t>ר"ח:</w:t>
      </w:r>
      <w:r w:rsidR="00BD6C4F" w:rsidRPr="00C63571">
        <w:rPr>
          <w:rtl/>
        </w:rPr>
        <w:t xml:space="preserve"> </w:t>
      </w:r>
    </w:p>
    <w:p w14:paraId="273F5ADA" w14:textId="70FCA442" w:rsidR="008F320D" w:rsidRDefault="00BD6C4F" w:rsidP="00BD6C4F">
      <w:pPr>
        <w:rPr>
          <w:rtl/>
        </w:rPr>
      </w:pPr>
      <w:r w:rsidRPr="00C63571">
        <w:rPr>
          <w:rtl/>
        </w:rPr>
        <w:t xml:space="preserve">מדת חסידות </w:t>
      </w:r>
      <w:r w:rsidR="008F320D">
        <w:rPr>
          <w:rtl/>
        </w:rPr>
        <w:t>שנו כאן.</w:t>
      </w:r>
    </w:p>
    <w:p w14:paraId="17160FA4" w14:textId="0DA87BA2" w:rsidR="008F320D" w:rsidRDefault="008F320D" w:rsidP="00F94821">
      <w:pPr>
        <w:pStyle w:val="38"/>
        <w:framePr w:wrap="notBeside"/>
        <w:rPr>
          <w:rtl/>
        </w:rPr>
      </w:pPr>
      <w:r>
        <w:rPr>
          <w:rtl/>
        </w:rPr>
        <w:t>רבא:</w:t>
      </w:r>
      <w:r w:rsidR="00BE5586">
        <w:rPr>
          <w:rFonts w:hint="cs"/>
          <w:rtl/>
        </w:rPr>
        <w:t xml:space="preserve"> א.</w:t>
      </w:r>
    </w:p>
    <w:p w14:paraId="34C39A8C" w14:textId="00D8E4AE" w:rsidR="0046556D" w:rsidRDefault="00A41425" w:rsidP="00BD6C4F">
      <w:pPr>
        <w:rPr>
          <w:rtl/>
        </w:rPr>
      </w:pPr>
      <w:r>
        <w:rPr>
          <w:rtl/>
        </w:rPr>
        <w:t>תני 'ישלם'</w:t>
      </w:r>
      <w:r w:rsidR="00BD6C4F" w:rsidRPr="00C63571">
        <w:rPr>
          <w:rtl/>
        </w:rPr>
        <w:t xml:space="preserve"> </w:t>
      </w:r>
      <w:r w:rsidR="008F320D">
        <w:rPr>
          <w:rtl/>
        </w:rPr>
        <w:t>ואת אמרת מדת חסידות?</w:t>
      </w:r>
      <w:r w:rsidR="00BD6C4F" w:rsidRPr="00C63571">
        <w:rPr>
          <w:rtl/>
        </w:rPr>
        <w:t xml:space="preserve"> </w:t>
      </w:r>
    </w:p>
    <w:p w14:paraId="5B8C216D" w14:textId="77777777" w:rsidR="00BE5586" w:rsidRDefault="00BE5586" w:rsidP="001B797B">
      <w:pPr>
        <w:pStyle w:val="38"/>
        <w:framePr w:wrap="notBeside"/>
        <w:rPr>
          <w:rtl/>
        </w:rPr>
      </w:pPr>
      <w:r>
        <w:rPr>
          <w:rFonts w:hint="cs"/>
          <w:rtl/>
        </w:rPr>
        <w:t xml:space="preserve">ב. </w:t>
      </w:r>
      <w:r w:rsidR="008F320D">
        <w:rPr>
          <w:rtl/>
        </w:rPr>
        <w:t xml:space="preserve">ועוד, </w:t>
      </w:r>
    </w:p>
    <w:p w14:paraId="0E64D486" w14:textId="506672F7" w:rsidR="008F320D" w:rsidRDefault="00A41425" w:rsidP="00BD6C4F">
      <w:pPr>
        <w:rPr>
          <w:rtl/>
        </w:rPr>
      </w:pPr>
      <w:r>
        <w:rPr>
          <w:rStyle w:val="afffff5"/>
          <w:rtl/>
        </w:rPr>
        <w:t>ולא מדר"א שיחיד הוא, אלא מסיפא,</w:t>
      </w:r>
      <w:r w:rsidR="00BD6C4F" w:rsidRPr="001B797B">
        <w:rPr>
          <w:rStyle w:val="afffff5"/>
          <w:rtl/>
        </w:rPr>
        <w:t xml:space="preserve"> וחכ</w:t>
      </w:r>
      <w:r w:rsidR="00BF1CF6" w:rsidRPr="001B797B">
        <w:rPr>
          <w:rStyle w:val="afffff5"/>
          <w:rtl/>
        </w:rPr>
        <w:t>"</w:t>
      </w:r>
      <w:r w:rsidR="00BD6C4F" w:rsidRPr="001B797B">
        <w:rPr>
          <w:rStyle w:val="afffff5"/>
          <w:rFonts w:hint="cs"/>
          <w:rtl/>
        </w:rPr>
        <w:t>א</w:t>
      </w:r>
      <w:r w:rsidR="00BD6C4F" w:rsidRPr="001B797B">
        <w:rPr>
          <w:rStyle w:val="afffff5"/>
          <w:rtl/>
        </w:rPr>
        <w:t>:</w:t>
      </w:r>
      <w:r w:rsidR="00BD6C4F">
        <w:rPr>
          <w:rtl/>
        </w:rPr>
        <w:t xml:space="preserve"> עני היה באותה שעה, טעמא </w:t>
      </w:r>
      <w:r w:rsidR="00BD6C4F" w:rsidRPr="00C63571">
        <w:rPr>
          <w:rtl/>
        </w:rPr>
        <w:t xml:space="preserve">דעני, </w:t>
      </w:r>
      <w:r w:rsidR="008F320D">
        <w:rPr>
          <w:rtl/>
        </w:rPr>
        <w:t xml:space="preserve">הא עשיר - משלם, ואמאי? </w:t>
      </w:r>
      <w:r w:rsidR="00BE5586">
        <w:rPr>
          <w:rFonts w:hint="cs"/>
          <w:rtl/>
        </w:rPr>
        <w:t xml:space="preserve">שיהא </w:t>
      </w:r>
      <w:r w:rsidR="008F320D">
        <w:rPr>
          <w:rtl/>
        </w:rPr>
        <w:t>כמזיק מתנות כהונה!</w:t>
      </w:r>
    </w:p>
    <w:p w14:paraId="4F0CC2E0" w14:textId="52E74C3E" w:rsidR="0046556D" w:rsidRDefault="008F320D" w:rsidP="00F94821">
      <w:pPr>
        <w:pStyle w:val="38"/>
        <w:framePr w:wrap="notBeside"/>
        <w:rPr>
          <w:rtl/>
        </w:rPr>
      </w:pPr>
      <w:r>
        <w:rPr>
          <w:rtl/>
        </w:rPr>
        <w:lastRenderedPageBreak/>
        <w:t>ר"ח:</w:t>
      </w:r>
    </w:p>
    <w:p w14:paraId="379CF94C" w14:textId="4B56B160" w:rsidR="0046556D" w:rsidRPr="008F320D" w:rsidRDefault="00BD6C4F" w:rsidP="00F94821">
      <w:pPr>
        <w:rPr>
          <w:rtl/>
        </w:rPr>
      </w:pPr>
      <w:r w:rsidRPr="008F320D">
        <w:rPr>
          <w:rtl/>
        </w:rPr>
        <w:t xml:space="preserve">מדת חסידות </w:t>
      </w:r>
      <w:r w:rsidR="008F320D">
        <w:rPr>
          <w:rtl/>
        </w:rPr>
        <w:t>שנו כאן.</w:t>
      </w:r>
    </w:p>
    <w:p w14:paraId="5451F937" w14:textId="4F8FDB40" w:rsidR="00A41D25" w:rsidRDefault="008F320D" w:rsidP="00A41D25">
      <w:pPr>
        <w:pStyle w:val="38"/>
        <w:framePr w:wrap="notBeside"/>
        <w:rPr>
          <w:rtl/>
        </w:rPr>
      </w:pPr>
      <w:r>
        <w:rPr>
          <w:rFonts w:ascii="BA Franknatan Regular" w:hAnsi="BA Franknatan Regular" w:cs="BA Franknatan Regular"/>
          <w:b/>
          <w:bCs/>
          <w:rtl/>
        </w:rPr>
        <w:t>והך:</w:t>
      </w:r>
      <w:r w:rsidR="00BD6C4F" w:rsidRPr="00C63571">
        <w:rPr>
          <w:rtl/>
        </w:rPr>
        <w:t xml:space="preserve"> </w:t>
      </w:r>
    </w:p>
    <w:p w14:paraId="1C149DFF" w14:textId="0A6E675A" w:rsidR="0046556D" w:rsidRDefault="00A41425" w:rsidP="00E81578">
      <w:pPr>
        <w:rPr>
          <w:rtl/>
        </w:rPr>
      </w:pPr>
      <w:r>
        <w:rPr>
          <w:rtl/>
        </w:rPr>
        <w:t>בעה"ב שאכל פירותיו טבלין, ולוי מעשרותיו טבלים - פטורים מהתשלומין,</w:t>
      </w:r>
      <w:r w:rsidR="008F320D">
        <w:rPr>
          <w:rtl/>
        </w:rPr>
        <w:t xml:space="preserve"> </w:t>
      </w:r>
      <w:r w:rsidR="00E81578">
        <w:rPr>
          <w:rFonts w:hint="cs"/>
          <w:rtl/>
        </w:rPr>
        <w:t>ד</w:t>
      </w:r>
      <w:r w:rsidR="008F320D">
        <w:rPr>
          <w:rtl/>
        </w:rPr>
        <w:t>'</w:t>
      </w:r>
      <w:r w:rsidR="008F320D" w:rsidRPr="00F94821">
        <w:rPr>
          <w:rStyle w:val="afffff0"/>
          <w:rtl/>
        </w:rPr>
        <w:t>וְלֹא יְחַלְּלוּ אֶת קָדְשֵׁי בְּנֵי יִשְׂרָאֵל אֵת אֲשֶׁר יָרִימוּ</w:t>
      </w:r>
      <w:r w:rsidR="008F320D">
        <w:rPr>
          <w:rtl/>
        </w:rPr>
        <w:t>',</w:t>
      </w:r>
      <w:r w:rsidR="00E81578">
        <w:rPr>
          <w:rFonts w:hint="cs"/>
          <w:rtl/>
        </w:rPr>
        <w:t xml:space="preserve"> </w:t>
      </w:r>
      <w:r w:rsidR="008F320D">
        <w:rPr>
          <w:rtl/>
        </w:rPr>
        <w:t>אין לך</w:t>
      </w:r>
      <w:r w:rsidR="00BD6C4F" w:rsidRPr="00C63571">
        <w:rPr>
          <w:rtl/>
        </w:rPr>
        <w:t xml:space="preserve"> בהן אלא משעת הרמה ואילך, </w:t>
      </w:r>
      <w:r w:rsidR="008F320D">
        <w:rPr>
          <w:rtl/>
        </w:rPr>
        <w:t xml:space="preserve">הא משעת הרמה משלם, ואמאי? </w:t>
      </w:r>
      <w:r w:rsidR="00BE5586">
        <w:rPr>
          <w:rFonts w:hint="cs"/>
          <w:rtl/>
        </w:rPr>
        <w:t xml:space="preserve">שיהא </w:t>
      </w:r>
      <w:r w:rsidR="008F320D">
        <w:rPr>
          <w:rtl/>
        </w:rPr>
        <w:t>כמזיק מתנות כהונה!</w:t>
      </w:r>
    </w:p>
    <w:p w14:paraId="5FA90925" w14:textId="77777777" w:rsidR="00E54621" w:rsidRDefault="00BD6C4F" w:rsidP="00F07436">
      <w:pPr>
        <w:pStyle w:val="afff3"/>
        <w:framePr w:wrap="around"/>
        <w:rPr>
          <w:rtl/>
        </w:rPr>
      </w:pPr>
      <w:r>
        <w:rPr>
          <w:rFonts w:hint="cs"/>
          <w:rtl/>
        </w:rPr>
        <w:t>קלא.</w:t>
      </w:r>
    </w:p>
    <w:p w14:paraId="5DFDFAC1" w14:textId="1C395CC7" w:rsidR="00BD6C4F" w:rsidRDefault="00E54621" w:rsidP="00F94821">
      <w:pPr>
        <w:pStyle w:val="38"/>
        <w:framePr w:wrap="notBeside"/>
        <w:rPr>
          <w:rtl/>
        </w:rPr>
      </w:pPr>
      <w:r>
        <w:rPr>
          <w:rtl/>
        </w:rPr>
        <w:t>ה"נ מיירי:</w:t>
      </w:r>
    </w:p>
    <w:p w14:paraId="7389A403" w14:textId="5DC1B2FE" w:rsidR="0046556D" w:rsidRDefault="00E54621" w:rsidP="00BD6C4F">
      <w:pPr>
        <w:rPr>
          <w:rtl/>
        </w:rPr>
      </w:pPr>
      <w:r>
        <w:rPr>
          <w:rtl/>
        </w:rPr>
        <w:t xml:space="preserve">שבאו לידו בטבלם, </w:t>
      </w:r>
      <w:r w:rsidR="00A41425">
        <w:rPr>
          <w:rtl/>
        </w:rPr>
        <w:t>וס"ל מתנות שלא הורמו</w:t>
      </w:r>
      <w:r>
        <w:rPr>
          <w:rtl/>
        </w:rPr>
        <w:t xml:space="preserve"> כמי שהורמו.</w:t>
      </w:r>
    </w:p>
    <w:p w14:paraId="57CCA01E" w14:textId="277D0A5A" w:rsidR="00A41D25" w:rsidRDefault="004A6DF5" w:rsidP="00A41D25">
      <w:pPr>
        <w:pStyle w:val="38"/>
        <w:framePr w:wrap="notBeside"/>
        <w:rPr>
          <w:rtl/>
        </w:rPr>
      </w:pPr>
      <w:r>
        <w:rPr>
          <w:rFonts w:ascii="BA Franknatan Regular" w:hAnsi="BA Franknatan Regular" w:cs="BA Franknatan Regular"/>
          <w:b/>
          <w:bCs/>
          <w:rtl/>
        </w:rPr>
        <w:t>ואין להוכיח</w:t>
      </w:r>
    </w:p>
    <w:p w14:paraId="0266087F" w14:textId="319725A0" w:rsidR="0046556D" w:rsidRDefault="00A41425" w:rsidP="00BD6C4F">
      <w:pPr>
        <w:rPr>
          <w:rtl/>
        </w:rPr>
      </w:pPr>
      <w:r>
        <w:rPr>
          <w:rtl/>
        </w:rPr>
        <w:t>דאנסו בית המלך</w:t>
      </w:r>
      <w:r w:rsidR="00BD6C4F">
        <w:rPr>
          <w:rtl/>
        </w:rPr>
        <w:t xml:space="preserve"> גרנו, אם בחובו חייב לעשר, </w:t>
      </w:r>
      <w:r w:rsidR="004A6DF5">
        <w:rPr>
          <w:rtl/>
        </w:rPr>
        <w:t xml:space="preserve">ואם בגזלה פטור! – דשאני שם </w:t>
      </w:r>
      <w:r>
        <w:rPr>
          <w:rtl/>
        </w:rPr>
        <w:t>שנהנה שנפרע חובו.</w:t>
      </w:r>
    </w:p>
    <w:p w14:paraId="2045BA81" w14:textId="3F5F18B0" w:rsidR="00A41D25" w:rsidRDefault="004A6DF5" w:rsidP="00A41D25">
      <w:pPr>
        <w:pStyle w:val="38"/>
        <w:framePr w:wrap="notBeside"/>
        <w:rPr>
          <w:rtl/>
        </w:rPr>
      </w:pPr>
      <w:r>
        <w:rPr>
          <w:rtl/>
        </w:rPr>
        <w:t>ואין להוכיח</w:t>
      </w:r>
      <w:r w:rsidR="00BD6C4F" w:rsidRPr="00C63571">
        <w:rPr>
          <w:rtl/>
        </w:rPr>
        <w:t xml:space="preserve"> </w:t>
      </w:r>
    </w:p>
    <w:p w14:paraId="57B123E2" w14:textId="7CE70BE0" w:rsidR="0046556D" w:rsidRDefault="00A41425" w:rsidP="00BD6C4F">
      <w:pPr>
        <w:rPr>
          <w:rtl/>
        </w:rPr>
      </w:pPr>
      <w:r>
        <w:rPr>
          <w:rtl/>
        </w:rPr>
        <w:t>דאמר לו מכור לי</w:t>
      </w:r>
      <w:r w:rsidR="00BD6C4F" w:rsidRPr="00C63571">
        <w:rPr>
          <w:rtl/>
        </w:rPr>
        <w:t xml:space="preserve"> בני מעיה של פרה, והיה בהן מתנות כהונה - נותנן לכהן ואינו מנכה לו מן הדמים, </w:t>
      </w:r>
    </w:p>
    <w:p w14:paraId="41BA7C34" w14:textId="2D329868" w:rsidR="0046556D" w:rsidRDefault="00A41425" w:rsidP="00BD6C4F">
      <w:pPr>
        <w:rPr>
          <w:rtl/>
        </w:rPr>
      </w:pPr>
      <w:r>
        <w:rPr>
          <w:rtl/>
        </w:rPr>
        <w:t>ובמשקל - נותנן לכהן ומנכה לו</w:t>
      </w:r>
      <w:r w:rsidR="004A6DF5">
        <w:rPr>
          <w:rtl/>
        </w:rPr>
        <w:t xml:space="preserve">, ואמאי? </w:t>
      </w:r>
      <w:r w:rsidR="00E81578">
        <w:rPr>
          <w:rFonts w:hint="cs"/>
          <w:rtl/>
        </w:rPr>
        <w:t xml:space="preserve">שיהא </w:t>
      </w:r>
      <w:r w:rsidR="004A6DF5">
        <w:rPr>
          <w:rtl/>
        </w:rPr>
        <w:t>כמזיק מתנות כהונה! – דשאני שם שהן בעין.</w:t>
      </w:r>
    </w:p>
    <w:p w14:paraId="35D29D55" w14:textId="018B0067" w:rsidR="00A41D25" w:rsidRDefault="004A6DF5" w:rsidP="00A41D25">
      <w:pPr>
        <w:pStyle w:val="38"/>
        <w:framePr w:wrap="notBeside"/>
        <w:rPr>
          <w:rtl/>
        </w:rPr>
      </w:pPr>
      <w:r>
        <w:rPr>
          <w:rFonts w:ascii="BA Franknatan Regular" w:hAnsi="BA Franknatan Regular" w:cs="BA Franknatan Regular"/>
          <w:b/>
          <w:bCs/>
          <w:rtl/>
        </w:rPr>
        <w:t>ואין להוכיח</w:t>
      </w:r>
      <w:r w:rsidR="00BD6C4F">
        <w:rPr>
          <w:rtl/>
        </w:rPr>
        <w:t xml:space="preserve"> </w:t>
      </w:r>
    </w:p>
    <w:p w14:paraId="0A055A3F" w14:textId="6E86CE70" w:rsidR="009161E0" w:rsidRDefault="00A41425" w:rsidP="009161E0">
      <w:pPr>
        <w:rPr>
          <w:rtl/>
        </w:rPr>
      </w:pPr>
      <w:r>
        <w:rPr>
          <w:rtl/>
        </w:rPr>
        <w:t>דתשעה נכסי כהן</w:t>
      </w:r>
      <w:r w:rsidR="004A6DF5">
        <w:rPr>
          <w:rtl/>
        </w:rPr>
        <w:t>: תרומה, תרומת מעשר, חלה, ראשית הגז, מתנות, דמאי, בכורים, קרן וחומש,</w:t>
      </w:r>
      <w:r w:rsidR="00BD6C4F" w:rsidRPr="00C63571">
        <w:rPr>
          <w:rtl/>
        </w:rPr>
        <w:t xml:space="preserve"> </w:t>
      </w:r>
      <w:r w:rsidR="009161E0">
        <w:rPr>
          <w:rFonts w:hint="cs"/>
          <w:rtl/>
        </w:rPr>
        <w:t xml:space="preserve"> </w:t>
      </w:r>
      <w:r w:rsidR="004A6DF5" w:rsidRPr="001B797B">
        <w:rPr>
          <w:rStyle w:val="afffffe"/>
          <w:rtl/>
        </w:rPr>
        <w:t>שמשמע להוציאן בדיינין!</w:t>
      </w:r>
      <w:r w:rsidR="004A6DF5">
        <w:rPr>
          <w:rtl/>
        </w:rPr>
        <w:t xml:space="preserve"> </w:t>
      </w:r>
    </w:p>
    <w:p w14:paraId="3A7838EE" w14:textId="77777777" w:rsidR="009161E0" w:rsidRDefault="004A6DF5" w:rsidP="001B797B">
      <w:pPr>
        <w:pStyle w:val="38"/>
        <w:framePr w:wrap="notBeside"/>
        <w:rPr>
          <w:rFonts w:hint="cs"/>
          <w:rtl/>
        </w:rPr>
      </w:pPr>
      <w:r>
        <w:rPr>
          <w:rtl/>
        </w:rPr>
        <w:t>– דהוא לכדתנן:</w:t>
      </w:r>
    </w:p>
    <w:p w14:paraId="26366BF1" w14:textId="2F485F78" w:rsidR="004A6DF5" w:rsidRDefault="009161E0" w:rsidP="009161E0">
      <w:pPr>
        <w:rPr>
          <w:rFonts w:ascii="FrankRuehl" w:hAnsi="FrankRuehl"/>
          <w:rtl/>
        </w:rPr>
      </w:pPr>
      <w:r>
        <w:rPr>
          <w:rFonts w:hint="cs"/>
          <w:rtl/>
        </w:rPr>
        <w:t xml:space="preserve"> </w:t>
      </w:r>
      <w:r w:rsidR="00A41425">
        <w:rPr>
          <w:rtl/>
        </w:rPr>
        <w:t>נכסי כהן - שקונה</w:t>
      </w:r>
      <w:r w:rsidR="00BD6C4F" w:rsidRPr="00C63571">
        <w:rPr>
          <w:rtl/>
        </w:rPr>
        <w:t xml:space="preserve"> בהן עבדים וקרקעות ובהמה טמאה, </w:t>
      </w:r>
      <w:r w:rsidR="004A6DF5">
        <w:rPr>
          <w:rtl/>
        </w:rPr>
        <w:t>ובע"ח נוטלן בחובו, ואשה בכתובתה, וס"ת.</w:t>
      </w:r>
    </w:p>
    <w:p w14:paraId="49E42232" w14:textId="174CF9C5" w:rsidR="0046556D" w:rsidRPr="001B797B" w:rsidRDefault="004A6DF5" w:rsidP="009161E0">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009161E0" w:rsidRPr="001B797B">
        <w:rPr>
          <w:rFonts w:hint="cs"/>
          <w:color w:val="7B3F00"/>
          <w:rtl/>
        </w:rPr>
        <w:t xml:space="preserve">ספיקו של רב </w:t>
      </w:r>
      <w:r w:rsidRPr="001B797B">
        <w:rPr>
          <w:rFonts w:hint="cs"/>
          <w:color w:val="7B3F00"/>
          <w:rtl/>
        </w:rPr>
        <w:t>אם</w:t>
      </w:r>
      <w:r w:rsidRPr="001B797B">
        <w:rPr>
          <w:color w:val="7B3F00"/>
          <w:rtl/>
        </w:rPr>
        <w:t xml:space="preserve"> </w:t>
      </w:r>
      <w:r w:rsidR="009161E0" w:rsidRPr="001B797B">
        <w:rPr>
          <w:rFonts w:hint="cs"/>
          <w:color w:val="7B3F00"/>
          <w:rtl/>
        </w:rPr>
        <w:t xml:space="preserve">לווים נקראים </w:t>
      </w:r>
      <w:r w:rsidRPr="001B797B">
        <w:rPr>
          <w:color w:val="7B3F00"/>
          <w:rtl/>
        </w:rPr>
        <w:t>'</w:t>
      </w:r>
      <w:r w:rsidRPr="001B797B">
        <w:rPr>
          <w:rFonts w:hint="cs"/>
          <w:color w:val="7B3F00"/>
          <w:rtl/>
        </w:rPr>
        <w:t>עם</w:t>
      </w:r>
      <w:r w:rsidRPr="001B797B">
        <w:rPr>
          <w:color w:val="7B3F00"/>
          <w:rtl/>
        </w:rPr>
        <w:t xml:space="preserve">' </w:t>
      </w:r>
      <w:r w:rsidRPr="001B797B">
        <w:rPr>
          <w:rFonts w:hint="cs"/>
          <w:color w:val="7B3F00"/>
          <w:rtl/>
        </w:rPr>
        <w:t>וחייב</w:t>
      </w:r>
      <w:r w:rsidRPr="001B797B">
        <w:rPr>
          <w:color w:val="7B3F00"/>
          <w:rtl/>
        </w:rPr>
        <w:t xml:space="preserve"> </w:t>
      </w:r>
      <w:r w:rsidRPr="001B797B">
        <w:rPr>
          <w:rFonts w:hint="cs"/>
          <w:color w:val="7B3F00"/>
          <w:rtl/>
        </w:rPr>
        <w:t>במתנות</w:t>
      </w:r>
      <w:r w:rsidRPr="001B797B">
        <w:rPr>
          <w:color w:val="7B3F00"/>
          <w:rtl/>
        </w:rPr>
        <w:t xml:space="preserve"> </w:t>
      </w:r>
    </w:p>
    <w:p w14:paraId="10F678CE" w14:textId="0F579C10" w:rsidR="004D3808" w:rsidRDefault="004A6DF5" w:rsidP="004D3808">
      <w:pPr>
        <w:pStyle w:val="38"/>
        <w:framePr w:wrap="notBeside"/>
        <w:rPr>
          <w:rtl/>
        </w:rPr>
      </w:pPr>
      <w:r>
        <w:rPr>
          <w:rtl/>
        </w:rPr>
        <w:t>ומעשה</w:t>
      </w:r>
      <w:r w:rsidR="00BD6C4F" w:rsidRPr="005C4ADC">
        <w:rPr>
          <w:rtl/>
        </w:rPr>
        <w:t xml:space="preserve"> </w:t>
      </w:r>
    </w:p>
    <w:p w14:paraId="5000C0C3" w14:textId="4A4C556E" w:rsidR="0046556D" w:rsidRDefault="00BD6C4F" w:rsidP="00BD6C4F">
      <w:pPr>
        <w:rPr>
          <w:rtl/>
        </w:rPr>
      </w:pPr>
      <w:r>
        <w:rPr>
          <w:rFonts w:hint="cs"/>
          <w:rtl/>
        </w:rPr>
        <w:t xml:space="preserve">לוי שחטף </w:t>
      </w:r>
      <w:r w:rsidR="004A6DF5">
        <w:rPr>
          <w:rtl/>
        </w:rPr>
        <w:t xml:space="preserve">מתנה, </w:t>
      </w:r>
      <w:r w:rsidR="004A354E" w:rsidRPr="001B797B">
        <w:rPr>
          <w:rStyle w:val="afffff5"/>
          <w:rFonts w:hint="cs"/>
          <w:rtl/>
        </w:rPr>
        <w:t xml:space="preserve">ואמר </w:t>
      </w:r>
      <w:r w:rsidR="004A354E" w:rsidRPr="009C17C2">
        <w:rPr>
          <w:rStyle w:val="2fb"/>
          <w:rFonts w:hint="cs"/>
          <w:rtl/>
        </w:rPr>
        <w:t>רב</w:t>
      </w:r>
      <w:r w:rsidR="004A6DF5">
        <w:rPr>
          <w:rtl/>
        </w:rPr>
        <w:t xml:space="preserve"> לא די שאין לוקחים ממנו אלא גם חוטף?</w:t>
      </w:r>
    </w:p>
    <w:p w14:paraId="6686643B" w14:textId="77777777" w:rsidR="004A354E" w:rsidRDefault="004A354E" w:rsidP="001B797B">
      <w:pPr>
        <w:pStyle w:val="38"/>
        <w:framePr w:wrap="notBeside"/>
        <w:rPr>
          <w:rtl/>
        </w:rPr>
      </w:pPr>
      <w:r>
        <w:rPr>
          <w:rFonts w:hint="cs"/>
          <w:rtl/>
        </w:rPr>
        <w:t xml:space="preserve">- </w:t>
      </w:r>
    </w:p>
    <w:p w14:paraId="0FAB7D73" w14:textId="76C09FB4" w:rsidR="004A6DF5" w:rsidRDefault="00A41425" w:rsidP="00BD6C4F">
      <w:pPr>
        <w:rPr>
          <w:rtl/>
        </w:rPr>
      </w:pPr>
      <w:r w:rsidRPr="009C17C2">
        <w:rPr>
          <w:rStyle w:val="2fb"/>
          <w:rtl/>
        </w:rPr>
        <w:t>שרב</w:t>
      </w:r>
      <w:r>
        <w:rPr>
          <w:rtl/>
        </w:rPr>
        <w:t xml:space="preserve"> מספק"ל</w:t>
      </w:r>
      <w:r w:rsidR="004A6DF5">
        <w:rPr>
          <w:rtl/>
        </w:rPr>
        <w:t xml:space="preserve"> אי לוים </w:t>
      </w:r>
      <w:r w:rsidR="004A354E">
        <w:rPr>
          <w:rFonts w:hint="cs"/>
          <w:rtl/>
        </w:rPr>
        <w:t xml:space="preserve">נקראו </w:t>
      </w:r>
      <w:r w:rsidR="004A354E" w:rsidRPr="001B797B">
        <w:rPr>
          <w:rStyle w:val="afffff0"/>
          <w:rFonts w:hint="cs"/>
          <w:rtl/>
        </w:rPr>
        <w:t>'</w:t>
      </w:r>
      <w:r w:rsidR="004A6DF5" w:rsidRPr="001B797B">
        <w:rPr>
          <w:rStyle w:val="afffff0"/>
          <w:rtl/>
        </w:rPr>
        <w:t>עם</w:t>
      </w:r>
      <w:r w:rsidR="004A354E" w:rsidRPr="001B797B">
        <w:rPr>
          <w:rStyle w:val="afffff0"/>
          <w:rFonts w:hint="cs"/>
          <w:rtl/>
        </w:rPr>
        <w:t>'</w:t>
      </w:r>
      <w:r w:rsidR="004A6DF5" w:rsidRPr="00F94821">
        <w:rPr>
          <w:rStyle w:val="afffffe"/>
          <w:rtl/>
        </w:rPr>
        <w:t xml:space="preserve"> </w:t>
      </w:r>
      <w:r>
        <w:rPr>
          <w:rStyle w:val="afffffe"/>
          <w:rtl/>
        </w:rPr>
        <w:t>וחייבים במתנות.</w:t>
      </w:r>
    </w:p>
    <w:p w14:paraId="47EFE88F" w14:textId="3709D7E0" w:rsidR="0046556D" w:rsidRDefault="004A6DF5" w:rsidP="00F94821">
      <w:pPr>
        <w:pStyle w:val="38"/>
        <w:framePr w:wrap="notBeside"/>
        <w:rPr>
          <w:rtl/>
        </w:rPr>
      </w:pPr>
      <w:r>
        <w:rPr>
          <w:rtl/>
        </w:rPr>
        <w:t>ראב"א לר"פ:</w:t>
      </w:r>
    </w:p>
    <w:p w14:paraId="270947E9" w14:textId="1CBC8FD4" w:rsidR="004A6DF5" w:rsidRDefault="00BD6C4F" w:rsidP="00BD6C4F">
      <w:pPr>
        <w:rPr>
          <w:rtl/>
        </w:rPr>
      </w:pPr>
      <w:r w:rsidRPr="00C63571">
        <w:rPr>
          <w:rtl/>
        </w:rPr>
        <w:t xml:space="preserve">ארבע מתנות עניים שבכרם: הפרט והעוללות והשכחה והפאה, ושלש שבתבואה: הלקט והשכחה והפאה, שנים שבאילן: </w:t>
      </w:r>
      <w:r w:rsidR="004A6DF5">
        <w:rPr>
          <w:rtl/>
        </w:rPr>
        <w:t>השכחה והפאה,</w:t>
      </w:r>
    </w:p>
    <w:p w14:paraId="59B9891E" w14:textId="67841EEB" w:rsidR="0046556D" w:rsidRDefault="00A41425" w:rsidP="00BD6C4F">
      <w:pPr>
        <w:rPr>
          <w:rtl/>
        </w:rPr>
      </w:pPr>
      <w:r>
        <w:rPr>
          <w:rtl/>
        </w:rPr>
        <w:t xml:space="preserve">כולן אין בהם </w:t>
      </w:r>
      <w:r w:rsidR="009C17C2">
        <w:rPr>
          <w:rFonts w:hint="cs"/>
          <w:rtl/>
        </w:rPr>
        <w:t xml:space="preserve">טובת הנאה </w:t>
      </w:r>
      <w:r>
        <w:rPr>
          <w:rtl/>
        </w:rPr>
        <w:t>לבעלים</w:t>
      </w:r>
      <w:r w:rsidR="00BD6C4F" w:rsidRPr="00C63571">
        <w:rPr>
          <w:rtl/>
        </w:rPr>
        <w:t xml:space="preserve">, </w:t>
      </w:r>
      <w:r w:rsidR="004A6DF5">
        <w:rPr>
          <w:rtl/>
        </w:rPr>
        <w:t>ואפי' עני</w:t>
      </w:r>
      <w:r w:rsidR="00BD6C4F" w:rsidRPr="00C63571">
        <w:rPr>
          <w:rtl/>
        </w:rPr>
        <w:t xml:space="preserve"> שבישראל מוציאין מידו;</w:t>
      </w:r>
    </w:p>
    <w:p w14:paraId="3DCE3591" w14:textId="1370FDD6" w:rsidR="0046556D" w:rsidRDefault="00A41425" w:rsidP="00BD6C4F">
      <w:pPr>
        <w:rPr>
          <w:rtl/>
        </w:rPr>
      </w:pPr>
      <w:r>
        <w:rPr>
          <w:b/>
          <w:bCs/>
          <w:rtl/>
        </w:rPr>
        <w:t>מע"ע המתחלק בתוך ביתו יש בו טו"ה לבעלים</w:t>
      </w:r>
      <w:r w:rsidR="00BD6C4F" w:rsidRPr="00C63571">
        <w:rPr>
          <w:rtl/>
        </w:rPr>
        <w:t>, ואפי' עני שבישראל מוציאין אותו מידו;</w:t>
      </w:r>
    </w:p>
    <w:p w14:paraId="2AE9C435" w14:textId="362B5421" w:rsidR="0046556D" w:rsidRDefault="00BD6C4F" w:rsidP="00BD6C4F">
      <w:pPr>
        <w:rPr>
          <w:rtl/>
        </w:rPr>
      </w:pPr>
      <w:r w:rsidRPr="00C63571">
        <w:rPr>
          <w:rtl/>
        </w:rPr>
        <w:t xml:space="preserve">ושאר מתנות כהונה, </w:t>
      </w:r>
      <w:r w:rsidR="00A41425">
        <w:rPr>
          <w:rtl/>
        </w:rPr>
        <w:t>כגון זרוע לחיים וקבה - אין מוציאין לא מכהן לכהן ולא מלוי ללוי</w:t>
      </w:r>
      <w:r w:rsidRPr="00C63571">
        <w:rPr>
          <w:rtl/>
        </w:rPr>
        <w:t>.</w:t>
      </w:r>
    </w:p>
    <w:p w14:paraId="4011F235" w14:textId="66A9202F" w:rsidR="004A6DF5" w:rsidRDefault="00A41425" w:rsidP="00BD6C4F">
      <w:pPr>
        <w:rPr>
          <w:rtl/>
        </w:rPr>
      </w:pPr>
      <w:r>
        <w:rPr>
          <w:b/>
          <w:bCs/>
          <w:rtl/>
        </w:rPr>
        <w:t>ארבע שבכרם - ד'</w:t>
      </w:r>
      <w:r w:rsidR="004A6DF5" w:rsidRPr="004A6DF5">
        <w:rPr>
          <w:rStyle w:val="afffff0"/>
          <w:rtl/>
        </w:rPr>
        <w:t>וְכַרְמְךָ לֹא תְעוֹלֵל וּפֶרֶט כַּרְמְךָ לֹא תְלַקֵּט</w:t>
      </w:r>
      <w:r w:rsidR="004A6DF5">
        <w:rPr>
          <w:rStyle w:val="afffff0"/>
          <w:rtl/>
        </w:rPr>
        <w:t>', וד'</w:t>
      </w:r>
      <w:r w:rsidR="004A6DF5" w:rsidRPr="004A6DF5">
        <w:rPr>
          <w:rStyle w:val="afffff0"/>
          <w:rtl/>
        </w:rPr>
        <w:t>כִּי תִבְצֹר כַּרְמְךָ לֹא תְעוֹלֵל אַחֲרֶיךָ</w:t>
      </w:r>
      <w:r w:rsidR="004A6DF5">
        <w:rPr>
          <w:rStyle w:val="afffff0"/>
          <w:rtl/>
        </w:rPr>
        <w:t>',</w:t>
      </w:r>
      <w:r w:rsidR="00BD6C4F" w:rsidRPr="00C63571">
        <w:rPr>
          <w:rtl/>
        </w:rPr>
        <w:t xml:space="preserve"> </w:t>
      </w:r>
    </w:p>
    <w:p w14:paraId="6518F87F" w14:textId="4106E1D1" w:rsidR="0046556D" w:rsidRDefault="004A6DF5" w:rsidP="00F94821">
      <w:pPr>
        <w:pStyle w:val="38"/>
        <w:framePr w:wrap="notBeside"/>
        <w:rPr>
          <w:rtl/>
        </w:rPr>
      </w:pPr>
      <w:r>
        <w:rPr>
          <w:rtl/>
        </w:rPr>
        <w:t>ר' לוי:</w:t>
      </w:r>
    </w:p>
    <w:p w14:paraId="0A0218C6" w14:textId="5FC1C605" w:rsidR="0046556D" w:rsidRDefault="004A6DF5" w:rsidP="004A6DF5">
      <w:pPr>
        <w:rPr>
          <w:rtl/>
        </w:rPr>
      </w:pPr>
      <w:r>
        <w:rPr>
          <w:rStyle w:val="afffff0"/>
          <w:rtl/>
        </w:rPr>
        <w:t>'</w:t>
      </w:r>
      <w:r w:rsidRPr="004A6DF5">
        <w:rPr>
          <w:rStyle w:val="afffff0"/>
          <w:rtl/>
        </w:rPr>
        <w:t>אַחֲרֶיךָ</w:t>
      </w:r>
      <w:r w:rsidRPr="00F94821">
        <w:rPr>
          <w:rtl/>
        </w:rPr>
        <w:t xml:space="preserve">' </w:t>
      </w:r>
      <w:r w:rsidRPr="00E555D1">
        <w:rPr>
          <w:rtl/>
        </w:rPr>
        <w:t>- זו</w:t>
      </w:r>
      <w:r w:rsidRPr="001B797B">
        <w:rPr>
          <w:rtl/>
        </w:rPr>
        <w:t xml:space="preserve"> שכחה</w:t>
      </w:r>
      <w:r>
        <w:rPr>
          <w:rStyle w:val="afffff0"/>
          <w:rtl/>
        </w:rPr>
        <w:t xml:space="preserve">, ופאה </w:t>
      </w:r>
      <w:r w:rsidRPr="001B797B">
        <w:rPr>
          <w:rtl/>
        </w:rPr>
        <w:t>- גמר</w:t>
      </w:r>
      <w:r>
        <w:rPr>
          <w:rStyle w:val="afffff0"/>
          <w:rtl/>
        </w:rPr>
        <w:t xml:space="preserve"> אחריך אחריך </w:t>
      </w:r>
      <w:r w:rsidRPr="001B797B">
        <w:rPr>
          <w:rtl/>
        </w:rPr>
        <w:t>מזית,</w:t>
      </w:r>
      <w:r>
        <w:rPr>
          <w:rStyle w:val="afffff0"/>
          <w:rtl/>
        </w:rPr>
        <w:t xml:space="preserve"> ד'</w:t>
      </w:r>
      <w:r w:rsidRPr="004A6DF5">
        <w:rPr>
          <w:rStyle w:val="afffff0"/>
          <w:rtl/>
        </w:rPr>
        <w:t>כִּי תַחְבֹּט זֵיתְךָ לֹא תְפַאֵר אַחֲרֶיךָ</w:t>
      </w:r>
      <w:r>
        <w:rPr>
          <w:rStyle w:val="afffff0"/>
          <w:rtl/>
        </w:rPr>
        <w:t>',</w:t>
      </w:r>
      <w:r w:rsidR="00BD6C4F" w:rsidRPr="00C63571">
        <w:rPr>
          <w:rtl/>
        </w:rPr>
        <w:t xml:space="preserve"> </w:t>
      </w:r>
      <w:r w:rsidR="00BD6C4F" w:rsidRPr="001B797B">
        <w:rPr>
          <w:rStyle w:val="afffff5"/>
          <w:rtl/>
        </w:rPr>
        <w:t>ותדרי"ש:</w:t>
      </w:r>
      <w:r w:rsidR="00BD6C4F" w:rsidRPr="00C63571">
        <w:rPr>
          <w:rtl/>
        </w:rPr>
        <w:t xml:space="preserve"> שלא תטול תפארתו ממנו.</w:t>
      </w:r>
    </w:p>
    <w:p w14:paraId="0D7D2858" w14:textId="77777777" w:rsidR="00BD6C4F" w:rsidRPr="00C63571" w:rsidRDefault="00BD6C4F" w:rsidP="00F07436">
      <w:pPr>
        <w:pStyle w:val="afff3"/>
        <w:framePr w:wrap="around"/>
        <w:rPr>
          <w:rtl/>
        </w:rPr>
      </w:pPr>
      <w:r>
        <w:rPr>
          <w:rFonts w:hint="cs"/>
          <w:rtl/>
        </w:rPr>
        <w:t>קלא:</w:t>
      </w:r>
    </w:p>
    <w:p w14:paraId="4A08C105" w14:textId="464604D0" w:rsidR="00C43FF1" w:rsidRDefault="00A41425" w:rsidP="00BD6C4F">
      <w:pPr>
        <w:rPr>
          <w:rFonts w:ascii="BA Franknatan Regular" w:hAnsi="BA Franknatan Regular" w:cs="BA Franknatan Regular"/>
          <w:b/>
          <w:bCs/>
          <w:rtl/>
        </w:rPr>
      </w:pPr>
      <w:r>
        <w:rPr>
          <w:b/>
          <w:bCs/>
          <w:rtl/>
        </w:rPr>
        <w:t>שלשה שבתבואה - ד'</w:t>
      </w:r>
      <w:r w:rsidR="00C43FF1" w:rsidRPr="00F94821">
        <w:rPr>
          <w:rStyle w:val="afffff0"/>
          <w:rtl/>
        </w:rPr>
        <w:t>וּבְקֻצְרְכֶם אֶת קְצִיר אַרְצְכֶם לֹא תְכַלֶּה פְּאַת שָׂדְךָ בְּקֻצְרֶךָ וְלֶקֶט קְצִירְךָ</w:t>
      </w:r>
      <w:r w:rsidR="00C43FF1" w:rsidRPr="001B797B">
        <w:rPr>
          <w:rStyle w:val="afffff0"/>
          <w:rtl/>
        </w:rPr>
        <w:t xml:space="preserve"> וגו',</w:t>
      </w:r>
    </w:p>
    <w:p w14:paraId="1581653A" w14:textId="2E686357" w:rsidR="0046556D" w:rsidRPr="004D3808" w:rsidRDefault="00C43FF1" w:rsidP="00BD6C4F">
      <w:pPr>
        <w:rPr>
          <w:rStyle w:val="afffff0"/>
          <w:rtl/>
        </w:rPr>
      </w:pPr>
      <w:r w:rsidRPr="001B797B">
        <w:rPr>
          <w:rtl/>
        </w:rPr>
        <w:t>וד'</w:t>
      </w:r>
      <w:r w:rsidRPr="00F94821">
        <w:rPr>
          <w:rStyle w:val="afffff0"/>
          <w:rtl/>
        </w:rPr>
        <w:t>כִּי תִקְצֹר קְצִירְךָ בְשָׂדֶךָ וְשָׁכַחְתָּ עֹמֶר בַּשָּׂדֶה</w:t>
      </w:r>
      <w:r>
        <w:rPr>
          <w:rFonts w:ascii="BA Franknatan Regular" w:hAnsi="BA Franknatan Regular" w:cs="BA Franknatan Regular"/>
          <w:b/>
          <w:bCs/>
          <w:rtl/>
        </w:rPr>
        <w:t>'.</w:t>
      </w:r>
    </w:p>
    <w:p w14:paraId="201530D2" w14:textId="37290422" w:rsidR="0046556D" w:rsidRDefault="00A41425" w:rsidP="00BD6C4F">
      <w:pPr>
        <w:rPr>
          <w:rtl/>
        </w:rPr>
      </w:pPr>
      <w:r>
        <w:rPr>
          <w:b/>
          <w:bCs/>
          <w:rtl/>
        </w:rPr>
        <w:t>שנים שבאילן - ד'</w:t>
      </w:r>
      <w:r w:rsidR="00F7043E" w:rsidRPr="00F7043E">
        <w:rPr>
          <w:rStyle w:val="afffff0"/>
          <w:rtl/>
        </w:rPr>
        <w:t>כִּי תַחְבֹּט זֵיתְךָ לֹא תְפַאֵר אַחֲרֶיךָ</w:t>
      </w:r>
      <w:r>
        <w:rPr>
          <w:rStyle w:val="afffff0"/>
          <w:rtl/>
        </w:rPr>
        <w:t>', וכנ"ל.</w:t>
      </w:r>
    </w:p>
    <w:p w14:paraId="2132B4CF" w14:textId="77777777" w:rsidR="00F7043E" w:rsidRDefault="00BD6C4F" w:rsidP="00BD6C4F">
      <w:pPr>
        <w:rPr>
          <w:rtl/>
        </w:rPr>
      </w:pPr>
      <w:r w:rsidRPr="00C63571">
        <w:rPr>
          <w:rtl/>
        </w:rPr>
        <w:t xml:space="preserve">וכולן אין בהן טובת הנאה לבעלים, </w:t>
      </w:r>
      <w:r w:rsidR="00F7043E">
        <w:rPr>
          <w:rtl/>
        </w:rPr>
        <w:t>דעזיבה כתיבא בהן,</w:t>
      </w:r>
    </w:p>
    <w:p w14:paraId="32DD6400" w14:textId="40B30079" w:rsidR="0046556D" w:rsidRDefault="00F7043E" w:rsidP="00BD6C4F">
      <w:pPr>
        <w:rPr>
          <w:rtl/>
        </w:rPr>
      </w:pPr>
      <w:r>
        <w:rPr>
          <w:rtl/>
        </w:rPr>
        <w:t>ואפי' עני</w:t>
      </w:r>
      <w:r w:rsidR="00BD6C4F" w:rsidRPr="00C63571">
        <w:rPr>
          <w:rtl/>
        </w:rPr>
        <w:t xml:space="preserve"> שב</w:t>
      </w:r>
      <w:r w:rsidR="00BD6C4F">
        <w:rPr>
          <w:rtl/>
        </w:rPr>
        <w:t xml:space="preserve">ישראל </w:t>
      </w:r>
      <w:r w:rsidR="00407EA5">
        <w:rPr>
          <w:rtl/>
        </w:rPr>
        <w:t>מוציאין מידו, ד'וְלֶקֶט</w:t>
      </w:r>
      <w:r w:rsidRPr="00F7043E">
        <w:rPr>
          <w:rStyle w:val="afffff0"/>
          <w:rtl/>
        </w:rPr>
        <w:t xml:space="preserve"> קְצִירְךָ לֹא תְלַקֵּט לֶעָנִי וְלַגֵּר תַּעֲזֹב אֹתָם</w:t>
      </w:r>
      <w:r>
        <w:rPr>
          <w:rStyle w:val="afffff0"/>
          <w:rtl/>
        </w:rPr>
        <w:t>' - להזהיר</w:t>
      </w:r>
      <w:r w:rsidR="00BD6C4F" w:rsidRPr="00C63571">
        <w:rPr>
          <w:rtl/>
        </w:rPr>
        <w:t xml:space="preserve"> עני על שלו.</w:t>
      </w:r>
    </w:p>
    <w:p w14:paraId="72521124" w14:textId="3EA18A44" w:rsidR="0046556D" w:rsidRDefault="001F1175" w:rsidP="00BD6C4F">
      <w:pPr>
        <w:rPr>
          <w:rtl/>
        </w:rPr>
      </w:pPr>
      <w:r>
        <w:rPr>
          <w:rtl/>
        </w:rPr>
        <w:t>ומע"ע המתחלק בתוך הבית יש בו טו"ה לבעלים</w:t>
      </w:r>
      <w:r w:rsidR="00F7043E">
        <w:rPr>
          <w:rtl/>
        </w:rPr>
        <w:t>, דנתינה כתיבא ביה.</w:t>
      </w:r>
    </w:p>
    <w:p w14:paraId="5168744F" w14:textId="65E2FB9E" w:rsidR="0046556D" w:rsidRDefault="00BD6C4F" w:rsidP="00BD6C4F">
      <w:pPr>
        <w:rPr>
          <w:rtl/>
        </w:rPr>
      </w:pPr>
      <w:r w:rsidRPr="00C63571">
        <w:rPr>
          <w:rtl/>
        </w:rPr>
        <w:t xml:space="preserve">ואפי' עני שבישראל </w:t>
      </w:r>
      <w:r w:rsidR="001F1175">
        <w:rPr>
          <w:rtl/>
        </w:rPr>
        <w:t xml:space="preserve">מוציאין מידו, </w:t>
      </w:r>
      <w:r w:rsidR="001F1175" w:rsidRPr="008B2609">
        <w:rPr>
          <w:rStyle w:val="afffff5"/>
          <w:rtl/>
        </w:rPr>
        <w:t>דאר"א</w:t>
      </w:r>
      <w:r w:rsidRPr="00344239">
        <w:rPr>
          <w:rStyle w:val="afffff5"/>
          <w:rtl/>
        </w:rPr>
        <w:t>:</w:t>
      </w:r>
      <w:r w:rsidRPr="00C63571">
        <w:rPr>
          <w:rtl/>
        </w:rPr>
        <w:t xml:space="preserve"> </w:t>
      </w:r>
      <w:r w:rsidR="00F7043E">
        <w:rPr>
          <w:rtl/>
        </w:rPr>
        <w:t>גמר '</w:t>
      </w:r>
      <w:r w:rsidR="00F7043E" w:rsidRPr="00F94821">
        <w:rPr>
          <w:rStyle w:val="afffff0"/>
          <w:rtl/>
        </w:rPr>
        <w:t>לַגֵּר' 'לַגֵּר</w:t>
      </w:r>
      <w:r w:rsidR="00F7043E">
        <w:rPr>
          <w:rtl/>
        </w:rPr>
        <w:t xml:space="preserve">' </w:t>
      </w:r>
      <w:r w:rsidR="001F1175">
        <w:rPr>
          <w:rtl/>
        </w:rPr>
        <w:t>משם.</w:t>
      </w:r>
    </w:p>
    <w:p w14:paraId="7B1E9110" w14:textId="60FD98AB" w:rsidR="00F7043E" w:rsidRDefault="001F1175" w:rsidP="008138B1">
      <w:pPr>
        <w:rPr>
          <w:rtl/>
        </w:rPr>
      </w:pPr>
      <w:r>
        <w:rPr>
          <w:rtl/>
        </w:rPr>
        <w:t>ומדקתני 'ולא מלוי ללוי' – הא</w:t>
      </w:r>
      <w:r w:rsidR="00F7043E">
        <w:rPr>
          <w:rtl/>
        </w:rPr>
        <w:t xml:space="preserve"> מלוי לכהן מוציאין, ומשמע דאיקרו עם!</w:t>
      </w:r>
    </w:p>
    <w:p w14:paraId="1DD13E6B" w14:textId="77777777" w:rsidR="008138B1" w:rsidRDefault="00F7043E" w:rsidP="001B797B">
      <w:pPr>
        <w:pStyle w:val="38"/>
        <w:framePr w:wrap="notBeside"/>
        <w:rPr>
          <w:rtl/>
        </w:rPr>
      </w:pPr>
      <w:r>
        <w:rPr>
          <w:rtl/>
        </w:rPr>
        <w:t>מיירי:</w:t>
      </w:r>
    </w:p>
    <w:p w14:paraId="5417CABF" w14:textId="52A314E2" w:rsidR="00F7043E" w:rsidRDefault="00F7043E" w:rsidP="00BD6C4F">
      <w:pPr>
        <w:rPr>
          <w:rtl/>
        </w:rPr>
      </w:pPr>
      <w:r>
        <w:rPr>
          <w:rtl/>
        </w:rPr>
        <w:t xml:space="preserve">'כגון הזרוע' ולא זרוע ממש, </w:t>
      </w:r>
      <w:r w:rsidR="00AA5329">
        <w:rPr>
          <w:rFonts w:hint="cs"/>
          <w:rtl/>
        </w:rPr>
        <w:t>והיינו</w:t>
      </w:r>
      <w:r>
        <w:rPr>
          <w:rtl/>
        </w:rPr>
        <w:t xml:space="preserve"> - מעשר ראשון.</w:t>
      </w:r>
    </w:p>
    <w:p w14:paraId="57E16FCA" w14:textId="195E5CB8" w:rsidR="0046556D" w:rsidRDefault="00F7043E" w:rsidP="00F94821">
      <w:pPr>
        <w:pStyle w:val="38"/>
        <w:framePr w:wrap="notBeside"/>
        <w:rPr>
          <w:rtl/>
        </w:rPr>
      </w:pPr>
      <w:r>
        <w:rPr>
          <w:rtl/>
        </w:rPr>
        <w:t>וקשה</w:t>
      </w:r>
    </w:p>
    <w:p w14:paraId="7E8A8014" w14:textId="620DEE3B" w:rsidR="0046556D" w:rsidRDefault="00F7043E" w:rsidP="00BD6C4F">
      <w:pPr>
        <w:rPr>
          <w:rtl/>
        </w:rPr>
      </w:pPr>
      <w:r>
        <w:rPr>
          <w:rtl/>
        </w:rPr>
        <w:t>מעשר ראשון דלוי</w:t>
      </w:r>
      <w:r w:rsidR="00BD6C4F" w:rsidRPr="00C63571">
        <w:rPr>
          <w:rtl/>
        </w:rPr>
        <w:t xml:space="preserve"> הוא!</w:t>
      </w:r>
    </w:p>
    <w:p w14:paraId="6300D4D7" w14:textId="2F1EB00B" w:rsidR="00DD3B62" w:rsidRDefault="00F7043E" w:rsidP="00DD3B62">
      <w:pPr>
        <w:pStyle w:val="38"/>
        <w:framePr w:wrap="notBeside"/>
        <w:rPr>
          <w:rtl/>
        </w:rPr>
      </w:pPr>
      <w:r>
        <w:rPr>
          <w:rtl/>
        </w:rPr>
        <w:t>כראב"ע, דתניא:</w:t>
      </w:r>
      <w:r w:rsidR="00BD6C4F" w:rsidRPr="00C63571">
        <w:rPr>
          <w:rtl/>
        </w:rPr>
        <w:t xml:space="preserve"> </w:t>
      </w:r>
    </w:p>
    <w:p w14:paraId="2F831327" w14:textId="4FF4F564" w:rsidR="00F7043E" w:rsidRDefault="001F1175" w:rsidP="00BD6C4F">
      <w:pPr>
        <w:rPr>
          <w:rtl/>
        </w:rPr>
      </w:pPr>
      <w:r>
        <w:rPr>
          <w:rtl/>
        </w:rPr>
        <w:t xml:space="preserve">מעשר ראשון - </w:t>
      </w:r>
      <w:r w:rsidRPr="005A2CE4">
        <w:rPr>
          <w:rStyle w:val="2fb"/>
          <w:rtl/>
        </w:rPr>
        <w:t>לר"ע</w:t>
      </w:r>
      <w:r>
        <w:rPr>
          <w:rtl/>
        </w:rPr>
        <w:t xml:space="preserve"> ללוי</w:t>
      </w:r>
      <w:r w:rsidR="00F7043E">
        <w:rPr>
          <w:rtl/>
        </w:rPr>
        <w:t xml:space="preserve">, </w:t>
      </w:r>
      <w:r w:rsidR="00F7043E" w:rsidRPr="001B797B">
        <w:rPr>
          <w:rStyle w:val="2fb"/>
          <w:rtl/>
        </w:rPr>
        <w:t>ל</w:t>
      </w:r>
      <w:r w:rsidR="00F7043E" w:rsidRPr="00531E58">
        <w:rPr>
          <w:rStyle w:val="2fb"/>
          <w:rtl/>
        </w:rPr>
        <w:t>ראב"ע</w:t>
      </w:r>
      <w:r w:rsidR="00F7043E">
        <w:rPr>
          <w:rtl/>
        </w:rPr>
        <w:t xml:space="preserve"> אף לכהן.</w:t>
      </w:r>
    </w:p>
    <w:p w14:paraId="22608E75" w14:textId="7549E92B" w:rsidR="0046556D" w:rsidRDefault="00F7043E" w:rsidP="00F94821">
      <w:pPr>
        <w:pStyle w:val="38"/>
        <w:framePr w:wrap="notBeside"/>
        <w:rPr>
          <w:rtl/>
        </w:rPr>
      </w:pPr>
      <w:r>
        <w:rPr>
          <w:rtl/>
        </w:rPr>
        <w:t>וקשה</w:t>
      </w:r>
    </w:p>
    <w:p w14:paraId="60D2F1F2" w14:textId="2DB0E783" w:rsidR="00F7043E" w:rsidRDefault="00F7043E" w:rsidP="00BD6C4F">
      <w:pPr>
        <w:rPr>
          <w:rtl/>
        </w:rPr>
      </w:pPr>
      <w:r>
        <w:rPr>
          <w:rtl/>
        </w:rPr>
        <w:t xml:space="preserve">אימר דאמר </w:t>
      </w:r>
      <w:r w:rsidRPr="00F94821">
        <w:rPr>
          <w:rStyle w:val="2fb"/>
          <w:rtl/>
        </w:rPr>
        <w:t>ראב"ע</w:t>
      </w:r>
      <w:r>
        <w:rPr>
          <w:rtl/>
        </w:rPr>
        <w:t xml:space="preserve"> </w:t>
      </w:r>
      <w:r w:rsidR="001F1175">
        <w:rPr>
          <w:rtl/>
        </w:rPr>
        <w:t>אף לכהן, ולא ללוי מי אמר</w:t>
      </w:r>
      <w:r>
        <w:rPr>
          <w:rtl/>
        </w:rPr>
        <w:t>? – לאחר שקנסם עזרא.</w:t>
      </w:r>
    </w:p>
    <w:p w14:paraId="6D45D679" w14:textId="739CC8DE" w:rsidR="0046556D" w:rsidRDefault="00F7043E" w:rsidP="00F94821">
      <w:pPr>
        <w:pStyle w:val="38"/>
        <w:framePr w:wrap="notBeside"/>
        <w:rPr>
          <w:rtl/>
        </w:rPr>
      </w:pPr>
      <w:r>
        <w:rPr>
          <w:rtl/>
        </w:rPr>
        <w:t>וקשה</w:t>
      </w:r>
    </w:p>
    <w:p w14:paraId="60999AA3" w14:textId="77777777" w:rsidR="00F7043E" w:rsidRDefault="00F7043E" w:rsidP="00BD6C4F">
      <w:pPr>
        <w:rPr>
          <w:rtl/>
        </w:rPr>
      </w:pPr>
      <w:r>
        <w:rPr>
          <w:rtl/>
        </w:rPr>
        <w:t>אימר דקנסם עזרא שלא נותנים להם, ליקח מהם מי אמר?</w:t>
      </w:r>
    </w:p>
    <w:p w14:paraId="33C0CC8F" w14:textId="77FDD9CE" w:rsidR="00F7043E" w:rsidRDefault="00F7043E" w:rsidP="00F94821">
      <w:pPr>
        <w:pStyle w:val="38"/>
        <w:framePr w:wrap="notBeside"/>
        <w:rPr>
          <w:rtl/>
        </w:rPr>
      </w:pPr>
      <w:r>
        <w:rPr>
          <w:rtl/>
        </w:rPr>
        <w:lastRenderedPageBreak/>
        <w:t>אלא:</w:t>
      </w:r>
    </w:p>
    <w:p w14:paraId="49516FB8" w14:textId="36ECDA39" w:rsidR="00F7043E" w:rsidRDefault="00F7043E" w:rsidP="00BD6C4F">
      <w:pPr>
        <w:rPr>
          <w:rtl/>
        </w:rPr>
      </w:pPr>
      <w:r>
        <w:rPr>
          <w:rtl/>
        </w:rPr>
        <w:t>'כגון זרוע' ולא זרוע, ומאי ניהו - ראשית הגז.</w:t>
      </w:r>
    </w:p>
    <w:p w14:paraId="2B41D419" w14:textId="78114358" w:rsidR="0046556D" w:rsidRDefault="00F7043E" w:rsidP="00F94821">
      <w:pPr>
        <w:pStyle w:val="38"/>
        <w:framePr w:wrap="notBeside"/>
        <w:rPr>
          <w:rtl/>
        </w:rPr>
      </w:pPr>
      <w:r>
        <w:rPr>
          <w:rtl/>
        </w:rPr>
        <w:t>והך:</w:t>
      </w:r>
    </w:p>
    <w:p w14:paraId="18FDC3FD" w14:textId="0359F559" w:rsidR="00F7043E" w:rsidRDefault="001F1175" w:rsidP="00BD6C4F">
      <w:pPr>
        <w:rPr>
          <w:rtl/>
        </w:rPr>
      </w:pPr>
      <w:r>
        <w:rPr>
          <w:rtl/>
        </w:rPr>
        <w:t>כל שבקדושה, כגון תרומה ותרומת מעשר וחלה - מוציאין מידם</w:t>
      </w:r>
      <w:r w:rsidR="00BD6C4F" w:rsidRPr="00C63571">
        <w:rPr>
          <w:rtl/>
        </w:rPr>
        <w:t xml:space="preserve">, </w:t>
      </w:r>
      <w:r w:rsidR="00F7043E">
        <w:rPr>
          <w:rtl/>
        </w:rPr>
        <w:t xml:space="preserve">וכל שאינו בקדושה, </w:t>
      </w:r>
      <w:r>
        <w:rPr>
          <w:rtl/>
        </w:rPr>
        <w:t>כגון זרוע לחיים וקבה - אין מוציאין מידם!</w:t>
      </w:r>
    </w:p>
    <w:p w14:paraId="17728B8A" w14:textId="373C2254" w:rsidR="0046556D" w:rsidRDefault="00F7043E" w:rsidP="00F94821">
      <w:pPr>
        <w:pStyle w:val="38"/>
        <w:framePr w:wrap="notBeside"/>
        <w:rPr>
          <w:rtl/>
        </w:rPr>
      </w:pPr>
      <w:r>
        <w:rPr>
          <w:rtl/>
        </w:rPr>
        <w:t>אלא:</w:t>
      </w:r>
    </w:p>
    <w:p w14:paraId="355E3E48" w14:textId="24BABC73" w:rsidR="00F7043E" w:rsidRDefault="00F7043E" w:rsidP="00BD6C4F">
      <w:pPr>
        <w:rPr>
          <w:rtl/>
        </w:rPr>
      </w:pPr>
      <w:r>
        <w:rPr>
          <w:rtl/>
        </w:rPr>
        <w:t>'כגון זרוע' ולא זרוע, ומאי ניהו - מעשר ראשון, ולאחר שקנסם עזרא.</w:t>
      </w:r>
    </w:p>
    <w:p w14:paraId="205FF969" w14:textId="256BD885" w:rsidR="0046556D" w:rsidRDefault="00F7043E" w:rsidP="00F94821">
      <w:pPr>
        <w:pStyle w:val="38"/>
        <w:framePr w:wrap="notBeside"/>
        <w:rPr>
          <w:rtl/>
        </w:rPr>
      </w:pPr>
      <w:r>
        <w:rPr>
          <w:rtl/>
        </w:rPr>
        <w:t>ויקשה ממתני':</w:t>
      </w:r>
    </w:p>
    <w:p w14:paraId="5C2C06F6" w14:textId="2ADC5B2D" w:rsidR="00F7043E" w:rsidRDefault="00BD6C4F" w:rsidP="00BD6C4F">
      <w:pPr>
        <w:rPr>
          <w:rtl/>
        </w:rPr>
      </w:pPr>
      <w:r w:rsidRPr="00C63571">
        <w:rPr>
          <w:rtl/>
        </w:rPr>
        <w:t>השוחט לכהן ול</w:t>
      </w:r>
      <w:r>
        <w:rPr>
          <w:rtl/>
        </w:rPr>
        <w:t>עכו"ם</w:t>
      </w:r>
      <w:r w:rsidRPr="00C63571">
        <w:rPr>
          <w:rtl/>
        </w:rPr>
        <w:t xml:space="preserve"> - פטור מן המתנות, הא ללוי ולישראל חייב!</w:t>
      </w:r>
    </w:p>
    <w:p w14:paraId="1CF0078A" w14:textId="30DAFD16" w:rsidR="0046556D" w:rsidRDefault="00F7043E" w:rsidP="00F94821">
      <w:pPr>
        <w:pStyle w:val="38"/>
        <w:framePr w:wrap="notBeside"/>
        <w:rPr>
          <w:rtl/>
        </w:rPr>
      </w:pPr>
      <w:r>
        <w:rPr>
          <w:rtl/>
        </w:rPr>
        <w:t>ואין לומר:</w:t>
      </w:r>
    </w:p>
    <w:p w14:paraId="3F5DFD2B" w14:textId="7C371F87" w:rsidR="0046556D" w:rsidRDefault="00F7043E" w:rsidP="00BD6C4F">
      <w:pPr>
        <w:rPr>
          <w:rtl/>
        </w:rPr>
      </w:pPr>
      <w:r>
        <w:rPr>
          <w:rtl/>
        </w:rPr>
        <w:t xml:space="preserve">דדוקא לישראל חייב אבל ללוי פטור – דא"כ </w:t>
      </w:r>
      <w:r w:rsidR="001F1175">
        <w:rPr>
          <w:rtl/>
        </w:rPr>
        <w:t>ליתני 'השוחט ללוי ולעכו"ם'!</w:t>
      </w:r>
    </w:p>
    <w:p w14:paraId="56001794" w14:textId="2DEC3387" w:rsidR="00F7043E" w:rsidRDefault="001F1175" w:rsidP="00BD6C4F">
      <w:pPr>
        <w:rPr>
          <w:rtl/>
        </w:rPr>
      </w:pPr>
      <w:r>
        <w:rPr>
          <w:rtl/>
        </w:rPr>
        <w:t>ועוד, תניא: השוחט</w:t>
      </w:r>
      <w:r w:rsidR="00BD6C4F" w:rsidRPr="00C63571">
        <w:rPr>
          <w:rtl/>
        </w:rPr>
        <w:t xml:space="preserve"> לכהן </w:t>
      </w:r>
      <w:r w:rsidR="00F7043E">
        <w:rPr>
          <w:rtl/>
        </w:rPr>
        <w:t>ולעכו"ם - פטור, ללוי</w:t>
      </w:r>
      <w:r w:rsidR="00BD6C4F" w:rsidRPr="00C63571">
        <w:rPr>
          <w:rtl/>
        </w:rPr>
        <w:t xml:space="preserve"> ולישראל - חייב, תיובתא </w:t>
      </w:r>
      <w:r w:rsidR="00BD6C4F" w:rsidRPr="001B797B">
        <w:rPr>
          <w:rStyle w:val="2fb"/>
          <w:rtl/>
        </w:rPr>
        <w:t>ד</w:t>
      </w:r>
      <w:r w:rsidR="00BD6C4F" w:rsidRPr="00531E58">
        <w:rPr>
          <w:rStyle w:val="2fb"/>
          <w:rtl/>
        </w:rPr>
        <w:t>רב</w:t>
      </w:r>
      <w:r w:rsidR="00BD6C4F" w:rsidRPr="00C63571">
        <w:rPr>
          <w:rtl/>
        </w:rPr>
        <w:t>!</w:t>
      </w:r>
    </w:p>
    <w:p w14:paraId="13C631C4" w14:textId="6F637804" w:rsidR="0046556D" w:rsidRDefault="00F7043E" w:rsidP="00F94821">
      <w:pPr>
        <w:pStyle w:val="38"/>
        <w:framePr w:wrap="notBeside"/>
        <w:rPr>
          <w:rtl/>
        </w:rPr>
      </w:pPr>
      <w:r>
        <w:rPr>
          <w:rtl/>
        </w:rPr>
        <w:t>אמר לך רב:</w:t>
      </w:r>
    </w:p>
    <w:p w14:paraId="34AB8A56" w14:textId="00231DF1" w:rsidR="00F7043E" w:rsidRDefault="00F7043E" w:rsidP="00BD6C4F">
      <w:pPr>
        <w:rPr>
          <w:rtl/>
        </w:rPr>
      </w:pPr>
      <w:r>
        <w:rPr>
          <w:rtl/>
        </w:rPr>
        <w:t xml:space="preserve">תנאי היא, </w:t>
      </w:r>
      <w:r w:rsidRPr="008B2609">
        <w:rPr>
          <w:rStyle w:val="afffff5"/>
          <w:rtl/>
        </w:rPr>
        <w:t>דתניא:</w:t>
      </w:r>
      <w:r>
        <w:rPr>
          <w:rtl/>
        </w:rPr>
        <w:t xml:space="preserve"> '</w:t>
      </w:r>
      <w:r w:rsidRPr="00F94821">
        <w:rPr>
          <w:rStyle w:val="afffff0"/>
          <w:rtl/>
        </w:rPr>
        <w:t>וְכִפֶּר אֶת מִקְדַּשׁ הַקֹּדֶשׁ</w:t>
      </w:r>
      <w:r>
        <w:rPr>
          <w:rtl/>
        </w:rPr>
        <w:t>' - זה לפני ולפנים, '</w:t>
      </w:r>
      <w:r w:rsidRPr="00F94821">
        <w:rPr>
          <w:rStyle w:val="afffff0"/>
          <w:rtl/>
        </w:rPr>
        <w:t>אֹהֶל מוֹעֵד</w:t>
      </w:r>
      <w:r>
        <w:rPr>
          <w:rtl/>
        </w:rPr>
        <w:t>' - זה היכל, '</w:t>
      </w:r>
      <w:r w:rsidRPr="00F94821">
        <w:rPr>
          <w:rStyle w:val="afffff0"/>
          <w:rtl/>
        </w:rPr>
        <w:t>הַמִּזְבֵּחַ</w:t>
      </w:r>
      <w:r>
        <w:rPr>
          <w:rtl/>
        </w:rPr>
        <w:t>' - כמשמעו, '</w:t>
      </w:r>
      <w:r w:rsidRPr="00F94821">
        <w:rPr>
          <w:rStyle w:val="afffff0"/>
          <w:rtl/>
        </w:rPr>
        <w:t>יְכַפֵּר</w:t>
      </w:r>
      <w:r>
        <w:rPr>
          <w:rtl/>
        </w:rPr>
        <w:t>' - אלו עזרות,</w:t>
      </w:r>
    </w:p>
    <w:p w14:paraId="356FE932" w14:textId="373E80A6" w:rsidR="0046556D" w:rsidRDefault="00F7043E" w:rsidP="00BD6C4F">
      <w:pPr>
        <w:rPr>
          <w:rtl/>
        </w:rPr>
      </w:pPr>
      <w:r>
        <w:rPr>
          <w:rtl/>
        </w:rPr>
        <w:t>'</w:t>
      </w:r>
      <w:r w:rsidRPr="00F94821">
        <w:rPr>
          <w:rStyle w:val="afffff0"/>
          <w:rtl/>
        </w:rPr>
        <w:t>כֹּהֲנִים</w:t>
      </w:r>
      <w:r>
        <w:rPr>
          <w:rtl/>
        </w:rPr>
        <w:t>' - כמשמעו, '</w:t>
      </w:r>
      <w:r w:rsidRPr="00F94821">
        <w:rPr>
          <w:rStyle w:val="afffff0"/>
          <w:rtl/>
        </w:rPr>
        <w:t>עַם הַקָּהָל</w:t>
      </w:r>
      <w:r>
        <w:rPr>
          <w:rtl/>
        </w:rPr>
        <w:t>' - אלו ישראל, '</w:t>
      </w:r>
      <w:r w:rsidRPr="00F94821">
        <w:rPr>
          <w:rStyle w:val="afffff0"/>
          <w:rtl/>
        </w:rPr>
        <w:t>יְכַפֵּר</w:t>
      </w:r>
      <w:r>
        <w:rPr>
          <w:rtl/>
        </w:rPr>
        <w:t>' - אלו הלוים;</w:t>
      </w:r>
    </w:p>
    <w:p w14:paraId="2151F776" w14:textId="5564F113" w:rsidR="0046556D" w:rsidRDefault="00BD6C4F" w:rsidP="00BD6C4F">
      <w:pPr>
        <w:rPr>
          <w:rtl/>
        </w:rPr>
      </w:pPr>
      <w:r w:rsidRPr="008B2609">
        <w:rPr>
          <w:rStyle w:val="afffff5"/>
          <w:rtl/>
        </w:rPr>
        <w:t>ותניא אידך:</w:t>
      </w:r>
      <w:r w:rsidRPr="00A71A5E">
        <w:rPr>
          <w:rStyle w:val="afffff0"/>
          <w:rtl/>
        </w:rPr>
        <w:t xml:space="preserve"> </w:t>
      </w:r>
      <w:r w:rsidR="00F7043E">
        <w:rPr>
          <w:rStyle w:val="afffff0"/>
          <w:rtl/>
        </w:rPr>
        <w:t>'</w:t>
      </w:r>
      <w:r w:rsidR="00F7043E" w:rsidRPr="00F7043E">
        <w:rPr>
          <w:rStyle w:val="afffff0"/>
          <w:rtl/>
        </w:rPr>
        <w:t>יְכַפֵּר</w:t>
      </w:r>
      <w:r w:rsidR="00F7043E">
        <w:rPr>
          <w:rStyle w:val="afffff0"/>
          <w:rtl/>
        </w:rPr>
        <w:t xml:space="preserve">' - אלו עבדים, </w:t>
      </w:r>
      <w:r w:rsidR="00D86BCF">
        <w:rPr>
          <w:rFonts w:hint="cs"/>
          <w:rtl/>
        </w:rPr>
        <w:t xml:space="preserve">ובזה </w:t>
      </w:r>
      <w:r w:rsidR="001F1175" w:rsidRPr="008B2609">
        <w:rPr>
          <w:rtl/>
        </w:rPr>
        <w:t>חלקו אם לוים איקרו</w:t>
      </w:r>
      <w:r w:rsidR="001F1175">
        <w:rPr>
          <w:rStyle w:val="afffff0"/>
          <w:rtl/>
        </w:rPr>
        <w:t xml:space="preserve"> 'עם'.</w:t>
      </w:r>
    </w:p>
    <w:p w14:paraId="608F2A9B" w14:textId="491D1BB8" w:rsidR="0046556D" w:rsidRDefault="00F7043E" w:rsidP="00BD6C4F">
      <w:pPr>
        <w:rPr>
          <w:rtl/>
        </w:rPr>
      </w:pPr>
      <w:r w:rsidRPr="001B797B">
        <w:rPr>
          <w:rStyle w:val="2fb"/>
          <w:rtl/>
        </w:rPr>
        <w:t>ו</w:t>
      </w:r>
      <w:r w:rsidRPr="00531E58">
        <w:rPr>
          <w:rStyle w:val="2fb"/>
          <w:rtl/>
        </w:rPr>
        <w:t>רב</w:t>
      </w:r>
      <w:r>
        <w:rPr>
          <w:rtl/>
        </w:rPr>
        <w:t xml:space="preserve">, אי ס"ל כהאי תנא לימא, </w:t>
      </w:r>
      <w:r w:rsidR="001F1175">
        <w:rPr>
          <w:rtl/>
        </w:rPr>
        <w:t>ואי כהאי לימא! – דמספק"ל כמי מהם.</w:t>
      </w:r>
    </w:p>
    <w:p w14:paraId="1855DA4D" w14:textId="77777777" w:rsidR="001F1175" w:rsidRDefault="001F1175" w:rsidP="00BD6C4F">
      <w:pPr>
        <w:rPr>
          <w:rtl/>
        </w:rPr>
      </w:pPr>
    </w:p>
    <w:p w14:paraId="2D5A2B84" w14:textId="663B65AC" w:rsidR="00BC1046" w:rsidRDefault="001F1175" w:rsidP="00664931">
      <w:pPr>
        <w:rPr>
          <w:rFonts w:ascii="FrankRuehl" w:hAnsi="FrankRuehl"/>
          <w:rtl/>
        </w:rPr>
      </w:pPr>
      <w:r>
        <w:rPr>
          <w:rtl/>
        </w:rPr>
        <w:t>דרש מרימר:</w:t>
      </w:r>
      <w:r w:rsidR="0009592B">
        <w:rPr>
          <w:rtl/>
        </w:rPr>
        <w:t xml:space="preserve">הלכתא </w:t>
      </w:r>
      <w:r w:rsidR="0009592B" w:rsidRPr="001B797B">
        <w:rPr>
          <w:rStyle w:val="2fb"/>
          <w:rtl/>
        </w:rPr>
        <w:t>כ</w:t>
      </w:r>
      <w:r w:rsidR="0009592B" w:rsidRPr="00531E58">
        <w:rPr>
          <w:rStyle w:val="2fb"/>
          <w:rtl/>
        </w:rPr>
        <w:t>רב</w:t>
      </w:r>
      <w:r w:rsidR="0009592B">
        <w:rPr>
          <w:rtl/>
        </w:rPr>
        <w:t>,</w:t>
      </w:r>
      <w:r w:rsidR="0009592B" w:rsidRPr="00F94821">
        <w:rPr>
          <w:rStyle w:val="afffffe"/>
          <w:rtl/>
        </w:rPr>
        <w:t xml:space="preserve"> שאין לוקחים מלוי,</w:t>
      </w:r>
      <w:r w:rsidR="0009592B">
        <w:rPr>
          <w:rtl/>
        </w:rPr>
        <w:t xml:space="preserve"> והלכתא </w:t>
      </w:r>
      <w:r w:rsidR="00664931" w:rsidRPr="001B797B">
        <w:rPr>
          <w:rStyle w:val="2fb"/>
          <w:rtl/>
        </w:rPr>
        <w:t>כ</w:t>
      </w:r>
      <w:r w:rsidR="00664931" w:rsidRPr="00531E58">
        <w:rPr>
          <w:rStyle w:val="2fb"/>
          <w:rtl/>
        </w:rPr>
        <w:t>ר"ח</w:t>
      </w:r>
      <w:r w:rsidR="0009592B" w:rsidRPr="00F94821">
        <w:rPr>
          <w:rStyle w:val="afffffe"/>
          <w:rtl/>
        </w:rPr>
        <w:t xml:space="preserve"> שהמזיק מתנות פטור</w:t>
      </w:r>
      <w:r w:rsidR="00664931" w:rsidRPr="00664931">
        <w:rPr>
          <w:rtl/>
        </w:rPr>
        <w:t>.</w:t>
      </w:r>
    </w:p>
    <w:p w14:paraId="2A33C59E" w14:textId="70D81994" w:rsidR="0046556D" w:rsidRPr="001B797B" w:rsidRDefault="00BC1046" w:rsidP="00F94821">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Pr="001B797B">
        <w:rPr>
          <w:rFonts w:hint="cs"/>
          <w:color w:val="7B3F00"/>
          <w:rtl/>
        </w:rPr>
        <w:t>נתינת</w:t>
      </w:r>
      <w:r w:rsidRPr="001B797B">
        <w:rPr>
          <w:color w:val="7B3F00"/>
          <w:rtl/>
        </w:rPr>
        <w:t xml:space="preserve"> </w:t>
      </w:r>
      <w:r w:rsidRPr="001B797B">
        <w:rPr>
          <w:rFonts w:hint="cs"/>
          <w:color w:val="7B3F00"/>
          <w:rtl/>
        </w:rPr>
        <w:t>מתנות</w:t>
      </w:r>
      <w:r w:rsidRPr="001B797B">
        <w:rPr>
          <w:color w:val="7B3F00"/>
          <w:rtl/>
        </w:rPr>
        <w:t xml:space="preserve"> </w:t>
      </w:r>
      <w:r w:rsidRPr="001B797B">
        <w:rPr>
          <w:rFonts w:hint="cs"/>
          <w:color w:val="7B3F00"/>
          <w:rtl/>
        </w:rPr>
        <w:t>לכהנת</w:t>
      </w:r>
      <w:r w:rsidRPr="001B797B">
        <w:rPr>
          <w:color w:val="7B3F00"/>
          <w:rtl/>
        </w:rPr>
        <w:t xml:space="preserve"> - </w:t>
      </w:r>
      <w:r w:rsidRPr="001B797B">
        <w:rPr>
          <w:rFonts w:hint="cs"/>
          <w:color w:val="7B3F00"/>
          <w:rtl/>
        </w:rPr>
        <w:t>כהן</w:t>
      </w:r>
      <w:r w:rsidRPr="001B797B">
        <w:rPr>
          <w:color w:val="7B3F00"/>
          <w:rtl/>
        </w:rPr>
        <w:t xml:space="preserve"> </w:t>
      </w:r>
      <w:r w:rsidRPr="001B797B">
        <w:rPr>
          <w:rFonts w:hint="cs"/>
          <w:color w:val="7B3F00"/>
          <w:rtl/>
        </w:rPr>
        <w:t>ואפי</w:t>
      </w:r>
      <w:r w:rsidRPr="001B797B">
        <w:rPr>
          <w:color w:val="7B3F00"/>
          <w:rtl/>
        </w:rPr>
        <w:t xml:space="preserve">' </w:t>
      </w:r>
      <w:r w:rsidRPr="001B797B">
        <w:rPr>
          <w:rFonts w:hint="cs"/>
          <w:color w:val="7B3F00"/>
          <w:rtl/>
        </w:rPr>
        <w:t>כהנת</w:t>
      </w:r>
    </w:p>
    <w:p w14:paraId="1CFB2D56" w14:textId="3E8965F9" w:rsidR="001E5A0D" w:rsidRDefault="001E5A0D" w:rsidP="00BD6C4F">
      <w:pPr>
        <w:rPr>
          <w:rtl/>
        </w:rPr>
      </w:pPr>
      <w:r w:rsidRPr="000C531D">
        <w:rPr>
          <w:rStyle w:val="2fb"/>
          <w:rtl/>
        </w:rPr>
        <w:t>עולא</w:t>
      </w:r>
      <w:r>
        <w:rPr>
          <w:rFonts w:ascii="BA Franknatan Regular" w:hAnsi="BA Franknatan Regular" w:cs="BA Franknatan Regular"/>
          <w:b/>
          <w:bCs/>
          <w:rtl/>
        </w:rPr>
        <w:t xml:space="preserve"> נתן מתנה לכהנת.</w:t>
      </w:r>
      <w:r w:rsidR="00BD6C4F">
        <w:rPr>
          <w:rFonts w:hint="cs"/>
          <w:rtl/>
        </w:rPr>
        <w:t xml:space="preserve"> </w:t>
      </w:r>
    </w:p>
    <w:p w14:paraId="1F31025C" w14:textId="14871346" w:rsidR="0046556D" w:rsidRDefault="001E5A0D" w:rsidP="00F94821">
      <w:pPr>
        <w:pStyle w:val="38"/>
        <w:framePr w:wrap="notBeside"/>
        <w:rPr>
          <w:rtl/>
        </w:rPr>
      </w:pPr>
      <w:r>
        <w:rPr>
          <w:rtl/>
        </w:rPr>
        <w:t>רבא לעולא:</w:t>
      </w:r>
    </w:p>
    <w:p w14:paraId="36345399" w14:textId="7D06A2FD" w:rsidR="0046556D" w:rsidRDefault="00BD6C4F" w:rsidP="00BD6C4F">
      <w:pPr>
        <w:rPr>
          <w:rtl/>
        </w:rPr>
      </w:pPr>
      <w:r w:rsidRPr="00C63571">
        <w:rPr>
          <w:rtl/>
        </w:rPr>
        <w:t xml:space="preserve">מנחת כהנת - נאכלת, מנחת כהן - </w:t>
      </w:r>
      <w:r w:rsidR="001F1175">
        <w:rPr>
          <w:rtl/>
        </w:rPr>
        <w:t>אינה נאכלת, ואי כהן ואפי' כהנת - הכתיב</w:t>
      </w:r>
      <w:r w:rsidR="001E5A0D">
        <w:rPr>
          <w:rtl/>
        </w:rPr>
        <w:t xml:space="preserve"> '</w:t>
      </w:r>
      <w:r w:rsidR="001E5A0D" w:rsidRPr="00F94821">
        <w:rPr>
          <w:rStyle w:val="afffff0"/>
          <w:rtl/>
        </w:rPr>
        <w:t>וְכָל מִנְחַת כֹּהֵן כָּלִיל תִּהְיֶה לֹא תֵאָכֵל</w:t>
      </w:r>
      <w:r w:rsidR="001E5A0D">
        <w:rPr>
          <w:rtl/>
        </w:rPr>
        <w:t>'!</w:t>
      </w:r>
    </w:p>
    <w:p w14:paraId="44E3329C" w14:textId="77777777" w:rsidR="001E5A0D" w:rsidRDefault="00BD6C4F" w:rsidP="00F07436">
      <w:pPr>
        <w:pStyle w:val="afff3"/>
        <w:framePr w:wrap="around"/>
        <w:rPr>
          <w:rtl/>
        </w:rPr>
      </w:pPr>
      <w:r>
        <w:rPr>
          <w:rFonts w:hint="cs"/>
          <w:rtl/>
        </w:rPr>
        <w:t>קלב.</w:t>
      </w:r>
    </w:p>
    <w:p w14:paraId="604DE195" w14:textId="167941EF" w:rsidR="00BD6C4F" w:rsidRDefault="001E5A0D" w:rsidP="00F94821">
      <w:pPr>
        <w:pStyle w:val="38"/>
        <w:framePr w:wrap="notBeside"/>
        <w:rPr>
          <w:rtl/>
        </w:rPr>
      </w:pPr>
      <w:r>
        <w:rPr>
          <w:rtl/>
        </w:rPr>
        <w:t>א"ל:</w:t>
      </w:r>
    </w:p>
    <w:p w14:paraId="06826C1B" w14:textId="59F1A7D5" w:rsidR="001E5A0D" w:rsidRDefault="00BD6C4F" w:rsidP="00BD6C4F">
      <w:pPr>
        <w:rPr>
          <w:rtl/>
        </w:rPr>
      </w:pPr>
      <w:r w:rsidRPr="00C63571">
        <w:rPr>
          <w:rtl/>
        </w:rPr>
        <w:t>רבי, מטונך!</w:t>
      </w:r>
      <w:r w:rsidR="001E5A0D" w:rsidRPr="00F94821">
        <w:rPr>
          <w:rStyle w:val="afffffe"/>
          <w:rtl/>
        </w:rPr>
        <w:t xml:space="preserve"> מהכתוב שהבאת אני משיב,</w:t>
      </w:r>
      <w:r>
        <w:rPr>
          <w:rFonts w:hint="cs"/>
          <w:rtl/>
        </w:rPr>
        <w:t xml:space="preserve"> </w:t>
      </w:r>
      <w:r w:rsidR="001E5A0D">
        <w:rPr>
          <w:rtl/>
        </w:rPr>
        <w:t>אהרן ובניו כתובין בפרשה</w:t>
      </w:r>
      <w:r w:rsidR="001E5A0D" w:rsidRPr="00F94821">
        <w:rPr>
          <w:rStyle w:val="afffffe"/>
          <w:rtl/>
        </w:rPr>
        <w:t xml:space="preserve"> ואין ללמוד ממנו לכל כהן</w:t>
      </w:r>
      <w:r>
        <w:rPr>
          <w:rFonts w:hint="cs"/>
          <w:rtl/>
        </w:rPr>
        <w:t xml:space="preserve"> </w:t>
      </w:r>
    </w:p>
    <w:p w14:paraId="26D3FBC1" w14:textId="673F67EA" w:rsidR="0046556D" w:rsidRDefault="001E5A0D" w:rsidP="00F94821">
      <w:pPr>
        <w:pStyle w:val="38"/>
        <w:framePr w:wrap="notBeside"/>
        <w:rPr>
          <w:rtl/>
        </w:rPr>
      </w:pPr>
      <w:r>
        <w:rPr>
          <w:rtl/>
        </w:rPr>
        <w:t>דבי ר"י תנא:</w:t>
      </w:r>
    </w:p>
    <w:p w14:paraId="272D3D8C" w14:textId="42D56CF3" w:rsidR="001E5A0D" w:rsidRDefault="00BD6C4F" w:rsidP="00BD6C4F">
      <w:pPr>
        <w:rPr>
          <w:rtl/>
        </w:rPr>
      </w:pPr>
      <w:r w:rsidRPr="00C63571">
        <w:rPr>
          <w:rtl/>
        </w:rPr>
        <w:t xml:space="preserve">כהן ולא כהנת, וילמוד סתום </w:t>
      </w:r>
      <w:r w:rsidR="001E5A0D">
        <w:rPr>
          <w:rtl/>
        </w:rPr>
        <w:t xml:space="preserve">מן </w:t>
      </w:r>
      <w:r w:rsidR="001F1175">
        <w:rPr>
          <w:rtl/>
        </w:rPr>
        <w:t>המפורש, ממנחת</w:t>
      </w:r>
      <w:r w:rsidR="001E5A0D" w:rsidRPr="00F94821">
        <w:rPr>
          <w:rStyle w:val="afffffe"/>
          <w:rtl/>
        </w:rPr>
        <w:t xml:space="preserve"> כהן דאהרן ובניו</w:t>
      </w:r>
      <w:r w:rsidRPr="00C63571">
        <w:rPr>
          <w:rtl/>
        </w:rPr>
        <w:t xml:space="preserve"> </w:t>
      </w:r>
    </w:p>
    <w:p w14:paraId="2D6DE0CC" w14:textId="59A8435D" w:rsidR="0046556D" w:rsidRDefault="001E5A0D" w:rsidP="00F94821">
      <w:pPr>
        <w:pStyle w:val="38"/>
        <w:framePr w:wrap="notBeside"/>
        <w:rPr>
          <w:rtl/>
        </w:rPr>
      </w:pPr>
      <w:r>
        <w:rPr>
          <w:rtl/>
        </w:rPr>
        <w:t>דבי ראב"י תנא:</w:t>
      </w:r>
    </w:p>
    <w:p w14:paraId="6B55C919" w14:textId="22C21D3B" w:rsidR="0046556D" w:rsidRDefault="001E5A0D" w:rsidP="00BD6C4F">
      <w:pPr>
        <w:rPr>
          <w:rtl/>
        </w:rPr>
      </w:pPr>
      <w:r>
        <w:rPr>
          <w:rtl/>
        </w:rPr>
        <w:t xml:space="preserve">כהן ואפי' כהנת, </w:t>
      </w:r>
      <w:r w:rsidR="001F1175" w:rsidRPr="000A3A07">
        <w:rPr>
          <w:rStyle w:val="afffffe"/>
          <w:rtl/>
        </w:rPr>
        <w:t>דכהן ואהרן ובניו</w:t>
      </w:r>
      <w:r w:rsidR="001F1175">
        <w:rPr>
          <w:rtl/>
        </w:rPr>
        <w:t xml:space="preserve"> הוי מיעוט אחר מיעוט,</w:t>
      </w:r>
      <w:r w:rsidR="00BD6C4F" w:rsidRPr="00C63571">
        <w:rPr>
          <w:rtl/>
        </w:rPr>
        <w:t xml:space="preserve"> ואין מיעוט אחר מיעוט אלא לרבות.</w:t>
      </w:r>
    </w:p>
    <w:p w14:paraId="11B75C41" w14:textId="1F834B24" w:rsidR="001E5A0D" w:rsidRDefault="001E5A0D" w:rsidP="00BD6C4F">
      <w:pPr>
        <w:rPr>
          <w:rtl/>
        </w:rPr>
      </w:pPr>
      <w:r w:rsidRPr="00F94821">
        <w:rPr>
          <w:rStyle w:val="2fb"/>
          <w:rtl/>
        </w:rPr>
        <w:t>ר"כ</w:t>
      </w:r>
      <w:r>
        <w:rPr>
          <w:rtl/>
        </w:rPr>
        <w:t xml:space="preserve">, </w:t>
      </w:r>
      <w:r w:rsidRPr="00F94821">
        <w:rPr>
          <w:rStyle w:val="2fb"/>
          <w:rtl/>
        </w:rPr>
        <w:t>ר"פ</w:t>
      </w:r>
      <w:r>
        <w:rPr>
          <w:rtl/>
        </w:rPr>
        <w:t xml:space="preserve">, </w:t>
      </w:r>
      <w:r w:rsidRPr="00F94821">
        <w:rPr>
          <w:rStyle w:val="2fb"/>
          <w:rtl/>
        </w:rPr>
        <w:t>רב יימר</w:t>
      </w:r>
      <w:r>
        <w:rPr>
          <w:rtl/>
        </w:rPr>
        <w:t xml:space="preserve"> </w:t>
      </w:r>
      <w:r w:rsidRPr="001B797B">
        <w:rPr>
          <w:rStyle w:val="2fb"/>
          <w:rtl/>
        </w:rPr>
        <w:t>ו</w:t>
      </w:r>
      <w:r w:rsidRPr="00531E58">
        <w:rPr>
          <w:rStyle w:val="2fb"/>
          <w:rtl/>
        </w:rPr>
        <w:t>ראב"א</w:t>
      </w:r>
      <w:r>
        <w:rPr>
          <w:rtl/>
        </w:rPr>
        <w:t xml:space="preserve"> אכלו מתנות בשביל </w:t>
      </w:r>
      <w:r w:rsidR="001F1175">
        <w:rPr>
          <w:rtl/>
        </w:rPr>
        <w:t>נשותיהם הכהנות.</w:t>
      </w:r>
      <w:r w:rsidR="00BD6C4F" w:rsidRPr="00C63571">
        <w:rPr>
          <w:rtl/>
        </w:rPr>
        <w:t xml:space="preserve"> </w:t>
      </w:r>
    </w:p>
    <w:p w14:paraId="5510BFDD" w14:textId="238DCB27" w:rsidR="0046556D" w:rsidRDefault="001E5A0D" w:rsidP="00F94821">
      <w:pPr>
        <w:pStyle w:val="38"/>
        <w:framePr w:wrap="notBeside"/>
        <w:rPr>
          <w:rtl/>
        </w:rPr>
      </w:pPr>
      <w:r>
        <w:rPr>
          <w:rtl/>
        </w:rPr>
        <w:t>רבינא ממרימר:</w:t>
      </w:r>
    </w:p>
    <w:p w14:paraId="0332A7DD" w14:textId="481E5409" w:rsidR="001E5A0D" w:rsidRDefault="001E5A0D" w:rsidP="00BD6C4F">
      <w:pPr>
        <w:rPr>
          <w:rFonts w:ascii="FrankRuehl" w:hAnsi="FrankRuehl"/>
          <w:rtl/>
        </w:rPr>
      </w:pPr>
      <w:r>
        <w:rPr>
          <w:rtl/>
        </w:rPr>
        <w:t xml:space="preserve">הלכתא </w:t>
      </w:r>
      <w:r w:rsidRPr="001B797B">
        <w:rPr>
          <w:rStyle w:val="2fb"/>
          <w:rtl/>
        </w:rPr>
        <w:t>כ</w:t>
      </w:r>
      <w:r w:rsidRPr="00531E58">
        <w:rPr>
          <w:rStyle w:val="2fb"/>
          <w:rtl/>
        </w:rPr>
        <w:t>רב</w:t>
      </w:r>
      <w:r>
        <w:rPr>
          <w:rtl/>
        </w:rPr>
        <w:t xml:space="preserve">, </w:t>
      </w:r>
      <w:r w:rsidRPr="001B797B">
        <w:rPr>
          <w:rStyle w:val="2fb"/>
          <w:rtl/>
        </w:rPr>
        <w:t>וכ</w:t>
      </w:r>
      <w:r w:rsidRPr="00531E58">
        <w:rPr>
          <w:rStyle w:val="2fb"/>
          <w:rtl/>
        </w:rPr>
        <w:t>ר"ח</w:t>
      </w:r>
      <w:r>
        <w:rPr>
          <w:rtl/>
        </w:rPr>
        <w:t xml:space="preserve">, </w:t>
      </w:r>
      <w:r w:rsidRPr="001B797B">
        <w:rPr>
          <w:rStyle w:val="2fb"/>
          <w:rtl/>
        </w:rPr>
        <w:t>וכ</w:t>
      </w:r>
      <w:r w:rsidRPr="00531E58">
        <w:rPr>
          <w:rStyle w:val="2fb"/>
          <w:rtl/>
        </w:rPr>
        <w:t>עולא</w:t>
      </w:r>
      <w:r>
        <w:rPr>
          <w:rtl/>
        </w:rPr>
        <w:t>,</w:t>
      </w:r>
      <w:r w:rsidRPr="00F94821">
        <w:rPr>
          <w:rStyle w:val="afffffe"/>
          <w:rtl/>
        </w:rPr>
        <w:t xml:space="preserve"> שנותנים לכהנת,</w:t>
      </w:r>
      <w:r>
        <w:rPr>
          <w:rtl/>
        </w:rPr>
        <w:t xml:space="preserve"> </w:t>
      </w:r>
      <w:r w:rsidRPr="001B797B">
        <w:rPr>
          <w:rStyle w:val="2fb"/>
          <w:rtl/>
        </w:rPr>
        <w:t>וכ</w:t>
      </w:r>
      <w:r w:rsidRPr="00531E58">
        <w:rPr>
          <w:rStyle w:val="2fb"/>
          <w:rtl/>
        </w:rPr>
        <w:t>רב</w:t>
      </w:r>
      <w:r>
        <w:rPr>
          <w:rtl/>
        </w:rPr>
        <w:t xml:space="preserve"> אדא בר אהבה:</w:t>
      </w:r>
      <w:r w:rsidR="00BD6C4F" w:rsidRPr="00C63571">
        <w:rPr>
          <w:rtl/>
        </w:rPr>
        <w:t xml:space="preserve"> לויה שילדה - בנה פטור </w:t>
      </w:r>
      <w:r w:rsidR="001F1175">
        <w:rPr>
          <w:rtl/>
        </w:rPr>
        <w:t>מה' סלעים</w:t>
      </w:r>
      <w:r w:rsidR="00BD6C4F" w:rsidRPr="00C63571">
        <w:rPr>
          <w:rtl/>
        </w:rPr>
        <w:t>.</w:t>
      </w:r>
    </w:p>
    <w:p w14:paraId="470DE07D" w14:textId="77777777" w:rsidR="001E5A0D" w:rsidRPr="001B797B" w:rsidRDefault="001E5A0D" w:rsidP="001E5A0D">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Pr="001B797B">
        <w:rPr>
          <w:rFonts w:hint="cs"/>
          <w:color w:val="7B3F00"/>
          <w:rtl/>
        </w:rPr>
        <w:t>מתנות</w:t>
      </w:r>
      <w:r w:rsidRPr="001B797B">
        <w:rPr>
          <w:color w:val="7B3F00"/>
          <w:rtl/>
        </w:rPr>
        <w:t xml:space="preserve"> </w:t>
      </w:r>
      <w:r w:rsidRPr="001B797B">
        <w:rPr>
          <w:rFonts w:hint="cs"/>
          <w:color w:val="7B3F00"/>
          <w:rtl/>
        </w:rPr>
        <w:t>בכלאים</w:t>
      </w:r>
      <w:r w:rsidRPr="001B797B">
        <w:rPr>
          <w:color w:val="7B3F00"/>
          <w:rtl/>
        </w:rPr>
        <w:t xml:space="preserve"> </w:t>
      </w:r>
      <w:r w:rsidRPr="001B797B">
        <w:rPr>
          <w:rFonts w:hint="cs"/>
          <w:color w:val="7B3F00"/>
          <w:rtl/>
        </w:rPr>
        <w:t>ובכוי</w:t>
      </w:r>
      <w:r w:rsidRPr="001B797B">
        <w:rPr>
          <w:color w:val="7B3F00"/>
          <w:rtl/>
        </w:rPr>
        <w:t xml:space="preserve"> - </w:t>
      </w:r>
      <w:r w:rsidRPr="001B797B">
        <w:rPr>
          <w:rFonts w:hint="cs"/>
          <w:color w:val="7B3F00"/>
          <w:rtl/>
        </w:rPr>
        <w:t>וספק</w:t>
      </w:r>
      <w:r w:rsidRPr="001B797B">
        <w:rPr>
          <w:color w:val="7B3F00"/>
          <w:rtl/>
        </w:rPr>
        <w:t xml:space="preserve"> </w:t>
      </w:r>
      <w:r w:rsidRPr="001B797B">
        <w:rPr>
          <w:rFonts w:hint="cs"/>
          <w:color w:val="7B3F00"/>
          <w:rtl/>
        </w:rPr>
        <w:t>חוששין</w:t>
      </w:r>
      <w:r w:rsidRPr="001B797B">
        <w:rPr>
          <w:color w:val="7B3F00"/>
          <w:rtl/>
        </w:rPr>
        <w:t xml:space="preserve"> </w:t>
      </w:r>
      <w:r w:rsidRPr="001B797B">
        <w:rPr>
          <w:rFonts w:hint="cs"/>
          <w:color w:val="7B3F00"/>
          <w:rtl/>
        </w:rPr>
        <w:t>לזרע</w:t>
      </w:r>
      <w:r w:rsidRPr="001B797B">
        <w:rPr>
          <w:color w:val="7B3F00"/>
          <w:rtl/>
        </w:rPr>
        <w:t xml:space="preserve"> </w:t>
      </w:r>
      <w:r w:rsidRPr="001B797B">
        <w:rPr>
          <w:rFonts w:hint="cs"/>
          <w:color w:val="7B3F00"/>
          <w:rtl/>
        </w:rPr>
        <w:t>האב</w:t>
      </w:r>
    </w:p>
    <w:p w14:paraId="7E9D5DD1" w14:textId="0674B9F0" w:rsidR="0046556D" w:rsidRDefault="001E5A0D" w:rsidP="00F94821">
      <w:pPr>
        <w:pStyle w:val="38"/>
        <w:framePr w:wrap="notBeside"/>
        <w:rPr>
          <w:rtl/>
        </w:rPr>
      </w:pPr>
      <w:r>
        <w:rPr>
          <w:rtl/>
        </w:rPr>
        <w:t>ת"ר:</w:t>
      </w:r>
    </w:p>
    <w:p w14:paraId="299D0774" w14:textId="5756D3F4" w:rsidR="00952174" w:rsidRDefault="00BD6C4F" w:rsidP="00BD6C4F">
      <w:pPr>
        <w:rPr>
          <w:rtl/>
        </w:rPr>
      </w:pPr>
      <w:r w:rsidRPr="00C63571">
        <w:rPr>
          <w:rtl/>
        </w:rPr>
        <w:t xml:space="preserve">הזרוע והלחיים והקבה </w:t>
      </w:r>
      <w:r w:rsidR="001F1175">
        <w:rPr>
          <w:rtl/>
        </w:rPr>
        <w:t>נוהגים בכלאים ובכוי.</w:t>
      </w:r>
    </w:p>
    <w:p w14:paraId="762527A3" w14:textId="58E0229F" w:rsidR="0046556D" w:rsidRDefault="00952174" w:rsidP="00F94821">
      <w:pPr>
        <w:pStyle w:val="38"/>
        <w:framePr w:wrap="notBeside"/>
        <w:rPr>
          <w:rtl/>
        </w:rPr>
      </w:pPr>
      <w:r>
        <w:rPr>
          <w:rtl/>
        </w:rPr>
        <w:t>ר"א:</w:t>
      </w:r>
    </w:p>
    <w:p w14:paraId="1FAE0676" w14:textId="263F12A0" w:rsidR="001E5A0D" w:rsidRDefault="00BD6C4F" w:rsidP="00BD6C4F">
      <w:pPr>
        <w:rPr>
          <w:rtl/>
        </w:rPr>
      </w:pPr>
      <w:r>
        <w:rPr>
          <w:rtl/>
        </w:rPr>
        <w:t xml:space="preserve">כלאים הבא מן העז </w:t>
      </w:r>
      <w:r w:rsidR="00952174">
        <w:rPr>
          <w:rtl/>
        </w:rPr>
        <w:t>ומן הרחל - חייב</w:t>
      </w:r>
      <w:r w:rsidRPr="00C63571">
        <w:rPr>
          <w:rtl/>
        </w:rPr>
        <w:t xml:space="preserve"> במתנות, מן התייש ומן </w:t>
      </w:r>
      <w:r w:rsidR="00952174">
        <w:rPr>
          <w:rtl/>
        </w:rPr>
        <w:t>הצבייה - פטור.</w:t>
      </w:r>
      <w:r w:rsidRPr="00C63571">
        <w:rPr>
          <w:rtl/>
        </w:rPr>
        <w:t xml:space="preserve"> </w:t>
      </w:r>
    </w:p>
    <w:p w14:paraId="0A6E9D37" w14:textId="15F97FF1" w:rsidR="0046556D" w:rsidRDefault="001E5A0D" w:rsidP="00F94821">
      <w:pPr>
        <w:pStyle w:val="38"/>
        <w:framePr w:wrap="notBeside"/>
        <w:rPr>
          <w:rtl/>
        </w:rPr>
      </w:pPr>
      <w:r>
        <w:rPr>
          <w:rtl/>
        </w:rPr>
        <w:t>ויקשה:</w:t>
      </w:r>
    </w:p>
    <w:p w14:paraId="50920A57" w14:textId="23FD91EA" w:rsidR="0046556D" w:rsidRDefault="00BD6C4F" w:rsidP="00BD6C4F">
      <w:pPr>
        <w:rPr>
          <w:rtl/>
        </w:rPr>
      </w:pPr>
      <w:r w:rsidRPr="00C63571">
        <w:rPr>
          <w:rtl/>
        </w:rPr>
        <w:t xml:space="preserve">מכדי קי"ל </w:t>
      </w:r>
      <w:r w:rsidR="001F1175">
        <w:rPr>
          <w:rtl/>
        </w:rPr>
        <w:t>דלכסוי הדם ומתנות לא משכחת</w:t>
      </w:r>
      <w:r w:rsidRPr="00C63571">
        <w:rPr>
          <w:rtl/>
        </w:rPr>
        <w:t xml:space="preserve"> אלא בצבי הבא על התיישה, </w:t>
      </w:r>
    </w:p>
    <w:p w14:paraId="7F698029" w14:textId="77777777" w:rsidR="000A3A07" w:rsidRDefault="001F1175" w:rsidP="008B2609">
      <w:pPr>
        <w:pStyle w:val="38"/>
        <w:framePr w:wrap="notBeside"/>
        <w:rPr>
          <w:rtl/>
        </w:rPr>
      </w:pPr>
      <w:r>
        <w:rPr>
          <w:rtl/>
        </w:rPr>
        <w:t xml:space="preserve">ולכו"ע </w:t>
      </w:r>
    </w:p>
    <w:p w14:paraId="0DA390C3" w14:textId="490FD4F4" w:rsidR="0046556D" w:rsidRDefault="001F1175" w:rsidP="00BD6C4F">
      <w:pPr>
        <w:rPr>
          <w:rtl/>
        </w:rPr>
      </w:pPr>
      <w:r>
        <w:rPr>
          <w:rtl/>
        </w:rPr>
        <w:t>מספק"ל אי חוששין לזרע האב,</w:t>
      </w:r>
      <w:r w:rsidR="00BD6C4F">
        <w:rPr>
          <w:rtl/>
        </w:rPr>
        <w:t xml:space="preserve"> </w:t>
      </w:r>
    </w:p>
    <w:p w14:paraId="05B79FCD" w14:textId="77777777" w:rsidR="000A3A07" w:rsidRDefault="001F1175" w:rsidP="008B2609">
      <w:pPr>
        <w:pStyle w:val="38"/>
        <w:framePr w:wrap="notBeside"/>
        <w:rPr>
          <w:rtl/>
        </w:rPr>
      </w:pPr>
      <w:r>
        <w:rPr>
          <w:rtl/>
        </w:rPr>
        <w:t xml:space="preserve">וחלקו </w:t>
      </w:r>
    </w:p>
    <w:p w14:paraId="56F5448E" w14:textId="63B72FF4" w:rsidR="0046556D" w:rsidRDefault="001F1175" w:rsidP="00BD6C4F">
      <w:pPr>
        <w:rPr>
          <w:rtl/>
        </w:rPr>
      </w:pPr>
      <w:r>
        <w:rPr>
          <w:rtl/>
        </w:rPr>
        <w:t>אם שה ואפי' מקצת שה או לא,</w:t>
      </w:r>
      <w:r w:rsidR="00BD6C4F" w:rsidRPr="00C63571">
        <w:rPr>
          <w:rtl/>
        </w:rPr>
        <w:t xml:space="preserve"> </w:t>
      </w:r>
    </w:p>
    <w:p w14:paraId="115A573A" w14:textId="77777777" w:rsidR="000A3A07" w:rsidRDefault="001F1175" w:rsidP="008B2609">
      <w:pPr>
        <w:pStyle w:val="38"/>
        <w:framePr w:wrap="notBeside"/>
        <w:rPr>
          <w:rStyle w:val="2fb"/>
          <w:rtl/>
        </w:rPr>
      </w:pPr>
      <w:r>
        <w:rPr>
          <w:rStyle w:val="2fb"/>
          <w:rtl/>
        </w:rPr>
        <w:t xml:space="preserve">לר"א </w:t>
      </w:r>
    </w:p>
    <w:p w14:paraId="1A53F2E0" w14:textId="7E36A4B9" w:rsidR="0046556D" w:rsidRDefault="001F1175" w:rsidP="00BD6C4F">
      <w:pPr>
        <w:rPr>
          <w:rtl/>
        </w:rPr>
      </w:pPr>
      <w:r w:rsidRPr="008B2609">
        <w:rPr>
          <w:rStyle w:val="afffff0"/>
          <w:rtl/>
        </w:rPr>
        <w:t>דשה</w:t>
      </w:r>
      <w:r>
        <w:rPr>
          <w:rStyle w:val="2fb"/>
          <w:rtl/>
        </w:rPr>
        <w:t xml:space="preserve"> ולא</w:t>
      </w:r>
      <w:r w:rsidR="001E5A0D">
        <w:rPr>
          <w:rtl/>
        </w:rPr>
        <w:t xml:space="preserve"> מקצת שה - פטור לגמרי,</w:t>
      </w:r>
      <w:r w:rsidR="001E5A0D" w:rsidRPr="00F94821">
        <w:rPr>
          <w:rStyle w:val="afffffe"/>
          <w:rtl/>
        </w:rPr>
        <w:t xml:space="preserve"> מספק</w:t>
      </w:r>
      <w:r w:rsidR="00BD6C4F" w:rsidRPr="00C63571">
        <w:rPr>
          <w:rtl/>
        </w:rPr>
        <w:t xml:space="preserve"> </w:t>
      </w:r>
    </w:p>
    <w:p w14:paraId="7DA6ECA5" w14:textId="77777777" w:rsidR="000A3A07" w:rsidRDefault="001F1175" w:rsidP="008B2609">
      <w:pPr>
        <w:pStyle w:val="38"/>
        <w:framePr w:wrap="notBeside"/>
        <w:rPr>
          <w:rtl/>
        </w:rPr>
      </w:pPr>
      <w:r>
        <w:rPr>
          <w:rtl/>
        </w:rPr>
        <w:t xml:space="preserve">ולרבנן </w:t>
      </w:r>
    </w:p>
    <w:p w14:paraId="26B081B8" w14:textId="5C09C3BC" w:rsidR="001E5A0D" w:rsidRDefault="001F1175" w:rsidP="00BD6C4F">
      <w:pPr>
        <w:rPr>
          <w:rtl/>
        </w:rPr>
      </w:pPr>
      <w:r w:rsidRPr="008B2609">
        <w:rPr>
          <w:rStyle w:val="afffff0"/>
          <w:rtl/>
        </w:rPr>
        <w:t>דשה</w:t>
      </w:r>
      <w:r w:rsidR="001E5A0D">
        <w:rPr>
          <w:rtl/>
        </w:rPr>
        <w:t xml:space="preserve"> ואפי' מקצת שה - חצי שקיל,</w:t>
      </w:r>
      <w:r w:rsidR="001E5A0D" w:rsidRPr="00F94821">
        <w:rPr>
          <w:rStyle w:val="afffffe"/>
          <w:rtl/>
        </w:rPr>
        <w:t xml:space="preserve"> שצד האם ודאי שה,</w:t>
      </w:r>
      <w:r w:rsidR="001E5A0D">
        <w:rPr>
          <w:rtl/>
        </w:rPr>
        <w:t xml:space="preserve"> </w:t>
      </w:r>
      <w:r>
        <w:rPr>
          <w:rtl/>
        </w:rPr>
        <w:t>ובחצי אומר לו הבא ראיה שאין</w:t>
      </w:r>
      <w:r w:rsidR="001E5A0D">
        <w:rPr>
          <w:rtl/>
        </w:rPr>
        <w:t xml:space="preserve"> חוששין לזרע האב ושקול!</w:t>
      </w:r>
      <w:r w:rsidR="00BD6C4F">
        <w:rPr>
          <w:rFonts w:hint="cs"/>
          <w:rtl/>
        </w:rPr>
        <w:t xml:space="preserve"> </w:t>
      </w:r>
    </w:p>
    <w:p w14:paraId="21993572" w14:textId="6E1B4199" w:rsidR="0046556D" w:rsidRDefault="001E5A0D" w:rsidP="00F94821">
      <w:pPr>
        <w:pStyle w:val="38"/>
        <w:framePr w:wrap="notBeside"/>
      </w:pPr>
      <w:r>
        <w:rPr>
          <w:rtl/>
        </w:rPr>
        <w:t>מתיב ר"ז</w:t>
      </w:r>
      <w:r>
        <w:t>:</w:t>
      </w:r>
    </w:p>
    <w:p w14:paraId="0DA4277D" w14:textId="0EE44322" w:rsidR="0046556D" w:rsidRDefault="00BD6C4F" w:rsidP="00BD6C4F">
      <w:pPr>
        <w:rPr>
          <w:rtl/>
        </w:rPr>
      </w:pPr>
      <w:r w:rsidRPr="00C63571">
        <w:rPr>
          <w:rtl/>
        </w:rPr>
        <w:t xml:space="preserve">כוי יש בו דרכים </w:t>
      </w:r>
      <w:r w:rsidR="001F1175">
        <w:rPr>
          <w:rtl/>
        </w:rPr>
        <w:t>שוין לבהמה, לחיה, ולשתיהן,</w:t>
      </w:r>
      <w:r w:rsidRPr="00C63571">
        <w:rPr>
          <w:rtl/>
        </w:rPr>
        <w:t xml:space="preserve"> </w:t>
      </w:r>
    </w:p>
    <w:p w14:paraId="6D8BAE6A" w14:textId="65FF8118" w:rsidR="0046556D" w:rsidRDefault="001F1175" w:rsidP="00BD6C4F">
      <w:pPr>
        <w:rPr>
          <w:rtl/>
        </w:rPr>
      </w:pPr>
      <w:r>
        <w:rPr>
          <w:rtl/>
        </w:rPr>
        <w:t>חלבו אסור כבהמה, ודמו טעון כסוי כחיה,</w:t>
      </w:r>
      <w:r w:rsidR="00BD6C4F">
        <w:rPr>
          <w:rtl/>
        </w:rPr>
        <w:t xml:space="preserve"> </w:t>
      </w:r>
    </w:p>
    <w:p w14:paraId="68968550" w14:textId="32C740D3" w:rsidR="001E5A0D" w:rsidRDefault="001F1175" w:rsidP="00BD6C4F">
      <w:pPr>
        <w:rPr>
          <w:rtl/>
        </w:rPr>
      </w:pPr>
      <w:r>
        <w:rPr>
          <w:rtl/>
        </w:rPr>
        <w:t xml:space="preserve">ולשתיהן - דמו וגידו אסורין, וחייב בזרוע לחיים וקבה, </w:t>
      </w:r>
      <w:r w:rsidRPr="00FD3AE7">
        <w:rPr>
          <w:rStyle w:val="2fb"/>
          <w:rtl/>
        </w:rPr>
        <w:t>ור"א</w:t>
      </w:r>
      <w:r>
        <w:rPr>
          <w:rtl/>
        </w:rPr>
        <w:t xml:space="preserve"> פוטר,</w:t>
      </w:r>
      <w:r w:rsidR="00BD6C4F" w:rsidRPr="00C63571">
        <w:rPr>
          <w:rtl/>
        </w:rPr>
        <w:t xml:space="preserve"> </w:t>
      </w:r>
      <w:r w:rsidR="001E5A0D">
        <w:rPr>
          <w:rtl/>
        </w:rPr>
        <w:t>ואם איתא - חייב בחצי מתנות מיבעי ליה!</w:t>
      </w:r>
    </w:p>
    <w:p w14:paraId="22AF07B4" w14:textId="1302AC3E" w:rsidR="0046556D" w:rsidRDefault="001E5A0D" w:rsidP="00F94821">
      <w:pPr>
        <w:pStyle w:val="38"/>
        <w:framePr w:wrap="notBeside"/>
        <w:rPr>
          <w:rtl/>
        </w:rPr>
      </w:pPr>
      <w:r>
        <w:rPr>
          <w:rtl/>
        </w:rPr>
        <w:t>איידי דתנא</w:t>
      </w:r>
    </w:p>
    <w:p w14:paraId="29CC1796" w14:textId="3F70E1C5" w:rsidR="001E5A0D" w:rsidRDefault="001F1175" w:rsidP="001E5A0D">
      <w:pPr>
        <w:rPr>
          <w:rtl/>
        </w:rPr>
      </w:pPr>
      <w:r>
        <w:rPr>
          <w:rtl/>
        </w:rPr>
        <w:t>חלבו ודמו דלא שייך בהם חצי - לא תני חצי גם במתנות.</w:t>
      </w:r>
    </w:p>
    <w:p w14:paraId="2FC74D26" w14:textId="6A00550F" w:rsidR="0046556D" w:rsidRPr="001E5A0D" w:rsidRDefault="001E5A0D" w:rsidP="00F94821">
      <w:pPr>
        <w:pStyle w:val="38"/>
        <w:framePr w:wrap="notBeside"/>
        <w:rPr>
          <w:rtl/>
        </w:rPr>
      </w:pPr>
      <w:r>
        <w:rPr>
          <w:rtl/>
        </w:rPr>
        <w:t>כשבא רבין, רי"ו:</w:t>
      </w:r>
    </w:p>
    <w:p w14:paraId="5A54A4C2" w14:textId="0C754774" w:rsidR="001E5A0D" w:rsidRDefault="00BD6C4F" w:rsidP="00BD6C4F">
      <w:pPr>
        <w:rPr>
          <w:rtl/>
        </w:rPr>
      </w:pPr>
      <w:r w:rsidRPr="00C63571">
        <w:rPr>
          <w:rtl/>
        </w:rPr>
        <w:lastRenderedPageBreak/>
        <w:t xml:space="preserve">כוי לרבנן </w:t>
      </w:r>
      <w:r w:rsidR="001E5A0D">
        <w:rPr>
          <w:rtl/>
        </w:rPr>
        <w:t>חייב בכל המתנות, ד'</w:t>
      </w:r>
      <w:r w:rsidR="001E5A0D" w:rsidRPr="00F94821">
        <w:rPr>
          <w:rStyle w:val="afffff0"/>
          <w:rtl/>
        </w:rPr>
        <w:t>אִם שׁוֹר</w:t>
      </w:r>
      <w:r w:rsidR="001E5A0D">
        <w:rPr>
          <w:rtl/>
        </w:rPr>
        <w:t>' לרבות את הכלאים, '</w:t>
      </w:r>
      <w:r w:rsidR="001E5A0D" w:rsidRPr="00F94821">
        <w:rPr>
          <w:rStyle w:val="afffff0"/>
          <w:rtl/>
        </w:rPr>
        <w:t>אִם שֶׂה</w:t>
      </w:r>
      <w:r w:rsidR="001E5A0D">
        <w:rPr>
          <w:rtl/>
        </w:rPr>
        <w:t>' לרבות את הכוי.</w:t>
      </w:r>
    </w:p>
    <w:p w14:paraId="0BE76C98" w14:textId="4DFF6864" w:rsidR="0046556D" w:rsidRDefault="001E5A0D" w:rsidP="00F94821">
      <w:pPr>
        <w:pStyle w:val="38"/>
        <w:framePr w:wrap="notBeside"/>
        <w:rPr>
          <w:rtl/>
        </w:rPr>
      </w:pPr>
      <w:r>
        <w:rPr>
          <w:rtl/>
        </w:rPr>
        <w:t>ור"א</w:t>
      </w:r>
    </w:p>
    <w:p w14:paraId="483DC920" w14:textId="34875F7F" w:rsidR="0046556D" w:rsidRDefault="001F1175" w:rsidP="00BD6C4F">
      <w:pPr>
        <w:rPr>
          <w:rtl/>
        </w:rPr>
      </w:pPr>
      <w:r>
        <w:rPr>
          <w:rtl/>
        </w:rPr>
        <w:t>'אִם' - לחלק, ורבנן</w:t>
      </w:r>
      <w:r w:rsidR="001E5A0D">
        <w:rPr>
          <w:rtl/>
        </w:rPr>
        <w:t xml:space="preserve"> לחלק נפקא מ'</w:t>
      </w:r>
      <w:r w:rsidR="001E5A0D" w:rsidRPr="00F94821">
        <w:rPr>
          <w:rStyle w:val="afffff0"/>
          <w:rtl/>
        </w:rPr>
        <w:t>אֵת זֹבְחֵי הַזֶּבַח</w:t>
      </w:r>
      <w:r w:rsidR="001E5A0D">
        <w:rPr>
          <w:rtl/>
        </w:rPr>
        <w:t>',</w:t>
      </w:r>
    </w:p>
    <w:p w14:paraId="5EA229BC" w14:textId="69B54341" w:rsidR="0046556D" w:rsidRDefault="001E5A0D" w:rsidP="00BD6C4F">
      <w:pPr>
        <w:rPr>
          <w:rtl/>
        </w:rPr>
      </w:pPr>
      <w:r w:rsidRPr="001B797B">
        <w:rPr>
          <w:rStyle w:val="2fb"/>
          <w:rtl/>
        </w:rPr>
        <w:t>ו</w:t>
      </w:r>
      <w:r w:rsidRPr="00531E58">
        <w:rPr>
          <w:rStyle w:val="2fb"/>
          <w:rtl/>
        </w:rPr>
        <w:t>ר"א</w:t>
      </w:r>
      <w:r>
        <w:rPr>
          <w:rtl/>
        </w:rPr>
        <w:t xml:space="preserve"> '</w:t>
      </w:r>
      <w:r w:rsidRPr="00F94821">
        <w:rPr>
          <w:rStyle w:val="afffff0"/>
          <w:rtl/>
        </w:rPr>
        <w:t>אֵת זֹבְחֵי הַזֶּבַח</w:t>
      </w:r>
      <w:r>
        <w:rPr>
          <w:rtl/>
        </w:rPr>
        <w:t xml:space="preserve">' מיבעי </w:t>
      </w:r>
      <w:r w:rsidRPr="001B797B">
        <w:rPr>
          <w:rStyle w:val="2fb"/>
          <w:rtl/>
        </w:rPr>
        <w:t>לכדרבא</w:t>
      </w:r>
      <w:r>
        <w:rPr>
          <w:rtl/>
        </w:rPr>
        <w:t xml:space="preserve">, דהדין עם </w:t>
      </w:r>
      <w:r w:rsidR="001F1175">
        <w:rPr>
          <w:rtl/>
        </w:rPr>
        <w:t>הטבח, שהכהן תובע</w:t>
      </w:r>
      <w:r w:rsidRPr="00F94821">
        <w:rPr>
          <w:rStyle w:val="afffffe"/>
          <w:rtl/>
        </w:rPr>
        <w:t xml:space="preserve"> מהשוחט</w:t>
      </w:r>
      <w:r w:rsidR="001F1175">
        <w:rPr>
          <w:rStyle w:val="afffffe"/>
          <w:rtl/>
        </w:rPr>
        <w:t>.</w:t>
      </w:r>
    </w:p>
    <w:p w14:paraId="0E27EEF6" w14:textId="77777777" w:rsidR="0046556D" w:rsidRDefault="00BD6C4F" w:rsidP="00BD6C4F">
      <w:pPr>
        <w:jc w:val="center"/>
        <w:rPr>
          <w:rtl/>
        </w:rPr>
      </w:pPr>
      <w:r>
        <w:rPr>
          <w:rFonts w:ascii="BA חניכי הישיבות" w:hAnsi="BA חניכי הישיבות" w:cs="BA חניכי הישיבות"/>
          <w:rtl/>
        </w:rPr>
        <w:t>׻</w:t>
      </w:r>
    </w:p>
    <w:p w14:paraId="2D0708CB" w14:textId="77777777" w:rsidR="00BD6C4F" w:rsidRPr="00C63571" w:rsidRDefault="00BD6C4F" w:rsidP="00BD6C4F">
      <w:pPr>
        <w:pStyle w:val="afff9"/>
        <w:rPr>
          <w:del w:id="20190" w:author="קלוד" w:date="2026-10-06T10:14:23Z"/>
          <w:rtl/>
        </w:rPr>
      </w:pPr>
      <w:ins w:id="9817" w:author="מספור קטעי משנה" w:date="2026-10-06T10:03:57Z">
        <w:del w:id="20188" w:author="קלוד" w:date="2026-10-06T10:14:23Z">
          <w:r>
            <w:rPr>
              <w:rStyle w:val="MisparKeta"/>
            </w:rPr>
            <w:delText xml:space="preserve">ב. </w:delText>
          </w:r>
        </w:del>
      </w:ins>
      <w:del w:id="20189" w:author="קלוד" w:date="2026-10-06T10:14:23Z">
        <w:r w:rsidRPr="00C63571">
          <w:rPr>
            <w:rtl/>
          </w:rPr>
          <w:delText xml:space="preserve">מתני'.</w:delText>
        </w:r>
      </w:del>
    </w:p>
    <w:p>
      <w:pPr>
        <w:pStyle w:val="MishnaBatzad"/>
        <w:rPr>
          <w:ins w:id="20004" w:author="קלוד" w:date="2026-10-06T10:24:22Z"/>
        </w:rPr>
      </w:pPr>
      <w:ins w:id="20003" w:author="קלוד" w:date="2026-10-06T10:24:22Z">
        <w:r>
          <w:t xml:space="preserve">משנה ג</w:t>
        </w:r>
      </w:ins>
    </w:p>
    <w:p w14:paraId="01E91AC8" w14:textId="77777777" w:rsidR="00BD6C4F" w:rsidRDefault="00BD6C4F" w:rsidP="00BD6C4F">
      <w:pPr>
        <w:pStyle w:val="afff9"/>
        <w:spacing w:before="120"/>
        <w:rPr>
          <w:rtl/>
        </w:rPr>
        <w:pPrChange w:id="90069" w:author="קלוד" w:date="2026-10-08T12:08:16Z">
          <w:pPr>
            <w:pStyle w:val="afff9"/>
          </w:pPr>
        </w:pPrChange>
      </w:pPr>
      <w:r w:rsidRPr="00C63571">
        <w:rPr>
          <w:rtl/>
        </w:rPr>
        <w:t xml:space="preserve">בכור שנתערב במאה, בזמן שמאה שוחטין את כולן - פוטרים את כולן, </w:t>
      </w:r>
    </w:p>
    <w:p w14:paraId="66B5259F" w14:textId="7BD3734D" w:rsidR="00BD6C4F" w:rsidRPr="00C63571" w:rsidRDefault="00BD6C4F" w:rsidP="00BD6C4F">
      <w:pPr>
        <w:pStyle w:val="afff9"/>
        <w:rPr>
          <w:rtl/>
        </w:rPr>
      </w:pPr>
      <w:r>
        <w:rPr>
          <w:rFonts w:hint="cs"/>
          <w:rtl/>
        </w:rPr>
        <w:t xml:space="preserve">     </w:t>
      </w:r>
      <w:r w:rsidRPr="00C63571">
        <w:rPr>
          <w:rtl/>
        </w:rPr>
        <w:t>אחד שוחט את כולן - פוטרים לו אחד.</w:t>
      </w:r>
    </w:p>
    <w:p w14:paraId="4E714318" w14:textId="77777777" w:rsidR="00BD6C4F" w:rsidRDefault="00BD6C4F" w:rsidP="00BD6C4F">
      <w:pPr>
        <w:pStyle w:val="afff9"/>
        <w:rPr>
          <w:rtl/>
        </w:rPr>
      </w:pPr>
      <w:r w:rsidRPr="00C63571">
        <w:rPr>
          <w:rtl/>
        </w:rPr>
        <w:t>השוחט לכהן ול</w:t>
      </w:r>
      <w:r>
        <w:rPr>
          <w:rtl/>
        </w:rPr>
        <w:t>עכו"ם</w:t>
      </w:r>
      <w:r w:rsidRPr="00C63571">
        <w:rPr>
          <w:rtl/>
        </w:rPr>
        <w:t xml:space="preserve"> - פטור מן המתנות, והמשתתף עמהן - צריך שירשום, </w:t>
      </w:r>
    </w:p>
    <w:p w14:paraId="6A27C3A3" w14:textId="79FB3C7E" w:rsidR="00BD6C4F" w:rsidRPr="00C63571" w:rsidRDefault="00BD6C4F" w:rsidP="00BD6C4F">
      <w:pPr>
        <w:pStyle w:val="afff9"/>
        <w:rPr>
          <w:rtl/>
        </w:rPr>
      </w:pPr>
      <w:r>
        <w:rPr>
          <w:rFonts w:hint="cs"/>
          <w:rtl/>
        </w:rPr>
        <w:t xml:space="preserve">     </w:t>
      </w:r>
      <w:r w:rsidRPr="00C63571">
        <w:rPr>
          <w:rtl/>
        </w:rPr>
        <w:t>ואם אמר, חוץ מן המתנות - פטור מן המתנות.</w:t>
      </w:r>
    </w:p>
    <w:p w14:paraId="12892ED7" w14:textId="77777777" w:rsidR="00BD6C4F" w:rsidRDefault="00BD6C4F" w:rsidP="00BD6C4F">
      <w:pPr>
        <w:pStyle w:val="021"/>
        <w:rPr>
          <w:rtl/>
        </w:rPr>
      </w:pPr>
      <w:r w:rsidRPr="00C63571">
        <w:rPr>
          <w:rtl/>
        </w:rPr>
        <w:t>אמר מכור לי ב</w:t>
      </w:r>
      <w:r>
        <w:rPr>
          <w:rtl/>
        </w:rPr>
        <w:t xml:space="preserve">ני מעיה של פרה והיו בהן מתנות </w:t>
      </w:r>
      <w:r w:rsidRPr="00C63571">
        <w:rPr>
          <w:rtl/>
        </w:rPr>
        <w:t>נות</w:t>
      </w:r>
      <w:r>
        <w:rPr>
          <w:rtl/>
        </w:rPr>
        <w:t>נן לכהן ואינו מנכה לו מן הדמים</w:t>
      </w:r>
    </w:p>
    <w:p w14:paraId="33D6B3CA" w14:textId="364CA0CA" w:rsidR="00BD6C4F" w:rsidRPr="00C63571" w:rsidRDefault="00BD6C4F" w:rsidP="00BD6C4F">
      <w:pPr>
        <w:pStyle w:val="afff9"/>
        <w:spacing w:before="120"/>
        <w:rPr>
          <w:rtl/>
        </w:rPr>
        <w:pPrChange w:id="90070" w:author="קלוד" w:date="2026-10-08T12:08:16Z">
          <w:pPr>
            <w:pStyle w:val="afff9"/>
          </w:pPr>
        </w:pPrChange>
      </w:pPr>
      <w:r w:rsidRPr="00C63571">
        <w:rPr>
          <w:rtl/>
        </w:rPr>
        <w:t>לקחן הימנו במשקל - נותנן לכהן ומנכה לו מן הדמים.</w:t>
      </w:r>
    </w:p>
    <w:p w14:paraId="4EBC2360" w14:textId="302A4034" w:rsidR="0046556D" w:rsidRPr="001B797B" w:rsidRDefault="00B97D30" w:rsidP="00F94821">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Pr="001B797B">
        <w:rPr>
          <w:rFonts w:ascii="BA TM • Vilna Extra-Bold" w:hAnsi="BA TM • Vilna Extra-Bold" w:hint="cs"/>
          <w:color w:val="7B3F00"/>
          <w:rtl/>
        </w:rPr>
        <w:t>בכור</w:t>
      </w:r>
      <w:r w:rsidRPr="001B797B">
        <w:rPr>
          <w:color w:val="7B3F00"/>
          <w:rtl/>
        </w:rPr>
        <w:t xml:space="preserve"> </w:t>
      </w:r>
      <w:r w:rsidRPr="001B797B">
        <w:rPr>
          <w:rFonts w:ascii="BA TM • Vilna Extra-Bold" w:hAnsi="BA TM • Vilna Extra-Bold" w:hint="cs"/>
          <w:color w:val="7B3F00"/>
          <w:rtl/>
        </w:rPr>
        <w:t>שנתערב</w:t>
      </w:r>
      <w:r w:rsidRPr="001B797B">
        <w:rPr>
          <w:color w:val="7B3F00"/>
          <w:rtl/>
        </w:rPr>
        <w:t xml:space="preserve"> </w:t>
      </w:r>
      <w:r w:rsidRPr="001B797B">
        <w:rPr>
          <w:rFonts w:ascii="BA TM • Vilna Extra-Bold" w:hAnsi="BA TM • Vilna Extra-Bold" w:hint="cs"/>
          <w:color w:val="7B3F00"/>
          <w:rtl/>
        </w:rPr>
        <w:t>במאה</w:t>
      </w:r>
      <w:r w:rsidRPr="001B797B">
        <w:rPr>
          <w:color w:val="7B3F00"/>
          <w:rtl/>
        </w:rPr>
        <w:t xml:space="preserve"> - </w:t>
      </w:r>
      <w:r w:rsidRPr="001B797B">
        <w:rPr>
          <w:rFonts w:ascii="BA TM • Vilna Extra-Bold" w:hAnsi="BA TM • Vilna Extra-Bold" w:hint="cs"/>
          <w:color w:val="7B3F00"/>
          <w:rtl/>
        </w:rPr>
        <w:t>יבא</w:t>
      </w:r>
      <w:r w:rsidRPr="001B797B">
        <w:rPr>
          <w:color w:val="7B3F00"/>
          <w:rtl/>
        </w:rPr>
        <w:t xml:space="preserve"> </w:t>
      </w:r>
      <w:r w:rsidRPr="001B797B">
        <w:rPr>
          <w:rFonts w:ascii="BA TM • Vilna Extra-Bold" w:hAnsi="BA TM • Vilna Extra-Bold" w:hint="cs"/>
          <w:color w:val="7B3F00"/>
          <w:rtl/>
        </w:rPr>
        <w:t>עליו</w:t>
      </w:r>
      <w:r w:rsidRPr="001B797B">
        <w:rPr>
          <w:color w:val="7B3F00"/>
          <w:rtl/>
        </w:rPr>
        <w:t xml:space="preserve"> </w:t>
      </w:r>
      <w:r w:rsidRPr="001B797B">
        <w:rPr>
          <w:rFonts w:ascii="BA TM • Vilna Extra-Bold" w:hAnsi="BA TM • Vilna Extra-Bold" w:hint="cs"/>
          <w:color w:val="7B3F00"/>
          <w:rtl/>
        </w:rPr>
        <w:t>כהן</w:t>
      </w:r>
      <w:r w:rsidRPr="001B797B">
        <w:rPr>
          <w:color w:val="7B3F00"/>
          <w:rtl/>
        </w:rPr>
        <w:t xml:space="preserve"> </w:t>
      </w:r>
      <w:r w:rsidRPr="001B797B">
        <w:rPr>
          <w:rFonts w:ascii="BA TM • Vilna Extra-Bold" w:hAnsi="BA TM • Vilna Extra-Bold" w:hint="cs"/>
          <w:color w:val="7B3F00"/>
          <w:rtl/>
        </w:rPr>
        <w:t>משני</w:t>
      </w:r>
      <w:r w:rsidRPr="001B797B">
        <w:rPr>
          <w:color w:val="7B3F00"/>
          <w:rtl/>
        </w:rPr>
        <w:t xml:space="preserve"> </w:t>
      </w:r>
      <w:r w:rsidRPr="001B797B">
        <w:rPr>
          <w:rFonts w:ascii="BA TM • Vilna Extra-Bold" w:hAnsi="BA TM • Vilna Extra-Bold" w:hint="cs"/>
          <w:color w:val="7B3F00"/>
          <w:rtl/>
        </w:rPr>
        <w:t>צדדין</w:t>
      </w:r>
    </w:p>
    <w:p w14:paraId="36B4DD93" w14:textId="10E20563" w:rsidR="00F33DF2" w:rsidRDefault="001F1175" w:rsidP="00BD6C4F">
      <w:pPr>
        <w:rPr>
          <w:rtl/>
        </w:rPr>
      </w:pPr>
      <w:r>
        <w:rPr>
          <w:rtl/>
        </w:rPr>
        <w:t>ויאמר לו כהן: אי</w:t>
      </w:r>
      <w:r w:rsidR="00F33DF2">
        <w:rPr>
          <w:rtl/>
        </w:rPr>
        <w:t xml:space="preserve"> בכור הוא - כולו שלי, ואי לא - הב לי מתנתי!</w:t>
      </w:r>
    </w:p>
    <w:p w14:paraId="22A5EF4C" w14:textId="669329BB" w:rsidR="0046556D" w:rsidRDefault="00F33DF2" w:rsidP="00F94821">
      <w:pPr>
        <w:pStyle w:val="38"/>
        <w:framePr w:wrap="notBeside"/>
        <w:rPr>
          <w:rtl/>
        </w:rPr>
      </w:pPr>
      <w:r>
        <w:rPr>
          <w:rtl/>
        </w:rPr>
        <w:t>רב אושעיא:</w:t>
      </w:r>
    </w:p>
    <w:p w14:paraId="52D9ECC8" w14:textId="4F019872" w:rsidR="0046556D" w:rsidRDefault="00F33DF2" w:rsidP="00BD6C4F">
      <w:pPr>
        <w:rPr>
          <w:rtl/>
        </w:rPr>
      </w:pPr>
      <w:r>
        <w:rPr>
          <w:rtl/>
        </w:rPr>
        <w:t xml:space="preserve">בבא לידי כהן ומכרו לישראל </w:t>
      </w:r>
      <w:r w:rsidR="001F1175">
        <w:rPr>
          <w:rtl/>
        </w:rPr>
        <w:t>במומו, ואין לכהן</w:t>
      </w:r>
      <w:r w:rsidRPr="00F94821">
        <w:rPr>
          <w:rStyle w:val="afffffe"/>
          <w:rtl/>
        </w:rPr>
        <w:t xml:space="preserve"> טענה משני צדדין</w:t>
      </w:r>
      <w:r w:rsidR="001F1175">
        <w:rPr>
          <w:rStyle w:val="afffffe"/>
          <w:rtl/>
        </w:rPr>
        <w:t>.</w:t>
      </w:r>
    </w:p>
    <w:p w14:paraId="0D5D9B03" w14:textId="77777777" w:rsidR="0046556D" w:rsidRDefault="00BD6C4F" w:rsidP="00BD6C4F">
      <w:pPr>
        <w:jc w:val="center"/>
        <w:rPr>
          <w:del w:id="90100" w:author="מנוע עיצוב" w:date="2026-10-08T11:01:28Z"/>
          <w:rtl/>
        </w:rPr>
      </w:pPr>
      <w:del w:id="90099" w:author="מנוע עיצוב" w:date="2026-10-08T11:01:28Z">
        <w:r>
          <w:rPr>
            <w:rFonts w:ascii="BA חניכי הישיבות" w:hAnsi="BA חניכי הישיבות" w:cs="BA חניכי הישיבות"/>
            <w:rtl/>
          </w:rPr>
          <w:delText xml:space="preserve">׻</w:delText>
        </w:r>
      </w:del>
    </w:p>
    <w:p w14:paraId="5B107A36" w14:textId="77777777" w:rsidR="00BD6C4F" w:rsidRPr="00C63571" w:rsidRDefault="00BD6C4F" w:rsidP="00F07436">
      <w:pPr>
        <w:pStyle w:val="afff3"/>
        <w:framePr w:wrap="around"/>
        <w:rPr>
          <w:rtl/>
        </w:rPr>
      </w:pPr>
      <w:r>
        <w:rPr>
          <w:rFonts w:hint="cs"/>
          <w:rtl/>
        </w:rPr>
        <w:t>קלב:</w:t>
      </w:r>
    </w:p>
    <w:p w14:paraId="6C53FF67" w14:textId="77777777" w:rsidR="00F33DF2" w:rsidRDefault="00BD6C4F" w:rsidP="00BD6C4F">
      <w:pPr>
        <w:pStyle w:val="affff1"/>
        <w:rPr>
          <w:rtl/>
        </w:rPr>
      </w:pPr>
      <w:ins w:id="9909" w:author="מספור קטעי משנה" w:date="2026-10-06T06:45:19Z">
        <w:r>
          <w:rPr>
            <w:rStyle w:val="MisparKeta"/>
          </w:rPr>
          <w:t xml:space="preserve">א. </w:t>
        </w:r>
      </w:ins>
      <w:r w:rsidRPr="00C63571">
        <w:rPr>
          <w:rtl/>
        </w:rPr>
        <w:t>השוחט לכהן ול</w:t>
      </w:r>
      <w:r>
        <w:rPr>
          <w:rtl/>
        </w:rPr>
        <w:t>עכו"ם</w:t>
      </w:r>
      <w:r w:rsidRPr="00C63571">
        <w:rPr>
          <w:rtl/>
        </w:rPr>
        <w:t xml:space="preserve"> פטור מן המתנות.</w:t>
      </w:r>
    </w:p>
    <w:p w14:paraId="222D4555" w14:textId="7714998F" w:rsidR="00BD6C4F" w:rsidRPr="00C63571" w:rsidRDefault="00F33DF2" w:rsidP="00F94821">
      <w:pPr>
        <w:pStyle w:val="38"/>
        <w:framePr w:wrap="notBeside"/>
        <w:rPr>
          <w:rtl/>
        </w:rPr>
      </w:pPr>
      <w:r>
        <w:rPr>
          <w:rtl/>
        </w:rPr>
        <w:t>ולא תני</w:t>
      </w:r>
    </w:p>
    <w:p w14:paraId="7CE5CF2C" w14:textId="43BE8174" w:rsidR="00F33DF2" w:rsidRDefault="00F33DF2" w:rsidP="00BD6C4F">
      <w:pPr>
        <w:rPr>
          <w:rtl/>
        </w:rPr>
      </w:pPr>
      <w:r>
        <w:rPr>
          <w:rtl/>
        </w:rPr>
        <w:t>'כהן ועכו"ם פטורין מן המתנות'</w:t>
      </w:r>
    </w:p>
    <w:p w14:paraId="3DC98DF1" w14:textId="5FACA293" w:rsidR="0046556D" w:rsidRDefault="00F33DF2" w:rsidP="00F94821">
      <w:pPr>
        <w:pStyle w:val="38"/>
        <w:framePr w:wrap="notBeside"/>
        <w:rPr>
          <w:rtl/>
        </w:rPr>
      </w:pPr>
      <w:r>
        <w:rPr>
          <w:rtl/>
        </w:rPr>
        <w:t>רבא:</w:t>
      </w:r>
    </w:p>
    <w:p w14:paraId="565795A4" w14:textId="14F8C2A3" w:rsidR="00F33DF2" w:rsidRDefault="00F33DF2" w:rsidP="00BD6C4F">
      <w:pPr>
        <w:rPr>
          <w:rtl/>
        </w:rPr>
      </w:pPr>
      <w:r>
        <w:rPr>
          <w:rtl/>
        </w:rPr>
        <w:t xml:space="preserve">זאת אומרת: הדין עם </w:t>
      </w:r>
      <w:r w:rsidR="001F1175">
        <w:rPr>
          <w:rtl/>
        </w:rPr>
        <w:t>הטבח, ולכך תני</w:t>
      </w:r>
      <w:r w:rsidRPr="00F94821">
        <w:rPr>
          <w:rStyle w:val="afffffe"/>
          <w:rtl/>
        </w:rPr>
        <w:t xml:space="preserve"> 'השוחט'</w:t>
      </w:r>
      <w:r w:rsidR="001F1175">
        <w:rPr>
          <w:rStyle w:val="afffffe"/>
          <w:rtl/>
        </w:rPr>
        <w:t>.</w:t>
      </w:r>
    </w:p>
    <w:p w14:paraId="78573C00" w14:textId="178EA4DE" w:rsidR="0046556D" w:rsidRDefault="00F33DF2" w:rsidP="00F94821">
      <w:pPr>
        <w:pStyle w:val="38"/>
        <w:framePr w:wrap="notBeside"/>
        <w:rPr>
          <w:rtl/>
        </w:rPr>
      </w:pPr>
      <w:r>
        <w:rPr>
          <w:rtl/>
        </w:rPr>
        <w:t>דרש רבא:</w:t>
      </w:r>
    </w:p>
    <w:p w14:paraId="3456CD19" w14:textId="066C24C0" w:rsidR="00F33DF2" w:rsidRPr="00F64BCD" w:rsidRDefault="00F33DF2" w:rsidP="00F64BCD">
      <w:pPr>
        <w:rPr>
          <w:rtl/>
        </w:rPr>
      </w:pPr>
      <w:r w:rsidRPr="00F64BCD">
        <w:rPr>
          <w:rStyle w:val="afffff0"/>
          <w:rtl/>
        </w:rPr>
        <w:t>'מֵאֵת הָעָם'</w:t>
      </w:r>
      <w:r w:rsidRPr="00FD3AE7">
        <w:rPr>
          <w:rtl/>
        </w:rPr>
        <w:t xml:space="preserve"> - ולא מאת הכהנים, כשהוא אומר </w:t>
      </w:r>
      <w:r w:rsidRPr="00F64BCD">
        <w:rPr>
          <w:rStyle w:val="afffff0"/>
          <w:rtl/>
        </w:rPr>
        <w:t>'מֵאֵת זֹבְחֵי הַזֶּבַח'</w:t>
      </w:r>
      <w:r w:rsidRPr="00FD3AE7">
        <w:rPr>
          <w:rtl/>
        </w:rPr>
        <w:t xml:space="preserve"> </w:t>
      </w:r>
      <w:r w:rsidR="001F1175" w:rsidRPr="00FD3AE7">
        <w:rPr>
          <w:rtl/>
        </w:rPr>
        <w:t>אפי' טבח</w:t>
      </w:r>
      <w:r w:rsidRPr="00FD3AE7">
        <w:rPr>
          <w:rtl/>
        </w:rPr>
        <w:t xml:space="preserve"> כהן במשמע.</w:t>
      </w:r>
    </w:p>
    <w:p w14:paraId="45A5C9F4" w14:textId="627B6ECE" w:rsidR="0046556D" w:rsidRDefault="00F33DF2" w:rsidP="00F94821">
      <w:pPr>
        <w:pStyle w:val="38"/>
        <w:framePr w:wrap="notBeside"/>
        <w:rPr>
          <w:rtl/>
        </w:rPr>
      </w:pPr>
      <w:r>
        <w:rPr>
          <w:rtl/>
        </w:rPr>
        <w:t>ומעשה</w:t>
      </w:r>
    </w:p>
    <w:p w14:paraId="04C417A5" w14:textId="60C98486" w:rsidR="00F33DF2" w:rsidRDefault="00F33DF2" w:rsidP="00BD6C4F">
      <w:pPr>
        <w:rPr>
          <w:rtl/>
        </w:rPr>
      </w:pPr>
      <w:r>
        <w:rPr>
          <w:rtl/>
        </w:rPr>
        <w:t xml:space="preserve">מארחו של </w:t>
      </w:r>
      <w:r w:rsidRPr="00F94821">
        <w:rPr>
          <w:rStyle w:val="2fb"/>
          <w:rtl/>
        </w:rPr>
        <w:t>ר' טבלא</w:t>
      </w:r>
      <w:r>
        <w:rPr>
          <w:rtl/>
        </w:rPr>
        <w:t xml:space="preserve"> </w:t>
      </w:r>
      <w:r w:rsidR="003802BF">
        <w:rPr>
          <w:rtl/>
        </w:rPr>
        <w:t>כהן היה ודחוק, ובא לפניו,</w:t>
      </w:r>
      <w:r w:rsidR="00BD6C4F" w:rsidRPr="00C63571">
        <w:rPr>
          <w:rtl/>
        </w:rPr>
        <w:t xml:space="preserve"> </w:t>
      </w:r>
    </w:p>
    <w:p w14:paraId="04417C85" w14:textId="47E05906" w:rsidR="0046556D" w:rsidRDefault="00F33DF2" w:rsidP="00F94821">
      <w:pPr>
        <w:pStyle w:val="38"/>
        <w:framePr w:wrap="notBeside"/>
        <w:rPr>
          <w:rtl/>
        </w:rPr>
      </w:pPr>
      <w:r>
        <w:rPr>
          <w:rtl/>
        </w:rPr>
        <w:t>א"ל:</w:t>
      </w:r>
    </w:p>
    <w:p w14:paraId="5F52BCDA" w14:textId="41C61643" w:rsidR="0046556D" w:rsidRDefault="00F33DF2" w:rsidP="00BD6C4F">
      <w:pPr>
        <w:rPr>
          <w:rtl/>
        </w:rPr>
      </w:pPr>
      <w:r>
        <w:rPr>
          <w:rtl/>
        </w:rPr>
        <w:t>לך השתתף עם טבחי ישראל, שמתוך שנפטרים ממתנות ישתתפו עמך.</w:t>
      </w:r>
    </w:p>
    <w:p w14:paraId="13B2B727" w14:textId="631F74E2" w:rsidR="00F33DF2" w:rsidRDefault="00F33DF2" w:rsidP="00BD6C4F">
      <w:pPr>
        <w:rPr>
          <w:rtl/>
        </w:rPr>
      </w:pPr>
      <w:r>
        <w:rPr>
          <w:rtl/>
        </w:rPr>
        <w:t xml:space="preserve">חייבו </w:t>
      </w:r>
      <w:r w:rsidRPr="00F94821">
        <w:rPr>
          <w:rStyle w:val="2fb"/>
          <w:rtl/>
        </w:rPr>
        <w:t>ר"נ</w:t>
      </w:r>
      <w:r>
        <w:rPr>
          <w:rtl/>
        </w:rPr>
        <w:t xml:space="preserve">, א"ל: והא </w:t>
      </w:r>
      <w:r w:rsidRPr="00F94821">
        <w:rPr>
          <w:rStyle w:val="2fb"/>
          <w:rtl/>
        </w:rPr>
        <w:t>ר' טבלא</w:t>
      </w:r>
      <w:r>
        <w:rPr>
          <w:rtl/>
        </w:rPr>
        <w:t xml:space="preserve"> פטרן!</w:t>
      </w:r>
    </w:p>
    <w:p w14:paraId="0423DC6D" w14:textId="41E1EFA0" w:rsidR="0046556D" w:rsidRDefault="00F33DF2" w:rsidP="00F94821">
      <w:pPr>
        <w:pStyle w:val="38"/>
        <w:framePr w:wrap="notBeside"/>
        <w:rPr>
          <w:rtl/>
        </w:rPr>
      </w:pPr>
      <w:r>
        <w:rPr>
          <w:rtl/>
        </w:rPr>
        <w:t>א"ל:</w:t>
      </w:r>
    </w:p>
    <w:p w14:paraId="6DC049A4" w14:textId="6C147770" w:rsidR="00F33DF2" w:rsidRDefault="00F64BCD" w:rsidP="00BD6C4F">
      <w:pPr>
        <w:rPr>
          <w:rtl/>
        </w:rPr>
      </w:pPr>
      <w:r>
        <w:rPr>
          <w:rtl/>
        </w:rPr>
        <w:t>לך תן המתנות, ואי לא</w:t>
      </w:r>
      <w:r w:rsidR="00F33DF2">
        <w:rPr>
          <w:rtl/>
        </w:rPr>
        <w:t xml:space="preserve"> - אוציא לך </w:t>
      </w:r>
      <w:r w:rsidR="00F33DF2" w:rsidRPr="00F94821">
        <w:rPr>
          <w:rStyle w:val="2fb"/>
          <w:rtl/>
        </w:rPr>
        <w:t>ר' טבלא</w:t>
      </w:r>
      <w:r w:rsidR="00F33DF2">
        <w:rPr>
          <w:rtl/>
        </w:rPr>
        <w:t xml:space="preserve"> מאזנך!</w:t>
      </w:r>
      <w:r w:rsidR="00F33DF2" w:rsidRPr="00F94821">
        <w:rPr>
          <w:rStyle w:val="afffffe"/>
          <w:rtl/>
        </w:rPr>
        <w:t xml:space="preserve"> שאנדה אותך</w:t>
      </w:r>
      <w:r>
        <w:rPr>
          <w:rStyle w:val="afffffe"/>
          <w:rtl/>
        </w:rPr>
        <w:t>.</w:t>
      </w:r>
    </w:p>
    <w:p w14:paraId="6ECC0448" w14:textId="31839051" w:rsidR="0046556D" w:rsidRDefault="00F64BCD" w:rsidP="00F94821">
      <w:pPr>
        <w:pStyle w:val="38"/>
        <w:framePr w:wrap="notBeside"/>
        <w:rPr>
          <w:rtl/>
        </w:rPr>
      </w:pPr>
      <w:r>
        <w:rPr>
          <w:rtl/>
        </w:rPr>
        <w:t>ר' טבלא לר"נ:</w:t>
      </w:r>
    </w:p>
    <w:p w14:paraId="23CD3153" w14:textId="7DC93B7D" w:rsidR="0046556D" w:rsidRDefault="00F64BCD" w:rsidP="00BD6C4F">
      <w:pPr>
        <w:rPr>
          <w:rtl/>
        </w:rPr>
      </w:pPr>
      <w:r>
        <w:rPr>
          <w:rtl/>
        </w:rPr>
        <w:t>מ"ט עביד מר הכי? – דכשבא</w:t>
      </w:r>
      <w:r w:rsidR="00F33DF2">
        <w:rPr>
          <w:rtl/>
        </w:rPr>
        <w:t xml:space="preserve"> </w:t>
      </w:r>
      <w:r w:rsidR="00F33DF2" w:rsidRPr="00F94821">
        <w:rPr>
          <w:rStyle w:val="2fb"/>
          <w:rtl/>
        </w:rPr>
        <w:t>ראב"ח</w:t>
      </w:r>
      <w:r w:rsidR="00F33DF2">
        <w:rPr>
          <w:rtl/>
        </w:rPr>
        <w:t xml:space="preserve"> מדרומא,</w:t>
      </w:r>
      <w:r w:rsidR="00BD6C4F" w:rsidRPr="00C63571">
        <w:rPr>
          <w:rtl/>
        </w:rPr>
        <w:t xml:space="preserve"> </w:t>
      </w:r>
    </w:p>
    <w:p w14:paraId="4B691AEE" w14:textId="19E1F15C" w:rsidR="00F33DF2" w:rsidRDefault="00F33DF2" w:rsidP="00BD6C4F">
      <w:pPr>
        <w:rPr>
          <w:rtl/>
        </w:rPr>
      </w:pPr>
      <w:r>
        <w:rPr>
          <w:rStyle w:val="2fb"/>
          <w:rtl/>
          <w:rPrChange w:id="13760" w:author="מנוע אמוראים" w:date="2026-10-05T16:40:54Z">
            <w:rPr>
              <w:rtl/>
            </w:rPr>
          </w:rPrChange>
        </w:rPr>
        <w:t xml:space="preserve">אריב"ל</w:t>
      </w:r>
      <w:r>
        <w:rPr>
          <w:rtl/>
        </w:rPr>
        <w:t xml:space="preserve"> זקני דרום אמרו: כהן טבח </w:t>
      </w:r>
      <w:r w:rsidR="00F64BCD">
        <w:rPr>
          <w:rtl/>
        </w:rPr>
        <w:t>ב' וג' שבתות</w:t>
      </w:r>
      <w:r>
        <w:rPr>
          <w:rtl/>
        </w:rPr>
        <w:t xml:space="preserve"> - פטור מן המתנות, מכאן ואילך - חייב.</w:t>
      </w:r>
    </w:p>
    <w:p w14:paraId="308337A8" w14:textId="102F8AA2" w:rsidR="00F64BCD" w:rsidRDefault="00F33DF2" w:rsidP="00BD6C4F">
      <w:pPr>
        <w:rPr>
          <w:rtl/>
        </w:rPr>
      </w:pPr>
      <w:r>
        <w:rPr>
          <w:rtl/>
        </w:rPr>
        <w:t xml:space="preserve">א"ל: ויעשה לו </w:t>
      </w:r>
      <w:r>
        <w:rPr>
          <w:rtl/>
        </w:rPr>
        <w:t xml:space="preserve">מר </w:t>
      </w:r>
      <w:r>
        <w:rPr>
          <w:rStyle w:val="2fb"/>
          <w:rtl/>
          <w:rPrChange w:id="13761" w:author="מנוע אמוראים" w:date="2026-10-05T16:40:54Z">
            <w:rPr>
              <w:rtl/>
            </w:rPr>
          </w:rPrChange>
        </w:rPr>
        <w:t xml:space="preserve">כראב"ח</w:t>
      </w:r>
      <w:r>
        <w:rPr>
          <w:rtl/>
        </w:rPr>
        <w:t>!</w:t>
      </w:r>
    </w:p>
    <w:p w14:paraId="11E9F7AD" w14:textId="16BECB20" w:rsidR="0046556D" w:rsidRDefault="00F64BCD" w:rsidP="00FD3AE7">
      <w:pPr>
        <w:pStyle w:val="38"/>
        <w:framePr w:wrap="notBeside"/>
        <w:rPr>
          <w:rtl/>
        </w:rPr>
      </w:pPr>
      <w:r>
        <w:rPr>
          <w:rtl/>
        </w:rPr>
        <w:t>א"ל:</w:t>
      </w:r>
    </w:p>
    <w:p w14:paraId="1FF893D4" w14:textId="7BCAED64" w:rsidR="00952174" w:rsidRPr="00F64BCD" w:rsidRDefault="00171BB3" w:rsidP="00FD3AE7">
      <w:pPr>
        <w:rPr>
          <w:rtl/>
        </w:rPr>
      </w:pPr>
      <w:r w:rsidRPr="00F64BCD">
        <w:rPr>
          <w:rtl/>
        </w:rPr>
        <w:t xml:space="preserve">ה"מ בדלא קבע מסחתא, אבל כאן קבע </w:t>
      </w:r>
      <w:r w:rsidR="00F64BCD" w:rsidRPr="00F64BCD">
        <w:rPr>
          <w:rtl/>
        </w:rPr>
        <w:t>מסחתא, אטליז</w:t>
      </w:r>
      <w:r w:rsidRPr="00FD3AE7">
        <w:rPr>
          <w:rtl/>
        </w:rPr>
        <w:t xml:space="preserve"> קבוע</w:t>
      </w:r>
      <w:r w:rsidR="00F64BCD" w:rsidRPr="00FD3AE7">
        <w:rPr>
          <w:rtl/>
        </w:rPr>
        <w:t>.</w:t>
      </w:r>
    </w:p>
    <w:p w14:paraId="34BCF9F3" w14:textId="77777777" w:rsidR="00952174" w:rsidRPr="001B797B" w:rsidRDefault="00952174" w:rsidP="00952174">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Pr="001B797B">
        <w:rPr>
          <w:rFonts w:hint="cs"/>
          <w:color w:val="7B3F00"/>
          <w:rtl/>
        </w:rPr>
        <w:t>שמתא</w:t>
      </w:r>
      <w:r w:rsidRPr="001B797B">
        <w:rPr>
          <w:color w:val="7B3F00"/>
          <w:rtl/>
        </w:rPr>
        <w:t xml:space="preserve"> </w:t>
      </w:r>
      <w:r w:rsidRPr="001B797B">
        <w:rPr>
          <w:rFonts w:hint="cs"/>
          <w:color w:val="7B3F00"/>
          <w:rtl/>
        </w:rPr>
        <w:t>לכהן</w:t>
      </w:r>
      <w:r w:rsidRPr="001B797B">
        <w:rPr>
          <w:color w:val="7B3F00"/>
          <w:rtl/>
        </w:rPr>
        <w:t xml:space="preserve"> </w:t>
      </w:r>
      <w:r w:rsidRPr="001B797B">
        <w:rPr>
          <w:rFonts w:hint="cs"/>
          <w:color w:val="7B3F00"/>
          <w:rtl/>
        </w:rPr>
        <w:t>שאינו</w:t>
      </w:r>
      <w:r w:rsidRPr="001B797B">
        <w:rPr>
          <w:color w:val="7B3F00"/>
          <w:rtl/>
        </w:rPr>
        <w:t xml:space="preserve"> </w:t>
      </w:r>
      <w:r w:rsidRPr="001B797B">
        <w:rPr>
          <w:rFonts w:hint="cs"/>
          <w:color w:val="7B3F00"/>
          <w:rtl/>
        </w:rPr>
        <w:t>מפריש</w:t>
      </w:r>
      <w:r w:rsidRPr="001B797B">
        <w:rPr>
          <w:color w:val="7B3F00"/>
          <w:rtl/>
        </w:rPr>
        <w:t xml:space="preserve"> </w:t>
      </w:r>
      <w:r w:rsidRPr="001B797B">
        <w:rPr>
          <w:rFonts w:hint="cs"/>
          <w:color w:val="7B3F00"/>
          <w:rtl/>
        </w:rPr>
        <w:t>מתנות</w:t>
      </w:r>
      <w:r w:rsidRPr="001B797B">
        <w:rPr>
          <w:color w:val="7B3F00"/>
          <w:rtl/>
        </w:rPr>
        <w:t xml:space="preserve"> - </w:t>
      </w:r>
      <w:r w:rsidRPr="001B797B">
        <w:rPr>
          <w:rFonts w:hint="cs"/>
          <w:color w:val="7B3F00"/>
          <w:rtl/>
        </w:rPr>
        <w:t>וקנס</w:t>
      </w:r>
      <w:r w:rsidRPr="001B797B">
        <w:rPr>
          <w:color w:val="7B3F00"/>
          <w:rtl/>
        </w:rPr>
        <w:t xml:space="preserve"> </w:t>
      </w:r>
      <w:r w:rsidRPr="001B797B">
        <w:rPr>
          <w:rFonts w:hint="cs"/>
          <w:color w:val="7B3F00"/>
          <w:rtl/>
        </w:rPr>
        <w:t>בלא</w:t>
      </w:r>
      <w:r w:rsidRPr="001B797B">
        <w:rPr>
          <w:color w:val="7B3F00"/>
          <w:rtl/>
        </w:rPr>
        <w:t xml:space="preserve"> </w:t>
      </w:r>
      <w:r w:rsidRPr="001B797B">
        <w:rPr>
          <w:rFonts w:hint="cs"/>
          <w:color w:val="7B3F00"/>
          <w:rtl/>
        </w:rPr>
        <w:t>התראה</w:t>
      </w:r>
    </w:p>
    <w:p w14:paraId="57CF5601" w14:textId="20B0ABD6" w:rsidR="0046556D" w:rsidRDefault="00952174" w:rsidP="00F94821">
      <w:pPr>
        <w:pStyle w:val="38"/>
        <w:framePr w:wrap="notBeside"/>
        <w:rPr>
          <w:rtl/>
        </w:rPr>
      </w:pPr>
      <w:r>
        <w:rPr>
          <w:rtl/>
        </w:rPr>
        <w:t>ר"ח:</w:t>
      </w:r>
    </w:p>
    <w:p w14:paraId="1D826F4D" w14:textId="7D1A9461" w:rsidR="00952174" w:rsidRDefault="00F64BCD" w:rsidP="00BD6C4F">
      <w:pPr>
        <w:rPr>
          <w:rtl/>
        </w:rPr>
      </w:pPr>
      <w:r>
        <w:rPr>
          <w:rtl/>
        </w:rPr>
        <w:t>כהן שאינו מפריש מתנות - בשמתא</w:t>
      </w:r>
      <w:r w:rsidR="00952174">
        <w:rPr>
          <w:rtl/>
        </w:rPr>
        <w:t xml:space="preserve"> דאלהי ישראל.</w:t>
      </w:r>
    </w:p>
    <w:p w14:paraId="48233A02" w14:textId="325261E5" w:rsidR="0046556D" w:rsidRDefault="00952174" w:rsidP="00F94821">
      <w:pPr>
        <w:pStyle w:val="38"/>
        <w:framePr w:wrap="notBeside"/>
        <w:rPr>
          <w:rtl/>
        </w:rPr>
      </w:pPr>
      <w:r>
        <w:rPr>
          <w:rtl/>
        </w:rPr>
        <w:t>רבר"ש:</w:t>
      </w:r>
    </w:p>
    <w:p w14:paraId="48764730" w14:textId="47635491" w:rsidR="00952174" w:rsidRDefault="00952174" w:rsidP="00BD6C4F">
      <w:pPr>
        <w:rPr>
          <w:rtl/>
        </w:rPr>
      </w:pPr>
      <w:r>
        <w:rPr>
          <w:rtl/>
        </w:rPr>
        <w:t xml:space="preserve">טבחי דהוצל עומדים בשמתא </w:t>
      </w:r>
      <w:r w:rsidRPr="001B797B">
        <w:rPr>
          <w:rStyle w:val="2fb"/>
          <w:rtl/>
        </w:rPr>
        <w:t>ד</w:t>
      </w:r>
      <w:r w:rsidRPr="00531E58">
        <w:rPr>
          <w:rStyle w:val="2fb"/>
          <w:rtl/>
        </w:rPr>
        <w:t>ר"ח</w:t>
      </w:r>
      <w:r>
        <w:rPr>
          <w:rtl/>
        </w:rPr>
        <w:t xml:space="preserve"> כ"ב שנה.</w:t>
      </w:r>
    </w:p>
    <w:p w14:paraId="0A7529CF" w14:textId="1DB51F16" w:rsidR="0046556D" w:rsidRDefault="00952174" w:rsidP="00F94821">
      <w:pPr>
        <w:pStyle w:val="38"/>
        <w:framePr w:wrap="notBeside"/>
        <w:rPr>
          <w:rtl/>
        </w:rPr>
      </w:pPr>
      <w:r>
        <w:rPr>
          <w:rtl/>
        </w:rPr>
        <w:t>ולמאי הלכתא?</w:t>
      </w:r>
    </w:p>
    <w:p w14:paraId="4BD19DD3" w14:textId="65D6A3C1" w:rsidR="0046556D" w:rsidRDefault="00952174" w:rsidP="00BD6C4F">
      <w:pPr>
        <w:rPr>
          <w:rtl/>
        </w:rPr>
      </w:pPr>
      <w:r>
        <w:rPr>
          <w:b/>
          <w:bCs/>
          <w:rtl/>
        </w:rPr>
        <w:t xml:space="preserve">לא דיותר לא מנדים, דעל מ"ע </w:t>
      </w:r>
      <w:r w:rsidR="00F64BCD">
        <w:rPr>
          <w:b/>
          <w:bCs/>
          <w:rtl/>
        </w:rPr>
        <w:t>מכין עד</w:t>
      </w:r>
      <w:r>
        <w:rPr>
          <w:b/>
          <w:bCs/>
          <w:rtl/>
        </w:rPr>
        <w:t xml:space="preserve"> שתצא נפשו, אלא </w:t>
      </w:r>
      <w:r w:rsidR="00F64BCD">
        <w:rPr>
          <w:b/>
          <w:bCs/>
          <w:rtl/>
        </w:rPr>
        <w:t>דקנסינן בלא</w:t>
      </w:r>
      <w:r>
        <w:rPr>
          <w:b/>
          <w:bCs/>
          <w:rtl/>
        </w:rPr>
        <w:t xml:space="preserve"> התראה,</w:t>
      </w:r>
    </w:p>
    <w:p w14:paraId="74574988" w14:textId="637E2995" w:rsidR="00952174" w:rsidRDefault="00952174" w:rsidP="00BD6C4F">
      <w:pPr>
        <w:rPr>
          <w:rtl/>
        </w:rPr>
      </w:pPr>
      <w:r w:rsidRPr="001B797B">
        <w:rPr>
          <w:rStyle w:val="2fb"/>
          <w:rtl/>
        </w:rPr>
        <w:t>כד</w:t>
      </w:r>
      <w:r w:rsidRPr="00531E58">
        <w:rPr>
          <w:rStyle w:val="2fb"/>
          <w:rtl/>
        </w:rPr>
        <w:t>רבא</w:t>
      </w:r>
      <w:r>
        <w:rPr>
          <w:rtl/>
        </w:rPr>
        <w:t xml:space="preserve"> דקנס כל הירך, </w:t>
      </w:r>
      <w:r w:rsidRPr="001B797B">
        <w:rPr>
          <w:rStyle w:val="2fb"/>
          <w:rtl/>
        </w:rPr>
        <w:t>ו</w:t>
      </w:r>
      <w:r w:rsidRPr="00531E58">
        <w:rPr>
          <w:rStyle w:val="2fb"/>
          <w:rtl/>
        </w:rPr>
        <w:t>רנב"י</w:t>
      </w:r>
      <w:r>
        <w:rPr>
          <w:rtl/>
        </w:rPr>
        <w:t xml:space="preserve"> קנס אפי' טליתו.</w:t>
      </w:r>
    </w:p>
    <w:p w14:paraId="43A08743" w14:textId="0B5C7092" w:rsidR="0046556D" w:rsidRDefault="00952174" w:rsidP="00F94821">
      <w:pPr>
        <w:pStyle w:val="38"/>
        <w:framePr w:wrap="notBeside"/>
        <w:rPr>
          <w:rtl/>
        </w:rPr>
      </w:pPr>
      <w:r>
        <w:rPr>
          <w:rtl/>
        </w:rPr>
        <w:t>ור"ח:</w:t>
      </w:r>
    </w:p>
    <w:p w14:paraId="343F2625" w14:textId="1735C286" w:rsidR="00952174" w:rsidRDefault="00952174" w:rsidP="00BD6C4F">
      <w:pPr>
        <w:rPr>
          <w:rtl/>
        </w:rPr>
      </w:pPr>
      <w:r>
        <w:rPr>
          <w:rtl/>
        </w:rPr>
        <w:t>זרוע לאחד, וקבה לאחד, לחיים לשנים.</w:t>
      </w:r>
    </w:p>
    <w:p w14:paraId="0071E67E" w14:textId="15032214" w:rsidR="0046556D" w:rsidRDefault="00952174" w:rsidP="00F94821">
      <w:pPr>
        <w:pStyle w:val="38"/>
        <w:framePr w:wrap="notBeside"/>
        <w:rPr>
          <w:rtl/>
        </w:rPr>
      </w:pPr>
      <w:r>
        <w:rPr>
          <w:rtl/>
        </w:rPr>
        <w:t>ואין להקשות</w:t>
      </w:r>
    </w:p>
    <w:p w14:paraId="6C9270EB" w14:textId="032683E4" w:rsidR="00952174" w:rsidRDefault="00F64BCD" w:rsidP="00BD6C4F">
      <w:pPr>
        <w:rPr>
          <w:rtl/>
        </w:rPr>
      </w:pPr>
      <w:r w:rsidRPr="008B2609">
        <w:rPr>
          <w:rStyle w:val="afffff5"/>
          <w:rtl/>
        </w:rPr>
        <w:t>דכשבא ריב"י</w:t>
      </w:r>
      <w:r w:rsidR="00952174" w:rsidRPr="008B2609">
        <w:rPr>
          <w:rStyle w:val="afffff5"/>
          <w:rtl/>
        </w:rPr>
        <w:t xml:space="preserve"> אמר: במערבא</w:t>
      </w:r>
      <w:r w:rsidR="00952174">
        <w:rPr>
          <w:rtl/>
        </w:rPr>
        <w:t xml:space="preserve"> </w:t>
      </w:r>
      <w:r>
        <w:rPr>
          <w:rtl/>
        </w:rPr>
        <w:t>חולקים עצם</w:t>
      </w:r>
      <w:r w:rsidR="00952174">
        <w:rPr>
          <w:rtl/>
        </w:rPr>
        <w:t xml:space="preserve"> עצם – דשם </w:t>
      </w:r>
      <w:r>
        <w:rPr>
          <w:rtl/>
        </w:rPr>
        <w:t>בשור, שהוא</w:t>
      </w:r>
      <w:r w:rsidR="00952174" w:rsidRPr="00F94821">
        <w:rPr>
          <w:rStyle w:val="afffffe"/>
          <w:rtl/>
        </w:rPr>
        <w:t xml:space="preserve"> גדול</w:t>
      </w:r>
      <w:r>
        <w:rPr>
          <w:rStyle w:val="afffffe"/>
          <w:rtl/>
        </w:rPr>
        <w:t>.</w:t>
      </w:r>
    </w:p>
    <w:p w14:paraId="2CA41863" w14:textId="0783F674" w:rsidR="0046556D" w:rsidRDefault="00952174" w:rsidP="00F94821">
      <w:pPr>
        <w:pStyle w:val="38"/>
        <w:framePr w:wrap="notBeside"/>
        <w:rPr>
          <w:rtl/>
        </w:rPr>
      </w:pPr>
      <w:r>
        <w:rPr>
          <w:rtl/>
        </w:rPr>
        <w:t>רבב"ח מרי"ו:</w:t>
      </w:r>
    </w:p>
    <w:p w14:paraId="1F57B21D" w14:textId="45A9A0FD" w:rsidR="00952174" w:rsidRDefault="00BD6C4F" w:rsidP="00BD6C4F">
      <w:pPr>
        <w:rPr>
          <w:rtl/>
        </w:rPr>
      </w:pPr>
      <w:r w:rsidRPr="00C63571">
        <w:rPr>
          <w:rtl/>
        </w:rPr>
        <w:t>אסור לאכול מבהמה שלא הורמה מתנותיה.</w:t>
      </w:r>
    </w:p>
    <w:p w14:paraId="2E4852AD" w14:textId="7C107B50" w:rsidR="0046556D" w:rsidRDefault="00952174" w:rsidP="00F94821">
      <w:pPr>
        <w:pStyle w:val="38"/>
        <w:framePr w:wrap="notBeside"/>
        <w:rPr>
          <w:rtl/>
        </w:rPr>
      </w:pPr>
      <w:r>
        <w:rPr>
          <w:rtl/>
        </w:rPr>
        <w:t>ורבב"ח מרי"ו:</w:t>
      </w:r>
    </w:p>
    <w:p w14:paraId="5CE241BD" w14:textId="5CCF10A1" w:rsidR="00952174" w:rsidRDefault="00BD6C4F" w:rsidP="00BD6C4F">
      <w:pPr>
        <w:rPr>
          <w:rtl/>
        </w:rPr>
      </w:pPr>
      <w:r w:rsidRPr="00C63571">
        <w:rPr>
          <w:rtl/>
        </w:rPr>
        <w:t xml:space="preserve">כל האוכל מבהמה שלא הורמה מתנותיה - </w:t>
      </w:r>
      <w:r w:rsidR="00952174">
        <w:rPr>
          <w:rtl/>
        </w:rPr>
        <w:t>כאילו אוכל טבלים, ולית הלכתא כוותיה.</w:t>
      </w:r>
    </w:p>
    <w:p w14:paraId="27988B7B" w14:textId="63F58453" w:rsidR="0046556D" w:rsidRDefault="00952174" w:rsidP="00F94821">
      <w:pPr>
        <w:pStyle w:val="38"/>
        <w:framePr w:wrap="notBeside"/>
        <w:rPr>
          <w:rtl/>
        </w:rPr>
      </w:pPr>
      <w:r>
        <w:rPr>
          <w:rtl/>
        </w:rPr>
        <w:lastRenderedPageBreak/>
        <w:t>ר"ח:</w:t>
      </w:r>
    </w:p>
    <w:p w14:paraId="6EB1FA2D" w14:textId="2F40439B" w:rsidR="00952174" w:rsidRDefault="00BD6C4F" w:rsidP="00BD6C4F">
      <w:pPr>
        <w:rPr>
          <w:rtl/>
        </w:rPr>
      </w:pPr>
      <w:r w:rsidRPr="00C63571">
        <w:rPr>
          <w:rtl/>
        </w:rPr>
        <w:t xml:space="preserve">מתנות כהונה </w:t>
      </w:r>
      <w:r w:rsidR="00952174">
        <w:rPr>
          <w:rtl/>
        </w:rPr>
        <w:t>אין נאכלות אלא צלי ובחרדל, ד'</w:t>
      </w:r>
      <w:r w:rsidR="00952174" w:rsidRPr="00F94821">
        <w:rPr>
          <w:rStyle w:val="afffff0"/>
          <w:rtl/>
        </w:rPr>
        <w:t>לְמָשְׁחָה</w:t>
      </w:r>
      <w:r w:rsidR="00952174">
        <w:rPr>
          <w:rtl/>
        </w:rPr>
        <w:t xml:space="preserve">' - </w:t>
      </w:r>
      <w:r w:rsidR="00952174">
        <w:rPr>
          <w:rFonts w:ascii="FrankRuehl" w:hAnsi="FrankRuehl" w:hint="cs"/>
          <w:rtl/>
        </w:rPr>
        <w:t>לגדולה</w:t>
      </w:r>
      <w:r w:rsidR="00952174">
        <w:rPr>
          <w:rtl/>
        </w:rPr>
        <w:t>,</w:t>
      </w:r>
      <w:r w:rsidRPr="00C63571">
        <w:rPr>
          <w:rtl/>
        </w:rPr>
        <w:t xml:space="preserve"> כדרך שהמלכים אוכלים.</w:t>
      </w:r>
    </w:p>
    <w:p w14:paraId="222BBA9A" w14:textId="00343A6C" w:rsidR="0046556D" w:rsidRDefault="00952174" w:rsidP="00F94821">
      <w:pPr>
        <w:pStyle w:val="38"/>
        <w:framePr w:wrap="notBeside"/>
        <w:rPr>
          <w:rtl/>
        </w:rPr>
      </w:pPr>
      <w:r>
        <w:rPr>
          <w:rtl/>
        </w:rPr>
        <w:t>ור"ח:</w:t>
      </w:r>
    </w:p>
    <w:p w14:paraId="0CD79FF1" w14:textId="03502F63" w:rsidR="00952174" w:rsidRDefault="00952174" w:rsidP="00BD6C4F">
      <w:pPr>
        <w:rPr>
          <w:rtl/>
        </w:rPr>
      </w:pPr>
      <w:r>
        <w:rPr>
          <w:rtl/>
        </w:rPr>
        <w:t>כ"ד מתנות כהונה, כל כהן</w:t>
      </w:r>
      <w:r w:rsidR="00BD6C4F" w:rsidRPr="00C63571">
        <w:rPr>
          <w:rtl/>
        </w:rPr>
        <w:t xml:space="preserve"> שאינו בקי בהן - אין נותנין </w:t>
      </w:r>
      <w:r>
        <w:rPr>
          <w:rtl/>
        </w:rPr>
        <w:t>לו מתנה.</w:t>
      </w:r>
    </w:p>
    <w:p w14:paraId="02A257AA" w14:textId="569E2AAA" w:rsidR="0046556D" w:rsidRDefault="00952174" w:rsidP="00F94821">
      <w:pPr>
        <w:pStyle w:val="38"/>
        <w:framePr w:wrap="notBeside"/>
        <w:rPr>
          <w:rtl/>
        </w:rPr>
      </w:pPr>
      <w:r>
        <w:rPr>
          <w:rtl/>
        </w:rPr>
        <w:t>ולא היא, דתניא רש"א:</w:t>
      </w:r>
    </w:p>
    <w:p w14:paraId="1795DC71" w14:textId="788E450F" w:rsidR="00952174" w:rsidRDefault="00BD6C4F" w:rsidP="00BD6C4F">
      <w:pPr>
        <w:rPr>
          <w:rtl/>
        </w:rPr>
      </w:pPr>
      <w:r w:rsidRPr="00C63571">
        <w:rPr>
          <w:rtl/>
        </w:rPr>
        <w:t xml:space="preserve">כל כהן שאינו מודה בעבודה - </w:t>
      </w:r>
      <w:r w:rsidR="00952174">
        <w:rPr>
          <w:rtl/>
        </w:rPr>
        <w:t>אין לו חלק בכהונה, ד'</w:t>
      </w:r>
      <w:r w:rsidR="00952174" w:rsidRPr="00F94821">
        <w:rPr>
          <w:rStyle w:val="afffff0"/>
          <w:rtl/>
        </w:rPr>
        <w:t>הַמַּקְרִיב אֶת דַּם הַשְּׁלָמִים וְאֶת הַחֵלֶב מִבְּנֵי אַהֲרֹן לוֹ תִהְיֶה שׁוֹק הַיָּמִין לְמָנָה</w:t>
      </w:r>
      <w:r w:rsidR="00952174">
        <w:rPr>
          <w:rtl/>
        </w:rPr>
        <w:t>',</w:t>
      </w:r>
    </w:p>
    <w:p w14:paraId="0BA3C67E" w14:textId="10C8A47B" w:rsidR="00952174" w:rsidRDefault="00F64BCD" w:rsidP="00BD6C4F">
      <w:pPr>
        <w:rPr>
          <w:rtl/>
        </w:rPr>
      </w:pPr>
      <w:r>
        <w:rPr>
          <w:rtl/>
        </w:rPr>
        <w:t>אין לי אלא זה, מנין</w:t>
      </w:r>
      <w:r w:rsidR="00952174">
        <w:rPr>
          <w:rtl/>
        </w:rPr>
        <w:t xml:space="preserve"> לרבות ט"ו עבודות: היציקות, הבלילות, הפתיתות, המליחות, התנופות, ההגשות, הקמיצות, ההקטרות,</w:t>
      </w:r>
    </w:p>
    <w:p w14:paraId="2909C8F2" w14:textId="77E5F122" w:rsidR="0046556D" w:rsidRDefault="00952174" w:rsidP="00BD6C4F">
      <w:pPr>
        <w:rPr>
          <w:rtl/>
        </w:rPr>
      </w:pPr>
      <w:r>
        <w:rPr>
          <w:rtl/>
        </w:rPr>
        <w:t xml:space="preserve">המליקות, הקבלות, ההזאות, השקאת סוטה, עריפת עגלה, טהרת מצורע, ונשיאות כפים בפנים </w:t>
      </w:r>
      <w:r w:rsidR="00F64BCD">
        <w:rPr>
          <w:rtl/>
        </w:rPr>
        <w:t>ובחוץ – ד'מִבְּנֵי</w:t>
      </w:r>
      <w:r w:rsidRPr="00F94821">
        <w:rPr>
          <w:rStyle w:val="afffff0"/>
          <w:rtl/>
        </w:rPr>
        <w:t xml:space="preserve"> אַהֲרֹן</w:t>
      </w:r>
      <w:r>
        <w:rPr>
          <w:rtl/>
        </w:rPr>
        <w:t>', עבודה האמורה לבני אהרן,</w:t>
      </w:r>
      <w:r w:rsidR="00BD6C4F" w:rsidRPr="00C63571">
        <w:rPr>
          <w:rtl/>
        </w:rPr>
        <w:t xml:space="preserve"> </w:t>
      </w:r>
    </w:p>
    <w:p w14:paraId="776EC63D" w14:textId="49D2C709" w:rsidR="0046556D" w:rsidRDefault="00F64BCD" w:rsidP="00BD6C4F">
      <w:pPr>
        <w:rPr>
          <w:rtl/>
        </w:rPr>
      </w:pPr>
      <w:r>
        <w:rPr>
          <w:rFonts w:ascii="BA Franknatan Regular" w:hAnsi="BA Franknatan Regular"/>
          <w:rtl/>
        </w:rPr>
        <w:t>וכל שאינו מודה בה אין לו חלק בכהונה –</w:t>
      </w:r>
      <w:r w:rsidR="00952174">
        <w:rPr>
          <w:rFonts w:ascii="BA Franknatan Regular" w:hAnsi="BA Franknatan Regular"/>
          <w:rtl/>
        </w:rPr>
        <w:t xml:space="preserve"> טעמא דאינו מודה, הא מודה אף שאינו בקי.</w:t>
      </w:r>
    </w:p>
    <w:p w14:paraId="0B8CEE79" w14:textId="77777777" w:rsidR="00952174" w:rsidRDefault="00BD6C4F" w:rsidP="00F07436">
      <w:pPr>
        <w:pStyle w:val="afff3"/>
        <w:framePr w:wrap="around"/>
        <w:rPr>
          <w:rtl/>
        </w:rPr>
      </w:pPr>
      <w:r>
        <w:rPr>
          <w:rFonts w:hint="cs"/>
          <w:rtl/>
        </w:rPr>
        <w:t>קלג.</w:t>
      </w:r>
    </w:p>
    <w:p w14:paraId="6FB814F2" w14:textId="29ED3166" w:rsidR="00BD6C4F" w:rsidRPr="00C63571" w:rsidRDefault="00952174" w:rsidP="00F94821">
      <w:pPr>
        <w:pStyle w:val="38"/>
        <w:framePr w:wrap="notBeside"/>
        <w:rPr>
          <w:rtl/>
        </w:rPr>
      </w:pPr>
      <w:r>
        <w:rPr>
          <w:rtl/>
        </w:rPr>
        <w:t>ראבר"ה מרב:</w:t>
      </w:r>
    </w:p>
    <w:p w14:paraId="4AEF42AC" w14:textId="48D2CADA" w:rsidR="00952174" w:rsidRDefault="00BD6C4F" w:rsidP="00BD6C4F">
      <w:pPr>
        <w:rPr>
          <w:rtl/>
        </w:rPr>
      </w:pPr>
      <w:r w:rsidRPr="00C63571">
        <w:rPr>
          <w:rtl/>
        </w:rPr>
        <w:t xml:space="preserve">חוטין שבלחי אסורים, וכל כהן </w:t>
      </w:r>
      <w:r w:rsidR="00952174">
        <w:rPr>
          <w:rtl/>
        </w:rPr>
        <w:t>שאינו יודע ליטלן - אין נותנין לו מתנה.</w:t>
      </w:r>
    </w:p>
    <w:p w14:paraId="04087709" w14:textId="621140C9" w:rsidR="0046556D" w:rsidRDefault="00952174" w:rsidP="00F94821">
      <w:pPr>
        <w:pStyle w:val="38"/>
        <w:framePr w:wrap="notBeside"/>
        <w:rPr>
          <w:rtl/>
        </w:rPr>
      </w:pPr>
      <w:r>
        <w:rPr>
          <w:rtl/>
        </w:rPr>
        <w:t>ולא היא</w:t>
      </w:r>
    </w:p>
    <w:p w14:paraId="4D20758A" w14:textId="301006D4" w:rsidR="00952174" w:rsidRDefault="00952174" w:rsidP="00BD6C4F">
      <w:pPr>
        <w:rPr>
          <w:rtl/>
        </w:rPr>
      </w:pPr>
      <w:r>
        <w:rPr>
          <w:rtl/>
        </w:rPr>
        <w:t xml:space="preserve">אי בצלי - זבים ויוצאים, </w:t>
      </w:r>
      <w:r w:rsidR="00F64BCD">
        <w:rPr>
          <w:rtl/>
        </w:rPr>
        <w:t>ואי לקדרה - מחתכן ומולחן וזבים.</w:t>
      </w:r>
    </w:p>
    <w:p w14:paraId="53CB5621" w14:textId="686D88A8" w:rsidR="0046556D" w:rsidRDefault="00952174" w:rsidP="00F94821">
      <w:pPr>
        <w:pStyle w:val="38"/>
        <w:framePr w:wrap="notBeside"/>
        <w:rPr>
          <w:rtl/>
        </w:rPr>
      </w:pPr>
      <w:r>
        <w:rPr>
          <w:rtl/>
        </w:rPr>
        <w:t>רבא:</w:t>
      </w:r>
    </w:p>
    <w:p w14:paraId="1D7BC339" w14:textId="2EF0A940" w:rsidR="00952174" w:rsidRDefault="00952174" w:rsidP="00BD6C4F">
      <w:pPr>
        <w:rPr>
          <w:rtl/>
        </w:rPr>
      </w:pPr>
      <w:r>
        <w:rPr>
          <w:rtl/>
        </w:rPr>
        <w:t xml:space="preserve">ניסנו </w:t>
      </w:r>
      <w:r w:rsidRPr="00F94821">
        <w:rPr>
          <w:rStyle w:val="2fb"/>
          <w:rtl/>
        </w:rPr>
        <w:t>רב יוסף</w:t>
      </w:r>
      <w:r>
        <w:rPr>
          <w:rtl/>
        </w:rPr>
        <w:t xml:space="preserve">: כהן שחוטף מתנות, מחבב מצוה </w:t>
      </w:r>
      <w:r w:rsidR="00F64BCD">
        <w:rPr>
          <w:rtl/>
        </w:rPr>
        <w:t>או מזלזל? ופשטנו:</w:t>
      </w:r>
      <w:r>
        <w:rPr>
          <w:rtl/>
        </w:rPr>
        <w:t xml:space="preserve"> '</w:t>
      </w:r>
      <w:r w:rsidRPr="00F94821">
        <w:rPr>
          <w:rStyle w:val="afffff0"/>
          <w:rtl/>
        </w:rPr>
        <w:t>וְנָתַן</w:t>
      </w:r>
      <w:r>
        <w:rPr>
          <w:rtl/>
        </w:rPr>
        <w:t>' - ולא שיטול מעצמו.</w:t>
      </w:r>
    </w:p>
    <w:p w14:paraId="3AB4233B" w14:textId="7935BC0A" w:rsidR="0046556D" w:rsidRDefault="00952174" w:rsidP="00F94821">
      <w:pPr>
        <w:pStyle w:val="38"/>
        <w:framePr w:wrap="notBeside"/>
        <w:rPr>
          <w:rtl/>
        </w:rPr>
      </w:pPr>
      <w:r>
        <w:rPr>
          <w:rtl/>
        </w:rPr>
        <w:t>אביי:</w:t>
      </w:r>
    </w:p>
    <w:p w14:paraId="5F0E1E0B" w14:textId="0F2E4207" w:rsidR="00952174" w:rsidRDefault="00952174" w:rsidP="00BD6C4F">
      <w:pPr>
        <w:rPr>
          <w:rtl/>
        </w:rPr>
      </w:pPr>
      <w:r>
        <w:rPr>
          <w:rtl/>
        </w:rPr>
        <w:t xml:space="preserve">מתחילה סברתי </w:t>
      </w:r>
      <w:r w:rsidR="00F64BCD">
        <w:rPr>
          <w:rtl/>
        </w:rPr>
        <w:t>שהחוטף מחבב מצוה, כששמעתי</w:t>
      </w:r>
      <w:r>
        <w:rPr>
          <w:rtl/>
        </w:rPr>
        <w:t xml:space="preserve"> '</w:t>
      </w:r>
      <w:r w:rsidRPr="00F94821">
        <w:rPr>
          <w:rStyle w:val="afffff0"/>
          <w:rtl/>
        </w:rPr>
        <w:t>וְנָתַן</w:t>
      </w:r>
      <w:r>
        <w:rPr>
          <w:rtl/>
        </w:rPr>
        <w:t>' ולא שיטול מעצמו - לא חטפתי, אלא אמרתי הבו לי,</w:t>
      </w:r>
    </w:p>
    <w:p w14:paraId="4DA15594" w14:textId="77777777" w:rsidR="00F21701" w:rsidRDefault="00F64BCD" w:rsidP="008B2609">
      <w:pPr>
        <w:pStyle w:val="38"/>
        <w:framePr w:wrap="notBeside"/>
        <w:rPr>
          <w:rtl/>
        </w:rPr>
      </w:pPr>
      <w:r>
        <w:rPr>
          <w:rtl/>
        </w:rPr>
        <w:t xml:space="preserve">וכששמעתי דתניא: </w:t>
      </w:r>
    </w:p>
    <w:p w14:paraId="2BB84FD9" w14:textId="585846CF" w:rsidR="0046556D" w:rsidRDefault="00F64BCD" w:rsidP="00BD6C4F">
      <w:pPr>
        <w:rPr>
          <w:rtl/>
        </w:rPr>
      </w:pPr>
      <w:r>
        <w:rPr>
          <w:rtl/>
        </w:rPr>
        <w:t>'וַיִּטּוּ</w:t>
      </w:r>
      <w:r w:rsidR="00952174" w:rsidRPr="00F94821">
        <w:rPr>
          <w:rStyle w:val="afffff0"/>
          <w:rtl/>
        </w:rPr>
        <w:t xml:space="preserve"> אַחֲרֵי </w:t>
      </w:r>
      <w:r>
        <w:rPr>
          <w:rStyle w:val="afffff0"/>
          <w:rtl/>
        </w:rPr>
        <w:t xml:space="preserve">הַבָּצַע', </w:t>
      </w:r>
      <w:r w:rsidRPr="008B2609">
        <w:rPr>
          <w:rStyle w:val="afffff5"/>
          <w:rtl/>
        </w:rPr>
        <w:t>ר"מ</w:t>
      </w:r>
      <w:r w:rsidR="00952174" w:rsidRPr="008B2609">
        <w:rPr>
          <w:rStyle w:val="afffff5"/>
          <w:rtl/>
        </w:rPr>
        <w:t xml:space="preserve">: </w:t>
      </w:r>
      <w:r w:rsidR="00952174">
        <w:rPr>
          <w:rtl/>
        </w:rPr>
        <w:t>בני שמואל חלקם שאלו בפיהם - גם לומר לא אמרתי, ואי נתנו לי לקחתי,</w:t>
      </w:r>
    </w:p>
    <w:p w14:paraId="460B9A6A" w14:textId="77777777" w:rsidR="00F21701" w:rsidRDefault="00F64BCD" w:rsidP="008B2609">
      <w:pPr>
        <w:pStyle w:val="38"/>
        <w:framePr w:wrap="notBeside"/>
        <w:rPr>
          <w:rtl/>
        </w:rPr>
      </w:pPr>
      <w:r>
        <w:rPr>
          <w:rtl/>
        </w:rPr>
        <w:t>וכששמעתי דתניא:</w:t>
      </w:r>
    </w:p>
    <w:p w14:paraId="48AE763E" w14:textId="1C8150FA" w:rsidR="00952174" w:rsidRDefault="00F64BCD" w:rsidP="00BD6C4F">
      <w:pPr>
        <w:rPr>
          <w:rtl/>
        </w:rPr>
      </w:pPr>
      <w:r>
        <w:rPr>
          <w:rtl/>
        </w:rPr>
        <w:t>הצנועים</w:t>
      </w:r>
      <w:r w:rsidR="00952174">
        <w:rPr>
          <w:rtl/>
        </w:rPr>
        <w:t xml:space="preserve"> מושכין ידיהם והגרגרנים חולקים - גם ליקח לא לקחתי, לבד מעיוה"כ להחזיק עצמי בכהנים.</w:t>
      </w:r>
    </w:p>
    <w:p w14:paraId="11F59243" w14:textId="141B3F77" w:rsidR="00952174" w:rsidRDefault="00952174" w:rsidP="00BD6C4F">
      <w:pPr>
        <w:rPr>
          <w:rtl/>
        </w:rPr>
      </w:pPr>
      <w:r>
        <w:rPr>
          <w:rtl/>
        </w:rPr>
        <w:t xml:space="preserve">ולפרוס ידיו כל השנה - </w:t>
      </w:r>
      <w:r w:rsidR="00F64BCD">
        <w:rPr>
          <w:rtl/>
        </w:rPr>
        <w:t>הזמן אנסו, שלימד</w:t>
      </w:r>
      <w:r w:rsidRPr="00F94821">
        <w:rPr>
          <w:rStyle w:val="afffffe"/>
          <w:rtl/>
        </w:rPr>
        <w:t xml:space="preserve"> תורה לאחרים</w:t>
      </w:r>
      <w:r w:rsidR="00F64BCD">
        <w:rPr>
          <w:rStyle w:val="afffffe"/>
          <w:rtl/>
        </w:rPr>
        <w:t>.</w:t>
      </w:r>
    </w:p>
    <w:p w14:paraId="0B29417B" w14:textId="6CDDBF02" w:rsidR="0046556D" w:rsidRDefault="00952174" w:rsidP="00F94821">
      <w:pPr>
        <w:pStyle w:val="38"/>
        <w:framePr w:wrap="notBeside"/>
        <w:rPr>
          <w:rtl/>
        </w:rPr>
      </w:pPr>
      <w:r>
        <w:rPr>
          <w:rtl/>
        </w:rPr>
        <w:t>רב יוסף:</w:t>
      </w:r>
    </w:p>
    <w:p w14:paraId="7E0EB338" w14:textId="4BF9BC81" w:rsidR="00952174" w:rsidRDefault="00F64BCD" w:rsidP="00BD6C4F">
      <w:pPr>
        <w:rPr>
          <w:rtl/>
        </w:rPr>
      </w:pPr>
      <w:r>
        <w:rPr>
          <w:rtl/>
        </w:rPr>
        <w:t>מי שיש</w:t>
      </w:r>
      <w:r w:rsidR="00952174">
        <w:rPr>
          <w:rtl/>
        </w:rPr>
        <w:t xml:space="preserve"> לו ת"ח כהן בשכנותו ודחוק לו - יזכה לו מתנה אף שלא באה לידו, במכירי כהונה ולויה.</w:t>
      </w:r>
    </w:p>
    <w:p w14:paraId="48C1D2DE" w14:textId="452A2D0A" w:rsidR="0046556D" w:rsidRDefault="00952174" w:rsidP="00F94821">
      <w:pPr>
        <w:pStyle w:val="38"/>
        <w:framePr w:wrap="notBeside"/>
        <w:rPr>
          <w:rtl/>
        </w:rPr>
      </w:pPr>
      <w:r>
        <w:rPr>
          <w:rtl/>
        </w:rPr>
        <w:t>ומעשה</w:t>
      </w:r>
    </w:p>
    <w:p w14:paraId="4CED89F8" w14:textId="420B33BA" w:rsidR="00952174" w:rsidRDefault="00BD6C4F" w:rsidP="00BD6C4F">
      <w:pPr>
        <w:rPr>
          <w:rtl/>
        </w:rPr>
      </w:pPr>
      <w:r w:rsidRPr="00F94821">
        <w:rPr>
          <w:rStyle w:val="2fb"/>
          <w:rtl/>
        </w:rPr>
        <w:t>רבא</w:t>
      </w:r>
      <w:r w:rsidRPr="00C63571">
        <w:rPr>
          <w:rtl/>
        </w:rPr>
        <w:t xml:space="preserve"> </w:t>
      </w:r>
      <w:r w:rsidRPr="001B797B">
        <w:rPr>
          <w:rStyle w:val="2fb"/>
          <w:rtl/>
        </w:rPr>
        <w:t>ו</w:t>
      </w:r>
      <w:r w:rsidRPr="00531E58">
        <w:rPr>
          <w:rStyle w:val="2fb"/>
          <w:rtl/>
        </w:rPr>
        <w:t>רב ספרא</w:t>
      </w:r>
      <w:r w:rsidRPr="00C63571">
        <w:rPr>
          <w:rtl/>
        </w:rPr>
        <w:t xml:space="preserve"> </w:t>
      </w:r>
      <w:r>
        <w:rPr>
          <w:rtl/>
        </w:rPr>
        <w:t>נזדמנו</w:t>
      </w:r>
      <w:r w:rsidRPr="00C63571">
        <w:rPr>
          <w:rtl/>
        </w:rPr>
        <w:t xml:space="preserve"> לבי </w:t>
      </w:r>
      <w:r w:rsidR="00F64BCD">
        <w:rPr>
          <w:rtl/>
        </w:rPr>
        <w:t xml:space="preserve">מר יוחנא בריה </w:t>
      </w:r>
      <w:r w:rsidR="00F64BCD" w:rsidRPr="001E589E">
        <w:rPr>
          <w:rStyle w:val="2fb"/>
          <w:rtl/>
        </w:rPr>
        <w:t>דר"ח</w:t>
      </w:r>
      <w:r w:rsidR="00F64BCD">
        <w:rPr>
          <w:rtl/>
        </w:rPr>
        <w:t xml:space="preserve"> בר אדא, עשה</w:t>
      </w:r>
      <w:r w:rsidR="00952174">
        <w:rPr>
          <w:rtl/>
        </w:rPr>
        <w:t xml:space="preserve"> להם עגלה משולשת,</w:t>
      </w:r>
    </w:p>
    <w:p w14:paraId="4EC3578E" w14:textId="3C7E1B63" w:rsidR="0046556D" w:rsidRDefault="00952174" w:rsidP="00F94821">
      <w:pPr>
        <w:pStyle w:val="38"/>
        <w:framePr w:wrap="notBeside"/>
        <w:rPr>
          <w:rtl/>
        </w:rPr>
      </w:pPr>
      <w:r>
        <w:rPr>
          <w:rtl/>
        </w:rPr>
        <w:t>רבא לשמעיה:</w:t>
      </w:r>
    </w:p>
    <w:p w14:paraId="3702B24F" w14:textId="7D24543D" w:rsidR="0046556D" w:rsidRDefault="00F64BCD" w:rsidP="00BD6C4F">
      <w:pPr>
        <w:rPr>
          <w:rtl/>
        </w:rPr>
      </w:pPr>
      <w:r>
        <w:rPr>
          <w:rtl/>
        </w:rPr>
        <w:t>זכה לי במתנות, שאני רוצה לאכול</w:t>
      </w:r>
      <w:r w:rsidR="00952174">
        <w:rPr>
          <w:rtl/>
        </w:rPr>
        <w:t xml:space="preserve"> לשון בחרדל.</w:t>
      </w:r>
      <w:r w:rsidR="00BD6C4F">
        <w:rPr>
          <w:rFonts w:hint="cs"/>
          <w:rtl/>
        </w:rPr>
        <w:t xml:space="preserve"> </w:t>
      </w:r>
    </w:p>
    <w:p w14:paraId="7D7F64BA" w14:textId="31836681" w:rsidR="0046556D" w:rsidRDefault="00952174" w:rsidP="00BD6C4F">
      <w:pPr>
        <w:rPr>
          <w:rtl/>
        </w:rPr>
      </w:pPr>
      <w:r>
        <w:rPr>
          <w:rtl/>
        </w:rPr>
        <w:t xml:space="preserve">זיכה לו, </w:t>
      </w:r>
      <w:r w:rsidRPr="00F94821">
        <w:rPr>
          <w:rStyle w:val="2fb"/>
          <w:rtl/>
        </w:rPr>
        <w:t>רבא</w:t>
      </w:r>
      <w:r>
        <w:rPr>
          <w:rtl/>
        </w:rPr>
        <w:t xml:space="preserve"> אכל </w:t>
      </w:r>
      <w:r w:rsidRPr="001B797B">
        <w:rPr>
          <w:rStyle w:val="2fb"/>
          <w:rtl/>
        </w:rPr>
        <w:t>ו</w:t>
      </w:r>
      <w:r w:rsidRPr="00531E58">
        <w:rPr>
          <w:rStyle w:val="2fb"/>
          <w:rtl/>
        </w:rPr>
        <w:t>רב ספרא</w:t>
      </w:r>
      <w:r>
        <w:rPr>
          <w:rtl/>
        </w:rPr>
        <w:t xml:space="preserve"> לא אכל,</w:t>
      </w:r>
      <w:r w:rsidR="00BD6C4F" w:rsidRPr="00C63571">
        <w:rPr>
          <w:rtl/>
        </w:rPr>
        <w:t xml:space="preserve"> </w:t>
      </w:r>
    </w:p>
    <w:p w14:paraId="2F192782" w14:textId="77777777" w:rsidR="00F64BCD" w:rsidRDefault="00BD6C4F" w:rsidP="00BD6C4F">
      <w:pPr>
        <w:rPr>
          <w:rStyle w:val="afffffe"/>
          <w:rtl/>
        </w:rPr>
      </w:pPr>
      <w:r>
        <w:rPr>
          <w:rFonts w:hint="cs"/>
          <w:rtl/>
        </w:rPr>
        <w:t>הראו</w:t>
      </w:r>
      <w:r w:rsidRPr="00C63571">
        <w:rPr>
          <w:rtl/>
        </w:rPr>
        <w:t xml:space="preserve"> </w:t>
      </w:r>
      <w:r w:rsidRPr="001B797B">
        <w:rPr>
          <w:rStyle w:val="2fb"/>
          <w:rtl/>
        </w:rPr>
        <w:t>ל</w:t>
      </w:r>
      <w:r w:rsidRPr="00531E58">
        <w:rPr>
          <w:rStyle w:val="2fb"/>
          <w:rtl/>
        </w:rPr>
        <w:t>רב ספרא</w:t>
      </w:r>
      <w:r w:rsidRPr="00C63571">
        <w:rPr>
          <w:rtl/>
        </w:rPr>
        <w:t xml:space="preserve"> בח</w:t>
      </w:r>
      <w:r>
        <w:rPr>
          <w:rFonts w:hint="cs"/>
          <w:rtl/>
        </w:rPr>
        <w:t>לום</w:t>
      </w:r>
      <w:r w:rsidRPr="00C63571">
        <w:rPr>
          <w:rtl/>
        </w:rPr>
        <w:t>:</w:t>
      </w:r>
      <w:r w:rsidRPr="00A71A5E">
        <w:rPr>
          <w:rStyle w:val="afffff0"/>
          <w:rtl/>
        </w:rPr>
        <w:t xml:space="preserve"> </w:t>
      </w:r>
      <w:r w:rsidR="00952174">
        <w:rPr>
          <w:rStyle w:val="afffff0"/>
          <w:rtl/>
        </w:rPr>
        <w:t>'</w:t>
      </w:r>
      <w:r w:rsidR="00952174" w:rsidRPr="00952174">
        <w:rPr>
          <w:rStyle w:val="afffff0"/>
          <w:rtl/>
        </w:rPr>
        <w:t>מַעֲדֶה בֶּגֶד בְּיוֹם קָרָה חֹמֶץ עַל נָתֶר וְשָׁר בַּשִּׁרִים עַל לֶב רָע</w:t>
      </w:r>
      <w:r w:rsidR="00952174">
        <w:rPr>
          <w:rStyle w:val="afffff0"/>
          <w:rtl/>
        </w:rPr>
        <w:t>',</w:t>
      </w:r>
      <w:r w:rsidR="00952174" w:rsidRPr="00F94821">
        <w:rPr>
          <w:rStyle w:val="afffffe"/>
          <w:rtl/>
        </w:rPr>
        <w:t xml:space="preserve"> שאומר ד"ת למי שאינו מבין בהם</w:t>
      </w:r>
      <w:r w:rsidR="00F64BCD">
        <w:rPr>
          <w:rStyle w:val="afffffe"/>
          <w:rtl/>
        </w:rPr>
        <w:t>.</w:t>
      </w:r>
    </w:p>
    <w:p w14:paraId="1B482038" w14:textId="6B5821E4" w:rsidR="0046556D" w:rsidRDefault="00F64BCD" w:rsidP="001E589E">
      <w:pPr>
        <w:pStyle w:val="38"/>
        <w:framePr w:wrap="notBeside"/>
        <w:rPr>
          <w:rtl/>
        </w:rPr>
      </w:pPr>
      <w:r>
        <w:rPr>
          <w:rStyle w:val="afffffe"/>
          <w:rtl/>
        </w:rPr>
        <w:t>רב ספרא לרב יוסף:</w:t>
      </w:r>
    </w:p>
    <w:p w14:paraId="242418B5" w14:textId="1338B7F5" w:rsidR="00952174" w:rsidRDefault="00952174" w:rsidP="00BD6C4F">
      <w:pPr>
        <w:rPr>
          <w:rtl/>
        </w:rPr>
      </w:pPr>
      <w:r>
        <w:rPr>
          <w:rtl/>
        </w:rPr>
        <w:t>שמא משום שעברתי על שמעתא דמר הקריאוני כך?</w:t>
      </w:r>
      <w:r w:rsidR="00BD6C4F" w:rsidRPr="00C63571">
        <w:rPr>
          <w:rtl/>
        </w:rPr>
        <w:t xml:space="preserve"> </w:t>
      </w:r>
    </w:p>
    <w:p w14:paraId="3908C682" w14:textId="4044A2BE" w:rsidR="0046556D" w:rsidRDefault="00952174" w:rsidP="00F94821">
      <w:pPr>
        <w:pStyle w:val="38"/>
        <w:framePr w:wrap="notBeside"/>
        <w:rPr>
          <w:rtl/>
        </w:rPr>
      </w:pPr>
      <w:r>
        <w:rPr>
          <w:rtl/>
        </w:rPr>
        <w:t>א"ל:</w:t>
      </w:r>
    </w:p>
    <w:p w14:paraId="20B42B9E" w14:textId="41808744" w:rsidR="0046556D" w:rsidRDefault="00BD6C4F" w:rsidP="00BD6C4F">
      <w:pPr>
        <w:rPr>
          <w:rtl/>
        </w:rPr>
      </w:pPr>
      <w:r>
        <w:rPr>
          <w:rFonts w:hint="cs"/>
          <w:rtl/>
        </w:rPr>
        <w:t xml:space="preserve">אני אמרתי בכהן אחר </w:t>
      </w:r>
      <w:r w:rsidR="00F64BCD">
        <w:rPr>
          <w:rtl/>
        </w:rPr>
        <w:t>המזכה ובדלא אפשר ליה, אבל</w:t>
      </w:r>
      <w:r w:rsidR="00952174">
        <w:rPr>
          <w:rtl/>
        </w:rPr>
        <w:t xml:space="preserve"> השמש בע"כ זיכה, </w:t>
      </w:r>
      <w:r w:rsidR="00F64BCD">
        <w:rPr>
          <w:rStyle w:val="2fb"/>
          <w:rtl/>
        </w:rPr>
        <w:t>ורבא אינו דחוק,</w:t>
      </w:r>
      <w:r>
        <w:rPr>
          <w:rFonts w:hint="cs"/>
          <w:rtl/>
        </w:rPr>
        <w:t xml:space="preserve"> </w:t>
      </w:r>
    </w:p>
    <w:p w14:paraId="654CA3F6" w14:textId="0D311100" w:rsidR="00952174" w:rsidRDefault="00F64BCD" w:rsidP="00BD6C4F">
      <w:pPr>
        <w:rPr>
          <w:rtl/>
        </w:rPr>
      </w:pPr>
      <w:r>
        <w:rPr>
          <w:rtl/>
        </w:rPr>
        <w:t xml:space="preserve">והחלום כלפי </w:t>
      </w:r>
      <w:r w:rsidRPr="001E589E">
        <w:rPr>
          <w:rStyle w:val="2fb"/>
          <w:rtl/>
        </w:rPr>
        <w:t>רבא</w:t>
      </w:r>
      <w:r>
        <w:rPr>
          <w:rtl/>
        </w:rPr>
        <w:t>, אלא שלא הראוהו לו מפני</w:t>
      </w:r>
      <w:r w:rsidR="00952174">
        <w:rPr>
          <w:rtl/>
        </w:rPr>
        <w:t xml:space="preserve"> שהיה נזוף.</w:t>
      </w:r>
      <w:r w:rsidR="00BD6C4F">
        <w:rPr>
          <w:rFonts w:hint="cs"/>
          <w:rtl/>
        </w:rPr>
        <w:t xml:space="preserve"> </w:t>
      </w:r>
    </w:p>
    <w:p w14:paraId="3AF9FD54" w14:textId="7594B765" w:rsidR="0046556D" w:rsidRDefault="00952174" w:rsidP="00F94821">
      <w:pPr>
        <w:pStyle w:val="38"/>
        <w:framePr w:wrap="notBeside"/>
        <w:rPr>
          <w:rtl/>
        </w:rPr>
      </w:pPr>
      <w:r>
        <w:rPr>
          <w:rtl/>
        </w:rPr>
        <w:t>אביי לר"ד:</w:t>
      </w:r>
    </w:p>
    <w:p w14:paraId="3D35314F" w14:textId="44E8FA89" w:rsidR="00952174" w:rsidRDefault="00952174" w:rsidP="00BD6C4F">
      <w:pPr>
        <w:rPr>
          <w:rtl/>
        </w:rPr>
      </w:pPr>
      <w:r>
        <w:rPr>
          <w:rtl/>
        </w:rPr>
        <w:t xml:space="preserve">ופשטיה דקרא - בשונה לתלמיד שאינו הגון, </w:t>
      </w:r>
      <w:r w:rsidR="00F64BCD">
        <w:rPr>
          <w:rStyle w:val="2fb"/>
          <w:rtl/>
        </w:rPr>
        <w:t>דר"י מרב: השונה</w:t>
      </w:r>
      <w:r>
        <w:rPr>
          <w:rtl/>
        </w:rPr>
        <w:t xml:space="preserve"> לתלמיד שאינו הגון נופל בגיהנם,</w:t>
      </w:r>
    </w:p>
    <w:p w14:paraId="23784A72" w14:textId="1DE9867A" w:rsidR="0046556D" w:rsidRDefault="00952174" w:rsidP="00BD6C4F">
      <w:pPr>
        <w:rPr>
          <w:rtl/>
        </w:rPr>
      </w:pPr>
      <w:r>
        <w:rPr>
          <w:rtl/>
        </w:rPr>
        <w:t>ד'</w:t>
      </w:r>
      <w:r w:rsidRPr="00F94821">
        <w:rPr>
          <w:rStyle w:val="afffff0"/>
          <w:rtl/>
        </w:rPr>
        <w:t xml:space="preserve">כָּל חֹשֶׁךְ טָמוּן לִצְפּוּנָיו תְּאָכְלֵהוּ אֵשׁ לֹא נֻפָּח יֵרַע שָׂרִיד </w:t>
      </w:r>
      <w:r w:rsidR="00F64BCD">
        <w:rPr>
          <w:rStyle w:val="afffff0"/>
          <w:rtl/>
        </w:rPr>
        <w:t xml:space="preserve">בְּאָהֳלוֹ', </w:t>
      </w:r>
      <w:r w:rsidR="00F64BCD" w:rsidRPr="008B2609">
        <w:rPr>
          <w:rtl/>
        </w:rPr>
        <w:t>ואין</w:t>
      </w:r>
      <w:r>
        <w:rPr>
          <w:rtl/>
        </w:rPr>
        <w:t xml:space="preserve"> </w:t>
      </w:r>
      <w:r w:rsidRPr="008B2609">
        <w:rPr>
          <w:rStyle w:val="afffff0"/>
          <w:rtl/>
        </w:rPr>
        <w:t>שריד</w:t>
      </w:r>
      <w:r>
        <w:rPr>
          <w:rtl/>
        </w:rPr>
        <w:t xml:space="preserve"> אלא ת"ח, ד'</w:t>
      </w:r>
      <w:r w:rsidRPr="00F94821">
        <w:rPr>
          <w:rStyle w:val="afffff0"/>
          <w:rtl/>
        </w:rPr>
        <w:t>וּבַשְּׂרִידִים אֲשֶׁר ה' קֹרֵא</w:t>
      </w:r>
      <w:r>
        <w:rPr>
          <w:rtl/>
        </w:rPr>
        <w:t>'.</w:t>
      </w:r>
    </w:p>
    <w:p w14:paraId="0BB8CD17" w14:textId="77777777" w:rsidR="00F64BCD" w:rsidRDefault="00F64BCD" w:rsidP="00BD6C4F">
      <w:pPr>
        <w:rPr>
          <w:rStyle w:val="afffff0"/>
          <w:rtl/>
        </w:rPr>
      </w:pPr>
    </w:p>
    <w:p w14:paraId="623C06A9" w14:textId="77777777" w:rsidR="00A95C39" w:rsidRPr="008B2609" w:rsidRDefault="00F64BCD" w:rsidP="008B2609">
      <w:pPr>
        <w:pStyle w:val="38"/>
        <w:framePr w:wrap="notBeside"/>
        <w:rPr>
          <w:rtl/>
        </w:rPr>
      </w:pPr>
      <w:r w:rsidRPr="008B2609">
        <w:rPr>
          <w:rtl/>
        </w:rPr>
        <w:t>ר"ז מרב:</w:t>
      </w:r>
    </w:p>
    <w:p w14:paraId="42739415" w14:textId="01562E54" w:rsidR="0046556D" w:rsidRDefault="00BD6C4F" w:rsidP="00BD6C4F">
      <w:pPr>
        <w:rPr>
          <w:rtl/>
        </w:rPr>
      </w:pPr>
      <w:r w:rsidRPr="00C63571">
        <w:rPr>
          <w:rtl/>
        </w:rPr>
        <w:t xml:space="preserve">השונה לתלמיד שאינו הגון כזורק אבן </w:t>
      </w:r>
      <w:r w:rsidR="00F64BCD">
        <w:rPr>
          <w:rtl/>
        </w:rPr>
        <w:t>למרקוליס, ד'</w:t>
      </w:r>
      <w:r w:rsidR="00952174" w:rsidRPr="00F94821">
        <w:rPr>
          <w:rStyle w:val="afffff0"/>
          <w:rtl/>
        </w:rPr>
        <w:t>כִּצְרוֹר אֶבֶן בְּמַרְגֵּמָה כֵּן נוֹתֵן לִכְסִיל כָּבוֹד</w:t>
      </w:r>
      <w:r w:rsidR="00952174">
        <w:rPr>
          <w:rtl/>
        </w:rPr>
        <w:t>', וד'</w:t>
      </w:r>
      <w:r w:rsidR="00952174" w:rsidRPr="00F94821">
        <w:rPr>
          <w:rStyle w:val="afffff0"/>
          <w:rtl/>
        </w:rPr>
        <w:t>לֹא נָאוֶה לִכְסִיל תַּעֲנוּג</w:t>
      </w:r>
      <w:r w:rsidR="00952174">
        <w:rPr>
          <w:rtl/>
        </w:rPr>
        <w:t>'.</w:t>
      </w:r>
    </w:p>
    <w:p w14:paraId="3E22A996" w14:textId="77777777" w:rsidR="002A1594" w:rsidRDefault="00BD6C4F" w:rsidP="00BD6C4F">
      <w:pPr>
        <w:pStyle w:val="affff1"/>
        <w:rPr>
          <w:rtl/>
        </w:rPr>
      </w:pPr>
      <w:ins w:id="9910" w:author="מספור קטעי משנה" w:date="2026-10-06T06:45:19Z">
        <w:r>
          <w:rPr>
            <w:rStyle w:val="MisparKeta"/>
          </w:rPr>
          <w:t xml:space="preserve">ה. </w:t>
        </w:r>
      </w:ins>
      <w:r w:rsidRPr="00C63571">
        <w:rPr>
          <w:rtl/>
        </w:rPr>
        <w:t>והמשתתף עמהן צריך לרשום.</w:t>
      </w:r>
    </w:p>
    <w:p w14:paraId="24C17FDF" w14:textId="109BA557" w:rsidR="00BD6C4F" w:rsidRPr="00C63571" w:rsidRDefault="002A1594" w:rsidP="00F94821">
      <w:pPr>
        <w:pStyle w:val="38"/>
        <w:framePr w:wrap="notBeside"/>
        <w:rPr>
          <w:rtl/>
        </w:rPr>
      </w:pPr>
      <w:r>
        <w:rPr>
          <w:rtl/>
        </w:rPr>
        <w:t>ומיירי:</w:t>
      </w:r>
    </w:p>
    <w:p w14:paraId="2E535366" w14:textId="280C4FF4" w:rsidR="0046556D" w:rsidRDefault="002A1594" w:rsidP="00064140">
      <w:pPr>
        <w:rPr>
          <w:rtl/>
        </w:rPr>
      </w:pPr>
      <w:r>
        <w:rPr>
          <w:rtl/>
        </w:rPr>
        <w:t>דיתיב עכו"ם אמסחתא,</w:t>
      </w:r>
      <w:r w:rsidRPr="00F94821">
        <w:rPr>
          <w:rStyle w:val="afffffe"/>
          <w:rtl/>
        </w:rPr>
        <w:t xml:space="preserve"> באטליז,</w:t>
      </w:r>
      <w:r>
        <w:rPr>
          <w:rtl/>
        </w:rPr>
        <w:t xml:space="preserve"> וכוותה גבי כהן שרושם, דמאמינו, </w:t>
      </w:r>
      <w:r w:rsidR="00F64BCD">
        <w:rPr>
          <w:rtl/>
        </w:rPr>
        <w:t xml:space="preserve">משא"כ </w:t>
      </w:r>
      <w:r w:rsidR="00064140">
        <w:rPr>
          <w:rFonts w:hint="cs"/>
          <w:rtl/>
        </w:rPr>
        <w:t xml:space="preserve">בגוים שאין אמונה בהם </w:t>
      </w:r>
    </w:p>
    <w:p w14:paraId="4DB32B2C" w14:textId="28B01A7E" w:rsidR="0046556D" w:rsidRDefault="002A1594" w:rsidP="00BD6C4F">
      <w:pPr>
        <w:rPr>
          <w:rtl/>
        </w:rPr>
      </w:pPr>
      <w:r>
        <w:rPr>
          <w:rtl/>
        </w:rPr>
        <w:t xml:space="preserve">ועוד, דיתיב עכו"ם בחנות אלא שסתם עכו"ם צועק והכל מבינים, משא"כ </w:t>
      </w:r>
      <w:r w:rsidR="00F64BCD">
        <w:rPr>
          <w:rtl/>
        </w:rPr>
        <w:t>כהן שצנוע</w:t>
      </w:r>
      <w:r>
        <w:rPr>
          <w:rtl/>
        </w:rPr>
        <w:t xml:space="preserve"> וסומך על הטבח.</w:t>
      </w:r>
      <w:r w:rsidR="00BD6C4F">
        <w:rPr>
          <w:rFonts w:hint="cs"/>
          <w:rtl/>
        </w:rPr>
        <w:t xml:space="preserve"> </w:t>
      </w:r>
    </w:p>
    <w:p w14:paraId="4828AB2F" w14:textId="77777777" w:rsidR="002A1594" w:rsidRDefault="00BD6C4F" w:rsidP="00F07436">
      <w:pPr>
        <w:pStyle w:val="afff3"/>
        <w:framePr w:wrap="around"/>
        <w:rPr>
          <w:rtl/>
        </w:rPr>
      </w:pPr>
      <w:r>
        <w:rPr>
          <w:rFonts w:hint="cs"/>
          <w:rtl/>
        </w:rPr>
        <w:t>קלג:</w:t>
      </w:r>
    </w:p>
    <w:p w14:paraId="6D8C1CE2" w14:textId="71E3B877" w:rsidR="00BD6C4F" w:rsidRDefault="002A1594" w:rsidP="00F94821">
      <w:pPr>
        <w:pStyle w:val="38"/>
        <w:framePr w:wrap="notBeside"/>
        <w:rPr>
          <w:rtl/>
        </w:rPr>
      </w:pPr>
      <w:r>
        <w:rPr>
          <w:rtl/>
        </w:rPr>
        <w:t>והך:</w:t>
      </w:r>
    </w:p>
    <w:p w14:paraId="333D0B81" w14:textId="4CCBF769" w:rsidR="0046556D" w:rsidRDefault="002A1594" w:rsidP="00BD6C4F">
      <w:pPr>
        <w:rPr>
          <w:b/>
          <w:bCs/>
          <w:rtl/>
        </w:rPr>
      </w:pPr>
      <w:r>
        <w:rPr>
          <w:b/>
          <w:bCs/>
          <w:rtl/>
        </w:rPr>
        <w:t xml:space="preserve">ופסולי המוקדשין אין צריך לרשום - </w:t>
      </w:r>
      <w:r w:rsidR="00F64BCD">
        <w:rPr>
          <w:b/>
          <w:bCs/>
          <w:rtl/>
        </w:rPr>
        <w:t>דמוכחא מלתא,</w:t>
      </w:r>
      <w:r w:rsidR="00BD6C4F" w:rsidRPr="00326121">
        <w:rPr>
          <w:b/>
          <w:bCs/>
          <w:rtl/>
        </w:rPr>
        <w:t xml:space="preserve"> </w:t>
      </w:r>
    </w:p>
    <w:p w14:paraId="6C922A14" w14:textId="3A809583" w:rsidR="002A1594" w:rsidRDefault="00F64BCD" w:rsidP="00BD6C4F">
      <w:pPr>
        <w:rPr>
          <w:rtl/>
        </w:rPr>
      </w:pPr>
      <w:r>
        <w:rPr>
          <w:rtl/>
        </w:rPr>
        <w:lastRenderedPageBreak/>
        <w:t>ותנן: פסולי</w:t>
      </w:r>
      <w:r w:rsidR="002A1594">
        <w:rPr>
          <w:rtl/>
        </w:rPr>
        <w:t xml:space="preserve"> המוקדשין נמכרים ונשחטים באיטליז, ונשקלים בליטרא!</w:t>
      </w:r>
    </w:p>
    <w:p w14:paraId="47EF2203" w14:textId="4DB324A8" w:rsidR="0046556D" w:rsidRDefault="002A1594" w:rsidP="00F94821">
      <w:pPr>
        <w:pStyle w:val="38"/>
        <w:framePr w:wrap="notBeside"/>
        <w:rPr>
          <w:rtl/>
        </w:rPr>
      </w:pPr>
      <w:r>
        <w:rPr>
          <w:rtl/>
        </w:rPr>
        <w:t>תרגמא ראב"א לר"פ:</w:t>
      </w:r>
    </w:p>
    <w:p w14:paraId="515972FD" w14:textId="0ED13666" w:rsidR="002A1594" w:rsidRDefault="00BD6C4F" w:rsidP="002A1594">
      <w:pPr>
        <w:rPr>
          <w:rFonts w:ascii="FrankRuehl" w:hAnsi="FrankRuehl"/>
          <w:rtl/>
        </w:rPr>
      </w:pPr>
      <w:r w:rsidRPr="002A1594">
        <w:rPr>
          <w:rtl/>
        </w:rPr>
        <w:t>באותן הנמכרים בתוך הבית.</w:t>
      </w:r>
    </w:p>
    <w:p w14:paraId="267D51EC" w14:textId="77777777" w:rsidR="002A1594" w:rsidRPr="001B797B" w:rsidRDefault="002A1594" w:rsidP="002A1594">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Pr="001B797B">
        <w:rPr>
          <w:rFonts w:hint="cs"/>
          <w:color w:val="7B3F00"/>
          <w:rtl/>
        </w:rPr>
        <w:t>כהן</w:t>
      </w:r>
      <w:r w:rsidRPr="001B797B">
        <w:rPr>
          <w:color w:val="7B3F00"/>
          <w:rtl/>
        </w:rPr>
        <w:t xml:space="preserve"> </w:t>
      </w:r>
      <w:r w:rsidRPr="001B797B">
        <w:rPr>
          <w:rFonts w:hint="cs"/>
          <w:color w:val="7B3F00"/>
          <w:rtl/>
        </w:rPr>
        <w:t>שותף</w:t>
      </w:r>
      <w:r w:rsidRPr="001B797B">
        <w:rPr>
          <w:color w:val="7B3F00"/>
          <w:rtl/>
        </w:rPr>
        <w:t xml:space="preserve"> </w:t>
      </w:r>
      <w:r w:rsidRPr="001B797B">
        <w:rPr>
          <w:rFonts w:hint="cs"/>
          <w:color w:val="7B3F00"/>
          <w:rtl/>
        </w:rPr>
        <w:t>באחד</w:t>
      </w:r>
      <w:r w:rsidRPr="001B797B">
        <w:rPr>
          <w:color w:val="7B3F00"/>
          <w:rtl/>
        </w:rPr>
        <w:t xml:space="preserve"> </w:t>
      </w:r>
      <w:r w:rsidRPr="001B797B">
        <w:rPr>
          <w:rFonts w:hint="cs"/>
          <w:color w:val="7B3F00"/>
          <w:rtl/>
        </w:rPr>
        <w:t>מהאברים</w:t>
      </w:r>
      <w:r w:rsidRPr="001B797B">
        <w:rPr>
          <w:color w:val="7B3F00"/>
          <w:rtl/>
        </w:rPr>
        <w:t xml:space="preserve"> - </w:t>
      </w:r>
      <w:r w:rsidRPr="001B797B">
        <w:rPr>
          <w:rFonts w:hint="cs"/>
          <w:color w:val="7B3F00"/>
          <w:rtl/>
        </w:rPr>
        <w:t>אם</w:t>
      </w:r>
      <w:r w:rsidRPr="001B797B">
        <w:rPr>
          <w:color w:val="7B3F00"/>
          <w:rtl/>
        </w:rPr>
        <w:t xml:space="preserve"> </w:t>
      </w:r>
      <w:r w:rsidRPr="001B797B">
        <w:rPr>
          <w:rFonts w:hint="cs"/>
          <w:color w:val="7B3F00"/>
          <w:rtl/>
        </w:rPr>
        <w:t>פטור</w:t>
      </w:r>
      <w:r w:rsidRPr="001B797B">
        <w:rPr>
          <w:color w:val="7B3F00"/>
          <w:rtl/>
        </w:rPr>
        <w:t xml:space="preserve"> </w:t>
      </w:r>
      <w:r w:rsidRPr="001B797B">
        <w:rPr>
          <w:rFonts w:hint="cs"/>
          <w:color w:val="7B3F00"/>
          <w:rtl/>
        </w:rPr>
        <w:t>מכולן</w:t>
      </w:r>
    </w:p>
    <w:p w14:paraId="3BF8B83D" w14:textId="2EB31019" w:rsidR="0046556D" w:rsidRPr="002A1594" w:rsidRDefault="002A1594" w:rsidP="00F94821">
      <w:pPr>
        <w:pStyle w:val="38"/>
        <w:framePr w:wrap="notBeside"/>
        <w:rPr>
          <w:rtl/>
        </w:rPr>
      </w:pPr>
      <w:r>
        <w:rPr>
          <w:rtl/>
        </w:rPr>
        <w:t>ר"ה:</w:t>
      </w:r>
    </w:p>
    <w:p w14:paraId="4FC0CC42" w14:textId="39A7B029" w:rsidR="0046556D" w:rsidRDefault="00BD6C4F" w:rsidP="00BD6C4F">
      <w:pPr>
        <w:rPr>
          <w:rtl/>
        </w:rPr>
      </w:pPr>
      <w:r w:rsidRPr="00C63571">
        <w:rPr>
          <w:rtl/>
        </w:rPr>
        <w:t xml:space="preserve">שותף בראש - פטור מן הלחי, </w:t>
      </w:r>
      <w:r w:rsidR="00F64BCD">
        <w:rPr>
          <w:rtl/>
        </w:rPr>
        <w:t>ביד - מן הזרוע, בבני מעיין - מן הקבה.</w:t>
      </w:r>
    </w:p>
    <w:p w14:paraId="055BA487" w14:textId="77777777" w:rsidR="00F64BCD" w:rsidRDefault="00F64BCD" w:rsidP="00BD6C4F">
      <w:pPr>
        <w:rPr>
          <w:rtl/>
        </w:rPr>
      </w:pPr>
    </w:p>
    <w:p w14:paraId="19E7A04B" w14:textId="2D8D2B24" w:rsidR="002A1594" w:rsidRDefault="00F64BCD" w:rsidP="00BD6C4F">
      <w:pPr>
        <w:rPr>
          <w:rtl/>
        </w:rPr>
      </w:pPr>
      <w:r>
        <w:rPr>
          <w:rtl/>
        </w:rPr>
        <w:t>וחב"ר:</w:t>
      </w:r>
      <w:r w:rsidR="00BD6C4F" w:rsidRPr="00C63571">
        <w:rPr>
          <w:rtl/>
        </w:rPr>
        <w:t xml:space="preserve">אפי' שותף באחת מהן </w:t>
      </w:r>
      <w:r w:rsidR="002A1594">
        <w:rPr>
          <w:rtl/>
        </w:rPr>
        <w:t>פטור מכולן.</w:t>
      </w:r>
    </w:p>
    <w:p w14:paraId="7C78CD16" w14:textId="7F8B311A" w:rsidR="0046556D" w:rsidRDefault="002A1594" w:rsidP="00F94821">
      <w:pPr>
        <w:pStyle w:val="38"/>
        <w:framePr w:wrap="notBeside"/>
        <w:rPr>
          <w:rtl/>
        </w:rPr>
      </w:pPr>
      <w:r>
        <w:rPr>
          <w:rtl/>
        </w:rPr>
        <w:t>והך:</w:t>
      </w:r>
    </w:p>
    <w:p w14:paraId="352FA6E1" w14:textId="3DCB5BA9" w:rsidR="0046556D" w:rsidRDefault="002A1594" w:rsidP="00BD6C4F">
      <w:pPr>
        <w:rPr>
          <w:rtl/>
        </w:rPr>
      </w:pPr>
      <w:r>
        <w:rPr>
          <w:rtl/>
        </w:rPr>
        <w:t xml:space="preserve">הראש שלי וכולה שלך - אפי' אחד ממאה </w:t>
      </w:r>
      <w:r w:rsidR="00F64BCD">
        <w:rPr>
          <w:rtl/>
        </w:rPr>
        <w:t>בראש פטור, וכן ביד ובבני מעיין, ומאי פטור?</w:t>
      </w:r>
      <w:r>
        <w:rPr>
          <w:rtl/>
        </w:rPr>
        <w:t xml:space="preserve"> לאו מן הלחי וחייב בכולן,</w:t>
      </w:r>
      <w:r w:rsidR="00BD6C4F" w:rsidRPr="00C63571">
        <w:rPr>
          <w:rtl/>
        </w:rPr>
        <w:t xml:space="preserve"> </w:t>
      </w:r>
    </w:p>
    <w:p w14:paraId="567A2F37" w14:textId="1278B9BC" w:rsidR="002A1594" w:rsidRDefault="002A1594" w:rsidP="00BD6C4F">
      <w:pPr>
        <w:rPr>
          <w:rtl/>
        </w:rPr>
      </w:pPr>
      <w:r>
        <w:rPr>
          <w:rtl/>
        </w:rPr>
        <w:t>מן הזרוע וחייב בכולן, מן הקבה וחייב בכולן!</w:t>
      </w:r>
      <w:r w:rsidR="00F64BCD">
        <w:rPr>
          <w:rtl/>
        </w:rPr>
        <w:t xml:space="preserve"> – פטור מכולן.</w:t>
      </w:r>
    </w:p>
    <w:p w14:paraId="0021D8EA" w14:textId="3D941AF7" w:rsidR="0046556D" w:rsidRDefault="002A1594" w:rsidP="00F94821">
      <w:pPr>
        <w:pStyle w:val="38"/>
        <w:framePr w:wrap="notBeside"/>
        <w:rPr>
          <w:rtl/>
        </w:rPr>
      </w:pPr>
      <w:r>
        <w:rPr>
          <w:rtl/>
        </w:rPr>
        <w:t>וקשה</w:t>
      </w:r>
    </w:p>
    <w:p w14:paraId="049F3067" w14:textId="6D457A75" w:rsidR="002A1594" w:rsidRDefault="002A1594" w:rsidP="00BD6C4F">
      <w:pPr>
        <w:rPr>
          <w:rtl/>
        </w:rPr>
      </w:pPr>
      <w:r>
        <w:rPr>
          <w:rtl/>
        </w:rPr>
        <w:t xml:space="preserve">א"כ ליתני 'פטור מכולן'! ועוד, תניא: הראש שלי וכולה שלך, אפי' אחד ממאה בראש - פטור מן הלחי וחייב בכולן, תיובתא </w:t>
      </w:r>
      <w:r w:rsidRPr="001B797B">
        <w:rPr>
          <w:rStyle w:val="2fb"/>
          <w:rtl/>
        </w:rPr>
        <w:t>ד</w:t>
      </w:r>
      <w:r w:rsidRPr="00531E58">
        <w:rPr>
          <w:rStyle w:val="2fb"/>
          <w:rtl/>
        </w:rPr>
        <w:t>חב"ר</w:t>
      </w:r>
      <w:r>
        <w:rPr>
          <w:rtl/>
        </w:rPr>
        <w:t>.</w:t>
      </w:r>
    </w:p>
    <w:p w14:paraId="2D8B2DF3" w14:textId="69372BFB" w:rsidR="0046556D" w:rsidRDefault="002A1594" w:rsidP="00F94821">
      <w:pPr>
        <w:pStyle w:val="38"/>
        <w:framePr w:wrap="notBeside"/>
        <w:rPr>
          <w:rtl/>
        </w:rPr>
      </w:pPr>
      <w:r>
        <w:rPr>
          <w:rtl/>
        </w:rPr>
        <w:t>ר"ח:</w:t>
      </w:r>
    </w:p>
    <w:p w14:paraId="4F6E8BCF" w14:textId="201B91AA" w:rsidR="0046556D" w:rsidRDefault="002A1594" w:rsidP="00BD6C4F">
      <w:pPr>
        <w:rPr>
          <w:rtl/>
        </w:rPr>
      </w:pPr>
      <w:r>
        <w:rPr>
          <w:rtl/>
        </w:rPr>
        <w:t xml:space="preserve">מתניתא הטעתו </w:t>
      </w:r>
      <w:r w:rsidRPr="001B797B">
        <w:rPr>
          <w:rStyle w:val="2fb"/>
          <w:rtl/>
        </w:rPr>
        <w:t>ל</w:t>
      </w:r>
      <w:r w:rsidRPr="00531E58">
        <w:rPr>
          <w:rStyle w:val="2fb"/>
          <w:rtl/>
        </w:rPr>
        <w:t>חב"ר</w:t>
      </w:r>
      <w:r>
        <w:rPr>
          <w:rtl/>
        </w:rPr>
        <w:t>, דתניא: כ"ד מתנות</w:t>
      </w:r>
      <w:r w:rsidR="00BD6C4F" w:rsidRPr="00C63571">
        <w:rPr>
          <w:rtl/>
        </w:rPr>
        <w:t xml:space="preserve"> כהונה הן, וכולן ניתנו לאהרן ולבניו בכלל ופרט וברית מלח, </w:t>
      </w:r>
    </w:p>
    <w:p w14:paraId="70C2C95A" w14:textId="77777777" w:rsidR="0046556D" w:rsidRDefault="00BD6C4F" w:rsidP="00BD6C4F">
      <w:pPr>
        <w:rPr>
          <w:rtl/>
        </w:rPr>
      </w:pPr>
      <w:r w:rsidRPr="00C63571">
        <w:rPr>
          <w:rtl/>
        </w:rPr>
        <w:t>ואלו הן: עשר במקדש, וארבע בירושלים, ועשר בגבולים;</w:t>
      </w:r>
    </w:p>
    <w:p w14:paraId="2EE4993D" w14:textId="64810D48" w:rsidR="0046556D" w:rsidRDefault="00BD6C4F" w:rsidP="00BD6C4F">
      <w:pPr>
        <w:rPr>
          <w:rtl/>
        </w:rPr>
      </w:pPr>
      <w:r w:rsidRPr="00C63571">
        <w:rPr>
          <w:rtl/>
        </w:rPr>
        <w:t xml:space="preserve">וארבע בירושלים: </w:t>
      </w:r>
      <w:r w:rsidR="002A1594">
        <w:rPr>
          <w:rtl/>
        </w:rPr>
        <w:t>הבכורה, הבכורים, מורם מתודה ומאיל נזיר, ועורות קדשים.</w:t>
      </w:r>
    </w:p>
    <w:p w14:paraId="12D78A9C" w14:textId="45E77D5D" w:rsidR="0046556D" w:rsidRDefault="00BD6C4F" w:rsidP="00BD6C4F">
      <w:pPr>
        <w:rPr>
          <w:rtl/>
        </w:rPr>
      </w:pPr>
      <w:r w:rsidRPr="00C63571">
        <w:rPr>
          <w:rtl/>
        </w:rPr>
        <w:t xml:space="preserve">ועשר בגבולים: </w:t>
      </w:r>
      <w:r w:rsidR="002A1594">
        <w:rPr>
          <w:rtl/>
        </w:rPr>
        <w:t>תרומה, תרומת מעשר, חלה, ראשית הגז, מתנות, פדיון הבן, פדיון פטר חמור, שדה אחוזה, שדה חרמים, וגזל הגר.</w:t>
      </w:r>
    </w:p>
    <w:p w14:paraId="68233F9A" w14:textId="488B16C2" w:rsidR="002A1594" w:rsidRDefault="00BD6C4F" w:rsidP="00BD6C4F">
      <w:pPr>
        <w:rPr>
          <w:rtl/>
        </w:rPr>
      </w:pPr>
      <w:r w:rsidRPr="00C63571">
        <w:rPr>
          <w:rtl/>
        </w:rPr>
        <w:t xml:space="preserve">הוא סבר: </w:t>
      </w:r>
      <w:r w:rsidR="00334971">
        <w:rPr>
          <w:rtl/>
        </w:rPr>
        <w:t>מדחשיב מתנות כאחת</w:t>
      </w:r>
      <w:r w:rsidR="002A1594">
        <w:rPr>
          <w:rtl/>
        </w:rPr>
        <w:t xml:space="preserve"> - אחת הן, ולא היא, </w:t>
      </w:r>
      <w:r w:rsidR="00334971">
        <w:rPr>
          <w:rtl/>
        </w:rPr>
        <w:t>דמורם מתודה ואיל נזיר חשיב כאחת אף שאינן אחת,אלא שדומין זה לזה, ה"נ.</w:t>
      </w:r>
      <w:r w:rsidRPr="00C63571">
        <w:rPr>
          <w:rtl/>
        </w:rPr>
        <w:t xml:space="preserve"> </w:t>
      </w:r>
    </w:p>
    <w:p w14:paraId="36CFA41F" w14:textId="1849F406" w:rsidR="0046556D" w:rsidRPr="001B797B" w:rsidRDefault="002A1594" w:rsidP="00F94821">
      <w:pPr>
        <w:pStyle w:val="afffff8"/>
        <w:rPr>
          <w:color w:val="7B3F00"/>
          <w:rtl/>
        </w:rPr>
      </w:pPr>
      <w:r w:rsidRPr="001B797B">
        <w:rPr>
          <w:color w:val="7B3F00"/>
          <w:rtl/>
        </w:rPr>
        <w:t>הראש שלך וכולה שלי - אם בתר חיובא או בתר עיקר בהמה</w:t>
      </w:r>
    </w:p>
    <w:p w14:paraId="56D803F7" w14:textId="6B1CF258" w:rsidR="0046556D" w:rsidRDefault="00334971" w:rsidP="00BD6C4F">
      <w:pPr>
        <w:rPr>
          <w:b/>
          <w:bCs/>
          <w:rtl/>
        </w:rPr>
      </w:pPr>
      <w:r>
        <w:rPr>
          <w:rtl/>
        </w:rPr>
        <w:t>דחיובא גבי ישראל, ועיקר בהמה דכהן.</w:t>
      </w:r>
    </w:p>
    <w:p w14:paraId="0A915C0B" w14:textId="77777777" w:rsidR="00334971" w:rsidRDefault="00334971" w:rsidP="00BD6C4F">
      <w:pPr>
        <w:rPr>
          <w:rtl/>
        </w:rPr>
      </w:pPr>
    </w:p>
    <w:p w14:paraId="61080861" w14:textId="764B8C28" w:rsidR="002A1594" w:rsidRDefault="00334971" w:rsidP="00BD6C4F">
      <w:pPr>
        <w:rPr>
          <w:rtl/>
        </w:rPr>
      </w:pPr>
      <w:r>
        <w:rPr>
          <w:rtl/>
        </w:rPr>
        <w:t>והך:</w:t>
      </w:r>
      <w:r w:rsidR="00BD6C4F">
        <w:rPr>
          <w:rtl/>
        </w:rPr>
        <w:t>עכו"ם</w:t>
      </w:r>
      <w:r w:rsidR="00BD6C4F" w:rsidRPr="00C63571">
        <w:rPr>
          <w:rtl/>
        </w:rPr>
        <w:t xml:space="preserve"> וכהן שמסרו צאנם לישראל </w:t>
      </w:r>
      <w:r w:rsidR="002A1594">
        <w:rPr>
          <w:rtl/>
        </w:rPr>
        <w:t>לגזוז - פטור, הלוקח גז צאנו של עכו"ם - פטור מראשית הגז,</w:t>
      </w:r>
    </w:p>
    <w:p w14:paraId="4A6C3060" w14:textId="7867D654" w:rsidR="0046556D" w:rsidRDefault="002A1594" w:rsidP="00BD6C4F">
      <w:pPr>
        <w:rPr>
          <w:rtl/>
        </w:rPr>
      </w:pPr>
      <w:r>
        <w:rPr>
          <w:rtl/>
        </w:rPr>
        <w:t>וזה חומר</w:t>
      </w:r>
      <w:r w:rsidR="00BD6C4F" w:rsidRPr="00C63571">
        <w:rPr>
          <w:rtl/>
        </w:rPr>
        <w:t xml:space="preserve"> בזרוע ובלחיים ובקבה </w:t>
      </w:r>
      <w:r>
        <w:rPr>
          <w:rtl/>
        </w:rPr>
        <w:t>יותר מראשית הגז – ש"מ בתר חיובא אזלינן.</w:t>
      </w:r>
    </w:p>
    <w:p w14:paraId="1BC16C64" w14:textId="77777777" w:rsidR="00BD6C4F" w:rsidRPr="00C63571" w:rsidRDefault="00BD6C4F" w:rsidP="00BD6C4F">
      <w:pPr>
        <w:pStyle w:val="affff1"/>
        <w:rPr>
          <w:rtl/>
        </w:rPr>
      </w:pPr>
      <w:ins w:id="9911" w:author="מספור קטעי משנה" w:date="2026-10-06T06:45:19Z">
        <w:r>
          <w:rPr>
            <w:rStyle w:val="MisparKeta"/>
          </w:rPr>
          <w:t xml:space="preserve">ה. </w:t>
        </w:r>
      </w:ins>
      <w:r w:rsidRPr="00C63571">
        <w:rPr>
          <w:rtl/>
        </w:rPr>
        <w:t>ואם אמר לו חוץ מן המתנות פטור מן המתנות.</w:t>
      </w:r>
    </w:p>
    <w:p w14:paraId="1A21ECA2" w14:textId="77777777" w:rsidR="00250645" w:rsidRDefault="00BD6C4F" w:rsidP="00F07436">
      <w:pPr>
        <w:pStyle w:val="afff3"/>
        <w:framePr w:wrap="around"/>
        <w:rPr>
          <w:rtl/>
        </w:rPr>
      </w:pPr>
      <w:r>
        <w:rPr>
          <w:rFonts w:hint="cs"/>
          <w:rtl/>
        </w:rPr>
        <w:t>קלד.</w:t>
      </w:r>
    </w:p>
    <w:p w14:paraId="6667F0F9" w14:textId="548C017D" w:rsidR="00BD6C4F" w:rsidRDefault="00250645" w:rsidP="00F94821">
      <w:pPr>
        <w:pStyle w:val="38"/>
        <w:framePr w:wrap="notBeside"/>
        <w:rPr>
          <w:rtl/>
        </w:rPr>
      </w:pPr>
      <w:r>
        <w:rPr>
          <w:rtl/>
        </w:rPr>
        <w:t>ואין להקשות</w:t>
      </w:r>
    </w:p>
    <w:p w14:paraId="3C946696" w14:textId="7D3DB27B" w:rsidR="0046556D" w:rsidRDefault="00334971" w:rsidP="00BD6C4F">
      <w:pPr>
        <w:rPr>
          <w:rtl/>
        </w:rPr>
      </w:pPr>
      <w:r>
        <w:rPr>
          <w:rtl/>
        </w:rPr>
        <w:t>דעל מנת שהמתנות שלי - נותן</w:t>
      </w:r>
      <w:r w:rsidR="00250645">
        <w:rPr>
          <w:rtl/>
        </w:rPr>
        <w:t xml:space="preserve"> לכל כהן שירצה! – דעל מנת לאו שיורא הוא, משא"כ חוץ.</w:t>
      </w:r>
    </w:p>
    <w:p w14:paraId="24305213" w14:textId="76E63E4A" w:rsidR="0046556D" w:rsidRDefault="00250645" w:rsidP="00BD6C4F">
      <w:pPr>
        <w:rPr>
          <w:rtl/>
        </w:rPr>
      </w:pPr>
      <w:r>
        <w:rPr>
          <w:rtl/>
        </w:rPr>
        <w:t xml:space="preserve">והך דעל מנת שהמתנות שלי - המתנות שלו – חלקו אי על מנת </w:t>
      </w:r>
      <w:r w:rsidR="00334971">
        <w:rPr>
          <w:rtl/>
        </w:rPr>
        <w:t>שיורא הוא.</w:t>
      </w:r>
      <w:r w:rsidR="00BD6C4F">
        <w:rPr>
          <w:rFonts w:hint="cs"/>
          <w:rtl/>
        </w:rPr>
        <w:t xml:space="preserve"> </w:t>
      </w:r>
    </w:p>
    <w:p w14:paraId="2CDE87A2" w14:textId="77777777" w:rsidR="00250645" w:rsidRDefault="00BD6C4F" w:rsidP="00BD6C4F">
      <w:pPr>
        <w:pStyle w:val="affff1"/>
        <w:rPr>
          <w:rtl/>
        </w:rPr>
      </w:pPr>
      <w:ins w:id="9912" w:author="מספור קטעי משנה" w:date="2026-10-06T06:45:19Z">
        <w:r>
          <w:rPr>
            <w:rStyle w:val="MisparKeta"/>
          </w:rPr>
          <w:t xml:space="preserve">א. </w:t>
        </w:r>
      </w:ins>
      <w:r>
        <w:rPr>
          <w:rFonts w:hint="cs"/>
          <w:rtl/>
        </w:rPr>
        <w:t xml:space="preserve">לקחן במשקל </w:t>
      </w:r>
      <w:r>
        <w:rPr>
          <w:rtl/>
        </w:rPr>
        <w:t xml:space="preserve">והיו בהן מתנות </w:t>
      </w:r>
      <w:r w:rsidRPr="00C63571">
        <w:rPr>
          <w:rtl/>
        </w:rPr>
        <w:t>נות</w:t>
      </w:r>
      <w:r>
        <w:rPr>
          <w:rtl/>
        </w:rPr>
        <w:t>נן לכהן ומנכה לו מן הדמים</w:t>
      </w:r>
      <w:r w:rsidRPr="00C63571">
        <w:rPr>
          <w:rtl/>
        </w:rPr>
        <w:t xml:space="preserve"> </w:t>
      </w:r>
    </w:p>
    <w:p w14:paraId="0525C058" w14:textId="52A8B2C1" w:rsidR="00BD6C4F" w:rsidRDefault="00250645" w:rsidP="00F94821">
      <w:pPr>
        <w:pStyle w:val="38"/>
        <w:framePr w:wrap="notBeside"/>
        <w:rPr>
          <w:rtl/>
        </w:rPr>
      </w:pPr>
      <w:r>
        <w:rPr>
          <w:rtl/>
        </w:rPr>
        <w:t>רב:</w:t>
      </w:r>
    </w:p>
    <w:p w14:paraId="68B5F37D" w14:textId="2625298F" w:rsidR="00250645" w:rsidRDefault="00BD6C4F" w:rsidP="00BD6C4F">
      <w:pPr>
        <w:rPr>
          <w:rtl/>
        </w:rPr>
      </w:pPr>
      <w:r w:rsidRPr="00C63571">
        <w:rPr>
          <w:rtl/>
        </w:rPr>
        <w:t xml:space="preserve">לא שנו אלא ששקל לעצמו, </w:t>
      </w:r>
      <w:r w:rsidR="00334971">
        <w:rPr>
          <w:rtl/>
        </w:rPr>
        <w:t>אבל שקל לו טבח - הדין עם הטבח.</w:t>
      </w:r>
    </w:p>
    <w:p w14:paraId="14509343" w14:textId="532FB816" w:rsidR="0046556D" w:rsidRDefault="00250645" w:rsidP="00F94821">
      <w:pPr>
        <w:pStyle w:val="38"/>
        <w:framePr w:wrap="notBeside"/>
        <w:rPr>
          <w:rtl/>
        </w:rPr>
      </w:pPr>
      <w:r>
        <w:rPr>
          <w:rtl/>
        </w:rPr>
        <w:t>ורב אסי:</w:t>
      </w:r>
    </w:p>
    <w:p w14:paraId="615CCAFA" w14:textId="50837CF8" w:rsidR="00250645" w:rsidRDefault="00BD6C4F" w:rsidP="00BD6C4F">
      <w:pPr>
        <w:rPr>
          <w:rtl/>
        </w:rPr>
      </w:pPr>
      <w:r w:rsidRPr="00C63571">
        <w:rPr>
          <w:rtl/>
        </w:rPr>
        <w:t xml:space="preserve">אפי' שקל לו טבח - </w:t>
      </w:r>
      <w:r w:rsidR="00334971">
        <w:rPr>
          <w:rtl/>
        </w:rPr>
        <w:t>הדין עמו, עם הלוקח</w:t>
      </w:r>
      <w:r w:rsidR="000B7877">
        <w:rPr>
          <w:rtl/>
        </w:rPr>
        <w:t>.</w:t>
      </w:r>
    </w:p>
    <w:p w14:paraId="722E3A04" w14:textId="542D1A75" w:rsidR="0046556D" w:rsidRDefault="00250645" w:rsidP="00F94821">
      <w:pPr>
        <w:pStyle w:val="38"/>
        <w:framePr w:wrap="notBeside"/>
        <w:rPr>
          <w:rtl/>
        </w:rPr>
      </w:pPr>
      <w:r>
        <w:rPr>
          <w:rtl/>
        </w:rPr>
        <w:t>אין לומר</w:t>
      </w:r>
    </w:p>
    <w:p w14:paraId="7274B2FF" w14:textId="5FC1C010" w:rsidR="0046556D" w:rsidRDefault="00334971" w:rsidP="00BD6C4F">
      <w:pPr>
        <w:rPr>
          <w:rtl/>
        </w:rPr>
      </w:pPr>
      <w:r>
        <w:rPr>
          <w:rtl/>
        </w:rPr>
        <w:t xml:space="preserve">דחלקו </w:t>
      </w:r>
      <w:r>
        <w:rPr>
          <w:rStyle w:val="2fb"/>
          <w:rtl/>
          <w:rPrChange w:id="13762" w:author="מנוע אמוראים" w:date="2026-10-05T16:40:54Z">
            <w:rPr>
              <w:rtl/>
            </w:rPr>
          </w:rPrChange>
        </w:rPr>
        <w:t xml:space="preserve">בדר"ח</w:t>
      </w:r>
      <w:r>
        <w:rPr>
          <w:rtl/>
        </w:rPr>
        <w:t xml:space="preserve"> דגזל</w:t>
      </w:r>
      <w:r w:rsidR="00250645">
        <w:rPr>
          <w:rtl/>
        </w:rPr>
        <w:t xml:space="preserve"> ולא נתייאשו הבעלים ובא אחר ואכלו - רצה מזה גובה רצה מזה גובה,</w:t>
      </w:r>
      <w:r w:rsidR="00BD6C4F">
        <w:rPr>
          <w:rFonts w:hint="cs"/>
          <w:rtl/>
        </w:rPr>
        <w:t xml:space="preserve"> </w:t>
      </w:r>
    </w:p>
    <w:p w14:paraId="0203D11C" w14:textId="2ADD2FB9" w:rsidR="0046556D" w:rsidRDefault="00334971" w:rsidP="00BD6C4F">
      <w:pPr>
        <w:rPr>
          <w:rtl/>
        </w:rPr>
      </w:pPr>
      <w:r>
        <w:rPr>
          <w:rtl/>
        </w:rPr>
        <w:t xml:space="preserve">– דלכו"ע אית להו </w:t>
      </w:r>
      <w:r w:rsidRPr="00064140">
        <w:rPr>
          <w:rStyle w:val="2fb"/>
          <w:rtl/>
        </w:rPr>
        <w:t>דר"ח</w:t>
      </w:r>
      <w:r>
        <w:rPr>
          <w:rtl/>
        </w:rPr>
        <w:t>, וחלקו אם מתנות כהונה נגזלות.</w:t>
      </w:r>
      <w:r w:rsidR="00BD6C4F">
        <w:rPr>
          <w:rFonts w:hint="cs"/>
          <w:rtl/>
        </w:rPr>
        <w:t xml:space="preserve"> </w:t>
      </w:r>
    </w:p>
    <w:p w14:paraId="5237BA80" w14:textId="77777777" w:rsidR="00334971" w:rsidRDefault="00334971" w:rsidP="00BD6C4F">
      <w:pPr>
        <w:rPr>
          <w:rtl/>
        </w:rPr>
      </w:pPr>
    </w:p>
    <w:p w14:paraId="4587D384" w14:textId="2DADD499" w:rsidR="0046556D" w:rsidRDefault="00334971" w:rsidP="00BD6C4F">
      <w:pPr>
        <w:rPr>
          <w:rtl/>
        </w:rPr>
      </w:pPr>
      <w:r>
        <w:rPr>
          <w:rtl/>
        </w:rPr>
        <w:t>וא"ד בפנ"ע:</w:t>
      </w:r>
      <w:r w:rsidR="00250645" w:rsidRPr="00F94821">
        <w:rPr>
          <w:rStyle w:val="2fb"/>
          <w:rtl/>
        </w:rPr>
        <w:t>רב</w:t>
      </w:r>
      <w:r w:rsidR="00250645">
        <w:rPr>
          <w:rtl/>
        </w:rPr>
        <w:t xml:space="preserve">: מתנות כהונה נגזלות, </w:t>
      </w:r>
      <w:r w:rsidR="00250645" w:rsidRPr="001B797B">
        <w:rPr>
          <w:rStyle w:val="2fb"/>
          <w:rtl/>
        </w:rPr>
        <w:t>ו</w:t>
      </w:r>
      <w:r w:rsidR="00250645" w:rsidRPr="00531E58">
        <w:rPr>
          <w:rStyle w:val="2fb"/>
          <w:rtl/>
        </w:rPr>
        <w:t>רב אסי</w:t>
      </w:r>
      <w:r w:rsidR="00250645">
        <w:rPr>
          <w:rtl/>
        </w:rPr>
        <w:t>: אין נגזלות.</w:t>
      </w:r>
    </w:p>
    <w:p w14:paraId="06CA4E1E" w14:textId="77777777" w:rsidR="0046556D" w:rsidRDefault="00BD6C4F" w:rsidP="00BD6C4F">
      <w:pPr>
        <w:jc w:val="center"/>
        <w:rPr>
          <w:rtl/>
        </w:rPr>
      </w:pPr>
      <w:r>
        <w:rPr>
          <w:rFonts w:ascii="BA חניכי הישיבות" w:hAnsi="BA חניכי הישיבות" w:cs="BA חניכי הישיבות"/>
          <w:rtl/>
        </w:rPr>
        <w:t>׻</w:t>
      </w:r>
    </w:p>
    <w:p w14:paraId="1A237C3D" w14:textId="77777777" w:rsidR="00BD6C4F" w:rsidRPr="00C63571" w:rsidRDefault="00BD6C4F" w:rsidP="00BD6C4F">
      <w:pPr>
        <w:pStyle w:val="afff9"/>
        <w:rPr>
          <w:del w:id="20193" w:author="קלוד" w:date="2026-10-06T10:14:23Z"/>
          <w:rtl/>
        </w:rPr>
      </w:pPr>
      <w:ins w:id="9913" w:author="מספור קטעי משנה" w:date="2026-10-06T06:45:19Z">
        <w:del w:id="20191" w:author="קלוד" w:date="2026-10-06T10:14:23Z">
          <w:r>
            <w:rPr>
              <w:rStyle w:val="MisparKeta"/>
            </w:rPr>
            <w:delText xml:space="preserve">ב. </w:delText>
          </w:r>
        </w:del>
      </w:ins>
      <w:del w:id="20192" w:author="קלוד" w:date="2026-10-06T10:14:23Z">
        <w:r w:rsidRPr="00C63571">
          <w:rPr>
            <w:rtl/>
          </w:rPr>
          <w:delText xml:space="preserve">מתני'.</w:delText>
        </w:r>
      </w:del>
    </w:p>
    <w:p>
      <w:pPr>
        <w:pStyle w:val="MishnaBatzad"/>
        <w:rPr>
          <w:ins w:id="20022" w:author="קלוד" w:date="2026-10-06T10:43:28Z"/>
        </w:rPr>
      </w:pPr>
      <w:ins w:id="20021" w:author="קלוד" w:date="2026-10-06T10:43:28Z">
        <w:r>
          <w:t xml:space="preserve">משנה ד</w:t>
        </w:r>
      </w:ins>
    </w:p>
    <w:p w14:paraId="5E61F17F" w14:textId="77777777" w:rsidR="00BD6C4F" w:rsidRPr="00C63571" w:rsidRDefault="00BD6C4F" w:rsidP="00BD6C4F">
      <w:pPr>
        <w:pStyle w:val="afff9"/>
        <w:spacing w:before="120"/>
        <w:rPr>
          <w:rtl/>
        </w:rPr>
        <w:pPrChange w:id="90071" w:author="קלוד" w:date="2026-10-08T12:08:16Z">
          <w:pPr>
            <w:pStyle w:val="afff9"/>
          </w:pPr>
        </w:pPrChange>
      </w:pPr>
      <w:r w:rsidRPr="00C63571">
        <w:rPr>
          <w:rtl/>
        </w:rPr>
        <w:t>גר שנתגייר והיתה לו פרה, נשחטה עד שלא נתגייר - פטור, משנתגייר - חייב, ספק - פטור, שהמוציא מחבירו עליו הראיה.</w:t>
      </w:r>
    </w:p>
    <w:p w14:paraId="5AA83859" w14:textId="44A01C81" w:rsidR="00250645" w:rsidRPr="001B797B" w:rsidRDefault="00250645" w:rsidP="00250645">
      <w:pPr>
        <w:pStyle w:val="afffff8"/>
        <w:rPr>
          <w:color w:val="7B3F00"/>
          <w:rtl/>
        </w:rPr>
      </w:pPr>
      <w:r w:rsidRPr="001B797B">
        <w:rPr>
          <w:rFonts w:ascii="BA TM • Vilna Extra-Bold" w:hAnsi="BA TM • Vilna Extra-Bold" w:hint="cs"/>
          <w:color w:val="7B3F00"/>
          <w:rtl/>
        </w:rPr>
        <w:lastRenderedPageBreak/>
        <w:t>׹׶</w:t>
      </w:r>
      <w:r w:rsidRPr="001B797B">
        <w:rPr>
          <w:color w:val="7B3F00"/>
          <w:rtl/>
        </w:rPr>
        <w:t xml:space="preserve"> </w:t>
      </w:r>
      <w:r w:rsidRPr="001B797B">
        <w:rPr>
          <w:rFonts w:ascii="BA TM • Vilna Extra-Bold" w:hAnsi="BA TM • Vilna Extra-Bold" w:hint="cs"/>
          <w:color w:val="7B3F00"/>
          <w:rtl/>
        </w:rPr>
        <w:t>ספק</w:t>
      </w:r>
      <w:r w:rsidRPr="001B797B">
        <w:rPr>
          <w:color w:val="7B3F00"/>
          <w:rtl/>
        </w:rPr>
        <w:t xml:space="preserve"> - </w:t>
      </w:r>
      <w:r w:rsidRPr="001B797B">
        <w:rPr>
          <w:rFonts w:ascii="BA TM • Vilna Extra-Bold" w:hAnsi="BA TM • Vilna Extra-Bold" w:hint="cs"/>
          <w:color w:val="7B3F00"/>
          <w:rtl/>
        </w:rPr>
        <w:t>פטור</w:t>
      </w:r>
      <w:r w:rsidRPr="001B797B">
        <w:rPr>
          <w:color w:val="7B3F00"/>
          <w:rtl/>
        </w:rPr>
        <w:t xml:space="preserve">, </w:t>
      </w:r>
      <w:r w:rsidRPr="001B797B">
        <w:rPr>
          <w:rFonts w:ascii="BA TM • Vilna Extra-Bold" w:hAnsi="BA TM • Vilna Extra-Bold" w:hint="cs"/>
          <w:color w:val="7B3F00"/>
          <w:rtl/>
        </w:rPr>
        <w:t>ולר</w:t>
      </w:r>
      <w:r w:rsidRPr="001B797B">
        <w:rPr>
          <w:color w:val="7B3F00"/>
          <w:rtl/>
        </w:rPr>
        <w:t>"</w:t>
      </w:r>
      <w:r w:rsidRPr="001B797B">
        <w:rPr>
          <w:rFonts w:ascii="BA TM • Vilna Extra-Bold" w:hAnsi="BA TM • Vilna Extra-Bold" w:hint="cs"/>
          <w:color w:val="7B3F00"/>
          <w:rtl/>
        </w:rPr>
        <w:t>מ</w:t>
      </w:r>
      <w:r w:rsidRPr="001B797B">
        <w:rPr>
          <w:color w:val="7B3F00"/>
          <w:rtl/>
        </w:rPr>
        <w:t xml:space="preserve"> </w:t>
      </w:r>
      <w:r w:rsidRPr="001B797B">
        <w:rPr>
          <w:rFonts w:ascii="BA TM • Vilna Extra-Bold" w:hAnsi="BA TM • Vilna Extra-Bold" w:hint="cs"/>
          <w:color w:val="7B3F00"/>
          <w:rtl/>
        </w:rPr>
        <w:t>ספק</w:t>
      </w:r>
      <w:r w:rsidRPr="001B797B">
        <w:rPr>
          <w:color w:val="7B3F00"/>
          <w:rtl/>
        </w:rPr>
        <w:t xml:space="preserve"> </w:t>
      </w:r>
      <w:r w:rsidRPr="001B797B">
        <w:rPr>
          <w:rFonts w:ascii="BA TM • Vilna Extra-Bold" w:hAnsi="BA TM • Vilna Extra-Bold" w:hint="cs"/>
          <w:color w:val="7B3F00"/>
          <w:rtl/>
        </w:rPr>
        <w:t>לקט</w:t>
      </w:r>
      <w:r w:rsidRPr="001B797B">
        <w:rPr>
          <w:color w:val="7B3F00"/>
          <w:rtl/>
        </w:rPr>
        <w:t xml:space="preserve"> </w:t>
      </w:r>
      <w:r w:rsidRPr="001B797B">
        <w:rPr>
          <w:rFonts w:ascii="BA TM • Vilna Extra-Bold" w:hAnsi="BA TM • Vilna Extra-Bold" w:hint="cs"/>
          <w:color w:val="7B3F00"/>
          <w:rtl/>
        </w:rPr>
        <w:t>לקט</w:t>
      </w:r>
      <w:r w:rsidRPr="001B797B">
        <w:rPr>
          <w:color w:val="7B3F00"/>
          <w:rtl/>
        </w:rPr>
        <w:t xml:space="preserve"> - </w:t>
      </w:r>
      <w:r w:rsidRPr="001B797B">
        <w:rPr>
          <w:rFonts w:ascii="BA TM • Vilna Extra-Bold" w:hAnsi="BA TM • Vilna Extra-Bold" w:hint="cs"/>
          <w:color w:val="7B3F00"/>
          <w:rtl/>
        </w:rPr>
        <w:t>ספק</w:t>
      </w:r>
      <w:r w:rsidRPr="001B797B">
        <w:rPr>
          <w:color w:val="7B3F00"/>
          <w:rtl/>
        </w:rPr>
        <w:t xml:space="preserve"> </w:t>
      </w:r>
      <w:r w:rsidRPr="001B797B">
        <w:rPr>
          <w:rFonts w:ascii="BA TM • Vilna Extra-Bold" w:hAnsi="BA TM • Vilna Extra-Bold" w:hint="cs"/>
          <w:color w:val="7B3F00"/>
          <w:rtl/>
        </w:rPr>
        <w:t>ממון</w:t>
      </w:r>
      <w:r w:rsidRPr="001B797B">
        <w:rPr>
          <w:color w:val="7B3F00"/>
          <w:rtl/>
        </w:rPr>
        <w:t xml:space="preserve"> </w:t>
      </w:r>
      <w:r w:rsidRPr="001B797B">
        <w:rPr>
          <w:rFonts w:ascii="BA TM • Vilna Extra-Bold" w:hAnsi="BA TM • Vilna Extra-Bold" w:hint="cs"/>
          <w:color w:val="7B3F00"/>
          <w:rtl/>
        </w:rPr>
        <w:t>לקולא</w:t>
      </w:r>
    </w:p>
    <w:p w14:paraId="6E7A7DF5" w14:textId="63347AAA" w:rsidR="0046556D" w:rsidRDefault="00334971" w:rsidP="00F94821">
      <w:pPr>
        <w:pStyle w:val="38"/>
        <w:framePr w:wrap="notBeside"/>
        <w:rPr>
          <w:rtl/>
        </w:rPr>
      </w:pPr>
      <w:r>
        <w:rPr>
          <w:rtl/>
        </w:rPr>
        <w:t>כשבא ר"ד, רשב"ל לרי"ו:</w:t>
      </w:r>
    </w:p>
    <w:p w14:paraId="6C3F24A0" w14:textId="54AB67C7" w:rsidR="0046556D" w:rsidRDefault="00334971" w:rsidP="00BD6C4F">
      <w:pPr>
        <w:rPr>
          <w:rtl/>
        </w:rPr>
      </w:pPr>
      <w:r>
        <w:rPr>
          <w:rtl/>
        </w:rPr>
        <w:t>תנן</w:t>
      </w:r>
      <w:r w:rsidR="00250645">
        <w:rPr>
          <w:rtl/>
        </w:rPr>
        <w:t xml:space="preserve"> ספק - פטור, ומשמע ספיקא לקולא,</w:t>
      </w:r>
      <w:r w:rsidR="00BD6C4F" w:rsidRPr="00C63571">
        <w:rPr>
          <w:rtl/>
        </w:rPr>
        <w:t xml:space="preserve"> </w:t>
      </w:r>
    </w:p>
    <w:p w14:paraId="0CEE18A5" w14:textId="77777777" w:rsidR="00064140" w:rsidRDefault="00250645" w:rsidP="008B2609">
      <w:pPr>
        <w:pStyle w:val="38"/>
        <w:framePr w:wrap="notBeside"/>
        <w:rPr>
          <w:rtl/>
        </w:rPr>
      </w:pPr>
      <w:r>
        <w:rPr>
          <w:rtl/>
        </w:rPr>
        <w:t xml:space="preserve">ורמינהו: </w:t>
      </w:r>
    </w:p>
    <w:p w14:paraId="4D6CFB72" w14:textId="7A22323C" w:rsidR="0046556D" w:rsidRDefault="00250645" w:rsidP="00BD6C4F">
      <w:pPr>
        <w:rPr>
          <w:rtl/>
        </w:rPr>
      </w:pPr>
      <w:r>
        <w:rPr>
          <w:rtl/>
        </w:rPr>
        <w:t>חורי</w:t>
      </w:r>
      <w:r w:rsidR="00BD6C4F" w:rsidRPr="00C63571">
        <w:rPr>
          <w:rtl/>
        </w:rPr>
        <w:t xml:space="preserve"> הנמלים שבתוך </w:t>
      </w:r>
      <w:r w:rsidR="00334971">
        <w:rPr>
          <w:rtl/>
        </w:rPr>
        <w:t>הקמה - של בעה"ב,</w:t>
      </w:r>
      <w:r w:rsidR="00BD6C4F" w:rsidRPr="00C63571">
        <w:rPr>
          <w:rtl/>
        </w:rPr>
        <w:t xml:space="preserve"> </w:t>
      </w:r>
    </w:p>
    <w:p w14:paraId="68F71EDA" w14:textId="7A738FEB" w:rsidR="0046556D" w:rsidRDefault="00BD6C4F" w:rsidP="00BD6C4F">
      <w:pPr>
        <w:rPr>
          <w:rtl/>
        </w:rPr>
      </w:pPr>
      <w:r w:rsidRPr="00C63571">
        <w:rPr>
          <w:rtl/>
        </w:rPr>
        <w:t xml:space="preserve">ושלאחר הקוצרים, העליונים - לעניים, </w:t>
      </w:r>
      <w:r w:rsidR="00334971">
        <w:rPr>
          <w:rtl/>
        </w:rPr>
        <w:t>והתחתונים - של בעה"ב,</w:t>
      </w:r>
      <w:r w:rsidRPr="00C63571">
        <w:rPr>
          <w:rtl/>
        </w:rPr>
        <w:t xml:space="preserve"> </w:t>
      </w:r>
    </w:p>
    <w:p w14:paraId="60E85016" w14:textId="77777777" w:rsidR="00064140" w:rsidRDefault="00BD6C4F" w:rsidP="008B2609">
      <w:pPr>
        <w:pStyle w:val="38"/>
        <w:framePr w:wrap="notBeside"/>
        <w:rPr>
          <w:rtl/>
        </w:rPr>
      </w:pPr>
      <w:r w:rsidRPr="00F94821">
        <w:rPr>
          <w:rStyle w:val="2fb"/>
          <w:rFonts w:hint="cs"/>
          <w:rtl/>
        </w:rPr>
        <w:t>ר</w:t>
      </w:r>
      <w:r w:rsidR="00BF1CF6" w:rsidRPr="00F94821">
        <w:rPr>
          <w:rStyle w:val="2fb"/>
          <w:rtl/>
        </w:rPr>
        <w:t>"</w:t>
      </w:r>
      <w:r w:rsidRPr="00F94821">
        <w:rPr>
          <w:rStyle w:val="2fb"/>
          <w:rFonts w:hint="cs"/>
          <w:rtl/>
        </w:rPr>
        <w:t>מ</w:t>
      </w:r>
      <w:r>
        <w:rPr>
          <w:rFonts w:hint="cs"/>
          <w:rtl/>
        </w:rPr>
        <w:t xml:space="preserve"> אומר</w:t>
      </w:r>
      <w:r w:rsidRPr="00C63571">
        <w:rPr>
          <w:rtl/>
        </w:rPr>
        <w:t xml:space="preserve">: </w:t>
      </w:r>
    </w:p>
    <w:p w14:paraId="277F7DC3" w14:textId="5A0730CF" w:rsidR="00250645" w:rsidRDefault="00BD6C4F" w:rsidP="00BD6C4F">
      <w:pPr>
        <w:rPr>
          <w:rtl/>
        </w:rPr>
      </w:pPr>
      <w:r w:rsidRPr="00C63571">
        <w:rPr>
          <w:rtl/>
        </w:rPr>
        <w:t>הכל לעניים, שספק לקט - לקט!</w:t>
      </w:r>
    </w:p>
    <w:p w14:paraId="6B677440" w14:textId="7585C264" w:rsidR="0046556D" w:rsidRDefault="00250645" w:rsidP="00F94821">
      <w:pPr>
        <w:pStyle w:val="38"/>
        <w:framePr w:wrap="notBeside"/>
        <w:rPr>
          <w:rtl/>
        </w:rPr>
      </w:pPr>
      <w:r>
        <w:rPr>
          <w:rtl/>
        </w:rPr>
        <w:t>א"ל:</w:t>
      </w:r>
    </w:p>
    <w:p w14:paraId="7AE39A08" w14:textId="3965D008" w:rsidR="0046556D" w:rsidRDefault="00BD6C4F" w:rsidP="00BD6C4F">
      <w:pPr>
        <w:rPr>
          <w:rtl/>
        </w:rPr>
      </w:pPr>
      <w:r w:rsidRPr="00C63571">
        <w:rPr>
          <w:rtl/>
        </w:rPr>
        <w:t>אל תקניטני, שבלשון יחיד אני שונה אותה,</w:t>
      </w:r>
    </w:p>
    <w:p w14:paraId="53B7B957" w14:textId="77777777" w:rsidR="00064140" w:rsidRDefault="00250645" w:rsidP="008B2609">
      <w:pPr>
        <w:pStyle w:val="38"/>
        <w:framePr w:wrap="notBeside"/>
        <w:rPr>
          <w:rtl/>
        </w:rPr>
      </w:pPr>
      <w:r>
        <w:rPr>
          <w:rtl/>
        </w:rPr>
        <w:t xml:space="preserve">דתניא </w:t>
      </w:r>
      <w:r w:rsidRPr="00F94821">
        <w:rPr>
          <w:rStyle w:val="2fb"/>
          <w:rtl/>
        </w:rPr>
        <w:t>ריב"א</w:t>
      </w:r>
      <w:r>
        <w:rPr>
          <w:rtl/>
        </w:rPr>
        <w:t xml:space="preserve"> </w:t>
      </w:r>
      <w:r w:rsidRPr="001B797B">
        <w:rPr>
          <w:rStyle w:val="2fb"/>
          <w:rtl/>
        </w:rPr>
        <w:t>מ</w:t>
      </w:r>
      <w:r w:rsidRPr="00531E58">
        <w:rPr>
          <w:rStyle w:val="2fb"/>
          <w:rtl/>
        </w:rPr>
        <w:t>ר"מ</w:t>
      </w:r>
      <w:r>
        <w:rPr>
          <w:rtl/>
        </w:rPr>
        <w:t xml:space="preserve">: </w:t>
      </w:r>
    </w:p>
    <w:p w14:paraId="04BC565B" w14:textId="0221549D" w:rsidR="00250645" w:rsidRDefault="00334971" w:rsidP="00BD6C4F">
      <w:pPr>
        <w:rPr>
          <w:rtl/>
        </w:rPr>
      </w:pPr>
      <w:r>
        <w:rPr>
          <w:rtl/>
        </w:rPr>
        <w:t>ספק לקט - לקט, וכן שכחה ופאה,</w:t>
      </w:r>
      <w:r w:rsidR="00BD6C4F" w:rsidRPr="00C63571">
        <w:rPr>
          <w:rtl/>
        </w:rPr>
        <w:t xml:space="preserve"> </w:t>
      </w:r>
    </w:p>
    <w:p w14:paraId="08991C92" w14:textId="36F58A03" w:rsidR="0046556D" w:rsidRDefault="00250645" w:rsidP="00F94821">
      <w:pPr>
        <w:pStyle w:val="38"/>
        <w:framePr w:wrap="notBeside"/>
        <w:rPr>
          <w:rtl/>
        </w:rPr>
      </w:pPr>
      <w:r>
        <w:rPr>
          <w:rtl/>
        </w:rPr>
        <w:t>א"ל:</w:t>
      </w:r>
    </w:p>
    <w:p w14:paraId="74E9C3A9" w14:textId="4C5615AA" w:rsidR="0046556D" w:rsidRDefault="00334971" w:rsidP="00BD6C4F">
      <w:pPr>
        <w:rPr>
          <w:rtl/>
        </w:rPr>
      </w:pPr>
      <w:r>
        <w:rPr>
          <w:rtl/>
        </w:rPr>
        <w:t>אל תשנה אלא</w:t>
      </w:r>
      <w:r w:rsidR="00BD6C4F" w:rsidRPr="00C63571">
        <w:rPr>
          <w:rtl/>
        </w:rPr>
        <w:t xml:space="preserve"> בלשון בן תדל,</w:t>
      </w:r>
      <w:r w:rsidR="00250645" w:rsidRPr="00F94821">
        <w:rPr>
          <w:rStyle w:val="afffffe"/>
          <w:rtl/>
        </w:rPr>
        <w:t xml:space="preserve"> </w:t>
      </w:r>
      <w:r>
        <w:rPr>
          <w:rStyle w:val="afffffe"/>
          <w:rtl/>
        </w:rPr>
        <w:t>שאינו יחיד</w:t>
      </w:r>
      <w:r w:rsidR="00250645" w:rsidRPr="00F94821">
        <w:rPr>
          <w:rStyle w:val="afffffe"/>
          <w:rtl/>
        </w:rPr>
        <w:t>,</w:t>
      </w:r>
      <w:r w:rsidR="00BD6C4F" w:rsidRPr="00C63571">
        <w:rPr>
          <w:rtl/>
        </w:rPr>
        <w:t xml:space="preserve"> והא טעמא קאמר!</w:t>
      </w:r>
    </w:p>
    <w:p w14:paraId="329BC567" w14:textId="2BAD3DF4" w:rsidR="00250645" w:rsidRDefault="00BD6C4F" w:rsidP="00BD6C4F">
      <w:pPr>
        <w:rPr>
          <w:rtl/>
        </w:rPr>
      </w:pPr>
      <w:r>
        <w:rPr>
          <w:rStyle w:val="2fb"/>
          <w:rtl/>
          <w:rPrChange w:id="13763" w:author="מנוע אמוראים" w:date="2026-10-05T16:40:54Z">
            <w:rPr>
              <w:rtl/>
            </w:rPr>
          </w:rPrChange>
        </w:rPr>
        <w:t xml:space="preserve">דא</w:t>
      </w:r>
      <w:r>
        <w:rPr>
          <w:rStyle w:val="2fb"/>
          <w:rFonts w:hint="cs"/>
          <w:rtl/>
          <w:rPrChange w:id="13764" w:author="מנוע אמוראים" w:date="2026-10-05T16:40:54Z">
            <w:rPr>
              <w:rFonts w:hint="cs"/>
              <w:rtl/>
            </w:rPr>
          </w:rPrChange>
        </w:rPr>
        <w:t xml:space="preserve">רשב</w:t>
      </w:r>
      <w:r>
        <w:rPr>
          <w:rStyle w:val="2fb"/>
          <w:rtl/>
          <w:rPrChange w:id="13765" w:author="מנוע אמוראים" w:date="2026-10-05T16:40:54Z">
            <w:rPr>
              <w:rtl/>
            </w:rPr>
          </w:rPrChange>
        </w:rPr>
        <w:t xml:space="preserve">"</w:t>
      </w:r>
      <w:r>
        <w:rPr>
          <w:rStyle w:val="2fb"/>
          <w:rFonts w:hint="cs"/>
          <w:rtl/>
          <w:rPrChange w:id="13766" w:author="מנוע אמוראים" w:date="2026-10-05T16:40:54Z">
            <w:rPr>
              <w:rFonts w:hint="cs"/>
              <w:rtl/>
            </w:rPr>
          </w:rPrChange>
        </w:rPr>
        <w:t xml:space="preserve">ל</w:t>
      </w:r>
      <w:r w:rsidRPr="00C63571">
        <w:rPr>
          <w:rtl/>
        </w:rPr>
        <w:t xml:space="preserve">: </w:t>
      </w:r>
      <w:r w:rsidR="00250645">
        <w:rPr>
          <w:rtl/>
        </w:rPr>
        <w:t>'</w:t>
      </w:r>
      <w:r w:rsidR="00250645" w:rsidRPr="00F94821">
        <w:rPr>
          <w:rStyle w:val="afffff0"/>
          <w:rtl/>
        </w:rPr>
        <w:t>עָנִי וָרָשׁ הַצְדִּיקוּ</w:t>
      </w:r>
      <w:r w:rsidR="00250645">
        <w:rPr>
          <w:rtl/>
        </w:rPr>
        <w:t>' - אילימא בדינים, והכתיב '</w:t>
      </w:r>
      <w:r w:rsidR="00250645" w:rsidRPr="00F94821">
        <w:rPr>
          <w:rStyle w:val="afffff0"/>
          <w:rtl/>
        </w:rPr>
        <w:t>וְדָל לֹא תֶהְדַּר בְּרִיבוֹ</w:t>
      </w:r>
      <w:r w:rsidR="00250645">
        <w:rPr>
          <w:rtl/>
        </w:rPr>
        <w:t>', אלא צדק משלך ותן לו!</w:t>
      </w:r>
    </w:p>
    <w:p w14:paraId="47041431" w14:textId="0ED59402" w:rsidR="0046556D" w:rsidRDefault="00250645" w:rsidP="00F94821">
      <w:pPr>
        <w:pStyle w:val="38"/>
        <w:framePr w:wrap="notBeside"/>
        <w:rPr>
          <w:rtl/>
        </w:rPr>
      </w:pPr>
      <w:r>
        <w:rPr>
          <w:rtl/>
        </w:rPr>
        <w:t>רבא:</w:t>
      </w:r>
    </w:p>
    <w:p w14:paraId="1B7A2BD1" w14:textId="2885E5D4" w:rsidR="00250645" w:rsidRDefault="00334971" w:rsidP="00BD6C4F">
      <w:pPr>
        <w:rPr>
          <w:rtl/>
        </w:rPr>
      </w:pPr>
      <w:r>
        <w:rPr>
          <w:rtl/>
        </w:rPr>
        <w:t>פרה בחזקת פטור, וקמה בחזקת חיוב.</w:t>
      </w:r>
      <w:r w:rsidR="00BD6C4F" w:rsidRPr="00C63571">
        <w:rPr>
          <w:rtl/>
        </w:rPr>
        <w:t xml:space="preserve"> </w:t>
      </w:r>
    </w:p>
    <w:p w14:paraId="028787ED" w14:textId="46EB6141" w:rsidR="0046556D" w:rsidRDefault="00334971" w:rsidP="00F94821">
      <w:pPr>
        <w:pStyle w:val="38"/>
        <w:framePr w:wrap="notBeside"/>
        <w:rPr>
          <w:rtl/>
        </w:rPr>
      </w:pPr>
      <w:r>
        <w:rPr>
          <w:rtl/>
        </w:rPr>
        <w:t>אביי:</w:t>
      </w:r>
    </w:p>
    <w:p w14:paraId="589B761A" w14:textId="202E24BD" w:rsidR="00250645" w:rsidRDefault="00334971" w:rsidP="00BD6C4F">
      <w:pPr>
        <w:rPr>
          <w:rtl/>
        </w:rPr>
      </w:pPr>
      <w:r>
        <w:rPr>
          <w:rtl/>
        </w:rPr>
        <w:t>עיסה שנעשית</w:t>
      </w:r>
      <w:r w:rsidR="00BD6C4F" w:rsidRPr="00C63571">
        <w:rPr>
          <w:rtl/>
        </w:rPr>
        <w:t xml:space="preserve"> עד שלא נתגייר פטור מן החלה, משנתגייר חייב, </w:t>
      </w:r>
      <w:r w:rsidR="00BD6C4F">
        <w:rPr>
          <w:rFonts w:hint="cs"/>
          <w:rtl/>
        </w:rPr>
        <w:t>וב</w:t>
      </w:r>
      <w:r w:rsidR="00BD6C4F" w:rsidRPr="00C63571">
        <w:rPr>
          <w:rtl/>
        </w:rPr>
        <w:t>ספק - חייב!</w:t>
      </w:r>
    </w:p>
    <w:p w14:paraId="247646B2" w14:textId="5D95D865" w:rsidR="0046556D" w:rsidRDefault="00250645" w:rsidP="00F94821">
      <w:pPr>
        <w:pStyle w:val="38"/>
        <w:framePr w:wrap="notBeside"/>
        <w:rPr>
          <w:rtl/>
        </w:rPr>
      </w:pPr>
      <w:r>
        <w:rPr>
          <w:rtl/>
        </w:rPr>
        <w:t>א"ל:</w:t>
      </w:r>
    </w:p>
    <w:p w14:paraId="15C43F9F" w14:textId="63E84642" w:rsidR="00250645" w:rsidRDefault="00BD6C4F" w:rsidP="00BD6C4F">
      <w:pPr>
        <w:rPr>
          <w:rtl/>
        </w:rPr>
      </w:pPr>
      <w:r w:rsidRPr="00C63571">
        <w:rPr>
          <w:rtl/>
        </w:rPr>
        <w:t xml:space="preserve">ספק איסורא לחומרא, </w:t>
      </w:r>
      <w:r w:rsidR="00250645">
        <w:rPr>
          <w:rtl/>
        </w:rPr>
        <w:t>ספק ממונא לקולא.</w:t>
      </w:r>
    </w:p>
    <w:p w14:paraId="6882EBF6" w14:textId="750D2EAB" w:rsidR="0046556D" w:rsidRDefault="00250645" w:rsidP="00F94821">
      <w:pPr>
        <w:pStyle w:val="38"/>
        <w:framePr w:wrap="notBeside"/>
        <w:rPr>
          <w:rtl/>
        </w:rPr>
      </w:pPr>
      <w:r>
        <w:rPr>
          <w:rtl/>
        </w:rPr>
        <w:t>דאר"ח, וכן תני ר"ח:</w:t>
      </w:r>
    </w:p>
    <w:p w14:paraId="01A33049" w14:textId="0D6B5996" w:rsidR="0046556D" w:rsidRDefault="00334971" w:rsidP="00BD6C4F">
      <w:pPr>
        <w:rPr>
          <w:rtl/>
        </w:rPr>
      </w:pPr>
      <w:r>
        <w:rPr>
          <w:rtl/>
        </w:rPr>
        <w:t>ח' ספקות בגר, ד' לחיוב וד' לפטור:</w:t>
      </w:r>
      <w:r w:rsidR="00BD6C4F" w:rsidRPr="00C63571">
        <w:rPr>
          <w:rtl/>
        </w:rPr>
        <w:t xml:space="preserve"> </w:t>
      </w:r>
    </w:p>
    <w:p w14:paraId="6C8013EB" w14:textId="08AC9319" w:rsidR="0046556D" w:rsidRDefault="00BD6C4F" w:rsidP="00BD6C4F">
      <w:pPr>
        <w:rPr>
          <w:rtl/>
        </w:rPr>
      </w:pPr>
      <w:r w:rsidRPr="00C63571">
        <w:rPr>
          <w:rtl/>
        </w:rPr>
        <w:t xml:space="preserve">קרבן אשתו, וחלה, ובכור בהמה טמאה, ובכור בהמה טהורה - לחיוב, </w:t>
      </w:r>
    </w:p>
    <w:p w14:paraId="08890F71" w14:textId="77777777" w:rsidR="00BD6C4F" w:rsidRDefault="00BD6C4F" w:rsidP="00F07436">
      <w:pPr>
        <w:pStyle w:val="afff3"/>
        <w:framePr w:wrap="around"/>
        <w:rPr>
          <w:rtl/>
        </w:rPr>
      </w:pPr>
      <w:r>
        <w:rPr>
          <w:rFonts w:hint="cs"/>
          <w:rtl/>
        </w:rPr>
        <w:t>קלד:</w:t>
      </w:r>
    </w:p>
    <w:p w14:paraId="7DEF97FE" w14:textId="5F93DE6D" w:rsidR="00250645" w:rsidRDefault="00BD6C4F" w:rsidP="00BD6C4F">
      <w:pPr>
        <w:rPr>
          <w:rtl/>
        </w:rPr>
      </w:pPr>
      <w:r w:rsidRPr="00C63571">
        <w:rPr>
          <w:rtl/>
        </w:rPr>
        <w:t>ראשית הגז, והמתנות, ופדיון הבן, ופדיון פטר חמור - לפטור.</w:t>
      </w:r>
    </w:p>
    <w:p w14:paraId="0D2224D1" w14:textId="2D06EE45" w:rsidR="0046556D" w:rsidRDefault="00250645" w:rsidP="00F94821">
      <w:pPr>
        <w:pStyle w:val="38"/>
        <w:framePr w:wrap="notBeside"/>
        <w:rPr>
          <w:rtl/>
        </w:rPr>
      </w:pPr>
      <w:r>
        <w:rPr>
          <w:rtl/>
        </w:rPr>
        <w:t>כשבא רבין אמר:</w:t>
      </w:r>
    </w:p>
    <w:p w14:paraId="71EB1354" w14:textId="5C01BA77" w:rsidR="0046556D" w:rsidRDefault="00250645" w:rsidP="00BD6C4F">
      <w:pPr>
        <w:rPr>
          <w:rtl/>
        </w:rPr>
      </w:pPr>
      <w:r>
        <w:rPr>
          <w:rtl/>
        </w:rPr>
        <w:t xml:space="preserve">קמה אקמה </w:t>
      </w:r>
      <w:r w:rsidR="00334971">
        <w:rPr>
          <w:rtl/>
        </w:rPr>
        <w:t>רמי ליה, שמצא</w:t>
      </w:r>
      <w:r>
        <w:rPr>
          <w:rStyle w:val="afffffe"/>
          <w:rtl/>
        </w:rPr>
        <w:t xml:space="preserve"> משנה אחרת </w:t>
      </w:r>
      <w:r>
        <w:rPr>
          <w:rStyle w:val="2fb"/>
          <w:rtl/>
          <w:rPrChange w:id="13767" w:author="מנוע אמוראים" w:date="2026-10-05T16:40:54Z">
            <w:rPr>
              <w:rStyle w:val="afffffe"/>
              <w:rtl/>
            </w:rPr>
          </w:rPrChange>
        </w:rPr>
        <w:t xml:space="preserve">שלר"מ</w:t>
      </w:r>
      <w:r>
        <w:rPr>
          <w:rStyle w:val="afffffe"/>
          <w:rtl/>
        </w:rPr>
        <w:t xml:space="preserve"> פטר בקמה</w:t>
      </w:r>
      <w:r w:rsidR="00334971">
        <w:rPr>
          <w:rStyle w:val="afffffe"/>
          <w:rtl/>
        </w:rPr>
        <w:t>.</w:t>
      </w:r>
    </w:p>
    <w:p w14:paraId="70EBDB05" w14:textId="77777777" w:rsidR="00334971" w:rsidRDefault="00D64784" w:rsidP="00D64784">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Pr="001B797B">
        <w:rPr>
          <w:rFonts w:hint="cs"/>
          <w:color w:val="7B3F00"/>
          <w:rtl/>
        </w:rPr>
        <w:t>לעני</w:t>
      </w:r>
      <w:r w:rsidRPr="001B797B">
        <w:rPr>
          <w:color w:val="7B3F00"/>
          <w:rtl/>
        </w:rPr>
        <w:t xml:space="preserve"> </w:t>
      </w:r>
      <w:r w:rsidRPr="001B797B">
        <w:rPr>
          <w:rFonts w:hint="cs"/>
          <w:color w:val="7B3F00"/>
          <w:rtl/>
        </w:rPr>
        <w:t>ולגר</w:t>
      </w:r>
      <w:r w:rsidRPr="001B797B">
        <w:rPr>
          <w:color w:val="7B3F00"/>
          <w:rtl/>
        </w:rPr>
        <w:t xml:space="preserve"> </w:t>
      </w:r>
      <w:r w:rsidRPr="001B797B">
        <w:rPr>
          <w:rFonts w:hint="cs"/>
          <w:color w:val="7B3F00"/>
          <w:rtl/>
        </w:rPr>
        <w:t>תעזוב</w:t>
      </w:r>
      <w:r w:rsidRPr="001B797B">
        <w:rPr>
          <w:color w:val="7B3F00"/>
          <w:rtl/>
        </w:rPr>
        <w:t xml:space="preserve">' - </w:t>
      </w:r>
      <w:r w:rsidRPr="001B797B">
        <w:rPr>
          <w:rFonts w:hint="cs"/>
          <w:color w:val="7B3F00"/>
          <w:rtl/>
        </w:rPr>
        <w:t>ולא</w:t>
      </w:r>
      <w:r w:rsidRPr="001B797B">
        <w:rPr>
          <w:color w:val="7B3F00"/>
          <w:rtl/>
        </w:rPr>
        <w:t xml:space="preserve"> </w:t>
      </w:r>
      <w:r w:rsidRPr="001B797B">
        <w:rPr>
          <w:rFonts w:hint="cs"/>
          <w:color w:val="7B3F00"/>
          <w:rtl/>
        </w:rPr>
        <w:t>לעורבים</w:t>
      </w:r>
      <w:r w:rsidRPr="001B797B">
        <w:rPr>
          <w:color w:val="7B3F00"/>
          <w:rtl/>
        </w:rPr>
        <w:t xml:space="preserve">, </w:t>
      </w:r>
      <w:r w:rsidRPr="001B797B">
        <w:rPr>
          <w:rFonts w:hint="cs"/>
          <w:color w:val="7B3F00"/>
          <w:rtl/>
        </w:rPr>
        <w:t>ומתנות</w:t>
      </w:r>
      <w:r w:rsidRPr="001B797B">
        <w:rPr>
          <w:color w:val="7B3F00"/>
          <w:rtl/>
        </w:rPr>
        <w:t xml:space="preserve"> </w:t>
      </w:r>
      <w:r w:rsidRPr="001B797B">
        <w:rPr>
          <w:rFonts w:hint="cs"/>
          <w:color w:val="7B3F00"/>
          <w:rtl/>
        </w:rPr>
        <w:t>כשאין</w:t>
      </w:r>
      <w:r w:rsidRPr="001B797B">
        <w:rPr>
          <w:color w:val="7B3F00"/>
          <w:rtl/>
        </w:rPr>
        <w:t xml:space="preserve"> </w:t>
      </w:r>
      <w:r w:rsidRPr="001B797B">
        <w:rPr>
          <w:rFonts w:hint="cs"/>
          <w:color w:val="7B3F00"/>
          <w:rtl/>
        </w:rPr>
        <w:t>כהן</w:t>
      </w:r>
    </w:p>
    <w:p w14:paraId="02EE1BF1" w14:textId="06511DAB" w:rsidR="002179B0" w:rsidRPr="001B797B" w:rsidRDefault="00334971" w:rsidP="00064140">
      <w:pPr>
        <w:pStyle w:val="38"/>
        <w:framePr w:wrap="notBeside"/>
        <w:rPr>
          <w:rtl/>
        </w:rPr>
      </w:pPr>
      <w:r>
        <w:rPr>
          <w:rtl/>
        </w:rPr>
        <w:t>ומעשה</w:t>
      </w:r>
    </w:p>
    <w:p w14:paraId="30F8D538" w14:textId="29D7285A" w:rsidR="002179B0" w:rsidRDefault="002179B0" w:rsidP="00BD6C4F">
      <w:pPr>
        <w:rPr>
          <w:rtl/>
        </w:rPr>
      </w:pPr>
      <w:r>
        <w:rPr>
          <w:rtl/>
        </w:rPr>
        <w:t>לוי זרע בכישר</w:t>
      </w:r>
      <w:r w:rsidRPr="00F94821">
        <w:rPr>
          <w:rStyle w:val="afffffe"/>
          <w:rtl/>
        </w:rPr>
        <w:t xml:space="preserve"> שם מקום</w:t>
      </w:r>
      <w:r>
        <w:rPr>
          <w:rtl/>
        </w:rPr>
        <w:t xml:space="preserve"> ולא היו עניים </w:t>
      </w:r>
      <w:r w:rsidR="00334971">
        <w:rPr>
          <w:rtl/>
        </w:rPr>
        <w:t xml:space="preserve">ליקח לקט, א"ל </w:t>
      </w:r>
      <w:r w:rsidR="00334971" w:rsidRPr="00064140">
        <w:rPr>
          <w:rStyle w:val="2fb"/>
          <w:rtl/>
        </w:rPr>
        <w:t>רב ששת</w:t>
      </w:r>
      <w:r w:rsidR="00334971">
        <w:rPr>
          <w:rtl/>
        </w:rPr>
        <w:t>:</w:t>
      </w:r>
      <w:r>
        <w:rPr>
          <w:rtl/>
        </w:rPr>
        <w:t xml:space="preserve"> '</w:t>
      </w:r>
      <w:r w:rsidRPr="00F94821">
        <w:rPr>
          <w:rStyle w:val="afffff0"/>
          <w:rtl/>
        </w:rPr>
        <w:t>לֶעָנִי וְלַגֵּר תַּעֲזֹב אֹתָם</w:t>
      </w:r>
      <w:r>
        <w:rPr>
          <w:rtl/>
        </w:rPr>
        <w:t>' - ולא לעורבים ולא לעטלפים.</w:t>
      </w:r>
    </w:p>
    <w:p w14:paraId="6BBE08AC" w14:textId="2CCC3422" w:rsidR="0046556D" w:rsidRDefault="002179B0" w:rsidP="00F94821">
      <w:pPr>
        <w:pStyle w:val="38"/>
        <w:framePr w:wrap="notBeside"/>
        <w:rPr>
          <w:rtl/>
        </w:rPr>
      </w:pPr>
      <w:r>
        <w:rPr>
          <w:rtl/>
        </w:rPr>
        <w:t>ויקשה מהך:</w:t>
      </w:r>
    </w:p>
    <w:p w14:paraId="1A8B1333" w14:textId="1D9FBD20" w:rsidR="002179B0" w:rsidRDefault="00BD6C4F" w:rsidP="00BD6C4F">
      <w:pPr>
        <w:rPr>
          <w:rtl/>
        </w:rPr>
      </w:pPr>
      <w:r w:rsidRPr="00C63571">
        <w:rPr>
          <w:rtl/>
        </w:rPr>
        <w:t xml:space="preserve">אין מביאין תרומה לא מגורן לעיר ולא ממדבר לישוב, ואם אין שם כהן - </w:t>
      </w:r>
      <w:r w:rsidR="002179B0">
        <w:rPr>
          <w:rtl/>
        </w:rPr>
        <w:t>שוכר פרה ומביאה מפני הפסד תרומה!</w:t>
      </w:r>
    </w:p>
    <w:p w14:paraId="745FB20E" w14:textId="14BFBB8F" w:rsidR="0046556D" w:rsidRDefault="002179B0" w:rsidP="00F94821">
      <w:pPr>
        <w:pStyle w:val="38"/>
        <w:framePr w:wrap="notBeside"/>
        <w:rPr>
          <w:rtl/>
        </w:rPr>
      </w:pPr>
      <w:r>
        <w:rPr>
          <w:rtl/>
        </w:rPr>
        <w:t>- שאני</w:t>
      </w:r>
    </w:p>
    <w:p w14:paraId="1D8B472D" w14:textId="5C2A77CB" w:rsidR="002179B0" w:rsidRDefault="002179B0" w:rsidP="002179B0">
      <w:pPr>
        <w:rPr>
          <w:rtl/>
        </w:rPr>
      </w:pPr>
      <w:r>
        <w:rPr>
          <w:rtl/>
        </w:rPr>
        <w:t>תרומה דטבלה, ולא סגיא דלא מפריש לה. ב. נתינה כתובה בתרומה</w:t>
      </w:r>
    </w:p>
    <w:p w14:paraId="163EC1CB" w14:textId="3C016BA4" w:rsidR="0046556D" w:rsidRPr="002179B0" w:rsidRDefault="002179B0" w:rsidP="00F94821">
      <w:pPr>
        <w:pStyle w:val="38"/>
        <w:framePr w:wrap="notBeside"/>
        <w:rPr>
          <w:rtl/>
        </w:rPr>
      </w:pPr>
      <w:r>
        <w:rPr>
          <w:rtl/>
        </w:rPr>
        <w:t>ויקשה:</w:t>
      </w:r>
    </w:p>
    <w:p w14:paraId="7E1B794D" w14:textId="06F7A67F" w:rsidR="002179B0" w:rsidRDefault="00334971" w:rsidP="00BD6C4F">
      <w:pPr>
        <w:rPr>
          <w:rtl/>
        </w:rPr>
      </w:pPr>
      <w:r>
        <w:rPr>
          <w:rtl/>
        </w:rPr>
        <w:t>ומתנות דלא טבלי - תניא:</w:t>
      </w:r>
      <w:r w:rsidR="002179B0">
        <w:rPr>
          <w:rtl/>
        </w:rPr>
        <w:t xml:space="preserve"> מקום שנהגו למלוג בעגלים לא יפשיט את הזרוע, להפשיט את הראש - לא יפשיט את הלחי,</w:t>
      </w:r>
    </w:p>
    <w:p w14:paraId="4F536BC1" w14:textId="20012DF9" w:rsidR="002179B0" w:rsidRDefault="002179B0" w:rsidP="00BD6C4F">
      <w:pPr>
        <w:rPr>
          <w:rtl/>
        </w:rPr>
      </w:pPr>
      <w:r>
        <w:rPr>
          <w:rtl/>
        </w:rPr>
        <w:t>ואם אין שם כהן - מעלין אותן בדמים ואוכלן מפני הפסד כהן!</w:t>
      </w:r>
    </w:p>
    <w:p w14:paraId="009D4238" w14:textId="4283A4BB" w:rsidR="0046556D" w:rsidRDefault="002179B0" w:rsidP="00F94821">
      <w:pPr>
        <w:pStyle w:val="38"/>
        <w:framePr w:wrap="notBeside"/>
        <w:rPr>
          <w:rtl/>
        </w:rPr>
      </w:pPr>
      <w:r>
        <w:rPr>
          <w:rtl/>
        </w:rPr>
        <w:t>- שאני</w:t>
      </w:r>
    </w:p>
    <w:p w14:paraId="7F078D19" w14:textId="39FBF9A9" w:rsidR="002179B0" w:rsidRDefault="002179B0" w:rsidP="00531E58">
      <w:pPr>
        <w:rPr>
          <w:rtl/>
        </w:rPr>
      </w:pPr>
      <w:r>
        <w:rPr>
          <w:rtl/>
        </w:rPr>
        <w:t>מתנות כהונה דנתינה כתיבא בהו.</w:t>
      </w:r>
    </w:p>
    <w:p w14:paraId="07200C71" w14:textId="62FAF2F1" w:rsidR="0046556D" w:rsidRDefault="002179B0" w:rsidP="00BD6C4F">
      <w:pPr>
        <w:rPr>
          <w:rtl/>
        </w:rPr>
      </w:pPr>
      <w:r>
        <w:rPr>
          <w:rtl/>
        </w:rPr>
        <w:t>ו</w:t>
      </w:r>
      <w:r w:rsidRPr="001B797B">
        <w:rPr>
          <w:rStyle w:val="afffff0"/>
          <w:rtl/>
        </w:rPr>
        <w:t>'תעזוב'</w:t>
      </w:r>
      <w:r>
        <w:rPr>
          <w:rtl/>
        </w:rPr>
        <w:t xml:space="preserve"> יתירא</w:t>
      </w:r>
      <w:r w:rsidR="00334971">
        <w:rPr>
          <w:rtl/>
        </w:rPr>
        <w:t xml:space="preserve">, </w:t>
      </w:r>
      <w:r w:rsidR="009163C4" w:rsidRPr="00F94821">
        <w:rPr>
          <w:rStyle w:val="afffffe"/>
          <w:rtl/>
        </w:rPr>
        <w:t xml:space="preserve">שנכתב פעמיים - </w:t>
      </w:r>
      <w:r w:rsidR="00BD6C4F" w:rsidRPr="001B797B">
        <w:rPr>
          <w:rStyle w:val="afffff5"/>
          <w:rFonts w:hint="cs"/>
          <w:rtl/>
        </w:rPr>
        <w:t>ל</w:t>
      </w:r>
      <w:r w:rsidR="00BD6C4F" w:rsidRPr="001B797B">
        <w:rPr>
          <w:rStyle w:val="afffff5"/>
          <w:rtl/>
        </w:rPr>
        <w:t>כדתניא:</w:t>
      </w:r>
      <w:r w:rsidR="00BD6C4F" w:rsidRPr="00C63571">
        <w:rPr>
          <w:rtl/>
        </w:rPr>
        <w:t xml:space="preserve"> </w:t>
      </w:r>
      <w:r w:rsidR="00334971">
        <w:rPr>
          <w:rtl/>
        </w:rPr>
        <w:t>המפקיר כרמו והשכים ובצרו</w:t>
      </w:r>
      <w:r w:rsidR="00BD6C4F" w:rsidRPr="00C63571">
        <w:rPr>
          <w:rtl/>
        </w:rPr>
        <w:t xml:space="preserve"> - </w:t>
      </w:r>
      <w:r w:rsidR="00334971">
        <w:rPr>
          <w:rtl/>
        </w:rPr>
        <w:t>חייב בפרט עוללות שכחה ופאה</w:t>
      </w:r>
      <w:r w:rsidR="00BD6C4F" w:rsidRPr="00C63571">
        <w:rPr>
          <w:rtl/>
        </w:rPr>
        <w:t>, ופטור מן המעשרות.</w:t>
      </w:r>
    </w:p>
    <w:p w14:paraId="5159B5C0" w14:textId="77777777" w:rsidR="00334971" w:rsidRDefault="002179B0" w:rsidP="002179B0">
      <w:pPr>
        <w:pStyle w:val="afffff8"/>
        <w:rPr>
          <w:color w:val="7B3F00"/>
          <w:rtl/>
        </w:rPr>
      </w:pPr>
      <w:r w:rsidRPr="001B797B">
        <w:rPr>
          <w:rFonts w:ascii="BA TM • Vilna Extra-Bold" w:hAnsi="BA TM • Vilna Extra-Bold" w:hint="cs"/>
          <w:color w:val="7B3F00"/>
          <w:rtl/>
        </w:rPr>
        <w:t>׹׶</w:t>
      </w:r>
      <w:r w:rsidRPr="001B797B">
        <w:rPr>
          <w:color w:val="7B3F00"/>
          <w:rtl/>
        </w:rPr>
        <w:t xml:space="preserve"> </w:t>
      </w:r>
      <w:r w:rsidRPr="001B797B">
        <w:rPr>
          <w:rFonts w:hint="cs"/>
          <w:color w:val="7B3F00"/>
          <w:rtl/>
        </w:rPr>
        <w:t>אדם</w:t>
      </w:r>
      <w:r w:rsidRPr="001B797B">
        <w:rPr>
          <w:color w:val="7B3F00"/>
          <w:rtl/>
        </w:rPr>
        <w:t xml:space="preserve"> </w:t>
      </w:r>
      <w:r w:rsidRPr="001B797B">
        <w:rPr>
          <w:rFonts w:hint="cs"/>
          <w:color w:val="7B3F00"/>
          <w:rtl/>
        </w:rPr>
        <w:t>חשוב</w:t>
      </w:r>
      <w:r w:rsidRPr="001B797B">
        <w:rPr>
          <w:color w:val="7B3F00"/>
          <w:rtl/>
        </w:rPr>
        <w:t xml:space="preserve"> </w:t>
      </w:r>
      <w:r w:rsidRPr="001B797B">
        <w:rPr>
          <w:rFonts w:hint="cs"/>
          <w:color w:val="7B3F00"/>
          <w:rtl/>
        </w:rPr>
        <w:t>זוכה</w:t>
      </w:r>
      <w:r w:rsidRPr="001B797B">
        <w:rPr>
          <w:color w:val="7B3F00"/>
          <w:rtl/>
        </w:rPr>
        <w:t xml:space="preserve"> </w:t>
      </w:r>
      <w:r w:rsidRPr="001B797B">
        <w:rPr>
          <w:rFonts w:hint="cs"/>
          <w:color w:val="7B3F00"/>
          <w:rtl/>
        </w:rPr>
        <w:t>מעצמו</w:t>
      </w:r>
      <w:r w:rsidRPr="001B797B">
        <w:rPr>
          <w:color w:val="7B3F00"/>
          <w:rtl/>
        </w:rPr>
        <w:t xml:space="preserve"> - '</w:t>
      </w:r>
      <w:r w:rsidRPr="001B797B">
        <w:rPr>
          <w:rFonts w:hint="cs"/>
          <w:color w:val="7B3F00"/>
          <w:rtl/>
        </w:rPr>
        <w:t>הכהן</w:t>
      </w:r>
      <w:r w:rsidRPr="001B797B">
        <w:rPr>
          <w:color w:val="7B3F00"/>
          <w:rtl/>
        </w:rPr>
        <w:t xml:space="preserve"> </w:t>
      </w:r>
      <w:r w:rsidRPr="001B797B">
        <w:rPr>
          <w:rFonts w:hint="cs"/>
          <w:color w:val="7B3F00"/>
          <w:rtl/>
        </w:rPr>
        <w:t>הגדול</w:t>
      </w:r>
      <w:r w:rsidRPr="001B797B">
        <w:rPr>
          <w:color w:val="7B3F00"/>
          <w:rtl/>
        </w:rPr>
        <w:t xml:space="preserve"> </w:t>
      </w:r>
      <w:r w:rsidRPr="001B797B">
        <w:rPr>
          <w:rFonts w:hint="cs"/>
          <w:color w:val="7B3F00"/>
          <w:rtl/>
        </w:rPr>
        <w:t>מאחיו</w:t>
      </w:r>
      <w:r w:rsidRPr="001B797B">
        <w:rPr>
          <w:color w:val="7B3F00"/>
          <w:rtl/>
        </w:rPr>
        <w:t>'</w:t>
      </w:r>
    </w:p>
    <w:p w14:paraId="5062870D" w14:textId="07FB5E34" w:rsidR="002179B0" w:rsidRPr="001B797B" w:rsidRDefault="00334971" w:rsidP="00064140">
      <w:pPr>
        <w:pStyle w:val="38"/>
        <w:framePr w:wrap="notBeside"/>
        <w:rPr>
          <w:rtl/>
        </w:rPr>
      </w:pPr>
      <w:r>
        <w:rPr>
          <w:rtl/>
        </w:rPr>
        <w:t>ומעשה</w:t>
      </w:r>
    </w:p>
    <w:p w14:paraId="0E108893" w14:textId="31DED3C3" w:rsidR="0046556D" w:rsidRDefault="00334971" w:rsidP="00BD6C4F">
      <w:pPr>
        <w:rPr>
          <w:rtl/>
        </w:rPr>
      </w:pPr>
      <w:r>
        <w:rPr>
          <w:rtl/>
        </w:rPr>
        <w:t xml:space="preserve">שק דינרים שבא לביהמ"ד, קדם </w:t>
      </w:r>
      <w:r w:rsidRPr="00064140">
        <w:rPr>
          <w:rStyle w:val="2fb"/>
          <w:rtl/>
        </w:rPr>
        <w:t>רבי אמי</w:t>
      </w:r>
      <w:r>
        <w:rPr>
          <w:rtl/>
        </w:rPr>
        <w:t xml:space="preserve"> וזכה בו,</w:t>
      </w:r>
      <w:r w:rsidR="002179B0">
        <w:rPr>
          <w:rtl/>
        </w:rPr>
        <w:t xml:space="preserve"> ואף ד'</w:t>
      </w:r>
      <w:r w:rsidR="002179B0" w:rsidRPr="00F94821">
        <w:rPr>
          <w:rStyle w:val="afffff0"/>
          <w:rtl/>
        </w:rPr>
        <w:t>וְנָתַן</w:t>
      </w:r>
      <w:r w:rsidR="002179B0">
        <w:rPr>
          <w:rtl/>
        </w:rPr>
        <w:t>' ולא שיטול מעצמו –</w:t>
      </w:r>
    </w:p>
    <w:p w14:paraId="2B54286D" w14:textId="5C0EA5D7" w:rsidR="0046556D" w:rsidRDefault="002179B0" w:rsidP="00BD6C4F">
      <w:pPr>
        <w:rPr>
          <w:rtl/>
        </w:rPr>
      </w:pPr>
      <w:r>
        <w:rPr>
          <w:rFonts w:ascii="BA Franknatan Regular" w:hAnsi="BA Franknatan Regular" w:cs="BA Franknatan Regular"/>
          <w:b/>
          <w:bCs/>
          <w:rtl/>
        </w:rPr>
        <w:t>א. לעניים זכה בהן,</w:t>
      </w:r>
    </w:p>
    <w:p w14:paraId="24C7FBDD" w14:textId="25500400" w:rsidR="002179B0" w:rsidRDefault="002179B0" w:rsidP="00BD6C4F">
      <w:pPr>
        <w:rPr>
          <w:rtl/>
        </w:rPr>
      </w:pPr>
      <w:r>
        <w:rPr>
          <w:b/>
          <w:bCs/>
          <w:rtl/>
        </w:rPr>
        <w:t>ב. אדם חשוב שאני, ד'</w:t>
      </w:r>
      <w:r w:rsidRPr="00F94821">
        <w:rPr>
          <w:rStyle w:val="afffff0"/>
          <w:rtl/>
        </w:rPr>
        <w:t>וְהַכֹּהֵן הַגָּדוֹל מֵאֶחָיו</w:t>
      </w:r>
      <w:r>
        <w:rPr>
          <w:b/>
          <w:bCs/>
          <w:rtl/>
        </w:rPr>
        <w:t>' - שיהא</w:t>
      </w:r>
      <w:r w:rsidR="00BD6C4F" w:rsidRPr="00C63571">
        <w:rPr>
          <w:rtl/>
        </w:rPr>
        <w:t xml:space="preserve"> גדול מאחיו בנוי בחכמה ובעושר, </w:t>
      </w:r>
    </w:p>
    <w:p w14:paraId="569F99D7" w14:textId="224DFBF7" w:rsidR="0046556D" w:rsidRDefault="002179B0" w:rsidP="00F94821">
      <w:pPr>
        <w:pStyle w:val="38"/>
        <w:framePr w:wrap="notBeside"/>
        <w:rPr>
          <w:rtl/>
        </w:rPr>
      </w:pPr>
      <w:r>
        <w:rPr>
          <w:rtl/>
        </w:rPr>
        <w:t>אחרים אומרים:</w:t>
      </w:r>
    </w:p>
    <w:p w14:paraId="43DDA871" w14:textId="106402B9" w:rsidR="0046556D" w:rsidRDefault="00334971" w:rsidP="00BD6C4F">
      <w:pPr>
        <w:rPr>
          <w:rtl/>
        </w:rPr>
      </w:pPr>
      <w:r>
        <w:rPr>
          <w:rtl/>
        </w:rPr>
        <w:t>אם אין לו - אחיו הכהנים מגדלין אותו, ד'וְהַכֹּהֵן</w:t>
      </w:r>
      <w:r w:rsidR="002179B0" w:rsidRPr="00F94821">
        <w:rPr>
          <w:rStyle w:val="afffff0"/>
          <w:rtl/>
        </w:rPr>
        <w:t xml:space="preserve"> הַגָּדוֹל מֵאֶחָיו</w:t>
      </w:r>
      <w:r w:rsidR="002179B0">
        <w:rPr>
          <w:rtl/>
        </w:rPr>
        <w:t>', גדלהו משל אחיו.</w:t>
      </w:r>
    </w:p>
    <w:p w14:paraId="2993E100"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74" w:author="קלוד" w:date="2026-10-06T10:08:36Z"/>
        </w:rPr>
      </w:pPr>
      <w:ins w:id="20173" w:author="קלוד" w:date="2026-10-06T10:08:36Z">
        <w:r>
          <w:t xml:space="preserve">משנה ד</w:t>
        </w:r>
      </w:ins>
    </w:p>
    <w:p w14:paraId="292B90B2" w14:textId="77777777" w:rsidR="00BD6C4F" w:rsidRPr="00C63571" w:rsidRDefault="00BD6C4F" w:rsidP="00BD6C4F">
      <w:pPr>
        <w:pStyle w:val="afff9"/>
        <w:rPr>
          <w:del w:id="20046" w:author="קלוד" w:date="2026-10-06T10:08:36Z"/>
          <w:rtl/>
        </w:rPr>
      </w:pPr>
      <w:del w:id="20045" w:author="קלוד" w:date="2026-10-06T10:08:36Z">
        <w:r w:rsidRPr="00C63571">
          <w:rPr>
            <w:rtl/>
          </w:rPr>
          <w:delText xml:space="preserve">מתני'.</w:delText>
        </w:r>
      </w:del>
    </w:p>
    <w:p w14:paraId="075AD263" w14:textId="77777777" w:rsidR="00BD6C4F" w:rsidRPr="00C63571" w:rsidRDefault="00BD6C4F" w:rsidP="00BD6C4F">
      <w:pPr>
        <w:pStyle w:val="afff9"/>
        <w:spacing w:before="120"/>
        <w:rPr>
          <w:rtl/>
        </w:rPr>
        <w:pPrChange w:id="90072" w:author="קלוד" w:date="2026-10-08T12:08:16Z">
          <w:pPr>
            <w:pStyle w:val="afff9"/>
          </w:pPr>
        </w:pPrChange>
      </w:pPr>
      <w:r w:rsidRPr="00C63571">
        <w:rPr>
          <w:rtl/>
        </w:rPr>
        <w:t>איזהו הזרוע - מן הפרק של ארכובה עד כף של יד, והוא של נזיר;</w:t>
      </w:r>
    </w:p>
    <w:p w14:paraId="4245CBA6" w14:textId="77777777" w:rsidR="00BD6C4F" w:rsidRPr="00C63571" w:rsidRDefault="00BD6C4F" w:rsidP="00BD6C4F">
      <w:pPr>
        <w:pStyle w:val="afff9"/>
        <w:rPr>
          <w:rtl/>
        </w:rPr>
      </w:pPr>
      <w:r>
        <w:rPr>
          <w:rtl/>
        </w:rPr>
        <w:t xml:space="preserve">וכנגדו ברגל שוק, </w:t>
      </w:r>
      <w:r>
        <w:rPr>
          <w:rStyle w:val="TanaimMishna"/>
          <w:rtl/>
          <w:rPrChange w:id="22415" w:author="Claude" w:date="2026-10-07T09:47:47Z">
            <w:rPr>
              <w:rtl/>
            </w:rPr>
          </w:rPrChange>
        </w:rPr>
        <w:t xml:space="preserve">ר' יהודה</w:t>
      </w:r>
      <w:r>
        <w:rPr>
          <w:rtl/>
        </w:rPr>
        <w:t xml:space="preserve"> אומר</w:t>
      </w:r>
      <w:r>
        <w:rPr>
          <w:rStyle w:val="TanaimMishna"/>
          <w:rtl/>
          <w:rPrChange w:id="22416" w:author="Claude" w:date="2026-10-07T09:47:47Z">
            <w:rPr>
              <w:rtl/>
            </w:rPr>
          </w:rPrChange>
        </w:rPr>
        <w:t xml:space="preserve">:</w:t>
      </w:r>
      <w:r>
        <w:rPr>
          <w:rtl/>
        </w:rPr>
        <w:t xml:space="preserve"> שוק מן הפרק של ארכובה עד סובך של רגל.</w:t>
      </w:r>
    </w:p>
    <w:p w14:paraId="0AA2752D" w14:textId="77777777" w:rsidR="00BD6C4F" w:rsidRPr="00C63571" w:rsidRDefault="00BD6C4F" w:rsidP="00BD6C4F">
      <w:pPr>
        <w:pStyle w:val="afff9"/>
        <w:rPr>
          <w:rtl/>
        </w:rPr>
      </w:pPr>
      <w:r w:rsidRPr="00C63571">
        <w:rPr>
          <w:rtl/>
        </w:rPr>
        <w:t>אי זהו לחי - מן הפרק של לחי עד פיקה של גרגרת.</w:t>
      </w:r>
    </w:p>
    <w:p w14:paraId="1FF719A0" w14:textId="77777777" w:rsidR="009163C4" w:rsidRDefault="00BD6C4F" w:rsidP="00BD6C4F">
      <w:pPr>
        <w:jc w:val="center"/>
        <w:rPr>
          <w:rtl/>
        </w:rPr>
      </w:pPr>
      <w:r>
        <w:rPr>
          <w:rFonts w:ascii="BA חניכי הישיבות" w:hAnsi="BA חניכי הישיבות" w:cs="BA חניכי הישיבות"/>
          <w:rtl/>
        </w:rPr>
        <w:t>׻</w:t>
      </w:r>
    </w:p>
    <w:p w14:paraId="1575F8F8" w14:textId="787447E5" w:rsidR="0046556D" w:rsidRDefault="009163C4" w:rsidP="00F94821">
      <w:pPr>
        <w:pStyle w:val="38"/>
        <w:framePr w:wrap="notBeside"/>
        <w:rPr>
          <w:rtl/>
        </w:rPr>
      </w:pPr>
      <w:r>
        <w:rPr>
          <w:rtl/>
        </w:rPr>
        <w:t>ת"ר:</w:t>
      </w:r>
    </w:p>
    <w:p w14:paraId="69DD0FB8" w14:textId="61D9A60B" w:rsidR="0046556D" w:rsidRDefault="009163C4" w:rsidP="009163C4">
      <w:pPr>
        <w:rPr>
          <w:rtl/>
        </w:rPr>
      </w:pPr>
      <w:r>
        <w:rPr>
          <w:rtl/>
        </w:rPr>
        <w:t>'</w:t>
      </w:r>
      <w:r w:rsidRPr="00F94821">
        <w:rPr>
          <w:rStyle w:val="afffff0"/>
          <w:rtl/>
        </w:rPr>
        <w:t>הַזְּרֹעַ</w:t>
      </w:r>
      <w:r w:rsidRPr="009163C4">
        <w:rPr>
          <w:rtl/>
        </w:rPr>
        <w:t xml:space="preserve">' </w:t>
      </w:r>
      <w:r w:rsidR="00334971">
        <w:rPr>
          <w:rtl/>
        </w:rPr>
        <w:t>- זרוע ימין ולא שמאל, ד'הַזְּרֹעַ'.</w:t>
      </w:r>
    </w:p>
    <w:p w14:paraId="60B0E693" w14:textId="2EE2FB67" w:rsidR="0046556D" w:rsidRDefault="009163C4" w:rsidP="00BD6C4F">
      <w:pPr>
        <w:rPr>
          <w:rtl/>
        </w:rPr>
      </w:pPr>
      <w:r>
        <w:rPr>
          <w:rtl/>
        </w:rPr>
        <w:lastRenderedPageBreak/>
        <w:t xml:space="preserve">ותלמודו </w:t>
      </w:r>
      <w:r w:rsidRPr="001B797B">
        <w:rPr>
          <w:rStyle w:val="2fb"/>
          <w:rtl/>
        </w:rPr>
        <w:t>כד</w:t>
      </w:r>
      <w:r w:rsidRPr="00531E58">
        <w:rPr>
          <w:rStyle w:val="2fb"/>
          <w:rtl/>
        </w:rPr>
        <w:t>רבא</w:t>
      </w:r>
      <w:r>
        <w:rPr>
          <w:rtl/>
        </w:rPr>
        <w:t>: '</w:t>
      </w:r>
      <w:r w:rsidRPr="00F94821">
        <w:rPr>
          <w:rStyle w:val="afffff0"/>
          <w:rtl/>
        </w:rPr>
        <w:t>הַיָּרֵךְ</w:t>
      </w:r>
      <w:r>
        <w:rPr>
          <w:rtl/>
        </w:rPr>
        <w:t>' - המיומנת שבירך, ה"נ הזרוע - המיומן שבזרוע.</w:t>
      </w:r>
    </w:p>
    <w:p w14:paraId="7D8A8258" w14:textId="4D8C0697" w:rsidR="0046556D" w:rsidRDefault="009163C4" w:rsidP="00BD6C4F">
      <w:pPr>
        <w:rPr>
          <w:rtl/>
        </w:rPr>
      </w:pPr>
      <w:r>
        <w:rPr>
          <w:rtl/>
        </w:rPr>
        <w:t>'</w:t>
      </w:r>
      <w:r w:rsidRPr="00F94821">
        <w:rPr>
          <w:rStyle w:val="afffff0"/>
          <w:rtl/>
        </w:rPr>
        <w:t>וְהַלְּחָיַיִם</w:t>
      </w:r>
      <w:r>
        <w:rPr>
          <w:rtl/>
        </w:rPr>
        <w:t>' - להביא צמר שבראש כבשים ושער שבזקן תיישים.</w:t>
      </w:r>
    </w:p>
    <w:p w14:paraId="45B76E38" w14:textId="000EBE4F" w:rsidR="0046556D" w:rsidRDefault="009163C4" w:rsidP="00BD6C4F">
      <w:pPr>
        <w:rPr>
          <w:rtl/>
        </w:rPr>
      </w:pPr>
      <w:r>
        <w:rPr>
          <w:rtl/>
        </w:rPr>
        <w:t>'</w:t>
      </w:r>
      <w:r w:rsidRPr="00F94821">
        <w:rPr>
          <w:rStyle w:val="afffff0"/>
          <w:rtl/>
        </w:rPr>
        <w:t>וְהַקֵּבָה</w:t>
      </w:r>
      <w:r>
        <w:rPr>
          <w:rtl/>
        </w:rPr>
        <w:t>' - להביא חלב שע"ג הקבה וחלב שבתוך הקבה,</w:t>
      </w:r>
    </w:p>
    <w:p w14:paraId="64ACBC0A" w14:textId="65C6C3B7" w:rsidR="009163C4" w:rsidRDefault="009163C4" w:rsidP="00BD6C4F">
      <w:pPr>
        <w:rPr>
          <w:rtl/>
        </w:rPr>
      </w:pPr>
      <w:r>
        <w:rPr>
          <w:rStyle w:val="2fb"/>
          <w:rtl/>
          <w:rPrChange w:id="13768" w:author="מנוע אמוראים" w:date="2026-10-05T16:40:54Z">
            <w:rPr>
              <w:rtl/>
            </w:rPr>
          </w:rPrChange>
        </w:rPr>
        <w:t xml:space="preserve">דאר"י</w:t>
      </w:r>
      <w:r>
        <w:rPr>
          <w:rtl/>
        </w:rPr>
        <w:t xml:space="preserve">: כהנים נהגו בו עין יפה ונתנוהו לבעלים – הא לא נהגו, שלהם הוא.</w:t>
      </w:r>
    </w:p>
    <w:p w14:paraId="290C24C0" w14:textId="7E5381EF" w:rsidR="0046556D" w:rsidRDefault="009163C4" w:rsidP="00F94821">
      <w:pPr>
        <w:pStyle w:val="38"/>
        <w:framePr w:wrap="notBeside"/>
        <w:rPr>
          <w:rtl/>
        </w:rPr>
      </w:pPr>
      <w:r>
        <w:rPr>
          <w:rtl/>
        </w:rPr>
        <w:t>דורשי חמורות:</w:t>
      </w:r>
    </w:p>
    <w:p w14:paraId="51EA9B63" w14:textId="303E7FFF" w:rsidR="0046556D" w:rsidRDefault="009163C4" w:rsidP="00BD6C4F">
      <w:pPr>
        <w:rPr>
          <w:rtl/>
        </w:rPr>
      </w:pPr>
      <w:r>
        <w:rPr>
          <w:rtl/>
        </w:rPr>
        <w:t>הזרוע כנגד היד - '</w:t>
      </w:r>
      <w:r w:rsidRPr="00F94821">
        <w:rPr>
          <w:rStyle w:val="afffff0"/>
          <w:rtl/>
        </w:rPr>
        <w:t xml:space="preserve">וַיִּקַּח רֹמַח </w:t>
      </w:r>
      <w:r w:rsidR="00334971">
        <w:rPr>
          <w:rStyle w:val="afffff0"/>
          <w:rtl/>
        </w:rPr>
        <w:t>בְּיָדוֹ', לחיים</w:t>
      </w:r>
      <w:r>
        <w:rPr>
          <w:rtl/>
        </w:rPr>
        <w:t xml:space="preserve"> כנגד תפלה - '</w:t>
      </w:r>
      <w:r w:rsidRPr="00F94821">
        <w:rPr>
          <w:rStyle w:val="afffff0"/>
          <w:rtl/>
        </w:rPr>
        <w:t>וַיַּעֲמֹד פִּינְחָס וַיְפַלֵּל</w:t>
      </w:r>
      <w:r>
        <w:rPr>
          <w:rtl/>
        </w:rPr>
        <w:t>', קבה כמשמעה - '</w:t>
      </w:r>
      <w:r w:rsidRPr="00F94821">
        <w:rPr>
          <w:rStyle w:val="afffff0"/>
          <w:rtl/>
        </w:rPr>
        <w:t>וְאֶת הָאִשָּׁה אֶל קֳבָתָהּ</w:t>
      </w:r>
      <w:r>
        <w:rPr>
          <w:rtl/>
        </w:rPr>
        <w:t>'.</w:t>
      </w:r>
    </w:p>
    <w:p w14:paraId="3B836EC0" w14:textId="060D5933" w:rsidR="0046556D" w:rsidRDefault="009163C4" w:rsidP="00BD6C4F">
      <w:pPr>
        <w:rPr>
          <w:rtl/>
        </w:rPr>
      </w:pPr>
      <w:r>
        <w:rPr>
          <w:rFonts w:ascii="BA Franknatan Regular" w:hAnsi="BA Franknatan Regular" w:cs="BA Franknatan Regular"/>
          <w:b/>
          <w:bCs/>
          <w:rtl/>
        </w:rPr>
        <w:t>'</w:t>
      </w:r>
      <w:r w:rsidRPr="00F94821">
        <w:rPr>
          <w:rStyle w:val="afffff0"/>
          <w:rtl/>
        </w:rPr>
        <w:t>תְּרוּמָה</w:t>
      </w:r>
      <w:r>
        <w:rPr>
          <w:rFonts w:ascii="BA Franknatan Regular" w:hAnsi="BA Franknatan Regular" w:cs="BA Franknatan Regular"/>
          <w:b/>
          <w:bCs/>
          <w:rtl/>
        </w:rPr>
        <w:t>' לקבות זרוע מוקדשין#, '</w:t>
      </w:r>
      <w:r w:rsidRPr="00F94821">
        <w:rPr>
          <w:rStyle w:val="afffff0"/>
          <w:rtl/>
        </w:rPr>
        <w:t>תִּתְּנוּ</w:t>
      </w:r>
      <w:r>
        <w:rPr>
          <w:rFonts w:ascii="BA Franknatan Regular" w:hAnsi="BA Franknatan Regular" w:cs="BA Franknatan Regular"/>
          <w:b/>
          <w:bCs/>
          <w:rtl/>
        </w:rPr>
        <w:t>' לזרוע חולין.</w:t>
      </w:r>
    </w:p>
    <w:p w14:paraId="11EFD729" w14:textId="77777777" w:rsidR="009163C4" w:rsidRDefault="00BD6C4F" w:rsidP="00BD6C4F">
      <w:pPr>
        <w:pStyle w:val="affff1"/>
        <w:ind w:end="0"/>
        <w:rPr>
          <w:rtl/>
        </w:rPr>
      </w:pPr>
      <w:r w:rsidRPr="00C63571">
        <w:rPr>
          <w:rtl/>
        </w:rPr>
        <w:t>איזהו לחי - מן הפרק של לחי ועד פיקה של גרגרת.</w:t>
      </w:r>
    </w:p>
    <w:p w14:paraId="78A2F1C9" w14:textId="1BC93B2C" w:rsidR="00BD6C4F" w:rsidRPr="00C63571" w:rsidRDefault="009163C4" w:rsidP="00F94821">
      <w:pPr>
        <w:pStyle w:val="38"/>
        <w:framePr w:wrap="notBeside"/>
        <w:rPr>
          <w:rtl/>
        </w:rPr>
      </w:pPr>
      <w:r>
        <w:rPr>
          <w:rtl/>
        </w:rPr>
        <w:t>ויקשה מהך:</w:t>
      </w:r>
    </w:p>
    <w:p w14:paraId="1E22B105" w14:textId="7B06B622" w:rsidR="0046556D" w:rsidRDefault="00BD6C4F" w:rsidP="00BD6C4F">
      <w:pPr>
        <w:rPr>
          <w:b/>
          <w:bCs/>
          <w:rtl/>
        </w:rPr>
      </w:pPr>
      <w:r>
        <w:rPr>
          <w:rFonts w:hint="cs"/>
          <w:rtl/>
        </w:rPr>
        <w:t>ד</w:t>
      </w:r>
      <w:r w:rsidRPr="00C63571">
        <w:rPr>
          <w:rtl/>
        </w:rPr>
        <w:t>נוטלה ובית שחיטה עמה!</w:t>
      </w:r>
    </w:p>
    <w:p w14:paraId="33EDD02E" w14:textId="3C787A5B" w:rsidR="0046556D" w:rsidRDefault="00BD6C4F" w:rsidP="00BD6C4F">
      <w:pPr>
        <w:rPr>
          <w:b/>
          <w:bCs/>
          <w:rtl/>
        </w:rPr>
      </w:pPr>
      <w:r w:rsidRPr="00C605F0">
        <w:rPr>
          <w:rFonts w:hint="cs"/>
          <w:b/>
          <w:bCs/>
          <w:rtl/>
        </w:rPr>
        <w:t>א.</w:t>
      </w:r>
      <w:r>
        <w:rPr>
          <w:rFonts w:hint="cs"/>
          <w:rtl/>
        </w:rPr>
        <w:t xml:space="preserve"> </w:t>
      </w:r>
      <w:r w:rsidRPr="00C63571">
        <w:rPr>
          <w:rtl/>
        </w:rPr>
        <w:t xml:space="preserve">הא רבנן </w:t>
      </w:r>
      <w:r>
        <w:rPr>
          <w:rFonts w:hint="cs"/>
          <w:rtl/>
        </w:rPr>
        <w:t>ד</w:t>
      </w:r>
      <w:r w:rsidRPr="00C63571">
        <w:rPr>
          <w:rtl/>
        </w:rPr>
        <w:t xml:space="preserve">מוגרמת פסולה, </w:t>
      </w:r>
      <w:r w:rsidR="009163C4">
        <w:rPr>
          <w:rtl/>
        </w:rPr>
        <w:t xml:space="preserve">והך </w:t>
      </w:r>
      <w:r w:rsidR="00334971" w:rsidRPr="00064140">
        <w:rPr>
          <w:rStyle w:val="2fb"/>
          <w:rtl/>
        </w:rPr>
        <w:t>כרחב"א</w:t>
      </w:r>
      <w:r w:rsidR="00334971">
        <w:rPr>
          <w:rtl/>
        </w:rPr>
        <w:t xml:space="preserve"> דמוגרמת כשרה,</w:t>
      </w:r>
      <w:r w:rsidRPr="00C63571">
        <w:rPr>
          <w:rtl/>
        </w:rPr>
        <w:t xml:space="preserve"> </w:t>
      </w:r>
    </w:p>
    <w:p w14:paraId="45583380" w14:textId="21F840CD" w:rsidR="0046556D" w:rsidRDefault="009163C4" w:rsidP="00BD6C4F">
      <w:pPr>
        <w:rPr>
          <w:rtl/>
        </w:rPr>
      </w:pPr>
      <w:r>
        <w:rPr>
          <w:b/>
          <w:bCs/>
          <w:rtl/>
        </w:rPr>
        <w:t>ב. הא והא רבנן, 'עמה' היינו עמה דבהמה.</w:t>
      </w:r>
    </w:p>
    <w:p w14:paraId="63BC9794" w14:textId="77777777" w:rsidR="00BD6C4F" w:rsidRPr="00C63571" w:rsidRDefault="00BD6C4F" w:rsidP="00BD6C4F">
      <w:pPr>
        <w:pStyle w:val="Hadran"/>
        <w:rPr>
          <w:rtl/>
        </w:rPr>
        <w:pPrChange w:id="91140" w:author="Claude" w:date="2026-10-08T08:34:48Z">
          <w:pPr>
            <w:pStyle w:val="affff"/>
            <w:rPr>
              <w:rtl/>
            </w:rPr>
          </w:pPr>
        </w:pPrChange>
      </w:pPr>
      <w:r w:rsidRPr="00C63571">
        <w:rPr>
          <w:rtl/>
        </w:rPr>
        <w:t>הדרן עלך הזרוע והלחיים.</w:t>
      </w:r>
    </w:p>
    <w:p w14:paraId="5510000D" w14:textId="77777777" w:rsidR="00BD6C4F" w:rsidRPr="00C63571" w:rsidRDefault="00BD6C4F" w:rsidP="00BD6C4F">
      <w:pPr>
        <w:sectPr w:rsidR="00BD6C4F" w:rsidRPr="00C63571" w:rsidSect="00550CEB">
          <w:pgSz w:w="5103" w:h="13041" w:code="8"/>
          <w:pgMar w:top="567" w:right="1134" w:bottom="284" w:left="567" w:header="284" w:footer="284" w:gutter="0"/>
          <w:cols w:space="284"/>
          <w:bidi/>
          <w:rtlGutter/>
          <w:docGrid w:linePitch="360"/>
        </w:sectPr>
      </w:pPr>
    </w:p>
    <w:p w14:paraId="61DED327" w14:textId="77777777" w:rsidR="0046556D" w:rsidRDefault="00BD6C4F" w:rsidP="00BD6C4F">
      <w:pPr>
        <w:pStyle w:val="afff6"/>
        <w:framePr w:wrap="around"/>
        <w:rPr>
          <w:del w:id="21366" w:author="Claude" w:date="2026-10-07T09:24:29Z"/>
          <w:rtl/>
        </w:rPr>
      </w:pPr>
      <w:del w:id="21365" w:author="Claude" w:date="2026-10-07T09:24:29Z">
        <w:r w:rsidRPr="00C63571">
          <w:rPr>
            <w:rFonts w:hint="cs"/>
            <w:rtl/>
          </w:rPr>
          <w:lastRenderedPageBreak/>
          <w:delText xml:space="preserve">פרק אחד עשר</w:delText>
        </w:r>
      </w:del>
    </w:p>
    <w:p w14:paraId="3C57769B" w14:textId="77777777" w:rsidR="0046556D" w:rsidRDefault="00BD6C4F" w:rsidP="00BD6C4F">
      <w:pPr>
        <w:pStyle w:val="afff7"/>
        <w:framePr w:wrap="around"/>
        <w:rPr>
          <w:del w:id="21368" w:author="Claude" w:date="2026-10-07T09:24:29Z"/>
          <w:rtl/>
        </w:rPr>
      </w:pPr>
      <w:del w:id="21367" w:author="Claude" w:date="2026-10-07T09:24:29Z">
        <w:r w:rsidRPr="00C63571">
          <w:rPr>
            <w:rFonts w:hint="cs"/>
            <w:rtl/>
          </w:rPr>
          <w:delText xml:space="preserve">ראשית הגז</w:delText>
        </w:r>
      </w:del>
    </w:p>
    <w:p w14:paraId="026DE052" w14:textId="77777777" w:rsidR="00BD6C4F" w:rsidRPr="00C63571" w:rsidRDefault="00BD6C4F" w:rsidP="00F07436">
      <w:pPr>
        <w:pStyle w:val="afff3"/>
        <w:framePr w:wrap="around"/>
        <w:rPr>
          <w:rtl/>
        </w:rPr>
      </w:pPr>
      <w:r w:rsidRPr="00C63571">
        <w:rPr>
          <w:rFonts w:hint="cs"/>
          <w:rtl/>
        </w:rPr>
        <w:t>קלה.</w:t>
      </w:r>
    </w:p>
    <w:p w14:paraId="4C434C41" w14:textId="77777777" w:rsidR="0046556D" w:rsidRDefault="00BD6C4F" w:rsidP="00BD6C4F">
      <w:pPr>
        <w:pStyle w:val="afff8"/>
        <w:framePr w:wrap="around"/>
        <w:rPr>
          <w:rtl/>
        </w:rPr>
      </w:pPr>
      <w:r>
        <w:rPr>
          <w:rFonts w:hint="cs"/>
          <w:rtl/>
        </w:rPr>
        <w:t>קלה.</w:t>
      </w:r>
      <w:r w:rsidRPr="00C63571">
        <w:rPr>
          <w:rFonts w:hint="cs"/>
          <w:rtl/>
        </w:rPr>
        <w:t>- קלח:</w:t>
      </w:r>
    </w:p>
    <w:p>
      <w:pPr>
        <w:pStyle w:val="PetichatPerek"/>
        <w:rPr>
          <w:ins w:id="21364" w:author="Claude" w:date="2026-10-07T09:24:29Z"/>
        </w:rPr>
      </w:pPr>
      <w:ins w:id="21363" w:author="Claude" w:date="2026-10-07T09:24:29Z">
        <w:r>
          <w:rPr>
            <w:rFonts w:hint="cs"/>
            <w:rtl/>
          </w:rPr>
          <w:t xml:space="preserve">פרק אחד עשר</w:t>
        </w:r>
        <w:r>
          <w:rPr>
            <w:rFonts w:hint="cs"/>
            <w:rtl/>
          </w:rPr>
          <w:t xml:space="preserve"> - </w:t>
        </w:r>
        <w:r>
          <w:rPr>
            <w:rFonts w:hint="cs"/>
            <w:rtl/>
          </w:rPr>
          <w:t xml:space="preserve">ראשית הגז</w:t>
        </w:r>
      </w:ins>
    </w:p>
    <w:p>
      <w:pPr>
        <w:pStyle w:val="MishnaBatzad"/>
        <w:rPr>
          <w:ins w:id="20280" w:author="קלוד" w:date="2026-10-06T10:14:23Z"/>
        </w:rPr>
      </w:pPr>
      <w:ins w:id="20279" w:author="קלוד" w:date="2026-10-06T10:14:23Z">
        <w:r>
          <w:t xml:space="preserve">משנה א</w:t>
        </w:r>
      </w:ins>
    </w:p>
    <w:p w14:paraId="4CD148BC" w14:textId="77777777" w:rsidR="00BD6C4F" w:rsidRPr="00C63571" w:rsidRDefault="00BD6C4F" w:rsidP="00BD6C4F">
      <w:pPr>
        <w:pStyle w:val="afff9"/>
        <w:rPr>
          <w:del w:id="20196" w:author="קלוד" w:date="2026-10-06T10:14:23Z"/>
          <w:rtl/>
        </w:rPr>
      </w:pPr>
      <w:ins w:id="9818" w:author="מספור קטעי משנה" w:date="2026-10-06T10:03:57Z">
        <w:del w:id="20194" w:author="קלוד" w:date="2026-10-06T10:14:23Z">
          <w:r>
            <w:rPr>
              <w:rStyle w:val="MisparKeta"/>
            </w:rPr>
            <w:delText xml:space="preserve">א. </w:delText>
          </w:r>
        </w:del>
      </w:ins>
      <w:del w:id="20195" w:author="קלוד" w:date="2026-10-06T10:14:23Z">
        <w:r w:rsidRPr="00C63571">
          <w:rPr>
            <w:rtl/>
          </w:rPr>
          <w:delText xml:space="preserve">מתני'.</w:delText>
        </w:r>
      </w:del>
    </w:p>
    <w:p w14:paraId="13E02D17" w14:textId="77777777" w:rsidR="00BD6C4F" w:rsidRPr="00C63571" w:rsidRDefault="00BD6C4F" w:rsidP="00BD6C4F">
      <w:pPr>
        <w:pStyle w:val="afff9"/>
        <w:spacing w:before="120"/>
        <w:rPr>
          <w:rtl/>
        </w:rPr>
        <w:pPrChange w:id="90073" w:author="קלוד" w:date="2026-10-08T12:08:16Z">
          <w:pPr>
            <w:pStyle w:val="afff9"/>
          </w:pPr>
        </w:pPrChange>
      </w:pPr>
      <w:r w:rsidRPr="00C63571">
        <w:rPr>
          <w:rtl/>
        </w:rPr>
        <w:t>ראשית הגז נוהג בארץ ובחו"ל, בפני הבית ושלא בפני הבית, בחולין אבל לא במוקדשים.</w:t>
      </w:r>
    </w:p>
    <w:p w14:paraId="1A2E8833" w14:textId="77777777" w:rsidR="00BD6C4F" w:rsidRDefault="00BD6C4F" w:rsidP="00BD6C4F">
      <w:pPr>
        <w:pStyle w:val="afff9"/>
        <w:rPr>
          <w:rtl/>
        </w:rPr>
      </w:pPr>
      <w:r w:rsidRPr="00C63571">
        <w:rPr>
          <w:rtl/>
        </w:rPr>
        <w:t xml:space="preserve">חומר בזרוע ולחיים ובקבה מראשית הגז, </w:t>
      </w:r>
    </w:p>
    <w:p w14:paraId="062BD2E4" w14:textId="34C13854" w:rsidR="00BD6C4F" w:rsidRDefault="00BD6C4F" w:rsidP="00BD6C4F">
      <w:pPr>
        <w:pStyle w:val="afff9"/>
        <w:rPr>
          <w:rtl/>
        </w:rPr>
      </w:pPr>
      <w:r w:rsidRPr="00C63571">
        <w:rPr>
          <w:rtl/>
        </w:rPr>
        <w:t xml:space="preserve">שהזרוע והלחיים והקבה נוהגין בבקר ובצאן, במרובה ובמועט, </w:t>
      </w:r>
    </w:p>
    <w:p w14:paraId="5A461772" w14:textId="739ACB46" w:rsidR="00BD6C4F" w:rsidRPr="00C63571" w:rsidRDefault="00BD6C4F" w:rsidP="00BD6C4F">
      <w:pPr>
        <w:pStyle w:val="afff9"/>
        <w:rPr>
          <w:rtl/>
        </w:rPr>
      </w:pPr>
      <w:r w:rsidRPr="00C63571">
        <w:rPr>
          <w:rtl/>
        </w:rPr>
        <w:t>וראשית הגז אינו נוהג אלא ברחלות, ואינו נוהג אלא במרובה.</w:t>
      </w:r>
    </w:p>
    <w:p w14:paraId="4DFE471B" w14:textId="77777777" w:rsidR="00BD6C4F" w:rsidRDefault="00BD6C4F" w:rsidP="00BD6C4F">
      <w:pPr>
        <w:pStyle w:val="afff9"/>
        <w:rPr>
          <w:rtl/>
        </w:rPr>
      </w:pPr>
      <w:r w:rsidRPr="00C63571">
        <w:rPr>
          <w:rtl/>
        </w:rPr>
        <w:t xml:space="preserve">וכמה מרובה? ב"ש אומרים: שתי רחלות, </w:t>
      </w:r>
      <w:r>
        <w:rPr>
          <w:rFonts w:hint="cs"/>
          <w:rtl/>
        </w:rPr>
        <w:t>'</w:t>
      </w:r>
      <w:r w:rsidRPr="00C63571">
        <w:rPr>
          <w:rtl/>
        </w:rPr>
        <w:t>יחיה איש עגלת בקר ושתי צאן</w:t>
      </w:r>
      <w:r>
        <w:rPr>
          <w:rFonts w:hint="cs"/>
          <w:rtl/>
        </w:rPr>
        <w:t>'</w:t>
      </w:r>
      <w:r w:rsidRPr="00C63571">
        <w:rPr>
          <w:rtl/>
        </w:rPr>
        <w:t xml:space="preserve">, </w:t>
      </w:r>
    </w:p>
    <w:p w14:paraId="2EFAB6B8" w14:textId="147537B1" w:rsidR="00BD6C4F" w:rsidRDefault="00BD6C4F" w:rsidP="00BD6C4F">
      <w:pPr>
        <w:pStyle w:val="afff9"/>
        <w:rPr>
          <w:rtl/>
        </w:rPr>
      </w:pPr>
      <w:r>
        <w:rPr>
          <w:rFonts w:hint="cs"/>
          <w:rtl/>
        </w:rPr>
        <w:t xml:space="preserve">      </w:t>
      </w:r>
      <w:r>
        <w:rPr>
          <w:rtl/>
        </w:rPr>
        <w:t>וב"ה אומרים: חמש, שנא</w:t>
      </w:r>
      <w:r>
        <w:rPr>
          <w:rFonts w:hint="cs"/>
          <w:rtl/>
        </w:rPr>
        <w:t>'</w:t>
      </w:r>
      <w:r w:rsidRPr="00C63571">
        <w:rPr>
          <w:rtl/>
        </w:rPr>
        <w:t xml:space="preserve"> חמש צאן עשויות, </w:t>
      </w:r>
    </w:p>
    <w:p w14:paraId="63407780" w14:textId="77777777" w:rsidR="00BD6C4F" w:rsidRDefault="00BD6C4F" w:rsidP="00BD6C4F">
      <w:pPr>
        <w:pStyle w:val="afff9"/>
        <w:rPr>
          <w:rtl/>
        </w:rPr>
      </w:pPr>
      <w:r>
        <w:rPr>
          <w:rStyle w:val="TanaimMishna"/>
          <w:rtl/>
          <w:rPrChange w:id="20030" w:author="קלוד" w:date="2026-10-06T10:08:36Z">
            <w:rPr>
              <w:rtl/>
            </w:rPr>
          </w:rPrChange>
        </w:rPr>
        <w:t xml:space="preserve">רבי דוסא</w:t>
      </w:r>
      <w:r>
        <w:rPr>
          <w:rtl/>
        </w:rPr>
        <w:t xml:space="preserve"> בן הרכינס</w:t>
      </w:r>
      <w:r>
        <w:rPr>
          <w:rFonts w:hint="cs"/>
          <w:rtl/>
        </w:rPr>
        <w:t>:</w:t>
      </w:r>
      <w:r w:rsidRPr="00C63571">
        <w:rPr>
          <w:rtl/>
        </w:rPr>
        <w:t xml:space="preserve"> </w:t>
      </w:r>
      <w:r>
        <w:rPr>
          <w:rtl/>
        </w:rPr>
        <w:t xml:space="preserve">חמש רחלות גוזזות מנה מנה ופרס </w:t>
      </w:r>
      <w:r w:rsidRPr="00C63571">
        <w:rPr>
          <w:rtl/>
        </w:rPr>
        <w:t xml:space="preserve">חייבות בראשית הגז, </w:t>
      </w:r>
    </w:p>
    <w:p w14:paraId="3B354E5B" w14:textId="6FE62D22" w:rsidR="00BD6C4F" w:rsidRPr="00C63571" w:rsidRDefault="00BD6C4F" w:rsidP="00BD6C4F">
      <w:pPr>
        <w:pStyle w:val="afff9"/>
        <w:rPr>
          <w:rtl/>
        </w:rPr>
      </w:pPr>
      <w:r>
        <w:rPr>
          <w:rFonts w:hint="cs"/>
          <w:rtl/>
        </w:rPr>
        <w:t xml:space="preserve">      </w:t>
      </w:r>
      <w:r w:rsidRPr="00C63571">
        <w:rPr>
          <w:rtl/>
        </w:rPr>
        <w:t>וחכ"א: חמש רחלות גוזזות כל שהן.</w:t>
      </w:r>
    </w:p>
    <w:p w14:paraId="070BBF45" w14:textId="77777777" w:rsidR="00BD6C4F" w:rsidRPr="00C63571" w:rsidRDefault="00BD6C4F" w:rsidP="00BD6C4F">
      <w:pPr>
        <w:pStyle w:val="afff9"/>
        <w:rPr>
          <w:rtl/>
        </w:rPr>
      </w:pPr>
      <w:r>
        <w:rPr>
          <w:rtl/>
        </w:rPr>
        <w:t xml:space="preserve">וכמה נותנין לו </w:t>
      </w:r>
      <w:r w:rsidRPr="00C63571">
        <w:rPr>
          <w:rtl/>
        </w:rPr>
        <w:t>משקל חמש סלעים ביהודה, שהן עשר סלעים בגליל, מלובן ולא צואי, כדי לעשות ממנו בגד קטן, שנאמר תתן לו - שיהא בו כדי מתנה.</w:t>
      </w:r>
    </w:p>
    <w:p w14:paraId="68B5751C" w14:textId="77777777" w:rsidR="00BD6C4F" w:rsidRPr="00C63571" w:rsidRDefault="00BD6C4F" w:rsidP="00BD6C4F">
      <w:pPr>
        <w:pStyle w:val="afff9"/>
        <w:rPr>
          <w:rtl/>
        </w:rPr>
      </w:pPr>
      <w:r w:rsidRPr="00C63571">
        <w:rPr>
          <w:rtl/>
        </w:rPr>
        <w:t>לא הספיק ליתנו לו עד שצבעו - פטור, לבנו ולא צבעו - חייב.</w:t>
      </w:r>
    </w:p>
    <w:p w14:paraId="145A921C" w14:textId="77777777" w:rsidR="00BD6C4F" w:rsidRDefault="00BD6C4F" w:rsidP="00BD6C4F">
      <w:pPr>
        <w:pStyle w:val="afff9"/>
        <w:rPr>
          <w:rtl/>
        </w:rPr>
      </w:pPr>
      <w:r w:rsidRPr="00C63571">
        <w:rPr>
          <w:rtl/>
        </w:rPr>
        <w:t xml:space="preserve">הלוקח גז צאנו של </w:t>
      </w:r>
      <w:r>
        <w:rPr>
          <w:rtl/>
        </w:rPr>
        <w:t>עכו"ם</w:t>
      </w:r>
      <w:r w:rsidRPr="00C63571">
        <w:rPr>
          <w:rtl/>
        </w:rPr>
        <w:t xml:space="preserve"> - פטור מראשית הגז, הלוקח גז צאנו של חבירו, </w:t>
      </w:r>
    </w:p>
    <w:p w14:paraId="71A3F4F7" w14:textId="77777777" w:rsidR="00BD6C4F" w:rsidRPr="00C63571" w:rsidRDefault="00BD6C4F" w:rsidP="00BD6C4F">
      <w:pPr>
        <w:pStyle w:val="afff9"/>
        <w:rPr>
          <w:rtl/>
        </w:rPr>
      </w:pPr>
      <w:r w:rsidRPr="00C63571">
        <w:rPr>
          <w:rtl/>
        </w:rPr>
        <w:t>אם שייר - המוכר חייב, לא שייר - הלוקח חייב;</w:t>
      </w:r>
    </w:p>
    <w:p w14:paraId="39F99BCC" w14:textId="77777777" w:rsidR="00BD6C4F" w:rsidRPr="00C63571" w:rsidRDefault="00BD6C4F" w:rsidP="00BD6C4F">
      <w:pPr>
        <w:pStyle w:val="afff9"/>
        <w:rPr>
          <w:rtl/>
        </w:rPr>
      </w:pPr>
      <w:r w:rsidRPr="00C63571">
        <w:rPr>
          <w:rtl/>
        </w:rPr>
        <w:t xml:space="preserve">היו לו שני מינים שחופות ולבנות, מכר לו שחופות אבל לא לבנות, זכרים אבל לא נקבות - זה נותן לעצמו וזה נותן לעצמו: </w:t>
      </w:r>
    </w:p>
    <w:p w14:paraId="37DAA286" w14:textId="77777777" w:rsidR="0046556D" w:rsidRDefault="00BD6C4F" w:rsidP="00BD6C4F">
      <w:pPr>
        <w:jc w:val="center"/>
        <w:rPr>
          <w:rtl/>
        </w:rPr>
      </w:pPr>
      <w:r>
        <w:rPr>
          <w:rFonts w:ascii="BA חניכי הישיבות" w:hAnsi="BA חניכי הישיבות" w:cs="BA חניכי הישיבות"/>
          <w:rtl/>
        </w:rPr>
        <w:t>׻</w:t>
      </w:r>
    </w:p>
    <w:p w14:paraId="5999B81C"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 xml:space="preserve">במוקדשין </w:t>
      </w:r>
      <w:r>
        <w:rPr>
          <w:rFonts w:hint="cs"/>
          <w:rtl/>
        </w:rPr>
        <w:t xml:space="preserve">לא </w:t>
      </w:r>
      <w:r w:rsidRPr="0046594B">
        <w:rPr>
          <w:rStyle w:val="afffff0"/>
          <w:rFonts w:hint="cs"/>
          <w:rtl/>
        </w:rPr>
        <w:t>ד'</w:t>
      </w:r>
      <w:r w:rsidRPr="0046594B">
        <w:rPr>
          <w:rStyle w:val="afffff0"/>
          <w:rtl/>
        </w:rPr>
        <w:t>צאנך</w:t>
      </w:r>
      <w:r w:rsidRPr="0046594B">
        <w:rPr>
          <w:rStyle w:val="afffff0"/>
          <w:rFonts w:hint="cs"/>
          <w:rtl/>
        </w:rPr>
        <w:t>'</w:t>
      </w:r>
      <w:r w:rsidRPr="0046594B">
        <w:rPr>
          <w:rStyle w:val="afffff0"/>
          <w:rtl/>
        </w:rPr>
        <w:t xml:space="preserve"> </w:t>
      </w:r>
      <w:r w:rsidRPr="00C63571">
        <w:rPr>
          <w:rtl/>
        </w:rPr>
        <w:t>- ולא צאן הקדש;</w:t>
      </w:r>
    </w:p>
    <w:p w14:paraId="7938E44F" w14:textId="77777777" w:rsidR="0046556D" w:rsidRDefault="00BD6C4F" w:rsidP="00BD6C4F">
      <w:pPr>
        <w:rPr>
          <w:rtl/>
        </w:rPr>
      </w:pPr>
      <w:r>
        <w:rPr>
          <w:rFonts w:hint="cs"/>
          <w:rtl/>
        </w:rPr>
        <w:t>ולא בקדשי מזבח דבלא</w:t>
      </w:r>
      <w:r w:rsidR="00BF1CF6">
        <w:rPr>
          <w:rtl/>
        </w:rPr>
        <w:t>"</w:t>
      </w:r>
      <w:r>
        <w:rPr>
          <w:rFonts w:hint="cs"/>
          <w:rtl/>
        </w:rPr>
        <w:t xml:space="preserve">ה פטורים ד'ולא תגוז בכור צאנך אלא בקדשי בדק הבית </w:t>
      </w:r>
    </w:p>
    <w:p w14:paraId="169B983F" w14:textId="77777777" w:rsidR="0046556D" w:rsidRDefault="00BD6C4F" w:rsidP="00BD6C4F">
      <w:pPr>
        <w:rPr>
          <w:b/>
          <w:bCs/>
          <w:rtl/>
        </w:rPr>
      </w:pPr>
      <w:r w:rsidRPr="00C63571">
        <w:rPr>
          <w:rtl/>
        </w:rPr>
        <w:t>וה</w:t>
      </w:r>
      <w:r>
        <w:rPr>
          <w:rFonts w:hint="cs"/>
          <w:rtl/>
        </w:rPr>
        <w:t xml:space="preserve">ך </w:t>
      </w:r>
      <w:r>
        <w:rPr>
          <w:rStyle w:val="2fb"/>
          <w:rFonts w:hint="cs"/>
          <w:rtl/>
          <w:rPrChange w:id="13769" w:author="מנוע אמוראים" w:date="2026-10-05T16:40:54Z">
            <w:rPr>
              <w:rFonts w:hint="cs"/>
              <w:rtl/>
            </w:rPr>
          </w:rPrChange>
        </w:rPr>
        <w:t xml:space="preserve">ד</w:t>
      </w:r>
      <w:r>
        <w:rPr>
          <w:rStyle w:val="2fb"/>
          <w:rtl/>
          <w:rPrChange w:id="13770" w:author="מנוע אמוראים" w:date="2026-10-05T16:40:54Z">
            <w:rPr>
              <w:rtl/>
            </w:rPr>
          </w:rPrChange>
        </w:rPr>
        <w:t xml:space="preserve">ר"א</w:t>
      </w:r>
      <w:r>
        <w:rPr>
          <w:rtl/>
        </w:rPr>
        <w:t xml:space="preserve">: קדשי בדק הבית אסורים בגיזה ועבודה!</w:t>
      </w:r>
      <w:r>
        <w:rPr>
          <w:rFonts w:hint="cs"/>
          <w:rtl/>
        </w:rPr>
        <w:t xml:space="preserve">  - </w:t>
      </w:r>
      <w:r w:rsidRPr="00C63571">
        <w:rPr>
          <w:rtl/>
        </w:rPr>
        <w:t>מדרבנן;</w:t>
      </w:r>
    </w:p>
    <w:p w14:paraId="6A2C71F1" w14:textId="77777777" w:rsidR="0046556D" w:rsidRDefault="00BD6C4F" w:rsidP="00BD6C4F">
      <w:pPr>
        <w:rPr>
          <w:rtl/>
        </w:rPr>
      </w:pPr>
      <w:r w:rsidRPr="00C605F0">
        <w:rPr>
          <w:rFonts w:hint="cs"/>
          <w:b/>
          <w:bCs/>
          <w:rtl/>
        </w:rPr>
        <w:t>א.</w:t>
      </w:r>
      <w:r>
        <w:rPr>
          <w:rFonts w:hint="cs"/>
          <w:rtl/>
        </w:rPr>
        <w:t xml:space="preserve"> </w:t>
      </w:r>
      <w:r w:rsidRPr="00C63571">
        <w:rPr>
          <w:rtl/>
        </w:rPr>
        <w:t>ס</w:t>
      </w:r>
      <w:r w:rsidR="00BF1CF6">
        <w:rPr>
          <w:rtl/>
        </w:rPr>
        <w:t>"</w:t>
      </w:r>
      <w:r>
        <w:rPr>
          <w:rFonts w:hint="cs"/>
          <w:rtl/>
        </w:rPr>
        <w:t>דא</w:t>
      </w:r>
      <w:r w:rsidRPr="00C63571">
        <w:rPr>
          <w:rtl/>
        </w:rPr>
        <w:t>: הואיל ומדאורייתא בני גיזה נינהו, היכא דגזז לפרוק וליתיב ליה</w:t>
      </w:r>
      <w:r>
        <w:rPr>
          <w:rFonts w:hint="cs"/>
          <w:rtl/>
        </w:rPr>
        <w:t xml:space="preserve"> ואפי' למ</w:t>
      </w:r>
      <w:r w:rsidR="00BF1CF6">
        <w:rPr>
          <w:rtl/>
        </w:rPr>
        <w:t>"</w:t>
      </w:r>
      <w:r>
        <w:rPr>
          <w:rFonts w:hint="cs"/>
          <w:rtl/>
        </w:rPr>
        <w:t xml:space="preserve">ד קדשי בדק הבית היו בכלל העמדה והערכה </w:t>
      </w:r>
    </w:p>
    <w:p w14:paraId="461C0836" w14:textId="77777777" w:rsidR="0046556D" w:rsidRDefault="000828F8" w:rsidP="00C62948">
      <w:pPr>
        <w:pStyle w:val="affffb"/>
        <w:rPr>
          <w:rtl/>
        </w:rPr>
      </w:pPr>
      <w:r>
        <w:rPr>
          <w:rtl/>
        </w:rPr>
        <w:t xml:space="preserve">- </w:t>
      </w:r>
      <w:r>
        <w:rPr>
          <w:rStyle w:val="2fb"/>
          <w:rFonts w:hint="cs"/>
          <w:rtl/>
          <w:rPrChange w:id="13771" w:author="מנוע אמוראים" w:date="2026-10-05T16:40:54Z">
            <w:rPr>
              <w:rFonts w:hint="cs"/>
              <w:rtl/>
            </w:rPr>
          </w:rPrChange>
        </w:rPr>
        <w:t xml:space="preserve">רמב</w:t>
      </w:r>
      <w:r>
        <w:rPr>
          <w:rStyle w:val="2fb"/>
          <w:rtl/>
          <w:rPrChange w:id="13772" w:author="מנוע אמוראים" w:date="2026-10-05T16:40:54Z">
            <w:rPr>
              <w:rtl/>
            </w:rPr>
          </w:rPrChange>
        </w:rPr>
        <w:t xml:space="preserve">"</w:t>
      </w:r>
      <w:r>
        <w:rPr>
          <w:rStyle w:val="2fb"/>
          <w:rFonts w:hint="cs"/>
          <w:rtl/>
          <w:rPrChange w:id="13773" w:author="מנוע אמוראים" w:date="2026-10-05T16:40:54Z">
            <w:rPr>
              <w:rFonts w:hint="cs"/>
              <w:rtl/>
            </w:rPr>
          </w:rPrChange>
        </w:rPr>
        <w:t xml:space="preserve">פ</w:t>
      </w:r>
      <w:r>
        <w:rPr>
          <w:rFonts w:hint="cs"/>
          <w:rtl/>
        </w:rPr>
        <w:t xml:space="preserve"> </w:t>
      </w:r>
      <w:r>
        <w:rPr>
          <w:rStyle w:val="2fb"/>
          <w:rFonts w:hint="cs"/>
          <w:rtl/>
          <w:rPrChange w:id="13774" w:author="מנוע אמוראים" w:date="2026-10-05T16:40:54Z">
            <w:rPr>
              <w:rFonts w:hint="cs"/>
              <w:rtl/>
            </w:rPr>
          </w:rPrChange>
        </w:rPr>
        <w:t xml:space="preserve">מר</w:t>
      </w:r>
      <w:r>
        <w:rPr>
          <w:rStyle w:val="2fb"/>
          <w:rtl/>
          <w:rPrChange w:id="13775" w:author="מנוע אמוראים" w:date="2026-10-05T16:40:54Z">
            <w:rPr>
              <w:rtl/>
            </w:rPr>
          </w:rPrChange>
        </w:rPr>
        <w:t xml:space="preserve">"</w:t>
      </w:r>
      <w:r>
        <w:rPr>
          <w:rStyle w:val="2fb"/>
          <w:rFonts w:hint="cs"/>
          <w:rtl/>
          <w:rPrChange w:id="13776" w:author="מנוע אמוראים" w:date="2026-10-05T16:40:54Z">
            <w:rPr>
              <w:rFonts w:hint="cs"/>
              <w:rtl/>
            </w:rPr>
          </w:rPrChange>
        </w:rPr>
        <w:t xml:space="preserve">ינ</w:t>
      </w:r>
      <w:r w:rsidR="00BD6C4F" w:rsidRPr="00C63571">
        <w:rPr>
          <w:rtl/>
        </w:rPr>
        <w:t>: הכא במקדיש בהמתו לבדק הבית חוץ מגיזותיה, סד"א: ליגזוז ול</w:t>
      </w:r>
      <w:r w:rsidR="00BD6C4F">
        <w:rPr>
          <w:rFonts w:hint="cs"/>
          <w:rtl/>
        </w:rPr>
        <w:t>הביא</w:t>
      </w:r>
      <w:r w:rsidR="00BD6C4F" w:rsidRPr="00A71A5E">
        <w:rPr>
          <w:rStyle w:val="afffff0"/>
          <w:rFonts w:hint="cs"/>
          <w:rtl/>
        </w:rPr>
        <w:t xml:space="preserve"> 'צאנך' </w:t>
      </w:r>
      <w:r w:rsidR="00BD6C4F">
        <w:rPr>
          <w:rFonts w:hint="cs"/>
          <w:rtl/>
        </w:rPr>
        <w:t xml:space="preserve">ולא צאן הקדש </w:t>
      </w:r>
      <w:r w:rsidR="00BD6C4F" w:rsidRPr="00C63571">
        <w:rPr>
          <w:rtl/>
        </w:rPr>
        <w:t>יתיב ליה, אמר קרא צאנך - ולא צאן של הקדש;</w:t>
      </w:r>
    </w:p>
    <w:p w14:paraId="3C73DB68" w14:textId="77777777" w:rsidR="0046556D" w:rsidRDefault="00BD6C4F" w:rsidP="00BD6C4F">
      <w:pPr>
        <w:rPr>
          <w:rtl/>
        </w:rPr>
      </w:pPr>
      <w:r>
        <w:rPr>
          <w:rFonts w:hint="cs"/>
          <w:rtl/>
        </w:rPr>
        <w:t>וקדשי מזבח כחשי ואמר חוץ מגיזה וכחישה ואפ</w:t>
      </w:r>
      <w:r w:rsidR="00BF1CF6">
        <w:rPr>
          <w:rtl/>
        </w:rPr>
        <w:t>"</w:t>
      </w:r>
      <w:r>
        <w:rPr>
          <w:rFonts w:hint="cs"/>
          <w:rtl/>
        </w:rPr>
        <w:t>ה פשטה קדושה בכולה משא</w:t>
      </w:r>
      <w:r w:rsidR="00BF1CF6">
        <w:rPr>
          <w:rtl/>
        </w:rPr>
        <w:t>"</w:t>
      </w:r>
      <w:r>
        <w:rPr>
          <w:rFonts w:hint="cs"/>
          <w:rtl/>
        </w:rPr>
        <w:t>כ בקדשי בדק הבית</w:t>
      </w:r>
    </w:p>
    <w:p w14:paraId="43B4EBD0" w14:textId="77777777" w:rsidR="0046556D" w:rsidRDefault="00BD6C4F" w:rsidP="00BD6C4F">
      <w:pPr>
        <w:rPr>
          <w:rtl/>
        </w:rPr>
      </w:pPr>
      <w:r w:rsidRPr="00C63571">
        <w:rPr>
          <w:rtl/>
        </w:rPr>
        <w:t xml:space="preserve">דאמר ר' יוסי: והלא במוקדשין האומר רגלה של זו עולה - כולה עולה, </w:t>
      </w:r>
    </w:p>
    <w:p w14:paraId="0EC76BE6" w14:textId="77777777" w:rsidR="0046556D" w:rsidRDefault="00BD6C4F" w:rsidP="00BD6C4F">
      <w:pPr>
        <w:rPr>
          <w:rtl/>
        </w:rPr>
      </w:pPr>
      <w:r>
        <w:rPr>
          <w:rtl/>
        </w:rPr>
        <w:t xml:space="preserve">ואפי' </w:t>
      </w:r>
      <w:r>
        <w:rPr>
          <w:rStyle w:val="2fb"/>
          <w:rtl/>
          <w:rPrChange w:id="13777" w:author="מנוע אמוראים" w:date="2026-10-05T16:40:54Z">
            <w:rPr>
              <w:rtl/>
            </w:rPr>
          </w:rPrChange>
        </w:rPr>
        <w:t xml:space="preserve">לר"מ</w:t>
      </w:r>
      <w:r>
        <w:rPr>
          <w:rtl/>
        </w:rPr>
        <w:t xml:space="preserve"> דאין כולה עולה ה</w:t>
      </w:r>
      <w:r w:rsidR="00BF1CF6">
        <w:rPr>
          <w:rtl/>
        </w:rPr>
        <w:t>"</w:t>
      </w:r>
      <w:r>
        <w:rPr>
          <w:rFonts w:hint="cs"/>
          <w:rtl/>
        </w:rPr>
        <w:t xml:space="preserve">מ </w:t>
      </w:r>
      <w:r w:rsidRPr="00C63571">
        <w:rPr>
          <w:rtl/>
        </w:rPr>
        <w:t>דאקדיש דבר שאין הנשמה תלויה בו, אבל הקדיש דבר שהנשמה תלויה בו - קדשה.</w:t>
      </w:r>
    </w:p>
    <w:p w14:paraId="13830829" w14:textId="77777777" w:rsidR="00822210" w:rsidRDefault="00BD6C4F" w:rsidP="00BD6C4F">
      <w:pPr>
        <w:rPr>
          <w:rtl/>
        </w:rPr>
      </w:pPr>
      <w:r>
        <w:rPr>
          <w:rFonts w:ascii="BA Franknatan Regular" w:hAnsi="BA Franknatan Regular" w:cs="BA Franknatan Regular" w:hint="cs"/>
          <w:b/>
          <w:bCs/>
          <w:rtl/>
        </w:rPr>
        <w:t xml:space="preserve">ב. </w:t>
      </w:r>
      <w:r w:rsidRPr="00C63571">
        <w:rPr>
          <w:rtl/>
        </w:rPr>
        <w:t>רבא: במקדיש גיזה עצמה, סד"א: ליגזוז וליפרוק וליתיב ליה,</w:t>
      </w:r>
      <w:r w:rsidRPr="00A71A5E">
        <w:rPr>
          <w:rStyle w:val="afffff0"/>
          <w:rtl/>
        </w:rPr>
        <w:t xml:space="preserve"> </w:t>
      </w:r>
      <w:r w:rsidRPr="00A71A5E">
        <w:rPr>
          <w:rStyle w:val="afffff0"/>
          <w:rFonts w:hint="cs"/>
          <w:rtl/>
        </w:rPr>
        <w:t>'</w:t>
      </w:r>
      <w:r w:rsidRPr="00A71A5E">
        <w:rPr>
          <w:rStyle w:val="afffff0"/>
          <w:rtl/>
        </w:rPr>
        <w:t xml:space="preserve">גז צאנך תתן לו </w:t>
      </w:r>
      <w:r w:rsidRPr="00A71A5E">
        <w:rPr>
          <w:rStyle w:val="afffff0"/>
          <w:rFonts w:hint="cs"/>
          <w:rtl/>
        </w:rPr>
        <w:t>'</w:t>
      </w:r>
      <w:r w:rsidRPr="00A71A5E">
        <w:rPr>
          <w:rStyle w:val="afffff0"/>
          <w:rtl/>
        </w:rPr>
        <w:t>-</w:t>
      </w:r>
      <w:r w:rsidRPr="00C63571">
        <w:rPr>
          <w:rtl/>
        </w:rPr>
        <w:t xml:space="preserve"> מי שאין מחוסר אלא גזיזה ונתינה, יצא זה שמחוסר גזיזה פדייה ונתינה.</w:t>
      </w:r>
    </w:p>
    <w:p w14:paraId="24DCC9D0" w14:textId="77777777" w:rsidR="0046556D" w:rsidRDefault="00822210" w:rsidP="00BD6C4F">
      <w:pPr>
        <w:rPr>
          <w:rtl/>
        </w:rPr>
      </w:pPr>
      <w:r>
        <w:rPr>
          <w:rtl/>
        </w:rPr>
        <w:t xml:space="preserve"> '</w:t>
      </w:r>
      <w:r w:rsidR="00BD6C4F" w:rsidRPr="00C63571">
        <w:rPr>
          <w:rtl/>
        </w:rPr>
        <w:t>צאנך</w:t>
      </w:r>
      <w:r w:rsidR="00BD6C4F">
        <w:rPr>
          <w:rFonts w:hint="cs"/>
          <w:rtl/>
        </w:rPr>
        <w:t>'</w:t>
      </w:r>
      <w:r w:rsidR="00BD6C4F" w:rsidRPr="00C63571">
        <w:rPr>
          <w:rtl/>
        </w:rPr>
        <w:t xml:space="preserve"> </w:t>
      </w:r>
      <w:r w:rsidR="00BD6C4F">
        <w:rPr>
          <w:rFonts w:hint="cs"/>
          <w:rtl/>
        </w:rPr>
        <w:t>-</w:t>
      </w:r>
      <w:r w:rsidR="00BD6C4F" w:rsidRPr="00C63571">
        <w:rPr>
          <w:rtl/>
        </w:rPr>
        <w:t xml:space="preserve"> לכדתניא: בהמת השותפים חייב בראשית הגז, ור' אלעאי פוטר</w:t>
      </w:r>
      <w:r w:rsidR="00BD6C4F">
        <w:rPr>
          <w:rFonts w:hint="cs"/>
          <w:rtl/>
        </w:rPr>
        <w:t xml:space="preserve"> דצאנך ולא שותפות </w:t>
      </w:r>
    </w:p>
    <w:p w14:paraId="4536FDE3" w14:textId="77777777" w:rsidR="0046556D" w:rsidRDefault="00BD6C4F" w:rsidP="00BD6C4F">
      <w:pPr>
        <w:rPr>
          <w:rtl/>
        </w:rPr>
      </w:pPr>
      <w:r>
        <w:rPr>
          <w:rFonts w:hint="cs"/>
          <w:rtl/>
        </w:rPr>
        <w:t>ולרבנן למעוטי שותפות דעכו'ם</w:t>
      </w:r>
    </w:p>
    <w:p w14:paraId="69B6D8AF" w14:textId="77777777" w:rsidR="0046556D" w:rsidRDefault="00BD6C4F" w:rsidP="00BD6C4F">
      <w:pPr>
        <w:rPr>
          <w:rtl/>
        </w:rPr>
      </w:pPr>
      <w:r>
        <w:rPr>
          <w:rStyle w:val="2fb"/>
          <w:rtl/>
          <w:rPrChange w:id="13778" w:author="מנוע אמוראים" w:date="2026-10-05T16:40:54Z">
            <w:rPr>
              <w:rtl/>
            </w:rPr>
          </w:rPrChange>
        </w:rPr>
        <w:t xml:space="preserve">ו</w:t>
      </w:r>
      <w:r>
        <w:rPr>
          <w:rStyle w:val="2fb"/>
          <w:rFonts w:hint="cs"/>
          <w:rtl/>
          <w:rPrChange w:id="13779" w:author="מנוע אמוראים" w:date="2026-10-05T16:40:54Z">
            <w:rPr>
              <w:rFonts w:hint="cs"/>
              <w:rtl/>
            </w:rPr>
          </w:rPrChange>
        </w:rPr>
        <w:t xml:space="preserve">לר</w:t>
      </w:r>
      <w:r>
        <w:rPr>
          <w:rStyle w:val="2fb"/>
          <w:rtl/>
          <w:rPrChange w:id="13780" w:author="מנוע אמוראים" w:date="2026-10-05T16:40:54Z">
            <w:rPr>
              <w:rtl/>
            </w:rPr>
          </w:rPrChange>
        </w:rPr>
        <w:t xml:space="preserve">"</w:t>
      </w:r>
      <w:r>
        <w:rPr>
          <w:rStyle w:val="2fb"/>
          <w:rFonts w:hint="cs"/>
          <w:rtl/>
          <w:rPrChange w:id="13781" w:author="מנוע אמוראים" w:date="2026-10-05T16:40:54Z">
            <w:rPr>
              <w:rFonts w:hint="cs"/>
              <w:rtl/>
            </w:rPr>
          </w:rPrChange>
        </w:rPr>
        <w:t xml:space="preserve">א</w:t>
      </w:r>
      <w:r>
        <w:rPr>
          <w:rFonts w:hint="cs"/>
          <w:rtl/>
        </w:rPr>
        <w:t xml:space="preserve"> </w:t>
      </w:r>
      <w:r w:rsidRPr="00C63571">
        <w:rPr>
          <w:rtl/>
        </w:rPr>
        <w:t xml:space="preserve">שותפות </w:t>
      </w:r>
      <w:r>
        <w:rPr>
          <w:rFonts w:hint="cs"/>
          <w:rtl/>
        </w:rPr>
        <w:t>ד</w:t>
      </w:r>
      <w:r>
        <w:rPr>
          <w:rtl/>
        </w:rPr>
        <w:t>עכו"ם</w:t>
      </w:r>
      <w:r w:rsidRPr="00C63571">
        <w:rPr>
          <w:rtl/>
        </w:rPr>
        <w:t xml:space="preserve"> מרישא דקרא </w:t>
      </w:r>
      <w:r w:rsidRPr="0046594B">
        <w:rPr>
          <w:rStyle w:val="afffff0"/>
          <w:rFonts w:hint="cs"/>
          <w:rtl/>
        </w:rPr>
        <w:t>ד'</w:t>
      </w:r>
      <w:r w:rsidRPr="0046594B">
        <w:rPr>
          <w:rStyle w:val="afffff0"/>
          <w:rtl/>
        </w:rPr>
        <w:t>ראשית דגנך</w:t>
      </w:r>
      <w:r w:rsidRPr="0046594B">
        <w:rPr>
          <w:rStyle w:val="afffff0"/>
          <w:rFonts w:hint="cs"/>
          <w:rtl/>
        </w:rPr>
        <w:t>'</w:t>
      </w:r>
      <w:r w:rsidRPr="0046594B">
        <w:rPr>
          <w:rStyle w:val="afffff0"/>
          <w:rtl/>
        </w:rPr>
        <w:t xml:space="preserve"> </w:t>
      </w:r>
      <w:r w:rsidRPr="00C63571">
        <w:rPr>
          <w:rtl/>
        </w:rPr>
        <w:t xml:space="preserve">- ולא שותפות </w:t>
      </w:r>
      <w:r>
        <w:rPr>
          <w:rtl/>
        </w:rPr>
        <w:t>עכו"ם</w:t>
      </w:r>
      <w:r w:rsidRPr="00C63571">
        <w:rPr>
          <w:rtl/>
        </w:rPr>
        <w:t>;</w:t>
      </w:r>
    </w:p>
    <w:p w14:paraId="26A3AF02" w14:textId="77777777" w:rsidR="0046556D" w:rsidRDefault="00BD6C4F" w:rsidP="00BD6C4F">
      <w:pPr>
        <w:rPr>
          <w:rtl/>
        </w:rPr>
      </w:pPr>
      <w:r w:rsidRPr="00C63571">
        <w:rPr>
          <w:rtl/>
        </w:rPr>
        <w:t>ורבנן</w:t>
      </w:r>
      <w:r w:rsidRPr="00A71A5E">
        <w:rPr>
          <w:rStyle w:val="afffff0"/>
          <w:rtl/>
        </w:rPr>
        <w:t xml:space="preserve"> </w:t>
      </w:r>
      <w:r w:rsidRPr="00A71A5E">
        <w:rPr>
          <w:rStyle w:val="afffff0"/>
          <w:rFonts w:hint="cs"/>
          <w:rtl/>
        </w:rPr>
        <w:t>'</w:t>
      </w:r>
      <w:r w:rsidRPr="00A71A5E">
        <w:rPr>
          <w:rStyle w:val="afffff0"/>
          <w:rtl/>
        </w:rPr>
        <w:t>ראשית</w:t>
      </w:r>
      <w:r w:rsidRPr="00A71A5E">
        <w:rPr>
          <w:rStyle w:val="afffff0"/>
          <w:rFonts w:hint="cs"/>
          <w:rtl/>
        </w:rPr>
        <w:t>'</w:t>
      </w:r>
      <w:r w:rsidRPr="00A71A5E">
        <w:rPr>
          <w:rStyle w:val="afffff0"/>
          <w:rtl/>
        </w:rPr>
        <w:t xml:space="preserve"> </w:t>
      </w:r>
      <w:r w:rsidRPr="00C63571">
        <w:rPr>
          <w:rtl/>
        </w:rPr>
        <w:t xml:space="preserve"> הפסיק הענין, ור' אלעאי וי"ו הדר ערביה, ו</w:t>
      </w:r>
      <w:r>
        <w:rPr>
          <w:rFonts w:hint="cs"/>
          <w:rtl/>
        </w:rPr>
        <w:t>ל</w:t>
      </w:r>
      <w:r w:rsidRPr="00C63571">
        <w:rPr>
          <w:rtl/>
        </w:rPr>
        <w:t>רבנן לא נכתוב רחמנא לא וי"ו ולא ראשית!</w:t>
      </w:r>
    </w:p>
    <w:p w14:paraId="707D95BF" w14:textId="77777777" w:rsidR="00BD6C4F" w:rsidRPr="00C63571" w:rsidRDefault="00BD6C4F" w:rsidP="00F07436">
      <w:pPr>
        <w:pStyle w:val="afff3"/>
        <w:framePr w:wrap="around"/>
        <w:rPr>
          <w:rtl/>
        </w:rPr>
      </w:pPr>
      <w:r>
        <w:rPr>
          <w:rFonts w:hint="cs"/>
          <w:rtl/>
        </w:rPr>
        <w:lastRenderedPageBreak/>
        <w:t>קלה:</w:t>
      </w:r>
    </w:p>
    <w:p w14:paraId="1CE6BF2B" w14:textId="77777777" w:rsidR="0046556D" w:rsidRDefault="00BD6C4F" w:rsidP="00BD6C4F">
      <w:pPr>
        <w:rPr>
          <w:rtl/>
        </w:rPr>
      </w:pPr>
      <w:r w:rsidRPr="00C63571">
        <w:rPr>
          <w:rtl/>
        </w:rPr>
        <w:t>ורבי אלעאי - איידי דהאי קדושת דמים והאי קדושת הגוף פסיק להו, והדר ערבי להו.</w:t>
      </w:r>
    </w:p>
    <w:p w14:paraId="5B4094FC"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ו</w:t>
      </w:r>
      <w:r w:rsidRPr="00050A6C">
        <w:rPr>
          <w:b/>
          <w:bCs/>
          <w:rtl/>
        </w:rPr>
        <w:t>אב"א</w:t>
      </w:r>
      <w:r w:rsidRPr="00C63571">
        <w:rPr>
          <w:rtl/>
        </w:rPr>
        <w:t xml:space="preserve">: שותפות </w:t>
      </w:r>
      <w:r>
        <w:rPr>
          <w:rtl/>
        </w:rPr>
        <w:t>עכו"ם</w:t>
      </w:r>
      <w:r w:rsidRPr="00C63571">
        <w:rPr>
          <w:rtl/>
        </w:rPr>
        <w:t xml:space="preserve"> בתרומה רבנן חיובי מחייבי, דתניא: ישראל ו</w:t>
      </w:r>
      <w:r>
        <w:rPr>
          <w:rtl/>
        </w:rPr>
        <w:t>עכו"ם</w:t>
      </w:r>
      <w:r w:rsidRPr="00C63571">
        <w:rPr>
          <w:rtl/>
        </w:rPr>
        <w:t xml:space="preserve"> שלקחו שדה בשותפות </w:t>
      </w:r>
    </w:p>
    <w:p w14:paraId="57A06282" w14:textId="77777777" w:rsidR="0046556D" w:rsidRDefault="00BD6C4F" w:rsidP="00BD6C4F">
      <w:pPr>
        <w:rPr>
          <w:rtl/>
        </w:rPr>
      </w:pPr>
      <w:r>
        <w:rPr>
          <w:rFonts w:hint="cs"/>
          <w:rtl/>
        </w:rPr>
        <w:t xml:space="preserve">לרבי </w:t>
      </w:r>
      <w:r w:rsidRPr="00C63571">
        <w:rPr>
          <w:rtl/>
        </w:rPr>
        <w:t xml:space="preserve">- טבל וחולין מעורבים זה בזה דברי רבי, </w:t>
      </w:r>
    </w:p>
    <w:p w14:paraId="3EF002B2" w14:textId="77777777" w:rsidR="0046556D" w:rsidRDefault="00BD6C4F" w:rsidP="00BD6C4F">
      <w:pPr>
        <w:rPr>
          <w:rtl/>
        </w:rPr>
      </w:pPr>
      <w:r>
        <w:rPr>
          <w:rStyle w:val="2fb"/>
          <w:rtl/>
          <w:rPrChange w:id="13782" w:author="מנוע אמוראים" w:date="2026-10-05T16:40:54Z">
            <w:rPr>
              <w:rtl/>
            </w:rPr>
          </w:rPrChange>
        </w:rPr>
        <w:t xml:space="preserve">ר</w:t>
      </w:r>
      <w:r>
        <w:rPr>
          <w:rStyle w:val="2fb"/>
          <w:rFonts w:hint="cs"/>
          <w:rtl/>
          <w:rPrChange w:id="13783" w:author="מנוע אמוראים" w:date="2026-10-05T16:40:54Z">
            <w:rPr>
              <w:rFonts w:hint="cs"/>
              <w:rtl/>
            </w:rPr>
          </w:rPrChange>
        </w:rPr>
        <w:t xml:space="preserve">שב</w:t>
      </w:r>
      <w:r>
        <w:rPr>
          <w:rStyle w:val="2fb"/>
          <w:rtl/>
          <w:rPrChange w:id="13784" w:author="מנוע אמוראים" w:date="2026-10-05T16:40:54Z">
            <w:rPr>
              <w:rtl/>
            </w:rPr>
          </w:rPrChange>
        </w:rPr>
        <w:t xml:space="preserve">"</w:t>
      </w:r>
      <w:r>
        <w:rPr>
          <w:rStyle w:val="2fb"/>
          <w:rFonts w:hint="cs"/>
          <w:rtl/>
          <w:rPrChange w:id="13785" w:author="מנוע אמוראים" w:date="2026-10-05T16:40:54Z">
            <w:rPr>
              <w:rFonts w:hint="cs"/>
              <w:rtl/>
            </w:rPr>
          </w:rPrChange>
        </w:rPr>
        <w:t xml:space="preserve">ג</w:t>
      </w:r>
      <w:del w:id="21315" w:author="Claude" w:date="2026-10-07T09:24:29Z">
        <w:r>
          <w:rPr>
            <w:rFonts w:hint="cs"/>
            <w:rtl/>
          </w:rPr>
          <w:delText xml:space="preserve"> </w:delText>
        </w:r>
      </w:del>
      <w:r w:rsidRPr="00C63571">
        <w:rPr>
          <w:rtl/>
        </w:rPr>
        <w:t xml:space="preserve">: של ישראל - חייב, ושל </w:t>
      </w:r>
      <w:r>
        <w:rPr>
          <w:rtl/>
        </w:rPr>
        <w:t>עכו"ם</w:t>
      </w:r>
      <w:r w:rsidRPr="00C63571">
        <w:rPr>
          <w:rtl/>
        </w:rPr>
        <w:t xml:space="preserve"> - פטור;</w:t>
      </w:r>
    </w:p>
    <w:p w14:paraId="18A44EF8" w14:textId="77777777" w:rsidR="0046556D" w:rsidRDefault="00BD6C4F" w:rsidP="00BD6C4F">
      <w:pPr>
        <w:rPr>
          <w:rtl/>
        </w:rPr>
      </w:pPr>
      <w:r w:rsidRPr="00AC163B">
        <w:rPr>
          <w:rFonts w:hint="cs"/>
          <w:b/>
          <w:bCs/>
          <w:rtl/>
        </w:rPr>
        <w:t>ופליגי</w:t>
      </w:r>
      <w:r>
        <w:rPr>
          <w:rFonts w:hint="cs"/>
          <w:rtl/>
        </w:rPr>
        <w:t xml:space="preserve"> אי יש ברירה או לא </w:t>
      </w:r>
      <w:r w:rsidRPr="00C63571">
        <w:rPr>
          <w:rtl/>
        </w:rPr>
        <w:t xml:space="preserve">אבל </w:t>
      </w:r>
      <w:r>
        <w:rPr>
          <w:rFonts w:hint="cs"/>
          <w:rtl/>
        </w:rPr>
        <w:t>לכו</w:t>
      </w:r>
      <w:r w:rsidR="00BF1CF6">
        <w:rPr>
          <w:rtl/>
        </w:rPr>
        <w:t>"</w:t>
      </w:r>
      <w:r>
        <w:rPr>
          <w:rFonts w:hint="cs"/>
          <w:rtl/>
        </w:rPr>
        <w:t xml:space="preserve">ע </w:t>
      </w:r>
      <w:r w:rsidRPr="00C63571">
        <w:rPr>
          <w:rtl/>
        </w:rPr>
        <w:t>שותפות ד</w:t>
      </w:r>
      <w:r>
        <w:rPr>
          <w:rtl/>
        </w:rPr>
        <w:t>עכו"ם</w:t>
      </w:r>
      <w:r w:rsidRPr="00C63571">
        <w:rPr>
          <w:rtl/>
        </w:rPr>
        <w:t xml:space="preserve"> חייבת.</w:t>
      </w:r>
    </w:p>
    <w:p w14:paraId="72762D93" w14:textId="77777777" w:rsidR="0046556D" w:rsidRDefault="00BD6C4F" w:rsidP="00BD6C4F">
      <w:pPr>
        <w:rPr>
          <w:rtl/>
        </w:rPr>
      </w:pPr>
      <w:r w:rsidRPr="008A1D41">
        <w:rPr>
          <w:rFonts w:hint="cs"/>
          <w:b/>
          <w:bCs/>
          <w:rtl/>
        </w:rPr>
        <w:t>ואב</w:t>
      </w:r>
      <w:r w:rsidR="00BF1CF6">
        <w:rPr>
          <w:b/>
          <w:bCs/>
          <w:rtl/>
        </w:rPr>
        <w:t>"</w:t>
      </w:r>
      <w:r w:rsidRPr="008A1D41">
        <w:rPr>
          <w:rFonts w:hint="cs"/>
          <w:b/>
          <w:bCs/>
          <w:rtl/>
        </w:rPr>
        <w:t>א</w:t>
      </w:r>
      <w:r w:rsidRPr="00C63571">
        <w:rPr>
          <w:rtl/>
        </w:rPr>
        <w:t>: תרוייהו לר' אלעאי מ</w:t>
      </w:r>
      <w:r>
        <w:rPr>
          <w:rFonts w:hint="cs"/>
          <w:rtl/>
        </w:rPr>
        <w:t>'</w:t>
      </w:r>
      <w:r w:rsidRPr="00C63571">
        <w:rPr>
          <w:rtl/>
        </w:rPr>
        <w:t>צאנך</w:t>
      </w:r>
      <w:r>
        <w:rPr>
          <w:rFonts w:hint="cs"/>
          <w:rtl/>
        </w:rPr>
        <w:t>'</w:t>
      </w:r>
      <w:r w:rsidRPr="00C63571">
        <w:rPr>
          <w:rtl/>
        </w:rPr>
        <w:t xml:space="preserve"> נפקא, שותפות ד</w:t>
      </w:r>
      <w:r>
        <w:rPr>
          <w:rtl/>
        </w:rPr>
        <w:t>עכו"ם</w:t>
      </w:r>
      <w:r w:rsidRPr="00C63571">
        <w:rPr>
          <w:rtl/>
        </w:rPr>
        <w:t xml:space="preserve"> דלא מייח</w:t>
      </w:r>
      <w:r>
        <w:rPr>
          <w:rtl/>
        </w:rPr>
        <w:t>דא ליה, לישראל נמי לא מייחדא</w:t>
      </w:r>
      <w:r w:rsidRPr="00C63571">
        <w:rPr>
          <w:rtl/>
        </w:rPr>
        <w:t>;</w:t>
      </w:r>
    </w:p>
    <w:p w14:paraId="3ABF440F" w14:textId="77777777" w:rsidR="0046556D" w:rsidRDefault="00BD6C4F" w:rsidP="00BD6C4F">
      <w:pPr>
        <w:rPr>
          <w:rtl/>
        </w:rPr>
      </w:pPr>
      <w:r w:rsidRPr="00C63571">
        <w:rPr>
          <w:rtl/>
        </w:rPr>
        <w:t xml:space="preserve">ורבנן - </w:t>
      </w:r>
      <w:r>
        <w:rPr>
          <w:rtl/>
        </w:rPr>
        <w:t>עכו"ם</w:t>
      </w:r>
      <w:r w:rsidRPr="00C63571">
        <w:rPr>
          <w:rtl/>
        </w:rPr>
        <w:t xml:space="preserve"> לאו בר חיובא הוא, ישראל בר חיובא הוא.</w:t>
      </w:r>
    </w:p>
    <w:p w14:paraId="56A2BD67"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רבא: מודה רבי אלעאי בתרומה, אע</w:t>
      </w:r>
      <w:r>
        <w:rPr>
          <w:rtl/>
        </w:rPr>
        <w:t>"</w:t>
      </w:r>
      <w:r w:rsidRPr="00C63571">
        <w:rPr>
          <w:rtl/>
        </w:rPr>
        <w:t>ג</w:t>
      </w:r>
      <w:r>
        <w:rPr>
          <w:rtl/>
        </w:rPr>
        <w:t xml:space="preserve"> </w:t>
      </w:r>
      <w:r w:rsidRPr="0046594B">
        <w:rPr>
          <w:rStyle w:val="afffff0"/>
          <w:rtl/>
        </w:rPr>
        <w:t>ד</w:t>
      </w:r>
      <w:r w:rsidRPr="0046594B">
        <w:rPr>
          <w:rStyle w:val="afffff0"/>
          <w:rFonts w:hint="cs"/>
          <w:rtl/>
        </w:rPr>
        <w:t>'</w:t>
      </w:r>
      <w:r w:rsidRPr="0046594B">
        <w:rPr>
          <w:rStyle w:val="afffff0"/>
          <w:rtl/>
        </w:rPr>
        <w:t>דגנך</w:t>
      </w:r>
      <w:r w:rsidRPr="0046594B">
        <w:rPr>
          <w:rStyle w:val="afffff0"/>
          <w:rFonts w:hint="cs"/>
          <w:rtl/>
        </w:rPr>
        <w:t>'</w:t>
      </w:r>
      <w:r w:rsidRPr="0046594B">
        <w:rPr>
          <w:rStyle w:val="afffff0"/>
          <w:rtl/>
        </w:rPr>
        <w:t xml:space="preserve"> </w:t>
      </w:r>
      <w:r w:rsidRPr="00C63571">
        <w:rPr>
          <w:rtl/>
        </w:rPr>
        <w:t xml:space="preserve">דידך אין דשותפות לא, כתב רחמנא </w:t>
      </w:r>
      <w:r>
        <w:rPr>
          <w:rFonts w:hint="cs"/>
          <w:rtl/>
        </w:rPr>
        <w:t>'</w:t>
      </w:r>
      <w:r w:rsidRPr="00C63571">
        <w:rPr>
          <w:rtl/>
        </w:rPr>
        <w:t>תרומותיכם</w:t>
      </w:r>
      <w:r>
        <w:rPr>
          <w:rFonts w:hint="cs"/>
          <w:rtl/>
        </w:rPr>
        <w:t>'</w:t>
      </w:r>
      <w:r w:rsidRPr="00C63571">
        <w:rPr>
          <w:rtl/>
        </w:rPr>
        <w:t>;</w:t>
      </w:r>
    </w:p>
    <w:p w14:paraId="3C48FCF9" w14:textId="77777777" w:rsidR="00822210" w:rsidRDefault="00BD6C4F" w:rsidP="00BD6C4F">
      <w:pPr>
        <w:rPr>
          <w:rtl/>
        </w:rPr>
      </w:pPr>
      <w:r w:rsidRPr="00C63571">
        <w:rPr>
          <w:rtl/>
        </w:rPr>
        <w:t>אלא</w:t>
      </w:r>
      <w:r w:rsidRPr="00A71A5E">
        <w:rPr>
          <w:rStyle w:val="afffff0"/>
          <w:rtl/>
        </w:rPr>
        <w:t xml:space="preserve"> </w:t>
      </w:r>
      <w:r w:rsidRPr="00A71A5E">
        <w:rPr>
          <w:rStyle w:val="afffff0"/>
          <w:rFonts w:hint="cs"/>
          <w:rtl/>
        </w:rPr>
        <w:t>'</w:t>
      </w:r>
      <w:r w:rsidRPr="00A71A5E">
        <w:rPr>
          <w:rStyle w:val="afffff0"/>
          <w:rtl/>
        </w:rPr>
        <w:t>דגנך</w:t>
      </w:r>
      <w:r w:rsidRPr="00A71A5E">
        <w:rPr>
          <w:rStyle w:val="afffff0"/>
          <w:rFonts w:hint="cs"/>
          <w:rtl/>
        </w:rPr>
        <w:t>'</w:t>
      </w:r>
      <w:r w:rsidRPr="00A71A5E">
        <w:rPr>
          <w:rStyle w:val="afffff0"/>
          <w:rtl/>
        </w:rPr>
        <w:t xml:space="preserve"> </w:t>
      </w:r>
      <w:r>
        <w:rPr>
          <w:rFonts w:hint="cs"/>
          <w:rtl/>
        </w:rPr>
        <w:t>-</w:t>
      </w:r>
      <w:r w:rsidRPr="00C63571">
        <w:rPr>
          <w:rtl/>
        </w:rPr>
        <w:t xml:space="preserve"> למעוטי שותפות </w:t>
      </w:r>
      <w:r>
        <w:rPr>
          <w:rtl/>
        </w:rPr>
        <w:t>עכו"ם</w:t>
      </w:r>
      <w:r w:rsidRPr="00C63571">
        <w:rPr>
          <w:rtl/>
        </w:rPr>
        <w:t>.</w:t>
      </w:r>
    </w:p>
    <w:p w14:paraId="571DAD27" w14:textId="77777777" w:rsidR="0046556D" w:rsidRDefault="00822210" w:rsidP="00BD6C4F">
      <w:pPr>
        <w:rPr>
          <w:rtl/>
        </w:rPr>
      </w:pPr>
      <w:r>
        <w:rPr>
          <w:rtl/>
        </w:rPr>
        <w:t xml:space="preserve"> '</w:t>
      </w:r>
      <w:r w:rsidR="00BD6C4F" w:rsidRPr="00C63571">
        <w:rPr>
          <w:rtl/>
        </w:rPr>
        <w:t>חלה</w:t>
      </w:r>
      <w:r w:rsidR="00BD6C4F">
        <w:rPr>
          <w:rFonts w:hint="cs"/>
          <w:rtl/>
        </w:rPr>
        <w:t>'</w:t>
      </w:r>
      <w:r w:rsidR="00BD6C4F" w:rsidRPr="00C63571">
        <w:rPr>
          <w:rtl/>
        </w:rPr>
        <w:t xml:space="preserve"> אע</w:t>
      </w:r>
      <w:r w:rsidR="00BD6C4F">
        <w:rPr>
          <w:rtl/>
        </w:rPr>
        <w:t>"</w:t>
      </w:r>
      <w:r w:rsidR="00BD6C4F" w:rsidRPr="00C63571">
        <w:rPr>
          <w:rtl/>
        </w:rPr>
        <w:t xml:space="preserve">ג </w:t>
      </w:r>
      <w:r w:rsidR="00BD6C4F" w:rsidRPr="0046594B">
        <w:rPr>
          <w:rStyle w:val="afffff0"/>
          <w:rtl/>
        </w:rPr>
        <w:t>ד</w:t>
      </w:r>
      <w:r w:rsidR="00BD6C4F" w:rsidRPr="0046594B">
        <w:rPr>
          <w:rStyle w:val="afffff0"/>
          <w:rFonts w:hint="cs"/>
          <w:rtl/>
        </w:rPr>
        <w:t>'</w:t>
      </w:r>
      <w:r w:rsidR="00BD6C4F" w:rsidRPr="0046594B">
        <w:rPr>
          <w:rStyle w:val="afffff0"/>
          <w:rtl/>
        </w:rPr>
        <w:t>ראשית</w:t>
      </w:r>
      <w:r w:rsidR="00BD6C4F" w:rsidRPr="0046594B">
        <w:rPr>
          <w:rStyle w:val="afffff0"/>
          <w:rFonts w:hint="cs"/>
          <w:rtl/>
        </w:rPr>
        <w:t>'</w:t>
      </w:r>
      <w:r w:rsidR="00BD6C4F" w:rsidRPr="0046594B">
        <w:rPr>
          <w:rStyle w:val="afffff0"/>
          <w:rtl/>
        </w:rPr>
        <w:t>,</w:t>
      </w:r>
      <w:r w:rsidR="00BD6C4F" w:rsidRPr="00C63571">
        <w:rPr>
          <w:rtl/>
        </w:rPr>
        <w:t xml:space="preserve"> ואיכא למימר: נילף</w:t>
      </w:r>
      <w:r w:rsidR="00BD6C4F" w:rsidRPr="00A71A5E">
        <w:rPr>
          <w:rStyle w:val="afffff0"/>
          <w:rtl/>
        </w:rPr>
        <w:t xml:space="preserve"> </w:t>
      </w:r>
      <w:r w:rsidR="00BD6C4F" w:rsidRPr="00A71A5E">
        <w:rPr>
          <w:rStyle w:val="afffff0"/>
          <w:rFonts w:hint="cs"/>
          <w:rtl/>
        </w:rPr>
        <w:t>'</w:t>
      </w:r>
      <w:r w:rsidR="00BD6C4F" w:rsidRPr="00A71A5E">
        <w:rPr>
          <w:rStyle w:val="afffff0"/>
          <w:rtl/>
        </w:rPr>
        <w:t>ראשית ראשית</w:t>
      </w:r>
      <w:r w:rsidR="00BD6C4F" w:rsidRPr="00A71A5E">
        <w:rPr>
          <w:rStyle w:val="afffff0"/>
          <w:rFonts w:hint="cs"/>
          <w:rtl/>
        </w:rPr>
        <w:t>'</w:t>
      </w:r>
      <w:r w:rsidR="00BD6C4F" w:rsidRPr="00A71A5E">
        <w:rPr>
          <w:rStyle w:val="afffff0"/>
          <w:rtl/>
        </w:rPr>
        <w:t xml:space="preserve"> </w:t>
      </w:r>
      <w:r w:rsidR="00BD6C4F" w:rsidRPr="00C63571">
        <w:rPr>
          <w:rtl/>
        </w:rPr>
        <w:t>מראשית הגז,</w:t>
      </w:r>
      <w:r w:rsidR="00BD6C4F">
        <w:rPr>
          <w:rFonts w:hint="cs"/>
          <w:rtl/>
        </w:rPr>
        <w:t xml:space="preserve"> דשותפות לא קמ</w:t>
      </w:r>
      <w:r w:rsidR="00BF1CF6">
        <w:rPr>
          <w:rtl/>
        </w:rPr>
        <w:t>"</w:t>
      </w:r>
      <w:r w:rsidR="00BD6C4F">
        <w:rPr>
          <w:rFonts w:hint="cs"/>
          <w:rtl/>
        </w:rPr>
        <w:t>ל</w:t>
      </w:r>
      <w:r w:rsidR="00BD6C4F" w:rsidRPr="00A71A5E">
        <w:rPr>
          <w:rStyle w:val="afffff0"/>
          <w:rFonts w:hint="cs"/>
          <w:rtl/>
        </w:rPr>
        <w:t xml:space="preserve"> 'עריסותיכם'</w:t>
      </w:r>
      <w:r w:rsidR="00BD6C4F" w:rsidRPr="00A71A5E">
        <w:rPr>
          <w:rStyle w:val="afffff0"/>
          <w:rtl/>
        </w:rPr>
        <w:t xml:space="preserve"> </w:t>
      </w:r>
    </w:p>
    <w:p w14:paraId="2888A310" w14:textId="77777777" w:rsidR="0046556D" w:rsidRDefault="00BD6C4F" w:rsidP="00BD6C4F">
      <w:pPr>
        <w:rPr>
          <w:rtl/>
        </w:rPr>
      </w:pPr>
      <w:r>
        <w:rPr>
          <w:rFonts w:hint="cs"/>
          <w:rtl/>
        </w:rPr>
        <w:t xml:space="preserve">הא לאו הכי </w:t>
      </w:r>
      <w:r w:rsidRPr="00C63571">
        <w:rPr>
          <w:rtl/>
        </w:rPr>
        <w:t>נילף ראשית ראשית מראשית הגז? אדרבה, נילף מתרומה!</w:t>
      </w:r>
    </w:p>
    <w:p w14:paraId="1CE453E3" w14:textId="77777777" w:rsidR="0046556D" w:rsidRDefault="00BD6C4F" w:rsidP="00BD6C4F">
      <w:pPr>
        <w:rPr>
          <w:rtl/>
        </w:rPr>
      </w:pPr>
      <w:r w:rsidRPr="00C63571">
        <w:rPr>
          <w:rtl/>
        </w:rPr>
        <w:t>ה"נ, אלא עריסותיכם ל</w:t>
      </w:r>
      <w:r>
        <w:rPr>
          <w:rtl/>
        </w:rPr>
        <w:t>מ"ל</w:t>
      </w:r>
      <w:r w:rsidRPr="00C63571">
        <w:rPr>
          <w:rtl/>
        </w:rPr>
        <w:t>? כדי עריסותיכם.</w:t>
      </w:r>
    </w:p>
    <w:p w14:paraId="7E72F258" w14:textId="77777777" w:rsidR="0046556D" w:rsidRDefault="00BD6C4F" w:rsidP="00BD6C4F">
      <w:pPr>
        <w:rPr>
          <w:rtl/>
        </w:rPr>
      </w:pPr>
      <w:r w:rsidRPr="00597685">
        <w:rPr>
          <w:b/>
          <w:bCs/>
          <w:rtl/>
        </w:rPr>
        <w:t>פאה</w:t>
      </w:r>
      <w:r w:rsidRPr="00C63571">
        <w:rPr>
          <w:rtl/>
        </w:rPr>
        <w:t xml:space="preserve"> אע</w:t>
      </w:r>
      <w:r>
        <w:rPr>
          <w:rtl/>
        </w:rPr>
        <w:t>"</w:t>
      </w:r>
      <w:r w:rsidRPr="00C63571">
        <w:rPr>
          <w:rtl/>
        </w:rPr>
        <w:t xml:space="preserve">ג </w:t>
      </w:r>
      <w:r w:rsidRPr="0046594B">
        <w:rPr>
          <w:rStyle w:val="afffff0"/>
          <w:rtl/>
        </w:rPr>
        <w:t>ד</w:t>
      </w:r>
      <w:r w:rsidRPr="0046594B">
        <w:rPr>
          <w:rStyle w:val="afffff0"/>
          <w:rFonts w:hint="cs"/>
          <w:rtl/>
        </w:rPr>
        <w:t>'</w:t>
      </w:r>
      <w:r w:rsidRPr="0046594B">
        <w:rPr>
          <w:rStyle w:val="afffff0"/>
          <w:rtl/>
        </w:rPr>
        <w:t>שדך</w:t>
      </w:r>
      <w:r w:rsidRPr="0046594B">
        <w:rPr>
          <w:rStyle w:val="afffff0"/>
          <w:rFonts w:hint="cs"/>
          <w:rtl/>
        </w:rPr>
        <w:t>'</w:t>
      </w:r>
      <w:r w:rsidRPr="0046594B">
        <w:rPr>
          <w:rStyle w:val="afffff0"/>
          <w:rtl/>
        </w:rPr>
        <w:t xml:space="preserve"> </w:t>
      </w:r>
      <w:r>
        <w:rPr>
          <w:rFonts w:hint="cs"/>
          <w:rtl/>
        </w:rPr>
        <w:t>ד</w:t>
      </w:r>
      <w:r w:rsidRPr="00C63571">
        <w:rPr>
          <w:rtl/>
        </w:rPr>
        <w:t xml:space="preserve">שותפות לא, </w:t>
      </w:r>
      <w:r>
        <w:rPr>
          <w:rFonts w:hint="cs"/>
          <w:rtl/>
        </w:rPr>
        <w:t>קמ</w:t>
      </w:r>
      <w:r w:rsidR="00BF1CF6">
        <w:rPr>
          <w:rtl/>
        </w:rPr>
        <w:t>"</w:t>
      </w:r>
      <w:r>
        <w:rPr>
          <w:rFonts w:hint="cs"/>
          <w:rtl/>
        </w:rPr>
        <w:t>ל</w:t>
      </w:r>
      <w:r w:rsidRPr="00A71A5E">
        <w:rPr>
          <w:rStyle w:val="afffff0"/>
          <w:rFonts w:hint="cs"/>
          <w:rtl/>
        </w:rPr>
        <w:t xml:space="preserve"> '</w:t>
      </w:r>
      <w:r w:rsidRPr="00A71A5E">
        <w:rPr>
          <w:rStyle w:val="afffff0"/>
          <w:rtl/>
        </w:rPr>
        <w:t>ובקצרכם את קציר ארצכם</w:t>
      </w:r>
      <w:r w:rsidRPr="00A71A5E">
        <w:rPr>
          <w:rStyle w:val="afffff0"/>
          <w:rFonts w:hint="cs"/>
          <w:rtl/>
        </w:rPr>
        <w:t>'</w:t>
      </w:r>
      <w:r w:rsidRPr="00A71A5E">
        <w:rPr>
          <w:rStyle w:val="afffff0"/>
          <w:rtl/>
        </w:rPr>
        <w:t>,</w:t>
      </w:r>
      <w:r w:rsidRPr="00C63571">
        <w:rPr>
          <w:rtl/>
        </w:rPr>
        <w:t xml:space="preserve"> </w:t>
      </w:r>
    </w:p>
    <w:p w14:paraId="1AC813BB" w14:textId="6C5E5527" w:rsidR="0046556D" w:rsidRDefault="00BD6C4F" w:rsidP="00BD6C4F">
      <w:pPr>
        <w:rPr>
          <w:rtl/>
        </w:rPr>
      </w:pPr>
      <w:r>
        <w:rPr>
          <w:rFonts w:hint="cs"/>
          <w:rtl/>
        </w:rPr>
        <w:t>'ו</w:t>
      </w:r>
      <w:r w:rsidRPr="00C63571">
        <w:rPr>
          <w:rtl/>
        </w:rPr>
        <w:t>שדך</w:t>
      </w:r>
      <w:r>
        <w:rPr>
          <w:rFonts w:hint="cs"/>
          <w:rtl/>
        </w:rPr>
        <w:t>'</w:t>
      </w:r>
      <w:r w:rsidRPr="00C63571">
        <w:rPr>
          <w:rtl/>
        </w:rPr>
        <w:t xml:space="preserve"> למעוטי שותפות </w:t>
      </w:r>
      <w:r>
        <w:rPr>
          <w:rtl/>
        </w:rPr>
        <w:t>עכו"ם</w:t>
      </w:r>
      <w:r w:rsidRPr="00C63571">
        <w:rPr>
          <w:rtl/>
        </w:rPr>
        <w:t>.</w:t>
      </w:r>
    </w:p>
    <w:p w14:paraId="08A9A6DB" w14:textId="77777777" w:rsidR="0046556D" w:rsidRDefault="00BD6C4F" w:rsidP="00BD6C4F">
      <w:pPr>
        <w:rPr>
          <w:rtl/>
        </w:rPr>
      </w:pPr>
      <w:r w:rsidRPr="00597685">
        <w:rPr>
          <w:b/>
          <w:bCs/>
          <w:rtl/>
        </w:rPr>
        <w:t>בכורה</w:t>
      </w:r>
      <w:r w:rsidRPr="00C63571">
        <w:rPr>
          <w:rtl/>
        </w:rPr>
        <w:t xml:space="preserve"> אע</w:t>
      </w:r>
      <w:r>
        <w:rPr>
          <w:rtl/>
        </w:rPr>
        <w:t>"</w:t>
      </w:r>
      <w:r w:rsidRPr="00C63571">
        <w:rPr>
          <w:rtl/>
        </w:rPr>
        <w:t xml:space="preserve">ג </w:t>
      </w:r>
      <w:r w:rsidRPr="0046594B">
        <w:rPr>
          <w:rStyle w:val="afffff0"/>
          <w:rtl/>
        </w:rPr>
        <w:t>ד</w:t>
      </w:r>
      <w:r w:rsidRPr="0046594B">
        <w:rPr>
          <w:rStyle w:val="afffff0"/>
          <w:rFonts w:hint="cs"/>
          <w:rtl/>
        </w:rPr>
        <w:t>'</w:t>
      </w:r>
      <w:r w:rsidRPr="0046594B">
        <w:rPr>
          <w:rStyle w:val="afffff0"/>
          <w:rtl/>
        </w:rPr>
        <w:t>כל הבכור אשר יולד בבקרך ובצאנך</w:t>
      </w:r>
      <w:r w:rsidRPr="0046594B">
        <w:rPr>
          <w:rStyle w:val="afffff0"/>
          <w:rFonts w:hint="cs"/>
          <w:rtl/>
        </w:rPr>
        <w:t>'</w:t>
      </w:r>
      <w:r w:rsidRPr="0046594B">
        <w:rPr>
          <w:rStyle w:val="afffff0"/>
          <w:rtl/>
        </w:rPr>
        <w:t xml:space="preserve"> </w:t>
      </w:r>
      <w:r w:rsidRPr="00C63571">
        <w:rPr>
          <w:rtl/>
        </w:rPr>
        <w:t>דשותפות לא, כתב</w:t>
      </w:r>
      <w:r w:rsidRPr="00A71A5E">
        <w:rPr>
          <w:rStyle w:val="afffff0"/>
          <w:rtl/>
        </w:rPr>
        <w:t xml:space="preserve"> </w:t>
      </w:r>
      <w:r w:rsidRPr="00A71A5E">
        <w:rPr>
          <w:rStyle w:val="afffff0"/>
          <w:rFonts w:hint="cs"/>
          <w:rtl/>
        </w:rPr>
        <w:t>'</w:t>
      </w:r>
      <w:r w:rsidRPr="00A71A5E">
        <w:rPr>
          <w:rStyle w:val="afffff0"/>
          <w:rtl/>
        </w:rPr>
        <w:t>ובכורות בקרכם וצאנכם</w:t>
      </w:r>
      <w:r w:rsidRPr="00A71A5E">
        <w:rPr>
          <w:rStyle w:val="afffff0"/>
          <w:rFonts w:hint="cs"/>
          <w:rtl/>
        </w:rPr>
        <w:t>'</w:t>
      </w:r>
      <w:r w:rsidRPr="00A71A5E">
        <w:rPr>
          <w:rStyle w:val="afffff0"/>
          <w:rtl/>
        </w:rPr>
        <w:t>,</w:t>
      </w:r>
      <w:r w:rsidRPr="00C63571">
        <w:rPr>
          <w:rtl/>
        </w:rPr>
        <w:t xml:space="preserve"> </w:t>
      </w:r>
    </w:p>
    <w:p w14:paraId="6F72E2B1" w14:textId="79F5B745" w:rsidR="0046556D" w:rsidRDefault="00BD6C4F" w:rsidP="00BD6C4F">
      <w:pPr>
        <w:rPr>
          <w:rtl/>
        </w:rPr>
      </w:pPr>
      <w:r>
        <w:rPr>
          <w:rFonts w:hint="cs"/>
          <w:b/>
          <w:bCs/>
          <w:rtl/>
        </w:rPr>
        <w:t>ו'</w:t>
      </w:r>
      <w:r w:rsidRPr="00C63571">
        <w:rPr>
          <w:rtl/>
        </w:rPr>
        <w:t>בקרך וצאנך</w:t>
      </w:r>
      <w:r>
        <w:rPr>
          <w:rFonts w:hint="cs"/>
          <w:rtl/>
        </w:rPr>
        <w:t>'</w:t>
      </w:r>
      <w:r w:rsidRPr="00C63571">
        <w:rPr>
          <w:rtl/>
        </w:rPr>
        <w:t xml:space="preserve"> למעוטי שותפות </w:t>
      </w:r>
      <w:r>
        <w:rPr>
          <w:rtl/>
        </w:rPr>
        <w:t>עכו"ם</w:t>
      </w:r>
      <w:r w:rsidRPr="00C63571">
        <w:rPr>
          <w:rtl/>
        </w:rPr>
        <w:t>.</w:t>
      </w:r>
    </w:p>
    <w:p w14:paraId="256F96EA" w14:textId="77777777" w:rsidR="0046556D" w:rsidRDefault="00BD6C4F" w:rsidP="00BD6C4F">
      <w:pPr>
        <w:rPr>
          <w:rtl/>
        </w:rPr>
      </w:pPr>
      <w:r w:rsidRPr="00597685">
        <w:rPr>
          <w:b/>
          <w:bCs/>
          <w:rtl/>
        </w:rPr>
        <w:t>מזוזה</w:t>
      </w:r>
      <w:r w:rsidRPr="00C63571">
        <w:rPr>
          <w:rtl/>
        </w:rPr>
        <w:t xml:space="preserve"> אע</w:t>
      </w:r>
      <w:r>
        <w:rPr>
          <w:rtl/>
        </w:rPr>
        <w:t>"</w:t>
      </w:r>
      <w:r w:rsidRPr="00C63571">
        <w:rPr>
          <w:rtl/>
        </w:rPr>
        <w:t xml:space="preserve">ג </w:t>
      </w:r>
      <w:r w:rsidRPr="0046594B">
        <w:rPr>
          <w:rStyle w:val="afffff0"/>
          <w:rtl/>
        </w:rPr>
        <w:t>ד</w:t>
      </w:r>
      <w:r w:rsidRPr="0046594B">
        <w:rPr>
          <w:rStyle w:val="afffff0"/>
          <w:rFonts w:hint="cs"/>
          <w:rtl/>
        </w:rPr>
        <w:t>'</w:t>
      </w:r>
      <w:r w:rsidRPr="0046594B">
        <w:rPr>
          <w:rStyle w:val="afffff0"/>
          <w:rtl/>
        </w:rPr>
        <w:t>ביתך</w:t>
      </w:r>
      <w:r w:rsidRPr="0046594B">
        <w:rPr>
          <w:rStyle w:val="afffff0"/>
          <w:rFonts w:hint="cs"/>
          <w:rtl/>
        </w:rPr>
        <w:t>'</w:t>
      </w:r>
      <w:r w:rsidRPr="0046594B">
        <w:rPr>
          <w:rStyle w:val="afffff0"/>
          <w:rtl/>
        </w:rPr>
        <w:t xml:space="preserve"> </w:t>
      </w:r>
      <w:r>
        <w:rPr>
          <w:rFonts w:hint="cs"/>
          <w:rtl/>
        </w:rPr>
        <w:t>ד</w:t>
      </w:r>
      <w:r w:rsidRPr="00C63571">
        <w:rPr>
          <w:rtl/>
        </w:rPr>
        <w:t>שותפות לא, כתב</w:t>
      </w:r>
      <w:r w:rsidRPr="00A71A5E">
        <w:rPr>
          <w:rStyle w:val="afffff0"/>
          <w:rtl/>
        </w:rPr>
        <w:t xml:space="preserve"> </w:t>
      </w:r>
      <w:r w:rsidRPr="00A71A5E">
        <w:rPr>
          <w:rStyle w:val="afffff0"/>
          <w:rFonts w:hint="cs"/>
          <w:rtl/>
        </w:rPr>
        <w:t>'</w:t>
      </w:r>
      <w:r w:rsidRPr="00A71A5E">
        <w:rPr>
          <w:rStyle w:val="afffff0"/>
          <w:rtl/>
        </w:rPr>
        <w:t>למען ירבו ימיכם וימי בניכם</w:t>
      </w:r>
      <w:r w:rsidRPr="00A71A5E">
        <w:rPr>
          <w:rStyle w:val="afffff0"/>
          <w:rFonts w:hint="cs"/>
          <w:rtl/>
        </w:rPr>
        <w:t>'</w:t>
      </w:r>
      <w:r w:rsidRPr="00A71A5E">
        <w:rPr>
          <w:rStyle w:val="afffff0"/>
          <w:rtl/>
        </w:rPr>
        <w:t>,</w:t>
      </w:r>
      <w:r w:rsidRPr="00C63571">
        <w:rPr>
          <w:rtl/>
        </w:rPr>
        <w:t xml:space="preserve"> </w:t>
      </w:r>
    </w:p>
    <w:p w14:paraId="44FD572A" w14:textId="6284C6E1" w:rsidR="0046556D" w:rsidRDefault="00BD6C4F" w:rsidP="00BD6C4F">
      <w:pPr>
        <w:rPr>
          <w:rtl/>
        </w:rPr>
      </w:pPr>
      <w:r w:rsidRPr="00C63571">
        <w:rPr>
          <w:rtl/>
        </w:rPr>
        <w:t>ו</w:t>
      </w:r>
      <w:r>
        <w:rPr>
          <w:rFonts w:hint="cs"/>
          <w:rtl/>
        </w:rPr>
        <w:t>'ביתך' לכד</w:t>
      </w:r>
      <w:r w:rsidRPr="00C63571">
        <w:rPr>
          <w:rtl/>
        </w:rPr>
        <w:t>רבה: דרך ביאתך, מן הימין.</w:t>
      </w:r>
    </w:p>
    <w:p w14:paraId="4605BD06" w14:textId="77777777" w:rsidR="00BD6C4F" w:rsidRDefault="00BD6C4F" w:rsidP="00F07436">
      <w:pPr>
        <w:pStyle w:val="afff3"/>
        <w:framePr w:wrap="around"/>
        <w:rPr>
          <w:rtl/>
        </w:rPr>
      </w:pPr>
      <w:r>
        <w:rPr>
          <w:rFonts w:hint="cs"/>
          <w:rtl/>
        </w:rPr>
        <w:t>קלו.</w:t>
      </w:r>
    </w:p>
    <w:p w14:paraId="6531760E" w14:textId="77777777" w:rsidR="0046556D" w:rsidRDefault="00BD6C4F" w:rsidP="00BD6C4F">
      <w:pPr>
        <w:rPr>
          <w:rtl/>
        </w:rPr>
      </w:pPr>
      <w:r w:rsidRPr="00597685">
        <w:rPr>
          <w:b/>
          <w:bCs/>
          <w:rtl/>
        </w:rPr>
        <w:t>מעשר</w:t>
      </w:r>
      <w:r w:rsidRPr="00C63571">
        <w:rPr>
          <w:rtl/>
        </w:rPr>
        <w:t xml:space="preserve"> אע</w:t>
      </w:r>
      <w:r>
        <w:rPr>
          <w:rtl/>
        </w:rPr>
        <w:t>"</w:t>
      </w:r>
      <w:r w:rsidRPr="00C63571">
        <w:rPr>
          <w:rtl/>
        </w:rPr>
        <w:t xml:space="preserve">ג </w:t>
      </w:r>
      <w:r w:rsidRPr="0046594B">
        <w:rPr>
          <w:rStyle w:val="afffff0"/>
          <w:rtl/>
        </w:rPr>
        <w:t>ד</w:t>
      </w:r>
      <w:r w:rsidRPr="0046594B">
        <w:rPr>
          <w:rStyle w:val="afffff0"/>
          <w:rFonts w:hint="cs"/>
          <w:rtl/>
        </w:rPr>
        <w:t>'</w:t>
      </w:r>
      <w:r w:rsidRPr="0046594B">
        <w:rPr>
          <w:rStyle w:val="afffff0"/>
          <w:rtl/>
        </w:rPr>
        <w:t>מעשר דגנך</w:t>
      </w:r>
      <w:r w:rsidRPr="0046594B">
        <w:rPr>
          <w:rStyle w:val="afffff0"/>
          <w:rFonts w:hint="cs"/>
          <w:rtl/>
        </w:rPr>
        <w:t>'</w:t>
      </w:r>
      <w:r w:rsidRPr="0046594B">
        <w:rPr>
          <w:rStyle w:val="afffff0"/>
          <w:rtl/>
        </w:rPr>
        <w:t xml:space="preserve"> </w:t>
      </w:r>
      <w:r w:rsidRPr="00C63571">
        <w:rPr>
          <w:rtl/>
        </w:rPr>
        <w:t>דשותפות לא, כתב</w:t>
      </w:r>
      <w:r w:rsidRPr="00A71A5E">
        <w:rPr>
          <w:rStyle w:val="afffff0"/>
          <w:rtl/>
        </w:rPr>
        <w:t xml:space="preserve"> </w:t>
      </w:r>
      <w:r w:rsidRPr="00A71A5E">
        <w:rPr>
          <w:rStyle w:val="afffff0"/>
          <w:rFonts w:hint="cs"/>
          <w:rtl/>
        </w:rPr>
        <w:t>'</w:t>
      </w:r>
      <w:r w:rsidRPr="00A71A5E">
        <w:rPr>
          <w:rStyle w:val="afffff0"/>
          <w:rtl/>
        </w:rPr>
        <w:t>מעשרותיכם</w:t>
      </w:r>
      <w:r w:rsidRPr="00A71A5E">
        <w:rPr>
          <w:rStyle w:val="afffff0"/>
          <w:rFonts w:hint="cs"/>
          <w:rtl/>
        </w:rPr>
        <w:t>'</w:t>
      </w:r>
      <w:r w:rsidRPr="00A71A5E">
        <w:rPr>
          <w:rStyle w:val="afffff0"/>
          <w:rtl/>
        </w:rPr>
        <w:t>,</w:t>
      </w:r>
      <w:r w:rsidRPr="00C63571">
        <w:rPr>
          <w:rtl/>
        </w:rPr>
        <w:t xml:space="preserve"> </w:t>
      </w:r>
    </w:p>
    <w:p w14:paraId="358ADFFD" w14:textId="1ACE8679" w:rsidR="0046556D" w:rsidRDefault="00BD6C4F" w:rsidP="00BD6C4F">
      <w:pPr>
        <w:rPr>
          <w:rtl/>
        </w:rPr>
      </w:pPr>
      <w:r>
        <w:rPr>
          <w:rFonts w:hint="cs"/>
          <w:rtl/>
        </w:rPr>
        <w:t>ו'</w:t>
      </w:r>
      <w:r w:rsidRPr="00C63571">
        <w:rPr>
          <w:rtl/>
        </w:rPr>
        <w:t>מעשר דגנך</w:t>
      </w:r>
      <w:r>
        <w:rPr>
          <w:rFonts w:hint="cs"/>
          <w:rtl/>
        </w:rPr>
        <w:t xml:space="preserve">' </w:t>
      </w:r>
      <w:r w:rsidRPr="00C63571">
        <w:rPr>
          <w:rtl/>
        </w:rPr>
        <w:t>למעוטי שותפות ד</w:t>
      </w:r>
      <w:r>
        <w:rPr>
          <w:rtl/>
        </w:rPr>
        <w:t>עכו"ם</w:t>
      </w:r>
      <w:r w:rsidRPr="00C63571">
        <w:rPr>
          <w:rtl/>
        </w:rPr>
        <w:t>.</w:t>
      </w:r>
    </w:p>
    <w:p w14:paraId="2BBFABC7" w14:textId="77777777" w:rsidR="0046556D" w:rsidRDefault="00BD6C4F" w:rsidP="00BD6C4F">
      <w:pPr>
        <w:rPr>
          <w:rtl/>
        </w:rPr>
      </w:pPr>
      <w:r w:rsidRPr="00CA677F">
        <w:rPr>
          <w:b/>
          <w:bCs/>
          <w:rtl/>
        </w:rPr>
        <w:t>מתנות</w:t>
      </w:r>
      <w:r w:rsidRPr="00C63571">
        <w:rPr>
          <w:rtl/>
        </w:rPr>
        <w:t xml:space="preserve"> אע</w:t>
      </w:r>
      <w:r>
        <w:rPr>
          <w:rtl/>
        </w:rPr>
        <w:t>"</w:t>
      </w:r>
      <w:r w:rsidRPr="00C63571">
        <w:rPr>
          <w:rtl/>
        </w:rPr>
        <w:t xml:space="preserve">ג </w:t>
      </w:r>
      <w:r w:rsidRPr="0046594B">
        <w:rPr>
          <w:rStyle w:val="afffff0"/>
          <w:rtl/>
        </w:rPr>
        <w:t>ד</w:t>
      </w:r>
      <w:r w:rsidRPr="0046594B">
        <w:rPr>
          <w:rStyle w:val="afffff0"/>
          <w:rFonts w:hint="cs"/>
          <w:rtl/>
        </w:rPr>
        <w:t>'</w:t>
      </w:r>
      <w:r w:rsidRPr="0046594B">
        <w:rPr>
          <w:rStyle w:val="afffff0"/>
          <w:rtl/>
        </w:rPr>
        <w:t>ונתן</w:t>
      </w:r>
      <w:r w:rsidRPr="0046594B">
        <w:rPr>
          <w:rStyle w:val="afffff0"/>
          <w:rFonts w:hint="cs"/>
          <w:rtl/>
        </w:rPr>
        <w:t>'</w:t>
      </w:r>
      <w:r w:rsidRPr="0046594B">
        <w:rPr>
          <w:rStyle w:val="afffff0"/>
          <w:rtl/>
        </w:rPr>
        <w:t>:</w:t>
      </w:r>
      <w:r w:rsidRPr="00C63571">
        <w:rPr>
          <w:rtl/>
        </w:rPr>
        <w:t xml:space="preserve"> יליף נתינה מראשית הגז, דשותפות לא, אף כאן לא, כתב </w:t>
      </w:r>
      <w:r>
        <w:rPr>
          <w:rFonts w:hint="cs"/>
          <w:rtl/>
        </w:rPr>
        <w:t>מ'</w:t>
      </w:r>
      <w:r>
        <w:rPr>
          <w:rStyle w:val="afffff0"/>
          <w:rtl/>
          <w:rPrChange w:id="9112" w:author="מנוע פסוקים" w:date="2026-10-05T16:37:55Z">
            <w:rPr>
              <w:rtl/>
            </w:rPr>
          </w:rPrChange>
        </w:rPr>
        <w:t xml:space="preserve">מאת זובחי הזבח</w:t>
      </w:r>
      <w:r>
        <w:rPr>
          <w:rFonts w:hint="cs"/>
          <w:rtl/>
        </w:rPr>
        <w:t>'</w:t>
      </w:r>
      <w:r w:rsidRPr="00C63571">
        <w:rPr>
          <w:rtl/>
        </w:rPr>
        <w:t>;</w:t>
      </w:r>
    </w:p>
    <w:p w14:paraId="732DB3FA" w14:textId="0009968B" w:rsidR="0046556D" w:rsidRDefault="00BD6C4F" w:rsidP="00BD6C4F">
      <w:pPr>
        <w:rPr>
          <w:rtl/>
        </w:rPr>
      </w:pPr>
      <w:r>
        <w:rPr>
          <w:rFonts w:hint="cs"/>
          <w:rtl/>
        </w:rPr>
        <w:t xml:space="preserve">ובלאו הכי יליף מתרומה, ו'</w:t>
      </w:r>
      <w:r>
        <w:rPr>
          <w:rStyle w:val="afffff0"/>
          <w:rFonts w:hint="cs"/>
          <w:rtl/>
          <w:rPrChange w:id="9113" w:author="מנוע פסוקים" w:date="2026-10-05T16:37:55Z">
            <w:rPr>
              <w:rFonts w:hint="cs"/>
              <w:rtl/>
            </w:rPr>
          </w:rPrChange>
        </w:rPr>
        <w:t xml:space="preserve">מאת זובחי הזבח</w:t>
      </w:r>
      <w:r>
        <w:rPr>
          <w:rFonts w:hint="cs"/>
          <w:rtl/>
        </w:rPr>
        <w:t xml:space="preserve">' לכדרבא דהדין עם הטבח </w:t>
      </w:r>
    </w:p>
    <w:p w14:paraId="3B5E70FC" w14:textId="77777777" w:rsidR="0046556D" w:rsidRDefault="00BD6C4F" w:rsidP="00BD6C4F">
      <w:pPr>
        <w:rPr>
          <w:rtl/>
        </w:rPr>
      </w:pPr>
      <w:r w:rsidRPr="00CA677F">
        <w:rPr>
          <w:b/>
          <w:bCs/>
          <w:rtl/>
        </w:rPr>
        <w:t>בכורים</w:t>
      </w:r>
      <w:r w:rsidRPr="00C63571">
        <w:rPr>
          <w:rtl/>
        </w:rPr>
        <w:t xml:space="preserve"> אע</w:t>
      </w:r>
      <w:r>
        <w:rPr>
          <w:rtl/>
        </w:rPr>
        <w:t>"</w:t>
      </w:r>
      <w:r w:rsidRPr="00C63571">
        <w:rPr>
          <w:rtl/>
        </w:rPr>
        <w:t xml:space="preserve">ג </w:t>
      </w:r>
      <w:r w:rsidRPr="0046594B">
        <w:rPr>
          <w:rStyle w:val="afffff0"/>
          <w:rtl/>
        </w:rPr>
        <w:t>ד</w:t>
      </w:r>
      <w:r w:rsidRPr="0046594B">
        <w:rPr>
          <w:rStyle w:val="afffff0"/>
          <w:rFonts w:hint="cs"/>
          <w:rtl/>
        </w:rPr>
        <w:t>'</w:t>
      </w:r>
      <w:r w:rsidRPr="0046594B">
        <w:rPr>
          <w:rStyle w:val="afffff0"/>
          <w:rtl/>
        </w:rPr>
        <w:t>ארצך</w:t>
      </w:r>
      <w:r w:rsidRPr="0046594B">
        <w:rPr>
          <w:rStyle w:val="afffff0"/>
          <w:rFonts w:hint="cs"/>
          <w:rtl/>
        </w:rPr>
        <w:t>'</w:t>
      </w:r>
      <w:r w:rsidRPr="0046594B">
        <w:rPr>
          <w:rStyle w:val="afffff0"/>
          <w:rtl/>
        </w:rPr>
        <w:t xml:space="preserve"> </w:t>
      </w:r>
      <w:r w:rsidRPr="00C63571">
        <w:rPr>
          <w:rtl/>
        </w:rPr>
        <w:t>- דידך אין דשותפות לא, כתב רחמנא</w:t>
      </w:r>
      <w:r w:rsidRPr="00A71A5E">
        <w:rPr>
          <w:rStyle w:val="afffff0"/>
          <w:rtl/>
        </w:rPr>
        <w:t xml:space="preserve"> </w:t>
      </w:r>
      <w:r w:rsidRPr="00A71A5E">
        <w:rPr>
          <w:rStyle w:val="afffff0"/>
          <w:rFonts w:hint="cs"/>
          <w:rtl/>
        </w:rPr>
        <w:t>'</w:t>
      </w:r>
      <w:r w:rsidRPr="00A71A5E">
        <w:rPr>
          <w:rStyle w:val="afffff0"/>
          <w:rtl/>
        </w:rPr>
        <w:t>בכורי כל אשר בארצך</w:t>
      </w:r>
      <w:r w:rsidRPr="00A71A5E">
        <w:rPr>
          <w:rStyle w:val="afffff0"/>
          <w:rFonts w:hint="cs"/>
          <w:rtl/>
        </w:rPr>
        <w:t>'</w:t>
      </w:r>
      <w:r w:rsidRPr="00A71A5E">
        <w:rPr>
          <w:rStyle w:val="afffff0"/>
          <w:rtl/>
        </w:rPr>
        <w:t>,</w:t>
      </w:r>
      <w:r w:rsidRPr="00C63571">
        <w:rPr>
          <w:rtl/>
        </w:rPr>
        <w:t xml:space="preserve"> </w:t>
      </w:r>
    </w:p>
    <w:p w14:paraId="3121546E" w14:textId="0AE10A06" w:rsidR="0046556D" w:rsidRDefault="00BD6C4F" w:rsidP="00BD6C4F">
      <w:pPr>
        <w:rPr>
          <w:rtl/>
        </w:rPr>
      </w:pPr>
      <w:r>
        <w:rPr>
          <w:rFonts w:hint="cs"/>
          <w:rtl/>
        </w:rPr>
        <w:t xml:space="preserve">'וארצך' </w:t>
      </w:r>
      <w:r w:rsidRPr="00C63571">
        <w:rPr>
          <w:rtl/>
        </w:rPr>
        <w:t>למעוטי חו</w:t>
      </w:r>
      <w:r w:rsidR="00BF1CF6">
        <w:rPr>
          <w:rtl/>
        </w:rPr>
        <w:t>"</w:t>
      </w:r>
      <w:r>
        <w:rPr>
          <w:rFonts w:hint="cs"/>
          <w:rtl/>
        </w:rPr>
        <w:t>ל.</w:t>
      </w:r>
      <w:r w:rsidRPr="00C63571">
        <w:rPr>
          <w:rtl/>
        </w:rPr>
        <w:t xml:space="preserve"> </w:t>
      </w:r>
    </w:p>
    <w:p w14:paraId="66B0D47A" w14:textId="77777777" w:rsidR="0046556D" w:rsidRDefault="00BD6C4F" w:rsidP="00BD6C4F">
      <w:pPr>
        <w:rPr>
          <w:rtl/>
        </w:rPr>
      </w:pPr>
      <w:r w:rsidRPr="00CA677F">
        <w:rPr>
          <w:b/>
          <w:bCs/>
          <w:rtl/>
        </w:rPr>
        <w:t>ציצית</w:t>
      </w:r>
      <w:r w:rsidRPr="00C63571">
        <w:rPr>
          <w:rtl/>
        </w:rPr>
        <w:t xml:space="preserve"> אע</w:t>
      </w:r>
      <w:r>
        <w:rPr>
          <w:rtl/>
        </w:rPr>
        <w:t>"</w:t>
      </w:r>
      <w:r w:rsidRPr="00C63571">
        <w:rPr>
          <w:rtl/>
        </w:rPr>
        <w:t xml:space="preserve">ג </w:t>
      </w:r>
      <w:r w:rsidRPr="0046594B">
        <w:rPr>
          <w:rStyle w:val="afffff0"/>
          <w:rtl/>
        </w:rPr>
        <w:t>ד</w:t>
      </w:r>
      <w:r w:rsidRPr="0046594B">
        <w:rPr>
          <w:rStyle w:val="afffff0"/>
          <w:rFonts w:hint="cs"/>
          <w:rtl/>
        </w:rPr>
        <w:t>'</w:t>
      </w:r>
      <w:r w:rsidRPr="0046594B">
        <w:rPr>
          <w:rStyle w:val="afffff0"/>
          <w:rtl/>
        </w:rPr>
        <w:t>כסותך</w:t>
      </w:r>
      <w:r w:rsidRPr="0046594B">
        <w:rPr>
          <w:rStyle w:val="afffff0"/>
          <w:rFonts w:hint="cs"/>
          <w:rtl/>
        </w:rPr>
        <w:t>'</w:t>
      </w:r>
      <w:r w:rsidRPr="0046594B">
        <w:rPr>
          <w:rStyle w:val="afffff0"/>
          <w:rtl/>
        </w:rPr>
        <w:t xml:space="preserve"> </w:t>
      </w:r>
      <w:r w:rsidRPr="00C63571">
        <w:rPr>
          <w:rtl/>
        </w:rPr>
        <w:t>דשותפות לא, כתב רחמנא</w:t>
      </w:r>
      <w:r w:rsidRPr="00A71A5E">
        <w:rPr>
          <w:rStyle w:val="afffff0"/>
          <w:rtl/>
        </w:rPr>
        <w:t xml:space="preserve"> </w:t>
      </w:r>
      <w:r w:rsidRPr="00A71A5E">
        <w:rPr>
          <w:rStyle w:val="afffff0"/>
          <w:rFonts w:hint="cs"/>
          <w:rtl/>
        </w:rPr>
        <w:t>'</w:t>
      </w:r>
      <w:r w:rsidRPr="00A71A5E">
        <w:rPr>
          <w:rStyle w:val="afffff0"/>
          <w:rtl/>
        </w:rPr>
        <w:t>על כנפי בגדיהם לדורותם</w:t>
      </w:r>
      <w:r w:rsidRPr="00A71A5E">
        <w:rPr>
          <w:rStyle w:val="afffff0"/>
          <w:rFonts w:hint="cs"/>
          <w:rtl/>
        </w:rPr>
        <w:t>'</w:t>
      </w:r>
      <w:r w:rsidRPr="00A71A5E">
        <w:rPr>
          <w:rStyle w:val="afffff0"/>
          <w:rtl/>
        </w:rPr>
        <w:t>,</w:t>
      </w:r>
      <w:r w:rsidRPr="00C63571">
        <w:rPr>
          <w:rtl/>
        </w:rPr>
        <w:t xml:space="preserve"> </w:t>
      </w:r>
    </w:p>
    <w:p w14:paraId="28D44854" w14:textId="764A2C25" w:rsidR="0046556D" w:rsidRDefault="00BD6C4F" w:rsidP="00BD6C4F">
      <w:pPr>
        <w:rPr>
          <w:rtl/>
        </w:rPr>
      </w:pPr>
      <w:r>
        <w:rPr>
          <w:rFonts w:hint="cs"/>
          <w:rtl/>
        </w:rPr>
        <w:t>'ו</w:t>
      </w:r>
      <w:r w:rsidRPr="00C63571">
        <w:rPr>
          <w:rtl/>
        </w:rPr>
        <w:t>כסותך</w:t>
      </w:r>
      <w:r>
        <w:rPr>
          <w:rFonts w:hint="cs"/>
          <w:rtl/>
        </w:rPr>
        <w:t>'</w:t>
      </w:r>
      <w:r w:rsidRPr="00C63571">
        <w:rPr>
          <w:rtl/>
        </w:rPr>
        <w:t xml:space="preserve"> </w:t>
      </w:r>
      <w:r>
        <w:rPr>
          <w:rFonts w:hint="cs"/>
          <w:rtl/>
        </w:rPr>
        <w:t xml:space="preserve"> </w:t>
      </w:r>
      <w:r>
        <w:rPr>
          <w:rStyle w:val="2fb"/>
          <w:rFonts w:hint="cs"/>
          <w:rtl/>
          <w:rPrChange w:id="13786" w:author="מנוע אמוראים" w:date="2026-10-05T16:40:54Z">
            <w:rPr>
              <w:rFonts w:hint="cs"/>
              <w:rtl/>
            </w:rPr>
          </w:rPrChange>
        </w:rPr>
        <w:t xml:space="preserve">לכדר</w:t>
      </w:r>
      <w:r>
        <w:rPr>
          <w:rStyle w:val="2fb"/>
          <w:rtl/>
          <w:rPrChange w:id="13787" w:author="מנוע אמוראים" w:date="2026-10-05T16:40:54Z">
            <w:rPr>
              <w:rtl/>
            </w:rPr>
          </w:rPrChange>
        </w:rPr>
        <w:t xml:space="preserve">"</w:t>
      </w:r>
      <w:r>
        <w:rPr>
          <w:rStyle w:val="2fb"/>
          <w:rFonts w:hint="cs"/>
          <w:rtl/>
          <w:rPrChange w:id="13788" w:author="מנוע אמוראים" w:date="2026-10-05T16:40:54Z">
            <w:rPr>
              <w:rFonts w:hint="cs"/>
              <w:rtl/>
            </w:rPr>
          </w:rPrChange>
        </w:rPr>
        <w:t xml:space="preserve">י</w:t>
      </w:r>
      <w:r w:rsidRPr="00C63571">
        <w:rPr>
          <w:rtl/>
        </w:rPr>
        <w:t xml:space="preserve">: </w:t>
      </w:r>
      <w:r>
        <w:rPr>
          <w:rFonts w:hint="cs"/>
          <w:rtl/>
        </w:rPr>
        <w:t>ד</w:t>
      </w:r>
      <w:r w:rsidRPr="00C63571">
        <w:rPr>
          <w:rtl/>
        </w:rPr>
        <w:t>טלית שאולה פטורה מן הציצית כל שלשים יום.</w:t>
      </w:r>
    </w:p>
    <w:p w14:paraId="72E78997" w14:textId="77777777" w:rsidR="0046556D" w:rsidRDefault="00BD6C4F" w:rsidP="00BD6C4F">
      <w:pPr>
        <w:rPr>
          <w:rtl/>
        </w:rPr>
      </w:pPr>
      <w:r w:rsidRPr="00CA677F">
        <w:rPr>
          <w:b/>
          <w:bCs/>
          <w:rtl/>
        </w:rPr>
        <w:t>מעקה</w:t>
      </w:r>
      <w:r w:rsidRPr="00C63571">
        <w:rPr>
          <w:rtl/>
        </w:rPr>
        <w:t xml:space="preserve"> אע</w:t>
      </w:r>
      <w:r>
        <w:rPr>
          <w:rtl/>
        </w:rPr>
        <w:t>"</w:t>
      </w:r>
      <w:r w:rsidRPr="00C63571">
        <w:rPr>
          <w:rtl/>
        </w:rPr>
        <w:t xml:space="preserve">ג </w:t>
      </w:r>
      <w:r w:rsidRPr="0046594B">
        <w:rPr>
          <w:rStyle w:val="afffff0"/>
          <w:rtl/>
        </w:rPr>
        <w:t>ד</w:t>
      </w:r>
      <w:r w:rsidRPr="0046594B">
        <w:rPr>
          <w:rStyle w:val="afffff0"/>
          <w:rFonts w:hint="cs"/>
          <w:rtl/>
        </w:rPr>
        <w:t>'</w:t>
      </w:r>
      <w:r w:rsidRPr="0046594B">
        <w:rPr>
          <w:rStyle w:val="afffff0"/>
          <w:rtl/>
        </w:rPr>
        <w:t>לגגך</w:t>
      </w:r>
      <w:r w:rsidRPr="0046594B">
        <w:rPr>
          <w:rStyle w:val="afffff0"/>
          <w:rFonts w:hint="cs"/>
          <w:rtl/>
        </w:rPr>
        <w:t>'</w:t>
      </w:r>
      <w:r w:rsidRPr="0046594B">
        <w:rPr>
          <w:rStyle w:val="afffff0"/>
          <w:rtl/>
        </w:rPr>
        <w:t xml:space="preserve"> </w:t>
      </w:r>
      <w:r w:rsidRPr="00C63571">
        <w:rPr>
          <w:rtl/>
        </w:rPr>
        <w:t>דשותפות לא, כתב</w:t>
      </w:r>
      <w:r w:rsidRPr="00A71A5E">
        <w:rPr>
          <w:rStyle w:val="afffff0"/>
          <w:rtl/>
        </w:rPr>
        <w:t xml:space="preserve"> </w:t>
      </w:r>
      <w:r w:rsidRPr="00A71A5E">
        <w:rPr>
          <w:rStyle w:val="afffff0"/>
          <w:rFonts w:hint="cs"/>
          <w:rtl/>
        </w:rPr>
        <w:t>'</w:t>
      </w:r>
      <w:r w:rsidRPr="00A71A5E">
        <w:rPr>
          <w:rStyle w:val="afffff0"/>
          <w:rtl/>
        </w:rPr>
        <w:t>כי יפול הנופל ממנו</w:t>
      </w:r>
      <w:r w:rsidRPr="00A71A5E">
        <w:rPr>
          <w:rStyle w:val="afffff0"/>
          <w:rFonts w:hint="cs"/>
          <w:rtl/>
        </w:rPr>
        <w:t>'</w:t>
      </w:r>
      <w:r w:rsidRPr="00A71A5E">
        <w:rPr>
          <w:rStyle w:val="afffff0"/>
          <w:rtl/>
        </w:rPr>
        <w:t>,</w:t>
      </w:r>
      <w:r w:rsidRPr="00C63571">
        <w:rPr>
          <w:rtl/>
        </w:rPr>
        <w:t xml:space="preserve"> </w:t>
      </w:r>
    </w:p>
    <w:p w14:paraId="37966635" w14:textId="168C7622" w:rsidR="0046556D" w:rsidRDefault="00BD6C4F" w:rsidP="00BD6C4F">
      <w:pPr>
        <w:rPr>
          <w:rtl/>
        </w:rPr>
      </w:pPr>
      <w:r>
        <w:rPr>
          <w:rFonts w:hint="cs"/>
          <w:rtl/>
        </w:rPr>
        <w:t>'</w:t>
      </w:r>
      <w:r w:rsidRPr="00C63571">
        <w:rPr>
          <w:rtl/>
        </w:rPr>
        <w:t>גגך</w:t>
      </w:r>
      <w:r>
        <w:rPr>
          <w:rFonts w:hint="cs"/>
          <w:rtl/>
        </w:rPr>
        <w:t>'</w:t>
      </w:r>
      <w:r w:rsidRPr="00C63571">
        <w:rPr>
          <w:rtl/>
        </w:rPr>
        <w:t xml:space="preserve"> למעוטי בתי כנסיות ובתי מדרשות.</w:t>
      </w:r>
    </w:p>
    <w:p w14:paraId="1FDBDEF1" w14:textId="77777777" w:rsidR="0046556D" w:rsidRDefault="00BD6C4F" w:rsidP="00BD6C4F">
      <w:pPr>
        <w:rPr>
          <w:rtl/>
        </w:rPr>
      </w:pPr>
      <w:r>
        <w:rPr>
          <w:rStyle w:val="2fb"/>
          <w:rtl/>
          <w:rPrChange w:id="13789" w:author="מנוע אמוראים" w:date="2026-10-05T16:40:54Z">
            <w:rPr>
              <w:rtl/>
            </w:rPr>
          </w:rPrChange>
        </w:rPr>
        <w:t xml:space="preserve">א</w:t>
      </w:r>
      <w:r>
        <w:rPr>
          <w:rStyle w:val="2fb"/>
          <w:rFonts w:hint="cs"/>
          <w:rtl/>
          <w:rPrChange w:id="13790" w:author="מנוע אמוראים" w:date="2026-10-05T16:40:54Z">
            <w:rPr>
              <w:rFonts w:hint="cs"/>
              <w:rtl/>
            </w:rPr>
          </w:rPrChange>
        </w:rPr>
        <w:t xml:space="preserve">רבב</w:t>
      </w:r>
      <w:r>
        <w:rPr>
          <w:rStyle w:val="2fb"/>
          <w:rtl/>
          <w:rPrChange w:id="13791" w:author="מנוע אמוראים" w:date="2026-10-05T16:40:54Z">
            <w:rPr>
              <w:rtl/>
            </w:rPr>
          </w:rPrChange>
        </w:rPr>
        <w:t xml:space="preserve">"</w:t>
      </w:r>
      <w:r>
        <w:rPr>
          <w:rStyle w:val="2fb"/>
          <w:rFonts w:hint="cs"/>
          <w:rtl/>
          <w:rPrChange w:id="13792" w:author="מנוע אמוראים" w:date="2026-10-05T16:40:54Z">
            <w:rPr>
              <w:rFonts w:hint="cs"/>
              <w:rtl/>
            </w:rPr>
          </w:rPrChange>
        </w:rPr>
        <w:t xml:space="preserve">א</w:t>
      </w:r>
      <w:r w:rsidRPr="00C63571">
        <w:rPr>
          <w:rtl/>
        </w:rPr>
        <w:t>: ליתנהו להני כללי, דתניא: בהמת השותפין חייבת בבכורה, ור' אלעאי פוטרה</w:t>
      </w:r>
      <w:r>
        <w:rPr>
          <w:rFonts w:hint="cs"/>
          <w:rtl/>
        </w:rPr>
        <w:t xml:space="preserve"> </w:t>
      </w:r>
      <w:r w:rsidRPr="0046594B">
        <w:rPr>
          <w:rStyle w:val="afffff0"/>
          <w:rFonts w:hint="cs"/>
          <w:rtl/>
        </w:rPr>
        <w:t>ד'</w:t>
      </w:r>
      <w:r w:rsidRPr="0046594B">
        <w:rPr>
          <w:rStyle w:val="afffff0"/>
          <w:rtl/>
        </w:rPr>
        <w:t>בקרך וצאנך</w:t>
      </w:r>
      <w:r w:rsidRPr="0046594B">
        <w:rPr>
          <w:rStyle w:val="afffff0"/>
          <w:rFonts w:hint="cs"/>
          <w:rtl/>
        </w:rPr>
        <w:t>'</w:t>
      </w:r>
      <w:r w:rsidRPr="0046594B">
        <w:rPr>
          <w:rStyle w:val="afffff0"/>
          <w:rtl/>
        </w:rPr>
        <w:t xml:space="preserve"> </w:t>
      </w:r>
      <w:r w:rsidRPr="00C63571">
        <w:rPr>
          <w:rtl/>
        </w:rPr>
        <w:t xml:space="preserve">והא </w:t>
      </w:r>
      <w:r w:rsidRPr="0046594B">
        <w:rPr>
          <w:rStyle w:val="afffff0"/>
          <w:rFonts w:hint="cs"/>
          <w:rtl/>
        </w:rPr>
        <w:t>ד'</w:t>
      </w:r>
      <w:r w:rsidRPr="0046594B">
        <w:rPr>
          <w:rStyle w:val="afffff0"/>
          <w:rtl/>
        </w:rPr>
        <w:t>בקרכם וצאנכם</w:t>
      </w:r>
      <w:r w:rsidRPr="0046594B">
        <w:rPr>
          <w:rStyle w:val="afffff0"/>
          <w:rFonts w:hint="cs"/>
          <w:rtl/>
        </w:rPr>
        <w:t>'-</w:t>
      </w:r>
      <w:r>
        <w:rPr>
          <w:rFonts w:hint="cs"/>
          <w:rtl/>
        </w:rPr>
        <w:t xml:space="preserve"> </w:t>
      </w:r>
      <w:r w:rsidRPr="00C63571">
        <w:rPr>
          <w:rtl/>
        </w:rPr>
        <w:t>דכולהו ישראל;</w:t>
      </w:r>
    </w:p>
    <w:p w14:paraId="5104754D" w14:textId="77777777" w:rsidR="0046556D" w:rsidRDefault="00BD6C4F" w:rsidP="00BD6C4F">
      <w:pPr>
        <w:rPr>
          <w:rtl/>
        </w:rPr>
      </w:pPr>
      <w:r w:rsidRPr="005C4ADC">
        <w:rPr>
          <w:rFonts w:ascii="BA Franknatan Regular" w:hAnsi="BA Franknatan Regular" w:cs="BA Franknatan Regular"/>
          <w:b/>
          <w:bCs/>
          <w:rtl/>
        </w:rPr>
        <w:t xml:space="preserve">• </w:t>
      </w:r>
      <w:r>
        <w:rPr>
          <w:rStyle w:val="2fb"/>
          <w:rFonts w:hint="cs"/>
          <w:rtl/>
          <w:rPrChange w:id="13793" w:author="מנוע אמוראים" w:date="2026-10-05T16:40:54Z">
            <w:rPr>
              <w:rFonts w:hint="cs"/>
              <w:rtl/>
            </w:rPr>
          </w:rPrChange>
        </w:rPr>
        <w:t xml:space="preserve">אר</w:t>
      </w:r>
      <w:r>
        <w:rPr>
          <w:rStyle w:val="2fb"/>
          <w:rtl/>
          <w:rPrChange w:id="13794" w:author="מנוע אמוראים" w:date="2026-10-05T16:40:54Z">
            <w:rPr>
              <w:rtl/>
            </w:rPr>
          </w:rPrChange>
        </w:rPr>
        <w:t xml:space="preserve">"</w:t>
      </w:r>
      <w:r>
        <w:rPr>
          <w:rStyle w:val="2fb"/>
          <w:rFonts w:hint="cs"/>
          <w:rtl/>
          <w:rPrChange w:id="13795" w:author="מנוע אמוראים" w:date="2026-10-05T16:40:54Z">
            <w:rPr>
              <w:rFonts w:hint="cs"/>
              <w:rtl/>
            </w:rPr>
          </w:rPrChange>
        </w:rPr>
        <w:t xml:space="preserve">ח</w:t>
      </w:r>
      <w:r w:rsidRPr="00C63571">
        <w:rPr>
          <w:rtl/>
        </w:rPr>
        <w:t xml:space="preserve"> מסורא: ליתנהו להני כללי, דתניא: בהמת השותפין חייבת במתנות, </w:t>
      </w:r>
    </w:p>
    <w:p w14:paraId="3314FC31" w14:textId="77777777" w:rsidR="0046556D" w:rsidRDefault="00BD6C4F" w:rsidP="00BD6C4F">
      <w:pPr>
        <w:rPr>
          <w:rtl/>
        </w:rPr>
      </w:pPr>
      <w:r w:rsidRPr="00C63571">
        <w:rPr>
          <w:rtl/>
        </w:rPr>
        <w:t xml:space="preserve">ור' אלעאי פוטר, </w:t>
      </w:r>
      <w:r>
        <w:rPr>
          <w:rFonts w:hint="cs"/>
          <w:rtl/>
        </w:rPr>
        <w:t>ד</w:t>
      </w:r>
      <w:r w:rsidRPr="00C63571">
        <w:rPr>
          <w:rtl/>
        </w:rPr>
        <w:t xml:space="preserve">יליף נתינה נתינה מראשית הגז, מה להלן </w:t>
      </w:r>
      <w:r>
        <w:rPr>
          <w:rFonts w:hint="cs"/>
          <w:rtl/>
        </w:rPr>
        <w:t xml:space="preserve">אף כאן </w:t>
      </w:r>
      <w:r w:rsidRPr="00C63571">
        <w:rPr>
          <w:rtl/>
        </w:rPr>
        <w:t xml:space="preserve">דשותפות לא, </w:t>
      </w:r>
    </w:p>
    <w:p w14:paraId="471BA8E2" w14:textId="77777777" w:rsidR="0046556D" w:rsidRDefault="00BD6C4F" w:rsidP="00BD6C4F">
      <w:pPr>
        <w:rPr>
          <w:rtl/>
        </w:rPr>
      </w:pPr>
      <w:r w:rsidRPr="00C63571">
        <w:rPr>
          <w:rtl/>
        </w:rPr>
        <w:t>ואי ס"ד בתרומה מיחייב, נילף נתינה נתינה מתרומה, אלא ש"מ: בתרומה נמי פוטר.</w:t>
      </w:r>
    </w:p>
    <w:p w14:paraId="0B2AD214" w14:textId="77777777" w:rsidR="0046556D" w:rsidRDefault="00BD6C4F" w:rsidP="00BD6C4F">
      <w:pPr>
        <w:rPr>
          <w:rtl/>
        </w:rPr>
      </w:pPr>
      <w:r>
        <w:rPr>
          <w:rtl/>
        </w:rPr>
        <w:lastRenderedPageBreak/>
        <w:t>אי מה תרומה - בארץ אי</w:t>
      </w:r>
      <w:r>
        <w:rPr>
          <w:rFonts w:hint="cs"/>
          <w:rtl/>
        </w:rPr>
        <w:t>ן ולא בחו</w:t>
      </w:r>
      <w:r w:rsidR="00BF1CF6">
        <w:rPr>
          <w:rtl/>
        </w:rPr>
        <w:t>"</w:t>
      </w:r>
      <w:r>
        <w:rPr>
          <w:rFonts w:hint="cs"/>
          <w:rtl/>
        </w:rPr>
        <w:t>ל אף מתנות בארץ ולא בחו</w:t>
      </w:r>
      <w:r w:rsidR="00BF1CF6">
        <w:rPr>
          <w:rtl/>
        </w:rPr>
        <w:t>"</w:t>
      </w:r>
      <w:r>
        <w:rPr>
          <w:rFonts w:hint="cs"/>
          <w:rtl/>
        </w:rPr>
        <w:t>ל אמר ר</w:t>
      </w:r>
      <w:r w:rsidRPr="00C63571">
        <w:rPr>
          <w:rtl/>
        </w:rPr>
        <w:t xml:space="preserve">בי יוסי מנהרביל: </w:t>
      </w:r>
      <w:r>
        <w:rPr>
          <w:rFonts w:hint="cs"/>
          <w:rtl/>
        </w:rPr>
        <w:t>ה</w:t>
      </w:r>
      <w:r w:rsidRPr="00C63571">
        <w:rPr>
          <w:rtl/>
        </w:rPr>
        <w:t xml:space="preserve">ן, </w:t>
      </w:r>
    </w:p>
    <w:p w14:paraId="04C9F2EE" w14:textId="77777777" w:rsidR="0046556D" w:rsidRDefault="00BD6C4F" w:rsidP="00BD6C4F">
      <w:pPr>
        <w:rPr>
          <w:rtl/>
        </w:rPr>
      </w:pPr>
      <w:r>
        <w:rPr>
          <w:rFonts w:hint="cs"/>
          <w:rtl/>
        </w:rPr>
        <w:t>והך ד</w:t>
      </w:r>
      <w:r>
        <w:rPr>
          <w:rtl/>
        </w:rPr>
        <w:t>רבי אלעאי</w:t>
      </w:r>
      <w:r w:rsidRPr="00C63571">
        <w:rPr>
          <w:rtl/>
        </w:rPr>
        <w:t>: מתנות אין נוהגין אלא בארץ, וכן היה אומר: ראשית הגז אין נוהג אלא בארץ;</w:t>
      </w:r>
    </w:p>
    <w:p w14:paraId="527947A3" w14:textId="77777777" w:rsidR="0046556D" w:rsidRDefault="00BD6C4F" w:rsidP="00BD6C4F">
      <w:pPr>
        <w:rPr>
          <w:rtl/>
        </w:rPr>
      </w:pPr>
      <w:r>
        <w:rPr>
          <w:rFonts w:hint="cs"/>
          <w:rtl/>
        </w:rPr>
        <w:t>רבא:  ד</w:t>
      </w:r>
      <w:r w:rsidRPr="00C63571">
        <w:rPr>
          <w:rtl/>
        </w:rPr>
        <w:t>יליף נתינה נתינה מתרומה</w:t>
      </w:r>
      <w:r>
        <w:rPr>
          <w:rFonts w:hint="cs"/>
          <w:rtl/>
        </w:rPr>
        <w:t xml:space="preserve"> ד</w:t>
      </w:r>
      <w:r w:rsidRPr="00C63571">
        <w:rPr>
          <w:rtl/>
        </w:rPr>
        <w:t>בארץ אין</w:t>
      </w:r>
      <w:r>
        <w:rPr>
          <w:rFonts w:hint="cs"/>
          <w:rtl/>
        </w:rPr>
        <w:t>,</w:t>
      </w:r>
      <w:r w:rsidRPr="00C63571">
        <w:rPr>
          <w:rtl/>
        </w:rPr>
        <w:t xml:space="preserve"> </w:t>
      </w:r>
      <w:r>
        <w:rPr>
          <w:rFonts w:hint="cs"/>
          <w:rtl/>
        </w:rPr>
        <w:t xml:space="preserve">ולא </w:t>
      </w:r>
      <w:r w:rsidRPr="00C63571">
        <w:rPr>
          <w:rtl/>
        </w:rPr>
        <w:t>בחוצה לארץ</w:t>
      </w:r>
      <w:r>
        <w:rPr>
          <w:rFonts w:hint="cs"/>
          <w:rtl/>
        </w:rPr>
        <w:t xml:space="preserve"> אף ראשית הגז</w:t>
      </w:r>
    </w:p>
    <w:p w14:paraId="11BE1461" w14:textId="77777777" w:rsidR="0046556D" w:rsidRDefault="00BD6C4F" w:rsidP="00BD6C4F">
      <w:pPr>
        <w:rPr>
          <w:rtl/>
        </w:rPr>
      </w:pPr>
      <w:r w:rsidRPr="00C63571">
        <w:rPr>
          <w:rtl/>
        </w:rPr>
        <w:t>א"ל אביי: אי מה תרומה טובלת אף ראשית הגז טובלת!</w:t>
      </w:r>
    </w:p>
    <w:p w14:paraId="442090C0" w14:textId="77777777" w:rsidR="0046556D" w:rsidRDefault="00BD6C4F" w:rsidP="00BD6C4F">
      <w:pPr>
        <w:rPr>
          <w:rtl/>
        </w:rPr>
      </w:pPr>
      <w:r>
        <w:rPr>
          <w:rtl/>
        </w:rPr>
        <w:t xml:space="preserve">א"ל: אמר קרא </w:t>
      </w:r>
      <w:r>
        <w:rPr>
          <w:rStyle w:val="afffff0"/>
          <w:rtl/>
          <w:rPrChange w:id="9114" w:author="מנוע פסוקים" w:date="2026-10-05T16:37:55Z">
            <w:rPr>
              <w:rtl/>
            </w:rPr>
          </w:rPrChange>
        </w:rPr>
        <w:t xml:space="preserve">וראשית גז צאנך תתן לו</w:t>
      </w:r>
      <w:r>
        <w:rPr>
          <w:rtl/>
        </w:rPr>
        <w:t xml:space="preserve"> - אין לך בו אלא מראשיתו ואילך;</w:t>
      </w:r>
    </w:p>
    <w:p w14:paraId="305DE27A" w14:textId="77777777" w:rsidR="0046556D" w:rsidRDefault="00BD6C4F" w:rsidP="00BD6C4F">
      <w:pPr>
        <w:rPr>
          <w:rtl/>
        </w:rPr>
      </w:pPr>
      <w:r w:rsidRPr="00C63571">
        <w:rPr>
          <w:rtl/>
        </w:rPr>
        <w:t>אי מה תרומה - חייבים עליה מיתה וחומש, אף ראשית הגז חייבים עליו מיתה וחומש!</w:t>
      </w:r>
    </w:p>
    <w:p w14:paraId="1CC63C29" w14:textId="77777777" w:rsidR="0046556D" w:rsidRDefault="000828F8" w:rsidP="00C62948">
      <w:pPr>
        <w:pStyle w:val="affffb"/>
        <w:rPr>
          <w:rtl/>
        </w:rPr>
      </w:pPr>
      <w:r>
        <w:rPr>
          <w:rtl/>
        </w:rPr>
        <w:t>-</w:t>
      </w:r>
      <w:r w:rsidRPr="00A71A5E">
        <w:rPr>
          <w:rStyle w:val="afffff0"/>
          <w:rtl/>
        </w:rPr>
        <w:t xml:space="preserve"> </w:t>
      </w:r>
      <w:r w:rsidR="00BD6C4F" w:rsidRPr="00A71A5E">
        <w:rPr>
          <w:rStyle w:val="afffff0"/>
          <w:rFonts w:hint="cs"/>
          <w:rtl/>
        </w:rPr>
        <w:t>'</w:t>
      </w:r>
      <w:r w:rsidR="00BD6C4F" w:rsidRPr="00A71A5E">
        <w:rPr>
          <w:rStyle w:val="afffff0"/>
          <w:rtl/>
        </w:rPr>
        <w:t>ומתו בו ויסף עליו</w:t>
      </w:r>
      <w:r w:rsidR="00BD6C4F" w:rsidRPr="00A71A5E">
        <w:rPr>
          <w:rStyle w:val="afffff0"/>
          <w:rFonts w:hint="cs"/>
          <w:rtl/>
        </w:rPr>
        <w:t>'</w:t>
      </w:r>
      <w:r w:rsidR="00BD6C4F" w:rsidRPr="00A71A5E">
        <w:rPr>
          <w:rStyle w:val="afffff0"/>
          <w:rtl/>
        </w:rPr>
        <w:t xml:space="preserve">, </w:t>
      </w:r>
      <w:r w:rsidR="00BD6C4F" w:rsidRPr="00A71A5E">
        <w:rPr>
          <w:rStyle w:val="afffff0"/>
          <w:rFonts w:hint="cs"/>
          <w:rtl/>
        </w:rPr>
        <w:t>'</w:t>
      </w:r>
      <w:r w:rsidR="00BD6C4F" w:rsidRPr="00A71A5E">
        <w:rPr>
          <w:rStyle w:val="afffff0"/>
          <w:rtl/>
        </w:rPr>
        <w:t>עליו</w:t>
      </w:r>
      <w:r w:rsidR="00BD6C4F" w:rsidRPr="00A71A5E">
        <w:rPr>
          <w:rStyle w:val="afffff0"/>
          <w:rFonts w:hint="cs"/>
          <w:rtl/>
        </w:rPr>
        <w:t>'</w:t>
      </w:r>
      <w:r w:rsidR="00BD6C4F" w:rsidRPr="00A71A5E">
        <w:rPr>
          <w:rStyle w:val="afffff0"/>
          <w:rtl/>
        </w:rPr>
        <w:t xml:space="preserve"> </w:t>
      </w:r>
      <w:r w:rsidR="00BD6C4F" w:rsidRPr="00C63571">
        <w:rPr>
          <w:rtl/>
        </w:rPr>
        <w:t>- ולא על ראשית הגז, בו - ולא בראשית הגז;</w:t>
      </w:r>
    </w:p>
    <w:p w14:paraId="7BFEC290" w14:textId="77777777" w:rsidR="0046556D" w:rsidRDefault="00BD6C4F" w:rsidP="00BD6C4F">
      <w:pPr>
        <w:rPr>
          <w:rtl/>
        </w:rPr>
      </w:pPr>
      <w:r w:rsidRPr="00C63571">
        <w:rPr>
          <w:rtl/>
        </w:rPr>
        <w:t>אי מה תרומה - ראשון ושני אחריה, אף ראשית הגז - ראשון ושני אחריה!</w:t>
      </w:r>
    </w:p>
    <w:p w14:paraId="777B0E10" w14:textId="77777777" w:rsidR="0046556D" w:rsidRDefault="000828F8" w:rsidP="00C62948">
      <w:pPr>
        <w:pStyle w:val="affffb"/>
        <w:rPr>
          <w:rtl/>
        </w:rPr>
      </w:pPr>
      <w:r>
        <w:rPr>
          <w:rtl/>
        </w:rPr>
        <w:t xml:space="preserve">- </w:t>
      </w:r>
      <w:r w:rsidR="00BD6C4F" w:rsidRPr="00C63571">
        <w:rPr>
          <w:rtl/>
        </w:rPr>
        <w:t>אמר קרא: ראשית - אין לך בו אלא ראשית בלבד;</w:t>
      </w:r>
    </w:p>
    <w:p w14:paraId="46D7707A" w14:textId="77777777" w:rsidR="0046556D" w:rsidRDefault="00BD6C4F" w:rsidP="00BD6C4F">
      <w:pPr>
        <w:rPr>
          <w:rtl/>
        </w:rPr>
      </w:pPr>
      <w:r w:rsidRPr="00C63571">
        <w:rPr>
          <w:rtl/>
        </w:rPr>
        <w:t>אי מה תרומה - מחדש על הישן לא, אף ראשית הגז - מחדש על הישן לא!</w:t>
      </w:r>
    </w:p>
    <w:p w14:paraId="5202CB1E" w14:textId="259CACFA" w:rsidR="0046556D" w:rsidRDefault="00BD6C4F" w:rsidP="00BD6C4F">
      <w:pPr>
        <w:rPr>
          <w:rtl/>
        </w:rPr>
      </w:pPr>
      <w:r w:rsidRPr="00C63571">
        <w:rPr>
          <w:rtl/>
        </w:rPr>
        <w:t xml:space="preserve">אין, והתניא: היו לו שתי רחלות, גזז והניח, גזז והניח, </w:t>
      </w:r>
      <w:r>
        <w:rPr>
          <w:rtl/>
        </w:rPr>
        <w:t xml:space="preserve">שנים אין מצטרפות הא חמש </w:t>
      </w:r>
      <w:r w:rsidRPr="00C63571">
        <w:rPr>
          <w:rtl/>
        </w:rPr>
        <w:t xml:space="preserve">מצטרפות, </w:t>
      </w:r>
    </w:p>
    <w:p w14:paraId="50370CB9" w14:textId="06A4B642" w:rsidR="0046556D" w:rsidRDefault="00BD6C4F" w:rsidP="00BD6C4F">
      <w:pPr>
        <w:rPr>
          <w:rtl/>
        </w:rPr>
      </w:pPr>
      <w:r w:rsidRPr="00C63571">
        <w:rPr>
          <w:rtl/>
        </w:rPr>
        <w:t>והתניא: אין מצטרפות!</w:t>
      </w:r>
    </w:p>
    <w:p w14:paraId="6AEFF257" w14:textId="77777777" w:rsidR="0046556D" w:rsidRDefault="00BD6C4F" w:rsidP="00BD6C4F">
      <w:pPr>
        <w:rPr>
          <w:b/>
          <w:bCs/>
          <w:rtl/>
        </w:rPr>
      </w:pPr>
      <w:r w:rsidRPr="004D0BA6">
        <w:rPr>
          <w:b/>
          <w:bCs/>
          <w:rtl/>
        </w:rPr>
        <w:t>אלא ש"מ: הא - דר' אלעאי, והא - דרבנן;</w:t>
      </w:r>
    </w:p>
    <w:p w14:paraId="1230EB58" w14:textId="77777777" w:rsidR="0046556D" w:rsidRDefault="00BD6C4F" w:rsidP="00BD6C4F">
      <w:pPr>
        <w:rPr>
          <w:rtl/>
        </w:rPr>
      </w:pPr>
      <w:r w:rsidRPr="00C63571">
        <w:rPr>
          <w:rtl/>
        </w:rPr>
        <w:t>אי מה תרומה, גדל בחיוב חייב, גדל בפטור פטור, אף ראשית הגז נמי, גדל בחיוב חייב, בפטור - פטור!</w:t>
      </w:r>
    </w:p>
    <w:p w14:paraId="79C14CA2" w14:textId="77777777" w:rsidR="0046556D" w:rsidRDefault="00BD6C4F" w:rsidP="00BD6C4F">
      <w:pPr>
        <w:rPr>
          <w:rtl/>
        </w:rPr>
      </w:pPr>
      <w:r w:rsidRPr="00C63571">
        <w:rPr>
          <w:rtl/>
        </w:rPr>
        <w:t>וגבי תרומה מדתניא: ישראל שלקח שדה בסוריא מ</w:t>
      </w:r>
      <w:r>
        <w:rPr>
          <w:rtl/>
        </w:rPr>
        <w:t>עכו"ם</w:t>
      </w:r>
      <w:r>
        <w:rPr>
          <w:rtl/>
        </w:rPr>
        <w:t xml:space="preserve">, עד שלא הביאה שליש - חייב, משהביאה שליש, </w:t>
      </w:r>
      <w:r>
        <w:rPr>
          <w:rStyle w:val="2fb"/>
          <w:rtl/>
          <w:rPrChange w:id="13796" w:author="מנוע אמוראים" w:date="2026-10-05T16:40:54Z">
            <w:rPr>
              <w:rtl/>
            </w:rPr>
          </w:rPrChange>
        </w:rPr>
        <w:t xml:space="preserve">ר"ע</w:t>
      </w:r>
      <w:r>
        <w:rPr>
          <w:rtl/>
        </w:rPr>
        <w:t xml:space="preserve"> מחייב בתוספת, וחכמים פוטרין, </w:t>
      </w:r>
    </w:p>
    <w:p w14:paraId="07A5CF80" w14:textId="77777777" w:rsidR="0046556D" w:rsidRDefault="00BD6C4F" w:rsidP="00BD6C4F">
      <w:pPr>
        <w:rPr>
          <w:rtl/>
        </w:rPr>
      </w:pPr>
      <w:r w:rsidRPr="00C63571">
        <w:rPr>
          <w:rtl/>
        </w:rPr>
        <w:t xml:space="preserve">וכי תימא ה"נ, והתנן: הלוקח גז צאן </w:t>
      </w:r>
      <w:r>
        <w:rPr>
          <w:rtl/>
        </w:rPr>
        <w:t>עכו"ם</w:t>
      </w:r>
      <w:r w:rsidRPr="00C63571">
        <w:rPr>
          <w:rtl/>
        </w:rPr>
        <w:t xml:space="preserve"> - פטור מראשית הגז, הא צאנו לגזוז - חייב!</w:t>
      </w:r>
    </w:p>
    <w:p w14:paraId="7F1623A8" w14:textId="77777777" w:rsidR="0046556D" w:rsidRDefault="00BD6C4F" w:rsidP="00BD6C4F">
      <w:pPr>
        <w:rPr>
          <w:rtl/>
        </w:rPr>
      </w:pPr>
      <w:r w:rsidRPr="00C63571">
        <w:rPr>
          <w:rtl/>
        </w:rPr>
        <w:t>מתני' דלא כר' אלעאי;</w:t>
      </w:r>
    </w:p>
    <w:p w14:paraId="0F62F326" w14:textId="77777777" w:rsidR="00BD6C4F" w:rsidRDefault="00BD6C4F" w:rsidP="00F07436">
      <w:pPr>
        <w:pStyle w:val="afff3"/>
        <w:framePr w:wrap="around"/>
        <w:rPr>
          <w:rtl/>
        </w:rPr>
      </w:pPr>
      <w:r>
        <w:rPr>
          <w:rFonts w:hint="cs"/>
          <w:rtl/>
        </w:rPr>
        <w:t>קלו:</w:t>
      </w:r>
    </w:p>
    <w:p w14:paraId="6216A9E2" w14:textId="77777777" w:rsidR="0046556D" w:rsidRDefault="00BD6C4F" w:rsidP="00BD6C4F">
      <w:pPr>
        <w:rPr>
          <w:rtl/>
        </w:rPr>
      </w:pPr>
      <w:r w:rsidRPr="00C63571">
        <w:rPr>
          <w:rtl/>
        </w:rPr>
        <w:t>אי מה תרומה - ממין על שאינו מינו לא, אף ראשית הגז - ממין על שאינו מינו לא!</w:t>
      </w:r>
    </w:p>
    <w:p w14:paraId="1A801BF8" w14:textId="77777777" w:rsidR="0046556D" w:rsidRDefault="00BD6C4F" w:rsidP="00BD6C4F">
      <w:pPr>
        <w:rPr>
          <w:rtl/>
        </w:rPr>
      </w:pPr>
      <w:r w:rsidRPr="00C63571">
        <w:rPr>
          <w:rtl/>
        </w:rPr>
        <w:t>וגבי תרומה מדתניא: היו לו שני מיני תאנים ש</w:t>
      </w:r>
      <w:r>
        <w:rPr>
          <w:rtl/>
        </w:rPr>
        <w:t>חורות ולבנות, וכן שני מיני חטין אין תורמים ומעשרים מזה על זה</w:t>
      </w:r>
    </w:p>
    <w:p w14:paraId="3FBDBCE7" w14:textId="77777777" w:rsidR="0046556D" w:rsidRDefault="00BD6C4F" w:rsidP="00BD6C4F">
      <w:pPr>
        <w:rPr>
          <w:rtl/>
        </w:rPr>
      </w:pPr>
      <w:r>
        <w:rPr>
          <w:rStyle w:val="2fb"/>
          <w:rFonts w:hint="cs"/>
          <w:rtl/>
          <w:rPrChange w:id="13797" w:author="מנוע אמוראים" w:date="2026-10-05T16:40:54Z">
            <w:rPr>
              <w:rFonts w:hint="cs"/>
              <w:rtl/>
            </w:rPr>
          </w:rPrChange>
        </w:rPr>
        <w:t xml:space="preserve">רי</w:t>
      </w:r>
      <w:r>
        <w:rPr>
          <w:rStyle w:val="2fb"/>
          <w:rtl/>
          <w:rPrChange w:id="13798" w:author="מנוע אמוראים" w:date="2026-10-05T16:40:54Z">
            <w:rPr>
              <w:rtl/>
            </w:rPr>
          </w:rPrChange>
        </w:rPr>
        <w:t xml:space="preserve">"</w:t>
      </w:r>
      <w:r>
        <w:rPr>
          <w:rStyle w:val="2fb"/>
          <w:rFonts w:hint="cs"/>
          <w:rtl/>
          <w:rPrChange w:id="13799" w:author="מנוע אמוראים" w:date="2026-10-05T16:40:54Z">
            <w:rPr>
              <w:rFonts w:hint="cs"/>
              <w:rtl/>
            </w:rPr>
          </w:rPrChange>
        </w:rPr>
        <w:t xml:space="preserve">צ</w:t>
      </w:r>
      <w:r>
        <w:rPr>
          <w:rFonts w:hint="cs"/>
          <w:rtl/>
        </w:rPr>
        <w:t xml:space="preserve"> </w:t>
      </w:r>
      <w:r>
        <w:rPr>
          <w:rStyle w:val="2fb"/>
          <w:rFonts w:hint="cs"/>
          <w:rtl/>
          <w:rPrChange w:id="13800" w:author="מנוע אמוראים" w:date="2026-10-05T16:40:54Z">
            <w:rPr>
              <w:rFonts w:hint="cs"/>
              <w:rtl/>
            </w:rPr>
          </w:rPrChange>
        </w:rPr>
        <w:t xml:space="preserve">מר</w:t>
      </w:r>
      <w:r>
        <w:rPr>
          <w:rStyle w:val="2fb"/>
          <w:rtl/>
          <w:rPrChange w:id="13801" w:author="מנוע אמוראים" w:date="2026-10-05T16:40:54Z">
            <w:rPr>
              <w:rtl/>
            </w:rPr>
          </w:rPrChange>
        </w:rPr>
        <w:t xml:space="preserve">"</w:t>
      </w:r>
      <w:r>
        <w:rPr>
          <w:rStyle w:val="2fb"/>
          <w:rFonts w:hint="cs"/>
          <w:rtl/>
          <w:rPrChange w:id="13802" w:author="מנוע אמוראים" w:date="2026-10-05T16:40:54Z">
            <w:rPr>
              <w:rFonts w:hint="cs"/>
              <w:rtl/>
            </w:rPr>
          </w:rPrChange>
        </w:rPr>
        <w:t xml:space="preserve">א</w:t>
      </w:r>
      <w:r w:rsidRPr="00C63571">
        <w:rPr>
          <w:rtl/>
        </w:rPr>
        <w:t>: ב"ש אומרים אין תורמין, וב</w:t>
      </w:r>
      <w:r>
        <w:rPr>
          <w:rtl/>
        </w:rPr>
        <w:t>"ה אומרים תורמין, אף ראשית הגז</w:t>
      </w:r>
      <w:r w:rsidRPr="00C63571">
        <w:rPr>
          <w:rtl/>
        </w:rPr>
        <w:t xml:space="preserve"> ממין על שאינו מינו לא</w:t>
      </w:r>
    </w:p>
    <w:p w14:paraId="6D04D284" w14:textId="77777777" w:rsidR="0046556D" w:rsidRDefault="00BD6C4F" w:rsidP="00BD6C4F">
      <w:pPr>
        <w:rPr>
          <w:rtl/>
        </w:rPr>
      </w:pPr>
      <w:r>
        <w:rPr>
          <w:rFonts w:hint="cs"/>
          <w:rtl/>
        </w:rPr>
        <w:t>והך ד</w:t>
      </w:r>
      <w:r w:rsidRPr="00C63571">
        <w:rPr>
          <w:rtl/>
        </w:rPr>
        <w:t>תנן: היו לו ב' מינים שחופות ולבנות, מכר לו שחופות אבל ל</w:t>
      </w:r>
      <w:r>
        <w:rPr>
          <w:rtl/>
        </w:rPr>
        <w:t xml:space="preserve">א לבנות </w:t>
      </w:r>
      <w:r w:rsidRPr="00C63571">
        <w:rPr>
          <w:rtl/>
        </w:rPr>
        <w:t xml:space="preserve">זה נותן לעצמו וזה נותן לעצמו, </w:t>
      </w:r>
    </w:p>
    <w:p w14:paraId="6D0D01AB" w14:textId="77777777" w:rsidR="0046556D" w:rsidRDefault="00BD6C4F" w:rsidP="00BD6C4F">
      <w:pPr>
        <w:rPr>
          <w:rtl/>
        </w:rPr>
      </w:pPr>
      <w:r>
        <w:rPr>
          <w:rFonts w:hint="cs"/>
          <w:rtl/>
        </w:rPr>
        <w:t>ו</w:t>
      </w:r>
      <w:r w:rsidRPr="00C63571">
        <w:rPr>
          <w:rtl/>
        </w:rPr>
        <w:t xml:space="preserve">סיפא דקתני, זכרים אבל לא נקבות - זה נותן לעצמו וזה נותן לעצמו ה"נ משום דתרי מיני נינהו? </w:t>
      </w:r>
    </w:p>
    <w:p w14:paraId="2705F6BB" w14:textId="77777777" w:rsidR="0046556D" w:rsidRDefault="00BD6C4F" w:rsidP="00BD6C4F">
      <w:pPr>
        <w:rPr>
          <w:rtl/>
        </w:rPr>
      </w:pPr>
      <w:r>
        <w:rPr>
          <w:rtl/>
        </w:rPr>
        <w:t xml:space="preserve">אלא </w:t>
      </w:r>
      <w:r w:rsidRPr="00C63571">
        <w:rPr>
          <w:rtl/>
        </w:rPr>
        <w:t xml:space="preserve">עצה טובה קמ"ל, דליתיב ליה מהאי דרכיך ומהאי דאשון, </w:t>
      </w:r>
      <w:r>
        <w:rPr>
          <w:rFonts w:hint="cs"/>
          <w:rtl/>
        </w:rPr>
        <w:t>ה</w:t>
      </w:r>
      <w:r w:rsidR="00BF1CF6">
        <w:rPr>
          <w:rtl/>
        </w:rPr>
        <w:t>"</w:t>
      </w:r>
      <w:r>
        <w:rPr>
          <w:rFonts w:hint="cs"/>
          <w:rtl/>
        </w:rPr>
        <w:t>נ</w:t>
      </w:r>
      <w:r w:rsidRPr="00C63571">
        <w:rPr>
          <w:rtl/>
        </w:rPr>
        <w:t>: עצה טובה קמ"ל, דליתיב להו מתרוייהו!</w:t>
      </w:r>
    </w:p>
    <w:p w14:paraId="2AD73648" w14:textId="77777777" w:rsidR="0046556D" w:rsidRDefault="00BD6C4F" w:rsidP="00BD6C4F">
      <w:pPr>
        <w:rPr>
          <w:rtl/>
        </w:rPr>
      </w:pPr>
      <w:r w:rsidRPr="00C63571">
        <w:rPr>
          <w:rtl/>
        </w:rPr>
        <w:t>הא אוקימנא למתניתין דלא כר' אלעאי;</w:t>
      </w:r>
    </w:p>
    <w:p w14:paraId="1D4A3389" w14:textId="77777777" w:rsidR="0046556D" w:rsidRDefault="00BD6C4F" w:rsidP="00BD6C4F">
      <w:pPr>
        <w:rPr>
          <w:rtl/>
        </w:rPr>
      </w:pPr>
      <w:r w:rsidRPr="00C63571">
        <w:rPr>
          <w:rtl/>
        </w:rPr>
        <w:t>אי מה תרומה - בעינן ראשית ששיריה ניכרין, אף ראשית הגז - ששיריה ניכרין!</w:t>
      </w:r>
    </w:p>
    <w:p w14:paraId="42A7DE45" w14:textId="77777777" w:rsidR="0046556D" w:rsidRDefault="00BD6C4F" w:rsidP="00BD6C4F">
      <w:pPr>
        <w:rPr>
          <w:rtl/>
        </w:rPr>
      </w:pPr>
      <w:r>
        <w:rPr>
          <w:rFonts w:hint="cs"/>
          <w:rtl/>
        </w:rPr>
        <w:t>והך ד</w:t>
      </w:r>
      <w:r w:rsidRPr="00C63571">
        <w:rPr>
          <w:rtl/>
        </w:rPr>
        <w:t>האומ</w:t>
      </w:r>
      <w:r>
        <w:rPr>
          <w:rtl/>
        </w:rPr>
        <w:t xml:space="preserve">ר כל גרני תרומה וכל עיסתי חלה לא אמר כלום, הא כל גזיי ראשית </w:t>
      </w:r>
      <w:r w:rsidRPr="00C63571">
        <w:rPr>
          <w:rtl/>
        </w:rPr>
        <w:t>דבריו קיימין, ותניא אידך: לא אמר כלום!</w:t>
      </w:r>
    </w:p>
    <w:p w14:paraId="3D06CC31" w14:textId="77777777" w:rsidR="0046556D" w:rsidRDefault="000828F8" w:rsidP="00C62948">
      <w:pPr>
        <w:pStyle w:val="affffb"/>
        <w:rPr>
          <w:rtl/>
        </w:rPr>
      </w:pPr>
      <w:r>
        <w:rPr>
          <w:rtl/>
        </w:rPr>
        <w:t xml:space="preserve">- </w:t>
      </w:r>
      <w:r w:rsidR="00BD6C4F" w:rsidRPr="003A0E70">
        <w:rPr>
          <w:rtl/>
        </w:rPr>
        <w:t>אלא שמע מינה: הא - רבי אלעאי, והא - רבנן, שמע מינה.</w:t>
      </w:r>
    </w:p>
    <w:p w14:paraId="48D44672" w14:textId="77777777" w:rsidR="0046556D" w:rsidRDefault="0046556D" w:rsidP="00BD6C4F">
      <w:pPr>
        <w:rPr>
          <w:bCs/>
          <w:rtl/>
        </w:rPr>
      </w:pPr>
    </w:p>
    <w:p w14:paraId="129F6AAB" w14:textId="77777777" w:rsidR="0046556D" w:rsidRDefault="00BD6C4F" w:rsidP="00BD6C4F">
      <w:pPr>
        <w:rPr>
          <w:rtl/>
        </w:rPr>
      </w:pPr>
      <w:r>
        <w:rPr>
          <w:rStyle w:val="2fb"/>
          <w:rFonts w:hint="cs"/>
          <w:rtl/>
          <w:rPrChange w:id="13803" w:author="מנוע אמוראים" w:date="2026-10-05T16:40:54Z">
            <w:rPr>
              <w:rFonts w:hint="cs"/>
              <w:rtl/>
            </w:rPr>
          </w:rPrChange>
        </w:rPr>
        <w:t xml:space="preserve">ארנב</w:t>
      </w:r>
      <w:r>
        <w:rPr>
          <w:rStyle w:val="2fb"/>
          <w:rtl/>
          <w:rPrChange w:id="13804" w:author="מנוע אמוראים" w:date="2026-10-05T16:40:54Z">
            <w:rPr>
              <w:rtl/>
            </w:rPr>
          </w:rPrChange>
        </w:rPr>
        <w:t xml:space="preserve">"</w:t>
      </w:r>
      <w:r>
        <w:rPr>
          <w:rStyle w:val="2fb"/>
          <w:rFonts w:hint="cs"/>
          <w:rtl/>
          <w:rPrChange w:id="13805" w:author="מנוע אמוראים" w:date="2026-10-05T16:40:54Z">
            <w:rPr>
              <w:rFonts w:hint="cs"/>
              <w:rtl/>
            </w:rPr>
          </w:rPrChange>
        </w:rPr>
        <w:t xml:space="preserve">י</w:t>
      </w:r>
      <w:r w:rsidRPr="00C63571">
        <w:rPr>
          <w:rtl/>
        </w:rPr>
        <w:t>: האידנא נהוג עלמא כהני תלת סבי,</w:t>
      </w:r>
    </w:p>
    <w:p w14:paraId="08CBE124" w14:textId="77777777" w:rsidR="0046556D" w:rsidRDefault="00BD6C4F" w:rsidP="00BD6C4F">
      <w:pPr>
        <w:rPr>
          <w:rtl/>
        </w:rPr>
      </w:pPr>
      <w:r w:rsidRPr="00C63571">
        <w:rPr>
          <w:rtl/>
        </w:rPr>
        <w:lastRenderedPageBreak/>
        <w:t xml:space="preserve"> כר' אלעאי בראשית הגז, דרבי אלעאי אומר: ראשית הגז אינו נוהג אלא בארץ;</w:t>
      </w:r>
    </w:p>
    <w:p w14:paraId="1088CC57" w14:textId="77777777" w:rsidR="0046556D" w:rsidRDefault="00BD6C4F" w:rsidP="00BD6C4F">
      <w:pPr>
        <w:rPr>
          <w:rtl/>
        </w:rPr>
      </w:pPr>
      <w:r>
        <w:rPr>
          <w:rStyle w:val="2fb"/>
          <w:rFonts w:hint="cs"/>
          <w:rtl/>
          <w:rPrChange w:id="13806" w:author="מנוע אמוראים" w:date="2026-10-05T16:40:54Z">
            <w:rPr>
              <w:rFonts w:hint="cs"/>
              <w:rtl/>
            </w:rPr>
          </w:rPrChange>
        </w:rPr>
        <w:t xml:space="preserve">וכריב</w:t>
      </w:r>
      <w:r>
        <w:rPr>
          <w:rStyle w:val="2fb"/>
          <w:rtl/>
          <w:rPrChange w:id="13807" w:author="מנוע אמוראים" w:date="2026-10-05T16:40:54Z">
            <w:rPr>
              <w:rtl/>
            </w:rPr>
          </w:rPrChange>
        </w:rPr>
        <w:t xml:space="preserve">"</w:t>
      </w:r>
      <w:r>
        <w:rPr>
          <w:rStyle w:val="2fb"/>
          <w:rFonts w:hint="cs"/>
          <w:rtl/>
          <w:rPrChange w:id="13808" w:author="מנוע אמוראים" w:date="2026-10-05T16:40:54Z">
            <w:rPr>
              <w:rFonts w:hint="cs"/>
              <w:rtl/>
            </w:rPr>
          </w:rPrChange>
        </w:rPr>
        <w:t xml:space="preserve">ב</w:t>
      </w:r>
      <w:r>
        <w:rPr>
          <w:rFonts w:hint="cs"/>
          <w:rtl/>
        </w:rPr>
        <w:t xml:space="preserve"> </w:t>
      </w:r>
      <w:r>
        <w:rPr>
          <w:rtl/>
        </w:rPr>
        <w:t xml:space="preserve"> בדברי תורה, </w:t>
      </w:r>
      <w:r>
        <w:rPr>
          <w:rStyle w:val="2fb"/>
          <w:rtl/>
          <w:rPrChange w:id="13809" w:author="מנוע אמוראים" w:date="2026-10-05T16:40:54Z">
            <w:rPr>
              <w:rtl/>
            </w:rPr>
          </w:rPrChange>
        </w:rPr>
        <w:t xml:space="preserve">ד</w:t>
      </w:r>
      <w:r>
        <w:rPr>
          <w:rStyle w:val="2fb"/>
          <w:rFonts w:hint="cs"/>
          <w:rtl/>
          <w:rPrChange w:id="13810" w:author="מנוע אמוראים" w:date="2026-10-05T16:40:54Z">
            <w:rPr>
              <w:rFonts w:hint="cs"/>
              <w:rtl/>
            </w:rPr>
          </w:rPrChange>
        </w:rPr>
        <w:t xml:space="preserve">ריב</w:t>
      </w:r>
      <w:r>
        <w:rPr>
          <w:rStyle w:val="2fb"/>
          <w:rtl/>
          <w:rPrChange w:id="13811" w:author="מנוע אמוראים" w:date="2026-10-05T16:40:54Z">
            <w:rPr>
              <w:rtl/>
            </w:rPr>
          </w:rPrChange>
        </w:rPr>
        <w:t xml:space="preserve">"</w:t>
      </w:r>
      <w:r>
        <w:rPr>
          <w:rStyle w:val="2fb"/>
          <w:rFonts w:hint="cs"/>
          <w:rtl/>
          <w:rPrChange w:id="13812" w:author="מנוע אמוראים" w:date="2026-10-05T16:40:54Z">
            <w:rPr>
              <w:rFonts w:hint="cs"/>
              <w:rtl/>
            </w:rPr>
          </w:rPrChange>
        </w:rPr>
        <w:t xml:space="preserve">ב</w:t>
      </w:r>
      <w:r>
        <w:rPr>
          <w:rFonts w:hint="cs"/>
          <w:rtl/>
        </w:rPr>
        <w:t xml:space="preserve"> א</w:t>
      </w:r>
      <w:r w:rsidRPr="00C63571">
        <w:rPr>
          <w:rtl/>
        </w:rPr>
        <w:t>ומר: אין דברי תורה מקבלין טומאה;</w:t>
      </w:r>
    </w:p>
    <w:p w14:paraId="6B13EA2A" w14:textId="77777777" w:rsidR="0046556D" w:rsidRDefault="00BD6C4F" w:rsidP="00BD6C4F">
      <w:pPr>
        <w:rPr>
          <w:rtl/>
        </w:rPr>
      </w:pPr>
      <w:r w:rsidRPr="00C63571">
        <w:rPr>
          <w:rtl/>
        </w:rPr>
        <w:t>וכר' יאשיה בכלאים, דרבי יאשיה אומר: לעולם אין חייב עד שיזרע חטה ושעורה וחרצן במפולת יד.</w:t>
      </w:r>
    </w:p>
    <w:p w14:paraId="760B2ED0" w14:textId="77777777" w:rsidR="0046556D" w:rsidRDefault="00BD6C4F" w:rsidP="00BD6C4F">
      <w:pPr>
        <w:jc w:val="center"/>
        <w:rPr>
          <w:del w:id="90102" w:author="מנוע עיצוב" w:date="2026-10-08T11:01:28Z"/>
          <w:rtl/>
        </w:rPr>
      </w:pPr>
      <w:del w:id="90101" w:author="מנוע עיצוב" w:date="2026-10-08T11:01:28Z">
        <w:r>
          <w:rPr>
            <w:rFonts w:ascii="BA חניכי הישיבות" w:hAnsi="BA חניכי הישיבות" w:cs="BA חניכי הישיבות"/>
            <w:rtl/>
          </w:rPr>
          <w:delText xml:space="preserve">׻</w:delText>
        </w:r>
      </w:del>
    </w:p>
    <w:p w14:paraId="260FCE96" w14:textId="77777777" w:rsidR="00BD6C4F" w:rsidRPr="00C63571" w:rsidRDefault="00BD6C4F" w:rsidP="00BD6C4F">
      <w:pPr>
        <w:pStyle w:val="affff1"/>
        <w:rPr>
          <w:rtl/>
        </w:rPr>
      </w:pPr>
      <w:ins w:id="9914" w:author="מספור קטעי משנה" w:date="2026-10-06T06:45:19Z">
        <w:r>
          <w:rPr>
            <w:rStyle w:val="MisparKeta"/>
          </w:rPr>
          <w:t xml:space="preserve">ב. </w:t>
        </w:r>
      </w:ins>
      <w:r w:rsidRPr="00C63571">
        <w:rPr>
          <w:rtl/>
        </w:rPr>
        <w:t>חומר בזרוע [</w:t>
      </w:r>
      <w:r w:rsidR="00BF1CF6">
        <w:rPr>
          <w:rtl/>
        </w:rPr>
        <w:t>וכו#</w:t>
      </w:r>
      <w:r w:rsidRPr="00C63571">
        <w:rPr>
          <w:rtl/>
        </w:rPr>
        <w:t>].</w:t>
      </w:r>
    </w:p>
    <w:p w14:paraId="47750F0F" w14:textId="77777777" w:rsidR="0046556D" w:rsidRDefault="00BD6C4F" w:rsidP="00BD6C4F">
      <w:pPr>
        <w:rPr>
          <w:rtl/>
        </w:rPr>
      </w:pPr>
      <w:r w:rsidRPr="00C63571">
        <w:rPr>
          <w:rtl/>
        </w:rPr>
        <w:t>ו</w:t>
      </w:r>
      <w:r>
        <w:rPr>
          <w:rFonts w:hint="cs"/>
          <w:rtl/>
        </w:rPr>
        <w:t>לא תני שנוגה בטריפות משא</w:t>
      </w:r>
      <w:r w:rsidR="00BF1CF6">
        <w:rPr>
          <w:rtl/>
        </w:rPr>
        <w:t>"</w:t>
      </w:r>
      <w:r>
        <w:rPr>
          <w:rFonts w:hint="cs"/>
          <w:rtl/>
        </w:rPr>
        <w:t xml:space="preserve">כ במתנות </w:t>
      </w:r>
      <w:r>
        <w:rPr>
          <w:rStyle w:val="2fb"/>
          <w:rFonts w:hint="cs"/>
          <w:rtl/>
          <w:rPrChange w:id="13813" w:author="מנוע אמוראים" w:date="2026-10-05T16:40:54Z">
            <w:rPr>
              <w:rFonts w:hint="cs"/>
              <w:rtl/>
            </w:rPr>
          </w:rPrChange>
        </w:rPr>
        <w:t xml:space="preserve">דר</w:t>
      </w:r>
      <w:r>
        <w:rPr>
          <w:rStyle w:val="2fb"/>
          <w:rtl/>
          <w:rPrChange w:id="13814" w:author="מנוע אמוראים" w:date="2026-10-05T16:40:54Z">
            <w:rPr>
              <w:rtl/>
            </w:rPr>
          </w:rPrChange>
        </w:rPr>
        <w:t xml:space="preserve">"</w:t>
      </w:r>
      <w:r>
        <w:rPr>
          <w:rStyle w:val="2fb"/>
          <w:rFonts w:hint="cs"/>
          <w:rtl/>
          <w:rPrChange w:id="13815" w:author="מנוע אמוראים" w:date="2026-10-05T16:40:54Z">
            <w:rPr>
              <w:rFonts w:hint="cs"/>
              <w:rtl/>
            </w:rPr>
          </w:rPrChange>
        </w:rPr>
        <w:t xml:space="preserve">ש</w:t>
      </w:r>
      <w:r>
        <w:rPr>
          <w:rFonts w:hint="cs"/>
          <w:rtl/>
        </w:rPr>
        <w:t xml:space="preserve"> היא שפוטר מראשית הגז </w:t>
      </w:r>
    </w:p>
    <w:p w14:paraId="70CF7F9F" w14:textId="77777777" w:rsidR="0046556D" w:rsidRDefault="00BD6C4F" w:rsidP="00BD6C4F">
      <w:pPr>
        <w:rPr>
          <w:rtl/>
        </w:rPr>
      </w:pPr>
      <w:r>
        <w:rPr>
          <w:rFonts w:hint="cs"/>
          <w:rtl/>
        </w:rPr>
        <w:t>לאו מצד ד</w:t>
      </w:r>
      <w:r w:rsidRPr="00C63571">
        <w:rPr>
          <w:rtl/>
        </w:rPr>
        <w:t xml:space="preserve">יליף נתינה נתינה ממתנות, </w:t>
      </w:r>
      <w:r>
        <w:rPr>
          <w:rFonts w:hint="cs"/>
          <w:rtl/>
        </w:rPr>
        <w:t>ד</w:t>
      </w:r>
      <w:r w:rsidRPr="00C63571">
        <w:rPr>
          <w:rtl/>
        </w:rPr>
        <w:t>טרפה לא;</w:t>
      </w:r>
      <w:r>
        <w:rPr>
          <w:rFonts w:hint="cs"/>
          <w:rtl/>
        </w:rPr>
        <w:t xml:space="preserve"> דא</w:t>
      </w:r>
      <w:r w:rsidR="00BF1CF6">
        <w:rPr>
          <w:rtl/>
        </w:rPr>
        <w:t>"</w:t>
      </w:r>
      <w:r>
        <w:rPr>
          <w:rFonts w:hint="cs"/>
          <w:rtl/>
        </w:rPr>
        <w:t>כ לילף מתרומה דבחו</w:t>
      </w:r>
      <w:r w:rsidR="00BF1CF6">
        <w:rPr>
          <w:rtl/>
        </w:rPr>
        <w:t>"</w:t>
      </w:r>
      <w:r>
        <w:rPr>
          <w:rFonts w:hint="cs"/>
          <w:rtl/>
        </w:rPr>
        <w:t xml:space="preserve">ל לא </w:t>
      </w:r>
    </w:p>
    <w:p w14:paraId="635FFA69" w14:textId="77777777" w:rsidR="0046556D" w:rsidRDefault="00BD6C4F" w:rsidP="00BD6C4F">
      <w:pPr>
        <w:rPr>
          <w:rtl/>
        </w:rPr>
      </w:pPr>
      <w:r>
        <w:rPr>
          <w:rFonts w:hint="cs"/>
          <w:rtl/>
        </w:rPr>
        <w:t xml:space="preserve">אלא </w:t>
      </w:r>
      <w:r w:rsidRPr="00C63571">
        <w:rPr>
          <w:rtl/>
        </w:rPr>
        <w:t>דיליף צאן צאן ממעשר</w:t>
      </w:r>
      <w:r>
        <w:rPr>
          <w:rFonts w:hint="cs"/>
          <w:rtl/>
        </w:rPr>
        <w:t xml:space="preserve"> ד</w:t>
      </w:r>
      <w:r w:rsidRPr="00C63571">
        <w:rPr>
          <w:rtl/>
        </w:rPr>
        <w:t>טרפה לא;</w:t>
      </w:r>
    </w:p>
    <w:p w14:paraId="74166D87" w14:textId="77777777" w:rsidR="0046556D" w:rsidRDefault="00BD6C4F" w:rsidP="00BD6C4F">
      <w:pPr>
        <w:rPr>
          <w:rtl/>
        </w:rPr>
      </w:pPr>
      <w:r w:rsidRPr="00C63571">
        <w:rPr>
          <w:rtl/>
        </w:rPr>
        <w:t xml:space="preserve">והתם </w:t>
      </w:r>
      <w:r>
        <w:rPr>
          <w:rFonts w:hint="cs"/>
          <w:rtl/>
        </w:rPr>
        <w:t>מ'</w:t>
      </w:r>
      <w:r>
        <w:rPr>
          <w:rStyle w:val="afffff0"/>
          <w:rtl/>
          <w:rPrChange w:id="9115" w:author="מנוע פסוקים" w:date="2026-10-05T16:37:55Z">
            <w:rPr>
              <w:rtl/>
            </w:rPr>
          </w:rPrChange>
        </w:rPr>
        <w:t xml:space="preserve">כל אשר יעבור תחת השבט</w:t>
      </w:r>
      <w:r>
        <w:rPr>
          <w:rFonts w:hint="cs"/>
          <w:rtl/>
        </w:rPr>
        <w:t>'</w:t>
      </w:r>
      <w:r w:rsidRPr="00C63571">
        <w:rPr>
          <w:rtl/>
        </w:rPr>
        <w:t xml:space="preserve"> - פרט לטרפה שאינה עוברת;</w:t>
      </w:r>
    </w:p>
    <w:p w14:paraId="1B74B6A7" w14:textId="77777777" w:rsidR="0046556D" w:rsidRDefault="00BD6C4F" w:rsidP="00BD6C4F">
      <w:pPr>
        <w:rPr>
          <w:rtl/>
        </w:rPr>
      </w:pPr>
      <w:r>
        <w:rPr>
          <w:rFonts w:hint="cs"/>
          <w:rtl/>
        </w:rPr>
        <w:t xml:space="preserve">ולא </w:t>
      </w:r>
      <w:r w:rsidRPr="00C63571">
        <w:rPr>
          <w:rtl/>
        </w:rPr>
        <w:t>צאן צאן מ</w:t>
      </w:r>
      <w:r>
        <w:rPr>
          <w:rFonts w:hint="cs"/>
          <w:rtl/>
        </w:rPr>
        <w:t>'</w:t>
      </w:r>
      <w:r w:rsidRPr="00C63571">
        <w:rPr>
          <w:rtl/>
        </w:rPr>
        <w:t>בכור</w:t>
      </w:r>
      <w:r>
        <w:rPr>
          <w:rFonts w:hint="cs"/>
          <w:rtl/>
        </w:rPr>
        <w:t>' ד</w:t>
      </w:r>
      <w:r w:rsidRPr="00C63571">
        <w:rPr>
          <w:rtl/>
        </w:rPr>
        <w:t>אפי' טרפה, אף ראשית הגז</w:t>
      </w:r>
      <w:r>
        <w:rPr>
          <w:rFonts w:hint="cs"/>
          <w:rtl/>
        </w:rPr>
        <w:t xml:space="preserve">. </w:t>
      </w:r>
    </w:p>
    <w:p w14:paraId="678FD9A4" w14:textId="77F0C7BB" w:rsidR="0046556D" w:rsidRDefault="00BD6C4F" w:rsidP="00BD6C4F">
      <w:pPr>
        <w:rPr>
          <w:rtl/>
        </w:rPr>
      </w:pPr>
      <w:r>
        <w:rPr>
          <w:rFonts w:hint="cs"/>
          <w:rtl/>
        </w:rPr>
        <w:t>ד</w:t>
      </w:r>
      <w:r w:rsidRPr="00C63571">
        <w:rPr>
          <w:rtl/>
        </w:rPr>
        <w:t>מסתברא, ממעשר הו</w:t>
      </w:r>
      <w:r>
        <w:rPr>
          <w:rFonts w:hint="cs"/>
          <w:rtl/>
        </w:rPr>
        <w:t xml:space="preserve">"ל </w:t>
      </w:r>
      <w:r w:rsidRPr="00C63571">
        <w:rPr>
          <w:rtl/>
        </w:rPr>
        <w:t>למילף, שכן;</w:t>
      </w:r>
      <w:r>
        <w:rPr>
          <w:rFonts w:hint="cs"/>
          <w:rtl/>
        </w:rPr>
        <w:t xml:space="preserve"> </w:t>
      </w:r>
      <w:r w:rsidRPr="00C63571">
        <w:rPr>
          <w:rtl/>
        </w:rPr>
        <w:t>זכרים, טמאין, במרובין, מרחם, אדם, פשוט, לפני הדבור;</w:t>
      </w:r>
    </w:p>
    <w:p w14:paraId="149D5288" w14:textId="6B2B5541" w:rsidR="0046556D" w:rsidRDefault="00BD6C4F" w:rsidP="00BD6C4F">
      <w:pPr>
        <w:rPr>
          <w:rtl/>
        </w:rPr>
      </w:pPr>
      <w:r>
        <w:rPr>
          <w:rFonts w:hint="cs"/>
          <w:rtl/>
        </w:rPr>
        <w:t>ולא מבכור</w:t>
      </w:r>
      <w:r w:rsidRPr="00C63571">
        <w:rPr>
          <w:rtl/>
        </w:rPr>
        <w:t xml:space="preserve"> שכן: יתום, שלקחו, בשותפות, נתנו, בפני, כהן, בקדושה, ומכירה, והנך נפישין!</w:t>
      </w:r>
    </w:p>
    <w:p w14:paraId="7273D8BC" w14:textId="77777777" w:rsidR="0046556D" w:rsidRDefault="000828F8" w:rsidP="00C62948">
      <w:pPr>
        <w:pStyle w:val="affffb"/>
        <w:rPr>
          <w:rtl/>
        </w:rPr>
      </w:pPr>
      <w:r>
        <w:rPr>
          <w:rtl/>
        </w:rPr>
        <w:t xml:space="preserve">- </w:t>
      </w:r>
      <w:r w:rsidR="00BD6C4F">
        <w:rPr>
          <w:rFonts w:hint="cs"/>
          <w:rtl/>
        </w:rPr>
        <w:t>ד</w:t>
      </w:r>
      <w:r w:rsidR="00BD6C4F" w:rsidRPr="00C63571">
        <w:rPr>
          <w:rtl/>
        </w:rPr>
        <w:t>פשוט מפשוט עדיף ליה.</w:t>
      </w:r>
    </w:p>
    <w:p w14:paraId="614EA060" w14:textId="77777777" w:rsidR="00BD6C4F" w:rsidRPr="00C63571" w:rsidRDefault="00BD6C4F" w:rsidP="00F07436">
      <w:pPr>
        <w:pStyle w:val="afff3"/>
        <w:framePr w:wrap="around"/>
        <w:rPr>
          <w:rtl/>
        </w:rPr>
      </w:pPr>
      <w:r>
        <w:rPr>
          <w:rFonts w:hint="cs"/>
          <w:rtl/>
        </w:rPr>
        <w:t>קלז.</w:t>
      </w:r>
    </w:p>
    <w:p w14:paraId="206B7B49" w14:textId="77777777" w:rsidR="0046556D" w:rsidRDefault="00BD6C4F" w:rsidP="00BD6C4F">
      <w:pPr>
        <w:jc w:val="center"/>
        <w:rPr>
          <w:del w:id="90104" w:author="מנוע עיצוב" w:date="2026-10-08T11:01:28Z"/>
          <w:rtl/>
        </w:rPr>
      </w:pPr>
      <w:del w:id="90103" w:author="מנוע עיצוב" w:date="2026-10-08T11:01:28Z">
        <w:r>
          <w:rPr>
            <w:rFonts w:ascii="BA חניכי הישיבות" w:hAnsi="BA חניכי הישיבות" w:cs="BA חניכי הישיבות"/>
            <w:rtl/>
          </w:rPr>
          <w:delText xml:space="preserve">׻</w:delText>
        </w:r>
      </w:del>
    </w:p>
    <w:p w14:paraId="56657563" w14:textId="77777777" w:rsidR="00BD6C4F" w:rsidRPr="00C63571" w:rsidRDefault="00BD6C4F" w:rsidP="00BD6C4F">
      <w:pPr>
        <w:pStyle w:val="affff1"/>
        <w:rPr>
          <w:rtl/>
        </w:rPr>
      </w:pPr>
      <w:ins w:id="9915" w:author="מספור קטעי משנה" w:date="2026-10-06T06:45:19Z">
        <w:r>
          <w:rPr>
            <w:rStyle w:val="MisparKeta"/>
          </w:rPr>
          <w:t xml:space="preserve">א. </w:t>
        </w:r>
      </w:ins>
      <w:r w:rsidRPr="00C63571">
        <w:rPr>
          <w:rtl/>
        </w:rPr>
        <w:t>ראשית הגז אינו נוהג אלא ברחלים.</w:t>
      </w:r>
    </w:p>
    <w:p w14:paraId="0D5536F4" w14:textId="77777777" w:rsidR="0046556D" w:rsidRDefault="00BD6C4F" w:rsidP="00BD6C4F">
      <w:pPr>
        <w:rPr>
          <w:rtl/>
        </w:rPr>
      </w:pPr>
      <w:r>
        <w:rPr>
          <w:rStyle w:val="2fb"/>
          <w:rFonts w:hint="cs"/>
          <w:rtl/>
          <w:rPrChange w:id="13816" w:author="מנוע אמוראים" w:date="2026-10-05T16:40:54Z">
            <w:rPr>
              <w:rFonts w:hint="cs"/>
              <w:rtl/>
            </w:rPr>
          </w:rPrChange>
        </w:rPr>
        <w:t xml:space="preserve">אר</w:t>
      </w:r>
      <w:r>
        <w:rPr>
          <w:rStyle w:val="2fb"/>
          <w:rtl/>
          <w:rPrChange w:id="13817" w:author="מנוע אמוראים" w:date="2026-10-05T16:40:54Z">
            <w:rPr>
              <w:rtl/>
            </w:rPr>
          </w:rPrChange>
        </w:rPr>
        <w:t xml:space="preserve">"</w:t>
      </w:r>
      <w:r>
        <w:rPr>
          <w:rStyle w:val="2fb"/>
          <w:rFonts w:hint="cs"/>
          <w:rtl/>
          <w:rPrChange w:id="13818" w:author="מנוע אמוראים" w:date="2026-10-05T16:40:54Z">
            <w:rPr>
              <w:rFonts w:hint="cs"/>
              <w:rtl/>
            </w:rPr>
          </w:rPrChange>
        </w:rPr>
        <w:t xml:space="preserve">ח</w:t>
      </w:r>
      <w:r w:rsidRPr="00C63571">
        <w:rPr>
          <w:rtl/>
        </w:rPr>
        <w:t>:</w:t>
      </w:r>
      <w:r>
        <w:rPr>
          <w:rFonts w:hint="cs"/>
          <w:rtl/>
        </w:rPr>
        <w:t>דהכא</w:t>
      </w:r>
      <w:r w:rsidRPr="00A71A5E">
        <w:rPr>
          <w:rStyle w:val="afffff0"/>
          <w:rFonts w:hint="cs"/>
          <w:rtl/>
        </w:rPr>
        <w:t xml:space="preserve"> '</w:t>
      </w:r>
      <w:r w:rsidRPr="00A71A5E">
        <w:rPr>
          <w:rStyle w:val="afffff0"/>
          <w:rtl/>
        </w:rPr>
        <w:t>ראשית גז צאנך תתן לו</w:t>
      </w:r>
      <w:r w:rsidRPr="00A71A5E">
        <w:rPr>
          <w:rStyle w:val="afffff0"/>
          <w:rFonts w:hint="cs"/>
          <w:rtl/>
        </w:rPr>
        <w:t>'</w:t>
      </w:r>
      <w:r w:rsidRPr="00A71A5E">
        <w:rPr>
          <w:rStyle w:val="afffff0"/>
          <w:rtl/>
        </w:rPr>
        <w:t xml:space="preserve"> </w:t>
      </w:r>
      <w:r w:rsidRPr="00C63571">
        <w:rPr>
          <w:rtl/>
        </w:rPr>
        <w:t xml:space="preserve">וכתיב התם </w:t>
      </w:r>
      <w:r>
        <w:rPr>
          <w:rStyle w:val="afffff0"/>
          <w:b/>
          <w:bCs/>
          <w:rtl/>
          <w:rPrChange w:id="9116" w:author="מנוע פסוקים" w:date="2026-10-05T16:37:55Z">
            <w:rPr>
              <w:b/>
              <w:bCs/>
              <w:rtl/>
            </w:rPr>
          </w:rPrChange>
        </w:rPr>
        <w:t xml:space="preserve">ומגז</w:t>
      </w:r>
      <w:r>
        <w:rPr>
          <w:rStyle w:val="afffff0"/>
          <w:rtl/>
          <w:rPrChange w:id="9117" w:author="מנוע פסוקים" w:date="2026-10-05T16:37:55Z">
            <w:rPr>
              <w:rtl/>
            </w:rPr>
          </w:rPrChange>
        </w:rPr>
        <w:t xml:space="preserve"> כבשי יתחמם</w:t>
      </w:r>
      <w:r>
        <w:rPr>
          <w:rFonts w:hint="cs"/>
          <w:rtl/>
        </w:rPr>
        <w:t>'</w:t>
      </w:r>
      <w:r w:rsidRPr="00C63571">
        <w:rPr>
          <w:rtl/>
        </w:rPr>
        <w:t>, מה להלן כבשים, אף כאן כבשים;</w:t>
      </w:r>
    </w:p>
    <w:p w14:paraId="1929D5E8" w14:textId="77777777" w:rsidR="00822210" w:rsidRDefault="00BD6C4F" w:rsidP="00BD6C4F">
      <w:pPr>
        <w:rPr>
          <w:rtl/>
        </w:rPr>
      </w:pPr>
      <w:r w:rsidRPr="00C63571">
        <w:rPr>
          <w:rtl/>
        </w:rPr>
        <w:t>ו</w:t>
      </w:r>
      <w:r>
        <w:rPr>
          <w:rFonts w:hint="cs"/>
          <w:rtl/>
        </w:rPr>
        <w:t xml:space="preserve">לאו </w:t>
      </w:r>
      <w:r w:rsidRPr="00C63571">
        <w:rPr>
          <w:rtl/>
        </w:rPr>
        <w:t xml:space="preserve">גיזה גיזה מבכור, </w:t>
      </w:r>
      <w:r w:rsidRPr="0046594B">
        <w:rPr>
          <w:rStyle w:val="afffff0"/>
          <w:rtl/>
        </w:rPr>
        <w:t>ד</w:t>
      </w:r>
      <w:r w:rsidRPr="0046594B">
        <w:rPr>
          <w:rStyle w:val="afffff0"/>
          <w:rFonts w:hint="cs"/>
          <w:rtl/>
        </w:rPr>
        <w:t>'</w:t>
      </w:r>
      <w:r w:rsidRPr="0046594B">
        <w:rPr>
          <w:rStyle w:val="afffff0"/>
          <w:rtl/>
        </w:rPr>
        <w:t>לא תעבוד בבכור שורך ולא תגוז בכור צאנך</w:t>
      </w:r>
      <w:r w:rsidRPr="0046594B">
        <w:rPr>
          <w:rStyle w:val="afffff0"/>
          <w:rFonts w:hint="cs"/>
          <w:rtl/>
        </w:rPr>
        <w:t>'</w:t>
      </w:r>
      <w:r w:rsidRPr="0046594B">
        <w:rPr>
          <w:rStyle w:val="afffff0"/>
          <w:rtl/>
        </w:rPr>
        <w:t xml:space="preserve"> </w:t>
      </w:r>
      <w:r w:rsidRPr="00C63571">
        <w:rPr>
          <w:rtl/>
        </w:rPr>
        <w:t>'לא תעבוד ולא תגוז</w:t>
      </w:r>
      <w:r>
        <w:rPr>
          <w:rFonts w:hint="cs"/>
          <w:rtl/>
        </w:rPr>
        <w:t>'- ליתן של זה בזה</w:t>
      </w:r>
    </w:p>
    <w:p w14:paraId="74FFDFA6" w14:textId="77777777" w:rsidR="0046556D" w:rsidRDefault="00822210" w:rsidP="00BD6C4F">
      <w:pPr>
        <w:rPr>
          <w:rtl/>
        </w:rPr>
      </w:pPr>
      <w:r>
        <w:rPr>
          <w:rtl/>
        </w:rPr>
        <w:t xml:space="preserve"> '</w:t>
      </w:r>
      <w:r w:rsidR="00BD6C4F" w:rsidRPr="00C63571">
        <w:rPr>
          <w:rtl/>
        </w:rPr>
        <w:t>תתן לו</w:t>
      </w:r>
      <w:r w:rsidR="00BD6C4F">
        <w:rPr>
          <w:rFonts w:hint="cs"/>
          <w:rtl/>
        </w:rPr>
        <w:t>'</w:t>
      </w:r>
      <w:r w:rsidR="00BD6C4F" w:rsidRPr="00C63571">
        <w:rPr>
          <w:rtl/>
        </w:rPr>
        <w:t xml:space="preserve"> - ולא לשקו;</w:t>
      </w:r>
      <w:r w:rsidR="00BD6C4F">
        <w:rPr>
          <w:rFonts w:hint="cs"/>
          <w:rtl/>
        </w:rPr>
        <w:t xml:space="preserve">  ו'גיזה' ולא נוצה של עיזים</w:t>
      </w:r>
    </w:p>
    <w:p w14:paraId="1733D041" w14:textId="77777777" w:rsidR="0046556D" w:rsidRDefault="00BD6C4F" w:rsidP="00BD6C4F">
      <w:pPr>
        <w:rPr>
          <w:rtl/>
        </w:rPr>
      </w:pPr>
      <w:r>
        <w:rPr>
          <w:rFonts w:hint="cs"/>
          <w:rtl/>
        </w:rPr>
        <w:t xml:space="preserve">ולאו ר' יוסי היא דהא מודה ר' יוסי במידי דאורחיה </w:t>
      </w:r>
    </w:p>
    <w:p w14:paraId="39C90549" w14:textId="77777777" w:rsidR="0046556D" w:rsidRDefault="00BD6C4F" w:rsidP="00BD6C4F">
      <w:pPr>
        <w:rPr>
          <w:rtl/>
        </w:rPr>
      </w:pPr>
      <w:r>
        <w:rPr>
          <w:rtl/>
        </w:rPr>
        <w:t xml:space="preserve">אלא </w:t>
      </w:r>
      <w:r>
        <w:rPr>
          <w:rStyle w:val="2fb"/>
          <w:rtl/>
          <w:rPrChange w:id="13819" w:author="מנוע אמוראים" w:date="2026-10-05T16:40:54Z">
            <w:rPr>
              <w:rtl/>
            </w:rPr>
          </w:rPrChange>
        </w:rPr>
        <w:t xml:space="preserve">כד</w:t>
      </w:r>
      <w:r>
        <w:rPr>
          <w:rStyle w:val="2fb"/>
          <w:rFonts w:hint="cs"/>
          <w:rtl/>
          <w:rPrChange w:id="13820" w:author="מנוע אמוראים" w:date="2026-10-05T16:40:54Z">
            <w:rPr>
              <w:rFonts w:hint="cs"/>
              <w:rtl/>
            </w:rPr>
          </w:rPrChange>
        </w:rPr>
        <w:t xml:space="preserve">ריב</w:t>
      </w:r>
      <w:r>
        <w:rPr>
          <w:rStyle w:val="2fb"/>
          <w:rtl/>
          <w:rPrChange w:id="13821" w:author="מנוע אמוראים" w:date="2026-10-05T16:40:54Z">
            <w:rPr>
              <w:rtl/>
            </w:rPr>
          </w:rPrChange>
        </w:rPr>
        <w:t xml:space="preserve">"</w:t>
      </w:r>
      <w:r>
        <w:rPr>
          <w:rStyle w:val="2fb"/>
          <w:rFonts w:hint="cs"/>
          <w:rtl/>
          <w:rPrChange w:id="13822" w:author="מנוע אמוראים" w:date="2026-10-05T16:40:54Z">
            <w:rPr>
              <w:rFonts w:hint="cs"/>
              <w:rtl/>
            </w:rPr>
          </w:rPrChange>
        </w:rPr>
        <w:t xml:space="preserve">ל</w:t>
      </w:r>
      <w:r w:rsidRPr="00C63571">
        <w:rPr>
          <w:rtl/>
        </w:rPr>
        <w:t>:</w:t>
      </w:r>
      <w:r w:rsidRPr="00A71A5E">
        <w:rPr>
          <w:rStyle w:val="afffff0"/>
          <w:rtl/>
        </w:rPr>
        <w:t xml:space="preserve"> </w:t>
      </w:r>
      <w:r w:rsidRPr="00A71A5E">
        <w:rPr>
          <w:rStyle w:val="afffff0"/>
          <w:rFonts w:hint="cs"/>
          <w:rtl/>
        </w:rPr>
        <w:t>'</w:t>
      </w:r>
      <w:r w:rsidRPr="00A71A5E">
        <w:rPr>
          <w:rStyle w:val="afffff0"/>
          <w:rtl/>
        </w:rPr>
        <w:t>לעמוד לשרת</w:t>
      </w:r>
      <w:r w:rsidRPr="00A71A5E">
        <w:rPr>
          <w:rStyle w:val="afffff0"/>
          <w:rFonts w:hint="cs"/>
          <w:rtl/>
        </w:rPr>
        <w:t>'</w:t>
      </w:r>
      <w:r w:rsidRPr="00A71A5E">
        <w:rPr>
          <w:rStyle w:val="afffff0"/>
          <w:rtl/>
        </w:rPr>
        <w:t xml:space="preserve"> </w:t>
      </w:r>
      <w:r w:rsidRPr="00C63571">
        <w:rPr>
          <w:rtl/>
        </w:rPr>
        <w:t>- דבר הראוי לשירות, הכא נמי: דבר הראוי לשירות;</w:t>
      </w:r>
    </w:p>
    <w:p w14:paraId="6FDC99C8" w14:textId="77777777" w:rsidR="0046556D" w:rsidRDefault="00BD6C4F" w:rsidP="00BD6C4F">
      <w:pPr>
        <w:rPr>
          <w:rtl/>
        </w:rPr>
      </w:pPr>
      <w:r>
        <w:rPr>
          <w:rFonts w:hint="cs"/>
          <w:rtl/>
        </w:rPr>
        <w:t>ו'</w:t>
      </w:r>
      <w:r w:rsidRPr="00C63571">
        <w:rPr>
          <w:rtl/>
        </w:rPr>
        <w:t>גיזה גיזה</w:t>
      </w:r>
      <w:r>
        <w:rPr>
          <w:rFonts w:hint="cs"/>
          <w:rtl/>
        </w:rPr>
        <w:t>'</w:t>
      </w:r>
      <w:r w:rsidRPr="00C63571">
        <w:rPr>
          <w:rtl/>
        </w:rPr>
        <w:t xml:space="preserve"> </w:t>
      </w:r>
      <w:r>
        <w:rPr>
          <w:rStyle w:val="2fb"/>
          <w:rFonts w:hint="cs"/>
          <w:rtl/>
          <w:rPrChange w:id="13823" w:author="מנוע אמוראים" w:date="2026-10-05T16:40:54Z">
            <w:rPr>
              <w:rFonts w:hint="cs"/>
              <w:rtl/>
            </w:rPr>
          </w:rPrChange>
        </w:rPr>
        <w:t xml:space="preserve">לכד</w:t>
      </w:r>
      <w:r>
        <w:rPr>
          <w:rStyle w:val="2fb"/>
          <w:rtl/>
          <w:rPrChange w:id="13824" w:author="מנוע אמוראים" w:date="2026-10-05T16:40:54Z">
            <w:rPr>
              <w:rtl/>
            </w:rPr>
          </w:rPrChange>
        </w:rPr>
        <w:t xml:space="preserve">תדרי"ש</w:t>
      </w:r>
      <w:r w:rsidRPr="00C63571">
        <w:rPr>
          <w:rtl/>
        </w:rPr>
        <w:t>: כבשים שצמרן קשה פטורים מראשית הגז, שנא</w:t>
      </w:r>
      <w:r>
        <w:rPr>
          <w:rFonts w:hint="cs"/>
          <w:rtl/>
        </w:rPr>
        <w:t>'</w:t>
      </w:r>
      <w:r w:rsidRPr="00A71A5E">
        <w:rPr>
          <w:rStyle w:val="afffff0"/>
          <w:rFonts w:hint="cs"/>
          <w:rtl/>
        </w:rPr>
        <w:t xml:space="preserve"> </w:t>
      </w:r>
      <w:r w:rsidR="004B0EAE" w:rsidRPr="00A71A5E">
        <w:rPr>
          <w:rStyle w:val="afffff0"/>
          <w:rFonts w:hint="cs"/>
          <w:rtl/>
        </w:rPr>
        <w:t>'</w:t>
      </w:r>
      <w:r w:rsidRPr="00A71A5E">
        <w:rPr>
          <w:rStyle w:val="afffff0"/>
          <w:rtl/>
        </w:rPr>
        <w:t>ומגז כבשי יתחמם</w:t>
      </w:r>
      <w:r w:rsidR="004B0EAE" w:rsidRPr="00A71A5E">
        <w:rPr>
          <w:rStyle w:val="afffff0"/>
          <w:rFonts w:hint="cs"/>
          <w:rtl/>
        </w:rPr>
        <w:t>'</w:t>
      </w:r>
      <w:r w:rsidRPr="00A71A5E">
        <w:rPr>
          <w:rStyle w:val="afffff0"/>
          <w:rtl/>
        </w:rPr>
        <w:t>,</w:t>
      </w:r>
      <w:r w:rsidRPr="00C63571">
        <w:rPr>
          <w:rtl/>
        </w:rPr>
        <w:t xml:space="preserve"> </w:t>
      </w:r>
    </w:p>
    <w:p w14:paraId="7D048CCE" w14:textId="77777777" w:rsidR="0046556D" w:rsidRDefault="00BD6C4F" w:rsidP="00BD6C4F">
      <w:pPr>
        <w:rPr>
          <w:rtl/>
        </w:rPr>
      </w:pPr>
      <w:r w:rsidRPr="00C63571">
        <w:rPr>
          <w:rtl/>
        </w:rPr>
        <w:t xml:space="preserve">תני חדא: </w:t>
      </w:r>
      <w:r>
        <w:rPr>
          <w:rtl/>
        </w:rPr>
        <w:t xml:space="preserve">גוזז את העזים ושוטף את הרחלים </w:t>
      </w:r>
      <w:r w:rsidRPr="00C63571">
        <w:rPr>
          <w:rtl/>
        </w:rPr>
        <w:t>פט</w:t>
      </w:r>
      <w:r>
        <w:rPr>
          <w:rtl/>
        </w:rPr>
        <w:t xml:space="preserve">ור ותניא אידך: הגוזז את העזים פטור, ושוטף את הרחלים </w:t>
      </w:r>
      <w:r w:rsidRPr="00C63571">
        <w:rPr>
          <w:rtl/>
        </w:rPr>
        <w:t>חייב!</w:t>
      </w:r>
    </w:p>
    <w:p w14:paraId="329AC47B" w14:textId="77777777" w:rsidR="0046556D" w:rsidRDefault="000828F8" w:rsidP="00C62948">
      <w:pPr>
        <w:pStyle w:val="affffb"/>
        <w:rPr>
          <w:rtl/>
        </w:rPr>
      </w:pPr>
      <w:r>
        <w:rPr>
          <w:rtl/>
        </w:rPr>
        <w:t xml:space="preserve">- </w:t>
      </w:r>
      <w:r w:rsidR="00BD6C4F">
        <w:rPr>
          <w:rFonts w:hint="cs"/>
          <w:rtl/>
        </w:rPr>
        <w:t>ל</w:t>
      </w:r>
      <w:r w:rsidR="00BF1CF6">
        <w:rPr>
          <w:rtl/>
        </w:rPr>
        <w:t>"</w:t>
      </w:r>
      <w:r w:rsidR="00BD6C4F">
        <w:rPr>
          <w:rFonts w:hint="cs"/>
          <w:rtl/>
        </w:rPr>
        <w:t>ק</w:t>
      </w:r>
      <w:r w:rsidR="00BD6C4F" w:rsidRPr="00C63571">
        <w:rPr>
          <w:rtl/>
        </w:rPr>
        <w:t xml:space="preserve"> הא רבנן</w:t>
      </w:r>
      <w:r w:rsidR="00BD6C4F">
        <w:rPr>
          <w:rtl/>
        </w:rPr>
        <w:t xml:space="preserve"> והא ר' יוסי, דתניא:</w:t>
      </w:r>
      <w:r w:rsidR="00BD6C4F" w:rsidRPr="00A71A5E">
        <w:rPr>
          <w:rStyle w:val="afffff0"/>
          <w:rtl/>
        </w:rPr>
        <w:t xml:space="preserve"> </w:t>
      </w:r>
      <w:r w:rsidR="00BD6C4F" w:rsidRPr="00A71A5E">
        <w:rPr>
          <w:rStyle w:val="afffff0"/>
          <w:rFonts w:hint="cs"/>
          <w:rtl/>
        </w:rPr>
        <w:t>'</w:t>
      </w:r>
      <w:r w:rsidR="00BD6C4F" w:rsidRPr="00A71A5E">
        <w:rPr>
          <w:rStyle w:val="afffff0"/>
          <w:rtl/>
        </w:rPr>
        <w:t>לקט קצירך ולא לקט קיטוף</w:t>
      </w:r>
      <w:r w:rsidR="00BD6C4F" w:rsidRPr="00A71A5E">
        <w:rPr>
          <w:rStyle w:val="afffff0"/>
          <w:rFonts w:hint="cs"/>
          <w:rtl/>
        </w:rPr>
        <w:t>'</w:t>
      </w:r>
      <w:r w:rsidR="00BD6C4F" w:rsidRPr="00A71A5E">
        <w:rPr>
          <w:rStyle w:val="afffff0"/>
          <w:rtl/>
        </w:rPr>
        <w:t>,</w:t>
      </w:r>
      <w:r w:rsidR="00BD6C4F" w:rsidRPr="00C63571">
        <w:rPr>
          <w:rtl/>
        </w:rPr>
        <w:t xml:space="preserve"> </w:t>
      </w:r>
    </w:p>
    <w:p w14:paraId="76707015" w14:textId="77777777" w:rsidR="0046556D" w:rsidRDefault="00BD6C4F" w:rsidP="00BD6C4F">
      <w:pPr>
        <w:rPr>
          <w:rtl/>
        </w:rPr>
      </w:pPr>
      <w:r w:rsidRPr="00C63571">
        <w:rPr>
          <w:rtl/>
        </w:rPr>
        <w:t>ר' יוסי אומר: אין לקט אלא הבא מחמת קציר, ר' יוסי היינו ת"ק!</w:t>
      </w:r>
    </w:p>
    <w:p w14:paraId="5288C7D2" w14:textId="77777777" w:rsidR="0046556D" w:rsidRDefault="00BD6C4F" w:rsidP="00BD6C4F">
      <w:pPr>
        <w:rPr>
          <w:rtl/>
        </w:rPr>
      </w:pPr>
      <w:r w:rsidRPr="00C63571">
        <w:rPr>
          <w:rtl/>
        </w:rPr>
        <w:t>כולה ר' יוסי היא, וה</w:t>
      </w:r>
      <w:r w:rsidR="00BF1CF6">
        <w:rPr>
          <w:rtl/>
        </w:rPr>
        <w:t>"</w:t>
      </w:r>
      <w:r>
        <w:rPr>
          <w:rFonts w:hint="cs"/>
          <w:rtl/>
        </w:rPr>
        <w:t>ק</w:t>
      </w:r>
      <w:r w:rsidRPr="00C63571">
        <w:rPr>
          <w:rtl/>
        </w:rPr>
        <w:t>: שר' יוסי אומר אין לקט אלא הבא מחמת קציר;</w:t>
      </w:r>
    </w:p>
    <w:p w14:paraId="6466963C" w14:textId="77777777" w:rsidR="0046556D" w:rsidRDefault="00BD6C4F" w:rsidP="00BD6C4F">
      <w:pPr>
        <w:rPr>
          <w:rtl/>
        </w:rPr>
      </w:pPr>
      <w:r>
        <w:rPr>
          <w:rFonts w:hint="cs"/>
          <w:rtl/>
        </w:rPr>
        <w:t>א</w:t>
      </w:r>
      <w:r w:rsidR="00BF1CF6">
        <w:rPr>
          <w:rtl/>
        </w:rPr>
        <w:t>"</w:t>
      </w:r>
      <w:r>
        <w:rPr>
          <w:rFonts w:hint="cs"/>
          <w:rtl/>
        </w:rPr>
        <w:t xml:space="preserve">ל </w:t>
      </w:r>
      <w:r>
        <w:rPr>
          <w:rStyle w:val="2fb"/>
          <w:rFonts w:hint="cs"/>
          <w:rtl/>
          <w:rPrChange w:id="13825" w:author="מנוע אמוראים" w:date="2026-10-05T16:40:54Z">
            <w:rPr>
              <w:rFonts w:hint="cs"/>
              <w:rtl/>
            </w:rPr>
          </w:rPrChange>
        </w:rPr>
        <w:t xml:space="preserve">ראבד</w:t>
      </w:r>
      <w:r>
        <w:rPr>
          <w:rStyle w:val="2fb"/>
          <w:rtl/>
          <w:rPrChange w:id="13826" w:author="מנוע אמוראים" w:date="2026-10-05T16:40:54Z">
            <w:rPr>
              <w:rtl/>
            </w:rPr>
          </w:rPrChange>
        </w:rPr>
        <w:t xml:space="preserve">"</w:t>
      </w:r>
      <w:r>
        <w:rPr>
          <w:rStyle w:val="2fb"/>
          <w:rFonts w:hint="cs"/>
          <w:rtl/>
          <w:rPrChange w:id="13827" w:author="מנוע אמוראים" w:date="2026-10-05T16:40:54Z">
            <w:rPr>
              <w:rFonts w:hint="cs"/>
              <w:rtl/>
            </w:rPr>
          </w:rPrChange>
        </w:rPr>
        <w:t xml:space="preserve">ר</w:t>
      </w:r>
      <w:r>
        <w:rPr>
          <w:rFonts w:hint="cs"/>
          <w:rtl/>
        </w:rPr>
        <w:t xml:space="preserve"> </w:t>
      </w:r>
      <w:r>
        <w:rPr>
          <w:rStyle w:val="2fb"/>
          <w:rFonts w:hint="cs"/>
          <w:rtl/>
          <w:rPrChange w:id="13828" w:author="מנוע אמוראים" w:date="2026-10-05T16:40:54Z">
            <w:rPr>
              <w:rFonts w:hint="cs"/>
              <w:rtl/>
            </w:rPr>
          </w:rPrChange>
        </w:rPr>
        <w:t xml:space="preserve">לר</w:t>
      </w:r>
      <w:r>
        <w:rPr>
          <w:rStyle w:val="2fb"/>
          <w:rtl/>
          <w:rPrChange w:id="13829" w:author="מנוע אמוראים" w:date="2026-10-05T16:40:54Z">
            <w:rPr>
              <w:rtl/>
            </w:rPr>
          </w:rPrChange>
        </w:rPr>
        <w:t xml:space="preserve">"</w:t>
      </w:r>
      <w:r>
        <w:rPr>
          <w:rStyle w:val="2fb"/>
          <w:rFonts w:hint="cs"/>
          <w:rtl/>
          <w:rPrChange w:id="13830" w:author="מנוע אמוראים" w:date="2026-10-05T16:40:54Z">
            <w:rPr>
              <w:rFonts w:hint="cs"/>
              <w:rtl/>
            </w:rPr>
          </w:rPrChange>
        </w:rPr>
        <w:t xml:space="preserve">א</w:t>
      </w:r>
      <w:r w:rsidRPr="00C63571">
        <w:rPr>
          <w:rtl/>
        </w:rPr>
        <w:t xml:space="preserve">: מודה ר' יוסי במידי דאורחיה, </w:t>
      </w:r>
    </w:p>
    <w:p w14:paraId="4E9E588F" w14:textId="77777777" w:rsidR="0046556D" w:rsidRDefault="00BD6C4F" w:rsidP="00BD6C4F">
      <w:pPr>
        <w:rPr>
          <w:rtl/>
        </w:rPr>
      </w:pPr>
      <w:r w:rsidRPr="00C63571">
        <w:rPr>
          <w:rtl/>
        </w:rPr>
        <w:t xml:space="preserve">דתניא, ר' יוסי אומר: קציר - אין לי אלא קציר, עוקר </w:t>
      </w:r>
      <w:r>
        <w:rPr>
          <w:rFonts w:hint="cs"/>
          <w:rtl/>
        </w:rPr>
        <w:t>מ</w:t>
      </w:r>
      <w:r w:rsidRPr="00C63571">
        <w:rPr>
          <w:rtl/>
        </w:rPr>
        <w:t>'לקצור, תולש</w:t>
      </w:r>
      <w:r>
        <w:rPr>
          <w:rFonts w:hint="cs"/>
          <w:rtl/>
        </w:rPr>
        <w:t xml:space="preserve"> מ</w:t>
      </w:r>
      <w:r w:rsidRPr="00C63571">
        <w:rPr>
          <w:rtl/>
        </w:rPr>
        <w:t>'בקוצרך</w:t>
      </w:r>
      <w:r>
        <w:rPr>
          <w:rFonts w:hint="cs"/>
          <w:rtl/>
        </w:rPr>
        <w:t>'</w:t>
      </w:r>
      <w:r w:rsidRPr="00C63571">
        <w:rPr>
          <w:rtl/>
        </w:rPr>
        <w:t>;</w:t>
      </w:r>
    </w:p>
    <w:p w14:paraId="2BB83AD8" w14:textId="77777777" w:rsidR="0046556D" w:rsidRDefault="00BD6C4F" w:rsidP="00BD6C4F">
      <w:pPr>
        <w:rPr>
          <w:rtl/>
        </w:rPr>
      </w:pPr>
      <w:r w:rsidRPr="00C63571">
        <w:rPr>
          <w:rtl/>
        </w:rPr>
        <w:t xml:space="preserve">א"ל רבינא לרב אשי, אף אנן תנינא: מלבנות בצלים שבין הירק, ר' יוסי אומר פאה מכל אחד ואחד, </w:t>
      </w:r>
    </w:p>
    <w:p w14:paraId="55B64297" w14:textId="7872966C" w:rsidR="0046556D" w:rsidRDefault="00BD6C4F" w:rsidP="00BD6C4F">
      <w:pPr>
        <w:rPr>
          <w:rtl/>
        </w:rPr>
      </w:pPr>
      <w:r>
        <w:rPr>
          <w:rFonts w:hint="cs"/>
          <w:rtl/>
        </w:rPr>
        <w:t xml:space="preserve">    </w:t>
      </w:r>
      <w:r w:rsidRPr="00C63571">
        <w:rPr>
          <w:rtl/>
        </w:rPr>
        <w:t>וחכמים אומרים מאחת על הכל.</w:t>
      </w:r>
    </w:p>
    <w:p w14:paraId="4C2577B1" w14:textId="77777777" w:rsidR="0046556D" w:rsidRDefault="00BD6C4F" w:rsidP="00BD6C4F">
      <w:pPr>
        <w:jc w:val="center"/>
        <w:rPr>
          <w:del w:id="90106" w:author="מנוע עיצוב" w:date="2026-10-08T11:01:28Z"/>
          <w:rtl/>
        </w:rPr>
      </w:pPr>
      <w:del w:id="90105" w:author="מנוע עיצוב" w:date="2026-10-08T11:01:28Z">
        <w:r>
          <w:rPr>
            <w:rFonts w:ascii="BA חניכי הישיבות" w:hAnsi="BA חניכי הישיבות" w:cs="BA חניכי הישיבות"/>
            <w:rtl/>
          </w:rPr>
          <w:delText xml:space="preserve">׻</w:delText>
        </w:r>
      </w:del>
    </w:p>
    <w:p w14:paraId="546D9D29" w14:textId="77777777" w:rsidR="00BD6C4F" w:rsidRPr="00C63571" w:rsidRDefault="00BD6C4F" w:rsidP="00BD6C4F">
      <w:pPr>
        <w:pStyle w:val="affff1"/>
        <w:rPr>
          <w:rtl/>
        </w:rPr>
      </w:pPr>
      <w:ins w:id="9916" w:author="מספור קטעי משנה" w:date="2026-10-06T06:45:19Z">
        <w:r>
          <w:rPr>
            <w:rStyle w:val="MisparKeta"/>
          </w:rPr>
          <w:t xml:space="preserve">ב. </w:t>
        </w:r>
      </w:ins>
      <w:r w:rsidRPr="00C63571">
        <w:rPr>
          <w:rtl/>
        </w:rPr>
        <w:t>וכמה הוא מרובה.</w:t>
      </w:r>
    </w:p>
    <w:p w14:paraId="0C332243" w14:textId="77777777" w:rsidR="0046556D" w:rsidRDefault="00BD6C4F" w:rsidP="00BD6C4F">
      <w:pPr>
        <w:rPr>
          <w:rtl/>
        </w:rPr>
      </w:pPr>
      <w:r w:rsidRPr="00C63571">
        <w:rPr>
          <w:rtl/>
        </w:rPr>
        <w:t xml:space="preserve">לב"ש - תרתי נמי איקרו צאן, </w:t>
      </w:r>
    </w:p>
    <w:p w14:paraId="20B61B31" w14:textId="77777777" w:rsidR="0046556D" w:rsidRDefault="00BD6C4F" w:rsidP="00BD6C4F">
      <w:pPr>
        <w:rPr>
          <w:rtl/>
        </w:rPr>
      </w:pPr>
      <w:r>
        <w:rPr>
          <w:rFonts w:hint="cs"/>
          <w:rtl/>
        </w:rPr>
        <w:lastRenderedPageBreak/>
        <w:t>ו</w:t>
      </w:r>
      <w:r w:rsidRPr="00C63571">
        <w:rPr>
          <w:rtl/>
        </w:rPr>
        <w:t>לב"ה</w:t>
      </w:r>
      <w:r>
        <w:rPr>
          <w:rFonts w:hint="cs"/>
          <w:rtl/>
        </w:rPr>
        <w:t xml:space="preserve">- </w:t>
      </w:r>
      <w:r>
        <w:rPr>
          <w:rStyle w:val="2fb"/>
          <w:rFonts w:hint="cs"/>
          <w:rtl/>
          <w:rPrChange w:id="13831" w:author="מנוע אמוראים" w:date="2026-10-05T16:40:54Z">
            <w:rPr>
              <w:rFonts w:hint="cs"/>
              <w:rtl/>
            </w:rPr>
          </w:rPrChange>
        </w:rPr>
        <w:t xml:space="preserve">ר</w:t>
      </w:r>
      <w:r>
        <w:rPr>
          <w:rStyle w:val="2fb"/>
          <w:rtl/>
          <w:rPrChange w:id="13832" w:author="מנוע אמוראים" w:date="2026-10-05T16:40:54Z">
            <w:rPr>
              <w:rtl/>
            </w:rPr>
          </w:rPrChange>
        </w:rPr>
        <w:t xml:space="preserve">"</w:t>
      </w:r>
      <w:r>
        <w:rPr>
          <w:rStyle w:val="2fb"/>
          <w:rFonts w:hint="cs"/>
          <w:rtl/>
          <w:rPrChange w:id="13833" w:author="מנוע אמוראים" w:date="2026-10-05T16:40:54Z">
            <w:rPr>
              <w:rFonts w:hint="cs"/>
              <w:rtl/>
            </w:rPr>
          </w:rPrChange>
        </w:rPr>
        <w:t xml:space="preserve">כ</w:t>
      </w:r>
      <w:r>
        <w:rPr>
          <w:rFonts w:hint="cs"/>
          <w:rtl/>
        </w:rPr>
        <w:t xml:space="preserve">:</w:t>
      </w:r>
      <w:r w:rsidRPr="00A71A5E">
        <w:rPr>
          <w:rStyle w:val="afffff0"/>
          <w:rtl/>
        </w:rPr>
        <w:t xml:space="preserve"> </w:t>
      </w:r>
      <w:r w:rsidRPr="00A71A5E">
        <w:rPr>
          <w:rStyle w:val="afffff0"/>
          <w:rFonts w:hint="cs"/>
          <w:rtl/>
        </w:rPr>
        <w:t>'</w:t>
      </w:r>
      <w:r w:rsidRPr="00A71A5E">
        <w:rPr>
          <w:rStyle w:val="afffff0"/>
          <w:rtl/>
        </w:rPr>
        <w:t>עשויות</w:t>
      </w:r>
      <w:r w:rsidRPr="00A71A5E">
        <w:rPr>
          <w:rStyle w:val="afffff0"/>
          <w:rFonts w:hint="cs"/>
          <w:rtl/>
        </w:rPr>
        <w:t>'</w:t>
      </w:r>
      <w:r w:rsidRPr="00A71A5E">
        <w:rPr>
          <w:rStyle w:val="afffff0"/>
          <w:rtl/>
        </w:rPr>
        <w:t xml:space="preserve"> </w:t>
      </w:r>
      <w:r w:rsidRPr="00C63571">
        <w:rPr>
          <w:rtl/>
        </w:rPr>
        <w:t>- שעושות ב' מצות, ראשית הגז ומתנות;</w:t>
      </w:r>
      <w:r>
        <w:rPr>
          <w:rFonts w:hint="cs"/>
          <w:rtl/>
        </w:rPr>
        <w:t xml:space="preserve"> </w:t>
      </w:r>
      <w:r w:rsidRPr="00C63571">
        <w:rPr>
          <w:rtl/>
        </w:rPr>
        <w:t>אימא: בכורה ומתנות!</w:t>
      </w:r>
    </w:p>
    <w:p w14:paraId="053DD8C8" w14:textId="5F019828" w:rsidR="0046556D" w:rsidRDefault="00BD6C4F" w:rsidP="00BD6C4F">
      <w:pPr>
        <w:rPr>
          <w:b/>
          <w:bCs/>
          <w:rtl/>
        </w:rPr>
      </w:pPr>
      <w:r>
        <w:rPr>
          <w:rFonts w:hint="cs"/>
          <w:rtl/>
        </w:rPr>
        <w:t xml:space="preserve"> והגם ש</w:t>
      </w:r>
      <w:r w:rsidRPr="00C63571">
        <w:rPr>
          <w:rtl/>
        </w:rPr>
        <w:t xml:space="preserve">בכורה </w:t>
      </w:r>
      <w:r>
        <w:rPr>
          <w:rFonts w:hint="cs"/>
          <w:rtl/>
        </w:rPr>
        <w:t xml:space="preserve">נמי מחייבא  </w:t>
      </w:r>
      <w:r w:rsidRPr="00C63571">
        <w:rPr>
          <w:rtl/>
        </w:rPr>
        <w:t xml:space="preserve"> </w:t>
      </w:r>
      <w:r>
        <w:rPr>
          <w:rFonts w:hint="cs"/>
          <w:rtl/>
        </w:rPr>
        <w:t xml:space="preserve">וגם </w:t>
      </w:r>
      <w:r w:rsidRPr="00A71A5E">
        <w:rPr>
          <w:rStyle w:val="afffff0"/>
          <w:rtl/>
        </w:rPr>
        <w:t xml:space="preserve"> </w:t>
      </w:r>
      <w:r w:rsidRPr="00A71A5E">
        <w:rPr>
          <w:rStyle w:val="afffff0"/>
          <w:rFonts w:hint="cs"/>
          <w:rtl/>
        </w:rPr>
        <w:t>'</w:t>
      </w:r>
      <w:r w:rsidRPr="00A71A5E">
        <w:rPr>
          <w:rStyle w:val="afffff0"/>
          <w:rtl/>
        </w:rPr>
        <w:t>מתנות</w:t>
      </w:r>
      <w:r w:rsidRPr="00A71A5E">
        <w:rPr>
          <w:rStyle w:val="afffff0"/>
          <w:rFonts w:hint="cs"/>
          <w:rtl/>
        </w:rPr>
        <w:t>'</w:t>
      </w:r>
      <w:r w:rsidRPr="00A71A5E">
        <w:rPr>
          <w:rStyle w:val="afffff0"/>
          <w:rtl/>
        </w:rPr>
        <w:t xml:space="preserve"> </w:t>
      </w:r>
      <w:r>
        <w:rPr>
          <w:rFonts w:hint="cs"/>
          <w:rtl/>
        </w:rPr>
        <w:t xml:space="preserve">נמי </w:t>
      </w:r>
      <w:r w:rsidRPr="00C63571">
        <w:rPr>
          <w:rtl/>
        </w:rPr>
        <w:t xml:space="preserve">מיחייבא? </w:t>
      </w:r>
    </w:p>
    <w:p w14:paraId="30B22A0D" w14:textId="77777777" w:rsidR="0046556D" w:rsidRDefault="00BD6C4F" w:rsidP="00BD6C4F">
      <w:pPr>
        <w:rPr>
          <w:rtl/>
        </w:rPr>
      </w:pPr>
      <w:r w:rsidRPr="00C605F0">
        <w:rPr>
          <w:rFonts w:hint="cs"/>
          <w:b/>
          <w:bCs/>
          <w:rtl/>
        </w:rPr>
        <w:t>ב.</w:t>
      </w:r>
      <w:r>
        <w:rPr>
          <w:rFonts w:hint="cs"/>
          <w:rtl/>
        </w:rPr>
        <w:t xml:space="preserve"> </w:t>
      </w:r>
      <w:r w:rsidRPr="00C63571">
        <w:rPr>
          <w:rtl/>
        </w:rPr>
        <w:t>אלא אמר רב אשי: עשויות - שמעשות את בעליהן ואומרות לו קום עשה מצוה.</w:t>
      </w:r>
    </w:p>
    <w:p w14:paraId="3E0413CF" w14:textId="77777777" w:rsidR="0046556D" w:rsidRDefault="00BD6C4F" w:rsidP="00BD6C4F">
      <w:pPr>
        <w:rPr>
          <w:rtl/>
        </w:rPr>
      </w:pPr>
      <w:r>
        <w:rPr>
          <w:rStyle w:val="2fb"/>
          <w:rtl/>
          <w:rPrChange w:id="13834" w:author="מנוע אמוראים" w:date="2026-10-05T16:40:54Z">
            <w:rPr>
              <w:rtl/>
            </w:rPr>
          </w:rPrChange>
        </w:rPr>
        <w:t xml:space="preserve">ת</w:t>
      </w:r>
      <w:r>
        <w:rPr>
          <w:rStyle w:val="2fb"/>
          <w:rFonts w:hint="cs"/>
          <w:rtl/>
          <w:rPrChange w:id="13835" w:author="מנוע אמוראים" w:date="2026-10-05T16:40:54Z">
            <w:rPr>
              <w:rFonts w:hint="cs"/>
              <w:rtl/>
            </w:rPr>
          </w:rPrChange>
        </w:rPr>
        <w:t xml:space="preserve">דר</w:t>
      </w:r>
      <w:r>
        <w:rPr>
          <w:rStyle w:val="2fb"/>
          <w:rtl/>
          <w:rPrChange w:id="13836" w:author="מנוע אמוראים" w:date="2026-10-05T16:40:54Z">
            <w:rPr>
              <w:rtl/>
            </w:rPr>
          </w:rPrChange>
        </w:rPr>
        <w:t xml:space="preserve">"</w:t>
      </w:r>
      <w:r>
        <w:rPr>
          <w:rStyle w:val="2fb"/>
          <w:rFonts w:hint="cs"/>
          <w:rtl/>
          <w:rPrChange w:id="13837" w:author="מנוע אמוראים" w:date="2026-10-05T16:40:54Z">
            <w:rPr>
              <w:rFonts w:hint="cs"/>
              <w:rtl/>
            </w:rPr>
          </w:rPrChange>
        </w:rPr>
        <w:t xml:space="preserve">י</w:t>
      </w:r>
      <w:r>
        <w:rPr>
          <w:rFonts w:hint="cs"/>
          <w:rtl/>
        </w:rPr>
        <w:t xml:space="preserve"> </w:t>
      </w:r>
      <w:r>
        <w:rPr>
          <w:rStyle w:val="2fb"/>
          <w:rFonts w:hint="cs"/>
          <w:rtl/>
          <w:rPrChange w:id="13838" w:author="מנוע אמוראים" w:date="2026-10-05T16:40:54Z">
            <w:rPr>
              <w:rFonts w:hint="cs"/>
              <w:rtl/>
            </w:rPr>
          </w:rPrChange>
        </w:rPr>
        <w:t xml:space="preserve">בר</w:t>
      </w:r>
      <w:r>
        <w:rPr>
          <w:rStyle w:val="2fb"/>
          <w:rtl/>
          <w:rPrChange w:id="13839" w:author="מנוע אמוראים" w:date="2026-10-05T16:40:54Z">
            <w:rPr>
              <w:rtl/>
            </w:rPr>
          </w:rPrChange>
        </w:rPr>
        <w:t xml:space="preserve">"</w:t>
      </w:r>
      <w:r>
        <w:rPr>
          <w:rStyle w:val="2fb"/>
          <w:rFonts w:hint="cs"/>
          <w:rtl/>
          <w:rPrChange w:id="13840" w:author="מנוע אמוראים" w:date="2026-10-05T16:40:54Z">
            <w:rPr>
              <w:rFonts w:hint="cs"/>
              <w:rtl/>
            </w:rPr>
          </w:rPrChange>
        </w:rPr>
        <w:t xml:space="preserve">י</w:t>
      </w:r>
      <w:r w:rsidRPr="00C63571">
        <w:rPr>
          <w:rtl/>
        </w:rPr>
        <w:t xml:space="preserve"> </w:t>
      </w:r>
      <w:r>
        <w:rPr>
          <w:rFonts w:hint="cs"/>
          <w:rtl/>
        </w:rPr>
        <w:t>מ</w:t>
      </w:r>
      <w:r w:rsidRPr="00C63571">
        <w:rPr>
          <w:rtl/>
        </w:rPr>
        <w:t>אביו:</w:t>
      </w:r>
      <w:r w:rsidRPr="00A71A5E">
        <w:rPr>
          <w:rStyle w:val="afffff0"/>
          <w:rFonts w:hint="cs"/>
          <w:rtl/>
        </w:rPr>
        <w:t xml:space="preserve"> '</w:t>
      </w:r>
      <w:r w:rsidRPr="00A71A5E">
        <w:rPr>
          <w:rStyle w:val="afffff0"/>
          <w:rtl/>
        </w:rPr>
        <w:t>ארבע</w:t>
      </w:r>
      <w:r w:rsidRPr="00A71A5E">
        <w:rPr>
          <w:rStyle w:val="afffff0"/>
          <w:rFonts w:hint="cs"/>
          <w:rtl/>
        </w:rPr>
        <w:t>'</w:t>
      </w:r>
      <w:r w:rsidRPr="00A71A5E">
        <w:rPr>
          <w:rStyle w:val="afffff0"/>
          <w:rtl/>
        </w:rPr>
        <w:t>,</w:t>
      </w:r>
      <w:r w:rsidRPr="00C63571">
        <w:rPr>
          <w:rtl/>
        </w:rPr>
        <w:t xml:space="preserve"> שנאמר </w:t>
      </w:r>
      <w:r>
        <w:rPr>
          <w:rFonts w:hint="cs"/>
          <w:rtl/>
        </w:rPr>
        <w:t>'</w:t>
      </w:r>
      <w:r>
        <w:rPr>
          <w:rStyle w:val="afffff0"/>
          <w:rtl/>
          <w:rPrChange w:id="9118" w:author="מנוע פסוקים" w:date="2026-10-05T16:37:55Z">
            <w:rPr>
              <w:rtl/>
            </w:rPr>
          </w:rPrChange>
        </w:rPr>
        <w:t xml:space="preserve">וארבע צאן תחת השה</w:t>
      </w:r>
      <w:r>
        <w:rPr>
          <w:rFonts w:hint="cs"/>
          <w:rtl/>
        </w:rPr>
        <w:t>'</w:t>
      </w:r>
      <w:r w:rsidRPr="00C63571">
        <w:rPr>
          <w:rtl/>
        </w:rPr>
        <w:t>;</w:t>
      </w:r>
    </w:p>
    <w:p w14:paraId="3D78B2EF" w14:textId="77777777" w:rsidR="0046556D" w:rsidRDefault="00BD6C4F" w:rsidP="00BD6C4F">
      <w:pPr>
        <w:rPr>
          <w:rtl/>
        </w:rPr>
      </w:pPr>
      <w:r>
        <w:rPr>
          <w:rtl/>
        </w:rPr>
        <w:t>תניא</w:t>
      </w:r>
      <w:r>
        <w:rPr>
          <w:rFonts w:hint="cs"/>
          <w:rtl/>
        </w:rPr>
        <w:t xml:space="preserve"> מ</w:t>
      </w:r>
      <w:r w:rsidRPr="00C63571">
        <w:rPr>
          <w:rtl/>
        </w:rPr>
        <w:t xml:space="preserve">רבי: אלמלא דבריהן דברי תורה ודברי בריבי קבלה - אנן דברי בריבי שומעין, </w:t>
      </w:r>
    </w:p>
    <w:p w14:paraId="5A754048" w14:textId="5B371829" w:rsidR="0046556D" w:rsidRDefault="00BD6C4F" w:rsidP="00BD6C4F">
      <w:pPr>
        <w:rPr>
          <w:rtl/>
        </w:rPr>
      </w:pPr>
      <w:r w:rsidRPr="00C63571">
        <w:rPr>
          <w:rtl/>
        </w:rPr>
        <w:t>וכ</w:t>
      </w:r>
      <w:r w:rsidR="00BF1CF6">
        <w:rPr>
          <w:rtl/>
        </w:rPr>
        <w:t>"</w:t>
      </w:r>
      <w:r>
        <w:rPr>
          <w:rFonts w:hint="cs"/>
          <w:rtl/>
        </w:rPr>
        <w:t>ש</w:t>
      </w:r>
      <w:r w:rsidRPr="00C63571">
        <w:rPr>
          <w:rtl/>
        </w:rPr>
        <w:t xml:space="preserve"> שדבריהם דברי קבלה, ודברי בריבי דברי תורה;</w:t>
      </w:r>
    </w:p>
    <w:p w14:paraId="5F2FF29B" w14:textId="77777777" w:rsidR="0046556D" w:rsidRDefault="00BD6C4F" w:rsidP="00BD6C4F">
      <w:pPr>
        <w:rPr>
          <w:rtl/>
        </w:rPr>
      </w:pPr>
      <w:r>
        <w:rPr>
          <w:rFonts w:hint="cs"/>
          <w:rtl/>
        </w:rPr>
        <w:t>והך ד</w:t>
      </w:r>
      <w:r w:rsidRPr="00C63571">
        <w:rPr>
          <w:rtl/>
        </w:rPr>
        <w:t>אין הכרעה שלישית מכרעת!</w:t>
      </w:r>
      <w:r>
        <w:rPr>
          <w:rFonts w:hint="cs"/>
          <w:rtl/>
        </w:rPr>
        <w:t xml:space="preserve"> </w:t>
      </w:r>
      <w:r>
        <w:rPr>
          <w:rtl/>
        </w:rPr>
        <w:t>–</w:t>
      </w:r>
      <w:r>
        <w:rPr>
          <w:rFonts w:hint="cs"/>
          <w:rtl/>
        </w:rPr>
        <w:t xml:space="preserve"> ארי</w:t>
      </w:r>
      <w:r w:rsidR="00BF1CF6">
        <w:rPr>
          <w:rtl/>
        </w:rPr>
        <w:t>"</w:t>
      </w:r>
      <w:r>
        <w:rPr>
          <w:rFonts w:hint="cs"/>
          <w:rtl/>
        </w:rPr>
        <w:t xml:space="preserve">ומפי שמועה אמרה מפי חגי זכריה ומלאכי </w:t>
      </w:r>
    </w:p>
    <w:p w14:paraId="4D7B0617" w14:textId="77777777" w:rsidR="00BD6C4F" w:rsidRDefault="00BD6C4F" w:rsidP="00F07436">
      <w:pPr>
        <w:pStyle w:val="afff3"/>
        <w:framePr w:wrap="around"/>
        <w:rPr>
          <w:rtl/>
        </w:rPr>
      </w:pPr>
      <w:r>
        <w:rPr>
          <w:rFonts w:hint="cs"/>
          <w:rtl/>
        </w:rPr>
        <w:t>קלז:</w:t>
      </w:r>
    </w:p>
    <w:p w14:paraId="03A57BC6" w14:textId="77777777" w:rsidR="0046556D" w:rsidRDefault="0046556D" w:rsidP="00BD6C4F">
      <w:pPr>
        <w:rPr>
          <w:rtl/>
        </w:rPr>
      </w:pPr>
    </w:p>
    <w:p w14:paraId="7E89FF1E" w14:textId="77777777" w:rsidR="00BD6C4F" w:rsidRPr="00C63571" w:rsidRDefault="00BD6C4F" w:rsidP="00BD6C4F">
      <w:pPr>
        <w:pStyle w:val="affff1"/>
        <w:rPr>
          <w:rtl/>
        </w:rPr>
      </w:pPr>
      <w:ins w:id="9917" w:author="מספור קטעי משנה" w:date="2026-10-06T06:45:19Z">
        <w:r>
          <w:rPr>
            <w:rStyle w:val="MisparKeta"/>
          </w:rPr>
          <w:t xml:space="preserve">א. </w:t>
        </w:r>
      </w:ins>
      <w:r w:rsidRPr="00C63571">
        <w:rPr>
          <w:rtl/>
        </w:rPr>
        <w:t xml:space="preserve">ר' דוסא בן הרכינס אומר </w:t>
      </w:r>
      <w:r w:rsidR="00BF1CF6">
        <w:rPr>
          <w:rtl/>
        </w:rPr>
        <w:t>וכו#</w:t>
      </w:r>
      <w:r w:rsidRPr="00C63571">
        <w:rPr>
          <w:rtl/>
        </w:rPr>
        <w:t>.</w:t>
      </w:r>
    </w:p>
    <w:p w14:paraId="0F0D17D7" w14:textId="77777777" w:rsidR="0046556D" w:rsidRDefault="00BD6C4F" w:rsidP="00BD6C4F">
      <w:pPr>
        <w:rPr>
          <w:rtl/>
        </w:rPr>
      </w:pPr>
      <w:r w:rsidRPr="00C63571">
        <w:rPr>
          <w:rtl/>
        </w:rPr>
        <w:t xml:space="preserve">וכמה כל שהן? </w:t>
      </w:r>
    </w:p>
    <w:p w14:paraId="045842FD" w14:textId="77777777" w:rsidR="0046556D" w:rsidRDefault="00BD6C4F" w:rsidP="00BD6C4F">
      <w:pPr>
        <w:rPr>
          <w:rtl/>
        </w:rPr>
      </w:pPr>
      <w:r w:rsidRPr="00C63571">
        <w:rPr>
          <w:rtl/>
        </w:rPr>
        <w:t xml:space="preserve">רב: מנה ופרס ובלבד שיהו מחומשות, </w:t>
      </w:r>
    </w:p>
    <w:p w14:paraId="490E9A02" w14:textId="77777777" w:rsidR="0046556D" w:rsidRDefault="00BD6C4F" w:rsidP="00BD6C4F">
      <w:pPr>
        <w:rPr>
          <w:rtl/>
        </w:rPr>
      </w:pPr>
      <w:r>
        <w:rPr>
          <w:rtl/>
        </w:rPr>
        <w:t>ושמואל</w:t>
      </w:r>
      <w:r w:rsidRPr="00C63571">
        <w:rPr>
          <w:rtl/>
        </w:rPr>
        <w:t xml:space="preserve">: ששים, ונותן סלע אחת לכהן, </w:t>
      </w:r>
    </w:p>
    <w:p w14:paraId="50371E1C" w14:textId="77777777" w:rsidR="0046556D" w:rsidRDefault="00BD6C4F" w:rsidP="00BD6C4F">
      <w:pPr>
        <w:rPr>
          <w:rtl/>
        </w:rPr>
      </w:pPr>
      <w:r>
        <w:rPr>
          <w:rStyle w:val="2fb"/>
          <w:rFonts w:hint="cs"/>
          <w:rtl/>
          <w:rPrChange w:id="13841" w:author="מנוע אמוראים" w:date="2026-10-05T16:40:54Z">
            <w:rPr>
              <w:rFonts w:hint="cs"/>
              <w:rtl/>
            </w:rPr>
          </w:rPrChange>
        </w:rPr>
        <w:t xml:space="preserve">רבב</w:t>
      </w:r>
      <w:r>
        <w:rPr>
          <w:rStyle w:val="2fb"/>
          <w:rtl/>
          <w:rPrChange w:id="13842" w:author="מנוע אמוראים" w:date="2026-10-05T16:40:54Z">
            <w:rPr>
              <w:rtl/>
            </w:rPr>
          </w:rPrChange>
        </w:rPr>
        <w:t xml:space="preserve">"</w:t>
      </w:r>
      <w:r>
        <w:rPr>
          <w:rStyle w:val="2fb"/>
          <w:rFonts w:hint="cs"/>
          <w:rtl/>
          <w:rPrChange w:id="13843" w:author="מנוע אמוראים" w:date="2026-10-05T16:40:54Z">
            <w:rPr>
              <w:rFonts w:hint="cs"/>
              <w:rtl/>
            </w:rPr>
          </w:rPrChange>
        </w:rPr>
        <w:t xml:space="preserve">ח</w:t>
      </w:r>
      <w:r>
        <w:rPr>
          <w:rFonts w:hint="cs"/>
          <w:rtl/>
        </w:rPr>
        <w:t xml:space="preserve"> </w:t>
      </w:r>
      <w:r>
        <w:rPr>
          <w:rStyle w:val="2fb"/>
          <w:rFonts w:hint="cs"/>
          <w:rtl/>
          <w:rPrChange w:id="13844" w:author="מנוע אמוראים" w:date="2026-10-05T16:40:54Z">
            <w:rPr>
              <w:rFonts w:hint="cs"/>
              <w:rtl/>
            </w:rPr>
          </w:rPrChange>
        </w:rPr>
        <w:t xml:space="preserve">מרי</w:t>
      </w:r>
      <w:r>
        <w:rPr>
          <w:rStyle w:val="2fb"/>
          <w:rtl/>
          <w:rPrChange w:id="13845" w:author="מנוע אמוראים" w:date="2026-10-05T16:40:54Z">
            <w:rPr>
              <w:rtl/>
            </w:rPr>
          </w:rPrChange>
        </w:rPr>
        <w:t xml:space="preserve">"</w:t>
      </w:r>
      <w:r>
        <w:rPr>
          <w:rStyle w:val="2fb"/>
          <w:rFonts w:hint="cs"/>
          <w:rtl/>
          <w:rPrChange w:id="13846" w:author="מנוע אמוראים" w:date="2026-10-05T16:40:54Z">
            <w:rPr>
              <w:rFonts w:hint="cs"/>
              <w:rtl/>
            </w:rPr>
          </w:rPrChange>
        </w:rPr>
        <w:t xml:space="preserve">ו</w:t>
      </w:r>
      <w:r w:rsidRPr="00C63571">
        <w:rPr>
          <w:rtl/>
        </w:rPr>
        <w:t>: שש, לכהן - חמשה, ואחד - לו, עולא אמר ר' אלעזר: כל שהן שנינו.</w:t>
      </w:r>
    </w:p>
    <w:p w14:paraId="6D8AFAC6" w14:textId="77777777" w:rsidR="0046556D" w:rsidRDefault="00BD6C4F" w:rsidP="00BD6C4F">
      <w:pPr>
        <w:rPr>
          <w:rtl/>
        </w:rPr>
      </w:pPr>
      <w:r w:rsidRPr="005C4ADC">
        <w:rPr>
          <w:rFonts w:ascii="BA Franknatan Regular" w:hAnsi="BA Franknatan Regular" w:cs="BA Franknatan Regular"/>
          <w:b/>
          <w:bCs/>
          <w:rtl/>
        </w:rPr>
        <w:t xml:space="preserve">• </w:t>
      </w:r>
      <w:r>
        <w:rPr>
          <w:rtl/>
        </w:rPr>
        <w:t xml:space="preserve">תנן: וכמה נותן לו </w:t>
      </w:r>
      <w:r w:rsidRPr="00C63571">
        <w:rPr>
          <w:rtl/>
        </w:rPr>
        <w:t xml:space="preserve">משקל חמש סלעים ביהודה, שהן עשר סלעים בגליל, </w:t>
      </w:r>
    </w:p>
    <w:p w14:paraId="07C37FA2" w14:textId="77777777" w:rsidR="0046556D" w:rsidRDefault="00BD6C4F" w:rsidP="00BD6C4F">
      <w:pPr>
        <w:rPr>
          <w:rtl/>
        </w:rPr>
      </w:pPr>
      <w:r>
        <w:rPr>
          <w:rtl/>
        </w:rPr>
        <w:t xml:space="preserve">לרב </w:t>
      </w:r>
      <w:r>
        <w:rPr>
          <w:rStyle w:val="2fb"/>
          <w:rtl/>
          <w:rPrChange w:id="13847" w:author="מנוע אמוראים" w:date="2026-10-05T16:40:54Z">
            <w:rPr>
              <w:rtl/>
            </w:rPr>
          </w:rPrChange>
        </w:rPr>
        <w:t xml:space="preserve">ו</w:t>
      </w:r>
      <w:r>
        <w:rPr>
          <w:rStyle w:val="2fb"/>
          <w:rtl/>
          <w:rPrChange w:id="13848" w:author="מנוע אמוראים" w:date="2026-10-05T16:40:54Z">
            <w:rPr>
              <w:rtl/>
            </w:rPr>
          </w:rPrChange>
        </w:rPr>
        <w:t xml:space="preserve">רי"ו</w:t>
      </w:r>
      <w:r w:rsidRPr="00C63571">
        <w:rPr>
          <w:rtl/>
        </w:rPr>
        <w:t xml:space="preserve"> - ניחא, אלא לשמואל ור' אלעזר קשיא!</w:t>
      </w:r>
    </w:p>
    <w:p w14:paraId="72042D82" w14:textId="77777777" w:rsidR="0046556D" w:rsidRDefault="000828F8" w:rsidP="00C62948">
      <w:pPr>
        <w:pStyle w:val="affffb"/>
        <w:rPr>
          <w:rtl/>
        </w:rPr>
      </w:pPr>
      <w:r>
        <w:rPr>
          <w:rtl/>
        </w:rPr>
        <w:t xml:space="preserve">- </w:t>
      </w:r>
      <w:r w:rsidR="00BD6C4F" w:rsidRPr="00C63571">
        <w:rPr>
          <w:rtl/>
        </w:rPr>
        <w:t>וליטעמיך, ולרב מי ניחא? והא רב ושמואל דאמרי תרוייהו: ראשית הגז בששים!</w:t>
      </w:r>
    </w:p>
    <w:p w14:paraId="2552D541" w14:textId="6BA6D0BB" w:rsidR="0046556D" w:rsidRDefault="00BD6C4F" w:rsidP="00BD6C4F">
      <w:pPr>
        <w:rPr>
          <w:rtl/>
        </w:rPr>
      </w:pPr>
      <w:r w:rsidRPr="00C63571">
        <w:rPr>
          <w:rtl/>
        </w:rPr>
        <w:t>הא איתמר עלה דההיא, רב ושמואל דאמרי תרוייהו: בישראל שיש לו גיזין הרבה עסקינן, ומבקש ליתנן לכהן, ואמרי' ליה, כל חד וחד לא תבצר ליה מחמשת סלעים.</w:t>
      </w:r>
    </w:p>
    <w:p w14:paraId="75CBF05B" w14:textId="77777777" w:rsidR="0046556D" w:rsidRDefault="0046556D" w:rsidP="00BD6C4F">
      <w:pPr>
        <w:rPr>
          <w:rtl/>
        </w:rPr>
      </w:pPr>
    </w:p>
    <w:p w14:paraId="2BD0D9C8" w14:textId="77777777" w:rsidR="0046556D" w:rsidRDefault="00BD6C4F" w:rsidP="00BD6C4F">
      <w:pPr>
        <w:rPr>
          <w:b/>
          <w:bCs/>
          <w:rtl/>
        </w:rPr>
      </w:pPr>
      <w:r w:rsidRPr="005C4ADC">
        <w:rPr>
          <w:rFonts w:ascii="BA Franknatan Regular" w:hAnsi="BA Franknatan Regular" w:cs="BA Franknatan Regular"/>
          <w:b/>
          <w:bCs/>
          <w:rtl/>
        </w:rPr>
        <w:t xml:space="preserve">• </w:t>
      </w:r>
      <w:r w:rsidRPr="00FB77A7">
        <w:rPr>
          <w:b/>
          <w:bCs/>
          <w:rtl/>
        </w:rPr>
        <w:t>גופא, רב ושמואל דאמרי תרוייהו: ראשית הגז - בששים, תרומה - בששים, פאה - בששים;</w:t>
      </w:r>
    </w:p>
    <w:p w14:paraId="063F97EA" w14:textId="77777777" w:rsidR="0046556D" w:rsidRDefault="00BD6C4F" w:rsidP="00BD6C4F">
      <w:pPr>
        <w:rPr>
          <w:rtl/>
        </w:rPr>
      </w:pPr>
      <w:r w:rsidRPr="00C63571">
        <w:rPr>
          <w:rtl/>
        </w:rPr>
        <w:t>תרומה - בששים כדשמואל, דרבנן, בדאורייתא - אחת מארבעים, דרבנן בדרבנן - בששים.</w:t>
      </w:r>
    </w:p>
    <w:p w14:paraId="50B39FB5" w14:textId="77777777" w:rsidR="0046556D" w:rsidRDefault="00BD6C4F" w:rsidP="00BD6C4F">
      <w:pPr>
        <w:rPr>
          <w:rtl/>
        </w:rPr>
      </w:pPr>
      <w:r w:rsidRPr="00C63571">
        <w:rPr>
          <w:rtl/>
        </w:rPr>
        <w:t xml:space="preserve">פאה בששים, </w:t>
      </w:r>
      <w:r>
        <w:rPr>
          <w:rFonts w:hint="cs"/>
          <w:rtl/>
        </w:rPr>
        <w:t>ד</w:t>
      </w:r>
      <w:r w:rsidRPr="00C63571">
        <w:rPr>
          <w:rtl/>
        </w:rPr>
        <w:t>תנן: אלו דברים שאין להן שיעור: הפאה, והבכורים, והראיון!</w:t>
      </w:r>
    </w:p>
    <w:p w14:paraId="1602C955" w14:textId="77777777" w:rsidR="0046556D" w:rsidRDefault="00BD6C4F" w:rsidP="00BD6C4F">
      <w:pPr>
        <w:rPr>
          <w:rtl/>
        </w:rPr>
      </w:pPr>
      <w:r w:rsidRPr="00C63571">
        <w:rPr>
          <w:rtl/>
        </w:rPr>
        <w:t>דאורייתא - אין לה שיעור, דרבנן - בששים;</w:t>
      </w:r>
    </w:p>
    <w:p w14:paraId="03F28EE9" w14:textId="77777777" w:rsidR="0046556D" w:rsidRDefault="00BD6C4F" w:rsidP="00BD6C4F">
      <w:pPr>
        <w:rPr>
          <w:rtl/>
        </w:rPr>
      </w:pPr>
      <w:r>
        <w:rPr>
          <w:rFonts w:hint="cs"/>
          <w:rtl/>
        </w:rPr>
        <w:t>והך ד</w:t>
      </w:r>
      <w:r w:rsidRPr="00C63571">
        <w:rPr>
          <w:rtl/>
        </w:rPr>
        <w:t>תנינא: אין פוחתין לפאה מששים, אע</w:t>
      </w:r>
      <w:r>
        <w:rPr>
          <w:rtl/>
        </w:rPr>
        <w:t>"</w:t>
      </w:r>
      <w:r w:rsidRPr="00C63571">
        <w:rPr>
          <w:rtl/>
        </w:rPr>
        <w:t>פ שאמרו הפאה אין לה שיעור!</w:t>
      </w:r>
      <w:r>
        <w:rPr>
          <w:rFonts w:hint="cs"/>
          <w:rtl/>
        </w:rPr>
        <w:t xml:space="preserve"> -</w:t>
      </w:r>
      <w:r w:rsidRPr="00C63571">
        <w:rPr>
          <w:rtl/>
        </w:rPr>
        <w:t>התם בארץ, הכא בחו"ל.</w:t>
      </w:r>
    </w:p>
    <w:p w14:paraId="0B6129A2" w14:textId="77777777" w:rsidR="0046556D" w:rsidRDefault="00BD6C4F" w:rsidP="00BD6C4F">
      <w:pPr>
        <w:rPr>
          <w:rtl/>
        </w:rPr>
      </w:pPr>
      <w:r w:rsidRPr="00C63571">
        <w:rPr>
          <w:rtl/>
        </w:rPr>
        <w:t>כי סליק א</w:t>
      </w:r>
      <w:r>
        <w:rPr>
          <w:rFonts w:hint="cs"/>
          <w:rtl/>
        </w:rPr>
        <w:t>ב</w:t>
      </w:r>
      <w:r w:rsidR="00BF1CF6">
        <w:rPr>
          <w:rtl/>
        </w:rPr>
        <w:t>"</w:t>
      </w:r>
      <w:r>
        <w:rPr>
          <w:rFonts w:hint="cs"/>
          <w:rtl/>
        </w:rPr>
        <w:t xml:space="preserve">ה מצאו </w:t>
      </w:r>
      <w:r>
        <w:rPr>
          <w:rStyle w:val="2fb"/>
          <w:rFonts w:hint="cs"/>
          <w:rtl/>
          <w:rPrChange w:id="13849" w:author="מנוע אמוראים" w:date="2026-10-05T16:40:54Z">
            <w:rPr>
              <w:rFonts w:hint="cs"/>
              <w:rtl/>
            </w:rPr>
          </w:rPrChange>
        </w:rPr>
        <w:t xml:space="preserve">לרי</w:t>
      </w:r>
      <w:r>
        <w:rPr>
          <w:rStyle w:val="2fb"/>
          <w:rtl/>
          <w:rPrChange w:id="13850" w:author="מנוע אמוראים" w:date="2026-10-05T16:40:54Z">
            <w:rPr>
              <w:rtl/>
            </w:rPr>
          </w:rPrChange>
        </w:rPr>
        <w:t xml:space="preserve">"</w:t>
      </w:r>
      <w:r>
        <w:rPr>
          <w:rStyle w:val="2fb"/>
          <w:rFonts w:hint="cs"/>
          <w:rtl/>
          <w:rPrChange w:id="13851" w:author="מנוע אמוראים" w:date="2026-10-05T16:40:54Z">
            <w:rPr>
              <w:rFonts w:hint="cs"/>
              <w:rtl/>
            </w:rPr>
          </w:rPrChange>
        </w:rPr>
        <w:t xml:space="preserve">ו</w:t>
      </w:r>
      <w:r>
        <w:rPr>
          <w:rFonts w:hint="cs"/>
          <w:rtl/>
        </w:rPr>
        <w:t xml:space="preserve"> דמתני </w:t>
      </w:r>
      <w:r w:rsidRPr="00C63571">
        <w:rPr>
          <w:rtl/>
        </w:rPr>
        <w:t>לבריה רחלים, א"ל: אתנייה רחלות!</w:t>
      </w:r>
    </w:p>
    <w:p w14:paraId="2986ED0A" w14:textId="77777777" w:rsidR="0046556D" w:rsidRDefault="00BD6C4F" w:rsidP="00BD6C4F">
      <w:pPr>
        <w:rPr>
          <w:rtl/>
        </w:rPr>
      </w:pPr>
      <w:r w:rsidRPr="00C63571">
        <w:rPr>
          <w:rtl/>
        </w:rPr>
        <w:t>א"ל: כדכתיב רחלים מאתים, א"ל: לשון תורה לעצמה לשון חכמים לעצמן;</w:t>
      </w:r>
    </w:p>
    <w:p w14:paraId="38407386" w14:textId="77777777" w:rsidR="0046556D" w:rsidRDefault="00BD6C4F" w:rsidP="00BD6C4F">
      <w:pPr>
        <w:rPr>
          <w:rtl/>
        </w:rPr>
      </w:pPr>
      <w:r w:rsidRPr="00C63571">
        <w:rPr>
          <w:rtl/>
        </w:rPr>
        <w:t xml:space="preserve">א"ל: מאן ריש סדרא בבבל? א"ל: אבא אריכא, א"ל: אבא אריכא קרית ליה? </w:t>
      </w:r>
    </w:p>
    <w:p w14:paraId="1B9C9BD2" w14:textId="77777777" w:rsidR="0046556D" w:rsidRDefault="00BD6C4F" w:rsidP="00BD6C4F">
      <w:pPr>
        <w:rPr>
          <w:rtl/>
        </w:rPr>
      </w:pPr>
      <w:r>
        <w:rPr>
          <w:rFonts w:hint="cs"/>
          <w:rtl/>
        </w:rPr>
        <w:t xml:space="preserve">זכורני כשישבתי אחר </w:t>
      </w:r>
      <w:r w:rsidRPr="00C63571">
        <w:rPr>
          <w:rtl/>
        </w:rPr>
        <w:t>י"ז שור</w:t>
      </w:r>
      <w:r>
        <w:rPr>
          <w:rFonts w:hint="cs"/>
          <w:rtl/>
        </w:rPr>
        <w:t xml:space="preserve">ות אחרוי דרב לפני רבי </w:t>
      </w:r>
      <w:r w:rsidRPr="00C63571">
        <w:rPr>
          <w:rtl/>
        </w:rPr>
        <w:t>ונפקי זיקוקין דנור מפומיה דרב לפומיה דרבי, ומפומיה דרבי לפומיה דרב, ולית אנא ידע מה הן אמרין, ואת אבא אריכא קרית ליה!</w:t>
      </w:r>
    </w:p>
    <w:p w14:paraId="62128D58" w14:textId="77777777" w:rsidR="0046556D" w:rsidRDefault="00BD6C4F" w:rsidP="00BD6C4F">
      <w:pPr>
        <w:rPr>
          <w:rtl/>
        </w:rPr>
      </w:pPr>
      <w:r w:rsidRPr="00C63571">
        <w:rPr>
          <w:rtl/>
        </w:rPr>
        <w:t xml:space="preserve">א"ל איהו: ראשית הגז בכמה? א"ל ר' יוחנן: בששים, והאנן בכל שהן תנן? א"ל: אם כן, מה בין לי ולך? </w:t>
      </w:r>
    </w:p>
    <w:p w14:paraId="7CC562CC" w14:textId="77777777" w:rsidR="0046556D" w:rsidRDefault="00BD6C4F" w:rsidP="00BD6C4F">
      <w:pPr>
        <w:rPr>
          <w:rtl/>
        </w:rPr>
      </w:pPr>
      <w:r w:rsidRPr="00C63571">
        <w:rPr>
          <w:rtl/>
        </w:rPr>
        <w:t>כי אתא רב דימי אמר, ראשית הגז, רב אמר: בששים, ור' יוחנן משום ר' ינאי אמר: בשש;</w:t>
      </w:r>
    </w:p>
    <w:p w14:paraId="3B6C39A6" w14:textId="77777777" w:rsidR="0046556D" w:rsidRDefault="00BD6C4F" w:rsidP="00BD6C4F">
      <w:pPr>
        <w:rPr>
          <w:rtl/>
        </w:rPr>
      </w:pPr>
      <w:r>
        <w:rPr>
          <w:rtl/>
        </w:rPr>
        <w:t xml:space="preserve">א"ל אביי </w:t>
      </w:r>
      <w:r>
        <w:rPr>
          <w:rStyle w:val="2fb"/>
          <w:rtl/>
          <w:rPrChange w:id="13852" w:author="מנוע אמוראים" w:date="2026-10-05T16:40:54Z">
            <w:rPr>
              <w:rtl/>
            </w:rPr>
          </w:rPrChange>
        </w:rPr>
        <w:t xml:space="preserve">לר</w:t>
      </w:r>
      <w:r>
        <w:rPr>
          <w:rStyle w:val="2fb"/>
          <w:rtl/>
          <w:rPrChange w:id="13853" w:author="מנוע אמוראים" w:date="2026-10-05T16:40:54Z">
            <w:rPr>
              <w:rtl/>
            </w:rPr>
          </w:rPrChange>
        </w:rPr>
        <w:t xml:space="preserve">"</w:t>
      </w:r>
      <w:r>
        <w:rPr>
          <w:rStyle w:val="2fb"/>
          <w:rFonts w:hint="cs"/>
          <w:rtl/>
          <w:rPrChange w:id="13854" w:author="מנוע אמוראים" w:date="2026-10-05T16:40:54Z">
            <w:rPr>
              <w:rFonts w:hint="cs"/>
              <w:rtl/>
            </w:rPr>
          </w:rPrChange>
        </w:rPr>
        <w:t xml:space="preserve">ד</w:t>
      </w:r>
      <w:r>
        <w:rPr>
          <w:rFonts w:hint="cs"/>
          <w:rtl/>
        </w:rPr>
        <w:t xml:space="preserve"> הנחת חד והקשת חד </w:t>
      </w:r>
      <w:r>
        <w:rPr>
          <w:rtl/>
        </w:rPr>
        <w:t xml:space="preserve">בשלמא </w:t>
      </w:r>
      <w:r>
        <w:rPr>
          <w:rStyle w:val="2fb"/>
          <w:rtl/>
          <w:rPrChange w:id="13855" w:author="מנוע אמוראים" w:date="2026-10-05T16:40:54Z">
            <w:rPr>
              <w:rtl/>
            </w:rPr>
          </w:rPrChange>
        </w:rPr>
        <w:t xml:space="preserve">דר</w:t>
      </w:r>
      <w:r>
        <w:rPr>
          <w:rStyle w:val="2fb"/>
          <w:rFonts w:hint="cs"/>
          <w:rtl/>
          <w:rPrChange w:id="13856" w:author="מנוע אמוראים" w:date="2026-10-05T16:40:54Z">
            <w:rPr>
              <w:rFonts w:hint="cs"/>
              <w:rtl/>
            </w:rPr>
          </w:rPrChange>
        </w:rPr>
        <w:t xml:space="preserve">י</w:t>
      </w:r>
      <w:r>
        <w:rPr>
          <w:rStyle w:val="2fb"/>
          <w:rtl/>
          <w:rPrChange w:id="13857" w:author="מנוע אמוראים" w:date="2026-10-05T16:40:54Z">
            <w:rPr>
              <w:rtl/>
            </w:rPr>
          </w:rPrChange>
        </w:rPr>
        <w:t xml:space="preserve">"</w:t>
      </w:r>
      <w:r>
        <w:rPr>
          <w:rStyle w:val="2fb"/>
          <w:rFonts w:hint="cs"/>
          <w:rtl/>
          <w:rPrChange w:id="13858" w:author="מנוע אמוראים" w:date="2026-10-05T16:40:54Z">
            <w:rPr>
              <w:rFonts w:hint="cs"/>
              <w:rtl/>
            </w:rPr>
          </w:rPrChange>
        </w:rPr>
        <w:t xml:space="preserve">ו</w:t>
      </w:r>
      <w:r>
        <w:rPr>
          <w:rFonts w:hint="cs"/>
          <w:rtl/>
        </w:rPr>
        <w:t xml:space="preserve"> </w:t>
      </w:r>
      <w:r>
        <w:rPr>
          <w:rStyle w:val="2fb"/>
          <w:rFonts w:hint="cs"/>
          <w:rtl/>
          <w:rPrChange w:id="13859" w:author="מנוע אמוראים" w:date="2026-10-05T16:40:54Z">
            <w:rPr>
              <w:rFonts w:hint="cs"/>
              <w:rtl/>
            </w:rPr>
          </w:rPrChange>
        </w:rPr>
        <w:t xml:space="preserve">אדרי</w:t>
      </w:r>
      <w:r>
        <w:rPr>
          <w:rStyle w:val="2fb"/>
          <w:rtl/>
          <w:rPrChange w:id="13860" w:author="מנוע אמוראים" w:date="2026-10-05T16:40:54Z">
            <w:rPr>
              <w:rtl/>
            </w:rPr>
          </w:rPrChange>
        </w:rPr>
        <w:t xml:space="preserve">"</w:t>
      </w:r>
      <w:r>
        <w:rPr>
          <w:rStyle w:val="2fb"/>
          <w:rFonts w:hint="cs"/>
          <w:rtl/>
          <w:rPrChange w:id="13861" w:author="מנוע אמוראים" w:date="2026-10-05T16:40:54Z">
            <w:rPr>
              <w:rFonts w:hint="cs"/>
              <w:rtl/>
            </w:rPr>
          </w:rPrChange>
        </w:rPr>
        <w:t xml:space="preserve">ו</w:t>
      </w:r>
      <w:r>
        <w:rPr>
          <w:rFonts w:hint="cs"/>
          <w:rtl/>
        </w:rPr>
        <w:t xml:space="preserve"> ל</w:t>
      </w:r>
      <w:r w:rsidR="00BF1CF6">
        <w:rPr>
          <w:rtl/>
        </w:rPr>
        <w:t>"</w:t>
      </w:r>
      <w:r>
        <w:rPr>
          <w:rFonts w:hint="cs"/>
          <w:rtl/>
        </w:rPr>
        <w:t xml:space="preserve">ק דהא דידיה הא דרביה </w:t>
      </w:r>
    </w:p>
    <w:p w14:paraId="41EC73CA" w14:textId="77777777" w:rsidR="0046556D" w:rsidRDefault="00BD6C4F" w:rsidP="00BD6C4F">
      <w:pPr>
        <w:rPr>
          <w:rtl/>
        </w:rPr>
      </w:pPr>
      <w:r>
        <w:rPr>
          <w:rFonts w:hint="cs"/>
          <w:rtl/>
        </w:rPr>
        <w:t>ורב אדרב ל'ק ד</w:t>
      </w:r>
      <w:r w:rsidRPr="00C63571">
        <w:rPr>
          <w:rtl/>
        </w:rPr>
        <w:t>מנה דקאמר - בן ארבעים סלעים, דהו</w:t>
      </w:r>
      <w:r w:rsidR="00BF1CF6">
        <w:rPr>
          <w:rtl/>
        </w:rPr>
        <w:t>"</w:t>
      </w:r>
      <w:r>
        <w:rPr>
          <w:rFonts w:hint="cs"/>
          <w:rtl/>
        </w:rPr>
        <w:t xml:space="preserve">ל בשישים ותני תנא מנה בן ארבעים סלעים </w:t>
      </w:r>
    </w:p>
    <w:p w14:paraId="2722E819" w14:textId="77777777" w:rsidR="00BD6C4F" w:rsidRDefault="00BD6C4F" w:rsidP="00F07436">
      <w:pPr>
        <w:pStyle w:val="afff3"/>
        <w:framePr w:wrap="around"/>
        <w:rPr>
          <w:rtl/>
        </w:rPr>
      </w:pPr>
      <w:r>
        <w:rPr>
          <w:rFonts w:hint="cs"/>
          <w:rtl/>
        </w:rPr>
        <w:t xml:space="preserve">קלח. </w:t>
      </w:r>
    </w:p>
    <w:p w14:paraId="012EC726" w14:textId="77777777" w:rsidR="0046556D" w:rsidRDefault="00BD6C4F" w:rsidP="00BD6C4F">
      <w:pPr>
        <w:rPr>
          <w:rtl/>
        </w:rPr>
      </w:pPr>
      <w:r>
        <w:rPr>
          <w:rFonts w:hint="cs"/>
          <w:rtl/>
        </w:rPr>
        <w:t>כ</w:t>
      </w:r>
      <w:r w:rsidRPr="00C63571">
        <w:rPr>
          <w:rtl/>
        </w:rPr>
        <w:t>ה</w:t>
      </w:r>
      <w:r>
        <w:rPr>
          <w:rFonts w:hint="cs"/>
          <w:rtl/>
        </w:rPr>
        <w:t>ך ד</w:t>
      </w:r>
      <w:r w:rsidRPr="00C63571">
        <w:rPr>
          <w:rtl/>
        </w:rPr>
        <w:t>חמת חדשה, אע</w:t>
      </w:r>
      <w:r>
        <w:rPr>
          <w:rtl/>
        </w:rPr>
        <w:t>"</w:t>
      </w:r>
      <w:r w:rsidRPr="00C63571">
        <w:rPr>
          <w:rtl/>
        </w:rPr>
        <w:t xml:space="preserve">פ שמקבלת רמונים - טהורה, תפרה ונקרעה - שיעורה כמוציא רמונים, </w:t>
      </w:r>
    </w:p>
    <w:p w14:paraId="7A9ABBE4" w14:textId="79A28F17" w:rsidR="0046556D" w:rsidRDefault="00BD6C4F" w:rsidP="00BD6C4F">
      <w:pPr>
        <w:rPr>
          <w:rtl/>
        </w:rPr>
      </w:pPr>
      <w:r>
        <w:rPr>
          <w:rStyle w:val="2fb"/>
          <w:rFonts w:hint="cs"/>
          <w:rtl/>
          <w:rPrChange w:id="13862" w:author="מנוע אמוראים" w:date="2026-10-05T16:40:54Z">
            <w:rPr>
              <w:rFonts w:hint="cs"/>
              <w:rtl/>
            </w:rPr>
          </w:rPrChange>
        </w:rPr>
        <w:t xml:space="preserve">ראב</w:t>
      </w:r>
      <w:r>
        <w:rPr>
          <w:rStyle w:val="2fb"/>
          <w:rtl/>
          <w:rPrChange w:id="13863" w:author="מנוע אמוראים" w:date="2026-10-05T16:40:54Z">
            <w:rPr>
              <w:rtl/>
            </w:rPr>
          </w:rPrChange>
        </w:rPr>
        <w:t xml:space="preserve">"</w:t>
      </w:r>
      <w:r>
        <w:rPr>
          <w:rStyle w:val="2fb"/>
          <w:rFonts w:hint="cs"/>
          <w:rtl/>
          <w:rPrChange w:id="13864" w:author="מנוע אמוראים" w:date="2026-10-05T16:40:54Z">
            <w:rPr>
              <w:rFonts w:hint="cs"/>
              <w:rtl/>
            </w:rPr>
          </w:rPrChange>
        </w:rPr>
        <w:t xml:space="preserve">י</w:t>
      </w:r>
      <w:r>
        <w:rPr>
          <w:rFonts w:hint="cs"/>
          <w:rtl/>
        </w:rPr>
        <w:t xml:space="preserve"> </w:t>
      </w:r>
      <w:r w:rsidRPr="00C63571">
        <w:rPr>
          <w:rtl/>
        </w:rPr>
        <w:t>אומר: כפקעיות של שתי, אחת מארבע במנה בן ארבעים סלעים.</w:t>
      </w:r>
    </w:p>
    <w:p w14:paraId="1D2717C9" w14:textId="77777777" w:rsidR="0046556D" w:rsidRDefault="00BD6C4F" w:rsidP="00BD6C4F">
      <w:pPr>
        <w:jc w:val="center"/>
        <w:rPr>
          <w:del w:id="90108" w:author="מנוע עיצוב" w:date="2026-10-08T11:01:28Z"/>
          <w:rtl/>
        </w:rPr>
      </w:pPr>
      <w:del w:id="90107" w:author="מנוע עיצוב" w:date="2026-10-08T11:01:28Z">
        <w:r>
          <w:rPr>
            <w:rFonts w:ascii="BA חניכי הישיבות" w:hAnsi="BA חניכי הישיבות" w:cs="BA חניכי הישיבות"/>
            <w:rtl/>
          </w:rPr>
          <w:delText xml:space="preserve">׻</w:delText>
        </w:r>
      </w:del>
    </w:p>
    <w:p w14:paraId="7FC84611" w14:textId="77777777" w:rsidR="00BD6C4F" w:rsidRPr="00C63571" w:rsidRDefault="00BD6C4F" w:rsidP="00BD6C4F">
      <w:pPr>
        <w:pStyle w:val="affff1"/>
        <w:rPr>
          <w:rtl/>
        </w:rPr>
      </w:pPr>
      <w:ins w:id="9918" w:author="מספור קטעי משנה" w:date="2026-10-06T06:45:19Z">
        <w:r>
          <w:rPr>
            <w:rStyle w:val="MisparKeta"/>
          </w:rPr>
          <w:t xml:space="preserve">א. </w:t>
        </w:r>
      </w:ins>
      <w:r w:rsidRPr="00C63571">
        <w:rPr>
          <w:rtl/>
        </w:rPr>
        <w:t>וכמה נותן לו כו'.</w:t>
      </w:r>
    </w:p>
    <w:p w14:paraId="41350864" w14:textId="77777777" w:rsidR="0046556D" w:rsidRDefault="00BD6C4F" w:rsidP="00BD6C4F">
      <w:pPr>
        <w:rPr>
          <w:rtl/>
        </w:rPr>
      </w:pPr>
      <w:r w:rsidRPr="00C63571">
        <w:rPr>
          <w:rtl/>
        </w:rPr>
        <w:t xml:space="preserve">תנא: לא שילבננו ויתננו לו, אלא שילבננו כהן ויעמוד על חמש סלעים: כדי לעשות בגד קטן: </w:t>
      </w:r>
    </w:p>
    <w:p w14:paraId="2A8FB4E1" w14:textId="77777777" w:rsidR="0046556D" w:rsidRDefault="00BD6C4F" w:rsidP="00BD6C4F">
      <w:pPr>
        <w:rPr>
          <w:rtl/>
        </w:rPr>
      </w:pPr>
      <w:r>
        <w:rPr>
          <w:rStyle w:val="2fb"/>
          <w:rFonts w:hint="cs"/>
          <w:rtl/>
          <w:rPrChange w:id="13865" w:author="מנוע אמוראים" w:date="2026-10-05T16:40:54Z">
            <w:rPr>
              <w:rFonts w:hint="cs"/>
              <w:rtl/>
            </w:rPr>
          </w:rPrChange>
        </w:rPr>
        <w:t xml:space="preserve">ריב</w:t>
      </w:r>
      <w:r>
        <w:rPr>
          <w:rStyle w:val="2fb"/>
          <w:rtl/>
          <w:rPrChange w:id="13866" w:author="מנוע אמוראים" w:date="2026-10-05T16:40:54Z">
            <w:rPr>
              <w:rtl/>
            </w:rPr>
          </w:rPrChange>
        </w:rPr>
        <w:t xml:space="preserve">"</w:t>
      </w:r>
      <w:r>
        <w:rPr>
          <w:rStyle w:val="2fb"/>
          <w:rFonts w:hint="cs"/>
          <w:rtl/>
          <w:rPrChange w:id="13867" w:author="מנוע אמוראים" w:date="2026-10-05T16:40:54Z">
            <w:rPr>
              <w:rFonts w:hint="cs"/>
              <w:rtl/>
            </w:rPr>
          </w:rPrChange>
        </w:rPr>
        <w:t xml:space="preserve">ל</w:t>
      </w:r>
      <w:r w:rsidRPr="00C63571">
        <w:rPr>
          <w:rtl/>
        </w:rPr>
        <w:t xml:space="preserve">: </w:t>
      </w:r>
      <w:r w:rsidRPr="0046594B">
        <w:rPr>
          <w:rStyle w:val="afffff0"/>
          <w:rFonts w:hint="cs"/>
          <w:rtl/>
        </w:rPr>
        <w:t>ד'</w:t>
      </w:r>
      <w:r w:rsidRPr="0046594B">
        <w:rPr>
          <w:rStyle w:val="afffff0"/>
          <w:rtl/>
        </w:rPr>
        <w:t>לעמוד לשרת</w:t>
      </w:r>
      <w:r w:rsidRPr="0046594B">
        <w:rPr>
          <w:rStyle w:val="afffff0"/>
          <w:rFonts w:hint="cs"/>
          <w:rtl/>
        </w:rPr>
        <w:t>'</w:t>
      </w:r>
      <w:r w:rsidRPr="0046594B">
        <w:rPr>
          <w:rStyle w:val="afffff0"/>
          <w:rtl/>
        </w:rPr>
        <w:t xml:space="preserve"> </w:t>
      </w:r>
      <w:r w:rsidRPr="00C63571">
        <w:rPr>
          <w:rtl/>
        </w:rPr>
        <w:t>- דבר שהוא ראוי לשירות, מאי ניהו - אבנט;</w:t>
      </w:r>
    </w:p>
    <w:p w14:paraId="661AD954" w14:textId="77777777" w:rsidR="0046556D" w:rsidRDefault="00BD6C4F" w:rsidP="00BD6C4F">
      <w:pPr>
        <w:rPr>
          <w:rtl/>
        </w:rPr>
      </w:pPr>
      <w:r>
        <w:rPr>
          <w:rFonts w:hint="cs"/>
          <w:rtl/>
        </w:rPr>
        <w:t xml:space="preserve">ולא </w:t>
      </w:r>
      <w:r w:rsidRPr="00C63571">
        <w:rPr>
          <w:rtl/>
        </w:rPr>
        <w:t>מעיל</w:t>
      </w:r>
      <w:r>
        <w:rPr>
          <w:rFonts w:hint="cs"/>
          <w:rtl/>
        </w:rPr>
        <w:t xml:space="preserve"> </w:t>
      </w:r>
      <w:r w:rsidRPr="00C63571">
        <w:rPr>
          <w:rtl/>
        </w:rPr>
        <w:t>תפשת מרובה - לא תפשת, תפשת מועט - תפשת;</w:t>
      </w:r>
    </w:p>
    <w:p w14:paraId="2F105132" w14:textId="77777777" w:rsidR="0046556D" w:rsidRDefault="00BD6C4F" w:rsidP="00BD6C4F">
      <w:pPr>
        <w:rPr>
          <w:rtl/>
        </w:rPr>
      </w:pPr>
      <w:r w:rsidRPr="00C63571">
        <w:rPr>
          <w:rtl/>
        </w:rPr>
        <w:t>ו</w:t>
      </w:r>
      <w:r>
        <w:rPr>
          <w:rFonts w:hint="cs"/>
          <w:rtl/>
        </w:rPr>
        <w:t xml:space="preserve">לא </w:t>
      </w:r>
      <w:r w:rsidRPr="00C63571">
        <w:rPr>
          <w:rtl/>
        </w:rPr>
        <w:t>כיפה של צמר!</w:t>
      </w:r>
      <w:r>
        <w:rPr>
          <w:rFonts w:hint="cs"/>
          <w:rtl/>
        </w:rPr>
        <w:t xml:space="preserve"> </w:t>
      </w:r>
      <w:r w:rsidRPr="00C63571">
        <w:rPr>
          <w:rtl/>
        </w:rPr>
        <w:t xml:space="preserve">דתניא: כיפה של צמר היתה מונחת בראש כהן גדול, ועליה ציץ נתון, לקיים מה שנאמר </w:t>
      </w:r>
      <w:r>
        <w:rPr>
          <w:rFonts w:hint="cs"/>
          <w:rtl/>
        </w:rPr>
        <w:t>'</w:t>
      </w:r>
      <w:r>
        <w:rPr>
          <w:rStyle w:val="afffff0"/>
          <w:rtl/>
          <w:rPrChange w:id="9119" w:author="מנוע פסוקים" w:date="2026-10-05T16:37:55Z">
            <w:rPr>
              <w:rtl/>
            </w:rPr>
          </w:rPrChange>
        </w:rPr>
        <w:t xml:space="preserve">ושמת אותו על פתיל תכלת</w:t>
      </w:r>
      <w:r>
        <w:rPr>
          <w:rFonts w:hint="cs"/>
          <w:rtl/>
        </w:rPr>
        <w:t>'</w:t>
      </w:r>
    </w:p>
    <w:p w14:paraId="2007B14D" w14:textId="77777777" w:rsidR="0046556D" w:rsidRDefault="00BD6C4F" w:rsidP="00BD6C4F">
      <w:pPr>
        <w:rPr>
          <w:rtl/>
        </w:rPr>
      </w:pPr>
      <w:r w:rsidRPr="0046594B">
        <w:rPr>
          <w:rStyle w:val="afffff0"/>
          <w:rFonts w:hint="cs"/>
          <w:rtl/>
        </w:rPr>
        <w:t>ד'</w:t>
      </w:r>
      <w:r w:rsidRPr="0046594B">
        <w:rPr>
          <w:rStyle w:val="afffff0"/>
          <w:rtl/>
        </w:rPr>
        <w:t>הוא ובניו</w:t>
      </w:r>
      <w:r w:rsidRPr="0046594B">
        <w:rPr>
          <w:rStyle w:val="afffff0"/>
          <w:rFonts w:hint="cs"/>
          <w:rtl/>
        </w:rPr>
        <w:t>'</w:t>
      </w:r>
      <w:r w:rsidRPr="0046594B">
        <w:rPr>
          <w:rStyle w:val="afffff0"/>
          <w:rtl/>
        </w:rPr>
        <w:t xml:space="preserve"> </w:t>
      </w:r>
      <w:r w:rsidRPr="00C63571">
        <w:rPr>
          <w:rtl/>
        </w:rPr>
        <w:t>- דבר השוה לאהרן ולבניו, אבנט נמי לא שוי!</w:t>
      </w:r>
    </w:p>
    <w:p w14:paraId="62298B0C" w14:textId="77777777" w:rsidR="0046556D" w:rsidRDefault="00BD6C4F" w:rsidP="00BD6C4F">
      <w:pPr>
        <w:rPr>
          <w:rtl/>
        </w:rPr>
      </w:pPr>
      <w:r>
        <w:rPr>
          <w:rFonts w:hint="cs"/>
          <w:rtl/>
        </w:rPr>
        <w:t xml:space="preserve">ואפי' </w:t>
      </w:r>
      <w:r w:rsidRPr="00C63571">
        <w:rPr>
          <w:rtl/>
        </w:rPr>
        <w:t xml:space="preserve">למ"ד </w:t>
      </w:r>
      <w:r>
        <w:rPr>
          <w:rFonts w:hint="cs"/>
          <w:rtl/>
        </w:rPr>
        <w:t>אבנטו של כה</w:t>
      </w:r>
      <w:r w:rsidR="00BF1CF6">
        <w:rPr>
          <w:rtl/>
        </w:rPr>
        <w:t>"</w:t>
      </w:r>
      <w:r>
        <w:rPr>
          <w:rFonts w:hint="cs"/>
          <w:rtl/>
        </w:rPr>
        <w:t xml:space="preserve">ג </w:t>
      </w:r>
      <w:r w:rsidRPr="00C63571">
        <w:rPr>
          <w:rtl/>
        </w:rPr>
        <w:t xml:space="preserve">זהו אבנטו של כהן הדיוט </w:t>
      </w:r>
      <w:r>
        <w:rPr>
          <w:rFonts w:hint="cs"/>
          <w:rtl/>
        </w:rPr>
        <w:t>-</w:t>
      </w:r>
      <w:r w:rsidRPr="00C63571">
        <w:rPr>
          <w:rtl/>
        </w:rPr>
        <w:t>שם אבנט בעולם.</w:t>
      </w:r>
    </w:p>
    <w:p w14:paraId="6EC82E69" w14:textId="77777777" w:rsidR="0046556D" w:rsidRDefault="00BD6C4F" w:rsidP="00BD6C4F">
      <w:pPr>
        <w:jc w:val="center"/>
        <w:rPr>
          <w:del w:id="90110" w:author="מנוע עיצוב" w:date="2026-10-08T11:01:28Z"/>
          <w:rtl/>
        </w:rPr>
      </w:pPr>
      <w:del w:id="90109" w:author="מנוע עיצוב" w:date="2026-10-08T11:01:28Z">
        <w:r>
          <w:rPr>
            <w:rFonts w:ascii="BA חניכי הישיבות" w:hAnsi="BA חניכי הישיבות" w:cs="BA חניכי הישיבות"/>
            <w:rtl/>
          </w:rPr>
          <w:delText xml:space="preserve">׻</w:delText>
        </w:r>
      </w:del>
    </w:p>
    <w:p w14:paraId="10A9774C" w14:textId="77777777" w:rsidR="00BD6C4F" w:rsidRPr="00C63571" w:rsidRDefault="00BD6C4F" w:rsidP="00BD6C4F">
      <w:pPr>
        <w:pStyle w:val="affff1"/>
        <w:rPr>
          <w:rtl/>
        </w:rPr>
      </w:pPr>
      <w:ins w:id="9919" w:author="מספור קטעי משנה" w:date="2026-10-06T06:45:19Z">
        <w:r>
          <w:rPr>
            <w:rStyle w:val="MisparKeta"/>
          </w:rPr>
          <w:t xml:space="preserve">ג. </w:t>
        </w:r>
      </w:ins>
      <w:r w:rsidRPr="00C63571">
        <w:rPr>
          <w:rtl/>
        </w:rPr>
        <w:t xml:space="preserve">לא הספיק ליתנו </w:t>
      </w:r>
      <w:r w:rsidR="00BF1CF6">
        <w:rPr>
          <w:rtl/>
        </w:rPr>
        <w:t>וכו#</w:t>
      </w:r>
      <w:r w:rsidRPr="00C63571">
        <w:rPr>
          <w:rtl/>
        </w:rPr>
        <w:t>.</w:t>
      </w:r>
    </w:p>
    <w:p w14:paraId="5052498B" w14:textId="77777777" w:rsidR="0046556D" w:rsidRDefault="00BD6C4F" w:rsidP="00BD6C4F">
      <w:pPr>
        <w:rPr>
          <w:rtl/>
        </w:rPr>
      </w:pPr>
      <w:r w:rsidRPr="00C63571">
        <w:rPr>
          <w:rtl/>
        </w:rPr>
        <w:t xml:space="preserve">איתמר, גזז ומכר ראשונה, </w:t>
      </w:r>
      <w:r>
        <w:rPr>
          <w:rStyle w:val="2fb"/>
          <w:rFonts w:hint="cs"/>
          <w:rtl/>
          <w:rPrChange w:id="13868" w:author="מנוע אמוראים" w:date="2026-10-05T16:40:54Z">
            <w:rPr>
              <w:rFonts w:hint="cs"/>
              <w:rtl/>
            </w:rPr>
          </w:rPrChange>
        </w:rPr>
        <w:t xml:space="preserve">לר</w:t>
      </w:r>
      <w:r>
        <w:rPr>
          <w:rStyle w:val="2fb"/>
          <w:rtl/>
          <w:rPrChange w:id="13869" w:author="מנוע אמוראים" w:date="2026-10-05T16:40:54Z">
            <w:rPr>
              <w:rtl/>
            </w:rPr>
          </w:rPrChange>
        </w:rPr>
        <w:t xml:space="preserve">"</w:t>
      </w:r>
      <w:r>
        <w:rPr>
          <w:rStyle w:val="2fb"/>
          <w:rFonts w:hint="cs"/>
          <w:rtl/>
          <w:rPrChange w:id="13870" w:author="מנוע אמוראים" w:date="2026-10-05T16:40:54Z">
            <w:rPr>
              <w:rFonts w:hint="cs"/>
              <w:rtl/>
            </w:rPr>
          </w:rPrChange>
        </w:rPr>
        <w:t xml:space="preserve">ח</w:t>
      </w:r>
      <w:r w:rsidRPr="00C63571">
        <w:rPr>
          <w:rtl/>
        </w:rPr>
        <w:t xml:space="preserve"> חייב - דהא גזז, </w:t>
      </w:r>
      <w:r>
        <w:rPr>
          <w:rStyle w:val="2fb"/>
          <w:rFonts w:hint="cs"/>
          <w:rtl/>
          <w:rPrChange w:id="13871" w:author="מנוע אמוראים" w:date="2026-10-05T16:40:54Z">
            <w:rPr>
              <w:rFonts w:hint="cs"/>
              <w:rtl/>
            </w:rPr>
          </w:rPrChange>
        </w:rPr>
        <w:t xml:space="preserve">רנב</w:t>
      </w:r>
      <w:r>
        <w:rPr>
          <w:rStyle w:val="2fb"/>
          <w:rtl/>
          <w:rPrChange w:id="13872" w:author="מנוע אמוראים" w:date="2026-10-05T16:40:54Z">
            <w:rPr>
              <w:rtl/>
            </w:rPr>
          </w:rPrChange>
        </w:rPr>
        <w:t xml:space="preserve">"</w:t>
      </w:r>
      <w:r>
        <w:rPr>
          <w:rStyle w:val="2fb"/>
          <w:rFonts w:hint="cs"/>
          <w:rtl/>
          <w:rPrChange w:id="13873" w:author="מנוע אמוראים" w:date="2026-10-05T16:40:54Z">
            <w:rPr>
              <w:rFonts w:hint="cs"/>
              <w:rtl/>
            </w:rPr>
          </w:rPrChange>
        </w:rPr>
        <w:t xml:space="preserve">א</w:t>
      </w:r>
      <w:r>
        <w:rPr>
          <w:rFonts w:hint="cs"/>
          <w:rtl/>
        </w:rPr>
        <w:t xml:space="preserve"> פטור דד</w:t>
      </w:r>
      <w:r w:rsidRPr="00C63571">
        <w:rPr>
          <w:rtl/>
        </w:rPr>
        <w:t>בעידנא דמלא שיעורא, בעינן צאנך - וליכא;</w:t>
      </w:r>
    </w:p>
    <w:p w14:paraId="7FDC3667" w14:textId="77777777" w:rsidR="0046556D" w:rsidRDefault="00BD6C4F" w:rsidP="00BD6C4F">
      <w:pPr>
        <w:rPr>
          <w:rtl/>
        </w:rPr>
      </w:pPr>
      <w:r w:rsidRPr="00C63571">
        <w:rPr>
          <w:rtl/>
        </w:rPr>
        <w:t xml:space="preserve">תנן: הלוקח גז צאנו של </w:t>
      </w:r>
      <w:r>
        <w:rPr>
          <w:rtl/>
        </w:rPr>
        <w:t xml:space="preserve">עכו"ם </w:t>
      </w:r>
      <w:r w:rsidRPr="00C63571">
        <w:rPr>
          <w:rtl/>
        </w:rPr>
        <w:t xml:space="preserve">פטור מראשית </w:t>
      </w:r>
      <w:r>
        <w:rPr>
          <w:rtl/>
        </w:rPr>
        <w:t xml:space="preserve">הגז, הא צאנו לגזוז </w:t>
      </w:r>
      <w:r w:rsidRPr="00C63571">
        <w:rPr>
          <w:rtl/>
        </w:rPr>
        <w:t xml:space="preserve">חייב, </w:t>
      </w:r>
      <w:r>
        <w:rPr>
          <w:rFonts w:hint="cs"/>
          <w:rtl/>
        </w:rPr>
        <w:t xml:space="preserve">ואפי' דכל חד וחד אחר </w:t>
      </w:r>
      <w:r w:rsidRPr="00C63571">
        <w:rPr>
          <w:rtl/>
        </w:rPr>
        <w:t>גיזה נפקא מרשותיה!</w:t>
      </w:r>
    </w:p>
    <w:p w14:paraId="3E20169D" w14:textId="77777777" w:rsidR="0046556D" w:rsidRDefault="000828F8" w:rsidP="00C62948">
      <w:pPr>
        <w:pStyle w:val="affffb"/>
        <w:rPr>
          <w:rtl/>
        </w:rPr>
      </w:pPr>
      <w:r>
        <w:rPr>
          <w:rtl/>
        </w:rPr>
        <w:t xml:space="preserve">- </w:t>
      </w:r>
      <w:r>
        <w:rPr>
          <w:rtl/>
        </w:rPr>
        <w:t xml:space="preserve">תרגמא </w:t>
      </w:r>
      <w:r>
        <w:rPr>
          <w:rStyle w:val="2fb"/>
          <w:rtl/>
          <w:rPrChange w:id="13874" w:author="מנוע אמוראים" w:date="2026-10-05T16:40:54Z">
            <w:rPr>
              <w:rtl/>
            </w:rPr>
          </w:rPrChange>
        </w:rPr>
        <w:t xml:space="preserve">ר</w:t>
      </w:r>
      <w:r>
        <w:rPr>
          <w:rStyle w:val="2fb"/>
          <w:rtl/>
          <w:rPrChange w:id="13875" w:author="מנוע אמוראים" w:date="2026-10-05T16:40:54Z">
            <w:rPr>
              <w:rtl/>
            </w:rPr>
          </w:rPrChange>
        </w:rPr>
        <w:t xml:space="preserve">"</w:t>
      </w:r>
      <w:r>
        <w:rPr>
          <w:rStyle w:val="2fb"/>
          <w:rFonts w:hint="cs"/>
          <w:rtl/>
          <w:rPrChange w:id="13876" w:author="מנוע אמוראים" w:date="2026-10-05T16:40:54Z">
            <w:rPr>
              <w:rFonts w:hint="cs"/>
              <w:rtl/>
            </w:rPr>
          </w:rPrChange>
        </w:rPr>
        <w:t xml:space="preserve">ח</w:t>
      </w:r>
      <w:r>
        <w:rPr>
          <w:rFonts w:hint="cs"/>
          <w:rtl/>
        </w:rPr>
        <w:t xml:space="preserve"> אליבא </w:t>
      </w:r>
      <w:r>
        <w:rPr>
          <w:rStyle w:val="2fb"/>
          <w:rFonts w:hint="cs"/>
          <w:rtl/>
          <w:rPrChange w:id="13877" w:author="מנוע אמוראים" w:date="2026-10-05T16:40:54Z">
            <w:rPr>
              <w:rFonts w:hint="cs"/>
              <w:rtl/>
            </w:rPr>
          </w:rPrChange>
        </w:rPr>
        <w:t xml:space="preserve">דרנב</w:t>
      </w:r>
      <w:r>
        <w:rPr>
          <w:rStyle w:val="2fb"/>
          <w:rtl/>
          <w:rPrChange w:id="13878" w:author="מנוע אמוראים" w:date="2026-10-05T16:40:54Z">
            <w:rPr>
              <w:rtl/>
            </w:rPr>
          </w:rPrChange>
        </w:rPr>
        <w:t xml:space="preserve">"</w:t>
      </w:r>
      <w:r>
        <w:rPr>
          <w:rStyle w:val="2fb"/>
          <w:rFonts w:hint="cs"/>
          <w:rtl/>
          <w:rPrChange w:id="13879" w:author="מנוע אמוראים" w:date="2026-10-05T16:40:54Z">
            <w:rPr>
              <w:rFonts w:hint="cs"/>
              <w:rtl/>
            </w:rPr>
          </w:rPrChange>
        </w:rPr>
        <w:t xml:space="preserve">ה</w:t>
      </w:r>
      <w:r w:rsidR="00BD6C4F" w:rsidRPr="00C63571">
        <w:rPr>
          <w:rtl/>
        </w:rPr>
        <w:t>: כגון שהקנן לו כל שלשים יום.</w:t>
      </w:r>
    </w:p>
    <w:p w14:paraId="70104EFD" w14:textId="77777777" w:rsidR="0046556D" w:rsidRDefault="00BD6C4F" w:rsidP="00BD6C4F">
      <w:pPr>
        <w:jc w:val="center"/>
        <w:rPr>
          <w:del w:id="90112" w:author="מנוע עיצוב" w:date="2026-10-08T11:01:28Z"/>
          <w:rtl/>
        </w:rPr>
      </w:pPr>
      <w:del w:id="90111" w:author="מנוע עיצוב" w:date="2026-10-08T11:01:28Z">
        <w:r>
          <w:rPr>
            <w:rFonts w:ascii="BA חניכי הישיבות" w:hAnsi="BA חניכי הישיבות" w:cs="BA חניכי הישיבות"/>
            <w:rtl/>
          </w:rPr>
          <w:delText xml:space="preserve">׻</w:delText>
        </w:r>
      </w:del>
    </w:p>
    <w:p w14:paraId="3CB32477" w14:textId="77777777" w:rsidR="00BD6C4F" w:rsidRPr="00C63571" w:rsidRDefault="00BD6C4F" w:rsidP="00BD6C4F">
      <w:pPr>
        <w:pStyle w:val="affff1"/>
        <w:rPr>
          <w:rtl/>
        </w:rPr>
      </w:pPr>
      <w:ins w:id="9920" w:author="מספור קטעי משנה" w:date="2026-10-06T06:45:19Z">
        <w:r>
          <w:rPr>
            <w:rStyle w:val="MisparKeta"/>
          </w:rPr>
          <w:t xml:space="preserve">ד. </w:t>
        </w:r>
      </w:ins>
      <w:r w:rsidRPr="00C63571">
        <w:rPr>
          <w:rtl/>
        </w:rPr>
        <w:t>הלוקח גז צאנו של חבירו כו'.</w:t>
      </w:r>
    </w:p>
    <w:p w14:paraId="3F8ABA14" w14:textId="77777777" w:rsidR="0046556D" w:rsidRDefault="00BD6C4F" w:rsidP="00BD6C4F">
      <w:pPr>
        <w:rPr>
          <w:rtl/>
        </w:rPr>
      </w:pPr>
      <w:r>
        <w:rPr>
          <w:rStyle w:val="2fb"/>
          <w:rFonts w:hint="cs"/>
          <w:rtl/>
          <w:rPrChange w:id="13880" w:author="מנוע אמוראים" w:date="2026-10-05T16:40:54Z">
            <w:rPr>
              <w:rFonts w:hint="cs"/>
              <w:rtl/>
            </w:rPr>
          </w:rPrChange>
        </w:rPr>
        <w:t xml:space="preserve">ור</w:t>
      </w:r>
      <w:r>
        <w:rPr>
          <w:rStyle w:val="2fb"/>
          <w:rtl/>
          <w:rPrChange w:id="13881" w:author="מנוע אמוראים" w:date="2026-10-05T16:40:54Z">
            <w:rPr>
              <w:rtl/>
            </w:rPr>
          </w:rPrChange>
        </w:rPr>
        <w:t xml:space="preserve">"</w:t>
      </w:r>
      <w:r>
        <w:rPr>
          <w:rStyle w:val="2fb"/>
          <w:rFonts w:hint="cs"/>
          <w:rtl/>
          <w:rPrChange w:id="13882" w:author="מנוע אמוראים" w:date="2026-10-05T16:40:54Z">
            <w:rPr>
              <w:rFonts w:hint="cs"/>
              <w:rtl/>
            </w:rPr>
          </w:rPrChange>
        </w:rPr>
        <w:t xml:space="preserve">י</w:t>
      </w:r>
      <w:r>
        <w:rPr>
          <w:rFonts w:hint="cs"/>
          <w:rtl/>
        </w:rPr>
        <w:t xml:space="preserve"> דס</w:t>
      </w:r>
      <w:r w:rsidR="00BF1CF6">
        <w:rPr>
          <w:rtl/>
        </w:rPr>
        <w:t>"</w:t>
      </w:r>
      <w:r>
        <w:rPr>
          <w:rFonts w:hint="cs"/>
          <w:rtl/>
        </w:rPr>
        <w:t>ל ד</w:t>
      </w:r>
      <w:r w:rsidRPr="00C63571">
        <w:rPr>
          <w:rtl/>
        </w:rPr>
        <w:t>היכא דאיכא שיורא גבי מוכר בתר מוכר אזלינן?</w:t>
      </w:r>
    </w:p>
    <w:p w14:paraId="48116ABB" w14:textId="77777777" w:rsidR="0046556D" w:rsidRDefault="00BD6C4F" w:rsidP="00BD6C4F">
      <w:pPr>
        <w:rPr>
          <w:rtl/>
        </w:rPr>
      </w:pPr>
      <w:r w:rsidRPr="00C63571">
        <w:rPr>
          <w:rtl/>
        </w:rPr>
        <w:t xml:space="preserve">דתנן המוכר קלחי אילן בתוך שדהו - נותן פאה לכל אחד ואחד, </w:t>
      </w:r>
    </w:p>
    <w:p w14:paraId="5F385D20" w14:textId="77777777" w:rsidR="0046556D" w:rsidRDefault="00BD6C4F" w:rsidP="00BD6C4F">
      <w:pPr>
        <w:rPr>
          <w:rtl/>
        </w:rPr>
      </w:pPr>
      <w:r>
        <w:rPr>
          <w:rStyle w:val="2fb"/>
          <w:rFonts w:hint="cs"/>
          <w:rtl/>
          <w:rPrChange w:id="13883" w:author="מנוע אמוראים" w:date="2026-10-05T16:40:54Z">
            <w:rPr>
              <w:rFonts w:hint="cs"/>
              <w:rtl/>
            </w:rPr>
          </w:rPrChange>
        </w:rPr>
        <w:t xml:space="preserve">אר</w:t>
      </w:r>
      <w:r>
        <w:rPr>
          <w:rStyle w:val="2fb"/>
          <w:rtl/>
          <w:rPrChange w:id="13884" w:author="מנוע אמוראים" w:date="2026-10-05T16:40:54Z">
            <w:rPr>
              <w:rtl/>
            </w:rPr>
          </w:rPrChange>
        </w:rPr>
        <w:t xml:space="preserve">"</w:t>
      </w:r>
      <w:r>
        <w:rPr>
          <w:rStyle w:val="2fb"/>
          <w:rFonts w:hint="cs"/>
          <w:rtl/>
          <w:rPrChange w:id="13885" w:author="מנוע אמוראים" w:date="2026-10-05T16:40:54Z">
            <w:rPr>
              <w:rFonts w:hint="cs"/>
              <w:rtl/>
            </w:rPr>
          </w:rPrChange>
        </w:rPr>
        <w:t xml:space="preserve">י</w:t>
      </w:r>
      <w:r w:rsidRPr="00C63571">
        <w:rPr>
          <w:rtl/>
        </w:rPr>
        <w:t xml:space="preserve">: אימתי - בזמן שלא שייר בעל השדה, אבל שייר בעל השדה - נותן פאה על הכל, </w:t>
      </w:r>
    </w:p>
    <w:p w14:paraId="1059829F" w14:textId="77777777" w:rsidR="0046556D" w:rsidRDefault="00BD6C4F" w:rsidP="00BD6C4F">
      <w:pPr>
        <w:rPr>
          <w:rtl/>
        </w:rPr>
      </w:pPr>
      <w:r w:rsidRPr="00C63571">
        <w:rPr>
          <w:rtl/>
        </w:rPr>
        <w:t>א"ל רבא: והא מר הוא דאמר והוא שהתחיל בעל השדה לקצור!</w:t>
      </w:r>
    </w:p>
    <w:p w14:paraId="54F4DA1D" w14:textId="77777777" w:rsidR="0046556D" w:rsidRDefault="00BD6C4F" w:rsidP="00BD6C4F">
      <w:pPr>
        <w:rPr>
          <w:b/>
          <w:bCs/>
          <w:rtl/>
        </w:rPr>
      </w:pPr>
      <w:r w:rsidRPr="00C63571">
        <w:rPr>
          <w:rtl/>
        </w:rPr>
        <w:t>וכי תימא ה"נ</w:t>
      </w:r>
      <w:r>
        <w:rPr>
          <w:rtl/>
        </w:rPr>
        <w:t xml:space="preserve"> </w:t>
      </w:r>
      <w:r w:rsidRPr="00C63571">
        <w:rPr>
          <w:rtl/>
        </w:rPr>
        <w:t>והוא שהתחיל לגזוז, בשלמא התם</w:t>
      </w:r>
      <w:r w:rsidRPr="00A71A5E">
        <w:rPr>
          <w:rStyle w:val="afffff0"/>
          <w:rtl/>
        </w:rPr>
        <w:t xml:space="preserve"> </w:t>
      </w:r>
      <w:r w:rsidRPr="00A71A5E">
        <w:rPr>
          <w:rStyle w:val="afffff0"/>
          <w:rFonts w:hint="cs"/>
          <w:rtl/>
        </w:rPr>
        <w:t>'</w:t>
      </w:r>
      <w:r w:rsidRPr="00A71A5E">
        <w:rPr>
          <w:rStyle w:val="afffff0"/>
          <w:rtl/>
        </w:rPr>
        <w:t>ובקצרכם את קציר ארצכם</w:t>
      </w:r>
      <w:r w:rsidRPr="00A71A5E">
        <w:rPr>
          <w:rStyle w:val="afffff0"/>
          <w:rFonts w:hint="cs"/>
          <w:rtl/>
        </w:rPr>
        <w:t>'</w:t>
      </w:r>
      <w:r w:rsidRPr="00A71A5E">
        <w:rPr>
          <w:rStyle w:val="afffff0"/>
          <w:rtl/>
        </w:rPr>
        <w:t xml:space="preserve"> </w:t>
      </w:r>
      <w:r w:rsidRPr="00C63571">
        <w:rPr>
          <w:rtl/>
        </w:rPr>
        <w:t>כתיב, מעידנא דאתחיל לקצור - מיחייב בכולה שדה, אלא הכא - מעידנא דאתחיל למיגז לא מיחייב בכוליה עדריה!</w:t>
      </w:r>
    </w:p>
    <w:p w14:paraId="506067E5" w14:textId="77777777" w:rsidR="0046556D" w:rsidRDefault="00BD6C4F" w:rsidP="00BD6C4F">
      <w:pPr>
        <w:rPr>
          <w:rtl/>
        </w:rPr>
      </w:pPr>
      <w:r w:rsidRPr="00C605F0">
        <w:rPr>
          <w:rFonts w:hint="cs"/>
          <w:b/>
          <w:bCs/>
          <w:rtl/>
        </w:rPr>
        <w:t>ב.</w:t>
      </w:r>
      <w:r>
        <w:rPr>
          <w:rFonts w:hint="cs"/>
          <w:rtl/>
        </w:rPr>
        <w:t xml:space="preserve"> </w:t>
      </w:r>
      <w:r w:rsidRPr="00C63571">
        <w:rPr>
          <w:rtl/>
        </w:rPr>
        <w:t xml:space="preserve">אלא אמר רבא: האי תנא הוא, דתנן: אמר לו, מכור לי בני מעיה של פרה זו והיה בהן מתנות - נותנן לכהן ואין מנכה לו מן הדמים, לקח ממנו במשקל - נותנן לכהן ומנכה לו מן הדמים, </w:t>
      </w:r>
    </w:p>
    <w:p w14:paraId="1D7EA279" w14:textId="77777777" w:rsidR="00BD6C4F" w:rsidRDefault="00BD6C4F" w:rsidP="00F07436">
      <w:pPr>
        <w:pStyle w:val="afff3"/>
        <w:framePr w:wrap="around"/>
        <w:rPr>
          <w:rtl/>
        </w:rPr>
      </w:pPr>
      <w:r>
        <w:rPr>
          <w:rFonts w:hint="cs"/>
          <w:rtl/>
        </w:rPr>
        <w:t>קלח:</w:t>
      </w:r>
    </w:p>
    <w:p w14:paraId="1E2BAD1D" w14:textId="77777777" w:rsidR="0046556D" w:rsidRDefault="000828F8" w:rsidP="00C62948">
      <w:pPr>
        <w:pStyle w:val="affffb"/>
        <w:rPr>
          <w:rtl/>
        </w:rPr>
      </w:pPr>
      <w:r>
        <w:rPr>
          <w:rtl/>
        </w:rPr>
        <w:t xml:space="preserve">- </w:t>
      </w:r>
      <w:r w:rsidR="00BD6C4F" w:rsidRPr="00C63571">
        <w:rPr>
          <w:rtl/>
        </w:rPr>
        <w:t xml:space="preserve">אלמא - מתנות דכהן לא מזבין איניש, </w:t>
      </w:r>
      <w:r w:rsidR="00BD6C4F">
        <w:rPr>
          <w:rFonts w:hint="cs"/>
          <w:rtl/>
        </w:rPr>
        <w:t>ה</w:t>
      </w:r>
      <w:r w:rsidR="00BF1CF6">
        <w:rPr>
          <w:rtl/>
        </w:rPr>
        <w:t>"</w:t>
      </w:r>
      <w:r w:rsidR="00BD6C4F">
        <w:rPr>
          <w:rFonts w:hint="cs"/>
          <w:rtl/>
        </w:rPr>
        <w:t>נ</w:t>
      </w:r>
      <w:r w:rsidR="00BD6C4F" w:rsidRPr="00C63571">
        <w:rPr>
          <w:rtl/>
        </w:rPr>
        <w:t xml:space="preserve"> מתנות דכהן לא מזבין איניש;</w:t>
      </w:r>
    </w:p>
    <w:p w14:paraId="0C9CEB02" w14:textId="6C585A9E" w:rsidR="0046556D" w:rsidRDefault="00BD6C4F" w:rsidP="00BD6C4F">
      <w:pPr>
        <w:rPr>
          <w:rtl/>
        </w:rPr>
      </w:pPr>
      <w:r>
        <w:rPr>
          <w:rtl/>
        </w:rPr>
        <w:t xml:space="preserve">הלכך: שייר המוכר </w:t>
      </w:r>
      <w:r w:rsidRPr="00C63571">
        <w:rPr>
          <w:rtl/>
        </w:rPr>
        <w:t>מוכר חייב, דא"ל לו</w:t>
      </w:r>
      <w:r>
        <w:rPr>
          <w:rtl/>
        </w:rPr>
        <w:t xml:space="preserve">קח מתנה דכהן גבך היא, </w:t>
      </w:r>
    </w:p>
    <w:p w14:paraId="7AF06B6A" w14:textId="14994395" w:rsidR="0046556D" w:rsidRDefault="00BD6C4F" w:rsidP="00BD6C4F">
      <w:pPr>
        <w:rPr>
          <w:rtl/>
        </w:rPr>
      </w:pPr>
      <w:r>
        <w:rPr>
          <w:rFonts w:hint="cs"/>
          <w:rtl/>
        </w:rPr>
        <w:t xml:space="preserve">          </w:t>
      </w:r>
      <w:r>
        <w:rPr>
          <w:rtl/>
        </w:rPr>
        <w:t xml:space="preserve">לא שייר </w:t>
      </w:r>
      <w:r w:rsidRPr="00C63571">
        <w:rPr>
          <w:rtl/>
        </w:rPr>
        <w:t>לוקח חייב, דא"ל מוכר מתנה דכהן לא זבני לך.</w:t>
      </w:r>
    </w:p>
    <w:p w14:paraId="7455AA7B" w14:textId="77777777" w:rsidR="00BD6C4F" w:rsidRPr="00C63571" w:rsidRDefault="00BD6C4F" w:rsidP="00BD6C4F">
      <w:pPr>
        <w:pStyle w:val="Hadran"/>
        <w:rPr>
          <w:rtl/>
        </w:rPr>
        <w:pPrChange w:id="91141" w:author="Claude" w:date="2026-10-08T08:34:48Z">
          <w:pPr>
            <w:pStyle w:val="affff"/>
            <w:rPr>
              <w:rtl/>
            </w:rPr>
          </w:pPr>
        </w:pPrChange>
      </w:pPr>
      <w:r w:rsidRPr="00C63571">
        <w:rPr>
          <w:rtl/>
        </w:rPr>
        <w:lastRenderedPageBreak/>
        <w:t>הדרן עלך ראשית הגז.</w:t>
      </w:r>
    </w:p>
    <w:p w14:paraId="157A1CF5" w14:textId="77777777" w:rsidR="0046556D" w:rsidRDefault="00BD6C4F" w:rsidP="00BD6C4F">
      <w:pPr>
        <w:jc w:val="center"/>
        <w:rPr>
          <w:del w:id="90114" w:author="מנוע עיצוב" w:date="2026-10-08T11:01:28Z"/>
          <w:rtl/>
        </w:rPr>
      </w:pPr>
      <w:del w:id="90113" w:author="מנוע עיצוב" w:date="2026-10-08T11:01:28Z">
        <w:r>
          <w:rPr>
            <w:rFonts w:ascii="BA חניכי הישיבות" w:hAnsi="BA חניכי הישיבות" w:cs="BA חניכי הישיבות"/>
            <w:rtl/>
          </w:rPr>
          <w:delText xml:space="preserve">׻</w:delText>
        </w:r>
      </w:del>
    </w:p>
    <w:p w14:paraId="08B5A89E" w14:textId="77777777" w:rsidR="00BD6C4F" w:rsidRPr="00C63571" w:rsidRDefault="00BD6C4F" w:rsidP="00BD6C4F">
      <w:pPr>
        <w:rPr>
          <w:rtl/>
        </w:rPr>
        <w:sectPr w:rsidR="00BD6C4F" w:rsidRPr="00C63571" w:rsidSect="00550CEB">
          <w:pgSz w:w="5103" w:h="13041" w:code="8"/>
          <w:pgMar w:top="567" w:right="1134" w:bottom="284" w:left="567" w:header="284" w:footer="284" w:gutter="0"/>
          <w:cols w:space="284"/>
          <w:bidi/>
          <w:rtlGutter/>
          <w:docGrid w:linePitch="360"/>
        </w:sectPr>
      </w:pPr>
    </w:p>
    <w:p w14:paraId="3C125F0F" w14:textId="77777777" w:rsidR="0046556D" w:rsidRDefault="00BD6C4F" w:rsidP="00BD6C4F">
      <w:pPr>
        <w:pStyle w:val="afff6"/>
        <w:framePr w:wrap="around"/>
        <w:rPr>
          <w:del w:id="21372" w:author="Claude" w:date="2026-10-07T09:24:29Z"/>
          <w:rtl/>
        </w:rPr>
      </w:pPr>
      <w:del w:id="21371" w:author="Claude" w:date="2026-10-07T09:24:29Z">
        <w:r w:rsidRPr="00C63571">
          <w:rPr>
            <w:rFonts w:hint="cs"/>
            <w:rtl/>
          </w:rPr>
          <w:lastRenderedPageBreak/>
          <w:delText xml:space="preserve">פרק שנים עשר</w:delText>
        </w:r>
      </w:del>
    </w:p>
    <w:p w14:paraId="27D59BFE" w14:textId="77777777" w:rsidR="0046556D" w:rsidRDefault="00BD6C4F" w:rsidP="00BD6C4F">
      <w:pPr>
        <w:pStyle w:val="afff7"/>
        <w:framePr w:wrap="around"/>
        <w:rPr>
          <w:del w:id="21374" w:author="Claude" w:date="2026-10-07T09:24:29Z"/>
          <w:rtl/>
        </w:rPr>
      </w:pPr>
      <w:del w:id="21373" w:author="Claude" w:date="2026-10-07T09:24:29Z">
        <w:r w:rsidRPr="00C63571">
          <w:rPr>
            <w:rFonts w:hint="cs"/>
            <w:rtl/>
          </w:rPr>
          <w:delText xml:space="preserve">שילוח הקן </w:delText>
        </w:r>
      </w:del>
    </w:p>
    <w:p w14:paraId="48CE1512" w14:textId="77777777" w:rsidR="0046556D" w:rsidRDefault="00BD6C4F" w:rsidP="00BD6C4F">
      <w:pPr>
        <w:pStyle w:val="afff8"/>
        <w:framePr w:wrap="around"/>
        <w:rPr>
          <w:rtl/>
        </w:rPr>
      </w:pPr>
      <w:r w:rsidRPr="00C63571">
        <w:rPr>
          <w:rFonts w:hint="cs"/>
          <w:rtl/>
        </w:rPr>
        <w:t>קלו:- קמב.</w:t>
      </w:r>
    </w:p>
    <w:p w14:paraId="250B3D6A" w14:textId="77777777" w:rsidR="0046556D" w:rsidRDefault="00BD6C4F" w:rsidP="00BD6C4F">
      <w:pPr>
        <w:jc w:val="center"/>
        <w:rPr>
          <w:del w:id="90116" w:author="מנוע עיצוב" w:date="2026-10-08T11:01:28Z"/>
          <w:rtl/>
        </w:rPr>
      </w:pPr>
      <w:del w:id="90115" w:author="מנוע עיצוב" w:date="2026-10-08T11:01:28Z">
        <w:r>
          <w:rPr>
            <w:rFonts w:ascii="BA חניכי הישיבות" w:hAnsi="BA חניכי הישיבות" w:cs="BA חניכי הישיבות"/>
            <w:rtl/>
          </w:rPr>
          <w:delText xml:space="preserve">׻</w:delText>
        </w:r>
      </w:del>
    </w:p>
    <w:p>
      <w:pPr>
        <w:pStyle w:val="PetichatPerek"/>
        <w:rPr>
          <w:ins w:id="21370" w:author="Claude" w:date="2026-10-07T09:24:29Z"/>
        </w:rPr>
      </w:pPr>
      <w:ins w:id="21369" w:author="Claude" w:date="2026-10-07T09:24:29Z">
        <w:r>
          <w:rPr>
            <w:rFonts w:hint="cs"/>
            <w:rtl/>
          </w:rPr>
          <w:t xml:space="preserve">פרק שנים עשר</w:t>
        </w:r>
        <w:r>
          <w:rPr>
            <w:rFonts w:hint="cs"/>
            <w:rtl/>
          </w:rPr>
          <w:t xml:space="preserve"> - </w:t>
        </w:r>
        <w:r>
          <w:rPr>
            <w:rFonts w:hint="cs"/>
            <w:rtl/>
          </w:rPr>
          <w:t xml:space="preserve">שילוח הקן</w:t>
        </w:r>
      </w:ins>
    </w:p>
    <w:p>
      <w:pPr>
        <w:pStyle w:val="MishnaBatzad"/>
        <w:rPr>
          <w:ins w:id="20176" w:author="קלוד" w:date="2026-10-06T10:08:36Z"/>
        </w:rPr>
      </w:pPr>
      <w:ins w:id="20175" w:author="קלוד" w:date="2026-10-06T10:08:36Z">
        <w:r>
          <w:t xml:space="preserve">משנה א</w:t>
        </w:r>
      </w:ins>
    </w:p>
    <w:p w14:paraId="3B3FD83C" w14:textId="77777777" w:rsidR="00BD6C4F" w:rsidRPr="00C63571" w:rsidRDefault="00BD6C4F" w:rsidP="00BD6C4F">
      <w:pPr>
        <w:pStyle w:val="afff9"/>
        <w:rPr>
          <w:del w:id="20200" w:author="קלוד" w:date="2026-10-06T10:14:23Z"/>
          <w:rtl/>
        </w:rPr>
      </w:pPr>
      <w:ins w:id="9819" w:author="מספור קטעי משנה" w:date="2026-10-06T10:03:57Z">
        <w:del w:id="20197" w:author="קלוד" w:date="2026-10-06T10:14:23Z">
          <w:r>
            <w:rPr>
              <w:rStyle w:val="MisparKeta"/>
            </w:rPr>
            <w:delText xml:space="preserve">א. </w:delText>
          </w:r>
        </w:del>
      </w:ins>
      <w:del w:id="20198" w:author="קלוד" w:date="2026-10-06T10:14:23Z">
        <w:r>
          <w:rPr>
            <w:rtl/>
          </w:rPr>
          <w:delText xml:space="preserve">מתני'</w:delText>
        </w:r>
      </w:del>
      <w:del w:id="20199" w:author="קלוד" w:date="2026-10-06T10:14:23Z">
        <w:r w:rsidRPr="00C63571">
          <w:rPr>
            <w:rtl/>
          </w:rPr>
          <w:delText xml:space="preserve">.</w:delText>
        </w:r>
      </w:del>
    </w:p>
    <w:p w14:paraId="1B574FA3" w14:textId="77777777" w:rsidR="00BD6C4F" w:rsidRPr="00C63571" w:rsidRDefault="00BD6C4F" w:rsidP="00BD6C4F">
      <w:pPr>
        <w:pStyle w:val="afff9"/>
        <w:spacing w:before="120"/>
        <w:rPr>
          <w:rtl/>
        </w:rPr>
        <w:pPrChange w:id="90074" w:author="קלוד" w:date="2026-10-08T12:08:16Z">
          <w:pPr>
            <w:pStyle w:val="afff9"/>
          </w:pPr>
        </w:pPrChange>
      </w:pPr>
      <w:r w:rsidRPr="00C63571">
        <w:rPr>
          <w:rtl/>
        </w:rPr>
        <w:t>שילוח הקן נוהג בארץ ובחו"ל, בפני הבית ושלא בפני הבית, בחולין אבל לא במוקדשין.</w:t>
      </w:r>
    </w:p>
    <w:p w14:paraId="7F96F1E2" w14:textId="77777777" w:rsidR="00BD6C4F" w:rsidRPr="00C63571" w:rsidRDefault="00BD6C4F" w:rsidP="00BD6C4F">
      <w:pPr>
        <w:pStyle w:val="afff9"/>
        <w:rPr>
          <w:rtl/>
        </w:rPr>
      </w:pPr>
      <w:r w:rsidRPr="00C63571">
        <w:rPr>
          <w:rtl/>
        </w:rPr>
        <w:t>חומר בכסוי הדם משילוח הקן, שכסוי הדם נוהג בחיה ובעוף, במזומן ובשאין מזומן, ושילוח הקן אינו נוהג אלא בעוף, ואינו נוהג אלא בשאינו מזומן.</w:t>
      </w:r>
    </w:p>
    <w:p w14:paraId="5CCA6ADA" w14:textId="77777777" w:rsidR="00BD6C4F" w:rsidRPr="00C63571" w:rsidRDefault="00BD6C4F" w:rsidP="00BD6C4F">
      <w:pPr>
        <w:pStyle w:val="afff9"/>
        <w:rPr>
          <w:rtl/>
        </w:rPr>
      </w:pPr>
      <w:r w:rsidRPr="00C63571">
        <w:rPr>
          <w:rtl/>
        </w:rPr>
        <w:t>איזהו שאינו מזומן? כגון אווזין ותרנגולים שקננו בפרדס, אבל אם קננו בבית, וכן יוני הרדסיאות - פטור משילוח.</w:t>
      </w:r>
    </w:p>
    <w:p w14:paraId="5C7221DB" w14:textId="77777777" w:rsidR="00BD6C4F" w:rsidRDefault="00BD6C4F" w:rsidP="00BD6C4F">
      <w:pPr>
        <w:pStyle w:val="afff9"/>
        <w:rPr>
          <w:rtl/>
        </w:rPr>
      </w:pPr>
      <w:r>
        <w:rPr>
          <w:rtl/>
        </w:rPr>
        <w:t xml:space="preserve">עוף טמא </w:t>
      </w:r>
      <w:r w:rsidRPr="00C63571">
        <w:rPr>
          <w:rtl/>
        </w:rPr>
        <w:t xml:space="preserve">פטור מלשלח, עוף טמא רובץ על ביצי עוף טהור, </w:t>
      </w:r>
    </w:p>
    <w:p w14:paraId="2189C7A5" w14:textId="77777777" w:rsidR="00BD6C4F" w:rsidRPr="00C63571" w:rsidRDefault="00BD6C4F" w:rsidP="00BD6C4F">
      <w:pPr>
        <w:pStyle w:val="afff9"/>
        <w:rPr>
          <w:rtl/>
        </w:rPr>
      </w:pPr>
      <w:r w:rsidRPr="00C63571">
        <w:rPr>
          <w:rtl/>
        </w:rPr>
        <w:t>וטהור רובץ על ביצי עוף טמא - פטור מלשלח.</w:t>
      </w:r>
    </w:p>
    <w:p w14:paraId="3DBCCCCC" w14:textId="77777777" w:rsidR="00BD6C4F" w:rsidRPr="00C63571" w:rsidRDefault="00BD6C4F" w:rsidP="00BD6C4F">
      <w:pPr>
        <w:pStyle w:val="afff9"/>
        <w:rPr>
          <w:rtl/>
        </w:rPr>
      </w:pPr>
      <w:r>
        <w:rPr>
          <w:rtl/>
        </w:rPr>
        <w:t xml:space="preserve">קורא זכר, </w:t>
      </w:r>
      <w:r>
        <w:rPr>
          <w:rStyle w:val="TanaimMishna"/>
          <w:rtl/>
          <w:rPrChange w:id="22417" w:author="Claude" w:date="2026-10-07T09:47:47Z">
            <w:rPr>
              <w:rtl/>
            </w:rPr>
          </w:rPrChange>
        </w:rPr>
        <w:t xml:space="preserve">ר</w:t>
      </w:r>
      <w:r>
        <w:rPr>
          <w:rStyle w:val="TanaimMishna"/>
          <w:rtl/>
          <w:rPrChange w:id="22418" w:author="Claude" w:date="2026-10-07T09:47:47Z">
            <w:rPr>
              <w:rtl/>
            </w:rPr>
          </w:rPrChange>
        </w:rPr>
        <w:t xml:space="preserve">"</w:t>
      </w:r>
      <w:r>
        <w:rPr>
          <w:rStyle w:val="TanaimMishna"/>
          <w:rFonts w:hint="cs"/>
          <w:rtl/>
          <w:rPrChange w:id="22419" w:author="Claude" w:date="2026-10-07T09:47:47Z">
            <w:rPr>
              <w:rFonts w:hint="cs"/>
              <w:rtl/>
            </w:rPr>
          </w:rPrChange>
        </w:rPr>
        <w:t xml:space="preserve">א</w:t>
      </w:r>
      <w:r w:rsidRPr="00C63571">
        <w:rPr>
          <w:rtl/>
        </w:rPr>
        <w:t xml:space="preserve"> מחייב</w:t>
      </w:r>
      <w:r>
        <w:rPr>
          <w:rFonts w:hint="cs"/>
          <w:rtl/>
        </w:rPr>
        <w:t>,</w:t>
      </w:r>
      <w:r>
        <w:rPr>
          <w:rtl/>
        </w:rPr>
        <w:t xml:space="preserve"> ו</w:t>
      </w:r>
      <w:r>
        <w:rPr>
          <w:rStyle w:val="TanaimMishna"/>
          <w:rtl/>
          <w:rPrChange w:id="20031" w:author="קלוד" w:date="2026-10-06T10:08:36Z">
            <w:rPr>
              <w:rtl/>
            </w:rPr>
          </w:rPrChange>
        </w:rPr>
        <w:t xml:space="preserve">חכמים</w:t>
      </w:r>
      <w:r>
        <w:rPr>
          <w:rtl/>
        </w:rPr>
        <w:t xml:space="preserve"> פוטרין.</w:t>
      </w:r>
    </w:p>
    <w:p w14:paraId="0F098F5F" w14:textId="77777777" w:rsidR="0046556D" w:rsidRDefault="00BD6C4F" w:rsidP="00BD6C4F">
      <w:pPr>
        <w:jc w:val="center"/>
        <w:rPr>
          <w:rtl/>
        </w:rPr>
      </w:pPr>
      <w:r>
        <w:rPr>
          <w:rFonts w:ascii="BA חניכי הישיבות" w:hAnsi="BA חניכי הישיבות" w:cs="BA חניכי הישיבות"/>
          <w:rtl/>
        </w:rPr>
        <w:t>׻</w:t>
      </w:r>
    </w:p>
    <w:p w14:paraId="7CCDDA24" w14:textId="77777777" w:rsidR="0046556D" w:rsidRDefault="00BD6C4F" w:rsidP="00BD6C4F">
      <w:pPr>
        <w:rPr>
          <w:rtl/>
        </w:rPr>
      </w:pPr>
      <w:r>
        <w:rPr>
          <w:rtl/>
        </w:rPr>
        <w:t xml:space="preserve">רבי אבין </w:t>
      </w:r>
      <w:r>
        <w:rPr>
          <w:rStyle w:val="2fb"/>
          <w:rtl/>
          <w:rPrChange w:id="13886" w:author="מנוע אמוראים" w:date="2026-10-05T16:40:54Z">
            <w:rPr>
              <w:rtl/>
            </w:rPr>
          </w:rPrChange>
        </w:rPr>
        <w:t xml:space="preserve">ור</w:t>
      </w:r>
      <w:r>
        <w:rPr>
          <w:rStyle w:val="2fb"/>
          <w:rtl/>
          <w:rPrChange w:id="13887" w:author="מנוע אמוראים" w:date="2026-10-05T16:40:54Z">
            <w:rPr>
              <w:rtl/>
            </w:rPr>
          </w:rPrChange>
        </w:rPr>
        <w:t xml:space="preserve">"</w:t>
      </w:r>
      <w:r>
        <w:rPr>
          <w:rStyle w:val="2fb"/>
          <w:rFonts w:hint="cs"/>
          <w:rtl/>
          <w:rPrChange w:id="13888" w:author="מנוע אמוראים" w:date="2026-10-05T16:40:54Z">
            <w:rPr>
              <w:rFonts w:hint="cs"/>
              <w:rtl/>
            </w:rPr>
          </w:rPrChange>
        </w:rPr>
        <w:t xml:space="preserve">מ</w:t>
      </w:r>
      <w:r w:rsidRPr="00C63571">
        <w:rPr>
          <w:rtl/>
        </w:rPr>
        <w:t xml:space="preserve"> חד אמר: כל היכא דתנן בארץ ובחו"ל - שלא לצורך, לבד מראשית הגז, </w:t>
      </w:r>
    </w:p>
    <w:p w14:paraId="0036A4D9" w14:textId="77777777" w:rsidR="0046556D" w:rsidRDefault="00BD6C4F" w:rsidP="00BD6C4F">
      <w:pPr>
        <w:rPr>
          <w:rtl/>
        </w:rPr>
      </w:pPr>
      <w:r>
        <w:rPr>
          <w:rtl/>
        </w:rPr>
        <w:t xml:space="preserve">לאפוקי מדר' אלעאי </w:t>
      </w:r>
      <w:r>
        <w:rPr>
          <w:rFonts w:hint="cs"/>
          <w:rtl/>
        </w:rPr>
        <w:t>ד</w:t>
      </w:r>
      <w:r w:rsidRPr="00C63571">
        <w:rPr>
          <w:rtl/>
        </w:rPr>
        <w:t xml:space="preserve">ראשית הגז אינו נוהג אלא בארץ, </w:t>
      </w:r>
    </w:p>
    <w:p w14:paraId="4B5EBF6B" w14:textId="77777777" w:rsidR="0046556D" w:rsidRDefault="00BD6C4F" w:rsidP="00BD6C4F">
      <w:pPr>
        <w:rPr>
          <w:rtl/>
        </w:rPr>
      </w:pPr>
      <w:r w:rsidRPr="00C63571">
        <w:rPr>
          <w:rtl/>
        </w:rPr>
        <w:t xml:space="preserve">וחד אמר: כל היכא דתנן בפני הבית ושלא בפני הבית - שלא לצורך, לבד מאותו ואת בנו, </w:t>
      </w:r>
    </w:p>
    <w:p w14:paraId="0CE25A9F" w14:textId="77777777" w:rsidR="0046556D" w:rsidRDefault="00BD6C4F" w:rsidP="00BD6C4F">
      <w:pPr>
        <w:rPr>
          <w:rtl/>
        </w:rPr>
      </w:pPr>
      <w:r>
        <w:rPr>
          <w:rFonts w:hint="cs"/>
          <w:rtl/>
        </w:rPr>
        <w:t>סד</w:t>
      </w:r>
      <w:r w:rsidR="00BF1CF6">
        <w:rPr>
          <w:rtl/>
        </w:rPr>
        <w:t>"</w:t>
      </w:r>
      <w:r>
        <w:rPr>
          <w:rFonts w:hint="cs"/>
          <w:rtl/>
        </w:rPr>
        <w:t xml:space="preserve">א </w:t>
      </w:r>
      <w:r w:rsidRPr="00C63571">
        <w:rPr>
          <w:rtl/>
        </w:rPr>
        <w:t xml:space="preserve">הואיל ובענינא </w:t>
      </w:r>
      <w:r>
        <w:rPr>
          <w:rtl/>
        </w:rPr>
        <w:t xml:space="preserve">דקדשים כתיב, בזמן דאיכא קדשים </w:t>
      </w:r>
      <w:r w:rsidRPr="00C63571">
        <w:rPr>
          <w:rtl/>
        </w:rPr>
        <w:t>ננהוג, בזמן דליכא קדשים - לא ננהוג קמ"ל;</w:t>
      </w:r>
    </w:p>
    <w:p w14:paraId="62BB3317" w14:textId="77777777" w:rsidR="0046556D" w:rsidRDefault="00BD6C4F" w:rsidP="00BD6C4F">
      <w:pPr>
        <w:rPr>
          <w:rtl/>
        </w:rPr>
      </w:pPr>
      <w:r w:rsidRPr="00C63571">
        <w:rPr>
          <w:rtl/>
        </w:rPr>
        <w:t>ותרוייהו אמרי:</w:t>
      </w:r>
      <w:r>
        <w:rPr>
          <w:rtl/>
        </w:rPr>
        <w:t xml:space="preserve"> כל היכא דתנן בחולין ובמוקדשים</w:t>
      </w:r>
      <w:r w:rsidRPr="00C63571">
        <w:rPr>
          <w:rtl/>
        </w:rPr>
        <w:t xml:space="preserve"> לצורך, לבד מגיד הנשה;</w:t>
      </w:r>
    </w:p>
    <w:p w14:paraId="42A3F570" w14:textId="77777777" w:rsidR="0046556D" w:rsidRDefault="00BD6C4F" w:rsidP="00BD6C4F">
      <w:pPr>
        <w:rPr>
          <w:rtl/>
        </w:rPr>
      </w:pPr>
      <w:r>
        <w:rPr>
          <w:rFonts w:hint="cs"/>
          <w:rtl/>
        </w:rPr>
        <w:t>ו</w:t>
      </w:r>
      <w:r w:rsidRPr="00C63571">
        <w:rPr>
          <w:rtl/>
        </w:rPr>
        <w:t>איידי דתנא לצורך - תנא נמי שלא לצורך.</w:t>
      </w:r>
    </w:p>
    <w:p w14:paraId="270B9BBC" w14:textId="77777777" w:rsidR="0046556D" w:rsidRDefault="00BD6C4F" w:rsidP="00BD6C4F">
      <w:pPr>
        <w:jc w:val="center"/>
        <w:rPr>
          <w:del w:id="90118" w:author="מנוע עיצוב" w:date="2026-10-08T11:01:28Z"/>
          <w:rtl/>
        </w:rPr>
      </w:pPr>
      <w:del w:id="90117" w:author="מנוע עיצוב" w:date="2026-10-08T11:01:28Z">
        <w:r>
          <w:rPr>
            <w:rFonts w:ascii="BA חניכי הישיבות" w:hAnsi="BA חניכי הישיבות" w:cs="BA חניכי הישיבות"/>
            <w:rtl/>
          </w:rPr>
          <w:delText xml:space="preserve">׻</w:delText>
        </w:r>
      </w:del>
    </w:p>
    <w:p w14:paraId="0362512B" w14:textId="77777777" w:rsidR="00BD6C4F" w:rsidRPr="00C63571" w:rsidRDefault="00BD6C4F" w:rsidP="00BD6C4F">
      <w:pPr>
        <w:pStyle w:val="affff1"/>
        <w:rPr>
          <w:rtl/>
        </w:rPr>
      </w:pPr>
      <w:ins w:id="9921" w:author="מספור קטעי משנה" w:date="2026-10-06T06:45:19Z">
        <w:r>
          <w:rPr>
            <w:rStyle w:val="MisparKeta"/>
          </w:rPr>
          <w:t xml:space="preserve">ג. </w:t>
        </w:r>
      </w:ins>
      <w:r w:rsidRPr="00C63571">
        <w:rPr>
          <w:rtl/>
        </w:rPr>
        <w:t>בחולין אבל לא במוקדשים.</w:t>
      </w:r>
    </w:p>
    <w:p w14:paraId="6DD0983D" w14:textId="77777777" w:rsidR="0046556D" w:rsidRDefault="00BD6C4F" w:rsidP="00BD6C4F">
      <w:pPr>
        <w:rPr>
          <w:rtl/>
        </w:rPr>
      </w:pPr>
      <w:r w:rsidRPr="0046594B">
        <w:rPr>
          <w:rStyle w:val="afffff0"/>
          <w:rtl/>
        </w:rPr>
        <w:t>ד</w:t>
      </w:r>
      <w:r w:rsidRPr="0046594B">
        <w:rPr>
          <w:rStyle w:val="afffff0"/>
          <w:rFonts w:hint="cs"/>
          <w:rtl/>
        </w:rPr>
        <w:t>'</w:t>
      </w:r>
      <w:r w:rsidRPr="0046594B">
        <w:rPr>
          <w:rStyle w:val="afffff0"/>
          <w:rtl/>
        </w:rPr>
        <w:t>שלח תשלח את האם</w:t>
      </w:r>
      <w:r w:rsidRPr="0046594B">
        <w:rPr>
          <w:rStyle w:val="afffff0"/>
          <w:rFonts w:hint="cs"/>
          <w:rtl/>
        </w:rPr>
        <w:t>'</w:t>
      </w:r>
      <w:r w:rsidRPr="0046594B">
        <w:rPr>
          <w:rStyle w:val="afffff0"/>
          <w:rtl/>
        </w:rPr>
        <w:t xml:space="preserve"> </w:t>
      </w:r>
      <w:r>
        <w:rPr>
          <w:rtl/>
        </w:rPr>
        <w:t>- במי שאתה מצווה לשלחו,</w:t>
      </w:r>
      <w:r>
        <w:rPr>
          <w:rFonts w:hint="cs"/>
          <w:rtl/>
        </w:rPr>
        <w:t xml:space="preserve"> </w:t>
      </w:r>
      <w:r w:rsidRPr="00C63571">
        <w:rPr>
          <w:rtl/>
        </w:rPr>
        <w:t>יצא זה - שאי אתה מצווה לשלחו אלא להביאו לידי גזבר.</w:t>
      </w:r>
    </w:p>
    <w:p w14:paraId="766D5025" w14:textId="77777777" w:rsidR="0046556D" w:rsidRDefault="00BD6C4F" w:rsidP="00BD6C4F">
      <w:pPr>
        <w:rPr>
          <w:rtl/>
        </w:rPr>
      </w:pPr>
      <w:r w:rsidRPr="00C63571">
        <w:rPr>
          <w:rtl/>
        </w:rPr>
        <w:t xml:space="preserve">רבינא: הלכך, עוף טהור שהרג את הנפש - פטור משלוח, </w:t>
      </w:r>
      <w:r w:rsidRPr="0046594B">
        <w:rPr>
          <w:rStyle w:val="afffff0"/>
          <w:rFonts w:hint="cs"/>
          <w:rtl/>
        </w:rPr>
        <w:t>ד'</w:t>
      </w:r>
      <w:r w:rsidRPr="0046594B">
        <w:rPr>
          <w:rStyle w:val="afffff0"/>
          <w:rtl/>
        </w:rPr>
        <w:t>שלח תשלח את האם במי שאתה מצווה לשלחו</w:t>
      </w:r>
      <w:r w:rsidRPr="0046594B">
        <w:rPr>
          <w:rStyle w:val="afffff0"/>
          <w:rFonts w:hint="cs"/>
          <w:rtl/>
        </w:rPr>
        <w:t>'</w:t>
      </w:r>
      <w:r w:rsidRPr="0046594B">
        <w:rPr>
          <w:rStyle w:val="afffff0"/>
          <w:rtl/>
        </w:rPr>
        <w:t>,</w:t>
      </w:r>
      <w:r w:rsidRPr="00C63571">
        <w:rPr>
          <w:rtl/>
        </w:rPr>
        <w:t xml:space="preserve"> יצא זה שאי אתה מצווה לשלחו אלא להביאו לב"ד;</w:t>
      </w:r>
    </w:p>
    <w:p w14:paraId="5AA8A289" w14:textId="77777777" w:rsidR="00BD6C4F" w:rsidRDefault="00BD6C4F" w:rsidP="00F07436">
      <w:pPr>
        <w:pStyle w:val="afff3"/>
        <w:framePr w:wrap="around"/>
        <w:rPr>
          <w:rtl/>
        </w:rPr>
      </w:pPr>
      <w:r>
        <w:rPr>
          <w:rFonts w:hint="cs"/>
          <w:rtl/>
        </w:rPr>
        <w:t xml:space="preserve">קלט. </w:t>
      </w:r>
    </w:p>
    <w:p w14:paraId="12704ECB" w14:textId="77777777" w:rsidR="0046556D" w:rsidRDefault="00BD6C4F" w:rsidP="00BD6C4F">
      <w:pPr>
        <w:rPr>
          <w:rtl/>
        </w:rPr>
      </w:pPr>
      <w:r>
        <w:rPr>
          <w:rFonts w:hint="cs"/>
          <w:rtl/>
        </w:rPr>
        <w:t>ה</w:t>
      </w:r>
      <w:r w:rsidR="00BF1CF6">
        <w:rPr>
          <w:rtl/>
        </w:rPr>
        <w:t>"</w:t>
      </w:r>
      <w:r>
        <w:rPr>
          <w:rFonts w:hint="cs"/>
          <w:rtl/>
        </w:rPr>
        <w:t>ד</w:t>
      </w:r>
      <w:r w:rsidRPr="00C63571">
        <w:rPr>
          <w:rtl/>
        </w:rPr>
        <w:t xml:space="preserve"> אי דגמר דיניה - בר קטלא הוא!</w:t>
      </w:r>
    </w:p>
    <w:p w14:paraId="798B803C" w14:textId="77777777" w:rsidR="0046556D" w:rsidRDefault="00BD6C4F" w:rsidP="00BD6C4F">
      <w:pPr>
        <w:rPr>
          <w:rtl/>
        </w:rPr>
      </w:pPr>
      <w:r w:rsidRPr="00C63571">
        <w:rPr>
          <w:rtl/>
        </w:rPr>
        <w:t>אלא דלא גמר דיניה ובעי לאתוייה לב</w:t>
      </w:r>
      <w:r w:rsidR="00BF1CF6">
        <w:rPr>
          <w:rtl/>
        </w:rPr>
        <w:t>"</w:t>
      </w:r>
      <w:r>
        <w:rPr>
          <w:rFonts w:hint="cs"/>
          <w:rtl/>
        </w:rPr>
        <w:t>ד</w:t>
      </w:r>
      <w:r w:rsidRPr="00C63571">
        <w:rPr>
          <w:rtl/>
        </w:rPr>
        <w:t>, וקיומי ביה</w:t>
      </w:r>
      <w:r w:rsidRPr="00A71A5E">
        <w:rPr>
          <w:rStyle w:val="afffff0"/>
          <w:rtl/>
        </w:rPr>
        <w:t xml:space="preserve"> </w:t>
      </w:r>
      <w:r w:rsidRPr="00A71A5E">
        <w:rPr>
          <w:rStyle w:val="afffff0"/>
          <w:rFonts w:hint="cs"/>
          <w:rtl/>
        </w:rPr>
        <w:t>'</w:t>
      </w:r>
      <w:r w:rsidRPr="00A71A5E">
        <w:rPr>
          <w:rStyle w:val="afffff0"/>
          <w:rtl/>
        </w:rPr>
        <w:t>ובערת הרע מקרבך</w:t>
      </w:r>
      <w:r w:rsidRPr="00A71A5E">
        <w:rPr>
          <w:rStyle w:val="afffff0"/>
          <w:rFonts w:hint="cs"/>
          <w:rtl/>
        </w:rPr>
        <w:t>'</w:t>
      </w:r>
      <w:r w:rsidRPr="00A71A5E">
        <w:rPr>
          <w:rStyle w:val="afffff0"/>
          <w:rtl/>
        </w:rPr>
        <w:t>.</w:t>
      </w:r>
    </w:p>
    <w:p w14:paraId="77C36A5D" w14:textId="77777777" w:rsidR="0046556D" w:rsidRDefault="00BD6C4F" w:rsidP="00BD6C4F">
      <w:pPr>
        <w:rPr>
          <w:rtl/>
        </w:rPr>
      </w:pPr>
      <w:r w:rsidRPr="00C63571">
        <w:rPr>
          <w:rtl/>
        </w:rPr>
        <w:t xml:space="preserve">הני מוקדשין </w:t>
      </w:r>
      <w:r>
        <w:rPr>
          <w:rFonts w:hint="cs"/>
          <w:rtl/>
        </w:rPr>
        <w:t>לאו דהיה לו בתוך ביתו והקדיש ד</w:t>
      </w:r>
      <w:r w:rsidR="00BF1CF6">
        <w:rPr>
          <w:rtl/>
        </w:rPr>
        <w:t>"</w:t>
      </w:r>
      <w:r w:rsidRPr="00C63571">
        <w:rPr>
          <w:rtl/>
        </w:rPr>
        <w:t>כי יקרא קן צפור</w:t>
      </w:r>
      <w:r>
        <w:rPr>
          <w:rFonts w:hint="cs"/>
          <w:rtl/>
        </w:rPr>
        <w:t>'</w:t>
      </w:r>
      <w:r w:rsidRPr="00C63571">
        <w:rPr>
          <w:rtl/>
        </w:rPr>
        <w:t xml:space="preserve"> - פרט למזומן!</w:t>
      </w:r>
    </w:p>
    <w:p w14:paraId="1ED479A2" w14:textId="77777777" w:rsidR="0046556D" w:rsidRDefault="00BD6C4F" w:rsidP="00BD6C4F">
      <w:pPr>
        <w:rPr>
          <w:rtl/>
        </w:rPr>
      </w:pPr>
      <w:r>
        <w:rPr>
          <w:rFonts w:hint="cs"/>
          <w:rtl/>
        </w:rPr>
        <w:t xml:space="preserve">ולאו </w:t>
      </w:r>
      <w:r w:rsidRPr="00C63571">
        <w:rPr>
          <w:rtl/>
        </w:rPr>
        <w:t>ד</w:t>
      </w:r>
      <w:r>
        <w:rPr>
          <w:rFonts w:hint="cs"/>
          <w:rtl/>
        </w:rPr>
        <w:t>ראה</w:t>
      </w:r>
      <w:r w:rsidRPr="00C63571">
        <w:rPr>
          <w:rtl/>
        </w:rPr>
        <w:t xml:space="preserve"> קן בעלמא ו</w:t>
      </w:r>
      <w:r>
        <w:rPr>
          <w:rFonts w:hint="cs"/>
          <w:rtl/>
        </w:rPr>
        <w:t>הקדישו</w:t>
      </w:r>
      <w:r w:rsidRPr="00C63571">
        <w:rPr>
          <w:rtl/>
        </w:rPr>
        <w:t xml:space="preserve">, </w:t>
      </w:r>
      <w:r>
        <w:rPr>
          <w:rFonts w:hint="cs"/>
          <w:rtl/>
        </w:rPr>
        <w:t>דהא אינו קדוש</w:t>
      </w:r>
      <w:r w:rsidRPr="00A71A5E">
        <w:rPr>
          <w:rStyle w:val="afffff0"/>
          <w:rFonts w:hint="cs"/>
          <w:rtl/>
        </w:rPr>
        <w:t xml:space="preserve"> '</w:t>
      </w:r>
      <w:r w:rsidRPr="00A71A5E">
        <w:rPr>
          <w:rStyle w:val="afffff0"/>
          <w:rtl/>
        </w:rPr>
        <w:t>איש כי יקדיש את ביתו קדש</w:t>
      </w:r>
      <w:r w:rsidRPr="00A71A5E">
        <w:rPr>
          <w:rStyle w:val="afffff0"/>
          <w:rFonts w:hint="cs"/>
          <w:rtl/>
        </w:rPr>
        <w:t>'</w:t>
      </w:r>
      <w:r w:rsidRPr="00A71A5E">
        <w:rPr>
          <w:rStyle w:val="afffff0"/>
          <w:rtl/>
        </w:rPr>
        <w:t xml:space="preserve"> </w:t>
      </w:r>
      <w:r w:rsidRPr="00C63571">
        <w:rPr>
          <w:rtl/>
        </w:rPr>
        <w:t xml:space="preserve">מה ביתו </w:t>
      </w:r>
      <w:r>
        <w:rPr>
          <w:rtl/>
        </w:rPr>
        <w:t>ברשותו, אף כל</w:t>
      </w:r>
      <w:r w:rsidRPr="00C63571">
        <w:rPr>
          <w:rtl/>
        </w:rPr>
        <w:t xml:space="preserve"> ברשותו</w:t>
      </w:r>
    </w:p>
    <w:p w14:paraId="584AFB77" w14:textId="77777777" w:rsidR="0046556D" w:rsidRDefault="00BD6C4F" w:rsidP="00BD6C4F">
      <w:pPr>
        <w:rPr>
          <w:rtl/>
        </w:rPr>
      </w:pPr>
      <w:r>
        <w:rPr>
          <w:rFonts w:hint="cs"/>
          <w:rtl/>
        </w:rPr>
        <w:t xml:space="preserve">ולאו </w:t>
      </w:r>
      <w:r w:rsidRPr="00C63571">
        <w:rPr>
          <w:rtl/>
        </w:rPr>
        <w:t>דאגבהינהו לאפרוחים ו</w:t>
      </w:r>
      <w:r>
        <w:rPr>
          <w:rFonts w:hint="cs"/>
          <w:rtl/>
        </w:rPr>
        <w:t xml:space="preserve">הקדישם </w:t>
      </w:r>
      <w:r w:rsidRPr="00C63571">
        <w:rPr>
          <w:rtl/>
        </w:rPr>
        <w:t xml:space="preserve">והדר הדרינהו - </w:t>
      </w:r>
      <w:r>
        <w:rPr>
          <w:rFonts w:hint="cs"/>
          <w:rtl/>
        </w:rPr>
        <w:t>ד</w:t>
      </w:r>
      <w:r w:rsidRPr="00C63571">
        <w:rPr>
          <w:rtl/>
        </w:rPr>
        <w:t xml:space="preserve">האי אפילו בחולין נמי לא מיחייב, </w:t>
      </w:r>
    </w:p>
    <w:p w14:paraId="4F9DE63C" w14:textId="77777777" w:rsidR="0046556D" w:rsidRDefault="00BD6C4F" w:rsidP="00BD6C4F">
      <w:pPr>
        <w:rPr>
          <w:rtl/>
        </w:rPr>
      </w:pPr>
      <w:r w:rsidRPr="00C63571">
        <w:rPr>
          <w:rtl/>
        </w:rPr>
        <w:t>דתנא: נטל את הבנים והחזירן לקן, ואח"כ חזרה האם עליהן - פטור מלשלח!</w:t>
      </w:r>
    </w:p>
    <w:p w14:paraId="77967C1C" w14:textId="77777777" w:rsidR="0046556D" w:rsidRDefault="00BD6C4F" w:rsidP="00BD6C4F">
      <w:pPr>
        <w:rPr>
          <w:rtl/>
        </w:rPr>
      </w:pPr>
      <w:r>
        <w:rPr>
          <w:rtl/>
        </w:rPr>
        <w:t>אלא דאגבהה לאם ו</w:t>
      </w:r>
      <w:r>
        <w:rPr>
          <w:rFonts w:hint="cs"/>
          <w:rtl/>
        </w:rPr>
        <w:t>ה</w:t>
      </w:r>
      <w:r>
        <w:rPr>
          <w:rtl/>
        </w:rPr>
        <w:t>קדשה והדרה</w:t>
      </w:r>
      <w:r>
        <w:rPr>
          <w:rFonts w:hint="cs"/>
          <w:rtl/>
        </w:rPr>
        <w:t>,</w:t>
      </w:r>
      <w:r w:rsidRPr="00C63571">
        <w:rPr>
          <w:rtl/>
        </w:rPr>
        <w:t xml:space="preserve"> </w:t>
      </w:r>
      <w:r>
        <w:rPr>
          <w:rFonts w:hint="cs"/>
          <w:rtl/>
        </w:rPr>
        <w:t>ד</w:t>
      </w:r>
      <w:r w:rsidRPr="00C63571">
        <w:rPr>
          <w:rtl/>
        </w:rPr>
        <w:t xml:space="preserve">מעיקרא איחייב ליה בשילוח מקמי דאקדשה, </w:t>
      </w:r>
    </w:p>
    <w:p w14:paraId="63244916" w14:textId="77777777" w:rsidR="0046556D" w:rsidRDefault="00BD6C4F" w:rsidP="00BD6C4F">
      <w:pPr>
        <w:rPr>
          <w:rtl/>
        </w:rPr>
      </w:pPr>
      <w:r>
        <w:rPr>
          <w:rtl/>
        </w:rPr>
        <w:t>דתניא, ר' יוחנן בן יוסף</w:t>
      </w:r>
      <w:r w:rsidRPr="00C63571">
        <w:rPr>
          <w:rtl/>
        </w:rPr>
        <w:t xml:space="preserve">: הקדיש חיה ואח"כ שחטה - פטור מלכסות, </w:t>
      </w:r>
    </w:p>
    <w:p w14:paraId="0214C835" w14:textId="77777777" w:rsidR="0046556D" w:rsidRDefault="00BD6C4F" w:rsidP="00BD6C4F">
      <w:pPr>
        <w:rPr>
          <w:rtl/>
        </w:rPr>
      </w:pPr>
      <w:r w:rsidRPr="00C63571">
        <w:rPr>
          <w:rtl/>
        </w:rPr>
        <w:t>שחטה ואח"כ הקדישה - חייב לכסות, שכבר נתחייב בכסוי קודם שיבא לידי הקדש!</w:t>
      </w:r>
    </w:p>
    <w:p w14:paraId="72514C5A" w14:textId="77777777" w:rsidR="0046556D" w:rsidRDefault="0046556D" w:rsidP="00BD6C4F">
      <w:pPr>
        <w:rPr>
          <w:rtl/>
        </w:rPr>
      </w:pPr>
    </w:p>
    <w:p w14:paraId="33EB1441" w14:textId="77777777" w:rsidR="0046556D" w:rsidRDefault="00BD6C4F" w:rsidP="00BD6C4F">
      <w:pPr>
        <w:rPr>
          <w:rtl/>
        </w:rPr>
      </w:pPr>
      <w:r w:rsidRPr="005C4ADC">
        <w:rPr>
          <w:rFonts w:ascii="BA Franknatan Regular" w:hAnsi="BA Franknatan Regular" w:cs="BA Franknatan Regular"/>
          <w:b/>
          <w:bCs/>
          <w:rtl/>
        </w:rPr>
        <w:t xml:space="preserve">• </w:t>
      </w:r>
      <w:r>
        <w:rPr>
          <w:rtl/>
        </w:rPr>
        <w:t xml:space="preserve">רב</w:t>
      </w:r>
      <w:del w:id="21316" w:author="Claude" w:date="2026-10-07T09:24:29Z">
        <w:r>
          <w:rPr>
            <w:rtl/>
          </w:rPr>
          <w:delText xml:space="preserve"> </w:delText>
        </w:r>
      </w:del>
      <w:r>
        <w:rPr>
          <w:rtl/>
        </w:rPr>
        <w:t xml:space="preserve">: במקדיש פירות שובכו</w:t>
      </w:r>
      <w:r>
        <w:rPr>
          <w:rtl/>
        </w:rPr>
        <w:t xml:space="preserve"> ומרדו, ושמואל</w:t>
      </w:r>
      <w:r w:rsidRPr="00C63571">
        <w:rPr>
          <w:rtl/>
        </w:rPr>
        <w:t>: במקדיש תרנגולתו לבדק הבית;</w:t>
      </w:r>
    </w:p>
    <w:p w14:paraId="5C74E03F" w14:textId="77777777" w:rsidR="0046556D" w:rsidRDefault="00BD6C4F" w:rsidP="00BD6C4F">
      <w:pPr>
        <w:rPr>
          <w:rtl/>
        </w:rPr>
      </w:pPr>
      <w:r w:rsidRPr="00C63571">
        <w:rPr>
          <w:rtl/>
        </w:rPr>
        <w:t>שמואל לא אמר כרב</w:t>
      </w:r>
      <w:r>
        <w:rPr>
          <w:rFonts w:hint="cs"/>
          <w:rtl/>
        </w:rPr>
        <w:t>:</w:t>
      </w:r>
      <w:r w:rsidRPr="00C63571">
        <w:rPr>
          <w:rtl/>
        </w:rPr>
        <w:t xml:space="preserve"> - דמוקים לה בקדשי בדק הבית, </w:t>
      </w:r>
    </w:p>
    <w:p w14:paraId="0ACBBA8A" w14:textId="77777777" w:rsidR="0046556D" w:rsidRDefault="00BD6C4F" w:rsidP="00BD6C4F">
      <w:pPr>
        <w:rPr>
          <w:rtl/>
        </w:rPr>
      </w:pPr>
      <w:r>
        <w:rPr>
          <w:rFonts w:hint="cs"/>
          <w:rtl/>
        </w:rPr>
        <w:lastRenderedPageBreak/>
        <w:t>רב לא אמר כשמואל: ד</w:t>
      </w:r>
      <w:r w:rsidRPr="00C63571">
        <w:rPr>
          <w:rtl/>
        </w:rPr>
        <w:t xml:space="preserve">דוקא קפטרי משילוח כגון פירות שובכו דקדשי מזבח נינהו, דכיון דקדשי קדושת הגוף לא פקעה קדושתייהו מינייהו, </w:t>
      </w:r>
    </w:p>
    <w:p w14:paraId="44BFF7F4" w14:textId="77777777" w:rsidR="0046556D" w:rsidRDefault="00BD6C4F" w:rsidP="00BD6C4F">
      <w:pPr>
        <w:rPr>
          <w:rtl/>
        </w:rPr>
      </w:pPr>
      <w:r w:rsidRPr="00C63571">
        <w:rPr>
          <w:rtl/>
        </w:rPr>
        <w:t>אבל במקדיש תרנגולתו לבדק הבית, דלאו קדשי מזבח, דקדושת דמים בעלמא הוא, כיון דמרדה - פקעה קדושתייהו, וחייבת בשילוח;</w:t>
      </w:r>
    </w:p>
    <w:p w14:paraId="139831D9" w14:textId="77777777" w:rsidR="0046556D" w:rsidRDefault="00BD6C4F" w:rsidP="00BD6C4F">
      <w:pPr>
        <w:rPr>
          <w:rtl/>
        </w:rPr>
      </w:pPr>
      <w:r w:rsidRPr="00C63571">
        <w:rPr>
          <w:rtl/>
        </w:rPr>
        <w:t>ושמואל אמר: כל היכא דאיתיה בבי גזא דרחמנא איתא, דכתיב לה' הארץ ומלואה;</w:t>
      </w:r>
    </w:p>
    <w:p w14:paraId="50BCFC04" w14:textId="77777777" w:rsidR="0046556D" w:rsidRDefault="00BD6C4F" w:rsidP="00BD6C4F">
      <w:pPr>
        <w:rPr>
          <w:rtl/>
        </w:rPr>
      </w:pPr>
      <w:r>
        <w:rPr>
          <w:rtl/>
        </w:rPr>
        <w:t xml:space="preserve">וכן </w:t>
      </w:r>
      <w:r>
        <w:rPr>
          <w:rStyle w:val="2fb"/>
          <w:rtl/>
          <w:rPrChange w:id="13889" w:author="מנוע אמוראים" w:date="2026-10-05T16:40:54Z">
            <w:rPr>
              <w:rtl/>
            </w:rPr>
          </w:rPrChange>
        </w:rPr>
        <w:t xml:space="preserve">א</w:t>
      </w:r>
      <w:r>
        <w:rPr>
          <w:rStyle w:val="2fb"/>
          <w:rFonts w:hint="cs"/>
          <w:rtl/>
          <w:rPrChange w:id="13890" w:author="מנוע אמוראים" w:date="2026-10-05T16:40:54Z">
            <w:rPr>
              <w:rFonts w:hint="cs"/>
              <w:rtl/>
            </w:rPr>
          </w:rPrChange>
        </w:rPr>
        <w:t xml:space="preserve">רי</w:t>
      </w:r>
      <w:r>
        <w:rPr>
          <w:rStyle w:val="2fb"/>
          <w:rtl/>
          <w:rPrChange w:id="13891" w:author="מנוע אמוראים" w:date="2026-10-05T16:40:54Z">
            <w:rPr>
              <w:rtl/>
            </w:rPr>
          </w:rPrChange>
        </w:rPr>
        <w:t xml:space="preserve">"</w:t>
      </w:r>
      <w:r>
        <w:rPr>
          <w:rStyle w:val="2fb"/>
          <w:rFonts w:hint="cs"/>
          <w:rtl/>
          <w:rPrChange w:id="13892" w:author="מנוע אמוראים" w:date="2026-10-05T16:40:54Z">
            <w:rPr>
              <w:rFonts w:hint="cs"/>
              <w:rtl/>
            </w:rPr>
          </w:rPrChange>
        </w:rPr>
        <w:t xml:space="preserve">ו</w:t>
      </w:r>
      <w:r>
        <w:rPr>
          <w:rtl/>
        </w:rPr>
        <w:t xml:space="preserve">: במקדיש תרנגולתו לבדק הבית ומרדה, א"ל </w:t>
      </w:r>
      <w:r>
        <w:rPr>
          <w:rStyle w:val="2fb"/>
          <w:rtl/>
          <w:rPrChange w:id="13893" w:author="מנוע אמוראים" w:date="2026-10-05T16:40:54Z">
            <w:rPr>
              <w:rtl/>
            </w:rPr>
          </w:rPrChange>
        </w:rPr>
        <w:t xml:space="preserve">ר</w:t>
      </w:r>
      <w:r>
        <w:rPr>
          <w:rStyle w:val="2fb"/>
          <w:rFonts w:hint="cs"/>
          <w:rtl/>
          <w:rPrChange w:id="13894" w:author="מנוע אמוראים" w:date="2026-10-05T16:40:54Z">
            <w:rPr>
              <w:rFonts w:hint="cs"/>
              <w:rtl/>
            </w:rPr>
          </w:rPrChange>
        </w:rPr>
        <w:t xml:space="preserve">שב</w:t>
      </w:r>
      <w:r>
        <w:rPr>
          <w:rStyle w:val="2fb"/>
          <w:rtl/>
          <w:rPrChange w:id="13895" w:author="מנוע אמוראים" w:date="2026-10-05T16:40:54Z">
            <w:rPr>
              <w:rtl/>
            </w:rPr>
          </w:rPrChange>
        </w:rPr>
        <w:t xml:space="preserve">"</w:t>
      </w:r>
      <w:r>
        <w:rPr>
          <w:rStyle w:val="2fb"/>
          <w:rFonts w:hint="cs"/>
          <w:rtl/>
          <w:rPrChange w:id="13896" w:author="מנוע אמוראים" w:date="2026-10-05T16:40:54Z">
            <w:rPr>
              <w:rFonts w:hint="cs"/>
              <w:rtl/>
            </w:rPr>
          </w:rPrChange>
        </w:rPr>
        <w:t xml:space="preserve">ל</w:t>
      </w:r>
      <w:r w:rsidRPr="00C63571">
        <w:rPr>
          <w:rtl/>
        </w:rPr>
        <w:t>: וכיון שמרדה פקעה ליה קדושתה!</w:t>
      </w:r>
    </w:p>
    <w:p w14:paraId="7D1D0967" w14:textId="77777777" w:rsidR="0046556D" w:rsidRDefault="00BD6C4F" w:rsidP="00BD6C4F">
      <w:pPr>
        <w:rPr>
          <w:rtl/>
        </w:rPr>
      </w:pPr>
      <w:r w:rsidRPr="00C63571">
        <w:rPr>
          <w:rtl/>
        </w:rPr>
        <w:t>א"ל: בבי גזא דרחמנא איתא, דכתיב לה' הארץ ומלואה.</w:t>
      </w:r>
    </w:p>
    <w:p w14:paraId="5DFEC075" w14:textId="77777777" w:rsidR="0046556D" w:rsidRDefault="00BD6C4F" w:rsidP="00BD6C4F">
      <w:pPr>
        <w:rPr>
          <w:rtl/>
        </w:rPr>
      </w:pPr>
      <w:r>
        <w:rPr>
          <w:rtl/>
        </w:rPr>
        <w:t xml:space="preserve">ורמי </w:t>
      </w:r>
      <w:r>
        <w:rPr>
          <w:rStyle w:val="2fb"/>
          <w:rtl/>
          <w:rPrChange w:id="13897" w:author="מנוע אמוראים" w:date="2026-10-05T16:40:54Z">
            <w:rPr>
              <w:rtl/>
            </w:rPr>
          </w:rPrChange>
        </w:rPr>
        <w:t xml:space="preserve">דר</w:t>
      </w:r>
      <w:r>
        <w:rPr>
          <w:rStyle w:val="2fb"/>
          <w:rFonts w:hint="cs"/>
          <w:rtl/>
          <w:rPrChange w:id="13898" w:author="מנוע אמוראים" w:date="2026-10-05T16:40:54Z">
            <w:rPr>
              <w:rFonts w:hint="cs"/>
              <w:rtl/>
            </w:rPr>
          </w:rPrChange>
        </w:rPr>
        <w:t xml:space="preserve">י</w:t>
      </w:r>
      <w:r>
        <w:rPr>
          <w:rStyle w:val="2fb"/>
          <w:rtl/>
          <w:rPrChange w:id="13899" w:author="מנוע אמוראים" w:date="2026-10-05T16:40:54Z">
            <w:rPr>
              <w:rtl/>
            </w:rPr>
          </w:rPrChange>
        </w:rPr>
        <w:t xml:space="preserve">"</w:t>
      </w:r>
      <w:r>
        <w:rPr>
          <w:rStyle w:val="2fb"/>
          <w:rFonts w:hint="cs"/>
          <w:rtl/>
          <w:rPrChange w:id="13900" w:author="מנוע אמוראים" w:date="2026-10-05T16:40:54Z">
            <w:rPr>
              <w:rFonts w:hint="cs"/>
              <w:rtl/>
            </w:rPr>
          </w:rPrChange>
        </w:rPr>
        <w:t xml:space="preserve">ו</w:t>
      </w:r>
      <w:r>
        <w:rPr>
          <w:rFonts w:hint="cs"/>
          <w:rtl/>
        </w:rPr>
        <w:t xml:space="preserve"> </w:t>
      </w:r>
      <w:r>
        <w:rPr>
          <w:rStyle w:val="2fb"/>
          <w:rFonts w:hint="cs"/>
          <w:rtl/>
          <w:rPrChange w:id="13901" w:author="מנוע אמוראים" w:date="2026-10-05T16:40:54Z">
            <w:rPr>
              <w:rFonts w:hint="cs"/>
              <w:rtl/>
            </w:rPr>
          </w:rPrChange>
        </w:rPr>
        <w:t xml:space="preserve">אדרי</w:t>
      </w:r>
      <w:r>
        <w:rPr>
          <w:rStyle w:val="2fb"/>
          <w:rtl/>
          <w:rPrChange w:id="13902" w:author="מנוע אמוראים" w:date="2026-10-05T16:40:54Z">
            <w:rPr>
              <w:rtl/>
            </w:rPr>
          </w:rPrChange>
        </w:rPr>
        <w:t xml:space="preserve">"</w:t>
      </w:r>
      <w:r>
        <w:rPr>
          <w:rStyle w:val="2fb"/>
          <w:rFonts w:hint="cs"/>
          <w:rtl/>
          <w:rPrChange w:id="13903" w:author="מנוע אמוראים" w:date="2026-10-05T16:40:54Z">
            <w:rPr>
              <w:rFonts w:hint="cs"/>
              <w:rtl/>
            </w:rPr>
          </w:rPrChange>
        </w:rPr>
        <w:t xml:space="preserve">ו</w:t>
      </w:r>
      <w:r>
        <w:rPr>
          <w:rtl/>
        </w:rPr>
        <w:t xml:space="preserve">, ורמי </w:t>
      </w:r>
      <w:r>
        <w:rPr>
          <w:rStyle w:val="2fb"/>
          <w:rtl/>
          <w:rPrChange w:id="13904" w:author="מנוע אמוראים" w:date="2026-10-05T16:40:54Z">
            <w:rPr>
              <w:rtl/>
            </w:rPr>
          </w:rPrChange>
        </w:rPr>
        <w:t xml:space="preserve">דר</w:t>
      </w:r>
      <w:r>
        <w:rPr>
          <w:rStyle w:val="2fb"/>
          <w:rFonts w:hint="cs"/>
          <w:rtl/>
          <w:rPrChange w:id="13905" w:author="מנוע אמוראים" w:date="2026-10-05T16:40:54Z">
            <w:rPr>
              <w:rFonts w:hint="cs"/>
              <w:rtl/>
            </w:rPr>
          </w:rPrChange>
        </w:rPr>
        <w:t xml:space="preserve">שב</w:t>
      </w:r>
      <w:r>
        <w:rPr>
          <w:rStyle w:val="2fb"/>
          <w:rtl/>
          <w:rPrChange w:id="13906" w:author="מנוע אמוראים" w:date="2026-10-05T16:40:54Z">
            <w:rPr>
              <w:rtl/>
            </w:rPr>
          </w:rPrChange>
        </w:rPr>
        <w:t xml:space="preserve">"</w:t>
      </w:r>
      <w:r>
        <w:rPr>
          <w:rStyle w:val="2fb"/>
          <w:rFonts w:hint="cs"/>
          <w:rtl/>
          <w:rPrChange w:id="13907" w:author="מנוע אמוראים" w:date="2026-10-05T16:40:54Z">
            <w:rPr>
              <w:rFonts w:hint="cs"/>
              <w:rtl/>
            </w:rPr>
          </w:rPrChange>
        </w:rPr>
        <w:t xml:space="preserve">ל</w:t>
      </w:r>
      <w:r>
        <w:rPr>
          <w:rFonts w:hint="cs"/>
          <w:rtl/>
        </w:rPr>
        <w:t xml:space="preserve"> </w:t>
      </w:r>
      <w:r>
        <w:rPr>
          <w:rStyle w:val="2fb"/>
          <w:rFonts w:hint="cs"/>
          <w:rtl/>
          <w:rPrChange w:id="13908" w:author="מנוע אמוראים" w:date="2026-10-05T16:40:54Z">
            <w:rPr>
              <w:rFonts w:hint="cs"/>
              <w:rtl/>
            </w:rPr>
          </w:rPrChange>
        </w:rPr>
        <w:t xml:space="preserve">אדרשב</w:t>
      </w:r>
      <w:r>
        <w:rPr>
          <w:rStyle w:val="2fb"/>
          <w:rtl/>
          <w:rPrChange w:id="13909" w:author="מנוע אמוראים" w:date="2026-10-05T16:40:54Z">
            <w:rPr>
              <w:rtl/>
            </w:rPr>
          </w:rPrChange>
        </w:rPr>
        <w:t xml:space="preserve">"</w:t>
      </w:r>
      <w:r>
        <w:rPr>
          <w:rStyle w:val="2fb"/>
          <w:rFonts w:hint="cs"/>
          <w:rtl/>
          <w:rPrChange w:id="13910" w:author="מנוע אמוראים" w:date="2026-10-05T16:40:54Z">
            <w:rPr>
              <w:rFonts w:hint="cs"/>
              <w:rtl/>
            </w:rPr>
          </w:rPrChange>
        </w:rPr>
        <w:t xml:space="preserve">ל</w:t>
      </w:r>
      <w:r w:rsidRPr="00C63571">
        <w:rPr>
          <w:rtl/>
        </w:rPr>
        <w:t xml:space="preserve"> דאיתמר: מנה זה לבדק הבית ונגנבו או נאבדו, </w:t>
      </w:r>
      <w:r>
        <w:rPr>
          <w:rStyle w:val="2fb"/>
          <w:rtl/>
          <w:rPrChange w:id="13911" w:author="מנוע אמוראים" w:date="2026-10-05T16:40:54Z">
            <w:rPr>
              <w:rtl/>
            </w:rPr>
          </w:rPrChange>
        </w:rPr>
        <w:t xml:space="preserve">רי"ו</w:t>
      </w:r>
      <w:r w:rsidRPr="00C63571">
        <w:rPr>
          <w:rtl/>
        </w:rPr>
        <w:t xml:space="preserve"> אמר חייב באחריותן עד שיבואו לידי גזבר, </w:t>
      </w:r>
    </w:p>
    <w:p w14:paraId="112A3514" w14:textId="77777777" w:rsidR="0046556D" w:rsidRDefault="00BD6C4F" w:rsidP="00BD6C4F">
      <w:pPr>
        <w:rPr>
          <w:rtl/>
        </w:rPr>
      </w:pPr>
      <w:r>
        <w:rPr>
          <w:rStyle w:val="2fb"/>
          <w:rFonts w:hint="cs"/>
          <w:rtl/>
          <w:rPrChange w:id="13912" w:author="מנוע אמוראים" w:date="2026-10-05T16:40:54Z">
            <w:rPr>
              <w:rFonts w:hint="cs"/>
              <w:rtl/>
            </w:rPr>
          </w:rPrChange>
        </w:rPr>
        <w:t xml:space="preserve">ור</w:t>
      </w:r>
      <w:r>
        <w:rPr>
          <w:rStyle w:val="2fb"/>
          <w:rtl/>
          <w:rPrChange w:id="13913" w:author="מנוע אמוראים" w:date="2026-10-05T16:40:54Z">
            <w:rPr>
              <w:rtl/>
            </w:rPr>
          </w:rPrChange>
        </w:rPr>
        <w:t xml:space="preserve">"</w:t>
      </w:r>
      <w:r>
        <w:rPr>
          <w:rStyle w:val="2fb"/>
          <w:rFonts w:hint="cs"/>
          <w:rtl/>
          <w:rPrChange w:id="13914" w:author="מנוע אמוראים" w:date="2026-10-05T16:40:54Z">
            <w:rPr>
              <w:rFonts w:hint="cs"/>
              <w:rtl/>
            </w:rPr>
          </w:rPrChange>
        </w:rPr>
        <w:t xml:space="preserve">ל</w:t>
      </w:r>
      <w:r w:rsidRPr="00C63571">
        <w:rPr>
          <w:rtl/>
        </w:rPr>
        <w:t xml:space="preserve">: כל היכא דאיתיה בבי גזא דרחמנא איתיה, דלה' הארץ ומלואה, </w:t>
      </w:r>
    </w:p>
    <w:p w14:paraId="1B42FB50" w14:textId="77777777" w:rsidR="0046556D" w:rsidRDefault="00BD6C4F" w:rsidP="00BD6C4F">
      <w:pPr>
        <w:rPr>
          <w:rtl/>
        </w:rPr>
      </w:pPr>
      <w:r>
        <w:rPr>
          <w:rStyle w:val="2fb"/>
          <w:rFonts w:hint="cs"/>
          <w:rtl/>
          <w:rPrChange w:id="13915" w:author="מנוע אמוראים" w:date="2026-10-05T16:40:54Z">
            <w:rPr>
              <w:rFonts w:hint="cs"/>
              <w:rtl/>
            </w:rPr>
          </w:rPrChange>
        </w:rPr>
        <w:t xml:space="preserve">דר</w:t>
      </w:r>
      <w:r>
        <w:rPr>
          <w:rStyle w:val="2fb"/>
          <w:rtl/>
          <w:rPrChange w:id="13916" w:author="מנוע אמוראים" w:date="2026-10-05T16:40:54Z">
            <w:rPr>
              <w:rtl/>
            </w:rPr>
          </w:rPrChange>
        </w:rPr>
        <w:t xml:space="preserve">"</w:t>
      </w:r>
      <w:r>
        <w:rPr>
          <w:rStyle w:val="2fb"/>
          <w:rFonts w:hint="cs"/>
          <w:rtl/>
          <w:rPrChange w:id="13917" w:author="מנוע אמוראים" w:date="2026-10-05T16:40:54Z">
            <w:rPr>
              <w:rFonts w:hint="cs"/>
              <w:rtl/>
            </w:rPr>
          </w:rPrChange>
        </w:rPr>
        <w:t xml:space="preserve">ל</w:t>
      </w:r>
      <w:r>
        <w:rPr>
          <w:rFonts w:hint="cs"/>
          <w:rtl/>
        </w:rPr>
        <w:t xml:space="preserve"> </w:t>
      </w:r>
      <w:r>
        <w:rPr>
          <w:rStyle w:val="2fb"/>
          <w:rFonts w:hint="cs"/>
          <w:rtl/>
          <w:rPrChange w:id="13918" w:author="מנוע אמוראים" w:date="2026-10-05T16:40:54Z">
            <w:rPr>
              <w:rFonts w:hint="cs"/>
              <w:rtl/>
            </w:rPr>
          </w:rPrChange>
        </w:rPr>
        <w:t xml:space="preserve">אדר</w:t>
      </w:r>
      <w:r>
        <w:rPr>
          <w:rStyle w:val="2fb"/>
          <w:rtl/>
          <w:rPrChange w:id="13919" w:author="מנוע אמוראים" w:date="2026-10-05T16:40:54Z">
            <w:rPr>
              <w:rtl/>
            </w:rPr>
          </w:rPrChange>
        </w:rPr>
        <w:t xml:space="preserve">"</w:t>
      </w:r>
      <w:r>
        <w:rPr>
          <w:rStyle w:val="2fb"/>
          <w:rFonts w:hint="cs"/>
          <w:rtl/>
          <w:rPrChange w:id="13920" w:author="מנוע אמוראים" w:date="2026-10-05T16:40:54Z">
            <w:rPr>
              <w:rFonts w:hint="cs"/>
              <w:rtl/>
            </w:rPr>
          </w:rPrChange>
        </w:rPr>
        <w:t xml:space="preserve">ל</w:t>
      </w:r>
      <w:r>
        <w:rPr>
          <w:rFonts w:hint="cs"/>
          <w:rtl/>
        </w:rPr>
        <w:t xml:space="preserve"> לא קשיא</w:t>
      </w:r>
      <w:r w:rsidRPr="00C63571">
        <w:rPr>
          <w:rtl/>
        </w:rPr>
        <w:t xml:space="preserve"> הא </w:t>
      </w:r>
      <w:r>
        <w:rPr>
          <w:rFonts w:hint="cs"/>
          <w:rtl/>
        </w:rPr>
        <w:t xml:space="preserve">קודם ששמע </w:t>
      </w:r>
      <w:r>
        <w:rPr>
          <w:rStyle w:val="2fb"/>
          <w:rFonts w:hint="cs"/>
          <w:rtl/>
          <w:rPrChange w:id="13921" w:author="מנוע אמוראים" w:date="2026-10-05T16:40:54Z">
            <w:rPr>
              <w:rFonts w:hint="cs"/>
              <w:rtl/>
            </w:rPr>
          </w:rPrChange>
        </w:rPr>
        <w:t xml:space="preserve">מרי</w:t>
      </w:r>
      <w:r>
        <w:rPr>
          <w:rStyle w:val="2fb"/>
          <w:rtl/>
          <w:rPrChange w:id="13922" w:author="מנוע אמוראים" w:date="2026-10-05T16:40:54Z">
            <w:rPr>
              <w:rtl/>
            </w:rPr>
          </w:rPrChange>
        </w:rPr>
        <w:t xml:space="preserve">"</w:t>
      </w:r>
      <w:r>
        <w:rPr>
          <w:rStyle w:val="2fb"/>
          <w:rFonts w:hint="cs"/>
          <w:rtl/>
          <w:rPrChange w:id="13923" w:author="מנוע אמוראים" w:date="2026-10-05T16:40:54Z">
            <w:rPr>
              <w:rFonts w:hint="cs"/>
              <w:rtl/>
            </w:rPr>
          </w:rPrChange>
        </w:rPr>
        <w:t xml:space="preserve">ו</w:t>
      </w:r>
      <w:r>
        <w:rPr>
          <w:rFonts w:hint="cs"/>
          <w:rtl/>
        </w:rPr>
        <w:t xml:space="preserve"> רבו הא אחר ששמע </w:t>
      </w:r>
      <w:r>
        <w:rPr>
          <w:rStyle w:val="2fb"/>
          <w:rFonts w:hint="cs"/>
          <w:rtl/>
          <w:rPrChange w:id="13924" w:author="מנוע אמוראים" w:date="2026-10-05T16:40:54Z">
            <w:rPr>
              <w:rFonts w:hint="cs"/>
              <w:rtl/>
            </w:rPr>
          </w:rPrChange>
        </w:rPr>
        <w:t xml:space="preserve">מרי</w:t>
      </w:r>
      <w:r>
        <w:rPr>
          <w:rStyle w:val="2fb"/>
          <w:rtl/>
          <w:rPrChange w:id="13925" w:author="מנוע אמוראים" w:date="2026-10-05T16:40:54Z">
            <w:rPr>
              <w:rtl/>
            </w:rPr>
          </w:rPrChange>
        </w:rPr>
        <w:t xml:space="preserve">"</w:t>
      </w:r>
      <w:r>
        <w:rPr>
          <w:rStyle w:val="2fb"/>
          <w:rFonts w:hint="cs"/>
          <w:rtl/>
          <w:rPrChange w:id="13926" w:author="מנוע אמוראים" w:date="2026-10-05T16:40:54Z">
            <w:rPr>
              <w:rFonts w:hint="cs"/>
              <w:rtl/>
            </w:rPr>
          </w:rPrChange>
        </w:rPr>
        <w:t xml:space="preserve">ו</w:t>
      </w:r>
      <w:r>
        <w:rPr>
          <w:rFonts w:hint="cs"/>
          <w:rtl/>
        </w:rPr>
        <w:t xml:space="preserve"> </w:t>
      </w:r>
    </w:p>
    <w:p w14:paraId="73AFE4A1" w14:textId="77777777" w:rsidR="0046556D" w:rsidRDefault="00BD6C4F" w:rsidP="00BD6C4F">
      <w:pPr>
        <w:rPr>
          <w:rtl/>
        </w:rPr>
      </w:pPr>
      <w:r>
        <w:rPr>
          <w:rStyle w:val="2fb"/>
          <w:rFonts w:hint="cs"/>
          <w:rtl/>
          <w:rPrChange w:id="13927" w:author="מנוע אמוראים" w:date="2026-10-05T16:40:54Z">
            <w:rPr>
              <w:rFonts w:hint="cs"/>
              <w:rtl/>
            </w:rPr>
          </w:rPrChange>
        </w:rPr>
        <w:t xml:space="preserve">דרי</w:t>
      </w:r>
      <w:r>
        <w:rPr>
          <w:rStyle w:val="2fb"/>
          <w:rtl/>
          <w:rPrChange w:id="13928" w:author="מנוע אמוראים" w:date="2026-10-05T16:40:54Z">
            <w:rPr>
              <w:rtl/>
            </w:rPr>
          </w:rPrChange>
        </w:rPr>
        <w:t xml:space="preserve">"</w:t>
      </w:r>
      <w:r>
        <w:rPr>
          <w:rStyle w:val="2fb"/>
          <w:rFonts w:hint="cs"/>
          <w:rtl/>
          <w:rPrChange w:id="13929" w:author="מנוע אמוראים" w:date="2026-10-05T16:40:54Z">
            <w:rPr>
              <w:rFonts w:hint="cs"/>
              <w:rtl/>
            </w:rPr>
          </w:rPrChange>
        </w:rPr>
        <w:t xml:space="preserve">ו</w:t>
      </w:r>
      <w:r>
        <w:rPr>
          <w:rFonts w:hint="cs"/>
          <w:rtl/>
        </w:rPr>
        <w:t xml:space="preserve"> </w:t>
      </w:r>
      <w:r>
        <w:rPr>
          <w:rStyle w:val="2fb"/>
          <w:rFonts w:hint="cs"/>
          <w:rtl/>
          <w:rPrChange w:id="13930" w:author="מנוע אמוראים" w:date="2026-10-05T16:40:54Z">
            <w:rPr>
              <w:rFonts w:hint="cs"/>
              <w:rtl/>
            </w:rPr>
          </w:rPrChange>
        </w:rPr>
        <w:t xml:space="preserve">אדרי</w:t>
      </w:r>
      <w:r>
        <w:rPr>
          <w:rStyle w:val="2fb"/>
          <w:rtl/>
          <w:rPrChange w:id="13931" w:author="מנוע אמוראים" w:date="2026-10-05T16:40:54Z">
            <w:rPr>
              <w:rtl/>
            </w:rPr>
          </w:rPrChange>
        </w:rPr>
        <w:t xml:space="preserve">"</w:t>
      </w:r>
      <w:r>
        <w:rPr>
          <w:rStyle w:val="2fb"/>
          <w:rFonts w:hint="cs"/>
          <w:rtl/>
          <w:rPrChange w:id="13932" w:author="מנוע אמוראים" w:date="2026-10-05T16:40:54Z">
            <w:rPr>
              <w:rFonts w:hint="cs"/>
              <w:rtl/>
            </w:rPr>
          </w:rPrChange>
        </w:rPr>
        <w:t xml:space="preserve">ו</w:t>
      </w:r>
      <w:r>
        <w:rPr>
          <w:rFonts w:hint="cs"/>
          <w:rtl/>
        </w:rPr>
        <w:t xml:space="preserve"> לא קשיא</w:t>
      </w:r>
      <w:r w:rsidRPr="00C63571">
        <w:rPr>
          <w:rtl/>
        </w:rPr>
        <w:t xml:space="preserve"> הא - דאמר עלי, הא - דאמר הרי זו </w:t>
      </w:r>
    </w:p>
    <w:p w14:paraId="3DE2FA03" w14:textId="77777777" w:rsidR="0046556D" w:rsidRDefault="00BD6C4F" w:rsidP="00BD6C4F">
      <w:pPr>
        <w:rPr>
          <w:rtl/>
        </w:rPr>
      </w:pPr>
      <w:r>
        <w:rPr>
          <w:rtl/>
        </w:rPr>
        <w:t xml:space="preserve">מכלל </w:t>
      </w:r>
      <w:r>
        <w:rPr>
          <w:rStyle w:val="2fb"/>
          <w:rtl/>
          <w:rPrChange w:id="13933" w:author="מנוע אמוראים" w:date="2026-10-05T16:40:54Z">
            <w:rPr>
              <w:rtl/>
            </w:rPr>
          </w:rPrChange>
        </w:rPr>
        <w:t xml:space="preserve">דר</w:t>
      </w:r>
      <w:r>
        <w:rPr>
          <w:rStyle w:val="2fb"/>
          <w:rFonts w:hint="cs"/>
          <w:rtl/>
          <w:rPrChange w:id="13934" w:author="מנוע אמוראים" w:date="2026-10-05T16:40:54Z">
            <w:rPr>
              <w:rFonts w:hint="cs"/>
              <w:rtl/>
            </w:rPr>
          </w:rPrChange>
        </w:rPr>
        <w:t xml:space="preserve">שב</w:t>
      </w:r>
      <w:r>
        <w:rPr>
          <w:rStyle w:val="2fb"/>
          <w:rtl/>
          <w:rPrChange w:id="13935" w:author="מנוע אמוראים" w:date="2026-10-05T16:40:54Z">
            <w:rPr>
              <w:rtl/>
            </w:rPr>
          </w:rPrChange>
        </w:rPr>
        <w:t xml:space="preserve">"</w:t>
      </w:r>
      <w:r>
        <w:rPr>
          <w:rStyle w:val="2fb"/>
          <w:rFonts w:hint="cs"/>
          <w:rtl/>
          <w:rPrChange w:id="13936" w:author="מנוע אמוראים" w:date="2026-10-05T16:40:54Z">
            <w:rPr>
              <w:rFonts w:hint="cs"/>
              <w:rtl/>
            </w:rPr>
          </w:rPrChange>
        </w:rPr>
        <w:t xml:space="preserve">ל</w:t>
      </w:r>
      <w:r>
        <w:rPr>
          <w:rFonts w:hint="cs"/>
          <w:rtl/>
        </w:rPr>
        <w:t xml:space="preserve"> </w:t>
      </w:r>
      <w:r w:rsidRPr="00C63571">
        <w:rPr>
          <w:rtl/>
        </w:rPr>
        <w:t>אע</w:t>
      </w:r>
      <w:r>
        <w:rPr>
          <w:rtl/>
        </w:rPr>
        <w:t>"</w:t>
      </w:r>
      <w:r w:rsidRPr="00C63571">
        <w:rPr>
          <w:rtl/>
        </w:rPr>
        <w:t xml:space="preserve">ג דאמר עלי לא מחייב? </w:t>
      </w:r>
    </w:p>
    <w:p w14:paraId="479E12F1" w14:textId="77777777" w:rsidR="0046556D" w:rsidRDefault="00BD6C4F" w:rsidP="00BD6C4F">
      <w:pPr>
        <w:rPr>
          <w:rtl/>
        </w:rPr>
      </w:pPr>
      <w:r w:rsidRPr="00C63571">
        <w:rPr>
          <w:rtl/>
        </w:rPr>
        <w:t xml:space="preserve">והתניא: איזהו נדר ואיזו היא נדבה, נדר האומר הרי עלי, עולה, נדבה - האומר הרי זו עולה, </w:t>
      </w:r>
    </w:p>
    <w:p w14:paraId="164976D4" w14:textId="77777777" w:rsidR="0046556D" w:rsidRDefault="00BD6C4F" w:rsidP="00BD6C4F">
      <w:pPr>
        <w:rPr>
          <w:rtl/>
        </w:rPr>
      </w:pPr>
      <w:r w:rsidRPr="00C63571">
        <w:rPr>
          <w:rtl/>
        </w:rPr>
        <w:t>ומה בין נדר לנדבה? נדר מתה</w:t>
      </w:r>
      <w:r>
        <w:rPr>
          <w:rFonts w:hint="cs"/>
          <w:rtl/>
        </w:rPr>
        <w:t>,</w:t>
      </w:r>
      <w:r w:rsidRPr="00C63571">
        <w:rPr>
          <w:rtl/>
        </w:rPr>
        <w:t xml:space="preserve"> נגנב</w:t>
      </w:r>
      <w:r>
        <w:rPr>
          <w:rtl/>
        </w:rPr>
        <w:t>ה או שאבדה חייב באחריותה, נדבה</w:t>
      </w:r>
      <w:r w:rsidRPr="00C63571">
        <w:rPr>
          <w:rtl/>
        </w:rPr>
        <w:t xml:space="preserve"> מתה נגנבה או שאבדה אינו חייב באחריותה</w:t>
      </w:r>
    </w:p>
    <w:p w14:paraId="1B605D3D" w14:textId="77777777" w:rsidR="0046556D" w:rsidRDefault="00BD6C4F" w:rsidP="00BD6C4F">
      <w:pPr>
        <w:rPr>
          <w:rtl/>
        </w:rPr>
      </w:pPr>
      <w:r>
        <w:rPr>
          <w:rFonts w:hint="cs"/>
          <w:rtl/>
        </w:rPr>
        <w:t>א</w:t>
      </w:r>
      <w:r w:rsidR="00BF1CF6">
        <w:rPr>
          <w:rtl/>
        </w:rPr>
        <w:t>"</w:t>
      </w:r>
      <w:r>
        <w:rPr>
          <w:rFonts w:hint="cs"/>
          <w:rtl/>
        </w:rPr>
        <w:t xml:space="preserve">ל </w:t>
      </w:r>
      <w:r>
        <w:rPr>
          <w:rStyle w:val="2fb"/>
          <w:rFonts w:hint="cs"/>
          <w:rtl/>
          <w:rPrChange w:id="13937" w:author="מנוע אמוראים" w:date="2026-10-05T16:40:54Z">
            <w:rPr>
              <w:rFonts w:hint="cs"/>
              <w:rtl/>
            </w:rPr>
          </w:rPrChange>
        </w:rPr>
        <w:t xml:space="preserve">ר</w:t>
      </w:r>
      <w:r>
        <w:rPr>
          <w:rStyle w:val="2fb"/>
          <w:rtl/>
          <w:rPrChange w:id="13938" w:author="מנוע אמוראים" w:date="2026-10-05T16:40:54Z">
            <w:rPr>
              <w:rtl/>
            </w:rPr>
          </w:rPrChange>
        </w:rPr>
        <w:t xml:space="preserve">"</w:t>
      </w:r>
      <w:r>
        <w:rPr>
          <w:rStyle w:val="2fb"/>
          <w:rFonts w:hint="cs"/>
          <w:rtl/>
          <w:rPrChange w:id="13939" w:author="מנוע אמוראים" w:date="2026-10-05T16:40:54Z">
            <w:rPr>
              <w:rFonts w:hint="cs"/>
              <w:rtl/>
            </w:rPr>
          </w:rPrChange>
        </w:rPr>
        <w:t xml:space="preserve">ל</w:t>
      </w:r>
      <w:r w:rsidRPr="00C63571">
        <w:rPr>
          <w:rtl/>
        </w:rPr>
        <w:t xml:space="preserve">: </w:t>
      </w:r>
      <w:r>
        <w:rPr>
          <w:rFonts w:hint="cs"/>
          <w:rtl/>
        </w:rPr>
        <w:t>ה</w:t>
      </w:r>
      <w:r w:rsidR="00BF1CF6">
        <w:rPr>
          <w:rtl/>
        </w:rPr>
        <w:t>"</w:t>
      </w:r>
      <w:r>
        <w:rPr>
          <w:rFonts w:hint="cs"/>
          <w:rtl/>
        </w:rPr>
        <w:t xml:space="preserve">מ </w:t>
      </w:r>
      <w:r w:rsidRPr="00C63571">
        <w:rPr>
          <w:rtl/>
        </w:rPr>
        <w:t>קדשי מזבח, דמחוסר הקרבה, אבל קדשי בדק הבית, דלאו מחוסר הקרבה, אע</w:t>
      </w:r>
      <w:r>
        <w:rPr>
          <w:rtl/>
        </w:rPr>
        <w:t>"</w:t>
      </w:r>
      <w:r w:rsidRPr="00C63571">
        <w:rPr>
          <w:rtl/>
        </w:rPr>
        <w:t>ג</w:t>
      </w:r>
      <w:r>
        <w:rPr>
          <w:rtl/>
        </w:rPr>
        <w:t xml:space="preserve"> דאמר עלי </w:t>
      </w:r>
      <w:r w:rsidRPr="00C63571">
        <w:rPr>
          <w:rtl/>
        </w:rPr>
        <w:t>לא מחייב;</w:t>
      </w:r>
    </w:p>
    <w:p w14:paraId="5AE5A5CE" w14:textId="77777777" w:rsidR="0046556D" w:rsidRDefault="00BD6C4F" w:rsidP="00BD6C4F">
      <w:pPr>
        <w:rPr>
          <w:rtl/>
        </w:rPr>
      </w:pPr>
      <w:r w:rsidRPr="00C63571">
        <w:rPr>
          <w:rtl/>
        </w:rPr>
        <w:t>וה</w:t>
      </w:r>
      <w:r>
        <w:rPr>
          <w:rFonts w:hint="cs"/>
          <w:rtl/>
        </w:rPr>
        <w:t>ך ד</w:t>
      </w:r>
      <w:r w:rsidRPr="00C63571">
        <w:rPr>
          <w:rtl/>
        </w:rPr>
        <w:t xml:space="preserve">תנן: האומר שור זה עולה בית זה קרבן, מת השור נפל הבית - אינו חייב באחריותן, </w:t>
      </w:r>
    </w:p>
    <w:p w14:paraId="3716B5F7" w14:textId="77777777" w:rsidR="0046556D" w:rsidRDefault="00BD6C4F" w:rsidP="00BD6C4F">
      <w:pPr>
        <w:rPr>
          <w:rtl/>
        </w:rPr>
      </w:pPr>
      <w:r w:rsidRPr="00C63571">
        <w:rPr>
          <w:rtl/>
        </w:rPr>
        <w:t>שור זה עלי עולה בית זה עלי קרבן מת השור ונפל הבית - חייב לשלם!</w:t>
      </w:r>
    </w:p>
    <w:p w14:paraId="7D4F8E4E" w14:textId="77777777" w:rsidR="0046556D" w:rsidRDefault="0046556D" w:rsidP="00BD6C4F">
      <w:pPr>
        <w:rPr>
          <w:rtl/>
        </w:rPr>
      </w:pPr>
    </w:p>
    <w:p w14:paraId="701354C6" w14:textId="77777777" w:rsidR="0046556D" w:rsidRDefault="00BD6C4F" w:rsidP="00BD6C4F">
      <w:pPr>
        <w:rPr>
          <w:rtl/>
        </w:rPr>
      </w:pPr>
      <w:r w:rsidRPr="00C63571">
        <w:rPr>
          <w:rtl/>
        </w:rPr>
        <w:t>ה"מ היכא</w:t>
      </w:r>
      <w:r>
        <w:rPr>
          <w:rtl/>
        </w:rPr>
        <w:t xml:space="preserve"> דמת השור ונפל הבית חייב לשלם </w:t>
      </w:r>
      <w:r w:rsidRPr="00C63571">
        <w:rPr>
          <w:rtl/>
        </w:rPr>
        <w:t xml:space="preserve">דליתנהו, אבל היכא דאיתנהו, </w:t>
      </w:r>
    </w:p>
    <w:p w14:paraId="30A8154F" w14:textId="77777777" w:rsidR="0046556D" w:rsidRDefault="00BD6C4F" w:rsidP="00BD6C4F">
      <w:pPr>
        <w:rPr>
          <w:rtl/>
        </w:rPr>
      </w:pPr>
      <w:r w:rsidRPr="00C63571">
        <w:rPr>
          <w:rtl/>
        </w:rPr>
        <w:t>כל היכא דאיתי</w:t>
      </w:r>
      <w:r>
        <w:rPr>
          <w:rtl/>
        </w:rPr>
        <w:t xml:space="preserve">ה - בבי גזא דרחמנא איתיה, </w:t>
      </w:r>
      <w:r w:rsidRPr="0046594B">
        <w:rPr>
          <w:rStyle w:val="afffff0"/>
          <w:rtl/>
        </w:rPr>
        <w:t>ד</w:t>
      </w:r>
      <w:r w:rsidRPr="0046594B">
        <w:rPr>
          <w:rStyle w:val="afffff0"/>
          <w:rFonts w:hint="cs"/>
          <w:rtl/>
        </w:rPr>
        <w:t>'</w:t>
      </w:r>
      <w:r w:rsidRPr="0046594B">
        <w:rPr>
          <w:rStyle w:val="afffff0"/>
          <w:rtl/>
        </w:rPr>
        <w:t>לה' הארץ ומלואה</w:t>
      </w:r>
      <w:r w:rsidRPr="0046594B">
        <w:rPr>
          <w:rStyle w:val="afffff0"/>
          <w:rFonts w:hint="cs"/>
          <w:rtl/>
        </w:rPr>
        <w:t>'</w:t>
      </w:r>
      <w:r w:rsidRPr="00C63571">
        <w:rPr>
          <w:rtl/>
        </w:rPr>
        <w:t>.</w:t>
      </w:r>
    </w:p>
    <w:p w14:paraId="3B464866" w14:textId="77777777" w:rsidR="0046556D" w:rsidRDefault="0046556D" w:rsidP="00BD6C4F">
      <w:pPr>
        <w:rPr>
          <w:rtl/>
        </w:rPr>
      </w:pPr>
    </w:p>
    <w:p w14:paraId="12543C96" w14:textId="77777777" w:rsidR="0046556D" w:rsidRDefault="00BD6C4F" w:rsidP="00BD6C4F">
      <w:pPr>
        <w:rPr>
          <w:rtl/>
        </w:rPr>
      </w:pPr>
      <w:r w:rsidRPr="005C4ADC">
        <w:rPr>
          <w:rFonts w:ascii="BA Franknatan Regular" w:hAnsi="BA Franknatan Regular" w:cs="BA Franknatan Regular"/>
          <w:b/>
          <w:bCs/>
          <w:rtl/>
        </w:rPr>
        <w:t xml:space="preserve">• </w:t>
      </w:r>
      <w:r>
        <w:rPr>
          <w:rStyle w:val="2fb"/>
          <w:rFonts w:hint="cs"/>
          <w:rtl/>
          <w:rPrChange w:id="13940" w:author="מנוע אמוראים" w:date="2026-10-05T16:40:54Z">
            <w:rPr>
              <w:rFonts w:hint="cs"/>
              <w:rtl/>
            </w:rPr>
          </w:rPrChange>
        </w:rPr>
        <w:t xml:space="preserve">ארה</w:t>
      </w:r>
      <w:r>
        <w:rPr>
          <w:rStyle w:val="2fb"/>
          <w:rtl/>
          <w:rPrChange w:id="13941" w:author="מנוע אמוראים" w:date="2026-10-05T16:40:54Z">
            <w:rPr>
              <w:rtl/>
            </w:rPr>
          </w:rPrChange>
        </w:rPr>
        <w:t xml:space="preserve">"</w:t>
      </w:r>
      <w:r>
        <w:rPr>
          <w:rStyle w:val="2fb"/>
          <w:rFonts w:hint="cs"/>
          <w:rtl/>
          <w:rPrChange w:id="13942" w:author="מנוע אמוראים" w:date="2026-10-05T16:40:54Z">
            <w:rPr>
              <w:rFonts w:hint="cs"/>
              <w:rtl/>
            </w:rPr>
          </w:rPrChange>
        </w:rPr>
        <w:t xml:space="preserve">מ</w:t>
      </w:r>
      <w:r w:rsidRPr="00C63571">
        <w:rPr>
          <w:rtl/>
        </w:rPr>
        <w:t>: הכל מודים בערכין אע</w:t>
      </w:r>
      <w:r>
        <w:rPr>
          <w:rtl/>
        </w:rPr>
        <w:t>"</w:t>
      </w:r>
      <w:r w:rsidRPr="00C63571">
        <w:rPr>
          <w:rtl/>
        </w:rPr>
        <w:t>ג</w:t>
      </w:r>
      <w:r>
        <w:rPr>
          <w:rtl/>
        </w:rPr>
        <w:t xml:space="preserve"> דאמר עלי </w:t>
      </w:r>
      <w:r w:rsidRPr="00C63571">
        <w:rPr>
          <w:rtl/>
        </w:rPr>
        <w:t>לא מיחייב,</w:t>
      </w:r>
      <w:r>
        <w:rPr>
          <w:rFonts w:hint="cs"/>
          <w:rtl/>
        </w:rPr>
        <w:t xml:space="preserve"> ד</w:t>
      </w:r>
      <w:r w:rsidRPr="00C63571">
        <w:rPr>
          <w:rtl/>
        </w:rPr>
        <w:t xml:space="preserve">לא מיתמר ליה בלא עלי, היכי לימא? לימא ערכי - אמאן? לימא ערך פלוני - אמאן? </w:t>
      </w:r>
    </w:p>
    <w:p w14:paraId="44A4FD91" w14:textId="77777777" w:rsidR="0046556D" w:rsidRDefault="00BD6C4F" w:rsidP="00BD6C4F">
      <w:pPr>
        <w:rPr>
          <w:rtl/>
        </w:rPr>
      </w:pPr>
      <w:r w:rsidRPr="00C63571">
        <w:rPr>
          <w:rtl/>
        </w:rPr>
        <w:t>מתקיף רבא: לימא הריני בערכי, הריני בערך פלוני!</w:t>
      </w:r>
    </w:p>
    <w:p w14:paraId="08A06A90" w14:textId="77777777" w:rsidR="0046556D" w:rsidRDefault="00BD6C4F" w:rsidP="00BD6C4F">
      <w:pPr>
        <w:rPr>
          <w:rtl/>
        </w:rPr>
      </w:pPr>
      <w:r w:rsidRPr="00C63571">
        <w:rPr>
          <w:rtl/>
        </w:rPr>
        <w:t>ועוד, תניא, רבי נתן אומר:</w:t>
      </w:r>
      <w:r w:rsidRPr="00A71A5E">
        <w:rPr>
          <w:rStyle w:val="afffff0"/>
          <w:rtl/>
        </w:rPr>
        <w:t xml:space="preserve"> </w:t>
      </w:r>
      <w:r w:rsidRPr="00A71A5E">
        <w:rPr>
          <w:rStyle w:val="afffff0"/>
          <w:rFonts w:hint="cs"/>
          <w:rtl/>
        </w:rPr>
        <w:t>'</w:t>
      </w:r>
      <w:r w:rsidRPr="00A71A5E">
        <w:rPr>
          <w:rStyle w:val="afffff0"/>
          <w:rtl/>
        </w:rPr>
        <w:t xml:space="preserve">ונתן את הערכך ביום ההוא קדש לה' </w:t>
      </w:r>
      <w:r w:rsidRPr="00C63571">
        <w:rPr>
          <w:rtl/>
        </w:rPr>
        <w:t xml:space="preserve">לפי שמצינו בהקדשות ומעשרות - שמתחללין על מעות, שבחולין נגנבו או שאבדו - אינן חייבין באחריותן, </w:t>
      </w:r>
    </w:p>
    <w:p w14:paraId="0D24C359" w14:textId="56C2590F" w:rsidR="0046556D" w:rsidRDefault="00BD6C4F" w:rsidP="00BD6C4F">
      <w:pPr>
        <w:rPr>
          <w:rtl/>
        </w:rPr>
      </w:pPr>
      <w:r w:rsidRPr="00C63571">
        <w:rPr>
          <w:rtl/>
        </w:rPr>
        <w:t>יכול אף זה כן - ת"ל</w:t>
      </w:r>
      <w:r w:rsidRPr="00A71A5E">
        <w:rPr>
          <w:rStyle w:val="afffff0"/>
          <w:rtl/>
        </w:rPr>
        <w:t xml:space="preserve"> </w:t>
      </w:r>
      <w:r w:rsidRPr="00A71A5E">
        <w:rPr>
          <w:rStyle w:val="afffff0"/>
          <w:rFonts w:hint="cs"/>
          <w:rtl/>
        </w:rPr>
        <w:t>'</w:t>
      </w:r>
      <w:r w:rsidRPr="00A71A5E">
        <w:rPr>
          <w:rStyle w:val="afffff0"/>
          <w:rtl/>
        </w:rPr>
        <w:t>ונתן את הערכך וגו',</w:t>
      </w:r>
      <w:r w:rsidRPr="00C63571">
        <w:rPr>
          <w:rtl/>
        </w:rPr>
        <w:t xml:space="preserve"> חולין עד שיבאו לידי גזבר!</w:t>
      </w:r>
    </w:p>
    <w:p w14:paraId="5666E72D" w14:textId="77777777" w:rsidR="00BD6C4F" w:rsidRPr="00C63571" w:rsidRDefault="00BD6C4F" w:rsidP="00F07436">
      <w:pPr>
        <w:pStyle w:val="afff3"/>
        <w:framePr w:wrap="around"/>
        <w:rPr>
          <w:rtl/>
        </w:rPr>
      </w:pPr>
      <w:r>
        <w:rPr>
          <w:rFonts w:hint="cs"/>
          <w:rtl/>
        </w:rPr>
        <w:t>קלט:</w:t>
      </w:r>
    </w:p>
    <w:p w14:paraId="44BF8BE1" w14:textId="77777777" w:rsidR="0046556D" w:rsidRDefault="00BD6C4F" w:rsidP="00BD6C4F">
      <w:pPr>
        <w:rPr>
          <w:rtl/>
        </w:rPr>
      </w:pPr>
      <w:r>
        <w:rPr>
          <w:rtl/>
        </w:rPr>
        <w:t xml:space="preserve">אלא, הכי איתמר, </w:t>
      </w:r>
      <w:r>
        <w:rPr>
          <w:rStyle w:val="2fb"/>
          <w:rtl/>
          <w:rPrChange w:id="13943" w:author="מנוע אמוראים" w:date="2026-10-05T16:40:54Z">
            <w:rPr>
              <w:rtl/>
            </w:rPr>
          </w:rPrChange>
        </w:rPr>
        <w:t xml:space="preserve">א</w:t>
      </w:r>
      <w:r>
        <w:rPr>
          <w:rStyle w:val="2fb"/>
          <w:rFonts w:hint="cs"/>
          <w:rtl/>
          <w:rPrChange w:id="13944" w:author="מנוע אמוראים" w:date="2026-10-05T16:40:54Z">
            <w:rPr>
              <w:rFonts w:hint="cs"/>
              <w:rtl/>
            </w:rPr>
          </w:rPrChange>
        </w:rPr>
        <w:t xml:space="preserve">רה</w:t>
      </w:r>
      <w:r>
        <w:rPr>
          <w:rStyle w:val="2fb"/>
          <w:rtl/>
          <w:rPrChange w:id="13945" w:author="מנוע אמוראים" w:date="2026-10-05T16:40:54Z">
            <w:rPr>
              <w:rtl/>
            </w:rPr>
          </w:rPrChange>
        </w:rPr>
        <w:t xml:space="preserve">"</w:t>
      </w:r>
      <w:r>
        <w:rPr>
          <w:rStyle w:val="2fb"/>
          <w:rFonts w:hint="cs"/>
          <w:rtl/>
          <w:rPrChange w:id="13946" w:author="מנוע אמוראים" w:date="2026-10-05T16:40:54Z">
            <w:rPr>
              <w:rFonts w:hint="cs"/>
              <w:rtl/>
            </w:rPr>
          </w:rPrChange>
        </w:rPr>
        <w:t xml:space="preserve">מ</w:t>
      </w:r>
      <w:r w:rsidRPr="00C63571">
        <w:rPr>
          <w:rtl/>
        </w:rPr>
        <w:t>: הכל מ</w:t>
      </w:r>
      <w:r>
        <w:rPr>
          <w:rtl/>
        </w:rPr>
        <w:t xml:space="preserve">ודים בערכין דאע"ג דלא אמר עלי </w:t>
      </w:r>
      <w:r w:rsidRPr="00C63571">
        <w:rPr>
          <w:rtl/>
        </w:rPr>
        <w:t xml:space="preserve">מיחייב, </w:t>
      </w:r>
      <w:r w:rsidRPr="0046594B">
        <w:rPr>
          <w:rStyle w:val="afffff0"/>
          <w:rtl/>
        </w:rPr>
        <w:t>ד</w:t>
      </w:r>
      <w:r w:rsidRPr="0046594B">
        <w:rPr>
          <w:rStyle w:val="afffff0"/>
          <w:rFonts w:hint="cs"/>
          <w:rtl/>
        </w:rPr>
        <w:t>'</w:t>
      </w:r>
      <w:r w:rsidRPr="0046594B">
        <w:rPr>
          <w:rStyle w:val="afffff0"/>
          <w:rtl/>
        </w:rPr>
        <w:t>ונתן את הערכך</w:t>
      </w:r>
      <w:r w:rsidRPr="0046594B">
        <w:rPr>
          <w:rStyle w:val="afffff0"/>
          <w:rFonts w:hint="cs"/>
          <w:rtl/>
        </w:rPr>
        <w:t>'</w:t>
      </w:r>
      <w:r w:rsidRPr="0046594B">
        <w:rPr>
          <w:rStyle w:val="afffff0"/>
          <w:rtl/>
        </w:rPr>
        <w:t xml:space="preserve"> </w:t>
      </w:r>
      <w:r w:rsidRPr="00C63571">
        <w:rPr>
          <w:rtl/>
        </w:rPr>
        <w:t>חולין הן בידך עד שיבאו לידי גזבר.</w:t>
      </w:r>
    </w:p>
    <w:p w14:paraId="03660B1D" w14:textId="77777777" w:rsidR="0046556D" w:rsidRDefault="00BD6C4F" w:rsidP="00BD6C4F">
      <w:pPr>
        <w:jc w:val="center"/>
        <w:rPr>
          <w:del w:id="90120" w:author="מנוע עיצוב" w:date="2026-10-08T11:01:28Z"/>
          <w:rtl/>
        </w:rPr>
      </w:pPr>
      <w:del w:id="90119" w:author="מנוע עיצוב" w:date="2026-10-08T11:01:28Z">
        <w:r>
          <w:rPr>
            <w:rFonts w:ascii="BA חניכי הישיבות" w:hAnsi="BA חניכי הישיבות" w:cs="BA חניכי הישיבות"/>
            <w:rtl/>
          </w:rPr>
          <w:delText xml:space="preserve">׻</w:delText>
        </w:r>
      </w:del>
    </w:p>
    <w:p w14:paraId="7CC4F8E0" w14:textId="77777777" w:rsidR="00BD6C4F" w:rsidRPr="00C63571" w:rsidRDefault="00BD6C4F" w:rsidP="00BD6C4F">
      <w:pPr>
        <w:pStyle w:val="affff1"/>
        <w:rPr>
          <w:rtl/>
        </w:rPr>
      </w:pPr>
      <w:ins w:id="9922" w:author="מספור קטעי משנה" w:date="2026-10-06T06:45:19Z">
        <w:r>
          <w:rPr>
            <w:rStyle w:val="MisparKeta"/>
          </w:rPr>
          <w:t xml:space="preserve">א. </w:t>
        </w:r>
      </w:ins>
      <w:r w:rsidRPr="00C63571">
        <w:rPr>
          <w:rtl/>
        </w:rPr>
        <w:t xml:space="preserve">חומר בכסוי </w:t>
      </w:r>
      <w:r w:rsidR="00BF1CF6">
        <w:rPr>
          <w:rtl/>
        </w:rPr>
        <w:t>וכו#</w:t>
      </w:r>
      <w:r w:rsidRPr="00C63571">
        <w:rPr>
          <w:rtl/>
        </w:rPr>
        <w:t>.</w:t>
      </w:r>
    </w:p>
    <w:p w14:paraId="2B8CA30F" w14:textId="77777777" w:rsidR="0046556D" w:rsidRDefault="00BD6C4F" w:rsidP="00BD6C4F">
      <w:pPr>
        <w:rPr>
          <w:rtl/>
        </w:rPr>
      </w:pPr>
      <w:r w:rsidRPr="00814AAF">
        <w:rPr>
          <w:b/>
          <w:bCs/>
          <w:rtl/>
        </w:rPr>
        <w:t>ת"ר</w:t>
      </w:r>
      <w:r w:rsidRPr="00A71A5E">
        <w:rPr>
          <w:rStyle w:val="afffff0"/>
          <w:rtl/>
        </w:rPr>
        <w:t xml:space="preserve"> </w:t>
      </w:r>
      <w:r w:rsidRPr="00A71A5E">
        <w:rPr>
          <w:rStyle w:val="afffff0"/>
          <w:rFonts w:hint="cs"/>
          <w:rtl/>
        </w:rPr>
        <w:t>'</w:t>
      </w:r>
      <w:r w:rsidRPr="00A71A5E">
        <w:rPr>
          <w:rStyle w:val="afffff0"/>
          <w:rtl/>
        </w:rPr>
        <w:t>כי יקרא קן צפור לפניך</w:t>
      </w:r>
      <w:r w:rsidRPr="00A71A5E">
        <w:rPr>
          <w:rStyle w:val="afffff0"/>
          <w:rFonts w:hint="cs"/>
          <w:rtl/>
        </w:rPr>
        <w:t>'</w:t>
      </w:r>
      <w:r w:rsidRPr="00A71A5E">
        <w:rPr>
          <w:rStyle w:val="afffff0"/>
          <w:rtl/>
        </w:rPr>
        <w:t xml:space="preserve"> </w:t>
      </w:r>
      <w:r w:rsidRPr="00C63571">
        <w:rPr>
          <w:rtl/>
        </w:rPr>
        <w:t>מה ת"ל לפי שנאמר</w:t>
      </w:r>
      <w:r w:rsidRPr="00A71A5E">
        <w:rPr>
          <w:rStyle w:val="afffff0"/>
          <w:rtl/>
        </w:rPr>
        <w:t xml:space="preserve"> </w:t>
      </w:r>
      <w:r w:rsidRPr="00A71A5E">
        <w:rPr>
          <w:rStyle w:val="afffff0"/>
          <w:rFonts w:hint="cs"/>
          <w:rtl/>
        </w:rPr>
        <w:t>'</w:t>
      </w:r>
      <w:r w:rsidRPr="00A71A5E">
        <w:rPr>
          <w:rStyle w:val="afffff0"/>
          <w:rtl/>
        </w:rPr>
        <w:t>שלח תשלח את האם ואת הבנים תקח לך</w:t>
      </w:r>
      <w:r w:rsidRPr="00A71A5E">
        <w:rPr>
          <w:rStyle w:val="afffff0"/>
          <w:rFonts w:hint="cs"/>
          <w:rtl/>
        </w:rPr>
        <w:t>'</w:t>
      </w:r>
      <w:r w:rsidRPr="00A71A5E">
        <w:rPr>
          <w:rStyle w:val="afffff0"/>
          <w:rtl/>
        </w:rPr>
        <w:t xml:space="preserve"> </w:t>
      </w:r>
      <w:r w:rsidRPr="00C63571">
        <w:rPr>
          <w:rtl/>
        </w:rPr>
        <w:t xml:space="preserve">יכול יחזור בהרים וגבעות כדי שימצא קן? </w:t>
      </w:r>
    </w:p>
    <w:p w14:paraId="4D584FB0" w14:textId="3093A7AA" w:rsidR="0046556D" w:rsidRDefault="00BD6C4F" w:rsidP="00BD6C4F">
      <w:pPr>
        <w:rPr>
          <w:rtl/>
        </w:rPr>
      </w:pPr>
      <w:r w:rsidRPr="00C63571">
        <w:rPr>
          <w:rtl/>
        </w:rPr>
        <w:lastRenderedPageBreak/>
        <w:t>ת"ל</w:t>
      </w:r>
      <w:r w:rsidRPr="00A71A5E">
        <w:rPr>
          <w:rStyle w:val="afffff0"/>
          <w:rtl/>
        </w:rPr>
        <w:t xml:space="preserve"> </w:t>
      </w:r>
      <w:r w:rsidRPr="00A71A5E">
        <w:rPr>
          <w:rStyle w:val="afffff0"/>
          <w:rFonts w:hint="cs"/>
          <w:rtl/>
        </w:rPr>
        <w:t>'</w:t>
      </w:r>
      <w:r w:rsidRPr="00A71A5E">
        <w:rPr>
          <w:rStyle w:val="afffff0"/>
          <w:rtl/>
        </w:rPr>
        <w:t>כי יקרא</w:t>
      </w:r>
      <w:r w:rsidRPr="00A71A5E">
        <w:rPr>
          <w:rStyle w:val="afffff0"/>
          <w:rFonts w:hint="cs"/>
          <w:rtl/>
        </w:rPr>
        <w:t>'</w:t>
      </w:r>
      <w:r w:rsidRPr="00A71A5E">
        <w:rPr>
          <w:rStyle w:val="afffff0"/>
          <w:rtl/>
        </w:rPr>
        <w:t xml:space="preserve"> </w:t>
      </w:r>
      <w:r w:rsidRPr="00C63571">
        <w:rPr>
          <w:rtl/>
        </w:rPr>
        <w:t xml:space="preserve">- במאורע לפניך, </w:t>
      </w:r>
      <w:r>
        <w:rPr>
          <w:rFonts w:hint="cs"/>
          <w:rtl/>
        </w:rPr>
        <w:t>'</w:t>
      </w:r>
      <w:r w:rsidRPr="00C63571">
        <w:rPr>
          <w:rtl/>
        </w:rPr>
        <w:t>קן</w:t>
      </w:r>
      <w:r>
        <w:rPr>
          <w:rFonts w:hint="cs"/>
          <w:rtl/>
        </w:rPr>
        <w:t>'</w:t>
      </w:r>
      <w:r w:rsidRPr="00C63571">
        <w:rPr>
          <w:rtl/>
        </w:rPr>
        <w:t xml:space="preserve"> - מ"מ, </w:t>
      </w:r>
      <w:r>
        <w:rPr>
          <w:rFonts w:hint="cs"/>
          <w:rtl/>
        </w:rPr>
        <w:t>'</w:t>
      </w:r>
      <w:r w:rsidRPr="00C63571">
        <w:rPr>
          <w:rtl/>
        </w:rPr>
        <w:t>צפור</w:t>
      </w:r>
      <w:r>
        <w:rPr>
          <w:rFonts w:hint="cs"/>
          <w:rtl/>
        </w:rPr>
        <w:t>'</w:t>
      </w:r>
      <w:r>
        <w:rPr>
          <w:rtl/>
        </w:rPr>
        <w:t xml:space="preserve"> - טהורה ולא טמאה,</w:t>
      </w:r>
    </w:p>
    <w:p w14:paraId="4FF5F997" w14:textId="677886CE" w:rsidR="0046556D" w:rsidRDefault="00BD6C4F" w:rsidP="00BD6C4F">
      <w:pPr>
        <w:rPr>
          <w:rtl/>
        </w:rPr>
      </w:pPr>
      <w:r>
        <w:rPr>
          <w:rFonts w:hint="cs"/>
          <w:rtl/>
        </w:rPr>
        <w:t>'</w:t>
      </w:r>
      <w:r w:rsidRPr="00C63571">
        <w:rPr>
          <w:rtl/>
        </w:rPr>
        <w:t>לפניך</w:t>
      </w:r>
      <w:r>
        <w:rPr>
          <w:rFonts w:hint="cs"/>
          <w:rtl/>
        </w:rPr>
        <w:t>'</w:t>
      </w:r>
      <w:r w:rsidRPr="00C63571">
        <w:rPr>
          <w:rtl/>
        </w:rPr>
        <w:t xml:space="preserve"> - ברשות היחיד,</w:t>
      </w:r>
      <w:r w:rsidRPr="00A71A5E">
        <w:rPr>
          <w:rStyle w:val="afffff0"/>
          <w:rtl/>
        </w:rPr>
        <w:t xml:space="preserve"> </w:t>
      </w:r>
      <w:r w:rsidRPr="00A71A5E">
        <w:rPr>
          <w:rStyle w:val="afffff0"/>
          <w:rFonts w:hint="cs"/>
          <w:rtl/>
        </w:rPr>
        <w:t>'</w:t>
      </w:r>
      <w:r w:rsidRPr="00A71A5E">
        <w:rPr>
          <w:rStyle w:val="afffff0"/>
          <w:rtl/>
        </w:rPr>
        <w:t>בדרך</w:t>
      </w:r>
      <w:r w:rsidRPr="00A71A5E">
        <w:rPr>
          <w:rStyle w:val="afffff0"/>
          <w:rFonts w:hint="cs"/>
          <w:rtl/>
        </w:rPr>
        <w:t>'</w:t>
      </w:r>
      <w:r w:rsidRPr="00A71A5E">
        <w:rPr>
          <w:rStyle w:val="afffff0"/>
          <w:rtl/>
        </w:rPr>
        <w:t xml:space="preserve"> </w:t>
      </w:r>
      <w:r w:rsidRPr="00C63571">
        <w:rPr>
          <w:rtl/>
        </w:rPr>
        <w:t xml:space="preserve">- ברשות הרבים, </w:t>
      </w:r>
      <w:r>
        <w:rPr>
          <w:rFonts w:hint="cs"/>
          <w:rtl/>
        </w:rPr>
        <w:t xml:space="preserve">'בכל עץ' באילנות, </w:t>
      </w:r>
    </w:p>
    <w:p w14:paraId="2A74E9DA" w14:textId="15D87151" w:rsidR="0046556D" w:rsidRDefault="00BD6C4F" w:rsidP="00BD6C4F">
      <w:pPr>
        <w:rPr>
          <w:rtl/>
        </w:rPr>
      </w:pPr>
      <w:r>
        <w:rPr>
          <w:rFonts w:hint="cs"/>
          <w:rtl/>
        </w:rPr>
        <w:t xml:space="preserve">'</w:t>
      </w:r>
      <w:r>
        <w:rPr>
          <w:rStyle w:val="afffff0"/>
          <w:rFonts w:hint="cs"/>
          <w:rtl/>
          <w:rPrChange w:id="9120" w:author="מנוע פסוקים" w:date="2026-10-05T16:37:55Z">
            <w:rPr>
              <w:rFonts w:hint="cs"/>
              <w:rtl/>
            </w:rPr>
          </w:rPrChange>
        </w:rPr>
        <w:t xml:space="preserve">או על הארץ</w:t>
      </w:r>
      <w:r>
        <w:rPr>
          <w:rFonts w:hint="cs"/>
          <w:rtl/>
        </w:rPr>
        <w:t xml:space="preserve">' -</w:t>
      </w:r>
      <w:r w:rsidRPr="00C63571">
        <w:rPr>
          <w:rtl/>
        </w:rPr>
        <w:t>בבורות שיחין ומערות</w:t>
      </w:r>
      <w:r>
        <w:rPr>
          <w:rFonts w:hint="cs"/>
          <w:rtl/>
        </w:rPr>
        <w:t>, בדרך' מה דרך שאין קנו בידך אף כל שאין קנו בידך</w:t>
      </w:r>
    </w:p>
    <w:p w14:paraId="623C1B6C" w14:textId="77777777" w:rsidR="0046556D" w:rsidRDefault="0046556D" w:rsidP="00BD6C4F">
      <w:pPr>
        <w:rPr>
          <w:rtl/>
        </w:rPr>
      </w:pPr>
    </w:p>
    <w:p w14:paraId="36F4E629" w14:textId="77777777" w:rsidR="0046556D" w:rsidRDefault="00BD6C4F" w:rsidP="00BD6C4F">
      <w:pPr>
        <w:rPr>
          <w:rtl/>
        </w:rPr>
      </w:pPr>
      <w:r w:rsidRPr="00C63571">
        <w:rPr>
          <w:rtl/>
        </w:rPr>
        <w:t>מכאן אמרו יוני שובך ויוני עלייה שקננו בטפיחין ובבירות,</w:t>
      </w:r>
      <w:r>
        <w:rPr>
          <w:rtl/>
        </w:rPr>
        <w:t xml:space="preserve"> ואווזין ותרנגולין שקננו בפרדס</w:t>
      </w:r>
      <w:r w:rsidRPr="00C63571">
        <w:rPr>
          <w:rtl/>
        </w:rPr>
        <w:t xml:space="preserve"> חייב בשילוח, אבל קננו בתוך הבית, וכן יוני הרדסיאות פטור משילוח.</w:t>
      </w:r>
    </w:p>
    <w:p w14:paraId="6C2E8A42" w14:textId="77777777" w:rsidR="00822210" w:rsidRDefault="00BD6C4F" w:rsidP="00BD6C4F">
      <w:pPr>
        <w:rPr>
          <w:b/>
          <w:bCs/>
          <w:rtl/>
        </w:rPr>
      </w:pPr>
      <w:r w:rsidRPr="00326121">
        <w:rPr>
          <w:rFonts w:ascii="BA Franknatan Regular" w:hAnsi="BA Franknatan Regular" w:cs="BA Franknatan Regular"/>
          <w:b/>
          <w:bCs/>
          <w:rtl/>
        </w:rPr>
        <w:t xml:space="preserve">• </w:t>
      </w:r>
      <w:r w:rsidRPr="00326121">
        <w:rPr>
          <w:b/>
          <w:bCs/>
          <w:rtl/>
        </w:rPr>
        <w:t xml:space="preserve">אמר מר מה דרך - שאין קנו בידך, אף כל - שאין קנו בידך, </w:t>
      </w:r>
    </w:p>
    <w:p w14:paraId="507AFE3C" w14:textId="77777777" w:rsidR="00822210" w:rsidRDefault="00822210" w:rsidP="00BD6C4F">
      <w:pPr>
        <w:rPr>
          <w:rtl/>
        </w:rPr>
      </w:pPr>
      <w:r>
        <w:rPr>
          <w:b/>
          <w:bCs/>
          <w:rtl/>
        </w:rPr>
        <w:t xml:space="preserve"> '</w:t>
      </w:r>
      <w:r w:rsidR="00BD6C4F" w:rsidRPr="00C63571">
        <w:rPr>
          <w:rtl/>
        </w:rPr>
        <w:t>כי יקרא</w:t>
      </w:r>
      <w:r w:rsidR="00BD6C4F">
        <w:rPr>
          <w:rFonts w:hint="cs"/>
          <w:rtl/>
        </w:rPr>
        <w:t>'</w:t>
      </w:r>
      <w:r w:rsidR="00BD6C4F" w:rsidRPr="00C63571">
        <w:rPr>
          <w:rtl/>
        </w:rPr>
        <w:t xml:space="preserve"> פרט למזומן!</w:t>
      </w:r>
    </w:p>
    <w:p w14:paraId="1978322B" w14:textId="77777777" w:rsidR="00822210" w:rsidRDefault="00822210" w:rsidP="00BD6C4F">
      <w:pPr>
        <w:rPr>
          <w:rtl/>
        </w:rPr>
      </w:pPr>
      <w:r>
        <w:rPr>
          <w:rtl/>
        </w:rPr>
        <w:t xml:space="preserve"> '</w:t>
      </w:r>
      <w:r w:rsidR="00BD6C4F" w:rsidRPr="00C63571">
        <w:rPr>
          <w:rtl/>
        </w:rPr>
        <w:t>לפניך</w:t>
      </w:r>
      <w:r w:rsidR="00BD6C4F">
        <w:rPr>
          <w:rFonts w:hint="cs"/>
          <w:rtl/>
        </w:rPr>
        <w:t>'</w:t>
      </w:r>
      <w:r w:rsidR="00BD6C4F" w:rsidRPr="00C63571">
        <w:rPr>
          <w:rtl/>
        </w:rPr>
        <w:t xml:space="preserve"> - לאתויי שהיו לפניך ומרדו,</w:t>
      </w:r>
    </w:p>
    <w:p w14:paraId="33296474" w14:textId="77777777" w:rsidR="0046556D" w:rsidRDefault="00822210" w:rsidP="00BD6C4F">
      <w:pPr>
        <w:rPr>
          <w:rtl/>
        </w:rPr>
      </w:pPr>
      <w:r>
        <w:rPr>
          <w:rtl/>
        </w:rPr>
        <w:t xml:space="preserve"> '</w:t>
      </w:r>
      <w:r w:rsidR="00BD6C4F" w:rsidRPr="00C63571">
        <w:rPr>
          <w:rtl/>
        </w:rPr>
        <w:t>בדרך</w:t>
      </w:r>
      <w:r w:rsidR="00BD6C4F">
        <w:rPr>
          <w:rFonts w:hint="cs"/>
          <w:rtl/>
        </w:rPr>
        <w:t>'</w:t>
      </w:r>
      <w:r w:rsidR="00BD6C4F" w:rsidRPr="00C63571">
        <w:rPr>
          <w:rtl/>
        </w:rPr>
        <w:t xml:space="preserve"> </w:t>
      </w:r>
      <w:r w:rsidR="00BD6C4F">
        <w:rPr>
          <w:rtl/>
        </w:rPr>
        <w:t>–</w:t>
      </w:r>
      <w:r w:rsidR="00BD6C4F" w:rsidRPr="00C63571">
        <w:rPr>
          <w:rtl/>
        </w:rPr>
        <w:t xml:space="preserve"> </w:t>
      </w:r>
      <w:r>
        <w:rPr>
          <w:rStyle w:val="2fb"/>
          <w:rFonts w:hint="cs"/>
          <w:rtl/>
          <w:rPrChange w:id="13947" w:author="מנוע אמוראים" w:date="2026-10-05T16:40:54Z">
            <w:rPr>
              <w:rFonts w:hint="cs"/>
              <w:rtl/>
            </w:rPr>
          </w:rPrChange>
        </w:rPr>
        <w:t xml:space="preserve">כדריא</w:t>
      </w:r>
      <w:r>
        <w:rPr>
          <w:rStyle w:val="2fb"/>
          <w:rtl/>
          <w:rPrChange w:id="13948" w:author="מנוע אמוראים" w:date="2026-10-05T16:40:54Z">
            <w:rPr>
              <w:rtl/>
            </w:rPr>
          </w:rPrChange>
        </w:rPr>
        <w:t xml:space="preserve">"</w:t>
      </w:r>
      <w:r>
        <w:rPr>
          <w:rStyle w:val="2fb"/>
          <w:rFonts w:hint="cs"/>
          <w:rtl/>
          <w:rPrChange w:id="13949" w:author="מנוע אמוראים" w:date="2026-10-05T16:40:54Z">
            <w:rPr>
              <w:rFonts w:hint="cs"/>
              <w:rtl/>
            </w:rPr>
          </w:rPrChange>
        </w:rPr>
        <w:t xml:space="preserve">ר</w:t>
      </w:r>
      <w:r w:rsidR="00BD6C4F" w:rsidRPr="00C63571">
        <w:rPr>
          <w:rtl/>
        </w:rPr>
        <w:t>: מצא קן בים חייב בשילוח, שנא</w:t>
      </w:r>
      <w:r w:rsidR="00BD6C4F">
        <w:rPr>
          <w:rFonts w:hint="cs"/>
          <w:rtl/>
        </w:rPr>
        <w:t>'</w:t>
      </w:r>
      <w:r w:rsidR="00BD6C4F" w:rsidRPr="00A71A5E">
        <w:rPr>
          <w:rStyle w:val="afffff0"/>
          <w:rtl/>
        </w:rPr>
        <w:t xml:space="preserve"> </w:t>
      </w:r>
      <w:r w:rsidR="00BD6C4F" w:rsidRPr="00A71A5E">
        <w:rPr>
          <w:rStyle w:val="afffff0"/>
          <w:rFonts w:hint="cs"/>
          <w:rtl/>
        </w:rPr>
        <w:t>'</w:t>
      </w:r>
      <w:r w:rsidR="00BD6C4F" w:rsidRPr="00A71A5E">
        <w:rPr>
          <w:rStyle w:val="afffff0"/>
          <w:rtl/>
        </w:rPr>
        <w:t>כה אמר</w:t>
      </w:r>
      <w:r w:rsidR="004B0EAE" w:rsidRPr="00A71A5E">
        <w:rPr>
          <w:rStyle w:val="afffff0"/>
          <w:rtl/>
        </w:rPr>
        <w:t xml:space="preserve"> ה# </w:t>
      </w:r>
      <w:r w:rsidR="00BD6C4F" w:rsidRPr="00A71A5E">
        <w:rPr>
          <w:rStyle w:val="afffff0"/>
          <w:rtl/>
        </w:rPr>
        <w:t>הנותן בים דרך וגו',</w:t>
      </w:r>
    </w:p>
    <w:p w14:paraId="55FF7EE5" w14:textId="77777777" w:rsidR="0046556D" w:rsidRDefault="00BD6C4F" w:rsidP="00BD6C4F">
      <w:pPr>
        <w:rPr>
          <w:rtl/>
        </w:rPr>
      </w:pPr>
      <w:r>
        <w:rPr>
          <w:rFonts w:hint="cs"/>
          <w:rtl/>
        </w:rPr>
        <w:t>והך</w:t>
      </w:r>
      <w:r w:rsidRPr="00C63571">
        <w:rPr>
          <w:rtl/>
        </w:rPr>
        <w:t xml:space="preserve"> </w:t>
      </w:r>
      <w:r>
        <w:rPr>
          <w:rFonts w:hint="cs"/>
          <w:rtl/>
        </w:rPr>
        <w:t>ד</w:t>
      </w:r>
      <w:r w:rsidRPr="00C63571">
        <w:rPr>
          <w:rtl/>
        </w:rPr>
        <w:t>מצא קן בשמים דכתיב דרך נשר בשמים ה"נ דמיחייב בשילוח הקן!</w:t>
      </w:r>
    </w:p>
    <w:p w14:paraId="45B3FF57" w14:textId="77777777" w:rsidR="0046556D" w:rsidRDefault="00BD6C4F" w:rsidP="00BD6C4F">
      <w:pPr>
        <w:rPr>
          <w:rtl/>
        </w:rPr>
      </w:pPr>
      <w:r w:rsidRPr="00C63571">
        <w:rPr>
          <w:rtl/>
        </w:rPr>
        <w:t>דרך נשר - איקרי, דרך סתמא לא איקרי.</w:t>
      </w:r>
    </w:p>
    <w:p w14:paraId="255798E1" w14:textId="77777777" w:rsidR="0046556D" w:rsidRDefault="0046556D" w:rsidP="00BD6C4F">
      <w:pPr>
        <w:rPr>
          <w:rtl/>
        </w:rPr>
      </w:pPr>
    </w:p>
    <w:p w14:paraId="2C90B546"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א</w:t>
      </w:r>
      <w:r w:rsidR="00BF1CF6">
        <w:rPr>
          <w:rtl/>
        </w:rPr>
        <w:t>"</w:t>
      </w:r>
      <w:r>
        <w:rPr>
          <w:rFonts w:hint="cs"/>
          <w:rtl/>
        </w:rPr>
        <w:t xml:space="preserve">ל </w:t>
      </w:r>
      <w:r w:rsidRPr="00C63571">
        <w:rPr>
          <w:rtl/>
        </w:rPr>
        <w:t>מרי ליה פפונאי לרב מתנה: מצא קן בראשו של אדם מהו? אמר:</w:t>
      </w:r>
      <w:r w:rsidRPr="00A71A5E">
        <w:rPr>
          <w:rStyle w:val="afffff0"/>
          <w:rtl/>
        </w:rPr>
        <w:t xml:space="preserve"> </w:t>
      </w:r>
      <w:r w:rsidRPr="00A71A5E">
        <w:rPr>
          <w:rStyle w:val="afffff0"/>
          <w:rFonts w:hint="cs"/>
          <w:rtl/>
        </w:rPr>
        <w:t>'</w:t>
      </w:r>
      <w:r w:rsidRPr="00A71A5E">
        <w:rPr>
          <w:rStyle w:val="afffff0"/>
          <w:rtl/>
        </w:rPr>
        <w:t>ואדמה על ראשו</w:t>
      </w:r>
      <w:r w:rsidRPr="00A71A5E">
        <w:rPr>
          <w:rStyle w:val="afffff0"/>
          <w:rFonts w:hint="cs"/>
          <w:rtl/>
        </w:rPr>
        <w:t>'</w:t>
      </w:r>
      <w:r w:rsidRPr="00A71A5E">
        <w:rPr>
          <w:rStyle w:val="afffff0"/>
          <w:rtl/>
        </w:rPr>
        <w:t>.</w:t>
      </w:r>
    </w:p>
    <w:p w14:paraId="4687077C" w14:textId="77777777" w:rsidR="0046556D" w:rsidRDefault="00BD6C4F" w:rsidP="00BD6C4F">
      <w:pPr>
        <w:rPr>
          <w:rtl/>
        </w:rPr>
      </w:pPr>
      <w:r w:rsidRPr="00C63571">
        <w:rPr>
          <w:rtl/>
        </w:rPr>
        <w:t xml:space="preserve">משה מן התורה </w:t>
      </w:r>
      <w:r>
        <w:rPr>
          <w:rtl/>
        </w:rPr>
        <w:t>–</w:t>
      </w:r>
      <w:r w:rsidRPr="003017EE">
        <w:rPr>
          <w:rStyle w:val="afffff0"/>
          <w:rFonts w:hint="cs"/>
          <w:rtl/>
        </w:rPr>
        <w:t>'</w:t>
      </w:r>
      <w:r w:rsidRPr="003017EE">
        <w:rPr>
          <w:rStyle w:val="afffff0"/>
          <w:rtl/>
        </w:rPr>
        <w:t>בשגם הוא בשר</w:t>
      </w:r>
      <w:r w:rsidRPr="003017EE">
        <w:rPr>
          <w:rStyle w:val="afffff0"/>
          <w:rFonts w:hint="cs"/>
          <w:rtl/>
        </w:rPr>
        <w:t>'</w:t>
      </w:r>
      <w:r w:rsidRPr="003017EE">
        <w:rPr>
          <w:rStyle w:val="afffff0"/>
          <w:rtl/>
        </w:rPr>
        <w:t>,</w:t>
      </w:r>
      <w:r w:rsidRPr="00C63571">
        <w:rPr>
          <w:rtl/>
        </w:rPr>
        <w:t xml:space="preserve"> המן מן התורה </w:t>
      </w:r>
      <w:r>
        <w:rPr>
          <w:rtl/>
        </w:rPr>
        <w:t>–</w:t>
      </w:r>
      <w:r w:rsidRPr="00A71A5E">
        <w:rPr>
          <w:rStyle w:val="afffff0"/>
          <w:rtl/>
        </w:rPr>
        <w:t xml:space="preserve"> </w:t>
      </w:r>
      <w:r w:rsidRPr="00A71A5E">
        <w:rPr>
          <w:rStyle w:val="afffff0"/>
          <w:rFonts w:hint="cs"/>
          <w:rtl/>
        </w:rPr>
        <w:t>'</w:t>
      </w:r>
      <w:r w:rsidRPr="00A71A5E">
        <w:rPr>
          <w:rStyle w:val="afffff0"/>
          <w:rtl/>
        </w:rPr>
        <w:t>המן העץ</w:t>
      </w:r>
      <w:r w:rsidRPr="00A71A5E">
        <w:rPr>
          <w:rStyle w:val="afffff0"/>
          <w:rFonts w:hint="cs"/>
          <w:rtl/>
        </w:rPr>
        <w:t>'</w:t>
      </w:r>
      <w:r w:rsidRPr="00A71A5E">
        <w:rPr>
          <w:rStyle w:val="afffff0"/>
          <w:rtl/>
        </w:rPr>
        <w:t>,</w:t>
      </w:r>
      <w:r w:rsidRPr="00C63571">
        <w:rPr>
          <w:rtl/>
        </w:rPr>
        <w:t xml:space="preserve"> אסתר מן התורה</w:t>
      </w:r>
      <w:r w:rsidRPr="00A71A5E">
        <w:rPr>
          <w:rStyle w:val="afffff0"/>
          <w:rtl/>
        </w:rPr>
        <w:t xml:space="preserve"> </w:t>
      </w:r>
      <w:r w:rsidRPr="00A71A5E">
        <w:rPr>
          <w:rStyle w:val="afffff0"/>
          <w:rFonts w:hint="cs"/>
          <w:rtl/>
        </w:rPr>
        <w:t>'</w:t>
      </w:r>
      <w:r w:rsidRPr="00A71A5E">
        <w:rPr>
          <w:rStyle w:val="afffff0"/>
          <w:rtl/>
        </w:rPr>
        <w:t>ואנכי הסתר אסתיר</w:t>
      </w:r>
      <w:r w:rsidRPr="00A71A5E">
        <w:rPr>
          <w:rStyle w:val="afffff0"/>
          <w:rFonts w:hint="cs"/>
          <w:rtl/>
        </w:rPr>
        <w:t>'</w:t>
      </w:r>
      <w:r w:rsidRPr="00A71A5E">
        <w:rPr>
          <w:rStyle w:val="afffff0"/>
          <w:rtl/>
        </w:rPr>
        <w:t>,</w:t>
      </w:r>
      <w:r w:rsidRPr="00C63571">
        <w:rPr>
          <w:rtl/>
        </w:rPr>
        <w:t xml:space="preserve"> מרדכי מן התורה </w:t>
      </w:r>
      <w:r w:rsidRPr="0046594B">
        <w:rPr>
          <w:rStyle w:val="afffff0"/>
          <w:rFonts w:hint="cs"/>
          <w:rtl/>
        </w:rPr>
        <w:t>ד'</w:t>
      </w:r>
      <w:r w:rsidRPr="0046594B">
        <w:rPr>
          <w:rStyle w:val="afffff0"/>
          <w:rtl/>
        </w:rPr>
        <w:t>מר דרור</w:t>
      </w:r>
      <w:r w:rsidRPr="0046594B">
        <w:rPr>
          <w:rStyle w:val="afffff0"/>
          <w:rFonts w:hint="cs"/>
          <w:rtl/>
        </w:rPr>
        <w:t>'</w:t>
      </w:r>
      <w:r w:rsidRPr="0046594B">
        <w:rPr>
          <w:rStyle w:val="afffff0"/>
          <w:rtl/>
        </w:rPr>
        <w:t xml:space="preserve"> </w:t>
      </w:r>
      <w:r w:rsidRPr="00C63571">
        <w:rPr>
          <w:rtl/>
        </w:rPr>
        <w:t>ומתרגמינן: מירא דכיא.</w:t>
      </w:r>
    </w:p>
    <w:p w14:paraId="4536FDB5" w14:textId="77777777" w:rsidR="0046556D" w:rsidRDefault="00BD6C4F" w:rsidP="00BD6C4F">
      <w:pPr>
        <w:jc w:val="center"/>
        <w:rPr>
          <w:del w:id="90122" w:author="מנוע עיצוב" w:date="2026-10-08T11:01:28Z"/>
          <w:rtl/>
        </w:rPr>
      </w:pPr>
      <w:del w:id="90121" w:author="מנוע עיצוב" w:date="2026-10-08T11:01:28Z">
        <w:r>
          <w:rPr>
            <w:rFonts w:ascii="BA חניכי הישיבות" w:hAnsi="BA חניכי הישיבות" w:cs="BA חניכי הישיבות"/>
            <w:rtl/>
          </w:rPr>
          <w:delText xml:space="preserve">׻</w:delText>
        </w:r>
      </w:del>
    </w:p>
    <w:p w14:paraId="69AFE48A" w14:textId="77777777" w:rsidR="00BD6C4F" w:rsidRPr="00C63571" w:rsidRDefault="00BD6C4F" w:rsidP="00BD6C4F">
      <w:pPr>
        <w:pStyle w:val="affff1"/>
        <w:rPr>
          <w:rtl/>
        </w:rPr>
      </w:pPr>
      <w:ins w:id="9923" w:author="מספור קטעי משנה" w:date="2026-10-06T06:45:19Z">
        <w:r>
          <w:rPr>
            <w:rStyle w:val="MisparKeta"/>
          </w:rPr>
          <w:t xml:space="preserve">ד. </w:t>
        </w:r>
      </w:ins>
      <w:r w:rsidRPr="00C63571">
        <w:rPr>
          <w:rtl/>
        </w:rPr>
        <w:t xml:space="preserve">ואיזהו שאינו מזומן </w:t>
      </w:r>
      <w:r w:rsidR="00BF1CF6">
        <w:rPr>
          <w:rtl/>
        </w:rPr>
        <w:t>וכו#</w:t>
      </w:r>
      <w:r w:rsidRPr="00C63571">
        <w:rPr>
          <w:rtl/>
        </w:rPr>
        <w:t>.</w:t>
      </w:r>
    </w:p>
    <w:p w14:paraId="1BDF6F88" w14:textId="77777777" w:rsidR="0046556D" w:rsidRDefault="00BD6C4F" w:rsidP="00BD6C4F">
      <w:pPr>
        <w:rPr>
          <w:rtl/>
        </w:rPr>
      </w:pPr>
      <w:r>
        <w:rPr>
          <w:rStyle w:val="2fb"/>
          <w:rFonts w:hint="cs"/>
          <w:rtl/>
          <w:rPrChange w:id="13950" w:author="מנוע אמוראים" w:date="2026-10-05T16:40:54Z">
            <w:rPr>
              <w:rFonts w:hint="cs"/>
              <w:rtl/>
            </w:rPr>
          </w:rPrChange>
        </w:rPr>
        <w:t xml:space="preserve">ר</w:t>
      </w:r>
      <w:r>
        <w:rPr>
          <w:rStyle w:val="2fb"/>
          <w:rtl/>
          <w:rPrChange w:id="13951" w:author="מנוע אמוראים" w:date="2026-10-05T16:40:54Z">
            <w:rPr>
              <w:rtl/>
            </w:rPr>
          </w:rPrChange>
        </w:rPr>
        <w:t xml:space="preserve">"</w:t>
      </w:r>
      <w:r>
        <w:rPr>
          <w:rStyle w:val="2fb"/>
          <w:rFonts w:hint="cs"/>
          <w:rtl/>
          <w:rPrChange w:id="13952" w:author="מנוע אמוראים" w:date="2026-10-05T16:40:54Z">
            <w:rPr>
              <w:rFonts w:hint="cs"/>
              <w:rtl/>
            </w:rPr>
          </w:rPrChange>
        </w:rPr>
        <w:t xml:space="preserve">ח</w:t>
      </w:r>
      <w:r>
        <w:rPr>
          <w:rFonts w:hint="cs"/>
          <w:rtl/>
        </w:rPr>
        <w:t xml:space="preserve"> </w:t>
      </w:r>
      <w:r>
        <w:rPr>
          <w:rStyle w:val="2fb"/>
          <w:rFonts w:hint="cs"/>
          <w:rtl/>
          <w:rPrChange w:id="13953" w:author="מנוע אמוראים" w:date="2026-10-05T16:40:54Z">
            <w:rPr>
              <w:rFonts w:hint="cs"/>
              <w:rtl/>
            </w:rPr>
          </w:rPrChange>
        </w:rPr>
        <w:t xml:space="preserve">ור</w:t>
      </w:r>
      <w:r>
        <w:rPr>
          <w:rStyle w:val="2fb"/>
          <w:rtl/>
          <w:rPrChange w:id="13954" w:author="מנוע אמוראים" w:date="2026-10-05T16:40:54Z">
            <w:rPr>
              <w:rtl/>
            </w:rPr>
          </w:rPrChange>
        </w:rPr>
        <w:t xml:space="preserve">"</w:t>
      </w:r>
      <w:r>
        <w:rPr>
          <w:rStyle w:val="2fb"/>
          <w:rFonts w:hint="cs"/>
          <w:rtl/>
          <w:rPrChange w:id="13955" w:author="מנוע אמוראים" w:date="2026-10-05T16:40:54Z">
            <w:rPr>
              <w:rFonts w:hint="cs"/>
              <w:rtl/>
            </w:rPr>
          </w:rPrChange>
        </w:rPr>
        <w:t xml:space="preserve">ש</w:t>
      </w:r>
      <w:r w:rsidRPr="00C63571">
        <w:rPr>
          <w:rtl/>
        </w:rPr>
        <w:t xml:space="preserve"> חד תני הדרסיאות, וחד תני הרדסיאות, </w:t>
      </w:r>
    </w:p>
    <w:p w14:paraId="65C66F5F" w14:textId="77777777" w:rsidR="0046556D" w:rsidRDefault="00BD6C4F" w:rsidP="00BD6C4F">
      <w:pPr>
        <w:rPr>
          <w:rtl/>
        </w:rPr>
      </w:pPr>
      <w:r w:rsidRPr="00C63571">
        <w:rPr>
          <w:rtl/>
        </w:rPr>
        <w:t>מאן דתני הרדסיאות - על שם הורדוס, ומאן דתני הדרסיאות - על שם מקומן.</w:t>
      </w:r>
    </w:p>
    <w:p w14:paraId="08AB8DD8" w14:textId="77777777" w:rsidR="0046556D" w:rsidRDefault="00BD6C4F" w:rsidP="00BD6C4F">
      <w:pPr>
        <w:rPr>
          <w:rtl/>
        </w:rPr>
      </w:pPr>
      <w:r>
        <w:rPr>
          <w:rStyle w:val="2fb"/>
          <w:rFonts w:hint="cs"/>
          <w:rtl/>
          <w:rPrChange w:id="13956" w:author="מנוע אמוראים" w:date="2026-10-05T16:40:54Z">
            <w:rPr>
              <w:rFonts w:hint="cs"/>
              <w:rtl/>
            </w:rPr>
          </w:rPrChange>
        </w:rPr>
        <w:t xml:space="preserve">אר</w:t>
      </w:r>
      <w:r>
        <w:rPr>
          <w:rStyle w:val="2fb"/>
          <w:rtl/>
          <w:rPrChange w:id="13957" w:author="מנוע אמוראים" w:date="2026-10-05T16:40:54Z">
            <w:rPr>
              <w:rtl/>
            </w:rPr>
          </w:rPrChange>
        </w:rPr>
        <w:t xml:space="preserve">"</w:t>
      </w:r>
      <w:r>
        <w:rPr>
          <w:rStyle w:val="2fb"/>
          <w:rFonts w:hint="cs"/>
          <w:rtl/>
          <w:rPrChange w:id="13958" w:author="מנוע אמוראים" w:date="2026-10-05T16:40:54Z">
            <w:rPr>
              <w:rFonts w:hint="cs"/>
              <w:rtl/>
            </w:rPr>
          </w:rPrChange>
        </w:rPr>
        <w:t xml:space="preserve">כ</w:t>
      </w:r>
      <w:r w:rsidRPr="00C63571">
        <w:rPr>
          <w:rtl/>
        </w:rPr>
        <w:t xml:space="preserve">: לדידי חזיין, וקיימן </w:t>
      </w:r>
      <w:r>
        <w:rPr>
          <w:rFonts w:hint="cs"/>
          <w:rtl/>
        </w:rPr>
        <w:t>טז שורות ברוחב מיל וקראו</w:t>
      </w:r>
      <w:r w:rsidRPr="00C63571">
        <w:rPr>
          <w:rtl/>
        </w:rPr>
        <w:t xml:space="preserve"> קירי קירי</w:t>
      </w:r>
      <w:r>
        <w:rPr>
          <w:rFonts w:hint="cs"/>
          <w:rtl/>
        </w:rPr>
        <w:t xml:space="preserve"> [אדון אדון]</w:t>
      </w:r>
      <w:r w:rsidRPr="00C63571">
        <w:rPr>
          <w:rtl/>
        </w:rPr>
        <w:t xml:space="preserve">, </w:t>
      </w:r>
    </w:p>
    <w:p w14:paraId="386D5463" w14:textId="77777777" w:rsidR="0046556D" w:rsidRDefault="00BD6C4F" w:rsidP="00BD6C4F">
      <w:pPr>
        <w:rPr>
          <w:rtl/>
        </w:rPr>
      </w:pPr>
      <w:r>
        <w:rPr>
          <w:rFonts w:hint="cs"/>
          <w:rtl/>
        </w:rPr>
        <w:t xml:space="preserve">אחת מהן </w:t>
      </w:r>
      <w:r w:rsidRPr="00C63571">
        <w:rPr>
          <w:rtl/>
        </w:rPr>
        <w:t xml:space="preserve">דלא </w:t>
      </w:r>
      <w:r>
        <w:rPr>
          <w:rFonts w:hint="cs"/>
          <w:rtl/>
        </w:rPr>
        <w:t xml:space="preserve">קראה </w:t>
      </w:r>
      <w:r w:rsidRPr="00C63571">
        <w:rPr>
          <w:rtl/>
        </w:rPr>
        <w:t>קירי קירי, אמרה לה חברתה: סומא, אמרי קירי קירי!</w:t>
      </w:r>
    </w:p>
    <w:p w14:paraId="554B274A" w14:textId="77777777" w:rsidR="0046556D" w:rsidRDefault="00BD6C4F" w:rsidP="00BD6C4F">
      <w:pPr>
        <w:rPr>
          <w:rtl/>
        </w:rPr>
      </w:pPr>
      <w:r w:rsidRPr="00C63571">
        <w:rPr>
          <w:rtl/>
        </w:rPr>
        <w:t>אמרה: סומא, אמרי קירי בירי!</w:t>
      </w:r>
      <w:r>
        <w:rPr>
          <w:rFonts w:hint="cs"/>
          <w:rtl/>
        </w:rPr>
        <w:t xml:space="preserve"> ושחטוה </w:t>
      </w:r>
    </w:p>
    <w:p w14:paraId="3F2F2D1B" w14:textId="77777777" w:rsidR="0046556D" w:rsidRDefault="00BD6C4F" w:rsidP="00BD6C4F">
      <w:pPr>
        <w:rPr>
          <w:rtl/>
        </w:rPr>
      </w:pPr>
      <w:r>
        <w:rPr>
          <w:rStyle w:val="2fb"/>
          <w:rFonts w:hint="cs"/>
          <w:rtl/>
          <w:rPrChange w:id="13959" w:author="מנוע אמוראים" w:date="2026-10-05T16:40:54Z">
            <w:rPr>
              <w:rFonts w:hint="cs"/>
              <w:rtl/>
            </w:rPr>
          </w:rPrChange>
        </w:rPr>
        <w:t xml:space="preserve">אר</w:t>
      </w:r>
      <w:r>
        <w:rPr>
          <w:rStyle w:val="2fb"/>
          <w:rtl/>
          <w:rPrChange w:id="13960" w:author="מנוע אמוראים" w:date="2026-10-05T16:40:54Z">
            <w:rPr>
              <w:rtl/>
            </w:rPr>
          </w:rPrChange>
        </w:rPr>
        <w:t xml:space="preserve">"</w:t>
      </w:r>
      <w:r>
        <w:rPr>
          <w:rStyle w:val="2fb"/>
          <w:rFonts w:hint="cs"/>
          <w:rtl/>
          <w:rPrChange w:id="13961" w:author="מנוע אמוראים" w:date="2026-10-05T16:40:54Z">
            <w:rPr>
              <w:rFonts w:hint="cs"/>
              <w:rtl/>
            </w:rPr>
          </w:rPrChange>
        </w:rPr>
        <w:t xml:space="preserve">א</w:t>
      </w:r>
      <w:r>
        <w:rPr>
          <w:rFonts w:hint="cs"/>
          <w:rtl/>
        </w:rPr>
        <w:t xml:space="preserve"> אמר לי חנינא במילין [בכשפים] </w:t>
      </w:r>
    </w:p>
    <w:p w14:paraId="0FE23BE1" w14:textId="77777777" w:rsidR="0046556D" w:rsidRDefault="00BD6C4F" w:rsidP="00BD6C4F">
      <w:pPr>
        <w:jc w:val="center"/>
        <w:rPr>
          <w:del w:id="90124" w:author="מנוע עיצוב" w:date="2026-10-08T11:01:28Z"/>
          <w:rtl/>
        </w:rPr>
      </w:pPr>
      <w:del w:id="90123" w:author="מנוע עיצוב" w:date="2026-10-08T11:01:28Z">
        <w:r>
          <w:rPr>
            <w:rFonts w:ascii="BA חניכי הישיבות" w:hAnsi="BA חניכי הישיבות" w:cs="BA חניכי הישיבות"/>
            <w:rtl/>
          </w:rPr>
          <w:delText xml:space="preserve">׻</w:delText>
        </w:r>
      </w:del>
    </w:p>
    <w:p w14:paraId="751FDCC2" w14:textId="77777777" w:rsidR="00BD6C4F" w:rsidRPr="00C63571" w:rsidRDefault="00BD6C4F" w:rsidP="00BD6C4F">
      <w:pPr>
        <w:pStyle w:val="affff1"/>
        <w:rPr>
          <w:rtl/>
        </w:rPr>
      </w:pPr>
      <w:ins w:id="9924" w:author="מספור קטעי משנה" w:date="2026-10-06T06:45:19Z">
        <w:r>
          <w:rPr>
            <w:rStyle w:val="MisparKeta"/>
          </w:rPr>
          <w:t xml:space="preserve">ה. </w:t>
        </w:r>
      </w:ins>
      <w:r w:rsidRPr="00C63571">
        <w:rPr>
          <w:rtl/>
        </w:rPr>
        <w:t>עוף טמא פטור מלשלח.</w:t>
      </w:r>
    </w:p>
    <w:p w14:paraId="6264FD41" w14:textId="77777777" w:rsidR="0046556D" w:rsidRDefault="00BD6C4F" w:rsidP="00BD6C4F">
      <w:pPr>
        <w:rPr>
          <w:rtl/>
        </w:rPr>
      </w:pPr>
      <w:r w:rsidRPr="00C63571">
        <w:rPr>
          <w:rtl/>
        </w:rPr>
        <w:t>מנה"מ</w:t>
      </w:r>
      <w:r>
        <w:rPr>
          <w:rFonts w:hint="cs"/>
          <w:rtl/>
        </w:rPr>
        <w:t xml:space="preserve"> </w:t>
      </w:r>
      <w:r>
        <w:rPr>
          <w:rStyle w:val="2fb"/>
          <w:rFonts w:hint="cs"/>
          <w:rtl/>
          <w:rPrChange w:id="13962" w:author="מנוע אמוראים" w:date="2026-10-05T16:40:54Z">
            <w:rPr>
              <w:rFonts w:hint="cs"/>
              <w:rtl/>
            </w:rPr>
          </w:rPrChange>
        </w:rPr>
        <w:t xml:space="preserve">ארי</w:t>
      </w:r>
      <w:r>
        <w:rPr>
          <w:rStyle w:val="2fb"/>
          <w:rtl/>
          <w:rPrChange w:id="13963" w:author="מנוע אמוראים" w:date="2026-10-05T16:40:54Z">
            <w:rPr>
              <w:rtl/>
            </w:rPr>
          </w:rPrChange>
        </w:rPr>
        <w:t xml:space="preserve">"</w:t>
      </w:r>
      <w:r>
        <w:rPr>
          <w:rStyle w:val="2fb"/>
          <w:rFonts w:hint="cs"/>
          <w:rtl/>
          <w:rPrChange w:id="13964" w:author="מנוע אמוראים" w:date="2026-10-05T16:40:54Z">
            <w:rPr>
              <w:rFonts w:hint="cs"/>
              <w:rtl/>
            </w:rPr>
          </w:rPrChange>
        </w:rPr>
        <w:t xml:space="preserve">צ</w:t>
      </w:r>
      <w:r w:rsidRPr="00C63571">
        <w:rPr>
          <w:rtl/>
        </w:rPr>
        <w:t xml:space="preserve">: </w:t>
      </w:r>
      <w:r w:rsidRPr="0046594B">
        <w:rPr>
          <w:rStyle w:val="afffff0"/>
          <w:rtl/>
        </w:rPr>
        <w:t>ד</w:t>
      </w:r>
      <w:r w:rsidRPr="0046594B">
        <w:rPr>
          <w:rStyle w:val="afffff0"/>
          <w:rFonts w:hint="cs"/>
          <w:rtl/>
        </w:rPr>
        <w:t>'</w:t>
      </w:r>
      <w:r w:rsidRPr="0046594B">
        <w:rPr>
          <w:rStyle w:val="afffff0"/>
          <w:rtl/>
        </w:rPr>
        <w:t>כי יקרא קן צפור לפניך</w:t>
      </w:r>
      <w:r w:rsidRPr="0046594B">
        <w:rPr>
          <w:rStyle w:val="afffff0"/>
          <w:rFonts w:hint="cs"/>
          <w:rtl/>
        </w:rPr>
        <w:t>'</w:t>
      </w:r>
      <w:r w:rsidRPr="0046594B">
        <w:rPr>
          <w:rStyle w:val="afffff0"/>
          <w:rtl/>
        </w:rPr>
        <w:t>,</w:t>
      </w:r>
      <w:r>
        <w:rPr>
          <w:rFonts w:hint="cs"/>
          <w:rtl/>
        </w:rPr>
        <w:t xml:space="preserve"> משמע דווקא טהור אבל עוף משמע בין טהור ובין טמא </w:t>
      </w:r>
    </w:p>
    <w:p w14:paraId="57548D57" w14:textId="77777777" w:rsidR="0046556D" w:rsidRDefault="00BD6C4F" w:rsidP="00BD6C4F">
      <w:pPr>
        <w:rPr>
          <w:rtl/>
        </w:rPr>
      </w:pPr>
      <w:r>
        <w:rPr>
          <w:rFonts w:hint="cs"/>
          <w:rtl/>
        </w:rPr>
        <w:t xml:space="preserve">והך </w:t>
      </w:r>
      <w:r w:rsidRPr="0046594B">
        <w:rPr>
          <w:rStyle w:val="afffff0"/>
          <w:rFonts w:hint="cs"/>
          <w:rtl/>
        </w:rPr>
        <w:t>ד'</w:t>
      </w:r>
      <w:r w:rsidRPr="0046594B">
        <w:rPr>
          <w:rStyle w:val="afffff0"/>
          <w:rtl/>
        </w:rPr>
        <w:t>תבנית כל צפור כנף</w:t>
      </w:r>
      <w:r w:rsidRPr="0046594B">
        <w:rPr>
          <w:rStyle w:val="afffff0"/>
          <w:rFonts w:hint="cs"/>
          <w:rtl/>
        </w:rPr>
        <w:t>'</w:t>
      </w:r>
      <w:r w:rsidRPr="0046594B">
        <w:rPr>
          <w:rStyle w:val="afffff0"/>
          <w:rtl/>
        </w:rPr>
        <w:t>,</w:t>
      </w:r>
      <w:r w:rsidRPr="00C63571">
        <w:rPr>
          <w:rtl/>
        </w:rPr>
        <w:t xml:space="preserve"> </w:t>
      </w:r>
      <w:r>
        <w:rPr>
          <w:rFonts w:hint="cs"/>
          <w:rtl/>
        </w:rPr>
        <w:t xml:space="preserve">- </w:t>
      </w:r>
      <w:r w:rsidRPr="00C63571">
        <w:rPr>
          <w:rtl/>
        </w:rPr>
        <w:t xml:space="preserve"> צפור - טהור, כנף - טמא וחגבים;</w:t>
      </w:r>
    </w:p>
    <w:p w14:paraId="61BF1D91" w14:textId="77777777" w:rsidR="0046556D" w:rsidRDefault="00BD6C4F" w:rsidP="00BD6C4F">
      <w:pPr>
        <w:rPr>
          <w:rtl/>
        </w:rPr>
      </w:pPr>
      <w:r>
        <w:rPr>
          <w:rFonts w:hint="cs"/>
          <w:rtl/>
        </w:rPr>
        <w:t>והך</w:t>
      </w:r>
      <w:r w:rsidRPr="00C63571">
        <w:rPr>
          <w:rtl/>
        </w:rPr>
        <w:t xml:space="preserve"> </w:t>
      </w:r>
      <w:r w:rsidRPr="0046594B">
        <w:rPr>
          <w:rStyle w:val="afffff0"/>
          <w:rFonts w:hint="cs"/>
          <w:rtl/>
        </w:rPr>
        <w:t>ד'</w:t>
      </w:r>
      <w:r w:rsidRPr="0046594B">
        <w:rPr>
          <w:rStyle w:val="afffff0"/>
          <w:rtl/>
        </w:rPr>
        <w:t>החיה וכל בהמה רמש וצפור כנף</w:t>
      </w:r>
      <w:r w:rsidRPr="0046594B">
        <w:rPr>
          <w:rStyle w:val="afffff0"/>
          <w:rFonts w:hint="cs"/>
          <w:rtl/>
        </w:rPr>
        <w:t>'</w:t>
      </w:r>
      <w:r w:rsidRPr="0046594B">
        <w:rPr>
          <w:rStyle w:val="afffff0"/>
          <w:rtl/>
        </w:rPr>
        <w:t>,</w:t>
      </w:r>
      <w:r w:rsidRPr="00C63571">
        <w:rPr>
          <w:rtl/>
        </w:rPr>
        <w:t xml:space="preserve"> מאי לאו: צפור - בין טהור בין טמא, וכנף - חגבים? </w:t>
      </w:r>
    </w:p>
    <w:p w14:paraId="7BDE3125" w14:textId="77777777" w:rsidR="0046556D" w:rsidRDefault="000828F8" w:rsidP="00C62948">
      <w:pPr>
        <w:pStyle w:val="affffb"/>
        <w:rPr>
          <w:rtl/>
        </w:rPr>
      </w:pPr>
      <w:r>
        <w:rPr>
          <w:rtl/>
        </w:rPr>
        <w:t xml:space="preserve">- </w:t>
      </w:r>
      <w:r w:rsidR="00BD6C4F" w:rsidRPr="00C63571">
        <w:rPr>
          <w:rtl/>
        </w:rPr>
        <w:t>לא, צפור - טהור, כנף - טמא וחגבים;</w:t>
      </w:r>
    </w:p>
    <w:p w14:paraId="161040BF" w14:textId="77777777" w:rsidR="0046556D" w:rsidRDefault="00BD6C4F" w:rsidP="00BD6C4F">
      <w:pPr>
        <w:rPr>
          <w:rtl/>
        </w:rPr>
      </w:pPr>
      <w:r>
        <w:rPr>
          <w:rFonts w:hint="cs"/>
          <w:rtl/>
        </w:rPr>
        <w:t xml:space="preserve">והך </w:t>
      </w:r>
      <w:r w:rsidRPr="0046594B">
        <w:rPr>
          <w:rStyle w:val="afffff0"/>
          <w:rFonts w:hint="cs"/>
          <w:rtl/>
        </w:rPr>
        <w:t>ד'</w:t>
      </w:r>
      <w:r w:rsidRPr="0046594B">
        <w:rPr>
          <w:rStyle w:val="afffff0"/>
          <w:rtl/>
        </w:rPr>
        <w:t>כל צפור כל כנף</w:t>
      </w:r>
      <w:r w:rsidRPr="0046594B">
        <w:rPr>
          <w:rStyle w:val="afffff0"/>
          <w:rFonts w:hint="cs"/>
          <w:rtl/>
        </w:rPr>
        <w:t>'</w:t>
      </w:r>
      <w:r w:rsidRPr="0046594B">
        <w:rPr>
          <w:rStyle w:val="afffff0"/>
          <w:rtl/>
        </w:rPr>
        <w:t xml:space="preserve"> </w:t>
      </w:r>
      <w:r w:rsidRPr="00C63571">
        <w:rPr>
          <w:rtl/>
        </w:rPr>
        <w:t>לאו כדמקשינן</w:t>
      </w:r>
      <w:r>
        <w:rPr>
          <w:rFonts w:hint="cs"/>
          <w:rtl/>
        </w:rPr>
        <w:t xml:space="preserve"> א</w:t>
      </w:r>
      <w:r w:rsidRPr="00C63571">
        <w:rPr>
          <w:rtl/>
        </w:rPr>
        <w:t>לא, כדמשנינן;</w:t>
      </w:r>
    </w:p>
    <w:p w14:paraId="08908CDF" w14:textId="77777777" w:rsidR="0046556D" w:rsidRDefault="00BD6C4F" w:rsidP="00BD6C4F">
      <w:pPr>
        <w:rPr>
          <w:rtl/>
        </w:rPr>
      </w:pPr>
      <w:r>
        <w:rPr>
          <w:rFonts w:hint="cs"/>
          <w:rtl/>
        </w:rPr>
        <w:t>והך</w:t>
      </w:r>
      <w:r w:rsidRPr="00A71A5E">
        <w:rPr>
          <w:rStyle w:val="afffff0"/>
          <w:rFonts w:hint="cs"/>
          <w:rtl/>
        </w:rPr>
        <w:t xml:space="preserve"> '</w:t>
      </w:r>
      <w:r w:rsidRPr="00A71A5E">
        <w:rPr>
          <w:rStyle w:val="afffff0"/>
          <w:rtl/>
        </w:rPr>
        <w:t>ואתה בן אדם אמור לצפור כל כנף</w:t>
      </w:r>
      <w:r w:rsidRPr="00A71A5E">
        <w:rPr>
          <w:rStyle w:val="afffff0"/>
          <w:rFonts w:hint="cs"/>
          <w:rtl/>
        </w:rPr>
        <w:t>'</w:t>
      </w:r>
      <w:r w:rsidRPr="00A71A5E">
        <w:rPr>
          <w:rStyle w:val="afffff0"/>
          <w:rtl/>
        </w:rPr>
        <w:t>,</w:t>
      </w:r>
      <w:r w:rsidRPr="00C63571">
        <w:rPr>
          <w:rtl/>
        </w:rPr>
        <w:t xml:space="preserve"> לאו כדאקשינן</w:t>
      </w:r>
      <w:r>
        <w:rPr>
          <w:rFonts w:hint="cs"/>
          <w:rtl/>
        </w:rPr>
        <w:t xml:space="preserve"> א</w:t>
      </w:r>
      <w:r w:rsidRPr="00C63571">
        <w:rPr>
          <w:rtl/>
        </w:rPr>
        <w:t>לא, כדשנינן;</w:t>
      </w:r>
    </w:p>
    <w:p w14:paraId="2C79044E" w14:textId="77777777" w:rsidR="00BD6C4F" w:rsidRDefault="00BD6C4F" w:rsidP="00F07436">
      <w:pPr>
        <w:pStyle w:val="afff3"/>
        <w:framePr w:wrap="around"/>
        <w:rPr>
          <w:rtl/>
        </w:rPr>
      </w:pPr>
      <w:r>
        <w:rPr>
          <w:rFonts w:hint="cs"/>
          <w:rtl/>
        </w:rPr>
        <w:t>קמ.</w:t>
      </w:r>
    </w:p>
    <w:p w14:paraId="39A6EE24" w14:textId="77777777" w:rsidR="0046556D" w:rsidRDefault="00BD6C4F" w:rsidP="00BD6C4F">
      <w:pPr>
        <w:rPr>
          <w:rtl/>
        </w:rPr>
      </w:pPr>
      <w:r>
        <w:rPr>
          <w:rFonts w:hint="cs"/>
          <w:rtl/>
        </w:rPr>
        <w:t>והך</w:t>
      </w:r>
      <w:r w:rsidRPr="00A71A5E">
        <w:rPr>
          <w:rStyle w:val="afffff0"/>
          <w:rFonts w:hint="cs"/>
          <w:rtl/>
        </w:rPr>
        <w:t xml:space="preserve"> '</w:t>
      </w:r>
      <w:r w:rsidRPr="00A71A5E">
        <w:rPr>
          <w:rStyle w:val="afffff0"/>
          <w:rtl/>
        </w:rPr>
        <w:t>ובענפוהי ידורן צפרי שמיא</w:t>
      </w:r>
      <w:r w:rsidRPr="00A71A5E">
        <w:rPr>
          <w:rStyle w:val="afffff0"/>
          <w:rFonts w:hint="cs"/>
          <w:rtl/>
        </w:rPr>
        <w:t>'-</w:t>
      </w:r>
      <w:r>
        <w:rPr>
          <w:rFonts w:hint="cs"/>
          <w:rtl/>
        </w:rPr>
        <w:t xml:space="preserve"> </w:t>
      </w:r>
      <w:r w:rsidRPr="00C63571">
        <w:rPr>
          <w:rtl/>
        </w:rPr>
        <w:t>צפרי סתמא לא איקרו;</w:t>
      </w:r>
    </w:p>
    <w:p w14:paraId="540AB1B2" w14:textId="77777777" w:rsidR="0046556D" w:rsidRDefault="00BD6C4F" w:rsidP="00BD6C4F">
      <w:pPr>
        <w:rPr>
          <w:rtl/>
        </w:rPr>
      </w:pPr>
      <w:r>
        <w:rPr>
          <w:rFonts w:hint="cs"/>
          <w:rtl/>
        </w:rPr>
        <w:t xml:space="preserve">והך </w:t>
      </w:r>
      <w:r w:rsidRPr="0046594B">
        <w:rPr>
          <w:rStyle w:val="afffff0"/>
          <w:rFonts w:hint="cs"/>
          <w:rtl/>
        </w:rPr>
        <w:t>ד'</w:t>
      </w:r>
      <w:r w:rsidRPr="0046594B">
        <w:rPr>
          <w:rStyle w:val="afffff0"/>
          <w:rtl/>
        </w:rPr>
        <w:t>כל צפור טהורה</w:t>
      </w:r>
      <w:r w:rsidRPr="0046594B">
        <w:rPr>
          <w:rStyle w:val="afffff0"/>
          <w:rFonts w:hint="cs"/>
          <w:rtl/>
        </w:rPr>
        <w:t>'</w:t>
      </w:r>
      <w:r w:rsidRPr="0046594B">
        <w:rPr>
          <w:rStyle w:val="afffff0"/>
          <w:rtl/>
        </w:rPr>
        <w:t xml:space="preserve"> </w:t>
      </w:r>
      <w:r>
        <w:rPr>
          <w:rFonts w:hint="cs"/>
          <w:rtl/>
        </w:rPr>
        <w:t xml:space="preserve">משמע דיש טמאה </w:t>
      </w:r>
    </w:p>
    <w:p w14:paraId="394FD29B" w14:textId="77777777" w:rsidR="0046556D" w:rsidRDefault="00BD6C4F" w:rsidP="00BD6C4F">
      <w:pPr>
        <w:rPr>
          <w:rtl/>
        </w:rPr>
      </w:pPr>
      <w:r>
        <w:rPr>
          <w:rtl/>
        </w:rPr>
        <w:t>–</w:t>
      </w:r>
      <w:r>
        <w:rPr>
          <w:rFonts w:hint="cs"/>
          <w:rtl/>
        </w:rPr>
        <w:t xml:space="preserve"> צריך לדייק דאיכא איסורא לאו טריפה דבהדיא כתיב </w:t>
      </w:r>
    </w:p>
    <w:p w14:paraId="464F4F16" w14:textId="2B7FFA28" w:rsidR="0046556D" w:rsidRDefault="00BD6C4F" w:rsidP="00BD6C4F">
      <w:pPr>
        <w:rPr>
          <w:rtl/>
        </w:rPr>
      </w:pPr>
      <w:r>
        <w:rPr>
          <w:rFonts w:hint="cs"/>
          <w:rtl/>
        </w:rPr>
        <w:t xml:space="preserve">אלא </w:t>
      </w:r>
      <w:r w:rsidRPr="00C63571">
        <w:rPr>
          <w:rtl/>
        </w:rPr>
        <w:t xml:space="preserve">בשחוטה דמצורע </w:t>
      </w:r>
      <w:r>
        <w:rPr>
          <w:rFonts w:hint="cs"/>
          <w:rtl/>
        </w:rPr>
        <w:t>ואפי' ד</w:t>
      </w:r>
      <w:r w:rsidRPr="00C63571">
        <w:rPr>
          <w:rtl/>
        </w:rPr>
        <w:t xml:space="preserve">מסיפא דקרא נפקא, </w:t>
      </w:r>
      <w:r w:rsidRPr="0046594B">
        <w:rPr>
          <w:rStyle w:val="afffff0"/>
          <w:rFonts w:hint="cs"/>
          <w:rtl/>
        </w:rPr>
        <w:t>ד'</w:t>
      </w:r>
      <w:r w:rsidRPr="0046594B">
        <w:rPr>
          <w:rStyle w:val="afffff0"/>
          <w:rtl/>
        </w:rPr>
        <w:t>וזה אשר לא תאכלו מהם</w:t>
      </w:r>
      <w:r w:rsidRPr="0046594B">
        <w:rPr>
          <w:rStyle w:val="afffff0"/>
          <w:rFonts w:hint="cs"/>
          <w:rtl/>
        </w:rPr>
        <w:t>'</w:t>
      </w:r>
      <w:r w:rsidRPr="0046594B">
        <w:rPr>
          <w:rStyle w:val="afffff0"/>
          <w:rtl/>
        </w:rPr>
        <w:t xml:space="preserve"> </w:t>
      </w:r>
      <w:r>
        <w:rPr>
          <w:rFonts w:hint="cs"/>
          <w:rtl/>
        </w:rPr>
        <w:t>-</w:t>
      </w:r>
      <w:r w:rsidRPr="00C63571">
        <w:rPr>
          <w:rtl/>
        </w:rPr>
        <w:t xml:space="preserve"> ולעבור עליו בעשה ובלא תעשה;</w:t>
      </w:r>
    </w:p>
    <w:p w14:paraId="6B99E378" w14:textId="67ACA02E" w:rsidR="0046556D" w:rsidRDefault="00BD6C4F" w:rsidP="00BD6C4F">
      <w:pPr>
        <w:rPr>
          <w:rtl/>
        </w:rPr>
      </w:pPr>
      <w:r>
        <w:rPr>
          <w:rFonts w:hint="cs"/>
          <w:rtl/>
        </w:rPr>
        <w:lastRenderedPageBreak/>
        <w:t>אבל בטריפה לא אמרי' לעבור בעשה ול</w:t>
      </w:r>
      <w:r w:rsidR="00BF1CF6">
        <w:rPr>
          <w:rtl/>
        </w:rPr>
        <w:t>"</w:t>
      </w:r>
      <w:r>
        <w:rPr>
          <w:rFonts w:hint="cs"/>
          <w:rtl/>
        </w:rPr>
        <w:t>ת ד</w:t>
      </w:r>
      <w:r w:rsidRPr="00C63571">
        <w:rPr>
          <w:rtl/>
        </w:rPr>
        <w:t>דבר הלמד מענינו, ובענינא דשחוטה כתיב;</w:t>
      </w:r>
    </w:p>
    <w:p w14:paraId="09B862B1" w14:textId="77777777" w:rsidR="0046556D" w:rsidRDefault="00BD6C4F" w:rsidP="00BD6C4F">
      <w:pPr>
        <w:rPr>
          <w:rtl/>
        </w:rPr>
      </w:pPr>
      <w:r w:rsidRPr="005C4ADC">
        <w:rPr>
          <w:rFonts w:ascii="BA Franknatan Regular" w:hAnsi="BA Franknatan Regular" w:cs="BA Franknatan Regular"/>
          <w:b/>
          <w:bCs/>
          <w:rtl/>
        </w:rPr>
        <w:t xml:space="preserve">• </w:t>
      </w:r>
      <w:r>
        <w:rPr>
          <w:rFonts w:hint="cs"/>
          <w:rtl/>
        </w:rPr>
        <w:t xml:space="preserve">והך </w:t>
      </w:r>
      <w:r w:rsidRPr="0046594B">
        <w:rPr>
          <w:rStyle w:val="afffff0"/>
          <w:rFonts w:hint="cs"/>
          <w:rtl/>
        </w:rPr>
        <w:t>ד'</w:t>
      </w:r>
      <w:r w:rsidRPr="0046594B">
        <w:rPr>
          <w:rStyle w:val="afffff0"/>
          <w:rtl/>
        </w:rPr>
        <w:t>שתי צפרים חיות</w:t>
      </w:r>
      <w:r w:rsidRPr="0046594B">
        <w:rPr>
          <w:rStyle w:val="afffff0"/>
          <w:rFonts w:hint="cs"/>
          <w:rtl/>
        </w:rPr>
        <w:t>'</w:t>
      </w:r>
      <w:r w:rsidRPr="0046594B">
        <w:rPr>
          <w:rStyle w:val="afffff0"/>
          <w:rtl/>
        </w:rPr>
        <w:t>,</w:t>
      </w:r>
      <w:r w:rsidRPr="00C63571">
        <w:rPr>
          <w:rtl/>
        </w:rPr>
        <w:t xml:space="preserve"> לאו שחיות בפיך מכלל דאיכא לאו שחיות בפיך!</w:t>
      </w:r>
    </w:p>
    <w:p w14:paraId="01AEC997" w14:textId="77777777" w:rsidR="0046556D" w:rsidRDefault="000828F8" w:rsidP="00C62948">
      <w:pPr>
        <w:pStyle w:val="affffb"/>
        <w:rPr>
          <w:rtl/>
        </w:rPr>
      </w:pPr>
      <w:r>
        <w:rPr>
          <w:rFonts w:cs="BA Franknatan Regular"/>
          <w:bCs/>
          <w:rtl/>
        </w:rPr>
        <w:t xml:space="preserve">- </w:t>
      </w:r>
      <w:r w:rsidR="00BD6C4F">
        <w:rPr>
          <w:rFonts w:cs="BA Franknatan Regular" w:hint="cs"/>
          <w:bCs/>
          <w:rtl/>
        </w:rPr>
        <w:t>א</w:t>
      </w:r>
      <w:r w:rsidR="00BD6C4F" w:rsidRPr="00C63571">
        <w:rPr>
          <w:rFonts w:cs="BA Franknatan Regular"/>
          <w:rtl/>
        </w:rPr>
        <w:t>לא, שחיין ראשי אברים שלהן;</w:t>
      </w:r>
    </w:p>
    <w:p w14:paraId="29785C8E" w14:textId="77777777" w:rsidR="0046556D" w:rsidRDefault="00BD6C4F" w:rsidP="00BD6C4F">
      <w:pPr>
        <w:rPr>
          <w:rtl/>
        </w:rPr>
      </w:pPr>
      <w:r>
        <w:rPr>
          <w:rFonts w:hint="cs"/>
          <w:rtl/>
        </w:rPr>
        <w:t>והך ד</w:t>
      </w:r>
      <w:r w:rsidRPr="00C63571">
        <w:rPr>
          <w:rtl/>
        </w:rPr>
        <w:t>סיפא: טהורות - מכלל דאיכא טמאות!</w:t>
      </w:r>
      <w:r>
        <w:rPr>
          <w:rFonts w:hint="cs"/>
          <w:rtl/>
        </w:rPr>
        <w:t xml:space="preserve"> צריך לדייק דאיכא טריפות </w:t>
      </w:r>
    </w:p>
    <w:p w14:paraId="09837DFF" w14:textId="77777777" w:rsidR="0046556D" w:rsidRDefault="00BD6C4F" w:rsidP="00BD6C4F">
      <w:pPr>
        <w:rPr>
          <w:rtl/>
        </w:rPr>
      </w:pPr>
      <w:r>
        <w:rPr>
          <w:rFonts w:hint="cs"/>
          <w:rtl/>
        </w:rPr>
        <w:t>ואפי' דלמ</w:t>
      </w:r>
      <w:r w:rsidR="00BF1CF6">
        <w:rPr>
          <w:rtl/>
        </w:rPr>
        <w:t>"</w:t>
      </w:r>
      <w:r>
        <w:rPr>
          <w:rFonts w:hint="cs"/>
          <w:rtl/>
        </w:rPr>
        <w:t xml:space="preserve">ד טריפה חיה מכלל מחיות נפקא, ואפי' </w:t>
      </w:r>
      <w:r w:rsidRPr="00C63571">
        <w:rPr>
          <w:rtl/>
        </w:rPr>
        <w:t xml:space="preserve">למ"ד טרפה אינה חיה מאי איכא למימר? </w:t>
      </w:r>
    </w:p>
    <w:p w14:paraId="148551EB" w14:textId="77777777" w:rsidR="0046556D" w:rsidRDefault="00BD6C4F" w:rsidP="00BD6C4F">
      <w:pPr>
        <w:rPr>
          <w:rtl/>
        </w:rPr>
      </w:pPr>
      <w:r>
        <w:rPr>
          <w:rtl/>
        </w:rPr>
        <w:t xml:space="preserve">ועוד, בין למ"ד טרפה חיה בין למ"ד אינה חיה, </w:t>
      </w:r>
      <w:r>
        <w:rPr>
          <w:rStyle w:val="2fb"/>
          <w:rtl/>
          <w:rPrChange w:id="13965" w:author="מנוע אמוראים" w:date="2026-10-05T16:40:54Z">
            <w:rPr>
              <w:rtl/>
            </w:rPr>
          </w:rPrChange>
        </w:rPr>
        <w:t xml:space="preserve">מד</w:t>
      </w:r>
      <w:r>
        <w:rPr>
          <w:rStyle w:val="2fb"/>
          <w:rtl/>
          <w:rPrChange w:id="13966" w:author="מנוע אמוראים" w:date="2026-10-05T16:40:54Z">
            <w:rPr>
              <w:rtl/>
            </w:rPr>
          </w:rPrChange>
        </w:rPr>
        <w:t xml:space="preserve">תדרי"ש</w:t>
      </w:r>
      <w:r>
        <w:rPr>
          <w:rtl/>
        </w:rPr>
        <w:t xml:space="preserve"> נפקא, </w:t>
      </w:r>
      <w:r>
        <w:rPr>
          <w:rStyle w:val="2fb"/>
          <w:rtl/>
          <w:rPrChange w:id="13967" w:author="מנוע אמוראים" w:date="2026-10-05T16:40:54Z">
            <w:rPr>
              <w:rtl/>
            </w:rPr>
          </w:rPrChange>
        </w:rPr>
        <w:t xml:space="preserve">ד</w:t>
      </w:r>
      <w:r>
        <w:rPr>
          <w:rStyle w:val="2fb"/>
          <w:rtl/>
          <w:rPrChange w:id="13968" w:author="מנוע אמוראים" w:date="2026-10-05T16:40:54Z">
            <w:rPr>
              <w:rtl/>
            </w:rPr>
          </w:rPrChange>
        </w:rPr>
        <w:t xml:space="preserve">תדר"יש</w:t>
      </w:r>
      <w:r w:rsidRPr="00C63571">
        <w:rPr>
          <w:rtl/>
        </w:rPr>
        <w:t xml:space="preserve">: </w:t>
      </w:r>
      <w:r>
        <w:rPr>
          <w:rFonts w:hint="cs"/>
          <w:rtl/>
        </w:rPr>
        <w:t>ד</w:t>
      </w:r>
      <w:r w:rsidRPr="00C63571">
        <w:rPr>
          <w:rtl/>
        </w:rPr>
        <w:t xml:space="preserve">נאמר מכשיר ומכפר בפנים, ונאמר מכשיר ומכפר בחוץ, </w:t>
      </w:r>
    </w:p>
    <w:p w14:paraId="59A45346" w14:textId="77777777" w:rsidR="0046556D" w:rsidRDefault="00BD6C4F" w:rsidP="00BD6C4F">
      <w:pPr>
        <w:rPr>
          <w:rtl/>
        </w:rPr>
      </w:pPr>
      <w:r>
        <w:rPr>
          <w:rtl/>
        </w:rPr>
        <w:t>מה מכשיר ומכפר האמור בפנים</w:t>
      </w:r>
      <w:r w:rsidRPr="00C63571">
        <w:rPr>
          <w:rtl/>
        </w:rPr>
        <w:t xml:space="preserve"> עשה בו מכשיר כמכפר, אף מכשיר </w:t>
      </w:r>
      <w:r>
        <w:rPr>
          <w:rtl/>
        </w:rPr>
        <w:t xml:space="preserve">ומכפר האמור בחוץ </w:t>
      </w:r>
      <w:r w:rsidRPr="00C63571">
        <w:rPr>
          <w:rtl/>
        </w:rPr>
        <w:t>עשה בו מכשיר כמכפר!</w:t>
      </w:r>
    </w:p>
    <w:p w14:paraId="101B9965" w14:textId="77777777" w:rsidR="0046556D" w:rsidRDefault="00BD6C4F" w:rsidP="00BD6C4F">
      <w:pPr>
        <w:rPr>
          <w:rtl/>
        </w:rPr>
      </w:pPr>
      <w:r w:rsidRPr="005C4ADC">
        <w:rPr>
          <w:rFonts w:ascii="BA Franknatan Regular" w:hAnsi="BA Franknatan Regular" w:cs="BA Franknatan Regular"/>
          <w:b/>
          <w:bCs/>
          <w:rtl/>
        </w:rPr>
        <w:t xml:space="preserve">• </w:t>
      </w:r>
      <w:r>
        <w:rPr>
          <w:rFonts w:hint="cs"/>
          <w:rtl/>
        </w:rPr>
        <w:t xml:space="preserve">אלא </w:t>
      </w:r>
      <w:r>
        <w:rPr>
          <w:rStyle w:val="2fb"/>
          <w:rFonts w:hint="cs"/>
          <w:rtl/>
          <w:rPrChange w:id="13969" w:author="מנוע אמוראים" w:date="2026-10-05T16:40:54Z">
            <w:rPr>
              <w:rFonts w:hint="cs"/>
              <w:rtl/>
            </w:rPr>
          </w:rPrChange>
        </w:rPr>
        <w:t xml:space="preserve">ארנב</w:t>
      </w:r>
      <w:r>
        <w:rPr>
          <w:rStyle w:val="2fb"/>
          <w:rtl/>
          <w:rPrChange w:id="13970" w:author="מנוע אמוראים" w:date="2026-10-05T16:40:54Z">
            <w:rPr>
              <w:rtl/>
            </w:rPr>
          </w:rPrChange>
        </w:rPr>
        <w:t xml:space="preserve">"</w:t>
      </w:r>
      <w:r>
        <w:rPr>
          <w:rStyle w:val="2fb"/>
          <w:rFonts w:hint="cs"/>
          <w:rtl/>
          <w:rPrChange w:id="13971" w:author="מנוע אמוראים" w:date="2026-10-05T16:40:54Z">
            <w:rPr>
              <w:rFonts w:hint="cs"/>
              <w:rtl/>
            </w:rPr>
          </w:rPrChange>
        </w:rPr>
        <w:t xml:space="preserve">י</w:t>
      </w:r>
      <w:r w:rsidRPr="00C63571">
        <w:rPr>
          <w:rtl/>
        </w:rPr>
        <w:t>: למעוטי צפורי עיר הנדחת;</w:t>
      </w:r>
      <w:r>
        <w:rPr>
          <w:rFonts w:hint="cs"/>
          <w:rtl/>
        </w:rPr>
        <w:t xml:space="preserve"> </w:t>
      </w:r>
      <w:r w:rsidRPr="00C63571">
        <w:rPr>
          <w:rtl/>
        </w:rPr>
        <w:t>אי לשילוח - לא אמרה תורה שלח לתקלה, אלא לשחיטה;</w:t>
      </w:r>
    </w:p>
    <w:p w14:paraId="0DD87FED"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רבא: למעוטי שלא לזווג לה אחרת קודם שלוחיה, אי לשחיטה - הא בעיא שילוח!</w:t>
      </w:r>
      <w:r>
        <w:rPr>
          <w:rFonts w:hint="cs"/>
          <w:rtl/>
        </w:rPr>
        <w:t xml:space="preserve"> </w:t>
      </w:r>
      <w:r w:rsidRPr="00C63571">
        <w:rPr>
          <w:rtl/>
        </w:rPr>
        <w:t>אלא לשילוח;</w:t>
      </w:r>
    </w:p>
    <w:p w14:paraId="45B05E78"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 xml:space="preserve">רב פפא: לצפורים שהחליפו </w:t>
      </w:r>
      <w:r>
        <w:rPr>
          <w:rtl/>
        </w:rPr>
        <w:t>בעבודה זרה</w:t>
      </w:r>
      <w:r w:rsidRPr="00C63571">
        <w:rPr>
          <w:rtl/>
        </w:rPr>
        <w:t xml:space="preserve">, </w:t>
      </w:r>
      <w:r w:rsidRPr="0046594B">
        <w:rPr>
          <w:rStyle w:val="afffff0"/>
          <w:rtl/>
        </w:rPr>
        <w:t>ד</w:t>
      </w:r>
      <w:r w:rsidRPr="0046594B">
        <w:rPr>
          <w:rStyle w:val="afffff0"/>
          <w:rFonts w:hint="cs"/>
          <w:rtl/>
        </w:rPr>
        <w:t>'</w:t>
      </w:r>
      <w:r w:rsidRPr="0046594B">
        <w:rPr>
          <w:rStyle w:val="afffff0"/>
          <w:rtl/>
        </w:rPr>
        <w:t>והיית חרם כמוהו</w:t>
      </w:r>
      <w:r w:rsidRPr="0046594B">
        <w:rPr>
          <w:rStyle w:val="afffff0"/>
          <w:rFonts w:hint="cs"/>
          <w:rtl/>
        </w:rPr>
        <w:t>'</w:t>
      </w:r>
      <w:r w:rsidRPr="0046594B">
        <w:rPr>
          <w:rStyle w:val="afffff0"/>
          <w:rtl/>
        </w:rPr>
        <w:t xml:space="preserve"> </w:t>
      </w:r>
      <w:r w:rsidRPr="00C63571">
        <w:rPr>
          <w:rtl/>
        </w:rPr>
        <w:t xml:space="preserve">- כל מה שאתה מהייה הימנו כמוהו, </w:t>
      </w:r>
    </w:p>
    <w:p w14:paraId="1A25045A" w14:textId="77777777" w:rsidR="0046556D" w:rsidRDefault="00BD6C4F" w:rsidP="00BD6C4F">
      <w:pPr>
        <w:rPr>
          <w:rtl/>
        </w:rPr>
      </w:pPr>
      <w:r>
        <w:rPr>
          <w:rFonts w:ascii="BA Franknatan Regular" w:hAnsi="BA Franknatan Regular" w:cs="BA Franknatan Regular" w:hint="cs"/>
          <w:b/>
          <w:bCs/>
          <w:rtl/>
        </w:rPr>
        <w:t xml:space="preserve">לאו </w:t>
      </w:r>
      <w:r w:rsidRPr="00C63571">
        <w:rPr>
          <w:rtl/>
        </w:rPr>
        <w:t>לשילוח - לא אמרה תורה שלח לתקלה!</w:t>
      </w:r>
      <w:r>
        <w:rPr>
          <w:rFonts w:hint="cs"/>
          <w:rtl/>
        </w:rPr>
        <w:t xml:space="preserve">   - </w:t>
      </w:r>
      <w:r w:rsidRPr="00C63571">
        <w:rPr>
          <w:rtl/>
        </w:rPr>
        <w:t>אלא לשחיטה;</w:t>
      </w:r>
    </w:p>
    <w:p w14:paraId="1924B39C" w14:textId="77777777" w:rsidR="0046556D" w:rsidRDefault="00BD6C4F" w:rsidP="00BD6C4F">
      <w:pPr>
        <w:rPr>
          <w:rtl/>
        </w:rPr>
      </w:pPr>
      <w:r w:rsidRPr="005C4ADC">
        <w:rPr>
          <w:rFonts w:ascii="BA Franknatan Regular" w:hAnsi="BA Franknatan Regular" w:cs="BA Franknatan Regular"/>
          <w:b/>
          <w:bCs/>
          <w:rtl/>
        </w:rPr>
        <w:t xml:space="preserve">• </w:t>
      </w:r>
      <w:r>
        <w:rPr>
          <w:rtl/>
        </w:rPr>
        <w:t>רבינא</w:t>
      </w:r>
      <w:r w:rsidRPr="00C63571">
        <w:rPr>
          <w:rtl/>
        </w:rPr>
        <w:t>: ה</w:t>
      </w:r>
      <w:r>
        <w:rPr>
          <w:rFonts w:hint="cs"/>
          <w:rtl/>
        </w:rPr>
        <w:t>ב</w:t>
      </w:r>
      <w:r w:rsidR="00BF1CF6">
        <w:rPr>
          <w:rtl/>
        </w:rPr>
        <w:t>"</w:t>
      </w:r>
      <w:r>
        <w:rPr>
          <w:rFonts w:hint="cs"/>
          <w:rtl/>
        </w:rPr>
        <w:t xml:space="preserve">ע </w:t>
      </w:r>
      <w:r w:rsidRPr="00C63571">
        <w:rPr>
          <w:rtl/>
        </w:rPr>
        <w:t xml:space="preserve">- בעוף שהרג את הנפש, </w:t>
      </w:r>
      <w:r>
        <w:rPr>
          <w:rFonts w:hint="cs"/>
          <w:rtl/>
        </w:rPr>
        <w:t>ולאו דגמר דינא ד</w:t>
      </w:r>
      <w:r w:rsidRPr="00C63571">
        <w:rPr>
          <w:rtl/>
        </w:rPr>
        <w:t>בר קטלא הוא!</w:t>
      </w:r>
    </w:p>
    <w:p w14:paraId="300B2304" w14:textId="77777777" w:rsidR="0046556D" w:rsidRDefault="00BD6C4F" w:rsidP="00BD6C4F">
      <w:pPr>
        <w:rPr>
          <w:rtl/>
        </w:rPr>
      </w:pPr>
      <w:r>
        <w:rPr>
          <w:rFonts w:hint="cs"/>
          <w:rtl/>
        </w:rPr>
        <w:t>אלא קודם גמ</w:t>
      </w:r>
      <w:r w:rsidR="00BF1CF6">
        <w:rPr>
          <w:rtl/>
        </w:rPr>
        <w:t>"</w:t>
      </w:r>
      <w:r>
        <w:rPr>
          <w:rFonts w:hint="cs"/>
          <w:rtl/>
        </w:rPr>
        <w:t>ד ולאו לשילוח דבעי' שיביאו לב</w:t>
      </w:r>
      <w:r w:rsidR="00BF1CF6">
        <w:rPr>
          <w:rtl/>
        </w:rPr>
        <w:t>"</w:t>
      </w:r>
      <w:r>
        <w:rPr>
          <w:rFonts w:hint="cs"/>
          <w:rtl/>
        </w:rPr>
        <w:t xml:space="preserve">ד ויקיים ובערת הרע מקרבך </w:t>
      </w:r>
      <w:r w:rsidRPr="00804DAB">
        <w:rPr>
          <w:b/>
          <w:bCs/>
          <w:rtl/>
        </w:rPr>
        <w:t>אלא לשחיטה</w:t>
      </w:r>
      <w:r w:rsidRPr="00C63571">
        <w:rPr>
          <w:rtl/>
        </w:rPr>
        <w:t>.</w:t>
      </w:r>
    </w:p>
    <w:p w14:paraId="364B24E6" w14:textId="77777777" w:rsidR="0046556D" w:rsidRDefault="00BD6C4F" w:rsidP="00BD6C4F">
      <w:pPr>
        <w:jc w:val="center"/>
        <w:rPr>
          <w:del w:id="90126" w:author="מנוע עיצוב" w:date="2026-10-08T11:01:28Z"/>
          <w:rtl/>
        </w:rPr>
      </w:pPr>
      <w:del w:id="90125" w:author="מנוע עיצוב" w:date="2026-10-08T11:01:28Z">
        <w:r>
          <w:rPr>
            <w:rFonts w:ascii="BA חניכי הישיבות" w:hAnsi="BA חניכי הישיבות" w:cs="BA חניכי הישיבות"/>
            <w:rtl/>
          </w:rPr>
          <w:delText xml:space="preserve">׻</w:delText>
        </w:r>
      </w:del>
    </w:p>
    <w:p w14:paraId="7BD35A3A" w14:textId="77777777" w:rsidR="00BD6C4F" w:rsidRPr="00C63571" w:rsidRDefault="00BD6C4F" w:rsidP="00BD6C4F">
      <w:pPr>
        <w:pStyle w:val="affff1"/>
        <w:rPr>
          <w:rtl/>
        </w:rPr>
      </w:pPr>
      <w:ins w:id="9925" w:author="מספור קטעי משנה" w:date="2026-10-06T06:45:19Z">
        <w:r>
          <w:rPr>
            <w:rStyle w:val="MisparKeta"/>
          </w:rPr>
          <w:t xml:space="preserve">א. </w:t>
        </w:r>
      </w:ins>
      <w:r w:rsidRPr="00C63571">
        <w:rPr>
          <w:rtl/>
        </w:rPr>
        <w:t>עוף טמא רובץ על ביצי עוף טהור.</w:t>
      </w:r>
    </w:p>
    <w:p w14:paraId="763958A1" w14:textId="77777777" w:rsidR="0046556D" w:rsidRDefault="00BD6C4F" w:rsidP="00BD6C4F">
      <w:pPr>
        <w:rPr>
          <w:rtl/>
        </w:rPr>
      </w:pPr>
      <w:r w:rsidRPr="00C63571">
        <w:rPr>
          <w:rtl/>
        </w:rPr>
        <w:t>עוף טמא רובץ על ביצי טהור, בעינן צפור וליכא, אלא עוף טהור רובץ על ביצי עוף טמא, הא צפור הוא!</w:t>
      </w:r>
    </w:p>
    <w:p w14:paraId="110A188B" w14:textId="77777777" w:rsidR="0046556D" w:rsidRDefault="00BD6C4F" w:rsidP="00BD6C4F">
      <w:pPr>
        <w:rPr>
          <w:rtl/>
        </w:rPr>
      </w:pPr>
      <w:r>
        <w:rPr>
          <w:rStyle w:val="2fb"/>
          <w:rFonts w:hint="cs"/>
          <w:rtl/>
          <w:rPrChange w:id="13972" w:author="מנוע אמוראים" w:date="2026-10-05T16:40:54Z">
            <w:rPr>
              <w:rFonts w:hint="cs"/>
              <w:rtl/>
            </w:rPr>
          </w:rPrChange>
        </w:rPr>
        <w:t xml:space="preserve">כדר</w:t>
      </w:r>
      <w:r>
        <w:rPr>
          <w:rStyle w:val="2fb"/>
          <w:rtl/>
          <w:rPrChange w:id="13973" w:author="מנוע אמוראים" w:date="2026-10-05T16:40:54Z">
            <w:rPr>
              <w:rtl/>
            </w:rPr>
          </w:rPrChange>
        </w:rPr>
        <w:t xml:space="preserve">"</w:t>
      </w:r>
      <w:r>
        <w:rPr>
          <w:rStyle w:val="2fb"/>
          <w:rFonts w:hint="cs"/>
          <w:rtl/>
          <w:rPrChange w:id="13974" w:author="מנוע אמוראים" w:date="2026-10-05T16:40:54Z">
            <w:rPr>
              <w:rFonts w:hint="cs"/>
              <w:rtl/>
            </w:rPr>
          </w:rPrChange>
        </w:rPr>
        <w:t xml:space="preserve">כ</w:t>
      </w:r>
      <w:r w:rsidRPr="00C63571">
        <w:rPr>
          <w:rtl/>
        </w:rPr>
        <w:t>:</w:t>
      </w:r>
      <w:r w:rsidRPr="00A71A5E">
        <w:rPr>
          <w:rStyle w:val="afffff0"/>
          <w:rtl/>
        </w:rPr>
        <w:t xml:space="preserve"> </w:t>
      </w:r>
      <w:r w:rsidRPr="00A71A5E">
        <w:rPr>
          <w:rStyle w:val="afffff0"/>
          <w:rFonts w:hint="cs"/>
          <w:rtl/>
        </w:rPr>
        <w:t>'</w:t>
      </w:r>
      <w:r w:rsidRPr="00A71A5E">
        <w:rPr>
          <w:rStyle w:val="afffff0"/>
          <w:rtl/>
        </w:rPr>
        <w:t>תקח לך</w:t>
      </w:r>
      <w:r w:rsidRPr="00A71A5E">
        <w:rPr>
          <w:rStyle w:val="afffff0"/>
          <w:rFonts w:hint="cs"/>
          <w:rtl/>
        </w:rPr>
        <w:t>'</w:t>
      </w:r>
      <w:r w:rsidRPr="00A71A5E">
        <w:rPr>
          <w:rStyle w:val="afffff0"/>
          <w:rtl/>
        </w:rPr>
        <w:t xml:space="preserve"> </w:t>
      </w:r>
      <w:r w:rsidRPr="00C63571">
        <w:rPr>
          <w:rtl/>
        </w:rPr>
        <w:t>- ולא לכלביך, ה</w:t>
      </w:r>
      <w:r w:rsidR="00BF1CF6">
        <w:rPr>
          <w:rtl/>
        </w:rPr>
        <w:t>"</w:t>
      </w:r>
      <w:r>
        <w:rPr>
          <w:rFonts w:hint="cs"/>
          <w:rtl/>
        </w:rPr>
        <w:t>נ</w:t>
      </w:r>
      <w:r w:rsidRPr="00C63571">
        <w:rPr>
          <w:rtl/>
        </w:rPr>
        <w:t>:</w:t>
      </w:r>
      <w:r w:rsidRPr="00A71A5E">
        <w:rPr>
          <w:rStyle w:val="afffff0"/>
          <w:rtl/>
        </w:rPr>
        <w:t xml:space="preserve"> </w:t>
      </w:r>
      <w:r w:rsidRPr="00A71A5E">
        <w:rPr>
          <w:rStyle w:val="afffff0"/>
          <w:rFonts w:hint="cs"/>
          <w:rtl/>
        </w:rPr>
        <w:t>'</w:t>
      </w:r>
      <w:r w:rsidRPr="00A71A5E">
        <w:rPr>
          <w:rStyle w:val="afffff0"/>
          <w:rtl/>
        </w:rPr>
        <w:t>תקח לך</w:t>
      </w:r>
      <w:r w:rsidRPr="00A71A5E">
        <w:rPr>
          <w:rStyle w:val="afffff0"/>
          <w:rFonts w:hint="cs"/>
          <w:rtl/>
        </w:rPr>
        <w:t>'</w:t>
      </w:r>
      <w:r w:rsidRPr="00A71A5E">
        <w:rPr>
          <w:rStyle w:val="afffff0"/>
          <w:rtl/>
        </w:rPr>
        <w:t xml:space="preserve"> </w:t>
      </w:r>
      <w:r w:rsidRPr="00C63571">
        <w:rPr>
          <w:rtl/>
        </w:rPr>
        <w:t>- ולא לכלביך.</w:t>
      </w:r>
    </w:p>
    <w:p w14:paraId="4B5C504E" w14:textId="77777777" w:rsidR="0046556D" w:rsidRDefault="00BD6C4F" w:rsidP="00BD6C4F">
      <w:pPr>
        <w:rPr>
          <w:rtl/>
        </w:rPr>
      </w:pPr>
      <w:r>
        <w:rPr>
          <w:rStyle w:val="2fb"/>
          <w:rFonts w:hint="cs"/>
          <w:rtl/>
          <w:rPrChange w:id="13975" w:author="מנוע אמוראים" w:date="2026-10-05T16:40:54Z">
            <w:rPr>
              <w:rFonts w:hint="cs"/>
              <w:rtl/>
            </w:rPr>
          </w:rPrChange>
        </w:rPr>
        <w:t xml:space="preserve">ו</w:t>
      </w:r>
      <w:r>
        <w:rPr>
          <w:rStyle w:val="2fb"/>
          <w:rtl/>
          <w:rPrChange w:id="13976" w:author="מנוע אמוראים" w:date="2026-10-05T16:40:54Z">
            <w:rPr>
              <w:rtl/>
            </w:rPr>
          </w:rPrChange>
        </w:rPr>
        <w:t xml:space="preserve">ר</w:t>
      </w:r>
      <w:r>
        <w:rPr>
          <w:rStyle w:val="2fb"/>
          <w:rtl/>
          <w:rPrChange w:id="13977" w:author="מנוע אמוראים" w:date="2026-10-05T16:40:54Z">
            <w:rPr>
              <w:rtl/>
            </w:rPr>
          </w:rPrChange>
        </w:rPr>
        <w:t xml:space="preserve">"</w:t>
      </w:r>
      <w:r>
        <w:rPr>
          <w:rStyle w:val="2fb"/>
          <w:rFonts w:hint="cs"/>
          <w:rtl/>
          <w:rPrChange w:id="13978" w:author="מנוע אמוראים" w:date="2026-10-05T16:40:54Z">
            <w:rPr>
              <w:rFonts w:hint="cs"/>
              <w:rtl/>
            </w:rPr>
          </w:rPrChange>
        </w:rPr>
        <w:t xml:space="preserve">כ</w:t>
      </w:r>
      <w:r>
        <w:rPr>
          <w:rFonts w:hint="cs"/>
          <w:rtl/>
        </w:rPr>
        <w:t xml:space="preserve"> איתמר </w:t>
      </w:r>
      <w:r w:rsidRPr="00C63571">
        <w:rPr>
          <w:rtl/>
        </w:rPr>
        <w:t>אהא, דתניא:</w:t>
      </w:r>
      <w:r w:rsidRPr="00A71A5E">
        <w:rPr>
          <w:rStyle w:val="afffff0"/>
          <w:rtl/>
        </w:rPr>
        <w:t xml:space="preserve"> </w:t>
      </w:r>
      <w:r w:rsidRPr="00A71A5E">
        <w:rPr>
          <w:rStyle w:val="afffff0"/>
          <w:rFonts w:hint="cs"/>
          <w:rtl/>
        </w:rPr>
        <w:t>'</w:t>
      </w:r>
      <w:r w:rsidRPr="00A71A5E">
        <w:rPr>
          <w:rStyle w:val="afffff0"/>
          <w:rtl/>
        </w:rPr>
        <w:t>אם טרפה</w:t>
      </w:r>
      <w:r w:rsidRPr="00A71A5E">
        <w:rPr>
          <w:rStyle w:val="afffff0"/>
          <w:rFonts w:hint="cs"/>
          <w:rtl/>
        </w:rPr>
        <w:t>'</w:t>
      </w:r>
      <w:r w:rsidRPr="00A71A5E">
        <w:rPr>
          <w:rStyle w:val="afffff0"/>
          <w:rtl/>
        </w:rPr>
        <w:t xml:space="preserve"> </w:t>
      </w:r>
      <w:r>
        <w:rPr>
          <w:rFonts w:hint="cs"/>
          <w:rtl/>
        </w:rPr>
        <w:t>ב</w:t>
      </w:r>
      <w:r w:rsidRPr="00C63571">
        <w:rPr>
          <w:rtl/>
        </w:rPr>
        <w:t xml:space="preserve">חייב בשילוח, </w:t>
      </w:r>
    </w:p>
    <w:p w14:paraId="2F81A8F0" w14:textId="6489E1C5" w:rsidR="0046556D" w:rsidRDefault="00BD6C4F" w:rsidP="00BD6C4F">
      <w:pPr>
        <w:rPr>
          <w:rtl/>
        </w:rPr>
      </w:pPr>
      <w:r>
        <w:rPr>
          <w:rFonts w:hint="cs"/>
          <w:rtl/>
        </w:rPr>
        <w:t xml:space="preserve">    </w:t>
      </w:r>
      <w:r w:rsidRPr="00C63571">
        <w:rPr>
          <w:rtl/>
        </w:rPr>
        <w:t xml:space="preserve">אפרוחים טרפות - פטור משילוח </w:t>
      </w:r>
      <w:r>
        <w:rPr>
          <w:rFonts w:hint="cs"/>
          <w:rtl/>
        </w:rPr>
        <w:t>-</w:t>
      </w:r>
      <w:r w:rsidRPr="0046594B">
        <w:rPr>
          <w:rStyle w:val="afffff0"/>
          <w:rtl/>
        </w:rPr>
        <w:t>ד</w:t>
      </w:r>
      <w:r w:rsidRPr="0046594B">
        <w:rPr>
          <w:rStyle w:val="afffff0"/>
          <w:rFonts w:hint="cs"/>
          <w:rtl/>
        </w:rPr>
        <w:t>'</w:t>
      </w:r>
      <w:r w:rsidRPr="0046594B">
        <w:rPr>
          <w:rStyle w:val="afffff0"/>
          <w:rtl/>
        </w:rPr>
        <w:t>תקח לך</w:t>
      </w:r>
      <w:r w:rsidRPr="0046594B">
        <w:rPr>
          <w:rStyle w:val="afffff0"/>
          <w:rFonts w:hint="cs"/>
          <w:rtl/>
        </w:rPr>
        <w:t>'</w:t>
      </w:r>
      <w:r w:rsidRPr="0046594B">
        <w:rPr>
          <w:rStyle w:val="afffff0"/>
          <w:rtl/>
        </w:rPr>
        <w:t xml:space="preserve"> </w:t>
      </w:r>
      <w:r w:rsidRPr="00C63571">
        <w:rPr>
          <w:rtl/>
        </w:rPr>
        <w:t>ולא לכלביך;</w:t>
      </w:r>
    </w:p>
    <w:p w14:paraId="1C3AC88B" w14:textId="77777777" w:rsidR="0046556D" w:rsidRDefault="00BD6C4F" w:rsidP="00BD6C4F">
      <w:pPr>
        <w:rPr>
          <w:rtl/>
        </w:rPr>
      </w:pPr>
      <w:r w:rsidRPr="00C63571">
        <w:rPr>
          <w:rtl/>
        </w:rPr>
        <w:t xml:space="preserve">ולהקיש אם טרפה לאפרוחים, </w:t>
      </w:r>
      <w:r>
        <w:rPr>
          <w:rFonts w:hint="cs"/>
          <w:rtl/>
        </w:rPr>
        <w:t>ד</w:t>
      </w:r>
      <w:r w:rsidRPr="00C63571">
        <w:rPr>
          <w:rtl/>
        </w:rPr>
        <w:t>טרפות - פטור משילוח, אף אם טרפה נמי פטור מלשלח!</w:t>
      </w:r>
    </w:p>
    <w:p w14:paraId="162C4FAB" w14:textId="77777777" w:rsidR="00BD6C4F" w:rsidRDefault="00BD6C4F" w:rsidP="00F07436">
      <w:pPr>
        <w:pStyle w:val="afff3"/>
        <w:framePr w:wrap="around"/>
        <w:rPr>
          <w:rtl/>
        </w:rPr>
      </w:pPr>
      <w:r>
        <w:rPr>
          <w:rFonts w:hint="cs"/>
          <w:rtl/>
        </w:rPr>
        <w:t>קמ:</w:t>
      </w:r>
    </w:p>
    <w:p w14:paraId="3CF91E6D" w14:textId="77777777" w:rsidR="0046556D" w:rsidRDefault="00BD6C4F" w:rsidP="00BD6C4F">
      <w:pPr>
        <w:rPr>
          <w:rtl/>
        </w:rPr>
      </w:pPr>
      <w:r>
        <w:rPr>
          <w:rFonts w:hint="cs"/>
          <w:rtl/>
        </w:rPr>
        <w:t>א</w:t>
      </w:r>
      <w:r w:rsidR="00BF1CF6">
        <w:rPr>
          <w:rtl/>
        </w:rPr>
        <w:t>"</w:t>
      </w:r>
      <w:r>
        <w:rPr>
          <w:rFonts w:hint="cs"/>
          <w:rtl/>
        </w:rPr>
        <w:t>כ</w:t>
      </w:r>
      <w:r w:rsidRPr="00C63571">
        <w:rPr>
          <w:rtl/>
        </w:rPr>
        <w:t xml:space="preserve"> צפור למעוטי עוף טמא ל"ל? וה</w:t>
      </w:r>
      <w:r>
        <w:rPr>
          <w:rFonts w:hint="cs"/>
          <w:rtl/>
        </w:rPr>
        <w:t>ך</w:t>
      </w:r>
      <w:r w:rsidRPr="00C63571">
        <w:rPr>
          <w:rtl/>
        </w:rPr>
        <w:t xml:space="preserve"> </w:t>
      </w:r>
      <w:r>
        <w:rPr>
          <w:rFonts w:hint="cs"/>
          <w:rtl/>
        </w:rPr>
        <w:t>ד</w:t>
      </w:r>
      <w:r w:rsidRPr="00C63571">
        <w:rPr>
          <w:rtl/>
        </w:rPr>
        <w:t>אם אפרוחין טרפה - חייב בשילוח!</w:t>
      </w:r>
    </w:p>
    <w:p w14:paraId="3C110421" w14:textId="77777777" w:rsidR="0046556D" w:rsidRDefault="00BD6C4F" w:rsidP="00BD6C4F">
      <w:pPr>
        <w:rPr>
          <w:rtl/>
        </w:rPr>
      </w:pPr>
      <w:r w:rsidRPr="005C4ADC">
        <w:rPr>
          <w:rFonts w:ascii="BA Franknatan Regular" w:hAnsi="BA Franknatan Regular" w:cs="BA Franknatan Regular"/>
          <w:b/>
          <w:bCs/>
          <w:rtl/>
        </w:rPr>
        <w:t xml:space="preserve">• </w:t>
      </w:r>
      <w:r>
        <w:rPr>
          <w:rtl/>
        </w:rPr>
        <w:t>אביי: ה</w:t>
      </w:r>
      <w:r w:rsidR="00BF1CF6">
        <w:rPr>
          <w:rtl/>
        </w:rPr>
        <w:t>"</w:t>
      </w:r>
      <w:r>
        <w:rPr>
          <w:rFonts w:hint="cs"/>
          <w:rtl/>
        </w:rPr>
        <w:t>ק</w:t>
      </w:r>
      <w:r w:rsidRPr="00C63571">
        <w:rPr>
          <w:rtl/>
        </w:rPr>
        <w:t xml:space="preserve"> אפרוח שאמן טרפה - חייב בשילוח.</w:t>
      </w:r>
    </w:p>
    <w:p w14:paraId="73D8393B" w14:textId="77777777" w:rsidR="0046556D" w:rsidRDefault="00BD6C4F" w:rsidP="00BD6C4F">
      <w:pPr>
        <w:rPr>
          <w:rtl/>
        </w:rPr>
      </w:pPr>
      <w:r w:rsidRPr="005C4ADC">
        <w:rPr>
          <w:rFonts w:ascii="BA Franknatan Regular" w:hAnsi="BA Franknatan Regular"/>
          <w:rtl/>
        </w:rPr>
        <w:t xml:space="preserve">• </w:t>
      </w:r>
      <w:r w:rsidRPr="00C63571">
        <w:rPr>
          <w:rtl/>
        </w:rPr>
        <w:t xml:space="preserve">בעי רב הושעיא: הושיט ידו לקן ושחט מיעוט סימנים, </w:t>
      </w:r>
      <w:r>
        <w:rPr>
          <w:rFonts w:hint="cs"/>
          <w:rtl/>
        </w:rPr>
        <w:t>אי</w:t>
      </w:r>
      <w:r w:rsidRPr="00C63571">
        <w:rPr>
          <w:rtl/>
        </w:rPr>
        <w:t xml:space="preserve"> כיון דאילו שביק להו מטרפי, בעינן לך</w:t>
      </w:r>
      <w:r>
        <w:rPr>
          <w:rFonts w:hint="cs"/>
          <w:rtl/>
        </w:rPr>
        <w:t xml:space="preserve">' </w:t>
      </w:r>
      <w:r w:rsidRPr="00C63571">
        <w:rPr>
          <w:rtl/>
        </w:rPr>
        <w:t xml:space="preserve">ולא לכלביך, </w:t>
      </w:r>
    </w:p>
    <w:p w14:paraId="49188511" w14:textId="18A73356" w:rsidR="0046556D" w:rsidRDefault="00BD6C4F" w:rsidP="00BD6C4F">
      <w:pPr>
        <w:rPr>
          <w:rtl/>
        </w:rPr>
      </w:pPr>
      <w:r w:rsidRPr="00FA1733">
        <w:rPr>
          <w:rtl/>
        </w:rPr>
        <w:t>או"ד:</w:t>
      </w:r>
      <w:r w:rsidRPr="00C63571">
        <w:rPr>
          <w:rtl/>
        </w:rPr>
        <w:t xml:space="preserve"> כיון דבידו</w:t>
      </w:r>
      <w:r>
        <w:rPr>
          <w:rtl/>
        </w:rPr>
        <w:t xml:space="preserve"> למגמר שחיטה, תקח לך קרינא ביה</w:t>
      </w:r>
      <w:r w:rsidRPr="00C63571">
        <w:rPr>
          <w:rtl/>
        </w:rPr>
        <w:t xml:space="preserve"> וחייב בשילוח? </w:t>
      </w:r>
      <w:r w:rsidRPr="00AB425A">
        <w:rPr>
          <w:b/>
          <w:bCs/>
          <w:rtl/>
        </w:rPr>
        <w:t>תיקו</w:t>
      </w:r>
      <w:r w:rsidRPr="00C63571">
        <w:rPr>
          <w:rtl/>
        </w:rPr>
        <w:t>.</w:t>
      </w:r>
    </w:p>
    <w:p w14:paraId="4CB5C819"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 xml:space="preserve">בעי ר' ירמיה: מטלית מהו שתחוץ? כנפים מהו שיחוצו? ביצים מוזרות מהו? שני סדרי ביצים זו על גב זו מהו? זכר על גבי ביצים ונקבה על גבי זכר מהו? </w:t>
      </w:r>
      <w:r w:rsidRPr="00F43CBF">
        <w:rPr>
          <w:b/>
          <w:bCs/>
          <w:rtl/>
        </w:rPr>
        <w:t>תיקו</w:t>
      </w:r>
      <w:r w:rsidRPr="00C63571">
        <w:rPr>
          <w:rtl/>
        </w:rPr>
        <w:t>.</w:t>
      </w:r>
    </w:p>
    <w:p w14:paraId="74CA48A3"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 xml:space="preserve">בעי ר' זירא: יונה על ביצי תסיל מהו? תסיל על ביצי יונה מהו? </w:t>
      </w:r>
    </w:p>
    <w:p w14:paraId="0F518217" w14:textId="61692BE1" w:rsidR="0046556D" w:rsidRDefault="00BD6C4F" w:rsidP="00BD6C4F">
      <w:pPr>
        <w:rPr>
          <w:rtl/>
        </w:rPr>
      </w:pPr>
      <w:r w:rsidRPr="00C63571">
        <w:rPr>
          <w:rtl/>
        </w:rPr>
        <w:t>אביי, ת"ש: עוף טמא רובץ על ביצי עוף טהור, וטהור רובץ על ביצי עוף טמא - פטור משילוח, הא טהור וטהור חייב!</w:t>
      </w:r>
      <w:r>
        <w:rPr>
          <w:rFonts w:hint="cs"/>
          <w:rtl/>
        </w:rPr>
        <w:t xml:space="preserve">  - </w:t>
      </w:r>
      <w:r w:rsidRPr="00F43CBF">
        <w:rPr>
          <w:rFonts w:hint="cs"/>
          <w:b/>
          <w:bCs/>
          <w:rtl/>
        </w:rPr>
        <w:t>ו</w:t>
      </w:r>
      <w:r w:rsidR="00BF1CF6">
        <w:rPr>
          <w:rFonts w:hint="cs"/>
          <w:b/>
          <w:bCs/>
          <w:rtl/>
        </w:rPr>
        <w:t>דחי#</w:t>
      </w:r>
      <w:r>
        <w:rPr>
          <w:rFonts w:hint="cs"/>
          <w:rtl/>
        </w:rPr>
        <w:t xml:space="preserve"> </w:t>
      </w:r>
      <w:r w:rsidRPr="00F43CBF">
        <w:rPr>
          <w:rFonts w:hint="cs"/>
          <w:b/>
          <w:bCs/>
          <w:rtl/>
        </w:rPr>
        <w:t>ד</w:t>
      </w:r>
      <w:r w:rsidRPr="00F43CBF">
        <w:rPr>
          <w:b/>
          <w:bCs/>
          <w:rtl/>
        </w:rPr>
        <w:t>דלמא</w:t>
      </w:r>
      <w:r w:rsidRPr="00C63571">
        <w:rPr>
          <w:rtl/>
        </w:rPr>
        <w:t xml:space="preserve"> </w:t>
      </w:r>
      <w:r w:rsidRPr="00F43CBF">
        <w:rPr>
          <w:b/>
          <w:bCs/>
          <w:rtl/>
        </w:rPr>
        <w:t>בקורא</w:t>
      </w:r>
      <w:r w:rsidRPr="00C63571">
        <w:rPr>
          <w:rtl/>
        </w:rPr>
        <w:t>.</w:t>
      </w:r>
    </w:p>
    <w:p w14:paraId="44F85CFC" w14:textId="77777777" w:rsidR="0046556D" w:rsidRDefault="00BD6C4F" w:rsidP="00BD6C4F">
      <w:pPr>
        <w:jc w:val="center"/>
        <w:rPr>
          <w:del w:id="90128" w:author="מנוע עיצוב" w:date="2026-10-08T11:01:28Z"/>
          <w:rtl/>
        </w:rPr>
      </w:pPr>
      <w:del w:id="90127" w:author="מנוע עיצוב" w:date="2026-10-08T11:01:28Z">
        <w:r>
          <w:rPr>
            <w:rFonts w:ascii="BA חניכי הישיבות" w:hAnsi="BA חניכי הישיבות" w:cs="BA חניכי הישיבות"/>
            <w:rtl/>
          </w:rPr>
          <w:delText xml:space="preserve">׻</w:delText>
        </w:r>
      </w:del>
    </w:p>
    <w:p w14:paraId="071404F8" w14:textId="77777777" w:rsidR="00BD6C4F" w:rsidRPr="00C63571" w:rsidRDefault="00BD6C4F" w:rsidP="00BD6C4F">
      <w:pPr>
        <w:pStyle w:val="affff1"/>
        <w:rPr>
          <w:rtl/>
        </w:rPr>
      </w:pPr>
      <w:ins w:id="9926" w:author="מספור קטעי משנה" w:date="2026-10-06T06:45:19Z">
        <w:r>
          <w:rPr>
            <w:rStyle w:val="MisparKeta"/>
          </w:rPr>
          <w:t xml:space="preserve">ד. </w:t>
        </w:r>
      </w:ins>
      <w:r w:rsidRPr="00C63571">
        <w:rPr>
          <w:rtl/>
        </w:rPr>
        <w:lastRenderedPageBreak/>
        <w:t>קורא זכר רבי אליעזר מחייב וחכמים פוטרין.</w:t>
      </w:r>
    </w:p>
    <w:p w14:paraId="260F5445" w14:textId="77777777" w:rsidR="0046556D" w:rsidRDefault="00BD6C4F" w:rsidP="00BD6C4F">
      <w:pPr>
        <w:rPr>
          <w:rtl/>
        </w:rPr>
      </w:pPr>
      <w:r>
        <w:rPr>
          <w:rStyle w:val="2fb"/>
          <w:rFonts w:hint="cs"/>
          <w:rtl/>
          <w:rPrChange w:id="13979" w:author="מנוע אמוראים" w:date="2026-10-05T16:40:54Z">
            <w:rPr>
              <w:rFonts w:hint="cs"/>
              <w:rtl/>
            </w:rPr>
          </w:rPrChange>
        </w:rPr>
        <w:t xml:space="preserve">ר</w:t>
      </w:r>
      <w:r>
        <w:rPr>
          <w:rStyle w:val="2fb"/>
          <w:rtl/>
          <w:rPrChange w:id="13980" w:author="מנוע אמוראים" w:date="2026-10-05T16:40:54Z">
            <w:rPr>
              <w:rtl/>
            </w:rPr>
          </w:rPrChange>
        </w:rPr>
        <w:t xml:space="preserve">"</w:t>
      </w:r>
      <w:r>
        <w:rPr>
          <w:rStyle w:val="2fb"/>
          <w:rFonts w:hint="cs"/>
          <w:rtl/>
          <w:rPrChange w:id="13981" w:author="מנוע אמוראים" w:date="2026-10-05T16:40:54Z">
            <w:rPr>
              <w:rFonts w:hint="cs"/>
              <w:rtl/>
            </w:rPr>
          </w:rPrChange>
        </w:rPr>
        <w:t xml:space="preserve">א</w:t>
      </w:r>
      <w:r w:rsidRPr="00C63571">
        <w:rPr>
          <w:rtl/>
        </w:rPr>
        <w:t>: מ</w:t>
      </w:r>
      <w:r w:rsidR="00BF1CF6">
        <w:rPr>
          <w:rtl/>
        </w:rPr>
        <w:t>"</w:t>
      </w:r>
      <w:r>
        <w:rPr>
          <w:rFonts w:hint="cs"/>
          <w:rtl/>
        </w:rPr>
        <w:t xml:space="preserve">ט </w:t>
      </w:r>
      <w:r>
        <w:rPr>
          <w:rStyle w:val="2fb"/>
          <w:rFonts w:hint="cs"/>
          <w:rtl/>
          <w:rPrChange w:id="13982" w:author="מנוע אמוראים" w:date="2026-10-05T16:40:54Z">
            <w:rPr>
              <w:rFonts w:hint="cs"/>
              <w:rtl/>
            </w:rPr>
          </w:rPrChange>
        </w:rPr>
        <w:t xml:space="preserve">דר</w:t>
      </w:r>
      <w:r>
        <w:rPr>
          <w:rStyle w:val="2fb"/>
          <w:rtl/>
          <w:rPrChange w:id="13983" w:author="מנוע אמוראים" w:date="2026-10-05T16:40:54Z">
            <w:rPr>
              <w:rtl/>
            </w:rPr>
          </w:rPrChange>
        </w:rPr>
        <w:t xml:space="preserve">"</w:t>
      </w:r>
      <w:r>
        <w:rPr>
          <w:rStyle w:val="2fb"/>
          <w:rFonts w:hint="cs"/>
          <w:rtl/>
          <w:rPrChange w:id="13984" w:author="מנוע אמוראים" w:date="2026-10-05T16:40:54Z">
            <w:rPr>
              <w:rFonts w:hint="cs"/>
              <w:rtl/>
            </w:rPr>
          </w:rPrChange>
        </w:rPr>
        <w:t xml:space="preserve">א</w:t>
      </w:r>
      <w:r>
        <w:rPr>
          <w:rFonts w:hint="cs"/>
          <w:rtl/>
        </w:rPr>
        <w:t xml:space="preserve"> </w:t>
      </w:r>
      <w:r w:rsidRPr="00C63571">
        <w:rPr>
          <w:rtl/>
        </w:rPr>
        <w:t>כתיב הכא</w:t>
      </w:r>
      <w:r w:rsidRPr="00A71A5E">
        <w:rPr>
          <w:rStyle w:val="afffff0"/>
          <w:rtl/>
        </w:rPr>
        <w:t xml:space="preserve"> </w:t>
      </w:r>
      <w:r w:rsidRPr="00A71A5E">
        <w:rPr>
          <w:rStyle w:val="afffff0"/>
          <w:rFonts w:hint="cs"/>
          <w:rtl/>
        </w:rPr>
        <w:t>'</w:t>
      </w:r>
      <w:r w:rsidRPr="00A71A5E">
        <w:rPr>
          <w:rStyle w:val="afffff0"/>
          <w:rtl/>
        </w:rPr>
        <w:t>קורא דגר ולא ילד</w:t>
      </w:r>
      <w:r w:rsidRPr="00A71A5E">
        <w:rPr>
          <w:rStyle w:val="afffff0"/>
          <w:rFonts w:hint="cs"/>
          <w:rtl/>
        </w:rPr>
        <w:t>'</w:t>
      </w:r>
      <w:r w:rsidRPr="00A71A5E">
        <w:rPr>
          <w:rStyle w:val="afffff0"/>
          <w:rtl/>
        </w:rPr>
        <w:t>,</w:t>
      </w:r>
      <w:r w:rsidRPr="00C63571">
        <w:rPr>
          <w:rtl/>
        </w:rPr>
        <w:t xml:space="preserve"> והתם</w:t>
      </w:r>
      <w:r w:rsidRPr="00A71A5E">
        <w:rPr>
          <w:rStyle w:val="afffff0"/>
          <w:rtl/>
        </w:rPr>
        <w:t xml:space="preserve"> </w:t>
      </w:r>
      <w:r w:rsidRPr="00A71A5E">
        <w:rPr>
          <w:rStyle w:val="afffff0"/>
          <w:rFonts w:hint="cs"/>
          <w:rtl/>
        </w:rPr>
        <w:t>'</w:t>
      </w:r>
      <w:r w:rsidRPr="00A71A5E">
        <w:rPr>
          <w:rStyle w:val="afffff0"/>
          <w:rtl/>
        </w:rPr>
        <w:t>ובקעה ודגרה בצלה</w:t>
      </w:r>
      <w:r w:rsidRPr="00A71A5E">
        <w:rPr>
          <w:rStyle w:val="afffff0"/>
          <w:rFonts w:hint="cs"/>
          <w:rtl/>
        </w:rPr>
        <w:t>'</w:t>
      </w:r>
      <w:r w:rsidRPr="00A71A5E">
        <w:rPr>
          <w:rStyle w:val="afffff0"/>
          <w:rtl/>
        </w:rPr>
        <w:t>.</w:t>
      </w:r>
    </w:p>
    <w:p w14:paraId="35209B0E" w14:textId="77777777" w:rsidR="0046556D" w:rsidRDefault="00BD6C4F" w:rsidP="00BD6C4F">
      <w:pPr>
        <w:rPr>
          <w:rtl/>
        </w:rPr>
      </w:pPr>
      <w:r>
        <w:rPr>
          <w:rStyle w:val="2fb"/>
          <w:rtl/>
          <w:rPrChange w:id="13985" w:author="מנוע אמוראים" w:date="2026-10-05T16:40:54Z">
            <w:rPr>
              <w:rtl/>
            </w:rPr>
          </w:rPrChange>
        </w:rPr>
        <w:t xml:space="preserve">אר"א</w:t>
      </w:r>
      <w:r>
        <w:rPr>
          <w:rtl/>
        </w:rPr>
        <w:t xml:space="preserve">: מחלוקת בקורא זכר, אבל בקורא נקבה </w:t>
      </w:r>
      <w:r>
        <w:rPr>
          <w:rFonts w:hint="cs"/>
          <w:rtl/>
        </w:rPr>
        <w:t>לכו</w:t>
      </w:r>
      <w:r w:rsidR="00BF1CF6">
        <w:rPr>
          <w:rtl/>
        </w:rPr>
        <w:t>"</w:t>
      </w:r>
      <w:r>
        <w:rPr>
          <w:rFonts w:hint="cs"/>
          <w:rtl/>
        </w:rPr>
        <w:t xml:space="preserve">ע </w:t>
      </w:r>
      <w:r w:rsidRPr="00C63571">
        <w:rPr>
          <w:rtl/>
        </w:rPr>
        <w:t>חייב;</w:t>
      </w:r>
    </w:p>
    <w:p w14:paraId="3EE94692" w14:textId="77777777" w:rsidR="0046556D" w:rsidRDefault="00BD6C4F" w:rsidP="00BD6C4F">
      <w:pPr>
        <w:rPr>
          <w:rtl/>
        </w:rPr>
      </w:pPr>
      <w:r>
        <w:rPr>
          <w:rFonts w:hint="cs"/>
          <w:rtl/>
        </w:rPr>
        <w:t>דס</w:t>
      </w:r>
      <w:r w:rsidR="00BF1CF6">
        <w:rPr>
          <w:rtl/>
        </w:rPr>
        <w:t>"</w:t>
      </w:r>
      <w:r>
        <w:rPr>
          <w:rFonts w:hint="cs"/>
          <w:rtl/>
        </w:rPr>
        <w:t>ד</w:t>
      </w:r>
      <w:r>
        <w:rPr>
          <w:rtl/>
        </w:rPr>
        <w:t xml:space="preserve"> רבנן </w:t>
      </w:r>
      <w:r w:rsidRPr="00C63571">
        <w:rPr>
          <w:rtl/>
        </w:rPr>
        <w:t xml:space="preserve">אפילו קורא נקבה פטרי, והא דקתני זכר </w:t>
      </w:r>
      <w:r>
        <w:rPr>
          <w:rFonts w:hint="cs"/>
          <w:rtl/>
        </w:rPr>
        <w:t>קמ</w:t>
      </w:r>
      <w:r w:rsidR="00BF1CF6">
        <w:rPr>
          <w:rtl/>
        </w:rPr>
        <w:t>"</w:t>
      </w:r>
      <w:r>
        <w:rPr>
          <w:rFonts w:hint="cs"/>
          <w:rtl/>
        </w:rPr>
        <w:t>ל</w:t>
      </w:r>
      <w:r>
        <w:rPr>
          <w:rtl/>
        </w:rPr>
        <w:t xml:space="preserve">- להודיעך כחו </w:t>
      </w:r>
      <w:r>
        <w:rPr>
          <w:rStyle w:val="2fb"/>
          <w:rtl/>
          <w:rPrChange w:id="13986" w:author="מנוע אמוראים" w:date="2026-10-05T16:40:54Z">
            <w:rPr>
              <w:rtl/>
            </w:rPr>
          </w:rPrChange>
        </w:rPr>
        <w:t xml:space="preserve">דר</w:t>
      </w:r>
      <w:r>
        <w:rPr>
          <w:rStyle w:val="2fb"/>
          <w:rtl/>
          <w:rPrChange w:id="13987" w:author="מנוע אמוראים" w:date="2026-10-05T16:40:54Z">
            <w:rPr>
              <w:rtl/>
            </w:rPr>
          </w:rPrChange>
        </w:rPr>
        <w:t xml:space="preserve">"</w:t>
      </w:r>
      <w:r>
        <w:rPr>
          <w:rStyle w:val="2fb"/>
          <w:rFonts w:hint="cs"/>
          <w:rtl/>
          <w:rPrChange w:id="13988" w:author="מנוע אמוראים" w:date="2026-10-05T16:40:54Z">
            <w:rPr>
              <w:rFonts w:hint="cs"/>
              <w:rtl/>
            </w:rPr>
          </w:rPrChange>
        </w:rPr>
        <w:t xml:space="preserve">א</w:t>
      </w:r>
      <w:r>
        <w:rPr>
          <w:rFonts w:hint="cs"/>
          <w:rtl/>
        </w:rPr>
        <w:t xml:space="preserve"> </w:t>
      </w:r>
    </w:p>
    <w:p w14:paraId="16452AC1" w14:textId="77777777" w:rsidR="0046556D" w:rsidRDefault="00BD6C4F" w:rsidP="00BD6C4F">
      <w:pPr>
        <w:rPr>
          <w:rtl/>
        </w:rPr>
      </w:pPr>
      <w:r>
        <w:rPr>
          <w:rStyle w:val="2fb"/>
          <w:rFonts w:hint="cs"/>
          <w:rtl/>
          <w:rPrChange w:id="13989" w:author="מנוע אמוראים" w:date="2026-10-05T16:40:54Z">
            <w:rPr>
              <w:rFonts w:hint="cs"/>
              <w:rtl/>
            </w:rPr>
          </w:rPrChange>
        </w:rPr>
        <w:t xml:space="preserve">ואר</w:t>
      </w:r>
      <w:r>
        <w:rPr>
          <w:rStyle w:val="2fb"/>
          <w:rtl/>
          <w:rPrChange w:id="13990" w:author="מנוע אמוראים" w:date="2026-10-05T16:40:54Z">
            <w:rPr>
              <w:rtl/>
            </w:rPr>
          </w:rPrChange>
        </w:rPr>
        <w:t xml:space="preserve">"</w:t>
      </w:r>
      <w:r>
        <w:rPr>
          <w:rStyle w:val="2fb"/>
          <w:rFonts w:hint="cs"/>
          <w:rtl/>
          <w:rPrChange w:id="13991" w:author="מנוע אמוראים" w:date="2026-10-05T16:40:54Z">
            <w:rPr>
              <w:rFonts w:hint="cs"/>
              <w:rtl/>
            </w:rPr>
          </w:rPrChange>
        </w:rPr>
        <w:t xml:space="preserve">א</w:t>
      </w:r>
      <w:r w:rsidRPr="00C63571">
        <w:rPr>
          <w:rtl/>
        </w:rPr>
        <w:t>: מחלוקת בקורא זכר, אבל בזכר דעלמא - דברי הכל פטור;</w:t>
      </w:r>
    </w:p>
    <w:p w14:paraId="7685EE2D" w14:textId="77777777" w:rsidR="0046556D" w:rsidRDefault="00BD6C4F" w:rsidP="00BD6C4F">
      <w:pPr>
        <w:rPr>
          <w:rtl/>
        </w:rPr>
      </w:pPr>
      <w:r>
        <w:rPr>
          <w:rFonts w:hint="cs"/>
          <w:rtl/>
        </w:rPr>
        <w:t>וקמ</w:t>
      </w:r>
      <w:r w:rsidR="00BF1CF6">
        <w:rPr>
          <w:rtl/>
        </w:rPr>
        <w:t>"</w:t>
      </w:r>
      <w:r>
        <w:rPr>
          <w:rFonts w:hint="cs"/>
          <w:rtl/>
        </w:rPr>
        <w:t xml:space="preserve">ל דלא אמרי דקורא זכר ולהודיעך כחן דרבנן </w:t>
      </w:r>
    </w:p>
    <w:p w14:paraId="0B0F19CE" w14:textId="77777777" w:rsidR="0046556D" w:rsidRDefault="00BD6C4F" w:rsidP="00BD6C4F">
      <w:pPr>
        <w:rPr>
          <w:rtl/>
        </w:rPr>
      </w:pPr>
      <w:r>
        <w:rPr>
          <w:rFonts w:hint="cs"/>
          <w:rtl/>
        </w:rPr>
        <w:t>ותנ</w:t>
      </w:r>
      <w:r w:rsidR="00BF1CF6">
        <w:rPr>
          <w:rtl/>
        </w:rPr>
        <w:t>"</w:t>
      </w:r>
      <w:r>
        <w:rPr>
          <w:rFonts w:hint="cs"/>
          <w:rtl/>
        </w:rPr>
        <w:t>ה</w:t>
      </w:r>
      <w:r>
        <w:rPr>
          <w:rtl/>
        </w:rPr>
        <w:t xml:space="preserve">: זכר דעלמא - פטור, קורא זכר, </w:t>
      </w:r>
      <w:r>
        <w:rPr>
          <w:rStyle w:val="2fb"/>
          <w:rtl/>
          <w:rPrChange w:id="13992" w:author="מנוע אמוראים" w:date="2026-10-05T16:40:54Z">
            <w:rPr>
              <w:rtl/>
            </w:rPr>
          </w:rPrChange>
        </w:rPr>
        <w:t xml:space="preserve">ר"א</w:t>
      </w:r>
      <w:r>
        <w:rPr>
          <w:rtl/>
        </w:rPr>
        <w:t xml:space="preserve"> מחייב, וחכמים פוטרין.</w:t>
      </w:r>
    </w:p>
    <w:p w14:paraId="5D5DA536"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78" w:author="קלוד" w:date="2026-10-06T10:08:36Z"/>
        </w:rPr>
      </w:pPr>
      <w:ins w:id="20177" w:author="קלוד" w:date="2026-10-06T10:08:36Z">
        <w:r>
          <w:t xml:space="preserve">משנה ג</w:t>
        </w:r>
      </w:ins>
    </w:p>
    <w:p w14:paraId="6C97FD5A" w14:textId="77777777" w:rsidR="00BD6C4F" w:rsidRPr="00C63571" w:rsidRDefault="00BD6C4F" w:rsidP="00BD6C4F">
      <w:pPr>
        <w:pStyle w:val="afff9"/>
        <w:rPr>
          <w:del w:id="20203" w:author="קלוד" w:date="2026-10-06T10:14:23Z"/>
          <w:rtl/>
        </w:rPr>
      </w:pPr>
      <w:ins w:id="9927" w:author="מספור קטעי משנה" w:date="2026-10-06T06:45:19Z">
        <w:del w:id="20201" w:author="קלוד" w:date="2026-10-06T10:14:23Z">
          <w:r>
            <w:rPr>
              <w:rStyle w:val="MisparKeta"/>
            </w:rPr>
            <w:delText xml:space="preserve">ה. </w:delText>
          </w:r>
        </w:del>
      </w:ins>
      <w:del w:id="20202" w:author="קלוד" w:date="2026-10-06T10:14:23Z">
        <w:r w:rsidRPr="00C63571">
          <w:rPr>
            <w:rtl/>
          </w:rPr>
          <w:delText xml:space="preserve">מתני'.</w:delText>
        </w:r>
      </w:del>
    </w:p>
    <w:p w14:paraId="1DDF65C0" w14:textId="77777777" w:rsidR="00BD6C4F" w:rsidRDefault="00BD6C4F" w:rsidP="00BD6C4F">
      <w:pPr>
        <w:pStyle w:val="afff9"/>
        <w:spacing w:before="120"/>
        <w:rPr>
          <w:rtl/>
        </w:rPr>
        <w:pPrChange w:id="90075" w:author="קלוד" w:date="2026-10-08T12:08:16Z">
          <w:pPr>
            <w:pStyle w:val="afff9"/>
          </w:pPr>
        </w:pPrChange>
      </w:pPr>
      <w:r w:rsidRPr="00C63571">
        <w:rPr>
          <w:rtl/>
        </w:rPr>
        <w:t>היתה מ</w:t>
      </w:r>
      <w:r>
        <w:rPr>
          <w:rtl/>
        </w:rPr>
        <w:t xml:space="preserve">עופפת, בזמן שכנפיה נוגעות בקן </w:t>
      </w:r>
      <w:r w:rsidRPr="00C63571">
        <w:rPr>
          <w:rtl/>
        </w:rPr>
        <w:t xml:space="preserve">חייב לשלח, </w:t>
      </w:r>
    </w:p>
    <w:p w14:paraId="1E4F3A90" w14:textId="77777777" w:rsidR="00BD6C4F" w:rsidRPr="00C63571" w:rsidRDefault="00BD6C4F" w:rsidP="00BD6C4F">
      <w:pPr>
        <w:pStyle w:val="afff9"/>
        <w:rPr>
          <w:rtl/>
        </w:rPr>
      </w:pPr>
      <w:r w:rsidRPr="00C63571">
        <w:rPr>
          <w:rtl/>
        </w:rPr>
        <w:t>אין כנפיה נוגעות בקן - פטור מלשלח.</w:t>
      </w:r>
    </w:p>
    <w:p w14:paraId="6086688C" w14:textId="77777777" w:rsidR="00BD6C4F" w:rsidRPr="00C63571" w:rsidRDefault="00BD6C4F" w:rsidP="00BD6C4F">
      <w:pPr>
        <w:pStyle w:val="afff9"/>
        <w:rPr>
          <w:rtl/>
        </w:rPr>
      </w:pPr>
      <w:r w:rsidRPr="00C63571">
        <w:rPr>
          <w:rtl/>
        </w:rPr>
        <w:t>אין</w:t>
      </w:r>
      <w:r>
        <w:rPr>
          <w:rtl/>
        </w:rPr>
        <w:t xml:space="preserve"> שם אלא אפרוח אחד או ביצה אחת </w:t>
      </w:r>
      <w:r w:rsidRPr="00C63571">
        <w:rPr>
          <w:rtl/>
        </w:rPr>
        <w:t>חייב לשלח, שנאמר קן - קן מכל מקום.</w:t>
      </w:r>
    </w:p>
    <w:p w14:paraId="1F65B294" w14:textId="77777777" w:rsidR="00BD6C4F" w:rsidRDefault="00BD6C4F" w:rsidP="00BD6C4F">
      <w:pPr>
        <w:pStyle w:val="afff9"/>
        <w:rPr>
          <w:rtl/>
        </w:rPr>
      </w:pPr>
      <w:r w:rsidRPr="00C63571">
        <w:rPr>
          <w:rtl/>
        </w:rPr>
        <w:t xml:space="preserve">היו שם אפרוחים מפריחים או ביצים מוזרות - פטור מלשלח, </w:t>
      </w:r>
    </w:p>
    <w:p w14:paraId="1B80AAF0" w14:textId="77777777" w:rsidR="00BD6C4F" w:rsidRDefault="00BD6C4F" w:rsidP="00BD6C4F">
      <w:pPr>
        <w:pStyle w:val="afff9"/>
        <w:rPr>
          <w:rtl/>
        </w:rPr>
      </w:pPr>
      <w:r>
        <w:rPr>
          <w:rtl/>
        </w:rPr>
        <w:t>שנא</w:t>
      </w:r>
      <w:r>
        <w:rPr>
          <w:rFonts w:hint="cs"/>
          <w:rtl/>
        </w:rPr>
        <w:t>'</w:t>
      </w:r>
      <w:r w:rsidRPr="00C63571">
        <w:rPr>
          <w:rtl/>
        </w:rPr>
        <w:t xml:space="preserve"> והאם רובצת על האפרוחים או על הביצים, </w:t>
      </w:r>
    </w:p>
    <w:p w14:paraId="322A847E" w14:textId="77777777" w:rsidR="00BD6C4F" w:rsidRPr="00C63571" w:rsidRDefault="00BD6C4F" w:rsidP="00BD6C4F">
      <w:pPr>
        <w:pStyle w:val="afff9"/>
        <w:rPr>
          <w:rtl/>
        </w:rPr>
      </w:pPr>
      <w:r w:rsidRPr="00C63571">
        <w:rPr>
          <w:rtl/>
        </w:rPr>
        <w:t>מה אפרוחים - בני קיימא, אף ביצים - בני קיימא, יצאו מוזרות;</w:t>
      </w:r>
    </w:p>
    <w:p w14:paraId="24299E4E" w14:textId="77777777" w:rsidR="00BD6C4F" w:rsidRPr="00C63571" w:rsidRDefault="00BD6C4F" w:rsidP="00BD6C4F">
      <w:pPr>
        <w:pStyle w:val="afff9"/>
        <w:rPr>
          <w:rtl/>
        </w:rPr>
      </w:pPr>
      <w:r w:rsidRPr="00C63571">
        <w:rPr>
          <w:rtl/>
        </w:rPr>
        <w:t>ומה הבי</w:t>
      </w:r>
      <w:r>
        <w:rPr>
          <w:rtl/>
        </w:rPr>
        <w:t>צים - צריכין לאמן, אף האפרוחין</w:t>
      </w:r>
      <w:r w:rsidRPr="00C63571">
        <w:rPr>
          <w:rtl/>
        </w:rPr>
        <w:t xml:space="preserve"> צריכין לאמן, יצאו מפריחין.</w:t>
      </w:r>
    </w:p>
    <w:p w14:paraId="6BAAE994" w14:textId="77777777" w:rsidR="0046556D" w:rsidRDefault="00BD6C4F" w:rsidP="00BD6C4F">
      <w:pPr>
        <w:jc w:val="center"/>
        <w:rPr>
          <w:rtl/>
        </w:rPr>
      </w:pPr>
      <w:r>
        <w:rPr>
          <w:rFonts w:ascii="BA חניכי הישיבות" w:hAnsi="BA חניכי הישיבות" w:cs="BA חניכי הישיבות"/>
          <w:rtl/>
        </w:rPr>
        <w:t>׻</w:t>
      </w:r>
    </w:p>
    <w:p w14:paraId="16CFCB67" w14:textId="77777777" w:rsidR="0046556D" w:rsidRDefault="00BD6C4F" w:rsidP="00BD6C4F">
      <w:pPr>
        <w:rPr>
          <w:rtl/>
        </w:rPr>
      </w:pPr>
      <w:r w:rsidRPr="005C4ADC">
        <w:rPr>
          <w:rFonts w:ascii="BA Franknatan Regular" w:hAnsi="BA Franknatan Regular" w:cs="BA Franknatan Regular"/>
          <w:b/>
          <w:bCs/>
          <w:rtl/>
        </w:rPr>
        <w:t xml:space="preserve">• </w:t>
      </w:r>
      <w:r w:rsidRPr="00814AAF">
        <w:rPr>
          <w:b/>
          <w:bCs/>
          <w:rtl/>
        </w:rPr>
        <w:t>ת"ר</w:t>
      </w:r>
      <w:r w:rsidRPr="00C63571">
        <w:rPr>
          <w:rtl/>
        </w:rPr>
        <w:t>:</w:t>
      </w:r>
      <w:r w:rsidRPr="00A71A5E">
        <w:rPr>
          <w:rStyle w:val="afffff0"/>
          <w:rtl/>
        </w:rPr>
        <w:t xml:space="preserve"> </w:t>
      </w:r>
      <w:r w:rsidRPr="00A71A5E">
        <w:rPr>
          <w:rStyle w:val="afffff0"/>
          <w:rFonts w:hint="cs"/>
          <w:rtl/>
        </w:rPr>
        <w:t>'</w:t>
      </w:r>
      <w:r w:rsidRPr="00A71A5E">
        <w:rPr>
          <w:rStyle w:val="afffff0"/>
          <w:rtl/>
        </w:rPr>
        <w:t>רובצת</w:t>
      </w:r>
      <w:r w:rsidRPr="00A71A5E">
        <w:rPr>
          <w:rStyle w:val="afffff0"/>
          <w:rFonts w:hint="cs"/>
          <w:rtl/>
        </w:rPr>
        <w:t>'</w:t>
      </w:r>
      <w:r w:rsidRPr="00A71A5E">
        <w:rPr>
          <w:rStyle w:val="afffff0"/>
          <w:rtl/>
        </w:rPr>
        <w:t xml:space="preserve"> </w:t>
      </w:r>
      <w:r w:rsidRPr="00C63571">
        <w:rPr>
          <w:rtl/>
        </w:rPr>
        <w:t xml:space="preserve">- ולא מעופפת, </w:t>
      </w:r>
      <w:r>
        <w:rPr>
          <w:rFonts w:hint="cs"/>
          <w:rtl/>
        </w:rPr>
        <w:t xml:space="preserve">ומדלא כתיב יושבת - לא שכנפיה נוגעותו בקן </w:t>
      </w:r>
    </w:p>
    <w:p w14:paraId="3CBAF2FA" w14:textId="77777777" w:rsidR="0046556D" w:rsidRDefault="00BD6C4F" w:rsidP="00BD6C4F">
      <w:pPr>
        <w:rPr>
          <w:rtl/>
        </w:rPr>
      </w:pPr>
      <w:r>
        <w:rPr>
          <w:rStyle w:val="2fb"/>
          <w:rtl/>
          <w:rPrChange w:id="13993" w:author="מנוע אמוראים" w:date="2026-10-05T16:40:54Z">
            <w:rPr>
              <w:rtl/>
            </w:rPr>
          </w:rPrChange>
        </w:rPr>
        <w:t xml:space="preserve">א</w:t>
      </w:r>
      <w:r>
        <w:rPr>
          <w:rStyle w:val="2fb"/>
          <w:rFonts w:hint="cs"/>
          <w:rtl/>
          <w:rPrChange w:id="13994" w:author="מנוע אמוראים" w:date="2026-10-05T16:40:54Z">
            <w:rPr>
              <w:rFonts w:hint="cs"/>
              <w:rtl/>
            </w:rPr>
          </w:rPrChange>
        </w:rPr>
        <w:t xml:space="preserve">ריא</w:t>
      </w:r>
      <w:r>
        <w:rPr>
          <w:rStyle w:val="2fb"/>
          <w:rtl/>
          <w:rPrChange w:id="13995" w:author="מנוע אמוראים" w:date="2026-10-05T16:40:54Z">
            <w:rPr>
              <w:rtl/>
            </w:rPr>
          </w:rPrChange>
        </w:rPr>
        <w:t xml:space="preserve">"</w:t>
      </w:r>
      <w:r>
        <w:rPr>
          <w:rStyle w:val="2fb"/>
          <w:rFonts w:hint="cs"/>
          <w:rtl/>
          <w:rPrChange w:id="13996" w:author="מנוע אמוראים" w:date="2026-10-05T16:40:54Z">
            <w:rPr>
              <w:rFonts w:hint="cs"/>
              <w:rtl/>
            </w:rPr>
          </w:rPrChange>
        </w:rPr>
        <w:t xml:space="preserve">ר</w:t>
      </w:r>
      <w:r w:rsidRPr="00C63571">
        <w:rPr>
          <w:rtl/>
        </w:rPr>
        <w:t xml:space="preserve">: היתה יושבת בין שני רובדי אילן, </w:t>
      </w:r>
      <w:r>
        <w:rPr>
          <w:rtl/>
        </w:rPr>
        <w:t>רואים, כל שאם תשמט נופלת עליהם</w:t>
      </w:r>
      <w:r w:rsidRPr="00C63571">
        <w:rPr>
          <w:rtl/>
        </w:rPr>
        <w:t xml:space="preserve"> חייב לשלח, ואם לאו - פטור;</w:t>
      </w:r>
    </w:p>
    <w:p w14:paraId="6B084260" w14:textId="77777777" w:rsidR="0046556D" w:rsidRDefault="00BD6C4F" w:rsidP="00BD6C4F">
      <w:pPr>
        <w:rPr>
          <w:rtl/>
        </w:rPr>
      </w:pPr>
      <w:r>
        <w:rPr>
          <w:rFonts w:ascii="BA Franknatan Regular" w:hAnsi="BA Franknatan Regular" w:hint="cs"/>
          <w:rtl/>
        </w:rPr>
        <w:t>והך ד</w:t>
      </w:r>
      <w:r>
        <w:rPr>
          <w:rtl/>
        </w:rPr>
        <w:t xml:space="preserve">היתה יושבת ביניהן </w:t>
      </w:r>
      <w:r w:rsidRPr="00C63571">
        <w:rPr>
          <w:rtl/>
        </w:rPr>
        <w:t xml:space="preserve">פטור מלשלח, </w:t>
      </w:r>
      <w:r>
        <w:rPr>
          <w:rFonts w:hint="cs"/>
          <w:rtl/>
        </w:rPr>
        <w:t>ע</w:t>
      </w:r>
      <w:r w:rsidR="00BF1CF6">
        <w:rPr>
          <w:rtl/>
        </w:rPr>
        <w:t>"</w:t>
      </w:r>
      <w:r>
        <w:rPr>
          <w:rFonts w:hint="cs"/>
          <w:rtl/>
        </w:rPr>
        <w:t>ג</w:t>
      </w:r>
      <w:r w:rsidRPr="00C63571">
        <w:rPr>
          <w:rtl/>
        </w:rPr>
        <w:t xml:space="preserve"> חייב לשלח, היתה מעופפת אפי' כנפיה נוגעות בקן פטור מלשלח,</w:t>
      </w:r>
    </w:p>
    <w:p w14:paraId="36E749BF" w14:textId="77777777" w:rsidR="0046556D" w:rsidRDefault="00BD6C4F" w:rsidP="00BD6C4F">
      <w:pPr>
        <w:rPr>
          <w:rtl/>
        </w:rPr>
      </w:pPr>
      <w:r>
        <w:rPr>
          <w:rFonts w:hint="cs"/>
          <w:rtl/>
        </w:rPr>
        <w:t>ע</w:t>
      </w:r>
      <w:r w:rsidR="00BF1CF6">
        <w:rPr>
          <w:rtl/>
        </w:rPr>
        <w:t>"</w:t>
      </w:r>
      <w:r>
        <w:rPr>
          <w:rFonts w:hint="cs"/>
          <w:rtl/>
        </w:rPr>
        <w:t xml:space="preserve">ג </w:t>
      </w:r>
      <w:r w:rsidRPr="00C63571">
        <w:rPr>
          <w:rtl/>
        </w:rPr>
        <w:t>דומיא דביניהן, דלא נגעה עלייהו, והיינו רובדי אילן;</w:t>
      </w:r>
    </w:p>
    <w:p w14:paraId="6204FB60" w14:textId="77777777" w:rsidR="0046556D" w:rsidRDefault="00BD6C4F" w:rsidP="00BD6C4F">
      <w:pPr>
        <w:rPr>
          <w:rtl/>
        </w:rPr>
      </w:pPr>
      <w:r w:rsidRPr="00C63571">
        <w:rPr>
          <w:rtl/>
        </w:rPr>
        <w:t>ה"נ מסתברא, דאי ס</w:t>
      </w:r>
      <w:r w:rsidR="00BF1CF6">
        <w:rPr>
          <w:rtl/>
        </w:rPr>
        <w:t>"</w:t>
      </w:r>
      <w:r>
        <w:rPr>
          <w:rFonts w:hint="cs"/>
          <w:rtl/>
        </w:rPr>
        <w:t xml:space="preserve">ד </w:t>
      </w:r>
      <w:r w:rsidRPr="00C63571">
        <w:rPr>
          <w:rtl/>
        </w:rPr>
        <w:t>רובדי אילן פטור, אדתני היתה</w:t>
      </w:r>
      <w:r>
        <w:rPr>
          <w:rtl/>
        </w:rPr>
        <w:t xml:space="preserve"> מעופפת אפי' כנפיה נוגעות בקן </w:t>
      </w:r>
      <w:r w:rsidRPr="00C63571">
        <w:rPr>
          <w:rtl/>
        </w:rPr>
        <w:t>פטור מלשלח ליתני רובדי אילן וכ"ש מעופפת!</w:t>
      </w:r>
    </w:p>
    <w:p w14:paraId="742C8DA7" w14:textId="77777777" w:rsidR="0046556D" w:rsidRDefault="000828F8" w:rsidP="00C62948">
      <w:pPr>
        <w:pStyle w:val="affffb"/>
        <w:rPr>
          <w:rtl/>
        </w:rPr>
      </w:pPr>
      <w:r>
        <w:rPr>
          <w:rtl/>
        </w:rPr>
        <w:t xml:space="preserve">- </w:t>
      </w:r>
      <w:r w:rsidR="00BD6C4F" w:rsidRPr="00C63571">
        <w:rPr>
          <w:rtl/>
        </w:rPr>
        <w:t>מעופפת איצטריך ליה, דאפי' כנפיה נוגעות בקן - פטור מלשלח;</w:t>
      </w:r>
    </w:p>
    <w:p w14:paraId="6C434291" w14:textId="1AC53513" w:rsidR="0046556D" w:rsidRDefault="00BD6C4F" w:rsidP="00BD6C4F">
      <w:pPr>
        <w:rPr>
          <w:rtl/>
        </w:rPr>
      </w:pPr>
      <w:r w:rsidRPr="00C63571">
        <w:rPr>
          <w:rtl/>
        </w:rPr>
        <w:t>וה</w:t>
      </w:r>
      <w:r>
        <w:rPr>
          <w:rFonts w:hint="cs"/>
          <w:rtl/>
        </w:rPr>
        <w:t>ך ד</w:t>
      </w:r>
      <w:r w:rsidRPr="00C63571">
        <w:rPr>
          <w:rtl/>
        </w:rPr>
        <w:t>תנן: בזמן שכנפיה נוגעות בקן - חייב לשלח!</w:t>
      </w:r>
    </w:p>
    <w:p w14:paraId="6B5D9B1A" w14:textId="77777777" w:rsidR="0046556D" w:rsidRDefault="000828F8" w:rsidP="00C62948">
      <w:pPr>
        <w:pStyle w:val="affffb"/>
        <w:rPr>
          <w:rtl/>
        </w:rPr>
      </w:pPr>
      <w:r>
        <w:rPr>
          <w:rtl/>
        </w:rPr>
        <w:t xml:space="preserve">- </w:t>
      </w:r>
      <w:r w:rsidR="00BD6C4F" w:rsidRPr="00C63571">
        <w:rPr>
          <w:rtl/>
        </w:rPr>
        <w:t>אמר ר' ירמיה: כי קתני מתניתא - בנוגע מן הצד.</w:t>
      </w:r>
    </w:p>
    <w:p w14:paraId="011419FA" w14:textId="77777777" w:rsidR="0046556D" w:rsidRDefault="00BD6C4F" w:rsidP="00BD6C4F">
      <w:pPr>
        <w:rPr>
          <w:rtl/>
        </w:rPr>
      </w:pPr>
      <w:r w:rsidRPr="005C4ADC">
        <w:rPr>
          <w:rFonts w:ascii="BA Franknatan Regular" w:hAnsi="BA Franknatan Regular" w:cs="BA Franknatan Regular"/>
          <w:b/>
          <w:bCs/>
          <w:rtl/>
        </w:rPr>
        <w:t xml:space="preserve">• </w:t>
      </w:r>
      <w:r w:rsidRPr="00DE6214">
        <w:rPr>
          <w:b/>
          <w:bCs/>
          <w:rtl/>
        </w:rPr>
        <w:t>א</w:t>
      </w:r>
      <w:r w:rsidR="00BF1CF6">
        <w:rPr>
          <w:b/>
          <w:bCs/>
          <w:rtl/>
        </w:rPr>
        <w:t>"</w:t>
      </w:r>
      <w:r w:rsidRPr="00DE6214">
        <w:rPr>
          <w:b/>
          <w:bCs/>
          <w:rtl/>
        </w:rPr>
        <w:t>ד</w:t>
      </w:r>
      <w:r w:rsidRPr="00C63571">
        <w:rPr>
          <w:rtl/>
        </w:rPr>
        <w:t xml:space="preserve"> מסייע ליה: היתה יושבת ביניהן - פטור מלשלח, </w:t>
      </w:r>
      <w:r>
        <w:rPr>
          <w:rFonts w:hint="cs"/>
          <w:rtl/>
        </w:rPr>
        <w:t>ע</w:t>
      </w:r>
      <w:r w:rsidR="00BF1CF6">
        <w:rPr>
          <w:rtl/>
        </w:rPr>
        <w:t>"</w:t>
      </w:r>
      <w:r>
        <w:rPr>
          <w:rFonts w:hint="cs"/>
          <w:rtl/>
        </w:rPr>
        <w:t>ג</w:t>
      </w:r>
      <w:r w:rsidRPr="00C63571">
        <w:rPr>
          <w:rtl/>
        </w:rPr>
        <w:t xml:space="preserve"> - חייב לשלח, </w:t>
      </w:r>
    </w:p>
    <w:p w14:paraId="7B354417" w14:textId="1A91E7AE" w:rsidR="0046556D" w:rsidRDefault="00BD6C4F" w:rsidP="00BD6C4F">
      <w:pPr>
        <w:rPr>
          <w:rtl/>
        </w:rPr>
      </w:pPr>
      <w:r w:rsidRPr="00C63571">
        <w:rPr>
          <w:rtl/>
        </w:rPr>
        <w:t xml:space="preserve">היתה מעופפת אפי' כנפיה נוגעות בקן - פטור מלשלח, </w:t>
      </w:r>
    </w:p>
    <w:p w14:paraId="45821001" w14:textId="6A71C684" w:rsidR="0046556D" w:rsidRDefault="00BD6C4F" w:rsidP="00BD6C4F">
      <w:pPr>
        <w:rPr>
          <w:rtl/>
        </w:rPr>
      </w:pPr>
      <w:r>
        <w:rPr>
          <w:rFonts w:hint="cs"/>
          <w:rtl/>
        </w:rPr>
        <w:t>וס</w:t>
      </w:r>
      <w:r w:rsidR="00BF1CF6">
        <w:rPr>
          <w:rtl/>
        </w:rPr>
        <w:t>"</w:t>
      </w:r>
      <w:r>
        <w:rPr>
          <w:rFonts w:hint="cs"/>
          <w:rtl/>
        </w:rPr>
        <w:t>ד דע</w:t>
      </w:r>
      <w:r w:rsidR="00BF1CF6">
        <w:rPr>
          <w:rtl/>
        </w:rPr>
        <w:t>"</w:t>
      </w:r>
      <w:r>
        <w:rPr>
          <w:rFonts w:hint="cs"/>
          <w:rtl/>
        </w:rPr>
        <w:t>ג דומיא דבניהם דלא נגעה עלייהו ו</w:t>
      </w:r>
      <w:r w:rsidRPr="00C63571">
        <w:rPr>
          <w:rtl/>
        </w:rPr>
        <w:t>והיינו רובדי אילן;</w:t>
      </w:r>
    </w:p>
    <w:p w14:paraId="29ACE017" w14:textId="77777777" w:rsidR="0046556D" w:rsidRDefault="000828F8" w:rsidP="00C62948">
      <w:pPr>
        <w:pStyle w:val="affffb"/>
      </w:pPr>
      <w:r>
        <w:rPr>
          <w:bCs/>
          <w:rtl/>
        </w:rPr>
        <w:t xml:space="preserve">- </w:t>
      </w:r>
      <w:r w:rsidR="00BD6C4F" w:rsidRPr="00811F81">
        <w:rPr>
          <w:rFonts w:hint="cs"/>
          <w:bCs/>
          <w:rtl/>
        </w:rPr>
        <w:t>ו</w:t>
      </w:r>
      <w:r w:rsidR="00BF1CF6">
        <w:rPr>
          <w:rFonts w:hint="cs"/>
          <w:bCs/>
          <w:rtl/>
        </w:rPr>
        <w:t>דחי#</w:t>
      </w:r>
      <w:r w:rsidR="00BD6C4F">
        <w:rPr>
          <w:rFonts w:hint="cs"/>
          <w:rtl/>
        </w:rPr>
        <w:t xml:space="preserve"> דד</w:t>
      </w:r>
      <w:r w:rsidR="00BD6C4F" w:rsidRPr="00C63571">
        <w:rPr>
          <w:rtl/>
        </w:rPr>
        <w:t>ומיא דביניהן</w:t>
      </w:r>
      <w:r w:rsidR="00BD6C4F">
        <w:rPr>
          <w:rFonts w:hint="cs"/>
          <w:rtl/>
        </w:rPr>
        <w:t xml:space="preserve"> </w:t>
      </w:r>
      <w:r w:rsidR="00BD6C4F" w:rsidRPr="00C63571">
        <w:rPr>
          <w:rtl/>
        </w:rPr>
        <w:t xml:space="preserve">דנגעה בהו, </w:t>
      </w:r>
      <w:r w:rsidR="00BD6C4F">
        <w:rPr>
          <w:rFonts w:hint="cs"/>
          <w:rtl/>
        </w:rPr>
        <w:t>ה</w:t>
      </w:r>
      <w:r w:rsidR="00BF1CF6">
        <w:rPr>
          <w:rtl/>
        </w:rPr>
        <w:t>"</w:t>
      </w:r>
      <w:r w:rsidR="00BD6C4F">
        <w:rPr>
          <w:rFonts w:hint="cs"/>
          <w:rtl/>
        </w:rPr>
        <w:t>נ בע</w:t>
      </w:r>
      <w:r w:rsidR="00BF1CF6">
        <w:rPr>
          <w:rtl/>
        </w:rPr>
        <w:t>"</w:t>
      </w:r>
      <w:r w:rsidR="00BD6C4F">
        <w:rPr>
          <w:rFonts w:hint="cs"/>
          <w:rtl/>
        </w:rPr>
        <w:t xml:space="preserve">ג אבל רובדי אילן פטור </w:t>
      </w:r>
    </w:p>
    <w:p w14:paraId="681D9125" w14:textId="77777777" w:rsidR="00BD6C4F" w:rsidRDefault="00BD6C4F" w:rsidP="00F07436">
      <w:pPr>
        <w:pStyle w:val="afff3"/>
        <w:framePr w:wrap="around"/>
        <w:rPr>
          <w:rtl/>
        </w:rPr>
      </w:pPr>
      <w:r>
        <w:rPr>
          <w:rFonts w:hint="cs"/>
          <w:rtl/>
        </w:rPr>
        <w:t>קמא:</w:t>
      </w:r>
    </w:p>
    <w:p w14:paraId="51561A86" w14:textId="29D99AA9" w:rsidR="0046556D" w:rsidRDefault="00BD6C4F" w:rsidP="00BD6C4F">
      <w:pPr>
        <w:rPr>
          <w:rtl/>
        </w:rPr>
      </w:pPr>
      <w:r>
        <w:rPr>
          <w:rFonts w:hint="cs"/>
          <w:rtl/>
        </w:rPr>
        <w:t>והך דסיפא ד</w:t>
      </w:r>
      <w:r w:rsidRPr="00C63571">
        <w:rPr>
          <w:rtl/>
        </w:rPr>
        <w:t>היתה מעופפת אפי' כנפ</w:t>
      </w:r>
      <w:r>
        <w:rPr>
          <w:rtl/>
        </w:rPr>
        <w:t xml:space="preserve">יה נוגעות בקן </w:t>
      </w:r>
      <w:r w:rsidRPr="00C63571">
        <w:rPr>
          <w:rtl/>
        </w:rPr>
        <w:t xml:space="preserve">פטור </w:t>
      </w:r>
      <w:r>
        <w:rPr>
          <w:rFonts w:hint="cs"/>
          <w:rtl/>
        </w:rPr>
        <w:t xml:space="preserve">מעופפת איצטרכיא ליה דאפי' כנפיה נוגעות </w:t>
      </w:r>
      <w:r w:rsidRPr="00C63571">
        <w:rPr>
          <w:rtl/>
        </w:rPr>
        <w:t>בקן - פטור מלשלח;</w:t>
      </w:r>
    </w:p>
    <w:p w14:paraId="6F44579A" w14:textId="77777777" w:rsidR="0046556D" w:rsidRDefault="00BD6C4F" w:rsidP="00BD6C4F">
      <w:pPr>
        <w:rPr>
          <w:rtl/>
        </w:rPr>
      </w:pPr>
      <w:r w:rsidRPr="00C63571">
        <w:rPr>
          <w:rtl/>
        </w:rPr>
        <w:t>וה</w:t>
      </w:r>
      <w:r>
        <w:rPr>
          <w:rFonts w:hint="cs"/>
          <w:rtl/>
        </w:rPr>
        <w:t>ך ד</w:t>
      </w:r>
      <w:r w:rsidRPr="00C63571">
        <w:rPr>
          <w:rtl/>
        </w:rPr>
        <w:t>תנן: בזמן שכנפיה נוגעות בקן - חייב לשלח!</w:t>
      </w:r>
      <w:r>
        <w:rPr>
          <w:rFonts w:hint="cs"/>
          <w:rtl/>
        </w:rPr>
        <w:t xml:space="preserve"> - </w:t>
      </w:r>
      <w:r>
        <w:rPr>
          <w:rStyle w:val="2fb"/>
          <w:rFonts w:hint="cs"/>
          <w:rtl/>
          <w:rPrChange w:id="13997" w:author="מנוע אמוראים" w:date="2026-10-05T16:40:54Z">
            <w:rPr>
              <w:rFonts w:hint="cs"/>
              <w:rtl/>
            </w:rPr>
          </w:rPrChange>
        </w:rPr>
        <w:t xml:space="preserve">אר</w:t>
      </w:r>
      <w:r>
        <w:rPr>
          <w:rStyle w:val="2fb"/>
          <w:rtl/>
          <w:rPrChange w:id="13998" w:author="מנוע אמוראים" w:date="2026-10-05T16:40:54Z">
            <w:rPr>
              <w:rtl/>
            </w:rPr>
          </w:rPrChange>
        </w:rPr>
        <w:t xml:space="preserve">"</w:t>
      </w:r>
      <w:r>
        <w:rPr>
          <w:rStyle w:val="2fb"/>
          <w:rFonts w:hint="cs"/>
          <w:rtl/>
          <w:rPrChange w:id="13999" w:author="מנוע אמוראים" w:date="2026-10-05T16:40:54Z">
            <w:rPr>
              <w:rFonts w:hint="cs"/>
              <w:rtl/>
            </w:rPr>
          </w:rPrChange>
        </w:rPr>
        <w:t xml:space="preserve">י</w:t>
      </w:r>
      <w:r w:rsidRPr="00C63571">
        <w:rPr>
          <w:rtl/>
        </w:rPr>
        <w:t>: כי קתני מתניתין - בנוגע מן הצד.</w:t>
      </w:r>
    </w:p>
    <w:p w14:paraId="2BE18F61" w14:textId="77777777" w:rsidR="0046556D" w:rsidRDefault="00BD6C4F" w:rsidP="00BD6C4F">
      <w:pPr>
        <w:jc w:val="center"/>
        <w:rPr>
          <w:del w:id="90130" w:author="מנוע עיצוב" w:date="2026-10-08T11:01:28Z"/>
          <w:rtl/>
        </w:rPr>
      </w:pPr>
      <w:del w:id="90129" w:author="מנוע עיצוב" w:date="2026-10-08T11:01:28Z">
        <w:r>
          <w:rPr>
            <w:rFonts w:ascii="BA חניכי הישיבות" w:hAnsi="BA חניכי הישיבות" w:cs="BA חניכי הישיבות"/>
            <w:rtl/>
          </w:rPr>
          <w:delText xml:space="preserve">׻</w:delText>
        </w:r>
      </w:del>
    </w:p>
    <w:p w14:paraId="07464D64" w14:textId="77777777" w:rsidR="00BD6C4F" w:rsidRDefault="00BD6C4F" w:rsidP="00BD6C4F">
      <w:pPr>
        <w:pStyle w:val="affff1"/>
        <w:rPr>
          <w:rtl/>
        </w:rPr>
      </w:pPr>
      <w:ins w:id="9928" w:author="מספור קטעי משנה" w:date="2026-10-06T06:45:19Z">
        <w:r>
          <w:rPr>
            <w:rStyle w:val="MisparKeta"/>
          </w:rPr>
          <w:t xml:space="preserve">ב. </w:t>
        </w:r>
      </w:ins>
      <w:r w:rsidRPr="00C63571">
        <w:rPr>
          <w:rtl/>
        </w:rPr>
        <w:lastRenderedPageBreak/>
        <w:t xml:space="preserve">אין שם אפרוח </w:t>
      </w:r>
      <w:r w:rsidR="00BF1CF6">
        <w:rPr>
          <w:rtl/>
        </w:rPr>
        <w:t>וכו#</w:t>
      </w:r>
      <w:r>
        <w:rPr>
          <w:rFonts w:hint="cs"/>
          <w:rtl/>
        </w:rPr>
        <w:t xml:space="preserve"> חייב לשלח</w:t>
      </w:r>
      <w:r w:rsidRPr="00C63571">
        <w:rPr>
          <w:rtl/>
        </w:rPr>
        <w:t>.</w:t>
      </w:r>
    </w:p>
    <w:p w14:paraId="2F139DF1" w14:textId="1C0EFDAB" w:rsidR="0046556D" w:rsidRDefault="00BD6C4F" w:rsidP="00BD6C4F">
      <w:pPr>
        <w:rPr>
          <w:rtl/>
        </w:rPr>
      </w:pPr>
      <w:r>
        <w:rPr>
          <w:rFonts w:hint="cs"/>
          <w:rtl/>
        </w:rPr>
        <w:t>'</w:t>
      </w:r>
      <w:r>
        <w:rPr>
          <w:rStyle w:val="afffff0"/>
          <w:rtl/>
          <w:rPrChange w:id="9121" w:author="מנוע פסוקים" w:date="2026-10-05T16:37:55Z">
            <w:rPr>
              <w:rtl/>
            </w:rPr>
          </w:rPrChange>
        </w:rPr>
        <w:t xml:space="preserve">והאם רובצת על האפרוחים או על הביצים</w:t>
      </w:r>
      <w:r>
        <w:rPr>
          <w:rFonts w:hint="cs"/>
          <w:rtl/>
        </w:rPr>
        <w:t>'</w:t>
      </w:r>
      <w:r w:rsidRPr="00C63571">
        <w:rPr>
          <w:rtl/>
        </w:rPr>
        <w:t xml:space="preserve"> - לאקושי אפרוחים לביצים, וביצים לאפרוחים.</w:t>
      </w:r>
    </w:p>
    <w:p w14:paraId="1E9EEB43" w14:textId="77777777" w:rsidR="0046556D" w:rsidRDefault="00BD6C4F" w:rsidP="00BD6C4F">
      <w:pPr>
        <w:jc w:val="center"/>
        <w:rPr>
          <w:rtl/>
        </w:rPr>
      </w:pPr>
      <w:r>
        <w:rPr>
          <w:rFonts w:ascii="BA חניכי הישיבות" w:hAnsi="BA חניכי הישיבות" w:cs="BA חניכי הישיבות"/>
          <w:rtl/>
        </w:rPr>
        <w:t>׻</w:t>
      </w:r>
    </w:p>
    <w:p w14:paraId="51B43278" w14:textId="77777777" w:rsidR="00BD6C4F" w:rsidRPr="00C63571" w:rsidRDefault="00BD6C4F" w:rsidP="00BD6C4F">
      <w:pPr>
        <w:pStyle w:val="afff9"/>
        <w:rPr>
          <w:del w:id="20206" w:author="קלוד" w:date="2026-10-06T10:14:23Z"/>
          <w:rtl/>
        </w:rPr>
      </w:pPr>
      <w:ins w:id="9820" w:author="מספור קטעי משנה" w:date="2026-10-06T10:03:57Z">
        <w:del w:id="20204" w:author="קלוד" w:date="2026-10-06T10:14:23Z">
          <w:r>
            <w:rPr>
              <w:rStyle w:val="MisparKeta"/>
            </w:rPr>
            <w:delText xml:space="preserve">ב. </w:delText>
          </w:r>
        </w:del>
      </w:ins>
      <w:del w:id="20205" w:author="קלוד" w:date="2026-10-06T10:14:23Z">
        <w:r w:rsidRPr="00C63571">
          <w:rPr>
            <w:rtl/>
          </w:rPr>
          <w:delText xml:space="preserve">מתני'.</w:delText>
        </w:r>
      </w:del>
    </w:p>
    <w:p>
      <w:pPr>
        <w:pStyle w:val="MishnaBatzad"/>
        <w:rPr>
          <w:ins w:id="20024" w:author="קלוד" w:date="2026-10-06T10:43:28Z"/>
        </w:rPr>
      </w:pPr>
      <w:ins w:id="20023" w:author="קלוד" w:date="2026-10-06T10:43:28Z">
        <w:r>
          <w:t xml:space="preserve">משנה ג</w:t>
        </w:r>
      </w:ins>
    </w:p>
    <w:p w14:paraId="09010A3A" w14:textId="77777777" w:rsidR="00BD6C4F" w:rsidRPr="00C63571" w:rsidRDefault="00BD6C4F" w:rsidP="00BD6C4F">
      <w:pPr>
        <w:pStyle w:val="01"/>
        <w:rPr>
          <w:rtl/>
        </w:rPr>
      </w:pPr>
      <w:r w:rsidRPr="00C63571">
        <w:rPr>
          <w:rtl/>
        </w:rPr>
        <w:t>שלחה וחזרה, אפי' ארבעה וחמשה פעמים - חייב, שנאמר: שלח תשלח את האם.</w:t>
      </w:r>
    </w:p>
    <w:p w14:paraId="07F20460" w14:textId="77777777" w:rsidR="00BD6C4F" w:rsidRPr="00C63571" w:rsidRDefault="00BD6C4F" w:rsidP="00BD6C4F">
      <w:pPr>
        <w:pStyle w:val="01"/>
        <w:rPr>
          <w:rtl/>
        </w:rPr>
      </w:pPr>
      <w:r w:rsidRPr="00C63571">
        <w:rPr>
          <w:rtl/>
        </w:rPr>
        <w:t>אמר הריני נוטל את האם ומשלח את הבנים - חייב, שנאמר: שלח תשלח את האם.</w:t>
      </w:r>
    </w:p>
    <w:p w14:paraId="6A9E9E48" w14:textId="77777777" w:rsidR="00BD6C4F" w:rsidRPr="00C63571" w:rsidRDefault="00BD6C4F" w:rsidP="00BD6C4F">
      <w:pPr>
        <w:pStyle w:val="afff9"/>
        <w:rPr>
          <w:rtl/>
        </w:rPr>
      </w:pPr>
      <w:r w:rsidRPr="00C63571">
        <w:rPr>
          <w:rtl/>
        </w:rPr>
        <w:t>נטל את הבנים והחזירן לה, ואח"כ חזרה האם עליהן - פטור מלשלח.</w:t>
      </w:r>
    </w:p>
    <w:p w14:paraId="622B0DF7" w14:textId="77777777" w:rsidR="0046556D" w:rsidRDefault="00BD6C4F" w:rsidP="00BD6C4F">
      <w:pPr>
        <w:jc w:val="center"/>
        <w:rPr>
          <w:rtl/>
        </w:rPr>
      </w:pPr>
      <w:r>
        <w:rPr>
          <w:rFonts w:ascii="BA חניכי הישיבות" w:hAnsi="BA חניכי הישיבות" w:cs="BA חניכי הישיבות"/>
          <w:rtl/>
        </w:rPr>
        <w:t>׻</w:t>
      </w:r>
    </w:p>
    <w:p w14:paraId="28C3A675" w14:textId="77777777" w:rsidR="0046556D" w:rsidRDefault="00BD6C4F" w:rsidP="00BD6C4F">
      <w:pPr>
        <w:rPr>
          <w:rtl/>
        </w:rPr>
      </w:pPr>
      <w:r w:rsidRPr="00C63571">
        <w:rPr>
          <w:rtl/>
        </w:rPr>
        <w:t>א"ל ההוא מרבנן לרבא, ואימא:</w:t>
      </w:r>
      <w:r w:rsidRPr="00A71A5E">
        <w:rPr>
          <w:rStyle w:val="afffff0"/>
          <w:rtl/>
        </w:rPr>
        <w:t xml:space="preserve"> </w:t>
      </w:r>
      <w:r w:rsidRPr="00A71A5E">
        <w:rPr>
          <w:rStyle w:val="afffff0"/>
          <w:rFonts w:hint="cs"/>
          <w:rtl/>
        </w:rPr>
        <w:t>'</w:t>
      </w:r>
      <w:r w:rsidRPr="00A71A5E">
        <w:rPr>
          <w:rStyle w:val="afffff0"/>
          <w:rtl/>
        </w:rPr>
        <w:t>שלח</w:t>
      </w:r>
      <w:r w:rsidRPr="00A71A5E">
        <w:rPr>
          <w:rStyle w:val="afffff0"/>
          <w:rFonts w:hint="cs"/>
          <w:rtl/>
        </w:rPr>
        <w:t>'</w:t>
      </w:r>
      <w:r w:rsidRPr="00A71A5E">
        <w:rPr>
          <w:rStyle w:val="afffff0"/>
          <w:rtl/>
        </w:rPr>
        <w:t xml:space="preserve"> </w:t>
      </w:r>
      <w:r w:rsidRPr="00C63571">
        <w:rPr>
          <w:rtl/>
        </w:rPr>
        <w:t>- חדא זימנא,</w:t>
      </w:r>
      <w:r w:rsidRPr="00D36D2D">
        <w:rPr>
          <w:rStyle w:val="afffff0"/>
          <w:rtl/>
        </w:rPr>
        <w:t xml:space="preserve"> </w:t>
      </w:r>
      <w:r w:rsidRPr="00D36D2D">
        <w:rPr>
          <w:rStyle w:val="afffff0"/>
          <w:rFonts w:hint="cs"/>
          <w:rtl/>
        </w:rPr>
        <w:t>'</w:t>
      </w:r>
      <w:r w:rsidRPr="00D36D2D">
        <w:rPr>
          <w:rStyle w:val="afffff0"/>
          <w:rtl/>
        </w:rPr>
        <w:t>תשלח</w:t>
      </w:r>
      <w:r w:rsidRPr="00D36D2D">
        <w:rPr>
          <w:rStyle w:val="afffff0"/>
          <w:rFonts w:hint="cs"/>
          <w:rtl/>
        </w:rPr>
        <w:t>'</w:t>
      </w:r>
      <w:r w:rsidRPr="00D36D2D">
        <w:rPr>
          <w:rStyle w:val="afffff0"/>
          <w:rtl/>
        </w:rPr>
        <w:t xml:space="preserve"> </w:t>
      </w:r>
      <w:r w:rsidRPr="00C63571">
        <w:rPr>
          <w:rtl/>
        </w:rPr>
        <w:t>- תרי זימנין!</w:t>
      </w:r>
    </w:p>
    <w:p w14:paraId="74D5954A" w14:textId="77777777" w:rsidR="0046556D" w:rsidRDefault="00BD6C4F" w:rsidP="00BD6C4F">
      <w:pPr>
        <w:rPr>
          <w:rtl/>
        </w:rPr>
      </w:pPr>
      <w:r w:rsidRPr="00C63571">
        <w:rPr>
          <w:rtl/>
        </w:rPr>
        <w:t>א"ל:</w:t>
      </w:r>
      <w:r w:rsidRPr="00A71A5E">
        <w:rPr>
          <w:rStyle w:val="afffff0"/>
          <w:rtl/>
        </w:rPr>
        <w:t xml:space="preserve"> </w:t>
      </w:r>
      <w:r w:rsidRPr="00A71A5E">
        <w:rPr>
          <w:rStyle w:val="afffff0"/>
          <w:rFonts w:hint="cs"/>
          <w:rtl/>
        </w:rPr>
        <w:t>'</w:t>
      </w:r>
      <w:r w:rsidRPr="00A71A5E">
        <w:rPr>
          <w:rStyle w:val="afffff0"/>
          <w:rtl/>
        </w:rPr>
        <w:t>שלח</w:t>
      </w:r>
      <w:r w:rsidRPr="00A71A5E">
        <w:rPr>
          <w:rStyle w:val="afffff0"/>
          <w:rFonts w:hint="cs"/>
          <w:rtl/>
        </w:rPr>
        <w:t>'</w:t>
      </w:r>
      <w:r w:rsidRPr="00A71A5E">
        <w:rPr>
          <w:rStyle w:val="afffff0"/>
          <w:rtl/>
        </w:rPr>
        <w:t xml:space="preserve"> </w:t>
      </w:r>
      <w:r w:rsidRPr="00C63571">
        <w:rPr>
          <w:rtl/>
        </w:rPr>
        <w:t>- אפילו מאה פעמים,</w:t>
      </w:r>
      <w:r w:rsidRPr="00A71A5E">
        <w:rPr>
          <w:rStyle w:val="afffff0"/>
          <w:rtl/>
        </w:rPr>
        <w:t xml:space="preserve"> </w:t>
      </w:r>
      <w:r w:rsidRPr="00A71A5E">
        <w:rPr>
          <w:rStyle w:val="afffff0"/>
          <w:rFonts w:hint="cs"/>
          <w:rtl/>
        </w:rPr>
        <w:t>'</w:t>
      </w:r>
      <w:r w:rsidRPr="00A71A5E">
        <w:rPr>
          <w:rStyle w:val="afffff0"/>
          <w:rtl/>
        </w:rPr>
        <w:t>תשלח</w:t>
      </w:r>
      <w:r w:rsidRPr="00A71A5E">
        <w:rPr>
          <w:rStyle w:val="afffff0"/>
          <w:rFonts w:hint="cs"/>
          <w:rtl/>
        </w:rPr>
        <w:t>'</w:t>
      </w:r>
      <w:r w:rsidRPr="00A71A5E">
        <w:rPr>
          <w:rStyle w:val="afffff0"/>
          <w:rtl/>
        </w:rPr>
        <w:t xml:space="preserve"> </w:t>
      </w:r>
      <w:r>
        <w:rPr>
          <w:rtl/>
        </w:rPr>
        <w:t>–</w:t>
      </w:r>
      <w:r w:rsidRPr="00C63571">
        <w:rPr>
          <w:rtl/>
        </w:rPr>
        <w:t xml:space="preserve"> </w:t>
      </w:r>
      <w:r>
        <w:rPr>
          <w:rFonts w:hint="cs"/>
          <w:rtl/>
        </w:rPr>
        <w:t>מ</w:t>
      </w:r>
      <w:r w:rsidR="00BF1CF6">
        <w:rPr>
          <w:rtl/>
        </w:rPr>
        <w:t>"</w:t>
      </w:r>
      <w:r>
        <w:rPr>
          <w:rFonts w:hint="cs"/>
          <w:rtl/>
        </w:rPr>
        <w:t>מ אפי'</w:t>
      </w:r>
      <w:r w:rsidRPr="00C63571">
        <w:rPr>
          <w:rtl/>
        </w:rPr>
        <w:t xml:space="preserve"> לדבר מצוה </w:t>
      </w:r>
    </w:p>
    <w:p w14:paraId="40CD4054" w14:textId="77777777" w:rsidR="0046556D" w:rsidRDefault="00BD6C4F" w:rsidP="00BD6C4F">
      <w:pPr>
        <w:rPr>
          <w:rtl/>
        </w:rPr>
      </w:pPr>
      <w:r w:rsidRPr="00C63571">
        <w:rPr>
          <w:rtl/>
        </w:rPr>
        <w:t xml:space="preserve">א"ל </w:t>
      </w:r>
      <w:r>
        <w:rPr>
          <w:rStyle w:val="2fb"/>
          <w:rFonts w:hint="cs"/>
          <w:rtl/>
          <w:rPrChange w:id="14000" w:author="מנוע אמוראים" w:date="2026-10-05T16:40:54Z">
            <w:rPr>
              <w:rFonts w:hint="cs"/>
              <w:rtl/>
            </w:rPr>
          </w:rPrChange>
        </w:rPr>
        <w:t xml:space="preserve">ראבדר</w:t>
      </w:r>
      <w:r>
        <w:rPr>
          <w:rStyle w:val="2fb"/>
          <w:rtl/>
          <w:rPrChange w:id="14001" w:author="מנוע אמוראים" w:date="2026-10-05T16:40:54Z">
            <w:rPr>
              <w:rtl/>
            </w:rPr>
          </w:rPrChange>
        </w:rPr>
        <w:t xml:space="preserve">"</w:t>
      </w:r>
      <w:r>
        <w:rPr>
          <w:rStyle w:val="2fb"/>
          <w:rFonts w:hint="cs"/>
          <w:rtl/>
          <w:rPrChange w:id="14002" w:author="מנוע אמוראים" w:date="2026-10-05T16:40:54Z">
            <w:rPr>
              <w:rFonts w:hint="cs"/>
              <w:rtl/>
            </w:rPr>
          </w:rPrChange>
        </w:rPr>
        <w:t xml:space="preserve">י</w:t>
      </w:r>
      <w:r>
        <w:rPr>
          <w:rFonts w:hint="cs"/>
          <w:rtl/>
        </w:rPr>
        <w:t xml:space="preserve"> ב</w:t>
      </w:r>
      <w:r w:rsidR="00BF1CF6">
        <w:rPr>
          <w:rtl/>
        </w:rPr>
        <w:t>"</w:t>
      </w:r>
      <w:r>
        <w:rPr>
          <w:rFonts w:hint="cs"/>
          <w:rtl/>
        </w:rPr>
        <w:t>ר</w:t>
      </w:r>
      <w:r>
        <w:rPr>
          <w:rtl/>
        </w:rPr>
        <w:t xml:space="preserve"> </w:t>
      </w:r>
      <w:r>
        <w:rPr>
          <w:rStyle w:val="2fb"/>
          <w:rtl/>
          <w:rPrChange w:id="14003" w:author="מנוע אמוראים" w:date="2026-10-05T16:40:54Z">
            <w:rPr>
              <w:rtl/>
            </w:rPr>
          </w:rPrChange>
        </w:rPr>
        <w:t xml:space="preserve">לר</w:t>
      </w:r>
      <w:r>
        <w:rPr>
          <w:rStyle w:val="2fb"/>
          <w:rtl/>
          <w:rPrChange w:id="14004" w:author="מנוע אמוראים" w:date="2026-10-05T16:40:54Z">
            <w:rPr>
              <w:rtl/>
            </w:rPr>
          </w:rPrChange>
        </w:rPr>
        <w:t xml:space="preserve">"</w:t>
      </w:r>
      <w:r>
        <w:rPr>
          <w:rStyle w:val="2fb"/>
          <w:rFonts w:hint="cs"/>
          <w:rtl/>
          <w:rPrChange w:id="14005" w:author="מנוע אמוראים" w:date="2026-10-05T16:40:54Z">
            <w:rPr>
              <w:rFonts w:hint="cs"/>
              <w:rtl/>
            </w:rPr>
          </w:rPrChange>
        </w:rPr>
        <w:t xml:space="preserve">כ</w:t>
      </w:r>
      <w:r w:rsidRPr="00C63571">
        <w:rPr>
          <w:rtl/>
        </w:rPr>
        <w:t>: טעמא דכתב רחמנא</w:t>
      </w:r>
      <w:r w:rsidRPr="00A71A5E">
        <w:rPr>
          <w:rStyle w:val="afffff0"/>
          <w:rtl/>
        </w:rPr>
        <w:t xml:space="preserve"> </w:t>
      </w:r>
      <w:r w:rsidRPr="00A71A5E">
        <w:rPr>
          <w:rStyle w:val="afffff0"/>
          <w:rFonts w:hint="cs"/>
          <w:rtl/>
        </w:rPr>
        <w:t>'</w:t>
      </w:r>
      <w:r w:rsidRPr="00A71A5E">
        <w:rPr>
          <w:rStyle w:val="afffff0"/>
          <w:rtl/>
        </w:rPr>
        <w:t>תשלח</w:t>
      </w:r>
      <w:r w:rsidRPr="00A71A5E">
        <w:rPr>
          <w:rStyle w:val="afffff0"/>
          <w:rFonts w:hint="cs"/>
          <w:rtl/>
        </w:rPr>
        <w:t>'</w:t>
      </w:r>
      <w:r w:rsidRPr="00A71A5E">
        <w:rPr>
          <w:rStyle w:val="afffff0"/>
          <w:rtl/>
        </w:rPr>
        <w:t>,</w:t>
      </w:r>
      <w:r w:rsidRPr="00C63571">
        <w:rPr>
          <w:rtl/>
        </w:rPr>
        <w:t xml:space="preserve"> הא לאו הכי הו</w:t>
      </w:r>
      <w:r w:rsidR="00BF1CF6">
        <w:rPr>
          <w:rtl/>
        </w:rPr>
        <w:t>"</w:t>
      </w:r>
      <w:r>
        <w:rPr>
          <w:rFonts w:hint="cs"/>
          <w:rtl/>
        </w:rPr>
        <w:t xml:space="preserve">א </w:t>
      </w:r>
      <w:r w:rsidRPr="00C63571">
        <w:rPr>
          <w:rtl/>
        </w:rPr>
        <w:t xml:space="preserve">לדבר מצוה - לא? </w:t>
      </w:r>
    </w:p>
    <w:p w14:paraId="1D29A784" w14:textId="77777777" w:rsidR="0046556D" w:rsidRDefault="00BD6C4F" w:rsidP="00BD6C4F">
      <w:pPr>
        <w:rPr>
          <w:rtl/>
        </w:rPr>
      </w:pPr>
      <w:r w:rsidRPr="00C63571">
        <w:rPr>
          <w:rtl/>
        </w:rPr>
        <w:t>עשה ולא תעשה הוא, ואין עשה דוחה לא תעשה ועשה!</w:t>
      </w:r>
    </w:p>
    <w:p w14:paraId="620C33FD" w14:textId="77777777" w:rsidR="0046556D" w:rsidRDefault="00BD6C4F" w:rsidP="00BD6C4F">
      <w:pPr>
        <w:rPr>
          <w:rtl/>
        </w:rPr>
      </w:pPr>
      <w:r>
        <w:rPr>
          <w:rFonts w:hint="cs"/>
          <w:rtl/>
        </w:rPr>
        <w:t>וא</w:t>
      </w:r>
      <w:r w:rsidR="00BF1CF6">
        <w:rPr>
          <w:rtl/>
        </w:rPr>
        <w:t>"</w:t>
      </w:r>
      <w:r>
        <w:rPr>
          <w:rFonts w:hint="cs"/>
          <w:rtl/>
        </w:rPr>
        <w:t xml:space="preserve">א לומר מיירי </w:t>
      </w:r>
      <w:r w:rsidRPr="00C63571">
        <w:rPr>
          <w:rtl/>
        </w:rPr>
        <w:t>דעבר ושקלה לאם, ד</w:t>
      </w:r>
      <w:r>
        <w:rPr>
          <w:rFonts w:hint="cs"/>
          <w:rtl/>
        </w:rPr>
        <w:t>עבר על הלאו ויש לו עשה וידחה לל</w:t>
      </w:r>
      <w:r w:rsidR="00BF1CF6">
        <w:rPr>
          <w:rtl/>
        </w:rPr>
        <w:t>"</w:t>
      </w:r>
      <w:r>
        <w:rPr>
          <w:rFonts w:hint="cs"/>
          <w:rtl/>
        </w:rPr>
        <w:t xml:space="preserve">ת </w:t>
      </w:r>
      <w:r w:rsidRPr="00C63571">
        <w:rPr>
          <w:rtl/>
        </w:rPr>
        <w:t>קמ"ל;</w:t>
      </w:r>
    </w:p>
    <w:p w14:paraId="0933643A" w14:textId="77777777" w:rsidR="0046556D" w:rsidRDefault="00BD6C4F" w:rsidP="00BD6C4F">
      <w:pPr>
        <w:rPr>
          <w:rtl/>
        </w:rPr>
      </w:pPr>
      <w:r>
        <w:rPr>
          <w:rFonts w:hint="cs"/>
          <w:rtl/>
        </w:rPr>
        <w:t>ד</w:t>
      </w:r>
      <w:r w:rsidRPr="00C63571">
        <w:rPr>
          <w:rtl/>
        </w:rPr>
        <w:t>הניחא למאן דתני קיימו ולא קיימו, אלא למאן דת</w:t>
      </w:r>
      <w:r>
        <w:rPr>
          <w:rtl/>
        </w:rPr>
        <w:t xml:space="preserve">ני בטלו ולא בטלו כמה דלא שחטה </w:t>
      </w:r>
      <w:r w:rsidRPr="00C63571">
        <w:rPr>
          <w:rtl/>
        </w:rPr>
        <w:t>לא עבריה ללאו!</w:t>
      </w:r>
    </w:p>
    <w:p w14:paraId="1398CD74" w14:textId="77777777" w:rsidR="0046556D" w:rsidRDefault="00BD6C4F" w:rsidP="00BD6C4F">
      <w:pPr>
        <w:rPr>
          <w:rtl/>
        </w:rPr>
      </w:pPr>
      <w:r w:rsidRPr="00C63571">
        <w:rPr>
          <w:rtl/>
        </w:rPr>
        <w:t>ותו, לר' יהודה דשלח - מעיקרא משמע, אפי' עשה נמי ליכא!</w:t>
      </w:r>
    </w:p>
    <w:p w14:paraId="680EA072" w14:textId="77777777" w:rsidR="0046556D" w:rsidRDefault="00BD6C4F" w:rsidP="00AB425A">
      <w:pPr>
        <w:rPr>
          <w:rtl/>
        </w:rPr>
      </w:pPr>
      <w:r w:rsidRPr="005C4ADC">
        <w:rPr>
          <w:rFonts w:ascii="BA Franknatan Regular" w:hAnsi="BA Franknatan Regular" w:cs="BA Franknatan Regular"/>
          <w:b/>
          <w:bCs/>
          <w:rtl/>
        </w:rPr>
        <w:t xml:space="preserve">• </w:t>
      </w:r>
      <w:r>
        <w:rPr>
          <w:rtl/>
        </w:rPr>
        <w:t xml:space="preserve">אלא </w:t>
      </w:r>
      <w:r>
        <w:rPr>
          <w:rStyle w:val="2fb"/>
          <w:rtl/>
          <w:rPrChange w:id="14006" w:author="מנוע אמוראים" w:date="2026-10-05T16:40:54Z">
            <w:rPr>
              <w:rtl/>
            </w:rPr>
          </w:rPrChange>
        </w:rPr>
        <w:t xml:space="preserve">א</w:t>
      </w:r>
      <w:r>
        <w:rPr>
          <w:rStyle w:val="2fb"/>
          <w:rFonts w:hint="cs"/>
          <w:rtl/>
          <w:rPrChange w:id="14007" w:author="מנוע אמוראים" w:date="2026-10-05T16:40:54Z">
            <w:rPr>
              <w:rFonts w:hint="cs"/>
              <w:rtl/>
            </w:rPr>
          </w:rPrChange>
        </w:rPr>
        <w:t xml:space="preserve">מבר</w:t>
      </w:r>
      <w:r>
        <w:rPr>
          <w:rStyle w:val="2fb"/>
          <w:rtl/>
          <w:rPrChange w:id="14008" w:author="מנוע אמוראים" w:date="2026-10-05T16:40:54Z">
            <w:rPr>
              <w:rtl/>
            </w:rPr>
          </w:rPrChange>
        </w:rPr>
        <w:t xml:space="preserve">"</w:t>
      </w:r>
      <w:r>
        <w:rPr>
          <w:rStyle w:val="2fb"/>
          <w:rFonts w:hint="cs"/>
          <w:rtl/>
          <w:rPrChange w:id="14009" w:author="מנוע אמוראים" w:date="2026-10-05T16:40:54Z">
            <w:rPr>
              <w:rFonts w:hint="cs"/>
              <w:rtl/>
            </w:rPr>
          </w:rPrChange>
        </w:rPr>
        <w:t xml:space="preserve">א</w:t>
      </w:r>
      <w:r w:rsidRPr="00C63571">
        <w:rPr>
          <w:rtl/>
        </w:rPr>
        <w:t xml:space="preserve">: כגון שנטלה על מנת לשלח, </w:t>
      </w:r>
      <w:r>
        <w:rPr>
          <w:rFonts w:hint="cs"/>
          <w:rtl/>
        </w:rPr>
        <w:t>דאין לאו</w:t>
      </w:r>
      <w:r w:rsidRPr="00C63571">
        <w:rPr>
          <w:rtl/>
        </w:rPr>
        <w:t xml:space="preserve">, </w:t>
      </w:r>
      <w:r>
        <w:rPr>
          <w:rFonts w:hint="cs"/>
          <w:rtl/>
        </w:rPr>
        <w:t xml:space="preserve">אלא </w:t>
      </w:r>
      <w:r>
        <w:rPr>
          <w:rtl/>
        </w:rPr>
        <w:t>עשה</w:t>
      </w:r>
      <w:r w:rsidRPr="00C63571">
        <w:rPr>
          <w:rtl/>
        </w:rPr>
        <w:t>, וליתי עשה ולידחי עשה;</w:t>
      </w:r>
    </w:p>
    <w:p w14:paraId="142E364B" w14:textId="77777777" w:rsidR="0046556D" w:rsidRDefault="00BD6C4F" w:rsidP="00BD6C4F">
      <w:pPr>
        <w:rPr>
          <w:rtl/>
        </w:rPr>
      </w:pPr>
      <w:r>
        <w:rPr>
          <w:rFonts w:hint="cs"/>
          <w:rtl/>
        </w:rPr>
        <w:t>דס</w:t>
      </w:r>
      <w:r w:rsidR="00BF1CF6">
        <w:rPr>
          <w:rtl/>
        </w:rPr>
        <w:t>"</w:t>
      </w:r>
      <w:r>
        <w:rPr>
          <w:rFonts w:hint="cs"/>
          <w:rtl/>
        </w:rPr>
        <w:t>ד דאולמיה</w:t>
      </w:r>
      <w:r w:rsidRPr="00C63571">
        <w:rPr>
          <w:rtl/>
        </w:rPr>
        <w:t xml:space="preserve"> הואיל ואמר מר גדול שלום שבין איש לאשתו שהרי אמרה תורה: שמו של </w:t>
      </w:r>
      <w:r>
        <w:rPr>
          <w:rtl/>
        </w:rPr>
        <w:t>הקב"ה</w:t>
      </w:r>
      <w:r w:rsidRPr="00C63571">
        <w:rPr>
          <w:rtl/>
        </w:rPr>
        <w:t xml:space="preserve"> שנכתב בקדושה ימחה על המים, </w:t>
      </w:r>
    </w:p>
    <w:p w14:paraId="4BE59EE8" w14:textId="77777777" w:rsidR="00822210" w:rsidRDefault="00BD6C4F" w:rsidP="00BD6C4F">
      <w:pPr>
        <w:rPr>
          <w:rtl/>
        </w:rPr>
      </w:pPr>
      <w:r>
        <w:rPr>
          <w:rtl/>
        </w:rPr>
        <w:t>והאי מצורע כיון דכמה דלא מטהר</w:t>
      </w:r>
      <w:r w:rsidRPr="00C63571">
        <w:rPr>
          <w:rtl/>
        </w:rPr>
        <w:t xml:space="preserve"> אסור בתשמיש המטה, </w:t>
      </w:r>
      <w:r w:rsidRPr="0046594B">
        <w:rPr>
          <w:rStyle w:val="afffff0"/>
          <w:rtl/>
        </w:rPr>
        <w:t>ד</w:t>
      </w:r>
      <w:r w:rsidRPr="0046594B">
        <w:rPr>
          <w:rStyle w:val="afffff0"/>
          <w:rFonts w:hint="cs"/>
          <w:rtl/>
        </w:rPr>
        <w:t>'</w:t>
      </w:r>
      <w:r w:rsidRPr="0046594B">
        <w:rPr>
          <w:rStyle w:val="afffff0"/>
          <w:rtl/>
        </w:rPr>
        <w:t>וישב מחוץ לאהלו שבעת ימים</w:t>
      </w:r>
      <w:r w:rsidRPr="0046594B">
        <w:rPr>
          <w:rStyle w:val="afffff0"/>
          <w:rFonts w:hint="cs"/>
          <w:rtl/>
        </w:rPr>
        <w:t>'</w:t>
      </w:r>
      <w:r w:rsidRPr="0046594B">
        <w:rPr>
          <w:rStyle w:val="afffff0"/>
          <w:rtl/>
        </w:rPr>
        <w:t>,</w:t>
      </w:r>
      <w:r w:rsidRPr="00C63571">
        <w:rPr>
          <w:rtl/>
        </w:rPr>
        <w:t xml:space="preserve"> </w:t>
      </w:r>
    </w:p>
    <w:p w14:paraId="430E04F2" w14:textId="77777777" w:rsidR="0046556D" w:rsidRDefault="00822210" w:rsidP="00BD6C4F">
      <w:pPr>
        <w:rPr>
          <w:rtl/>
        </w:rPr>
      </w:pPr>
      <w:r>
        <w:rPr>
          <w:rtl/>
        </w:rPr>
        <w:t xml:space="preserve"> '</w:t>
      </w:r>
      <w:r w:rsidR="00BD6C4F" w:rsidRPr="00C63571">
        <w:rPr>
          <w:rtl/>
        </w:rPr>
        <w:t>אהלו</w:t>
      </w:r>
      <w:r w:rsidR="00BD6C4F">
        <w:rPr>
          <w:rFonts w:hint="cs"/>
          <w:rtl/>
        </w:rPr>
        <w:t>'</w:t>
      </w:r>
      <w:r w:rsidR="00BD6C4F" w:rsidRPr="00C63571">
        <w:rPr>
          <w:rtl/>
        </w:rPr>
        <w:t xml:space="preserve"> - זו אשתו, מכאן שאסור בתשמיש המטה, </w:t>
      </w:r>
      <w:r w:rsidR="00BD6C4F">
        <w:rPr>
          <w:rFonts w:hint="cs"/>
          <w:rtl/>
        </w:rPr>
        <w:t>ס</w:t>
      </w:r>
      <w:r w:rsidR="00BF1CF6">
        <w:rPr>
          <w:rtl/>
        </w:rPr>
        <w:t>"</w:t>
      </w:r>
      <w:r w:rsidR="00BD6C4F">
        <w:rPr>
          <w:rFonts w:hint="cs"/>
          <w:rtl/>
        </w:rPr>
        <w:t>ד דליתי עשה דידיה ולידחי עשה דשילוח הקן קמ</w:t>
      </w:r>
      <w:r w:rsidR="00BF1CF6">
        <w:rPr>
          <w:rtl/>
        </w:rPr>
        <w:t>"</w:t>
      </w:r>
      <w:r w:rsidR="00BD6C4F">
        <w:rPr>
          <w:rFonts w:hint="cs"/>
          <w:rtl/>
        </w:rPr>
        <w:t xml:space="preserve">ל </w:t>
      </w:r>
    </w:p>
    <w:p w14:paraId="0BE08984" w14:textId="77777777" w:rsidR="0046556D" w:rsidRDefault="00BD6C4F" w:rsidP="00BD6C4F">
      <w:pPr>
        <w:jc w:val="center"/>
        <w:rPr>
          <w:rtl/>
        </w:rPr>
      </w:pPr>
      <w:r>
        <w:rPr>
          <w:rFonts w:ascii="BA חניכי הישיבות" w:hAnsi="BA חניכי הישיבות" w:cs="BA חניכי הישיבות"/>
          <w:rtl/>
        </w:rPr>
        <w:t>׻</w:t>
      </w:r>
    </w:p>
    <w:p>
      <w:pPr>
        <w:pStyle w:val="MishnaBatzad"/>
        <w:rPr>
          <w:ins w:id="20180" w:author="קלוד" w:date="2026-10-06T10:08:36Z"/>
        </w:rPr>
      </w:pPr>
      <w:ins w:id="20179" w:author="קלוד" w:date="2026-10-06T10:08:36Z">
        <w:r>
          <w:t xml:space="preserve">משנה ד</w:t>
        </w:r>
      </w:ins>
    </w:p>
    <w:p w14:paraId="40083903" w14:textId="77777777" w:rsidR="00BD6C4F" w:rsidRPr="00C63571" w:rsidRDefault="00BD6C4F" w:rsidP="00BD6C4F">
      <w:pPr>
        <w:pStyle w:val="afff9"/>
        <w:rPr>
          <w:del w:id="20209" w:author="קלוד" w:date="2026-10-06T10:14:23Z"/>
          <w:rtl/>
        </w:rPr>
      </w:pPr>
      <w:ins w:id="9821" w:author="מספור קטעי משנה" w:date="2026-10-06T10:03:57Z">
        <w:del w:id="20207" w:author="קלוד" w:date="2026-10-06T10:14:23Z">
          <w:r>
            <w:rPr>
              <w:rStyle w:val="MisparKeta"/>
            </w:rPr>
            <w:delText xml:space="preserve">ד. </w:delText>
          </w:r>
        </w:del>
      </w:ins>
      <w:del w:id="20208" w:author="קלוד" w:date="2026-10-06T10:14:23Z">
        <w:r w:rsidRPr="00C63571">
          <w:rPr>
            <w:rtl/>
          </w:rPr>
          <w:delText xml:space="preserve">מתני'.</w:delText>
        </w:r>
      </w:del>
    </w:p>
    <w:p w14:paraId="167FFA70" w14:textId="77777777" w:rsidR="00BD6C4F" w:rsidRDefault="00BD6C4F" w:rsidP="00BD6C4F">
      <w:pPr>
        <w:pStyle w:val="afff9"/>
        <w:spacing w:before="120"/>
        <w:rPr>
          <w:rtl/>
        </w:rPr>
        <w:pPrChange w:id="90076" w:author="קלוד" w:date="2026-10-08T12:08:16Z">
          <w:pPr>
            <w:pStyle w:val="afff9"/>
          </w:pPr>
        </w:pPrChange>
      </w:pPr>
      <w:r>
        <w:rPr>
          <w:rtl/>
        </w:rPr>
        <w:t xml:space="preserve">הנוטל אם על הבנים, </w:t>
      </w:r>
      <w:r>
        <w:rPr>
          <w:rStyle w:val="TanaimMishna"/>
          <w:rtl/>
          <w:rPrChange w:id="22420" w:author="Claude" w:date="2026-10-07T09:47:47Z">
            <w:rPr>
              <w:rtl/>
            </w:rPr>
          </w:rPrChange>
        </w:rPr>
        <w:t xml:space="preserve">ר' יהודה</w:t>
      </w:r>
      <w:r>
        <w:rPr>
          <w:rtl/>
        </w:rPr>
        <w:t xml:space="preserve"> אומר</w:t>
      </w:r>
      <w:r>
        <w:rPr>
          <w:rStyle w:val="TanaimMishna"/>
          <w:rtl/>
          <w:rPrChange w:id="22421" w:author="Claude" w:date="2026-10-07T09:47:47Z">
            <w:rPr>
              <w:rtl/>
            </w:rPr>
          </w:rPrChange>
        </w:rPr>
        <w:t xml:space="preserve">:</w:t>
      </w:r>
      <w:r>
        <w:rPr>
          <w:rtl/>
        </w:rPr>
        <w:t xml:space="preserve"> לוקה ואינו משלח, </w:t>
      </w:r>
    </w:p>
    <w:p w14:paraId="46B76611" w14:textId="06264C69" w:rsidR="00BD6C4F" w:rsidRDefault="00BD6C4F" w:rsidP="00BD6C4F">
      <w:pPr>
        <w:pStyle w:val="afff9"/>
        <w:rPr>
          <w:rtl/>
        </w:rPr>
      </w:pPr>
      <w:r>
        <w:rPr>
          <w:rFonts w:hint="cs"/>
          <w:rtl/>
        </w:rPr>
        <w:t xml:space="preserve">             </w:t>
      </w:r>
      <w:r w:rsidRPr="00C63571">
        <w:rPr>
          <w:rtl/>
        </w:rPr>
        <w:t>וחכ</w:t>
      </w:r>
      <w:r w:rsidR="00BF1CF6">
        <w:rPr>
          <w:rtl/>
        </w:rPr>
        <w:t>"</w:t>
      </w:r>
      <w:r>
        <w:rPr>
          <w:rFonts w:hint="cs"/>
          <w:rtl/>
        </w:rPr>
        <w:t>א</w:t>
      </w:r>
      <w:r w:rsidRPr="00C63571">
        <w:rPr>
          <w:rtl/>
        </w:rPr>
        <w:t xml:space="preserve">: משלח ואינו לוקה, </w:t>
      </w:r>
    </w:p>
    <w:p w14:paraId="04D369AE" w14:textId="77777777" w:rsidR="00BD6C4F" w:rsidRPr="00C63571" w:rsidRDefault="00BD6C4F" w:rsidP="00BD6C4F">
      <w:pPr>
        <w:pStyle w:val="afff9"/>
        <w:rPr>
          <w:rtl/>
        </w:rPr>
      </w:pPr>
      <w:r w:rsidRPr="00C63571">
        <w:rPr>
          <w:rtl/>
        </w:rPr>
        <w:t>זה הכלל: כל מצות לא תעשה שיש בה קום עשה - אין לוקין עליה.</w:t>
      </w:r>
    </w:p>
    <w:p w14:paraId="3D89E0F9" w14:textId="77777777" w:rsidR="0046556D" w:rsidRDefault="00BD6C4F" w:rsidP="00BD6C4F">
      <w:pPr>
        <w:jc w:val="center"/>
        <w:rPr>
          <w:rtl/>
        </w:rPr>
      </w:pPr>
      <w:r>
        <w:rPr>
          <w:rFonts w:ascii="BA חניכי הישיבות" w:hAnsi="BA חניכי הישיבות" w:cs="BA חניכי הישיבות"/>
          <w:rtl/>
        </w:rPr>
        <w:t>׻</w:t>
      </w:r>
    </w:p>
    <w:p w14:paraId="6D88831A" w14:textId="77777777" w:rsidR="0046556D" w:rsidRDefault="00BD6C4F" w:rsidP="00BD6C4F">
      <w:pPr>
        <w:rPr>
          <w:rtl/>
        </w:rPr>
      </w:pPr>
      <w:r w:rsidRPr="00C63571">
        <w:rPr>
          <w:rtl/>
        </w:rPr>
        <w:t>בעי רבי אבא בר ממל: טעמא דרבי יהודה משום דסבר לאו שניתק לעשה - לוקין עליו,</w:t>
      </w:r>
    </w:p>
    <w:p w14:paraId="291A63B3" w14:textId="77777777" w:rsidR="0046556D" w:rsidRDefault="00BD6C4F" w:rsidP="00BD6C4F">
      <w:pPr>
        <w:rPr>
          <w:rtl/>
        </w:rPr>
      </w:pPr>
      <w:r w:rsidRPr="005303E6">
        <w:rPr>
          <w:b/>
          <w:bCs/>
          <w:rtl/>
        </w:rPr>
        <w:t>או"ד</w:t>
      </w:r>
      <w:r>
        <w:rPr>
          <w:rtl/>
        </w:rPr>
        <w:t xml:space="preserve">: בעלמא סבר לאו שניתק לעשה </w:t>
      </w:r>
      <w:r w:rsidRPr="00C63571">
        <w:rPr>
          <w:rtl/>
        </w:rPr>
        <w:t xml:space="preserve">אין לוקין עליו, </w:t>
      </w:r>
    </w:p>
    <w:p w14:paraId="746F8930" w14:textId="77777777" w:rsidR="0046556D" w:rsidRDefault="00BD6C4F" w:rsidP="00BD6C4F">
      <w:pPr>
        <w:rPr>
          <w:rtl/>
        </w:rPr>
      </w:pPr>
      <w:r>
        <w:rPr>
          <w:rtl/>
        </w:rPr>
        <w:t>והכא היינו טעמא, משום ד</w:t>
      </w:r>
      <w:r w:rsidRPr="00C63571">
        <w:rPr>
          <w:rtl/>
        </w:rPr>
        <w:t xml:space="preserve">סבר שלח - מעיקרא משמע? </w:t>
      </w:r>
    </w:p>
    <w:p w14:paraId="75EEFB5B" w14:textId="77777777" w:rsidR="0046556D" w:rsidRDefault="00BD6C4F" w:rsidP="00BD6C4F">
      <w:pPr>
        <w:rPr>
          <w:rtl/>
        </w:rPr>
      </w:pPr>
      <w:r>
        <w:rPr>
          <w:rtl/>
        </w:rPr>
        <w:t>ת"ש</w:t>
      </w:r>
      <w:r>
        <w:rPr>
          <w:rtl/>
        </w:rPr>
        <w:t xml:space="preserve">: גנב וגזלן ישנן בכלל מלקות - דברי </w:t>
      </w:r>
      <w:r>
        <w:rPr>
          <w:rStyle w:val="2fb"/>
          <w:rtl/>
          <w:rPrChange w:id="14010" w:author="מנוע אמוראים" w:date="2026-10-05T16:40:54Z">
            <w:rPr>
              <w:rtl/>
            </w:rPr>
          </w:rPrChange>
        </w:rPr>
        <w:t xml:space="preserve">ר</w:t>
      </w:r>
      <w:r>
        <w:rPr>
          <w:rStyle w:val="2fb"/>
          <w:rtl/>
          <w:rPrChange w:id="14011" w:author="מנוע אמוראים" w:date="2026-10-05T16:40:54Z">
            <w:rPr>
              <w:rtl/>
            </w:rPr>
          </w:rPrChange>
        </w:rPr>
        <w:t xml:space="preserve">"</w:t>
      </w:r>
      <w:r>
        <w:rPr>
          <w:rStyle w:val="2fb"/>
          <w:rFonts w:hint="cs"/>
          <w:rtl/>
          <w:rPrChange w:id="14012" w:author="מנוע אמוראים" w:date="2026-10-05T16:40:54Z">
            <w:rPr>
              <w:rFonts w:hint="cs"/>
              <w:rtl/>
            </w:rPr>
          </w:rPrChange>
        </w:rPr>
        <w:t xml:space="preserve">י</w:t>
      </w:r>
      <w:r>
        <w:rPr>
          <w:rFonts w:hint="cs"/>
          <w:rtl/>
        </w:rPr>
        <w:t xml:space="preserve"> </w:t>
      </w:r>
      <w:r w:rsidRPr="00C63571">
        <w:rPr>
          <w:rtl/>
        </w:rPr>
        <w:t xml:space="preserve">והא הכא, דלאו שניתק לעשה הוא, </w:t>
      </w:r>
    </w:p>
    <w:p w14:paraId="6C2DDB40" w14:textId="77777777" w:rsidR="0046556D" w:rsidRDefault="00BD6C4F" w:rsidP="00BD6C4F">
      <w:pPr>
        <w:rPr>
          <w:rtl/>
        </w:rPr>
      </w:pPr>
      <w:r w:rsidRPr="0046594B">
        <w:rPr>
          <w:rStyle w:val="afffff0"/>
          <w:rFonts w:hint="cs"/>
          <w:rtl/>
        </w:rPr>
        <w:t>ד'</w:t>
      </w:r>
      <w:r w:rsidRPr="0046594B">
        <w:rPr>
          <w:rStyle w:val="afffff0"/>
          <w:rtl/>
        </w:rPr>
        <w:t>לא תגזול והשיב את הגזלה</w:t>
      </w:r>
      <w:r w:rsidRPr="0046594B">
        <w:rPr>
          <w:rStyle w:val="afffff0"/>
          <w:rFonts w:hint="cs"/>
          <w:rtl/>
        </w:rPr>
        <w:t>'</w:t>
      </w:r>
      <w:r w:rsidRPr="0046594B">
        <w:rPr>
          <w:rStyle w:val="afffff0"/>
          <w:rtl/>
        </w:rPr>
        <w:t>,</w:t>
      </w:r>
      <w:r w:rsidRPr="00C63571">
        <w:rPr>
          <w:rtl/>
        </w:rPr>
        <w:t xml:space="preserve"> </w:t>
      </w:r>
      <w:r>
        <w:rPr>
          <w:rFonts w:hint="cs"/>
          <w:rtl/>
        </w:rPr>
        <w:t>ש</w:t>
      </w:r>
      <w:r w:rsidR="00BF1CF6">
        <w:rPr>
          <w:rtl/>
        </w:rPr>
        <w:t>"</w:t>
      </w:r>
      <w:r>
        <w:rPr>
          <w:rFonts w:hint="cs"/>
          <w:rtl/>
        </w:rPr>
        <w:t>מ</w:t>
      </w:r>
      <w:r>
        <w:rPr>
          <w:rtl/>
        </w:rPr>
        <w:t xml:space="preserve">: טעמא </w:t>
      </w:r>
      <w:r>
        <w:rPr>
          <w:rStyle w:val="2fb"/>
          <w:rtl/>
          <w:rPrChange w:id="14013" w:author="מנוע אמוראים" w:date="2026-10-05T16:40:54Z">
            <w:rPr>
              <w:rtl/>
            </w:rPr>
          </w:rPrChange>
        </w:rPr>
        <w:t xml:space="preserve">דר</w:t>
      </w:r>
      <w:r>
        <w:rPr>
          <w:rStyle w:val="2fb"/>
          <w:rtl/>
          <w:rPrChange w:id="14014" w:author="מנוע אמוראים" w:date="2026-10-05T16:40:54Z">
            <w:rPr>
              <w:rtl/>
            </w:rPr>
          </w:rPrChange>
        </w:rPr>
        <w:t xml:space="preserve">"</w:t>
      </w:r>
      <w:r>
        <w:rPr>
          <w:rStyle w:val="2fb"/>
          <w:rFonts w:hint="cs"/>
          <w:rtl/>
          <w:rPrChange w:id="14015" w:author="מנוע אמוראים" w:date="2026-10-05T16:40:54Z">
            <w:rPr>
              <w:rFonts w:hint="cs"/>
              <w:rtl/>
            </w:rPr>
          </w:rPrChange>
        </w:rPr>
        <w:t xml:space="preserve">י</w:t>
      </w:r>
      <w:r>
        <w:rPr>
          <w:rFonts w:hint="cs"/>
          <w:rtl/>
        </w:rPr>
        <w:t xml:space="preserve"> מש</w:t>
      </w:r>
      <w:r w:rsidRPr="00C63571">
        <w:rPr>
          <w:rtl/>
        </w:rPr>
        <w:t>ום דקסבר לאו שניתק לעשה לוקין עליו!</w:t>
      </w:r>
    </w:p>
    <w:p w14:paraId="36411692" w14:textId="77777777" w:rsidR="00BD6C4F" w:rsidRDefault="00BD6C4F" w:rsidP="00F07436">
      <w:pPr>
        <w:pStyle w:val="afff3"/>
        <w:framePr w:wrap="around"/>
        <w:rPr>
          <w:rtl/>
        </w:rPr>
      </w:pPr>
      <w:r>
        <w:rPr>
          <w:rFonts w:hint="cs"/>
          <w:rtl/>
        </w:rPr>
        <w:t>קמא:</w:t>
      </w:r>
    </w:p>
    <w:p w14:paraId="7A0B9D4D" w14:textId="77777777" w:rsidR="0046556D" w:rsidRDefault="00BD6C4F" w:rsidP="00BD6C4F">
      <w:pPr>
        <w:rPr>
          <w:rtl/>
        </w:rPr>
      </w:pPr>
      <w:r w:rsidRPr="00C63571">
        <w:rPr>
          <w:rtl/>
        </w:rPr>
        <w:t xml:space="preserve">א"ל ר' זירא: לאו אמינא לכו כל מתניתא דלא תניא בי </w:t>
      </w:r>
      <w:r>
        <w:rPr>
          <w:rFonts w:hint="cs"/>
          <w:rtl/>
        </w:rPr>
        <w:t xml:space="preserve">אצל </w:t>
      </w:r>
      <w:r>
        <w:rPr>
          <w:rStyle w:val="2fb"/>
          <w:rFonts w:hint="cs"/>
          <w:rtl/>
          <w:rPrChange w:id="14016" w:author="מנוע אמוראים" w:date="2026-10-05T16:40:54Z">
            <w:rPr>
              <w:rFonts w:hint="cs"/>
              <w:rtl/>
            </w:rPr>
          </w:rPrChange>
        </w:rPr>
        <w:t xml:space="preserve">ר</w:t>
      </w:r>
      <w:r>
        <w:rPr>
          <w:rStyle w:val="2fb"/>
          <w:rtl/>
          <w:rPrChange w:id="14017" w:author="מנוע אמוראים" w:date="2026-10-05T16:40:54Z">
            <w:rPr>
              <w:rtl/>
            </w:rPr>
          </w:rPrChange>
        </w:rPr>
        <w:t xml:space="preserve">"</w:t>
      </w:r>
      <w:r>
        <w:rPr>
          <w:rStyle w:val="2fb"/>
          <w:rFonts w:hint="cs"/>
          <w:rtl/>
          <w:rPrChange w:id="14018" w:author="מנוע אמוראים" w:date="2026-10-05T16:40:54Z">
            <w:rPr>
              <w:rFonts w:hint="cs"/>
              <w:rtl/>
            </w:rPr>
          </w:rPrChange>
        </w:rPr>
        <w:t xml:space="preserve">ח</w:t>
      </w:r>
      <w:r>
        <w:rPr>
          <w:rFonts w:hint="cs"/>
          <w:rtl/>
        </w:rPr>
        <w:t xml:space="preserve"> </w:t>
      </w:r>
      <w:r>
        <w:rPr>
          <w:rStyle w:val="2fb"/>
          <w:rFonts w:hint="cs"/>
          <w:rtl/>
          <w:rPrChange w:id="14019" w:author="מנוע אמוראים" w:date="2026-10-05T16:40:54Z">
            <w:rPr>
              <w:rFonts w:hint="cs"/>
              <w:rtl/>
            </w:rPr>
          </w:rPrChange>
        </w:rPr>
        <w:t xml:space="preserve">ור</w:t>
      </w:r>
      <w:r>
        <w:rPr>
          <w:rStyle w:val="2fb"/>
          <w:rtl/>
          <w:rPrChange w:id="14020" w:author="מנוע אמוראים" w:date="2026-10-05T16:40:54Z">
            <w:rPr>
              <w:rtl/>
            </w:rPr>
          </w:rPrChange>
        </w:rPr>
        <w:t xml:space="preserve">"</w:t>
      </w:r>
      <w:r>
        <w:rPr>
          <w:rStyle w:val="2fb"/>
          <w:rFonts w:hint="cs"/>
          <w:rtl/>
          <w:rPrChange w:id="14021" w:author="מנוע אמוראים" w:date="2026-10-05T16:40:54Z">
            <w:rPr>
              <w:rFonts w:hint="cs"/>
              <w:rtl/>
            </w:rPr>
          </w:rPrChange>
        </w:rPr>
        <w:t xml:space="preserve">או</w:t>
      </w:r>
      <w:r>
        <w:rPr>
          <w:rFonts w:hint="cs"/>
          <w:rtl/>
        </w:rPr>
        <w:t xml:space="preserve"> </w:t>
      </w:r>
      <w:r w:rsidRPr="00C63571">
        <w:rPr>
          <w:rtl/>
        </w:rPr>
        <w:t>משבשתא היא, ולא תותבו מינה בי מדרשא, דלמא: אינה בכלל מלקות ארבעים תניא;</w:t>
      </w:r>
    </w:p>
    <w:p w14:paraId="2A9E9101" w14:textId="77777777" w:rsidR="0046556D" w:rsidRDefault="00BD6C4F" w:rsidP="00BD6C4F">
      <w:pPr>
        <w:rPr>
          <w:rtl/>
        </w:rPr>
      </w:pPr>
      <w:r w:rsidRPr="005C4ADC">
        <w:rPr>
          <w:rFonts w:ascii="BA Franknatan Regular" w:hAnsi="BA Franknatan Regular" w:cs="BA Franknatan Regular"/>
          <w:b/>
          <w:bCs/>
          <w:rtl/>
        </w:rPr>
        <w:lastRenderedPageBreak/>
        <w:t xml:space="preserve">• </w:t>
      </w:r>
      <w:r w:rsidRPr="00C63571">
        <w:rPr>
          <w:rtl/>
        </w:rPr>
        <w:t>ת"ש, דתני ר' אושעיא ור' חייא:</w:t>
      </w:r>
      <w:r w:rsidRPr="00D36D2D">
        <w:rPr>
          <w:rStyle w:val="afffff0"/>
          <w:rtl/>
        </w:rPr>
        <w:t xml:space="preserve"> </w:t>
      </w:r>
      <w:r w:rsidRPr="00D36D2D">
        <w:rPr>
          <w:rStyle w:val="afffff0"/>
          <w:rFonts w:hint="cs"/>
          <w:rtl/>
        </w:rPr>
        <w:t>'</w:t>
      </w:r>
      <w:r w:rsidRPr="00D36D2D">
        <w:rPr>
          <w:rStyle w:val="afffff0"/>
          <w:rtl/>
        </w:rPr>
        <w:t>לא תשוב</w:t>
      </w:r>
      <w:r w:rsidRPr="00D36D2D">
        <w:rPr>
          <w:rStyle w:val="afffff0"/>
          <w:rFonts w:hint="cs"/>
          <w:rtl/>
        </w:rPr>
        <w:t>'</w:t>
      </w:r>
      <w:r w:rsidRPr="00D36D2D">
        <w:rPr>
          <w:rStyle w:val="afffff0"/>
          <w:rtl/>
        </w:rPr>
        <w:t xml:space="preserve"> </w:t>
      </w:r>
      <w:r w:rsidRPr="00C63571">
        <w:rPr>
          <w:rtl/>
        </w:rPr>
        <w:t>- ושב,</w:t>
      </w:r>
      <w:r w:rsidRPr="00A71A5E">
        <w:rPr>
          <w:rStyle w:val="afffff0"/>
          <w:rtl/>
        </w:rPr>
        <w:t xml:space="preserve"> </w:t>
      </w:r>
      <w:r w:rsidRPr="00A71A5E">
        <w:rPr>
          <w:rStyle w:val="afffff0"/>
          <w:rFonts w:hint="cs"/>
          <w:rtl/>
        </w:rPr>
        <w:t>'</w:t>
      </w:r>
      <w:r w:rsidRPr="00A71A5E">
        <w:rPr>
          <w:rStyle w:val="afffff0"/>
          <w:rtl/>
        </w:rPr>
        <w:t>לא תכלה</w:t>
      </w:r>
      <w:r w:rsidRPr="00A71A5E">
        <w:rPr>
          <w:rStyle w:val="afffff0"/>
          <w:rFonts w:hint="cs"/>
          <w:rtl/>
        </w:rPr>
        <w:t>'</w:t>
      </w:r>
      <w:r w:rsidRPr="00A71A5E">
        <w:rPr>
          <w:rStyle w:val="afffff0"/>
          <w:rtl/>
        </w:rPr>
        <w:t xml:space="preserve"> </w:t>
      </w:r>
      <w:r w:rsidRPr="00C63571">
        <w:rPr>
          <w:rtl/>
        </w:rPr>
        <w:t xml:space="preserve">- וכלה, </w:t>
      </w:r>
    </w:p>
    <w:p w14:paraId="202D9AEC" w14:textId="77777777" w:rsidR="0046556D" w:rsidRDefault="00BD6C4F" w:rsidP="00BD6C4F">
      <w:pPr>
        <w:rPr>
          <w:rtl/>
        </w:rPr>
      </w:pPr>
      <w:r>
        <w:rPr>
          <w:rStyle w:val="2fb"/>
          <w:rFonts w:hint="cs"/>
          <w:rtl/>
          <w:rPrChange w:id="14022" w:author="מנוע אמוראים" w:date="2026-10-05T16:40:54Z">
            <w:rPr>
              <w:rFonts w:hint="cs"/>
              <w:rtl/>
            </w:rPr>
          </w:rPrChange>
        </w:rPr>
        <w:t xml:space="preserve">לר</w:t>
      </w:r>
      <w:r>
        <w:rPr>
          <w:rStyle w:val="2fb"/>
          <w:rtl/>
          <w:rPrChange w:id="14023" w:author="מנוע אמוראים" w:date="2026-10-05T16:40:54Z">
            <w:rPr>
              <w:rtl/>
            </w:rPr>
          </w:rPrChange>
        </w:rPr>
        <w:t xml:space="preserve">"</w:t>
      </w:r>
      <w:r>
        <w:rPr>
          <w:rStyle w:val="2fb"/>
          <w:rFonts w:hint="cs"/>
          <w:rtl/>
          <w:rPrChange w:id="14024" w:author="מנוע אמוראים" w:date="2026-10-05T16:40:54Z">
            <w:rPr>
              <w:rFonts w:hint="cs"/>
              <w:rtl/>
            </w:rPr>
          </w:rPrChange>
        </w:rPr>
        <w:t xml:space="preserve">י</w:t>
      </w:r>
      <w:r>
        <w:rPr>
          <w:rFonts w:hint="cs"/>
          <w:rtl/>
        </w:rPr>
        <w:t xml:space="preserve">: </w:t>
      </w:r>
      <w:r w:rsidRPr="00C63571">
        <w:rPr>
          <w:rtl/>
        </w:rPr>
        <w:t>ישנן בכלל מלקות ארבעים</w:t>
      </w:r>
      <w:r>
        <w:rPr>
          <w:rFonts w:hint="cs"/>
          <w:rtl/>
        </w:rPr>
        <w:t xml:space="preserve"> ש</w:t>
      </w:r>
      <w:r w:rsidR="00BF1CF6">
        <w:rPr>
          <w:rtl/>
        </w:rPr>
        <w:t>"</w:t>
      </w:r>
      <w:r>
        <w:rPr>
          <w:rFonts w:hint="cs"/>
          <w:rtl/>
        </w:rPr>
        <w:t>מ</w:t>
      </w:r>
      <w:r>
        <w:rPr>
          <w:rtl/>
        </w:rPr>
        <w:t xml:space="preserve">: טעמיה </w:t>
      </w:r>
      <w:r>
        <w:rPr>
          <w:rStyle w:val="2fb"/>
          <w:rtl/>
          <w:rPrChange w:id="14025" w:author="מנוע אמוראים" w:date="2026-10-05T16:40:54Z">
            <w:rPr>
              <w:rtl/>
            </w:rPr>
          </w:rPrChange>
        </w:rPr>
        <w:t xml:space="preserve">דר</w:t>
      </w:r>
      <w:r>
        <w:rPr>
          <w:rStyle w:val="2fb"/>
          <w:rFonts w:hint="cs"/>
          <w:rtl/>
          <w:rPrChange w:id="14026" w:author="מנוע אמוראים" w:date="2026-10-05T16:40:54Z">
            <w:rPr>
              <w:rFonts w:hint="cs"/>
              <w:rtl/>
            </w:rPr>
          </w:rPrChange>
        </w:rPr>
        <w:t xml:space="preserve">"י</w:t>
      </w:r>
      <w:r w:rsidRPr="00C63571">
        <w:rPr>
          <w:rtl/>
        </w:rPr>
        <w:t xml:space="preserve"> משום דקסבר לאו שניתק לעשה - לוקין עליו!</w:t>
      </w:r>
    </w:p>
    <w:p w14:paraId="109D151F" w14:textId="77777777" w:rsidR="0046556D" w:rsidRDefault="00BD6C4F" w:rsidP="00BD6C4F">
      <w:pPr>
        <w:rPr>
          <w:rtl/>
        </w:rPr>
      </w:pPr>
      <w:r w:rsidRPr="00C63571">
        <w:rPr>
          <w:rtl/>
        </w:rPr>
        <w:t>דלמא: התם היינו טעם דקסבר</w:t>
      </w:r>
      <w:r w:rsidRPr="00A71A5E">
        <w:rPr>
          <w:rStyle w:val="afffff0"/>
          <w:rtl/>
        </w:rPr>
        <w:t xml:space="preserve"> </w:t>
      </w:r>
      <w:r w:rsidRPr="00A71A5E">
        <w:rPr>
          <w:rStyle w:val="afffff0"/>
          <w:rFonts w:hint="cs"/>
          <w:rtl/>
        </w:rPr>
        <w:t>'</w:t>
      </w:r>
      <w:r w:rsidRPr="00A71A5E">
        <w:rPr>
          <w:rStyle w:val="afffff0"/>
          <w:rtl/>
        </w:rPr>
        <w:t>תעזוב</w:t>
      </w:r>
      <w:r w:rsidRPr="00A71A5E">
        <w:rPr>
          <w:rStyle w:val="afffff0"/>
          <w:rFonts w:hint="cs"/>
          <w:rtl/>
        </w:rPr>
        <w:t>'</w:t>
      </w:r>
      <w:r w:rsidRPr="00A71A5E">
        <w:rPr>
          <w:rStyle w:val="afffff0"/>
          <w:rtl/>
        </w:rPr>
        <w:t xml:space="preserve"> </w:t>
      </w:r>
      <w:r w:rsidRPr="00C63571">
        <w:rPr>
          <w:rtl/>
        </w:rPr>
        <w:t xml:space="preserve">- מעיקרא משמע? </w:t>
      </w:r>
    </w:p>
    <w:p w14:paraId="75400161" w14:textId="77777777" w:rsidR="0046556D" w:rsidRDefault="00BD6C4F" w:rsidP="00BD6C4F">
      <w:pPr>
        <w:rPr>
          <w:rtl/>
        </w:rPr>
      </w:pPr>
      <w:r w:rsidRPr="00C63571">
        <w:rPr>
          <w:rtl/>
        </w:rPr>
        <w:t>א"ל רבינא לרב אשי,</w:t>
      </w:r>
      <w:r w:rsidRPr="00A71A5E">
        <w:rPr>
          <w:rStyle w:val="afffff0"/>
          <w:rtl/>
        </w:rPr>
        <w:t xml:space="preserve"> </w:t>
      </w:r>
      <w:r w:rsidRPr="00A71A5E">
        <w:rPr>
          <w:rStyle w:val="afffff0"/>
          <w:rFonts w:hint="cs"/>
          <w:rtl/>
        </w:rPr>
        <w:t>'</w:t>
      </w:r>
      <w:r w:rsidRPr="00A71A5E">
        <w:rPr>
          <w:rStyle w:val="afffff0"/>
          <w:rtl/>
        </w:rPr>
        <w:t xml:space="preserve">לא תותירו ממנו עד בקר וגו' </w:t>
      </w:r>
      <w:r>
        <w:rPr>
          <w:rFonts w:hint="cs"/>
          <w:rtl/>
        </w:rPr>
        <w:t>'</w:t>
      </w:r>
      <w:r w:rsidRPr="00C63571">
        <w:rPr>
          <w:rtl/>
        </w:rPr>
        <w:t>באש תשרופו</w:t>
      </w:r>
      <w:r>
        <w:rPr>
          <w:rFonts w:hint="cs"/>
          <w:rtl/>
        </w:rPr>
        <w:t>'</w:t>
      </w:r>
      <w:r w:rsidRPr="00C63571">
        <w:rPr>
          <w:rtl/>
        </w:rPr>
        <w:t xml:space="preserve"> </w:t>
      </w:r>
      <w:r>
        <w:rPr>
          <w:rStyle w:val="2fb"/>
          <w:rFonts w:hint="cs"/>
          <w:rtl/>
          <w:rPrChange w:id="14027" w:author="מנוע אמוראים" w:date="2026-10-05T16:40:54Z">
            <w:rPr>
              <w:rFonts w:hint="cs"/>
              <w:rtl/>
            </w:rPr>
          </w:rPrChange>
        </w:rPr>
        <w:t xml:space="preserve">לר</w:t>
      </w:r>
      <w:r>
        <w:rPr>
          <w:rStyle w:val="2fb"/>
          <w:rtl/>
          <w:rPrChange w:id="14028" w:author="מנוע אמוראים" w:date="2026-10-05T16:40:54Z">
            <w:rPr>
              <w:rtl/>
            </w:rPr>
          </w:rPrChange>
        </w:rPr>
        <w:t xml:space="preserve">"</w:t>
      </w:r>
      <w:r>
        <w:rPr>
          <w:rStyle w:val="2fb"/>
          <w:rFonts w:hint="cs"/>
          <w:rtl/>
          <w:rPrChange w:id="14029" w:author="מנוע אמוראים" w:date="2026-10-05T16:40:54Z">
            <w:rPr>
              <w:rFonts w:hint="cs"/>
              <w:rtl/>
            </w:rPr>
          </w:rPrChange>
        </w:rPr>
        <w:t xml:space="preserve">י</w:t>
      </w:r>
      <w:r>
        <w:rPr>
          <w:rStyle w:val="2fb"/>
          <w:rtl/>
          <w:rPrChange w:id="14030" w:author="מנוע אמוראים" w:date="2026-10-05T16:40:54Z">
            <w:rPr>
              <w:rtl/>
            </w:rPr>
          </w:rPrChange>
        </w:rPr>
        <w:t xml:space="preserve">בא</w:t>
      </w:r>
      <w:r>
        <w:rPr>
          <w:rtl/>
        </w:rPr>
        <w:t xml:space="preserve"> הכתוב ליתן עשה אחר לא תעשה, לומר לך שאין לוקין עליו </w:t>
      </w:r>
    </w:p>
    <w:p w14:paraId="3381CC24" w14:textId="064E0FF8" w:rsidR="0046556D" w:rsidRDefault="00BD6C4F" w:rsidP="00BD6C4F">
      <w:pPr>
        <w:rPr>
          <w:rtl/>
        </w:rPr>
      </w:pPr>
      <w:r w:rsidRPr="00C63571">
        <w:rPr>
          <w:rtl/>
        </w:rPr>
        <w:t>ש"מ: טעמא דר' יהודה משום דקסבר שלח - מעיקרא משמע ש"מ;</w:t>
      </w:r>
    </w:p>
    <w:p w14:paraId="15815C1E" w14:textId="7BC75CEE" w:rsidR="0046556D" w:rsidRDefault="00BD6C4F" w:rsidP="00BD6C4F">
      <w:pPr>
        <w:rPr>
          <w:rtl/>
        </w:rPr>
      </w:pPr>
      <w:r>
        <w:rPr>
          <w:rtl/>
        </w:rPr>
        <w:t xml:space="preserve">א"ל </w:t>
      </w:r>
      <w:r>
        <w:rPr>
          <w:rStyle w:val="2fb"/>
          <w:rtl/>
          <w:rPrChange w:id="14031" w:author="מנוע אמוראים" w:date="2026-10-05T16:40:54Z">
            <w:rPr>
              <w:rtl/>
            </w:rPr>
          </w:rPrChange>
        </w:rPr>
        <w:t xml:space="preserve">ר</w:t>
      </w:r>
      <w:r>
        <w:rPr>
          <w:rStyle w:val="2fb"/>
          <w:rtl/>
          <w:rPrChange w:id="14032" w:author="מנוע אמוראים" w:date="2026-10-05T16:40:54Z">
            <w:rPr>
              <w:rtl/>
            </w:rPr>
          </w:rPrChange>
        </w:rPr>
        <w:t xml:space="preserve">"</w:t>
      </w:r>
      <w:r>
        <w:rPr>
          <w:rStyle w:val="2fb"/>
          <w:rFonts w:hint="cs"/>
          <w:rtl/>
          <w:rPrChange w:id="14033" w:author="מנוע אמוראים" w:date="2026-10-05T16:40:54Z">
            <w:rPr>
              <w:rFonts w:hint="cs"/>
              <w:rtl/>
            </w:rPr>
          </w:rPrChange>
        </w:rPr>
        <w:t xml:space="preserve">א</w:t>
      </w:r>
      <w:r>
        <w:rPr>
          <w:rFonts w:hint="cs"/>
          <w:rtl/>
        </w:rPr>
        <w:t xml:space="preserve"> </w:t>
      </w:r>
      <w:r>
        <w:rPr>
          <w:rStyle w:val="2fb"/>
          <w:rFonts w:hint="cs"/>
          <w:rtl/>
          <w:rPrChange w:id="14034" w:author="מנוע אמוראים" w:date="2026-10-05T16:40:54Z">
            <w:rPr>
              <w:rFonts w:hint="cs"/>
              <w:rtl/>
            </w:rPr>
          </w:rPrChange>
        </w:rPr>
        <w:t xml:space="preserve">לר</w:t>
      </w:r>
      <w:r>
        <w:rPr>
          <w:rStyle w:val="2fb"/>
          <w:rtl/>
          <w:rPrChange w:id="14035" w:author="מנוע אמוראים" w:date="2026-10-05T16:40:54Z">
            <w:rPr>
              <w:rtl/>
            </w:rPr>
          </w:rPrChange>
        </w:rPr>
        <w:t xml:space="preserve">"</w:t>
      </w:r>
      <w:r>
        <w:rPr>
          <w:rStyle w:val="2fb"/>
          <w:rFonts w:hint="cs"/>
          <w:rtl/>
          <w:rPrChange w:id="14036" w:author="מנוע אמוראים" w:date="2026-10-05T16:40:54Z">
            <w:rPr>
              <w:rFonts w:hint="cs"/>
              <w:rtl/>
            </w:rPr>
          </w:rPrChange>
        </w:rPr>
        <w:t xml:space="preserve">א</w:t>
      </w:r>
      <w:r w:rsidRPr="00C63571">
        <w:rPr>
          <w:rtl/>
        </w:rPr>
        <w:t xml:space="preserve">: מתני' נמי דיקא, דקתני הנוטל אם על הבנים, </w:t>
      </w:r>
      <w:r>
        <w:rPr>
          <w:rStyle w:val="2fb"/>
          <w:rFonts w:hint="cs"/>
          <w:rtl/>
          <w:rPrChange w:id="14037" w:author="מנוע אמוראים" w:date="2026-10-05T16:40:54Z">
            <w:rPr>
              <w:rFonts w:hint="cs"/>
              <w:rtl/>
            </w:rPr>
          </w:rPrChange>
        </w:rPr>
        <w:t xml:space="preserve">לר</w:t>
      </w:r>
      <w:r>
        <w:rPr>
          <w:rStyle w:val="2fb"/>
          <w:rtl/>
          <w:rPrChange w:id="14038" w:author="מנוע אמוראים" w:date="2026-10-05T16:40:54Z">
            <w:rPr>
              <w:rtl/>
            </w:rPr>
          </w:rPrChange>
        </w:rPr>
        <w:t xml:space="preserve">"</w:t>
      </w:r>
      <w:r>
        <w:rPr>
          <w:rStyle w:val="2fb"/>
          <w:rFonts w:hint="cs"/>
          <w:rtl/>
          <w:rPrChange w:id="14039" w:author="מנוע אמוראים" w:date="2026-10-05T16:40:54Z">
            <w:rPr>
              <w:rFonts w:hint="cs"/>
              <w:rtl/>
            </w:rPr>
          </w:rPrChange>
        </w:rPr>
        <w:t xml:space="preserve">י</w:t>
      </w:r>
      <w:r w:rsidRPr="00C63571">
        <w:rPr>
          <w:rtl/>
        </w:rPr>
        <w:t xml:space="preserve">: לוקה ואין משלח, </w:t>
      </w:r>
    </w:p>
    <w:p w14:paraId="1EB7B8FA" w14:textId="2A450D60" w:rsidR="0046556D" w:rsidRDefault="00BD6C4F" w:rsidP="00BD6C4F">
      <w:pPr>
        <w:rPr>
          <w:rtl/>
        </w:rPr>
      </w:pPr>
      <w:r>
        <w:rPr>
          <w:rtl/>
        </w:rPr>
        <w:t xml:space="preserve">ואי טעמא </w:t>
      </w:r>
      <w:r>
        <w:rPr>
          <w:rStyle w:val="2fb"/>
          <w:rtl/>
          <w:rPrChange w:id="14040" w:author="מנוע אמוראים" w:date="2026-10-05T16:40:54Z">
            <w:rPr>
              <w:rtl/>
            </w:rPr>
          </w:rPrChange>
        </w:rPr>
        <w:t xml:space="preserve">דר</w:t>
      </w:r>
      <w:r>
        <w:rPr>
          <w:rStyle w:val="2fb"/>
          <w:rtl/>
          <w:rPrChange w:id="14041" w:author="מנוע אמוראים" w:date="2026-10-05T16:40:54Z">
            <w:rPr>
              <w:rtl/>
            </w:rPr>
          </w:rPrChange>
        </w:rPr>
        <w:t xml:space="preserve">"</w:t>
      </w:r>
      <w:r>
        <w:rPr>
          <w:rStyle w:val="2fb"/>
          <w:rFonts w:hint="cs"/>
          <w:rtl/>
          <w:rPrChange w:id="14042" w:author="מנוע אמוראים" w:date="2026-10-05T16:40:54Z">
            <w:rPr>
              <w:rFonts w:hint="cs"/>
              <w:rtl/>
            </w:rPr>
          </w:rPrChange>
        </w:rPr>
        <w:t xml:space="preserve">י</w:t>
      </w:r>
      <w:r w:rsidRPr="00C63571">
        <w:rPr>
          <w:rtl/>
        </w:rPr>
        <w:t xml:space="preserve"> לאו שניתק לעשה לוקין עליו, לוקה ומשלח מבעי ליה!</w:t>
      </w:r>
    </w:p>
    <w:p w14:paraId="09400CA4" w14:textId="77777777" w:rsidR="0046556D" w:rsidRDefault="00BD6C4F" w:rsidP="00BD6C4F">
      <w:pPr>
        <w:rPr>
          <w:rtl/>
        </w:rPr>
      </w:pPr>
      <w:r>
        <w:rPr>
          <w:rtl/>
        </w:rPr>
        <w:t>ודלמא ה</w:t>
      </w:r>
      <w:r w:rsidR="00BF1CF6">
        <w:rPr>
          <w:rtl/>
        </w:rPr>
        <w:t>"</w:t>
      </w:r>
      <w:r>
        <w:rPr>
          <w:rFonts w:hint="cs"/>
          <w:rtl/>
        </w:rPr>
        <w:t>ק</w:t>
      </w:r>
      <w:r w:rsidRPr="00C63571">
        <w:rPr>
          <w:rtl/>
        </w:rPr>
        <w:t xml:space="preserve"> במתני': אין נפטר - עד דמלקין ליה.</w:t>
      </w:r>
    </w:p>
    <w:p w14:paraId="79319D6E" w14:textId="77777777" w:rsidR="0046556D" w:rsidRDefault="00BD6C4F" w:rsidP="00BD6C4F">
      <w:pPr>
        <w:rPr>
          <w:rtl/>
        </w:rPr>
      </w:pPr>
      <w:r w:rsidRPr="00821424">
        <w:rPr>
          <w:b/>
          <w:bCs/>
          <w:rtl/>
        </w:rPr>
        <w:t>עד כמה משלחה?</w:t>
      </w:r>
      <w:r w:rsidRPr="00C63571">
        <w:rPr>
          <w:rtl/>
        </w:rPr>
        <w:t xml:space="preserve"> </w:t>
      </w:r>
      <w:r>
        <w:rPr>
          <w:rFonts w:hint="cs"/>
          <w:rtl/>
        </w:rPr>
        <w:t xml:space="preserve"> - </w:t>
      </w:r>
      <w:r>
        <w:rPr>
          <w:rStyle w:val="2fb"/>
          <w:rFonts w:hint="cs"/>
          <w:rtl/>
          <w:rPrChange w:id="14043" w:author="מנוע אמוראים" w:date="2026-10-05T16:40:54Z">
            <w:rPr>
              <w:rFonts w:hint="cs"/>
              <w:rtl/>
            </w:rPr>
          </w:rPrChange>
        </w:rPr>
        <w:t xml:space="preserve">אר</w:t>
      </w:r>
      <w:r>
        <w:rPr>
          <w:rStyle w:val="2fb"/>
          <w:rtl/>
          <w:rPrChange w:id="14044" w:author="מנוע אמוראים" w:date="2026-10-05T16:40:54Z">
            <w:rPr>
              <w:rtl/>
            </w:rPr>
          </w:rPrChange>
        </w:rPr>
        <w:t xml:space="preserve">"</w:t>
      </w:r>
      <w:r>
        <w:rPr>
          <w:rStyle w:val="2fb"/>
          <w:rFonts w:hint="cs"/>
          <w:rtl/>
          <w:rPrChange w:id="14045" w:author="מנוע אמוראים" w:date="2026-10-05T16:40:54Z">
            <w:rPr>
              <w:rFonts w:hint="cs"/>
              <w:rtl/>
            </w:rPr>
          </w:rPrChange>
        </w:rPr>
        <w:t xml:space="preserve">י</w:t>
      </w:r>
      <w:r>
        <w:rPr>
          <w:rFonts w:hint="cs"/>
          <w:rtl/>
        </w:rPr>
        <w:t xml:space="preserve">:</w:t>
      </w:r>
      <w:r w:rsidRPr="00C63571">
        <w:rPr>
          <w:rtl/>
        </w:rPr>
        <w:t xml:space="preserve"> כדי שתצא מתחת ידו.</w:t>
      </w:r>
    </w:p>
    <w:p w14:paraId="7F718B74" w14:textId="77777777" w:rsidR="0046556D" w:rsidRDefault="00BD6C4F" w:rsidP="00BD6C4F">
      <w:pPr>
        <w:rPr>
          <w:rtl/>
        </w:rPr>
      </w:pPr>
      <w:r w:rsidRPr="00821424">
        <w:rPr>
          <w:b/>
          <w:bCs/>
          <w:rtl/>
        </w:rPr>
        <w:t>במה משלחה</w:t>
      </w:r>
      <w:r w:rsidRPr="00C63571">
        <w:rPr>
          <w:rtl/>
        </w:rPr>
        <w:t xml:space="preserve">? </w:t>
      </w:r>
      <w:r>
        <w:rPr>
          <w:rStyle w:val="2fb"/>
          <w:rFonts w:hint="cs"/>
          <w:rtl/>
          <w:rPrChange w:id="14046" w:author="מנוע אמוראים" w:date="2026-10-05T16:40:54Z">
            <w:rPr>
              <w:rFonts w:hint="cs"/>
              <w:rtl/>
            </w:rPr>
          </w:rPrChange>
        </w:rPr>
        <w:t xml:space="preserve">ר</w:t>
      </w:r>
      <w:r>
        <w:rPr>
          <w:rStyle w:val="2fb"/>
          <w:rtl/>
          <w:rPrChange w:id="14047" w:author="מנוע אמוראים" w:date="2026-10-05T16:40:54Z">
            <w:rPr>
              <w:rtl/>
            </w:rPr>
          </w:rPrChange>
        </w:rPr>
        <w:t xml:space="preserve">"</w:t>
      </w:r>
      <w:r>
        <w:rPr>
          <w:rStyle w:val="2fb"/>
          <w:rFonts w:hint="cs"/>
          <w:rtl/>
          <w:rPrChange w:id="14048" w:author="מנוע אמוראים" w:date="2026-10-05T16:40:54Z">
            <w:rPr>
              <w:rFonts w:hint="cs"/>
              <w:rtl/>
            </w:rPr>
          </w:rPrChange>
        </w:rPr>
        <w:t xml:space="preserve">ה</w:t>
      </w:r>
      <w:r w:rsidRPr="00C63571">
        <w:rPr>
          <w:rtl/>
        </w:rPr>
        <w:t xml:space="preserve">: </w:t>
      </w:r>
      <w:r>
        <w:rPr>
          <w:rFonts w:hint="cs"/>
          <w:rtl/>
        </w:rPr>
        <w:t xml:space="preserve">- </w:t>
      </w:r>
      <w:r w:rsidRPr="00C63571">
        <w:rPr>
          <w:rtl/>
        </w:rPr>
        <w:t xml:space="preserve">ברגליה, </w:t>
      </w:r>
      <w:r w:rsidRPr="0046594B">
        <w:rPr>
          <w:rStyle w:val="afffff0"/>
          <w:rFonts w:hint="cs"/>
          <w:rtl/>
        </w:rPr>
        <w:t>ד'</w:t>
      </w:r>
      <w:r w:rsidRPr="0046594B">
        <w:rPr>
          <w:rStyle w:val="afffff0"/>
          <w:rtl/>
        </w:rPr>
        <w:t>משלחי רגל השור והחמור</w:t>
      </w:r>
      <w:r w:rsidRPr="0046594B">
        <w:rPr>
          <w:rStyle w:val="afffff0"/>
          <w:rFonts w:hint="cs"/>
          <w:rtl/>
        </w:rPr>
        <w:t>'</w:t>
      </w:r>
      <w:r w:rsidRPr="0046594B">
        <w:rPr>
          <w:rStyle w:val="afffff0"/>
          <w:rtl/>
        </w:rPr>
        <w:t>,</w:t>
      </w:r>
      <w:r w:rsidRPr="00C63571">
        <w:rPr>
          <w:rtl/>
        </w:rPr>
        <w:t xml:space="preserve"> </w:t>
      </w:r>
    </w:p>
    <w:p w14:paraId="41FFE324" w14:textId="77777777" w:rsidR="0046556D" w:rsidRDefault="00BD6C4F" w:rsidP="00BD6C4F">
      <w:pPr>
        <w:rPr>
          <w:rtl/>
        </w:rPr>
      </w:pPr>
      <w:r w:rsidRPr="00C63571">
        <w:rPr>
          <w:rtl/>
        </w:rPr>
        <w:t>רב יהודה אמר באגפיה דהא כנפיה נינהו.</w:t>
      </w:r>
    </w:p>
    <w:p w14:paraId="10B9BB9D" w14:textId="77777777" w:rsidR="0046556D" w:rsidRDefault="0046556D" w:rsidP="00BD6C4F">
      <w:pPr>
        <w:rPr>
          <w:rtl/>
        </w:rPr>
      </w:pPr>
    </w:p>
    <w:p w14:paraId="405F4037"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 xml:space="preserve">ההוא </w:t>
      </w:r>
      <w:r>
        <w:rPr>
          <w:rFonts w:hint="cs"/>
          <w:rtl/>
        </w:rPr>
        <w:t>שקצץ לכנפה</w:t>
      </w:r>
      <w:r>
        <w:rPr>
          <w:rtl/>
        </w:rPr>
        <w:t xml:space="preserve">, ושלחה ואח"כ תפשה, נגדיה </w:t>
      </w:r>
      <w:r>
        <w:rPr>
          <w:rStyle w:val="2fb"/>
          <w:rtl/>
          <w:rPrChange w:id="14049" w:author="מנוע אמוראים" w:date="2026-10-05T16:40:54Z">
            <w:rPr>
              <w:rtl/>
            </w:rPr>
          </w:rPrChange>
        </w:rPr>
        <w:t xml:space="preserve">ר</w:t>
      </w:r>
      <w:r>
        <w:rPr>
          <w:rStyle w:val="2fb"/>
          <w:rtl/>
          <w:rPrChange w:id="14050" w:author="מנוע אמוראים" w:date="2026-10-05T16:40:54Z">
            <w:rPr>
              <w:rtl/>
            </w:rPr>
          </w:rPrChange>
        </w:rPr>
        <w:t xml:space="preserve">"</w:t>
      </w:r>
      <w:r>
        <w:rPr>
          <w:rStyle w:val="2fb"/>
          <w:rFonts w:hint="cs"/>
          <w:rtl/>
          <w:rPrChange w:id="14051" w:author="מנוע אמוראים" w:date="2026-10-05T16:40:54Z">
            <w:rPr>
              <w:rFonts w:hint="cs"/>
              <w:rtl/>
            </w:rPr>
          </w:rPrChange>
        </w:rPr>
        <w:t xml:space="preserve">י</w:t>
      </w:r>
      <w:r w:rsidRPr="00C63571">
        <w:rPr>
          <w:rtl/>
        </w:rPr>
        <w:t xml:space="preserve">, א"ל: </w:t>
      </w:r>
      <w:r>
        <w:rPr>
          <w:rFonts w:hint="cs"/>
          <w:rtl/>
        </w:rPr>
        <w:t xml:space="preserve">השהה אותה עד שיגדלו כנפיה ושלחה </w:t>
      </w:r>
    </w:p>
    <w:p w14:paraId="212F5114" w14:textId="77777777" w:rsidR="0046556D" w:rsidRDefault="00BD6C4F" w:rsidP="00BD6C4F">
      <w:pPr>
        <w:rPr>
          <w:rtl/>
        </w:rPr>
      </w:pPr>
      <w:r>
        <w:rPr>
          <w:rFonts w:hint="cs"/>
          <w:rtl/>
        </w:rPr>
        <w:t>ו</w:t>
      </w:r>
      <w:r w:rsidRPr="00C63571">
        <w:rPr>
          <w:rtl/>
        </w:rPr>
        <w:t>כרבנן, ומכת מרדות מדרבנן.</w:t>
      </w:r>
    </w:p>
    <w:p w14:paraId="2F46309A" w14:textId="77777777" w:rsidR="0046556D" w:rsidRDefault="00BD6C4F" w:rsidP="00BD6C4F">
      <w:pPr>
        <w:rPr>
          <w:rtl/>
        </w:rPr>
      </w:pPr>
      <w:r w:rsidRPr="005C4ADC">
        <w:rPr>
          <w:rFonts w:ascii="BA Franknatan Regular" w:hAnsi="BA Franknatan Regular" w:cs="BA Franknatan Regular"/>
          <w:b/>
          <w:bCs/>
          <w:rtl/>
        </w:rPr>
        <w:t xml:space="preserve">• </w:t>
      </w:r>
      <w:r>
        <w:rPr>
          <w:rFonts w:hint="cs"/>
          <w:rtl/>
        </w:rPr>
        <w:t>אותו שבא ל</w:t>
      </w:r>
      <w:r w:rsidRPr="00C63571">
        <w:rPr>
          <w:rtl/>
        </w:rPr>
        <w:t>רבא, א"ל: תימה מ</w:t>
      </w:r>
      <w:r>
        <w:rPr>
          <w:rFonts w:hint="cs"/>
          <w:rtl/>
        </w:rPr>
        <w:t>ה דינו א</w:t>
      </w:r>
      <w:r w:rsidR="00BF1CF6">
        <w:rPr>
          <w:rtl/>
        </w:rPr>
        <w:t>"</w:t>
      </w:r>
      <w:r>
        <w:rPr>
          <w:rFonts w:hint="cs"/>
          <w:rtl/>
        </w:rPr>
        <w:t xml:space="preserve">ל וכי אינו יודע דעוף טהור חייב לשלחו </w:t>
      </w:r>
    </w:p>
    <w:p w14:paraId="32C35099" w14:textId="77777777" w:rsidR="0046556D" w:rsidRDefault="00BD6C4F" w:rsidP="00BD6C4F">
      <w:pPr>
        <w:rPr>
          <w:rtl/>
        </w:rPr>
      </w:pPr>
      <w:r w:rsidRPr="00C63571">
        <w:rPr>
          <w:rtl/>
        </w:rPr>
        <w:t xml:space="preserve">א"ל: </w:t>
      </w:r>
      <w:r>
        <w:rPr>
          <w:rFonts w:hint="cs"/>
          <w:rtl/>
        </w:rPr>
        <w:t xml:space="preserve">שמא הטיל רק ביצה אחת </w:t>
      </w:r>
      <w:r w:rsidRPr="00C63571">
        <w:rPr>
          <w:rtl/>
        </w:rPr>
        <w:t>א"ל: האי ידעי לך, מתניתין היא: אין שם אלא אפרוח אחד או ביצה אחת - חייב לשלח, שלחה, ו</w:t>
      </w:r>
      <w:r>
        <w:rPr>
          <w:rFonts w:hint="cs"/>
          <w:rtl/>
        </w:rPr>
        <w:t xml:space="preserve">תפסה במצודות, ולא חשש לחשד, שהיה זה כלאחר יד ומרחוק. </w:t>
      </w:r>
    </w:p>
    <w:p w14:paraId="09F7D075" w14:textId="77777777" w:rsidR="0046556D" w:rsidRDefault="00BD6C4F" w:rsidP="00BD6C4F">
      <w:pPr>
        <w:rPr>
          <w:rtl/>
        </w:rPr>
      </w:pPr>
      <w:r w:rsidRPr="005C4ADC">
        <w:rPr>
          <w:rFonts w:ascii="BA Franknatan Regular" w:hAnsi="BA Franknatan Regular" w:cs="BA Franknatan Regular"/>
          <w:b/>
          <w:bCs/>
          <w:rtl/>
        </w:rPr>
        <w:t xml:space="preserve">• </w:t>
      </w:r>
      <w:r w:rsidRPr="00767C59">
        <w:rPr>
          <w:b/>
          <w:bCs/>
          <w:rtl/>
        </w:rPr>
        <w:t>ת"ר</w:t>
      </w:r>
      <w:r w:rsidRPr="00C63571">
        <w:rPr>
          <w:rtl/>
        </w:rPr>
        <w:t xml:space="preserve">: יוני שובך ויוני עלייה - חייבות בשלוח, ואסורות משום גזל - מפני דרכי שלום, </w:t>
      </w:r>
    </w:p>
    <w:p w14:paraId="0304C7F0" w14:textId="77777777" w:rsidR="0046556D" w:rsidRDefault="00BD6C4F" w:rsidP="00BD6C4F">
      <w:pPr>
        <w:rPr>
          <w:rtl/>
        </w:rPr>
      </w:pPr>
      <w:r w:rsidRPr="00C63571">
        <w:rPr>
          <w:rtl/>
        </w:rPr>
        <w:t xml:space="preserve">ואי איתא להא </w:t>
      </w:r>
      <w:r>
        <w:rPr>
          <w:rStyle w:val="2fb"/>
          <w:rFonts w:hint="cs"/>
          <w:rtl/>
          <w:rPrChange w:id="14052" w:author="מנוע אמוראים" w:date="2026-10-05T16:40:54Z">
            <w:rPr>
              <w:rFonts w:hint="cs"/>
              <w:rtl/>
            </w:rPr>
          </w:rPrChange>
        </w:rPr>
        <w:t xml:space="preserve">דריב</w:t>
      </w:r>
      <w:r>
        <w:rPr>
          <w:rStyle w:val="2fb"/>
          <w:rtl/>
          <w:rPrChange w:id="14053" w:author="מנוע אמוראים" w:date="2026-10-05T16:40:54Z">
            <w:rPr>
              <w:rtl/>
            </w:rPr>
          </w:rPrChange>
        </w:rPr>
        <w:t xml:space="preserve">"</w:t>
      </w:r>
      <w:r>
        <w:rPr>
          <w:rStyle w:val="2fb"/>
          <w:rFonts w:hint="cs"/>
          <w:rtl/>
          <w:rPrChange w:id="14054" w:author="מנוע אמוראים" w:date="2026-10-05T16:40:54Z">
            <w:rPr>
              <w:rFonts w:hint="cs"/>
              <w:rtl/>
            </w:rPr>
          </w:rPrChange>
        </w:rPr>
        <w:t xml:space="preserve">ח</w:t>
      </w:r>
      <w:r w:rsidRPr="00C63571">
        <w:rPr>
          <w:rtl/>
        </w:rPr>
        <w:t>: חצרו של אדם קונה לו שלא מדעתו, קרי כאן</w:t>
      </w:r>
      <w:r w:rsidRPr="00A71A5E">
        <w:rPr>
          <w:rStyle w:val="afffff0"/>
          <w:rtl/>
        </w:rPr>
        <w:t xml:space="preserve"> </w:t>
      </w:r>
      <w:r w:rsidRPr="00A71A5E">
        <w:rPr>
          <w:rStyle w:val="afffff0"/>
          <w:rFonts w:hint="cs"/>
          <w:rtl/>
        </w:rPr>
        <w:t>'</w:t>
      </w:r>
      <w:r w:rsidRPr="00A71A5E">
        <w:rPr>
          <w:rStyle w:val="afffff0"/>
          <w:rtl/>
        </w:rPr>
        <w:t>כי יקרא</w:t>
      </w:r>
      <w:r w:rsidRPr="00A71A5E">
        <w:rPr>
          <w:rStyle w:val="afffff0"/>
          <w:rFonts w:hint="cs"/>
          <w:rtl/>
        </w:rPr>
        <w:t>'</w:t>
      </w:r>
      <w:r w:rsidRPr="00A71A5E">
        <w:rPr>
          <w:rStyle w:val="afffff0"/>
          <w:rtl/>
        </w:rPr>
        <w:t xml:space="preserve"> </w:t>
      </w:r>
      <w:r w:rsidRPr="00C63571">
        <w:rPr>
          <w:rtl/>
        </w:rPr>
        <w:t>- פרט למזומן</w:t>
      </w:r>
    </w:p>
    <w:p w14:paraId="6976F4D6" w14:textId="77777777" w:rsidR="0046556D" w:rsidRDefault="00BD6C4F" w:rsidP="00BD6C4F">
      <w:pPr>
        <w:rPr>
          <w:rtl/>
        </w:rPr>
      </w:pPr>
      <w:r w:rsidRPr="005C4ADC">
        <w:rPr>
          <w:rFonts w:ascii="BA Franknatan Regular" w:hAnsi="BA Franknatan Regular" w:cs="BA Franknatan Regular"/>
          <w:b/>
          <w:bCs/>
          <w:rtl/>
        </w:rPr>
        <w:t xml:space="preserve">• </w:t>
      </w:r>
      <w:r w:rsidRPr="00C63571">
        <w:rPr>
          <w:rtl/>
        </w:rPr>
        <w:t xml:space="preserve">רב: ביצה - עם יציאת רובה </w:t>
      </w:r>
      <w:r>
        <w:rPr>
          <w:rFonts w:hint="cs"/>
          <w:rtl/>
        </w:rPr>
        <w:t>חייבת</w:t>
      </w:r>
      <w:r w:rsidRPr="00C63571">
        <w:rPr>
          <w:rtl/>
        </w:rPr>
        <w:t xml:space="preserve"> בשלוח, </w:t>
      </w:r>
      <w:r>
        <w:rPr>
          <w:rFonts w:hint="cs"/>
          <w:rtl/>
        </w:rPr>
        <w:t xml:space="preserve">ולא קנה </w:t>
      </w:r>
      <w:r w:rsidRPr="00C63571">
        <w:rPr>
          <w:rtl/>
        </w:rPr>
        <w:t xml:space="preserve">עד דתפול לחצרו, </w:t>
      </w:r>
    </w:p>
    <w:p w14:paraId="139BADDC" w14:textId="361ED98B" w:rsidR="0046556D" w:rsidRDefault="00BD6C4F" w:rsidP="00BD6C4F">
      <w:pPr>
        <w:rPr>
          <w:rtl/>
        </w:rPr>
      </w:pPr>
      <w:r>
        <w:rPr>
          <w:rFonts w:ascii="BA Franknatan Regular" w:hAnsi="BA Franknatan Regular" w:cs="BA Franknatan Regular" w:hint="cs"/>
          <w:b/>
          <w:bCs/>
          <w:rtl/>
        </w:rPr>
        <w:t>והך ד</w:t>
      </w:r>
      <w:r w:rsidRPr="00C63571">
        <w:rPr>
          <w:rtl/>
        </w:rPr>
        <w:t>חייבות בשלוח - מקמי דתפול לחצרו;</w:t>
      </w:r>
    </w:p>
    <w:p w14:paraId="56697B8E" w14:textId="77777777" w:rsidR="0046556D" w:rsidRDefault="00BD6C4F" w:rsidP="00BD6C4F">
      <w:pPr>
        <w:rPr>
          <w:rtl/>
        </w:rPr>
      </w:pPr>
      <w:r>
        <w:rPr>
          <w:rFonts w:hint="cs"/>
          <w:rtl/>
        </w:rPr>
        <w:t xml:space="preserve">ומאי דאסורות משום גזל א. </w:t>
      </w:r>
      <w:r w:rsidRPr="00C63571">
        <w:rPr>
          <w:rtl/>
        </w:rPr>
        <w:t>אאמם;</w:t>
      </w:r>
      <w:r>
        <w:rPr>
          <w:rFonts w:hint="cs"/>
          <w:rtl/>
        </w:rPr>
        <w:t xml:space="preserve"> ב. אביצה ו</w:t>
      </w:r>
      <w:r w:rsidRPr="00C63571">
        <w:rPr>
          <w:rtl/>
        </w:rPr>
        <w:t>כיון דנפיק ליה רובא - דעתיה עליה;</w:t>
      </w:r>
    </w:p>
    <w:p w14:paraId="27B5DDFD" w14:textId="77777777" w:rsidR="0046556D" w:rsidRDefault="0046556D" w:rsidP="00BD6C4F">
      <w:pPr>
        <w:rPr>
          <w:rtl/>
        </w:rPr>
      </w:pPr>
    </w:p>
    <w:p w14:paraId="0711FFDE" w14:textId="77777777" w:rsidR="0046556D" w:rsidRDefault="00BD6C4F" w:rsidP="00BD6C4F">
      <w:pPr>
        <w:rPr>
          <w:rtl/>
        </w:rPr>
      </w:pPr>
      <w:r>
        <w:rPr>
          <w:rtl/>
        </w:rPr>
        <w:t xml:space="preserve">והשתא </w:t>
      </w:r>
      <w:r>
        <w:rPr>
          <w:rStyle w:val="2fb"/>
          <w:rtl/>
          <w:rPrChange w:id="14055" w:author="מנוע אמוראים" w:date="2026-10-05T16:40:54Z">
            <w:rPr>
              <w:rtl/>
            </w:rPr>
          </w:rPrChange>
        </w:rPr>
        <w:t xml:space="preserve">דא</w:t>
      </w:r>
      <w:r>
        <w:rPr>
          <w:rStyle w:val="2fb"/>
          <w:rFonts w:hint="cs"/>
          <w:rtl/>
          <w:rPrChange w:id="14056" w:author="מנוע אמוראים" w:date="2026-10-05T16:40:54Z">
            <w:rPr>
              <w:rFonts w:hint="cs"/>
              <w:rtl/>
            </w:rPr>
          </w:rPrChange>
        </w:rPr>
        <w:t xml:space="preserve">ריא</w:t>
      </w:r>
      <w:r>
        <w:rPr>
          <w:rStyle w:val="2fb"/>
          <w:rtl/>
          <w:rPrChange w:id="14057" w:author="מנוע אמוראים" w:date="2026-10-05T16:40:54Z">
            <w:rPr>
              <w:rtl/>
            </w:rPr>
          </w:rPrChange>
        </w:rPr>
        <w:t xml:space="preserve">"</w:t>
      </w:r>
      <w:r>
        <w:rPr>
          <w:rStyle w:val="2fb"/>
          <w:rFonts w:hint="cs"/>
          <w:rtl/>
          <w:rPrChange w:id="14058" w:author="מנוע אמוראים" w:date="2026-10-05T16:40:54Z">
            <w:rPr>
              <w:rFonts w:hint="cs"/>
              <w:rtl/>
            </w:rPr>
          </w:rPrChange>
        </w:rPr>
        <w:t xml:space="preserve">ר</w:t>
      </w:r>
      <w:r w:rsidRPr="00C63571">
        <w:rPr>
          <w:rtl/>
        </w:rPr>
        <w:t>: אסור לזכו</w:t>
      </w:r>
      <w:r>
        <w:rPr>
          <w:rtl/>
        </w:rPr>
        <w:t>ת בביצים שהאם רובצת עליהן, שנא</w:t>
      </w:r>
      <w:r>
        <w:rPr>
          <w:rFonts w:hint="cs"/>
          <w:rtl/>
        </w:rPr>
        <w:t>'</w:t>
      </w:r>
      <w:r w:rsidRPr="00D36D2D">
        <w:rPr>
          <w:rStyle w:val="afffff0"/>
          <w:rtl/>
        </w:rPr>
        <w:t xml:space="preserve"> </w:t>
      </w:r>
      <w:r w:rsidRPr="00D36D2D">
        <w:rPr>
          <w:rStyle w:val="afffff0"/>
          <w:rFonts w:hint="cs"/>
          <w:rtl/>
        </w:rPr>
        <w:t>'</w:t>
      </w:r>
      <w:r w:rsidRPr="00D36D2D">
        <w:rPr>
          <w:rStyle w:val="afffff0"/>
          <w:rtl/>
        </w:rPr>
        <w:t>שלח את האם והדר הבנים תקח לך</w:t>
      </w:r>
      <w:r w:rsidRPr="00D36D2D">
        <w:rPr>
          <w:rStyle w:val="afffff0"/>
          <w:rFonts w:hint="cs"/>
          <w:rtl/>
        </w:rPr>
        <w:t>'</w:t>
      </w:r>
      <w:r w:rsidRPr="00D36D2D">
        <w:rPr>
          <w:rStyle w:val="afffff0"/>
          <w:rtl/>
        </w:rPr>
        <w:t xml:space="preserve"> </w:t>
      </w:r>
    </w:p>
    <w:p w14:paraId="589189AA" w14:textId="77777777" w:rsidR="0046556D" w:rsidRDefault="00BD6C4F" w:rsidP="00BD6C4F">
      <w:pPr>
        <w:rPr>
          <w:rtl/>
        </w:rPr>
      </w:pPr>
      <w:r w:rsidRPr="00C63571">
        <w:rPr>
          <w:rtl/>
        </w:rPr>
        <w:t>אפי' דנפל</w:t>
      </w:r>
      <w:r>
        <w:rPr>
          <w:rtl/>
        </w:rPr>
        <w:t xml:space="preserve"> לחצרו, כל </w:t>
      </w:r>
      <w:r>
        <w:rPr>
          <w:rFonts w:hint="cs"/>
          <w:rtl/>
        </w:rPr>
        <w:t xml:space="preserve">שהוא יכול לזכות גם חצירו זוכה וכל שהוא אינו יכול חצרו גם לא זוכה </w:t>
      </w:r>
    </w:p>
    <w:p w14:paraId="625B2A6E" w14:textId="77777777" w:rsidR="0046556D" w:rsidRDefault="00BD6C4F" w:rsidP="00BD6C4F">
      <w:pPr>
        <w:rPr>
          <w:rtl/>
        </w:rPr>
      </w:pPr>
      <w:r>
        <w:rPr>
          <w:rFonts w:hint="cs"/>
          <w:rtl/>
        </w:rPr>
        <w:t>ובקטן  ולאו בר דרכי שלום ד</w:t>
      </w:r>
      <w:r w:rsidRPr="00C63571">
        <w:rPr>
          <w:rtl/>
        </w:rPr>
        <w:t>אביו של קטן חייב להחזיר לו, מפני דרכי שלום.</w:t>
      </w:r>
    </w:p>
    <w:p w14:paraId="5E779879" w14:textId="77777777" w:rsidR="0046556D" w:rsidRDefault="0046556D" w:rsidP="00BD6C4F">
      <w:pPr>
        <w:rPr>
          <w:rtl/>
        </w:rPr>
      </w:pPr>
    </w:p>
    <w:p w14:paraId="2D2143FB" w14:textId="77777777" w:rsidR="0046556D" w:rsidRDefault="00BD6C4F" w:rsidP="00BD6C4F">
      <w:pPr>
        <w:rPr>
          <w:rtl/>
        </w:rPr>
      </w:pPr>
      <w:r w:rsidRPr="005C4ADC">
        <w:rPr>
          <w:rFonts w:ascii="BA Franknatan Regular" w:hAnsi="BA Franknatan Regular" w:cs="BA Franknatan Regular"/>
          <w:b/>
          <w:bCs/>
          <w:rtl/>
        </w:rPr>
        <w:t xml:space="preserve">• </w:t>
      </w:r>
      <w:r>
        <w:rPr>
          <w:rtl/>
        </w:rPr>
        <w:t xml:space="preserve">לוי בר סימון אקני פירות שובכו </w:t>
      </w:r>
      <w:r>
        <w:rPr>
          <w:rStyle w:val="2fb"/>
          <w:rtl/>
          <w:rPrChange w:id="14059" w:author="מנוע אמוראים" w:date="2026-10-05T16:40:54Z">
            <w:rPr>
              <w:rtl/>
            </w:rPr>
          </w:rPrChange>
        </w:rPr>
        <w:t xml:space="preserve">לר</w:t>
      </w:r>
      <w:r>
        <w:rPr>
          <w:rStyle w:val="2fb"/>
          <w:rtl/>
          <w:rPrChange w:id="14060" w:author="מנוע אמוראים" w:date="2026-10-05T16:40:54Z">
            <w:rPr>
              <w:rtl/>
            </w:rPr>
          </w:rPrChange>
        </w:rPr>
        <w:t xml:space="preserve">"</w:t>
      </w:r>
      <w:r>
        <w:rPr>
          <w:rStyle w:val="2fb"/>
          <w:rFonts w:hint="cs"/>
          <w:rtl/>
          <w:rPrChange w:id="14061" w:author="מנוע אמוראים" w:date="2026-10-05T16:40:54Z">
            <w:rPr>
              <w:rFonts w:hint="cs"/>
              <w:rtl/>
            </w:rPr>
          </w:rPrChange>
        </w:rPr>
        <w:t xml:space="preserve">י</w:t>
      </w:r>
      <w:r w:rsidRPr="00C63571">
        <w:rPr>
          <w:rtl/>
        </w:rPr>
        <w:t xml:space="preserve">, </w:t>
      </w:r>
      <w:r>
        <w:rPr>
          <w:rFonts w:hint="cs"/>
          <w:rtl/>
        </w:rPr>
        <w:t xml:space="preserve">בא </w:t>
      </w:r>
      <w:r>
        <w:rPr>
          <w:rtl/>
        </w:rPr>
        <w:t>ל</w:t>
      </w:r>
      <w:r>
        <w:rPr>
          <w:rFonts w:hint="cs"/>
          <w:rtl/>
        </w:rPr>
        <w:t xml:space="preserve">פני </w:t>
      </w:r>
      <w:r w:rsidRPr="00C63571">
        <w:rPr>
          <w:rtl/>
        </w:rPr>
        <w:t>שמואל, א"ל: זיל טרוף אקן דליתגבהו - וקנינהו;</w:t>
      </w:r>
    </w:p>
    <w:p w14:paraId="7039CED8" w14:textId="77777777" w:rsidR="0046556D" w:rsidRDefault="00BD6C4F" w:rsidP="00BD6C4F">
      <w:pPr>
        <w:rPr>
          <w:rtl/>
        </w:rPr>
      </w:pPr>
      <w:r>
        <w:rPr>
          <w:rFonts w:hint="cs"/>
          <w:rtl/>
        </w:rPr>
        <w:t>דביצים חדשים היו ולהכי לב</w:t>
      </w:r>
      <w:r w:rsidR="00BF1CF6">
        <w:rPr>
          <w:rtl/>
        </w:rPr>
        <w:t>"</w:t>
      </w:r>
      <w:r>
        <w:rPr>
          <w:rFonts w:hint="cs"/>
          <w:rtl/>
        </w:rPr>
        <w:t>ס עצמו לא קנה ולכך אמר שיגביהם ויקנם לו ואח</w:t>
      </w:r>
      <w:r w:rsidR="00BF1CF6">
        <w:rPr>
          <w:rtl/>
        </w:rPr>
        <w:t>"</w:t>
      </w:r>
      <w:r>
        <w:rPr>
          <w:rFonts w:hint="cs"/>
          <w:rtl/>
        </w:rPr>
        <w:t xml:space="preserve">כ יקנה לו בסודר </w:t>
      </w:r>
    </w:p>
    <w:p w14:paraId="74C12C6D" w14:textId="77777777" w:rsidR="0046556D" w:rsidRDefault="00BD6C4F" w:rsidP="00BD6C4F">
      <w:pPr>
        <w:jc w:val="center"/>
        <w:rPr>
          <w:rtl/>
        </w:rPr>
      </w:pPr>
      <w:r>
        <w:rPr>
          <w:rFonts w:ascii="BA חניכי הישיבות" w:hAnsi="BA חניכי הישיבות" w:cs="BA חניכי הישיבות"/>
          <w:rtl/>
        </w:rPr>
        <w:t>׻</w:t>
      </w:r>
    </w:p>
    <w:p w14:paraId="31D24A75" w14:textId="77777777" w:rsidR="00BD6C4F" w:rsidRDefault="00BD6C4F" w:rsidP="00F07436">
      <w:pPr>
        <w:pStyle w:val="afff3"/>
        <w:framePr w:wrap="around"/>
        <w:rPr>
          <w:rtl/>
        </w:rPr>
      </w:pPr>
      <w:r>
        <w:rPr>
          <w:rFonts w:hint="cs"/>
          <w:rtl/>
        </w:rPr>
        <w:t>קמב.</w:t>
      </w:r>
    </w:p>
    <w:p>
      <w:pPr>
        <w:pStyle w:val="MishnaBatzad"/>
        <w:rPr>
          <w:ins w:id="20182" w:author="קלוד" w:date="2026-10-06T10:08:36Z"/>
        </w:rPr>
      </w:pPr>
      <w:ins w:id="20181" w:author="קלוד" w:date="2026-10-06T10:08:36Z">
        <w:r>
          <w:t xml:space="preserve">משנה ה</w:t>
        </w:r>
      </w:ins>
    </w:p>
    <w:p w14:paraId="6B7F43E4" w14:textId="77777777" w:rsidR="00BD6C4F" w:rsidRPr="00C63571" w:rsidRDefault="00BD6C4F" w:rsidP="00BD6C4F">
      <w:pPr>
        <w:pStyle w:val="afff9"/>
        <w:rPr>
          <w:del w:id="20048" w:author="קלוד" w:date="2026-10-06T10:08:36Z"/>
          <w:rtl/>
        </w:rPr>
      </w:pPr>
      <w:del w:id="20047" w:author="קלוד" w:date="2026-10-06T10:08:36Z">
        <w:r w:rsidRPr="00C63571">
          <w:rPr>
            <w:rtl/>
          </w:rPr>
          <w:delText xml:space="preserve">מתני'.</w:delText>
        </w:r>
      </w:del>
    </w:p>
    <w:p w14:paraId="0C5C766C" w14:textId="77777777" w:rsidR="00BD6C4F" w:rsidRPr="00C63571" w:rsidRDefault="00BD6C4F" w:rsidP="00BD6C4F">
      <w:pPr>
        <w:pStyle w:val="01"/>
        <w:rPr>
          <w:rtl/>
        </w:rPr>
      </w:pPr>
      <w:r w:rsidRPr="00C63571">
        <w:rPr>
          <w:rtl/>
        </w:rPr>
        <w:lastRenderedPageBreak/>
        <w:t>לא יטול אדם אם על בנים אפי' לטהר את המצורע, ומה אם מצוה קלה שהיא כאיסר אמרה תורה: למען ייטב לך והארכת ימים, ק"ו על מצות חמורות שבתורה.</w:t>
      </w:r>
    </w:p>
    <w:p w14:paraId="5237B29F" w14:textId="77777777" w:rsidR="0046556D" w:rsidRDefault="00BD6C4F" w:rsidP="00BD6C4F">
      <w:pPr>
        <w:jc w:val="center"/>
        <w:rPr>
          <w:rtl/>
        </w:rPr>
      </w:pPr>
      <w:r>
        <w:rPr>
          <w:rFonts w:ascii="BA חניכי הישיבות" w:hAnsi="BA חניכי הישיבות" w:cs="BA חניכי הישיבות"/>
          <w:rtl/>
        </w:rPr>
        <w:t>׻</w:t>
      </w:r>
    </w:p>
    <w:p w14:paraId="3DCC701A" w14:textId="77777777" w:rsidR="0046556D" w:rsidRDefault="00BD6C4F" w:rsidP="00BD6C4F">
      <w:pPr>
        <w:rPr>
          <w:rtl/>
        </w:rPr>
      </w:pPr>
      <w:r>
        <w:rPr>
          <w:rtl/>
        </w:rPr>
        <w:t xml:space="preserve">תניא </w:t>
      </w:r>
      <w:r>
        <w:rPr>
          <w:rStyle w:val="2fb"/>
          <w:rtl/>
          <w:rPrChange w:id="14062" w:author="מנוע אמוראים" w:date="2026-10-05T16:40:54Z">
            <w:rPr>
              <w:rtl/>
            </w:rPr>
          </w:rPrChange>
        </w:rPr>
        <w:t xml:space="preserve">ד</w:t>
      </w:r>
      <w:r>
        <w:rPr>
          <w:rStyle w:val="2fb"/>
          <w:rFonts w:hint="cs"/>
          <w:rtl/>
          <w:rPrChange w:id="14063" w:author="מנוע אמוראים" w:date="2026-10-05T16:40:54Z">
            <w:rPr>
              <w:rFonts w:hint="cs"/>
              <w:rtl/>
            </w:rPr>
          </w:rPrChange>
        </w:rPr>
        <w:t xml:space="preserve">ר</w:t>
      </w:r>
      <w:r>
        <w:rPr>
          <w:rStyle w:val="2fb"/>
          <w:rtl/>
          <w:rPrChange w:id="14064" w:author="מנוע אמוראים" w:date="2026-10-05T16:40:54Z">
            <w:rPr>
              <w:rtl/>
            </w:rPr>
          </w:rPrChange>
        </w:rPr>
        <w:t xml:space="preserve">"</w:t>
      </w:r>
      <w:r>
        <w:rPr>
          <w:rStyle w:val="2fb"/>
          <w:rFonts w:hint="cs"/>
          <w:rtl/>
          <w:rPrChange w:id="14065" w:author="מנוע אמוראים" w:date="2026-10-05T16:40:54Z">
            <w:rPr>
              <w:rFonts w:hint="cs"/>
              <w:rtl/>
            </w:rPr>
          </w:rPrChange>
        </w:rPr>
        <w:t xml:space="preserve">יע</w:t>
      </w:r>
      <w:r w:rsidRPr="00C63571">
        <w:rPr>
          <w:rtl/>
        </w:rPr>
        <w:t xml:space="preserve">: אין לך כל מצוה ומצוה שבתורה שמתן שכרה בצדה, שאין </w:t>
      </w:r>
      <w:r>
        <w:rPr>
          <w:rtl/>
        </w:rPr>
        <w:t>תחיית המתים תלויה בה</w:t>
      </w:r>
    </w:p>
    <w:p w14:paraId="66F57653" w14:textId="77777777" w:rsidR="0046556D" w:rsidRDefault="00BD6C4F" w:rsidP="00BD6C4F">
      <w:pPr>
        <w:rPr>
          <w:rtl/>
        </w:rPr>
      </w:pPr>
      <w:r w:rsidRPr="00C63571">
        <w:rPr>
          <w:rtl/>
        </w:rPr>
        <w:t>בכבוד אב ואם כתיב</w:t>
      </w:r>
      <w:r w:rsidRPr="00A71A5E">
        <w:rPr>
          <w:rStyle w:val="afffff0"/>
          <w:rtl/>
        </w:rPr>
        <w:t xml:space="preserve"> </w:t>
      </w:r>
      <w:r w:rsidRPr="00A71A5E">
        <w:rPr>
          <w:rStyle w:val="afffff0"/>
          <w:rFonts w:hint="cs"/>
          <w:rtl/>
        </w:rPr>
        <w:t>'</w:t>
      </w:r>
      <w:r w:rsidRPr="00A71A5E">
        <w:rPr>
          <w:rStyle w:val="afffff0"/>
          <w:rtl/>
        </w:rPr>
        <w:t>למען יאריכון ימיך ולמען ייטב לך</w:t>
      </w:r>
      <w:r w:rsidRPr="00A71A5E">
        <w:rPr>
          <w:rStyle w:val="afffff0"/>
          <w:rFonts w:hint="cs"/>
          <w:rtl/>
        </w:rPr>
        <w:t>'</w:t>
      </w:r>
      <w:r w:rsidRPr="00A71A5E">
        <w:rPr>
          <w:rStyle w:val="afffff0"/>
          <w:rtl/>
        </w:rPr>
        <w:t>,</w:t>
      </w:r>
      <w:r w:rsidRPr="00C63571">
        <w:rPr>
          <w:rtl/>
        </w:rPr>
        <w:t xml:space="preserve"> </w:t>
      </w:r>
    </w:p>
    <w:p w14:paraId="71C94908" w14:textId="77777777" w:rsidR="0046556D" w:rsidRDefault="00BD6C4F" w:rsidP="00BD6C4F">
      <w:pPr>
        <w:rPr>
          <w:rtl/>
        </w:rPr>
      </w:pPr>
      <w:r w:rsidRPr="005C4ADC">
        <w:rPr>
          <w:rFonts w:ascii="BA Franknatan Regular" w:hAnsi="BA Franknatan Regular" w:cs="BA Franknatan Regular"/>
          <w:b/>
          <w:bCs/>
          <w:rtl/>
        </w:rPr>
        <w:t xml:space="preserve">• </w:t>
      </w:r>
      <w:r>
        <w:rPr>
          <w:rtl/>
        </w:rPr>
        <w:t xml:space="preserve">בשילוח הקן כתיב </w:t>
      </w:r>
      <w:r>
        <w:rPr>
          <w:rStyle w:val="afffff0"/>
          <w:rtl/>
          <w:rPrChange w:id="9122" w:author="מנוע פסוקים" w:date="2026-10-05T16:37:55Z">
            <w:rPr>
              <w:rtl/>
            </w:rPr>
          </w:rPrChange>
        </w:rPr>
        <w:t xml:space="preserve">למען ייטב לך והארכת ימים</w:t>
      </w:r>
      <w:r>
        <w:rPr>
          <w:rtl/>
        </w:rPr>
        <w:t xml:space="preserve">;</w:t>
      </w:r>
      <w:r>
        <w:rPr>
          <w:rFonts w:hint="cs"/>
          <w:rtl/>
        </w:rPr>
        <w:t xml:space="preserve">  </w:t>
      </w:r>
    </w:p>
    <w:p w14:paraId="5203B3E9" w14:textId="77777777" w:rsidR="0046556D" w:rsidRDefault="00BD6C4F" w:rsidP="00BD6C4F">
      <w:pPr>
        <w:rPr>
          <w:rtl/>
        </w:rPr>
      </w:pPr>
      <w:r w:rsidRPr="00C63571">
        <w:rPr>
          <w:rtl/>
        </w:rPr>
        <w:t>הרי שאמר לו אביו: עלה לבירה והבא לי גוזלות!</w:t>
      </w:r>
    </w:p>
    <w:p w14:paraId="7319E328" w14:textId="77777777" w:rsidR="0046556D" w:rsidRDefault="00BD6C4F" w:rsidP="00BD6C4F">
      <w:pPr>
        <w:rPr>
          <w:rtl/>
        </w:rPr>
      </w:pPr>
      <w:r>
        <w:rPr>
          <w:rtl/>
        </w:rPr>
        <w:t>ועלה</w:t>
      </w:r>
      <w:r w:rsidRPr="00C63571">
        <w:rPr>
          <w:rtl/>
        </w:rPr>
        <w:t xml:space="preserve"> ושלח את האם ולקח את הבנים, ובחזרתו נפל ומת, היכן אריכות ימיו של זה? והיכן טובתו של זה? </w:t>
      </w:r>
    </w:p>
    <w:p w14:paraId="432C7CDA" w14:textId="77777777" w:rsidR="0046556D" w:rsidRDefault="00BD6C4F" w:rsidP="00BD6C4F">
      <w:pPr>
        <w:rPr>
          <w:rtl/>
        </w:rPr>
      </w:pPr>
      <w:r w:rsidRPr="00C63571">
        <w:rPr>
          <w:rtl/>
        </w:rPr>
        <w:t>אלא: למען יאריכון ימיך - בעולם שכולו ארוך, ולמען ייטב לך - לעולם שכולו טוב,</w:t>
      </w:r>
    </w:p>
    <w:p w14:paraId="1CBE92D6" w14:textId="77777777" w:rsidR="0046556D" w:rsidRDefault="00BD6C4F" w:rsidP="00BD6C4F">
      <w:pPr>
        <w:rPr>
          <w:rtl/>
        </w:rPr>
      </w:pPr>
      <w:r>
        <w:rPr>
          <w:rFonts w:hint="cs"/>
          <w:rtl/>
        </w:rPr>
        <w:t xml:space="preserve">וכך היה המעשה שכן ר' יעקב עצמו ראה כן </w:t>
      </w:r>
    </w:p>
    <w:p w14:paraId="5613D4D6" w14:textId="77777777" w:rsidR="0046556D" w:rsidRDefault="00BD6C4F" w:rsidP="00BD6C4F">
      <w:pPr>
        <w:rPr>
          <w:rtl/>
        </w:rPr>
      </w:pPr>
      <w:r>
        <w:rPr>
          <w:rFonts w:hint="cs"/>
          <w:rtl/>
        </w:rPr>
        <w:t>ואין לומר ש</w:t>
      </w:r>
      <w:r w:rsidRPr="00C63571">
        <w:rPr>
          <w:rtl/>
        </w:rPr>
        <w:t xml:space="preserve">מהרהר בעבירה הוה? מחשבה רעה אין </w:t>
      </w:r>
      <w:r>
        <w:rPr>
          <w:rtl/>
        </w:rPr>
        <w:t>הקב"ה</w:t>
      </w:r>
      <w:r w:rsidRPr="00C63571">
        <w:rPr>
          <w:rtl/>
        </w:rPr>
        <w:t xml:space="preserve"> מצרפה למעשה;</w:t>
      </w:r>
    </w:p>
    <w:p w14:paraId="51D8FF51" w14:textId="77777777" w:rsidR="0046556D" w:rsidRDefault="00BD6C4F" w:rsidP="00BD6C4F">
      <w:pPr>
        <w:rPr>
          <w:rtl/>
        </w:rPr>
      </w:pPr>
      <w:r>
        <w:rPr>
          <w:rFonts w:hint="cs"/>
          <w:rtl/>
        </w:rPr>
        <w:t>ואין לומר ד</w:t>
      </w:r>
      <w:r w:rsidRPr="00C63571">
        <w:rPr>
          <w:rtl/>
        </w:rPr>
        <w:t>מהרהר בע</w:t>
      </w:r>
      <w:r w:rsidR="00BF1CF6">
        <w:rPr>
          <w:rtl/>
        </w:rPr>
        <w:t>"</w:t>
      </w:r>
      <w:r>
        <w:rPr>
          <w:rFonts w:hint="cs"/>
          <w:rtl/>
        </w:rPr>
        <w:t>ז  ו'</w:t>
      </w:r>
      <w:r>
        <w:rPr>
          <w:rStyle w:val="afffff0"/>
          <w:rtl/>
          <w:rPrChange w:id="9123" w:author="מנוע פסוקים" w:date="2026-10-05T16:37:55Z">
            <w:rPr>
              <w:rtl/>
            </w:rPr>
          </w:rPrChange>
        </w:rPr>
        <w:t xml:space="preserve">למען תפוש את בית ישראל בלבם</w:t>
      </w:r>
      <w:r>
        <w:rPr>
          <w:rFonts w:hint="cs"/>
          <w:rtl/>
        </w:rPr>
        <w:t>'</w:t>
      </w:r>
      <w:r w:rsidRPr="00C63571">
        <w:rPr>
          <w:rtl/>
        </w:rPr>
        <w:t>,</w:t>
      </w:r>
      <w:r>
        <w:rPr>
          <w:rStyle w:val="2fb"/>
          <w:rFonts w:hint="cs"/>
          <w:rtl/>
          <w:rPrChange w:id="14066" w:author="מנוע אמוראים" w:date="2026-10-05T16:40:54Z">
            <w:rPr>
              <w:rFonts w:hint="cs"/>
              <w:rtl/>
            </w:rPr>
          </w:rPrChange>
        </w:rPr>
        <w:t xml:space="preserve">ואראב</w:t>
      </w:r>
      <w:r>
        <w:rPr>
          <w:rStyle w:val="2fb"/>
          <w:rtl/>
          <w:rPrChange w:id="14067" w:author="מנוע אמוראים" w:date="2026-10-05T16:40:54Z">
            <w:rPr>
              <w:rtl/>
            </w:rPr>
          </w:rPrChange>
        </w:rPr>
        <w:t xml:space="preserve">"</w:t>
      </w:r>
      <w:r>
        <w:rPr>
          <w:rStyle w:val="2fb"/>
          <w:rFonts w:hint="cs"/>
          <w:rtl/>
          <w:rPrChange w:id="14068" w:author="מנוע אמוראים" w:date="2026-10-05T16:40:54Z">
            <w:rPr>
              <w:rFonts w:hint="cs"/>
              <w:rtl/>
            </w:rPr>
          </w:rPrChange>
        </w:rPr>
        <w:t xml:space="preserve">י</w:t>
      </w:r>
      <w:r w:rsidRPr="00C63571">
        <w:rPr>
          <w:rtl/>
        </w:rPr>
        <w:t>: זו מחשבת עבודה זרה!</w:t>
      </w:r>
    </w:p>
    <w:p w14:paraId="0CC79DA5" w14:textId="77777777" w:rsidR="0046556D" w:rsidRDefault="000828F8" w:rsidP="00C62948">
      <w:pPr>
        <w:pStyle w:val="affffb"/>
        <w:rPr>
          <w:rtl/>
        </w:rPr>
      </w:pPr>
      <w:r>
        <w:rPr>
          <w:rtl/>
        </w:rPr>
        <w:t xml:space="preserve">- </w:t>
      </w:r>
      <w:r w:rsidR="00BD6C4F">
        <w:rPr>
          <w:rFonts w:hint="cs"/>
          <w:rtl/>
        </w:rPr>
        <w:t xml:space="preserve">דאי </w:t>
      </w:r>
      <w:r w:rsidR="00BD6C4F" w:rsidRPr="00C63571">
        <w:rPr>
          <w:rtl/>
        </w:rPr>
        <w:t xml:space="preserve">שכר מצות בהאי עלמא </w:t>
      </w:r>
      <w:r w:rsidR="00BD6C4F">
        <w:rPr>
          <w:rFonts w:hint="cs"/>
          <w:rtl/>
        </w:rPr>
        <w:t xml:space="preserve">איכא </w:t>
      </w:r>
      <w:r w:rsidR="00BD6C4F" w:rsidRPr="00C63571">
        <w:rPr>
          <w:rtl/>
        </w:rPr>
        <w:t>תהני ותגן עליה דלא ליתי לידי הרהור וליתזק, אלא שכר מצות בהאי עלמא ליכא;</w:t>
      </w:r>
    </w:p>
    <w:p w14:paraId="60F786E6" w14:textId="77777777" w:rsidR="0046556D" w:rsidRDefault="00BD6C4F" w:rsidP="00BD6C4F">
      <w:pPr>
        <w:rPr>
          <w:rtl/>
        </w:rPr>
      </w:pPr>
      <w:r>
        <w:rPr>
          <w:rFonts w:hint="cs"/>
          <w:rtl/>
        </w:rPr>
        <w:t xml:space="preserve">ואפי' </w:t>
      </w:r>
      <w:r>
        <w:rPr>
          <w:rStyle w:val="2fb"/>
          <w:rFonts w:hint="cs"/>
          <w:rtl/>
          <w:rPrChange w:id="14069" w:author="מנוע אמוראים" w:date="2026-10-05T16:40:54Z">
            <w:rPr>
              <w:rFonts w:hint="cs"/>
              <w:rtl/>
            </w:rPr>
          </w:rPrChange>
        </w:rPr>
        <w:t xml:space="preserve">דאר</w:t>
      </w:r>
      <w:r>
        <w:rPr>
          <w:rStyle w:val="2fb"/>
          <w:rtl/>
          <w:rPrChange w:id="14070" w:author="מנוע אמוראים" w:date="2026-10-05T16:40:54Z">
            <w:rPr>
              <w:rtl/>
            </w:rPr>
          </w:rPrChange>
        </w:rPr>
        <w:t xml:space="preserve">"</w:t>
      </w:r>
      <w:r>
        <w:rPr>
          <w:rStyle w:val="2fb"/>
          <w:rFonts w:hint="cs"/>
          <w:rtl/>
          <w:rPrChange w:id="14071" w:author="מנוע אמוראים" w:date="2026-10-05T16:40:54Z">
            <w:rPr>
              <w:rFonts w:hint="cs"/>
              <w:rtl/>
            </w:rPr>
          </w:rPrChange>
        </w:rPr>
        <w:t xml:space="preserve">א</w:t>
      </w:r>
      <w:r w:rsidRPr="00C63571">
        <w:rPr>
          <w:rtl/>
        </w:rPr>
        <w:t>: שלוחי מצוה אינן נזוקים לא בהליכתן ולא בחזרתן!</w:t>
      </w:r>
    </w:p>
    <w:p w14:paraId="12FF1C18" w14:textId="77777777" w:rsidR="0046556D" w:rsidRDefault="000828F8" w:rsidP="00C62948">
      <w:pPr>
        <w:pStyle w:val="affffb"/>
        <w:rPr>
          <w:rtl/>
        </w:rPr>
      </w:pPr>
      <w:r>
        <w:rPr>
          <w:rtl/>
        </w:rPr>
        <w:t xml:space="preserve">- </w:t>
      </w:r>
      <w:r w:rsidR="00BD6C4F" w:rsidRPr="00C63571">
        <w:rPr>
          <w:rtl/>
        </w:rPr>
        <w:t>סולם רעוע הוה,</w:t>
      </w:r>
      <w:r w:rsidR="00BD6C4F">
        <w:rPr>
          <w:rtl/>
        </w:rPr>
        <w:t xml:space="preserve"> ומקום דקבוע היזקא שאני, </w:t>
      </w:r>
      <w:r w:rsidR="00BD6C4F" w:rsidRPr="0046594B">
        <w:rPr>
          <w:rStyle w:val="afffff0"/>
          <w:rtl/>
        </w:rPr>
        <w:t>ד</w:t>
      </w:r>
      <w:r w:rsidR="00BD6C4F" w:rsidRPr="0046594B">
        <w:rPr>
          <w:rStyle w:val="afffff0"/>
          <w:rFonts w:hint="cs"/>
          <w:rtl/>
        </w:rPr>
        <w:t>'</w:t>
      </w:r>
      <w:r w:rsidR="00BD6C4F" w:rsidRPr="0046594B">
        <w:rPr>
          <w:rStyle w:val="afffff0"/>
          <w:rtl/>
        </w:rPr>
        <w:t>ויאמר שמואל איך אלך ושמע שאול והרגני</w:t>
      </w:r>
      <w:r w:rsidR="00BD6C4F" w:rsidRPr="0046594B">
        <w:rPr>
          <w:rStyle w:val="afffff0"/>
          <w:rFonts w:hint="cs"/>
          <w:rtl/>
        </w:rPr>
        <w:t>'</w:t>
      </w:r>
      <w:r w:rsidR="00BD6C4F" w:rsidRPr="0046594B">
        <w:rPr>
          <w:rStyle w:val="afffff0"/>
          <w:rtl/>
        </w:rPr>
        <w:t>.</w:t>
      </w:r>
    </w:p>
    <w:p w14:paraId="5FE585D4" w14:textId="77777777" w:rsidR="0046556D" w:rsidRDefault="00BD6C4F" w:rsidP="00BD6C4F">
      <w:pPr>
        <w:rPr>
          <w:rtl/>
        </w:rPr>
      </w:pPr>
      <w:r w:rsidRPr="005C4ADC">
        <w:rPr>
          <w:rFonts w:ascii="BA Franknatan Regular" w:hAnsi="BA Franknatan Regular" w:cs="BA Franknatan Regular"/>
          <w:b/>
          <w:bCs/>
          <w:rtl/>
        </w:rPr>
        <w:t xml:space="preserve">• </w:t>
      </w:r>
      <w:r>
        <w:rPr>
          <w:rtl/>
        </w:rPr>
        <w:t xml:space="preserve">אמר רב יוסף: אלמלא דרשיה אחר להאי קרא </w:t>
      </w:r>
      <w:r>
        <w:rPr>
          <w:rStyle w:val="2fb"/>
          <w:rtl/>
          <w:rPrChange w:id="14072" w:author="מנוע אמוראים" w:date="2026-10-05T16:40:54Z">
            <w:rPr>
              <w:rtl/>
            </w:rPr>
          </w:rPrChange>
        </w:rPr>
        <w:t xml:space="preserve">כר</w:t>
      </w:r>
      <w:r>
        <w:rPr>
          <w:rStyle w:val="2fb"/>
          <w:rFonts w:hint="cs"/>
          <w:rtl/>
          <w:rPrChange w:id="14073" w:author="מנוע אמוראים" w:date="2026-10-05T16:40:54Z">
            <w:rPr>
              <w:rFonts w:hint="cs"/>
              <w:rtl/>
            </w:rPr>
          </w:rPrChange>
        </w:rPr>
        <w:t xml:space="preserve">יב</w:t>
      </w:r>
      <w:r>
        <w:rPr>
          <w:rStyle w:val="2fb"/>
          <w:rtl/>
          <w:rPrChange w:id="14074" w:author="מנוע אמוראים" w:date="2026-10-05T16:40:54Z">
            <w:rPr>
              <w:rtl/>
            </w:rPr>
          </w:rPrChange>
        </w:rPr>
        <w:t xml:space="preserve">"</w:t>
      </w:r>
      <w:r>
        <w:rPr>
          <w:rStyle w:val="2fb"/>
          <w:rFonts w:hint="cs"/>
          <w:rtl/>
          <w:rPrChange w:id="14075" w:author="מנוע אמוראים" w:date="2026-10-05T16:40:54Z">
            <w:rPr>
              <w:rFonts w:hint="cs"/>
              <w:rtl/>
            </w:rPr>
          </w:rPrChange>
        </w:rPr>
        <w:t xml:space="preserve">ב</w:t>
      </w:r>
      <w:r>
        <w:rPr>
          <w:rFonts w:hint="cs"/>
          <w:rtl/>
        </w:rPr>
        <w:t xml:space="preserve"> </w:t>
      </w:r>
      <w:r w:rsidRPr="00C63571">
        <w:rPr>
          <w:rtl/>
        </w:rPr>
        <w:t xml:space="preserve">לא חטא, מאי חזא? </w:t>
      </w:r>
      <w:r w:rsidRPr="00F87787">
        <w:rPr>
          <w:b/>
          <w:bCs/>
          <w:rtl/>
        </w:rPr>
        <w:t>א</w:t>
      </w:r>
      <w:r w:rsidR="00BF1CF6">
        <w:rPr>
          <w:b/>
          <w:bCs/>
          <w:rtl/>
        </w:rPr>
        <w:t>"</w:t>
      </w:r>
      <w:r w:rsidRPr="00F87787">
        <w:rPr>
          <w:b/>
          <w:bCs/>
          <w:rtl/>
        </w:rPr>
        <w:t>ד</w:t>
      </w:r>
      <w:r w:rsidRPr="00C63571">
        <w:rPr>
          <w:rtl/>
        </w:rPr>
        <w:t xml:space="preserve">: כי האי מעשה חזא, </w:t>
      </w:r>
    </w:p>
    <w:p w14:paraId="034C104D" w14:textId="77777777" w:rsidR="0046556D" w:rsidRDefault="00BD6C4F" w:rsidP="00BD6C4F">
      <w:pPr>
        <w:rPr>
          <w:rtl/>
        </w:rPr>
      </w:pPr>
      <w:r w:rsidRPr="00BA28F2">
        <w:rPr>
          <w:b/>
          <w:bCs/>
          <w:rtl/>
        </w:rPr>
        <w:t>וא</w:t>
      </w:r>
      <w:r w:rsidR="00BF1CF6">
        <w:rPr>
          <w:b/>
          <w:bCs/>
          <w:rtl/>
        </w:rPr>
        <w:t>"</w:t>
      </w:r>
      <w:r w:rsidRPr="00BA28F2">
        <w:rPr>
          <w:b/>
          <w:bCs/>
          <w:rtl/>
        </w:rPr>
        <w:t>ד</w:t>
      </w:r>
      <w:r w:rsidRPr="00C63571">
        <w:rPr>
          <w:rtl/>
        </w:rPr>
        <w:t xml:space="preserve">: לישנא דרבי חוצפית המתורגמן חזא, </w:t>
      </w:r>
      <w:r>
        <w:rPr>
          <w:rFonts w:hint="cs"/>
          <w:rtl/>
        </w:rPr>
        <w:t>שהיתה</w:t>
      </w:r>
      <w:r>
        <w:rPr>
          <w:rtl/>
        </w:rPr>
        <w:t xml:space="preserve"> מוטלת באשפה</w:t>
      </w:r>
      <w:r w:rsidRPr="00C63571">
        <w:rPr>
          <w:rtl/>
        </w:rPr>
        <w:t xml:space="preserve"> אמר: פה שהפיק מרגליו</w:t>
      </w:r>
      <w:r>
        <w:rPr>
          <w:rtl/>
        </w:rPr>
        <w:t>ת ילחוך עפר</w:t>
      </w:r>
      <w:r w:rsidRPr="00C63571">
        <w:rPr>
          <w:rtl/>
        </w:rPr>
        <w:t xml:space="preserve"> </w:t>
      </w:r>
    </w:p>
    <w:p w14:paraId="181A1E3C" w14:textId="77777777" w:rsidR="0046556D" w:rsidRDefault="000828F8" w:rsidP="00C62948">
      <w:pPr>
        <w:pStyle w:val="affffb"/>
        <w:rPr>
          <w:rtl/>
        </w:rPr>
      </w:pPr>
      <w:r>
        <w:rPr>
          <w:rtl/>
        </w:rPr>
        <w:t xml:space="preserve">- </w:t>
      </w:r>
      <w:r w:rsidR="00BD6C4F" w:rsidRPr="00C63571">
        <w:rPr>
          <w:rtl/>
        </w:rPr>
        <w:t>והוא לא ידע</w:t>
      </w:r>
      <w:r w:rsidR="00BD6C4F" w:rsidRPr="00A71A5E">
        <w:rPr>
          <w:rStyle w:val="afffff0"/>
          <w:rtl/>
        </w:rPr>
        <w:t xml:space="preserve"> </w:t>
      </w:r>
      <w:r w:rsidR="00BD6C4F" w:rsidRPr="00A71A5E">
        <w:rPr>
          <w:rStyle w:val="afffff0"/>
          <w:rFonts w:hint="cs"/>
          <w:rtl/>
        </w:rPr>
        <w:t>'</w:t>
      </w:r>
      <w:r w:rsidR="00BD6C4F" w:rsidRPr="00A71A5E">
        <w:rPr>
          <w:rStyle w:val="afffff0"/>
          <w:rtl/>
        </w:rPr>
        <w:t>למען ייטב לך</w:t>
      </w:r>
      <w:r w:rsidR="00BD6C4F" w:rsidRPr="00A71A5E">
        <w:rPr>
          <w:rStyle w:val="afffff0"/>
          <w:rFonts w:hint="cs"/>
          <w:rtl/>
        </w:rPr>
        <w:t>'</w:t>
      </w:r>
      <w:r w:rsidR="00BD6C4F" w:rsidRPr="00A71A5E">
        <w:rPr>
          <w:rStyle w:val="afffff0"/>
          <w:rtl/>
        </w:rPr>
        <w:t xml:space="preserve"> </w:t>
      </w:r>
      <w:r w:rsidR="00BD6C4F" w:rsidRPr="00C63571">
        <w:rPr>
          <w:rtl/>
        </w:rPr>
        <w:t>- בעולם שכולו טוב,</w:t>
      </w:r>
      <w:r w:rsidR="00BD6C4F" w:rsidRPr="00A71A5E">
        <w:rPr>
          <w:rStyle w:val="afffff0"/>
          <w:rtl/>
        </w:rPr>
        <w:t xml:space="preserve"> </w:t>
      </w:r>
      <w:r w:rsidR="00BD6C4F" w:rsidRPr="00A71A5E">
        <w:rPr>
          <w:rStyle w:val="afffff0"/>
          <w:rFonts w:hint="cs"/>
          <w:rtl/>
        </w:rPr>
        <w:t>'</w:t>
      </w:r>
      <w:r w:rsidR="00BD6C4F" w:rsidRPr="00A71A5E">
        <w:rPr>
          <w:rStyle w:val="afffff0"/>
          <w:rtl/>
        </w:rPr>
        <w:t>ולמען יאריכון ימיך</w:t>
      </w:r>
      <w:r w:rsidR="00BD6C4F" w:rsidRPr="00A71A5E">
        <w:rPr>
          <w:rStyle w:val="afffff0"/>
          <w:rFonts w:hint="cs"/>
          <w:rtl/>
        </w:rPr>
        <w:t>'</w:t>
      </w:r>
      <w:r w:rsidR="00BD6C4F" w:rsidRPr="00A71A5E">
        <w:rPr>
          <w:rStyle w:val="afffff0"/>
          <w:rtl/>
        </w:rPr>
        <w:t xml:space="preserve"> </w:t>
      </w:r>
      <w:r w:rsidR="00BD6C4F" w:rsidRPr="00C63571">
        <w:rPr>
          <w:rtl/>
        </w:rPr>
        <w:t>- בעולם שכולו ארוך.</w:t>
      </w:r>
    </w:p>
    <w:p w14:paraId="3D06A97C" w14:textId="77777777" w:rsidR="00BD6C4F" w:rsidRDefault="00BD6C4F" w:rsidP="00BD6C4F">
      <w:pPr>
        <w:pStyle w:val="Hadran"/>
        <w:rPr>
          <w:rtl/>
        </w:rPr>
        <w:pPrChange w:id="91142" w:author="Claude" w:date="2026-10-08T08:34:48Z">
          <w:pPr>
            <w:pStyle w:val="affff"/>
            <w:rPr>
              <w:rtl/>
            </w:rPr>
          </w:pPr>
        </w:pPrChange>
      </w:pPr>
      <w:r w:rsidRPr="00C63571">
        <w:rPr>
          <w:rtl/>
        </w:rPr>
        <w:t xml:space="preserve">הדרן עלך שילוח הקן </w:t>
      </w:r>
    </w:p>
    <w:p w14:paraId="43A0C1AE" w14:textId="77777777" w:rsidR="00BD6C4F" w:rsidRPr="00C63571" w:rsidRDefault="00BD6C4F" w:rsidP="00BD6C4F">
      <w:pPr>
        <w:pStyle w:val="affff"/>
        <w:rPr>
          <w:rtl/>
        </w:rPr>
      </w:pPr>
      <w:r w:rsidRPr="00C63571">
        <w:rPr>
          <w:rtl/>
        </w:rPr>
        <w:t>וסליקא לה מסכת חולין.</w:t>
      </w:r>
    </w:p>
    <w:p w14:paraId="0932FC91" w14:textId="77777777" w:rsidR="0046556D" w:rsidRDefault="00BD6C4F" w:rsidP="00BD6C4F">
      <w:pPr>
        <w:jc w:val="center"/>
        <w:rPr>
          <w:del w:id="90132" w:author="מנוע עיצוב" w:date="2026-10-08T11:01:28Z"/>
          <w:rtl/>
        </w:rPr>
      </w:pPr>
      <w:del w:id="90131" w:author="מנוע עיצוב" w:date="2026-10-08T11:01:28Z">
        <w:r>
          <w:rPr>
            <w:rFonts w:ascii="BA חניכי הישיבות" w:hAnsi="BA חניכי הישיבות" w:cs="BA חניכי הישיבות"/>
            <w:rtl/>
          </w:rPr>
          <w:delText xml:space="preserve">׻</w:delText>
        </w:r>
      </w:del>
    </w:p>
    <w:p w14:paraId="040FFDAD" w14:textId="77777777" w:rsidR="0046556D" w:rsidRDefault="0046556D" w:rsidP="00BD6C4F"/>
    <w:p w14:paraId="748395C2" w14:textId="77777777" w:rsidR="00684B9C" w:rsidRDefault="00684B9C" w:rsidP="00684B9C">
      <w:pPr>
        <w:pStyle w:val="affff"/>
        <w:rPr>
          <w:rtl/>
        </w:rPr>
        <w:sectPr w:rsidR="00684B9C" w:rsidSect="00550CEB">
          <w:pgSz w:w="5103" w:h="13041" w:code="8"/>
          <w:pgMar w:top="567" w:right="1134" w:bottom="284" w:left="567" w:header="284" w:footer="284" w:gutter="0"/>
          <w:pgNumType w:start="1"/>
          <w:cols w:space="284"/>
          <w:bidi/>
          <w:rtlGutter/>
          <w:docGrid w:linePitch="360"/>
        </w:sectPr>
      </w:pPr>
    </w:p>
    <w:p w14:paraId="7715315A" w14:textId="77777777" w:rsidR="0046556D" w:rsidRDefault="0046556D" w:rsidP="00684B9C">
      <w:pPr>
        <w:jc w:val="center"/>
        <w:rPr>
          <w:rtl/>
        </w:rPr>
      </w:pPr>
    </w:p>
    <w:p w14:paraId="03134FE5" w14:textId="77777777" w:rsidR="00684B9C" w:rsidRPr="00C63571" w:rsidRDefault="00684B9C" w:rsidP="00684B9C">
      <w:pPr>
        <w:jc w:val="center"/>
        <w:rPr>
          <w:rtl/>
        </w:rPr>
      </w:pPr>
    </w:p>
    <w:sectPr w:rsidR="00684B9C" w:rsidRPr="00C63571" w:rsidSect="00550CEB">
      <w:headerReference w:type="default" r:id="rId17"/>
      <w:pgSz w:w="5103" w:h="13041" w:code="8"/>
      <w:pgMar w:top="567" w:right="1134" w:bottom="284" w:left="567" w:header="284" w:footer="284" w:gutter="0"/>
      <w:pgNumType w:start="1"/>
      <w:cols w:space="284"/>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458">
      <wne:acd wne:acdName="acd0"/>
    </wne:keymap>
  </wne:keymaps>
  <wne:toolbars>
    <wne:acdManifest>
      <wne:acdEntry wne:acdName="acd0"/>
    </wne:acdManifest>
  </wne:toolbars>
  <wne:acds>
    <wne:acd wne:argValue="AgDoBdIF0gXZBdwF"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6E40" w14:textId="77777777" w:rsidR="006206D0" w:rsidRDefault="006206D0">
      <w:pPr>
        <w:spacing w:line="240" w:lineRule="auto"/>
      </w:pPr>
      <w:r>
        <w:separator/>
      </w:r>
    </w:p>
    <w:p w14:paraId="27F5388F" w14:textId="77777777" w:rsidR="006206D0" w:rsidRDefault="006206D0"/>
    <w:p w14:paraId="05879F58" w14:textId="77777777" w:rsidR="006206D0" w:rsidRDefault="006206D0"/>
  </w:endnote>
  <w:endnote w:type="continuationSeparator" w:id="0">
    <w:p w14:paraId="65CB216D" w14:textId="77777777" w:rsidR="006206D0" w:rsidRDefault="006206D0">
      <w:pPr>
        <w:spacing w:line="240" w:lineRule="auto"/>
      </w:pPr>
      <w:r>
        <w:continuationSeparator/>
      </w:r>
    </w:p>
    <w:p w14:paraId="3CCE45C3" w14:textId="77777777" w:rsidR="006206D0" w:rsidRDefault="006206D0"/>
    <w:p w14:paraId="50572AA6" w14:textId="77777777" w:rsidR="006206D0" w:rsidRDefault="006206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ontbitDavid">
    <w:altName w:val="Times New Roman"/>
    <w:charset w:val="00"/>
    <w:family w:val="roman"/>
    <w:pitch w:val="variable"/>
    <w:sig w:usb0="80000827" w:usb1="5000004A" w:usb2="00000020" w:usb3="00000000" w:csb0="0000002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 Fontov Regular">
    <w:altName w:val="Times New Roman"/>
    <w:charset w:val="00"/>
    <w:family w:val="roman"/>
    <w:pitch w:val="variable"/>
    <w:sig w:usb0="00000803" w:usb1="50000000" w:usb2="00000000" w:usb3="00000000" w:csb0="00000021" w:csb1="00000000"/>
  </w:font>
  <w:font w:name="BA Franknatan Regular">
    <w:altName w:val="Times New Roman"/>
    <w:charset w:val="00"/>
    <w:family w:val="roman"/>
    <w:pitch w:val="variable"/>
    <w:sig w:usb0="00000803" w:usb1="50000000" w:usb2="00000000" w:usb3="00000000" w:csb0="00000021" w:csb1="00000000"/>
  </w:font>
  <w:font w:name="BA Franknatan Decor">
    <w:altName w:val="Times New Roman"/>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Guttman Vilna">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BA Vilna Bold">
    <w:panose1 w:val="02020803050405020304"/>
    <w:charset w:val="00"/>
    <w:family w:val="roman"/>
    <w:pitch w:val="variable"/>
    <w:sig w:usb0="00000803" w:usb1="50000000" w:usb2="00000000" w:usb3="00000000" w:csb0="00000021" w:csb1="00000000"/>
  </w:font>
  <w:font w:name="Fb Fontext">
    <w:altName w:val="Times New Roman"/>
    <w:charset w:val="00"/>
    <w:family w:val="roman"/>
    <w:pitch w:val="variable"/>
    <w:sig w:usb0="80000827" w:usb1="5000004A"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BA Vilna Regular">
    <w:panose1 w:val="02020803050405020304"/>
    <w:charset w:val="00"/>
    <w:family w:val="roman"/>
    <w:pitch w:val="variable"/>
    <w:sig w:usb0="00000803" w:usb1="5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Consolas">
    <w:panose1 w:val="020B0609020204030204"/>
    <w:charset w:val="00"/>
    <w:family w:val="modern"/>
    <w:pitch w:val="fixed"/>
    <w:sig w:usb0="E00006FF" w:usb1="0000FCFF" w:usb2="00000001" w:usb3="00000000" w:csb0="0000019F" w:csb1="00000000"/>
  </w:font>
  <w:font w:name="BA  Leukmey Girsa Regular">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BA Tefilot Regular">
    <w:altName w:val="Times New Roman"/>
    <w:charset w:val="00"/>
    <w:family w:val="roman"/>
    <w:pitch w:val="variable"/>
    <w:sig w:usb0="00000803" w:usb1="5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23683808"/>
      <w:docPartObj>
        <w:docPartGallery w:val="Page Numbers (Bottom of Page)"/>
        <w:docPartUnique/>
      </w:docPartObj>
    </w:sdtPr>
    <w:sdtEndPr>
      <w:rPr>
        <w:cs/>
      </w:rPr>
    </w:sdtEndPr>
    <w:sdtContent>
      <w:p w14:paraId="22681F67" w14:textId="77777777" w:rsidR="00763058" w:rsidRDefault="00763058" w:rsidP="002407B8">
        <w:pPr>
          <w:pStyle w:val="a9"/>
          <w:jc w:val="right"/>
        </w:pPr>
        <w:r>
          <w:fldChar w:fldCharType="begin"/>
        </w:r>
        <w:r>
          <w:rPr>
            <w:rtl/>
            <w:cs/>
          </w:rPr>
          <w:instrText>PAGE   \* MERGEFORMAT</w:instrText>
        </w:r>
        <w:r>
          <w:fldChar w:fldCharType="separate"/>
        </w:r>
        <w:r w:rsidRPr="00763058">
          <w:rPr>
            <w:noProof/>
            <w:rtl/>
            <w:lang w:val="he-IL"/>
          </w:rPr>
          <w:t>30</w:t>
        </w:r>
        <w:r>
          <w:fldChar w:fldCharType="end"/>
        </w:r>
      </w:p>
    </w:sdtContent>
  </w:sdt>
  <w:p w14:paraId="0F898571" w14:textId="77777777" w:rsidR="00763058" w:rsidRDefault="00763058" w:rsidP="002407B8">
    <w:pPr>
      <w:pStyle w:val="a9"/>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1005225"/>
      <w:docPartObj>
        <w:docPartGallery w:val="Page Numbers (Bottom of Page)"/>
        <w:docPartUnique/>
      </w:docPartObj>
    </w:sdtPr>
    <w:sdtEndPr>
      <w:rPr>
        <w:cs/>
      </w:rPr>
    </w:sdtEndPr>
    <w:sdtContent>
      <w:p w14:paraId="5196C2A5" w14:textId="77777777" w:rsidR="00763058" w:rsidRDefault="00763058" w:rsidP="002407B8">
        <w:pPr>
          <w:pStyle w:val="a9"/>
        </w:pPr>
        <w:r>
          <w:fldChar w:fldCharType="begin"/>
        </w:r>
        <w:r>
          <w:rPr>
            <w:rtl/>
            <w:cs/>
          </w:rPr>
          <w:instrText>PAGE   \* MERGEFORMAT</w:instrText>
        </w:r>
        <w:r>
          <w:fldChar w:fldCharType="separate"/>
        </w:r>
        <w:r w:rsidRPr="00763058">
          <w:rPr>
            <w:noProof/>
            <w:rtl/>
            <w:lang w:val="he-IL"/>
          </w:rPr>
          <w:t>49</w:t>
        </w:r>
        <w:r>
          <w:fldChar w:fldCharType="end"/>
        </w:r>
      </w:p>
    </w:sdtContent>
  </w:sdt>
  <w:p w14:paraId="1FB60671" w14:textId="77777777" w:rsidR="00763058" w:rsidRDefault="00763058" w:rsidP="002407B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70BE" w14:textId="77777777" w:rsidR="004E550A" w:rsidRDefault="004E550A">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54072671"/>
      <w:docPartObj>
        <w:docPartGallery w:val="Page Numbers (Bottom of Page)"/>
        <w:docPartUnique/>
      </w:docPartObj>
    </w:sdtPr>
    <w:sdtEndPr>
      <w:rPr>
        <w:cs/>
      </w:rPr>
    </w:sdtEndPr>
    <w:sdtContent>
      <w:p w14:paraId="1D357D9F" w14:textId="77777777" w:rsidR="00763058" w:rsidRDefault="00763058" w:rsidP="002407B8">
        <w:pPr>
          <w:pStyle w:val="a9"/>
          <w:jc w:val="right"/>
        </w:pPr>
        <w:r>
          <w:fldChar w:fldCharType="begin"/>
        </w:r>
        <w:r>
          <w:rPr>
            <w:rtl/>
            <w:cs/>
          </w:rPr>
          <w:instrText>PAGE   \* MERGEFORMAT</w:instrText>
        </w:r>
        <w:r>
          <w:fldChar w:fldCharType="separate"/>
        </w:r>
        <w:r w:rsidRPr="00763058">
          <w:rPr>
            <w:noProof/>
            <w:rtl/>
            <w:lang w:val="he-IL"/>
          </w:rPr>
          <w:t>8</w:t>
        </w:r>
        <w:r>
          <w:fldChar w:fldCharType="end"/>
        </w:r>
      </w:p>
    </w:sdtContent>
  </w:sdt>
  <w:p w14:paraId="28210CA3" w14:textId="77777777" w:rsidR="00763058" w:rsidRDefault="00763058" w:rsidP="002407B8">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99120496"/>
      <w:docPartObj>
        <w:docPartGallery w:val="Page Numbers (Bottom of Page)"/>
        <w:docPartUnique/>
      </w:docPartObj>
    </w:sdtPr>
    <w:sdtEndPr>
      <w:rPr>
        <w:cs/>
      </w:rPr>
    </w:sdtEndPr>
    <w:sdtContent>
      <w:p w14:paraId="59CFFA54" w14:textId="77777777" w:rsidR="00763058" w:rsidRDefault="00763058" w:rsidP="002407B8">
        <w:pPr>
          <w:pStyle w:val="a9"/>
        </w:pPr>
        <w:r>
          <w:fldChar w:fldCharType="begin"/>
        </w:r>
        <w:r>
          <w:rPr>
            <w:rtl/>
            <w:cs/>
          </w:rPr>
          <w:instrText>PAGE   \* MERGEFORMAT</w:instrText>
        </w:r>
        <w:r>
          <w:fldChar w:fldCharType="separate"/>
        </w:r>
        <w:r w:rsidRPr="00763058">
          <w:rPr>
            <w:noProof/>
            <w:rtl/>
            <w:lang w:val="he-IL"/>
          </w:rPr>
          <w:t>1</w:t>
        </w:r>
        <w:r>
          <w:fldChar w:fldCharType="end"/>
        </w:r>
      </w:p>
    </w:sdtContent>
  </w:sdt>
  <w:p w14:paraId="1AC351A5" w14:textId="77777777" w:rsidR="00763058" w:rsidRDefault="00763058" w:rsidP="002407B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BE887" w14:textId="77777777" w:rsidR="006206D0" w:rsidRDefault="006206D0">
      <w:pPr>
        <w:spacing w:line="240" w:lineRule="auto"/>
      </w:pPr>
      <w:r>
        <w:separator/>
      </w:r>
    </w:p>
    <w:p w14:paraId="44C44820" w14:textId="77777777" w:rsidR="006206D0" w:rsidRDefault="006206D0"/>
    <w:p w14:paraId="390FDF99" w14:textId="77777777" w:rsidR="006206D0" w:rsidRDefault="006206D0"/>
  </w:footnote>
  <w:footnote w:type="continuationSeparator" w:id="0">
    <w:p w14:paraId="2B46D3D9" w14:textId="77777777" w:rsidR="006206D0" w:rsidRDefault="006206D0">
      <w:pPr>
        <w:spacing w:line="240" w:lineRule="auto"/>
      </w:pPr>
      <w:r>
        <w:continuationSeparator/>
      </w:r>
    </w:p>
    <w:p w14:paraId="573A07FE" w14:textId="77777777" w:rsidR="006206D0" w:rsidRDefault="006206D0"/>
    <w:p w14:paraId="68518525" w14:textId="77777777" w:rsidR="006206D0" w:rsidRDefault="006206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135E" w14:textId="3AF983BD" w:rsidR="00763058" w:rsidRPr="003D23F5" w:rsidRDefault="00763058" w:rsidP="006C52B4">
    <w:pPr>
      <w:pStyle w:val="a7"/>
      <w:pBdr>
        <w:bottom w:val="double" w:sz="4" w:space="1" w:color="A6A6A6" w:themeColor="background1" w:themeShade="A6"/>
      </w:pBdr>
      <w:tabs>
        <w:tab w:val="clear" w:pos="4153"/>
        <w:tab w:val="clear" w:pos="8306"/>
        <w:tab w:val="decimal" w:pos="2976"/>
        <w:tab w:val="right" w:pos="11057"/>
      </w:tabs>
      <w:spacing w:after="240" w:line="240" w:lineRule="exact"/>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182326">
      <w:rPr>
        <w:b/>
        <w:bCs/>
        <w:noProof/>
        <w:rtl/>
      </w:rPr>
      <w:t>פרק שביעי</w:t>
    </w:r>
    <w:r w:rsidRPr="003D23F5">
      <w:rPr>
        <w:b/>
        <w:bCs/>
        <w:rtl/>
      </w:rPr>
      <w:fldChar w:fldCharType="end"/>
    </w:r>
    <w:r w:rsidR="00F07436">
      <w:rPr>
        <w:rFonts w:hint="cs"/>
        <w:rtl/>
      </w:rPr>
      <w:t xml:space="preserve"> </w:t>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182326" w:rsidRPr="00182326">
      <w:rPr>
        <w:b/>
        <w:bCs/>
        <w:noProof/>
        <w:rtl/>
      </w:rPr>
      <w:t>חולין</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182326">
      <w:rPr>
        <w:b/>
        <w:bCs/>
        <w:noProof/>
        <w:rtl/>
      </w:rPr>
      <w:t>גיד הנשה</w:t>
    </w:r>
    <w:r w:rsidRPr="003D23F5">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5639" w14:textId="77777777" w:rsidR="004E550A" w:rsidRDefault="004E550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DE67" w14:textId="77777777" w:rsidR="004E550A" w:rsidRDefault="004E550A">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3705" w14:textId="77777777" w:rsidR="00763058" w:rsidRDefault="00763058" w:rsidP="00B736BA">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14:paraId="7DA588BD" w14:textId="104E3C1A" w:rsidR="00763058" w:rsidRDefault="00763058" w:rsidP="00F454D5">
    <w:pPr>
      <w:pStyle w:val="a7"/>
      <w:pBdr>
        <w:bottom w:val="double" w:sz="4" w:space="1" w:color="A6A6A6" w:themeColor="background1" w:themeShade="A6"/>
      </w:pBdr>
      <w:tabs>
        <w:tab w:val="clear" w:pos="4153"/>
        <w:tab w:val="clear" w:pos="8306"/>
        <w:tab w:val="right" w:pos="10603"/>
      </w:tabs>
      <w:spacing w:after="240" w:line="240" w:lineRule="exact"/>
    </w:pPr>
    <w:r>
      <w:rPr>
        <w:b/>
        <w:bCs/>
        <w:rtl/>
      </w:rPr>
      <w:fldChar w:fldCharType="begin"/>
    </w:r>
    <w:r>
      <w:rPr>
        <w:b/>
        <w:bCs/>
        <w:rtl/>
      </w:rPr>
      <w:instrText xml:space="preserve"> </w:instrText>
    </w:r>
    <w:r>
      <w:rPr>
        <w:rFonts w:hint="cs"/>
        <w:b/>
        <w:bCs/>
      </w:rPr>
      <w:instrText>STYLEREF  "</w:instrText>
    </w:r>
    <w:r>
      <w:rPr>
        <w:rFonts w:hint="cs"/>
        <w:b/>
        <w:bCs/>
        <w:rtl/>
      </w:rPr>
      <w:instrText xml:space="preserve">דפים בפרק ב"  \* </w:instrText>
    </w:r>
    <w:r>
      <w:rPr>
        <w:rFonts w:hint="cs"/>
        <w:b/>
        <w:bCs/>
      </w:rPr>
      <w:instrText>MERGEFORMAT</w:instrText>
    </w:r>
    <w:r>
      <w:rPr>
        <w:b/>
        <w:bCs/>
        <w:rtl/>
      </w:rPr>
      <w:instrText xml:space="preserve"> </w:instrText>
    </w:r>
    <w:r>
      <w:rPr>
        <w:b/>
        <w:bCs/>
        <w:rtl/>
      </w:rPr>
      <w:fldChar w:fldCharType="separate"/>
    </w:r>
    <w:r w:rsidR="00182326">
      <w:rPr>
        <w:b/>
        <w:bCs/>
        <w:noProof/>
        <w:rtl/>
      </w:rPr>
      <w:t>קלו:- קמב.</w:t>
    </w:r>
    <w:r>
      <w:rPr>
        <w:b/>
        <w:bCs/>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374B10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B582AF3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E0A6BF3A"/>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8C4058C"/>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699E6C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2845B0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624C8"/>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CCF998"/>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F489F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796CF3C"/>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445FD"/>
    <w:multiLevelType w:val="hybridMultilevel"/>
    <w:tmpl w:val="4C0CD36A"/>
    <w:lvl w:ilvl="0" w:tplc="1D8E2974">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734844"/>
    <w:multiLevelType w:val="hybridMultilevel"/>
    <w:tmpl w:val="A4967808"/>
    <w:lvl w:ilvl="0" w:tplc="22CC40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780466"/>
    <w:multiLevelType w:val="hybridMultilevel"/>
    <w:tmpl w:val="9A02AAF0"/>
    <w:lvl w:ilvl="0" w:tplc="4AF2905C">
      <w:numFmt w:val="bullet"/>
      <w:lvlText w:val="-"/>
      <w:lvlJc w:val="left"/>
      <w:pPr>
        <w:ind w:left="720" w:hanging="360"/>
      </w:pPr>
      <w:rPr>
        <w:rFonts w:ascii="BA Franknatan Regular" w:eastAsiaTheme="minorHAnsi" w:hAnsi="BA Franknatan Regular" w:cs="BA Franknatan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69708F"/>
    <w:multiLevelType w:val="hybridMultilevel"/>
    <w:tmpl w:val="2B943F26"/>
    <w:lvl w:ilvl="0" w:tplc="F5987136">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765D47"/>
    <w:multiLevelType w:val="hybridMultilevel"/>
    <w:tmpl w:val="586A6806"/>
    <w:lvl w:ilvl="0" w:tplc="0E36A70E">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501F77"/>
    <w:multiLevelType w:val="hybridMultilevel"/>
    <w:tmpl w:val="FEDCCFDC"/>
    <w:lvl w:ilvl="0" w:tplc="E7402CDA">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64033A"/>
    <w:multiLevelType w:val="hybridMultilevel"/>
    <w:tmpl w:val="580678B2"/>
    <w:lvl w:ilvl="0" w:tplc="06AA2BC4">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C46B18"/>
    <w:multiLevelType w:val="multilevel"/>
    <w:tmpl w:val="04090023"/>
    <w:styleLink w:val="a1"/>
    <w:lvl w:ilvl="0">
      <w:start w:val="1"/>
      <w:numFmt w:val="upperRoman"/>
      <w:lvlText w:val="מאמר %1."/>
      <w:lvlJc w:val="left"/>
      <w:pPr>
        <w:ind w:left="0" w:firstLine="0"/>
      </w:pPr>
    </w:lvl>
    <w:lvl w:ilvl="1">
      <w:start w:val="1"/>
      <w:numFmt w:val="decimalZero"/>
      <w:isLgl/>
      <w:lvlText w:val="סעיף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2E8D0D60"/>
    <w:multiLevelType w:val="hybridMultilevel"/>
    <w:tmpl w:val="5F940FB6"/>
    <w:lvl w:ilvl="0" w:tplc="F4609C5A">
      <w:start w:val="2"/>
      <w:numFmt w:val="bullet"/>
      <w:lvlText w:val="-"/>
      <w:lvlJc w:val="left"/>
      <w:pPr>
        <w:ind w:left="720" w:hanging="360"/>
      </w:pPr>
      <w:rPr>
        <w:rFonts w:ascii="BA Franknatan Decor" w:eastAsiaTheme="minorHAnsi" w:hAnsi="BA Franknatan Decor" w:cs="BA Franknatan Deco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90C4FA3"/>
    <w:multiLevelType w:val="hybridMultilevel"/>
    <w:tmpl w:val="9CDE618A"/>
    <w:lvl w:ilvl="0" w:tplc="843EAFC2">
      <w:start w:val="6"/>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146386"/>
    <w:multiLevelType w:val="hybridMultilevel"/>
    <w:tmpl w:val="743C926A"/>
    <w:lvl w:ilvl="0" w:tplc="F8C093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2D1188"/>
    <w:multiLevelType w:val="hybridMultilevel"/>
    <w:tmpl w:val="EDC40418"/>
    <w:lvl w:ilvl="0" w:tplc="6DB084EC">
      <w:start w:val="20"/>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5761A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01A11"/>
    <w:multiLevelType w:val="hybridMultilevel"/>
    <w:tmpl w:val="90C2C7EA"/>
    <w:lvl w:ilvl="0" w:tplc="11AA080A">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376C03"/>
    <w:multiLevelType w:val="hybridMultilevel"/>
    <w:tmpl w:val="F2C054EA"/>
    <w:lvl w:ilvl="0" w:tplc="CFB28864">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FD5B32"/>
    <w:multiLevelType w:val="hybridMultilevel"/>
    <w:tmpl w:val="61D80E86"/>
    <w:lvl w:ilvl="0" w:tplc="5D5AB4CA">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31F68"/>
    <w:multiLevelType w:val="hybridMultilevel"/>
    <w:tmpl w:val="D1F2D7E8"/>
    <w:lvl w:ilvl="0" w:tplc="5B4624FA">
      <w:start w:val="7"/>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273FC"/>
    <w:multiLevelType w:val="hybridMultilevel"/>
    <w:tmpl w:val="DB4A1EDA"/>
    <w:lvl w:ilvl="0" w:tplc="FA621B12">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4D04E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F234E40"/>
    <w:multiLevelType w:val="hybridMultilevel"/>
    <w:tmpl w:val="14CA0A4E"/>
    <w:lvl w:ilvl="0" w:tplc="B6C2D6DC">
      <w:start w:val="11"/>
      <w:numFmt w:val="bullet"/>
      <w:pStyle w:val="a2"/>
      <w:lvlText w:val="-"/>
      <w:lvlJc w:val="left"/>
      <w:pPr>
        <w:ind w:left="501"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8" w15:restartNumberingAfterBreak="0">
    <w:nsid w:val="71B75BCA"/>
    <w:multiLevelType w:val="hybridMultilevel"/>
    <w:tmpl w:val="324ACEF0"/>
    <w:lvl w:ilvl="0" w:tplc="6C72DD34">
      <w:start w:val="4"/>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277D59"/>
    <w:multiLevelType w:val="hybridMultilevel"/>
    <w:tmpl w:val="A7E21354"/>
    <w:lvl w:ilvl="0" w:tplc="78E683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814916">
    <w:abstractNumId w:val="22"/>
  </w:num>
  <w:num w:numId="2" w16cid:durableId="1924023201">
    <w:abstractNumId w:val="31"/>
  </w:num>
  <w:num w:numId="3" w16cid:durableId="381175076">
    <w:abstractNumId w:val="10"/>
  </w:num>
  <w:num w:numId="4" w16cid:durableId="980380040">
    <w:abstractNumId w:val="12"/>
  </w:num>
  <w:num w:numId="5" w16cid:durableId="265501202">
    <w:abstractNumId w:val="34"/>
  </w:num>
  <w:num w:numId="6" w16cid:durableId="708144248">
    <w:abstractNumId w:val="18"/>
  </w:num>
  <w:num w:numId="7" w16cid:durableId="1394430038">
    <w:abstractNumId w:val="25"/>
  </w:num>
  <w:num w:numId="8" w16cid:durableId="1434670058">
    <w:abstractNumId w:val="28"/>
  </w:num>
  <w:num w:numId="9" w16cid:durableId="1973826030">
    <w:abstractNumId w:val="11"/>
  </w:num>
  <w:num w:numId="10" w16cid:durableId="1927305941">
    <w:abstractNumId w:val="39"/>
  </w:num>
  <w:num w:numId="11" w16cid:durableId="1328509765">
    <w:abstractNumId w:val="41"/>
  </w:num>
  <w:num w:numId="12" w16cid:durableId="866522808">
    <w:abstractNumId w:val="32"/>
  </w:num>
  <w:num w:numId="13" w16cid:durableId="178087148">
    <w:abstractNumId w:val="16"/>
  </w:num>
  <w:num w:numId="14" w16cid:durableId="1100759576">
    <w:abstractNumId w:val="38"/>
  </w:num>
  <w:num w:numId="15" w16cid:durableId="1383869341">
    <w:abstractNumId w:val="26"/>
  </w:num>
  <w:num w:numId="16" w16cid:durableId="256059864">
    <w:abstractNumId w:val="23"/>
  </w:num>
  <w:num w:numId="17" w16cid:durableId="274140677">
    <w:abstractNumId w:val="33"/>
  </w:num>
  <w:num w:numId="18" w16cid:durableId="835728441">
    <w:abstractNumId w:val="35"/>
  </w:num>
  <w:num w:numId="19" w16cid:durableId="2052998203">
    <w:abstractNumId w:val="40"/>
  </w:num>
  <w:num w:numId="20" w16cid:durableId="821848630">
    <w:abstractNumId w:val="19"/>
  </w:num>
  <w:num w:numId="21" w16cid:durableId="1695232649">
    <w:abstractNumId w:val="29"/>
  </w:num>
  <w:num w:numId="22" w16cid:durableId="1507088905">
    <w:abstractNumId w:val="15"/>
  </w:num>
  <w:num w:numId="23" w16cid:durableId="1946885122">
    <w:abstractNumId w:val="13"/>
  </w:num>
  <w:num w:numId="24" w16cid:durableId="71123237">
    <w:abstractNumId w:val="17"/>
  </w:num>
  <w:num w:numId="25" w16cid:durableId="808937265">
    <w:abstractNumId w:val="30"/>
  </w:num>
  <w:num w:numId="26" w16cid:durableId="1158418350">
    <w:abstractNumId w:val="24"/>
  </w:num>
  <w:num w:numId="27" w16cid:durableId="958419190">
    <w:abstractNumId w:val="21"/>
  </w:num>
  <w:num w:numId="28" w16cid:durableId="1260527504">
    <w:abstractNumId w:val="14"/>
  </w:num>
  <w:num w:numId="29" w16cid:durableId="1382749604">
    <w:abstractNumId w:val="37"/>
  </w:num>
  <w:num w:numId="30" w16cid:durableId="1435974120">
    <w:abstractNumId w:val="27"/>
  </w:num>
  <w:num w:numId="31" w16cid:durableId="457186017">
    <w:abstractNumId w:val="36"/>
  </w:num>
  <w:num w:numId="32" w16cid:durableId="1461533573">
    <w:abstractNumId w:val="20"/>
  </w:num>
  <w:num w:numId="33" w16cid:durableId="1961565257">
    <w:abstractNumId w:val="8"/>
  </w:num>
  <w:num w:numId="34" w16cid:durableId="2047756586">
    <w:abstractNumId w:val="3"/>
  </w:num>
  <w:num w:numId="35" w16cid:durableId="916862825">
    <w:abstractNumId w:val="2"/>
  </w:num>
  <w:num w:numId="36" w16cid:durableId="328871477">
    <w:abstractNumId w:val="1"/>
  </w:num>
  <w:num w:numId="37" w16cid:durableId="1369259107">
    <w:abstractNumId w:val="0"/>
  </w:num>
  <w:num w:numId="38" w16cid:durableId="1151948907">
    <w:abstractNumId w:val="9"/>
  </w:num>
  <w:num w:numId="39" w16cid:durableId="1785266931">
    <w:abstractNumId w:val="7"/>
  </w:num>
  <w:num w:numId="40" w16cid:durableId="1277366772">
    <w:abstractNumId w:val="6"/>
  </w:num>
  <w:num w:numId="41" w16cid:durableId="1736928206">
    <w:abstractNumId w:val="5"/>
  </w:num>
  <w:num w:numId="42" w16cid:durableId="166920743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211"/>
  <w:displayBackgroundShape/>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40"/>
  <w:trackRevisions/>
  <w:evenAndOddHeaders/>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DA4"/>
    <w:rsid w:val="00000168"/>
    <w:rsid w:val="000001AB"/>
    <w:rsid w:val="00000246"/>
    <w:rsid w:val="000003BB"/>
    <w:rsid w:val="0000041E"/>
    <w:rsid w:val="00000576"/>
    <w:rsid w:val="000006BD"/>
    <w:rsid w:val="00000A69"/>
    <w:rsid w:val="00000F0A"/>
    <w:rsid w:val="0000158C"/>
    <w:rsid w:val="000015D4"/>
    <w:rsid w:val="0000282B"/>
    <w:rsid w:val="00002A62"/>
    <w:rsid w:val="00002E16"/>
    <w:rsid w:val="00003475"/>
    <w:rsid w:val="000044A9"/>
    <w:rsid w:val="00005155"/>
    <w:rsid w:val="0000531E"/>
    <w:rsid w:val="0000571F"/>
    <w:rsid w:val="0000575C"/>
    <w:rsid w:val="000060D8"/>
    <w:rsid w:val="00007C53"/>
    <w:rsid w:val="00010648"/>
    <w:rsid w:val="000107C7"/>
    <w:rsid w:val="00010A42"/>
    <w:rsid w:val="000110F3"/>
    <w:rsid w:val="0001147F"/>
    <w:rsid w:val="00011F40"/>
    <w:rsid w:val="00012647"/>
    <w:rsid w:val="000128BE"/>
    <w:rsid w:val="00013841"/>
    <w:rsid w:val="00013BD7"/>
    <w:rsid w:val="000148DF"/>
    <w:rsid w:val="00015101"/>
    <w:rsid w:val="00016189"/>
    <w:rsid w:val="00020170"/>
    <w:rsid w:val="00020695"/>
    <w:rsid w:val="000207E0"/>
    <w:rsid w:val="00020932"/>
    <w:rsid w:val="00020BE0"/>
    <w:rsid w:val="00020EBA"/>
    <w:rsid w:val="00021274"/>
    <w:rsid w:val="00021310"/>
    <w:rsid w:val="00021B65"/>
    <w:rsid w:val="00021CA0"/>
    <w:rsid w:val="00022635"/>
    <w:rsid w:val="00022928"/>
    <w:rsid w:val="00022BDC"/>
    <w:rsid w:val="00022E0A"/>
    <w:rsid w:val="00023115"/>
    <w:rsid w:val="00023BF3"/>
    <w:rsid w:val="00023D8C"/>
    <w:rsid w:val="000247EC"/>
    <w:rsid w:val="00024A93"/>
    <w:rsid w:val="00024D35"/>
    <w:rsid w:val="00025130"/>
    <w:rsid w:val="00025B2E"/>
    <w:rsid w:val="00026123"/>
    <w:rsid w:val="00027953"/>
    <w:rsid w:val="000279FA"/>
    <w:rsid w:val="00027A51"/>
    <w:rsid w:val="00027C13"/>
    <w:rsid w:val="0003009A"/>
    <w:rsid w:val="00030575"/>
    <w:rsid w:val="000308A4"/>
    <w:rsid w:val="00030B12"/>
    <w:rsid w:val="00030C4D"/>
    <w:rsid w:val="000311BC"/>
    <w:rsid w:val="000313B1"/>
    <w:rsid w:val="00031534"/>
    <w:rsid w:val="00031FCC"/>
    <w:rsid w:val="00032066"/>
    <w:rsid w:val="0003242C"/>
    <w:rsid w:val="00032DA1"/>
    <w:rsid w:val="0003344F"/>
    <w:rsid w:val="00033520"/>
    <w:rsid w:val="0003435B"/>
    <w:rsid w:val="00035B0C"/>
    <w:rsid w:val="0003606F"/>
    <w:rsid w:val="000362BA"/>
    <w:rsid w:val="000364A8"/>
    <w:rsid w:val="00037612"/>
    <w:rsid w:val="000376D8"/>
    <w:rsid w:val="00037D67"/>
    <w:rsid w:val="00037F3B"/>
    <w:rsid w:val="000402C8"/>
    <w:rsid w:val="0004127D"/>
    <w:rsid w:val="000414FA"/>
    <w:rsid w:val="00042154"/>
    <w:rsid w:val="0004336E"/>
    <w:rsid w:val="000434F8"/>
    <w:rsid w:val="000439BC"/>
    <w:rsid w:val="00044ECD"/>
    <w:rsid w:val="00044FDC"/>
    <w:rsid w:val="0004556C"/>
    <w:rsid w:val="00046611"/>
    <w:rsid w:val="00046745"/>
    <w:rsid w:val="0004694A"/>
    <w:rsid w:val="00047279"/>
    <w:rsid w:val="00047754"/>
    <w:rsid w:val="00047F7C"/>
    <w:rsid w:val="00050581"/>
    <w:rsid w:val="00050A6C"/>
    <w:rsid w:val="00050E5D"/>
    <w:rsid w:val="000517F3"/>
    <w:rsid w:val="000521F1"/>
    <w:rsid w:val="000526D0"/>
    <w:rsid w:val="0005285B"/>
    <w:rsid w:val="00052990"/>
    <w:rsid w:val="00053472"/>
    <w:rsid w:val="00053B9B"/>
    <w:rsid w:val="000546D7"/>
    <w:rsid w:val="0005618A"/>
    <w:rsid w:val="000563D1"/>
    <w:rsid w:val="00056E17"/>
    <w:rsid w:val="0005776F"/>
    <w:rsid w:val="00057B38"/>
    <w:rsid w:val="00057E3E"/>
    <w:rsid w:val="0006005B"/>
    <w:rsid w:val="00060299"/>
    <w:rsid w:val="000607EF"/>
    <w:rsid w:val="00060F16"/>
    <w:rsid w:val="000618BA"/>
    <w:rsid w:val="00061E4F"/>
    <w:rsid w:val="00062AE8"/>
    <w:rsid w:val="00062B19"/>
    <w:rsid w:val="00064140"/>
    <w:rsid w:val="000646ED"/>
    <w:rsid w:val="000647B3"/>
    <w:rsid w:val="00064942"/>
    <w:rsid w:val="00064FB8"/>
    <w:rsid w:val="000666C8"/>
    <w:rsid w:val="000668B3"/>
    <w:rsid w:val="00070196"/>
    <w:rsid w:val="000704D1"/>
    <w:rsid w:val="00070764"/>
    <w:rsid w:val="0007083C"/>
    <w:rsid w:val="00070C51"/>
    <w:rsid w:val="00070FC7"/>
    <w:rsid w:val="00071116"/>
    <w:rsid w:val="00071923"/>
    <w:rsid w:val="00071FC8"/>
    <w:rsid w:val="000722E7"/>
    <w:rsid w:val="00073928"/>
    <w:rsid w:val="00074BD2"/>
    <w:rsid w:val="000756FE"/>
    <w:rsid w:val="000758A4"/>
    <w:rsid w:val="00076AEC"/>
    <w:rsid w:val="00076B01"/>
    <w:rsid w:val="00076F17"/>
    <w:rsid w:val="000773AC"/>
    <w:rsid w:val="0007759A"/>
    <w:rsid w:val="0007771D"/>
    <w:rsid w:val="00081720"/>
    <w:rsid w:val="00081A5A"/>
    <w:rsid w:val="00081C57"/>
    <w:rsid w:val="00082860"/>
    <w:rsid w:val="000828F8"/>
    <w:rsid w:val="00082F34"/>
    <w:rsid w:val="000831C9"/>
    <w:rsid w:val="0008393F"/>
    <w:rsid w:val="00083A0C"/>
    <w:rsid w:val="00084960"/>
    <w:rsid w:val="00084B2D"/>
    <w:rsid w:val="00084C01"/>
    <w:rsid w:val="00084DCB"/>
    <w:rsid w:val="00084F93"/>
    <w:rsid w:val="0008517B"/>
    <w:rsid w:val="00085E63"/>
    <w:rsid w:val="00085F66"/>
    <w:rsid w:val="0008600C"/>
    <w:rsid w:val="00086522"/>
    <w:rsid w:val="00086B97"/>
    <w:rsid w:val="00086EA8"/>
    <w:rsid w:val="0009000C"/>
    <w:rsid w:val="00090C96"/>
    <w:rsid w:val="000913C2"/>
    <w:rsid w:val="00091B8E"/>
    <w:rsid w:val="00091BEC"/>
    <w:rsid w:val="00091DA7"/>
    <w:rsid w:val="00092072"/>
    <w:rsid w:val="00092198"/>
    <w:rsid w:val="0009285B"/>
    <w:rsid w:val="00092C04"/>
    <w:rsid w:val="00092C99"/>
    <w:rsid w:val="000935DF"/>
    <w:rsid w:val="00093B48"/>
    <w:rsid w:val="0009420E"/>
    <w:rsid w:val="00095819"/>
    <w:rsid w:val="000958FE"/>
    <w:rsid w:val="0009592B"/>
    <w:rsid w:val="00095960"/>
    <w:rsid w:val="000959FC"/>
    <w:rsid w:val="0009668A"/>
    <w:rsid w:val="00096A7A"/>
    <w:rsid w:val="00097112"/>
    <w:rsid w:val="00097A7F"/>
    <w:rsid w:val="00097F0E"/>
    <w:rsid w:val="000A0E34"/>
    <w:rsid w:val="000A157F"/>
    <w:rsid w:val="000A15DD"/>
    <w:rsid w:val="000A1CB8"/>
    <w:rsid w:val="000A2100"/>
    <w:rsid w:val="000A2291"/>
    <w:rsid w:val="000A2C32"/>
    <w:rsid w:val="000A3267"/>
    <w:rsid w:val="000A3382"/>
    <w:rsid w:val="000A3A07"/>
    <w:rsid w:val="000A3B3F"/>
    <w:rsid w:val="000A42C3"/>
    <w:rsid w:val="000A4CBF"/>
    <w:rsid w:val="000A4E26"/>
    <w:rsid w:val="000A4EAE"/>
    <w:rsid w:val="000A535E"/>
    <w:rsid w:val="000A5889"/>
    <w:rsid w:val="000A5A16"/>
    <w:rsid w:val="000A63A7"/>
    <w:rsid w:val="000A6562"/>
    <w:rsid w:val="000A7207"/>
    <w:rsid w:val="000A7271"/>
    <w:rsid w:val="000A7960"/>
    <w:rsid w:val="000A7994"/>
    <w:rsid w:val="000A79B9"/>
    <w:rsid w:val="000A7B44"/>
    <w:rsid w:val="000B02EC"/>
    <w:rsid w:val="000B07C6"/>
    <w:rsid w:val="000B0852"/>
    <w:rsid w:val="000B1B10"/>
    <w:rsid w:val="000B1D60"/>
    <w:rsid w:val="000B2438"/>
    <w:rsid w:val="000B2D87"/>
    <w:rsid w:val="000B2DB0"/>
    <w:rsid w:val="000B30C7"/>
    <w:rsid w:val="000B360B"/>
    <w:rsid w:val="000B398F"/>
    <w:rsid w:val="000B40E8"/>
    <w:rsid w:val="000B455E"/>
    <w:rsid w:val="000B5241"/>
    <w:rsid w:val="000B5F7F"/>
    <w:rsid w:val="000B62F9"/>
    <w:rsid w:val="000B64E5"/>
    <w:rsid w:val="000B73A4"/>
    <w:rsid w:val="000B7877"/>
    <w:rsid w:val="000B7B6A"/>
    <w:rsid w:val="000C15B3"/>
    <w:rsid w:val="000C1938"/>
    <w:rsid w:val="000C1C0A"/>
    <w:rsid w:val="000C21FC"/>
    <w:rsid w:val="000C2263"/>
    <w:rsid w:val="000C296B"/>
    <w:rsid w:val="000C2AFA"/>
    <w:rsid w:val="000C35A7"/>
    <w:rsid w:val="000C38F5"/>
    <w:rsid w:val="000C39E5"/>
    <w:rsid w:val="000C3FF0"/>
    <w:rsid w:val="000C4331"/>
    <w:rsid w:val="000C49FA"/>
    <w:rsid w:val="000C5072"/>
    <w:rsid w:val="000C531D"/>
    <w:rsid w:val="000C5367"/>
    <w:rsid w:val="000C62A7"/>
    <w:rsid w:val="000C64EC"/>
    <w:rsid w:val="000C64FA"/>
    <w:rsid w:val="000C6B74"/>
    <w:rsid w:val="000C73DD"/>
    <w:rsid w:val="000C768F"/>
    <w:rsid w:val="000C7735"/>
    <w:rsid w:val="000D16DF"/>
    <w:rsid w:val="000D238F"/>
    <w:rsid w:val="000D27FA"/>
    <w:rsid w:val="000D2E5B"/>
    <w:rsid w:val="000D305C"/>
    <w:rsid w:val="000D3DE5"/>
    <w:rsid w:val="000D44F6"/>
    <w:rsid w:val="000D55FD"/>
    <w:rsid w:val="000D5C1C"/>
    <w:rsid w:val="000D5C49"/>
    <w:rsid w:val="000D6703"/>
    <w:rsid w:val="000D72F2"/>
    <w:rsid w:val="000D7EE0"/>
    <w:rsid w:val="000E0875"/>
    <w:rsid w:val="000E08C9"/>
    <w:rsid w:val="000E2724"/>
    <w:rsid w:val="000E3558"/>
    <w:rsid w:val="000E40CF"/>
    <w:rsid w:val="000E43CE"/>
    <w:rsid w:val="000E4449"/>
    <w:rsid w:val="000E4B6A"/>
    <w:rsid w:val="000E55AA"/>
    <w:rsid w:val="000E56FA"/>
    <w:rsid w:val="000E5A40"/>
    <w:rsid w:val="000E613B"/>
    <w:rsid w:val="000E6358"/>
    <w:rsid w:val="000E6A0B"/>
    <w:rsid w:val="000E6D73"/>
    <w:rsid w:val="000E6FC5"/>
    <w:rsid w:val="000E7C06"/>
    <w:rsid w:val="000E7C88"/>
    <w:rsid w:val="000F0E22"/>
    <w:rsid w:val="000F0F5D"/>
    <w:rsid w:val="000F134E"/>
    <w:rsid w:val="000F1BCE"/>
    <w:rsid w:val="000F1E3D"/>
    <w:rsid w:val="000F2230"/>
    <w:rsid w:val="000F243B"/>
    <w:rsid w:val="000F24A6"/>
    <w:rsid w:val="000F2710"/>
    <w:rsid w:val="000F3BCA"/>
    <w:rsid w:val="000F3DF3"/>
    <w:rsid w:val="000F403D"/>
    <w:rsid w:val="000F4463"/>
    <w:rsid w:val="000F4514"/>
    <w:rsid w:val="000F527A"/>
    <w:rsid w:val="000F53D4"/>
    <w:rsid w:val="000F5460"/>
    <w:rsid w:val="000F630A"/>
    <w:rsid w:val="000F6448"/>
    <w:rsid w:val="000F6CE2"/>
    <w:rsid w:val="000F6E78"/>
    <w:rsid w:val="000F717B"/>
    <w:rsid w:val="000F7808"/>
    <w:rsid w:val="000F7C3D"/>
    <w:rsid w:val="000F7D6B"/>
    <w:rsid w:val="001001B6"/>
    <w:rsid w:val="00100A66"/>
    <w:rsid w:val="00101AA5"/>
    <w:rsid w:val="00102273"/>
    <w:rsid w:val="0010269E"/>
    <w:rsid w:val="00103CBD"/>
    <w:rsid w:val="00104C7F"/>
    <w:rsid w:val="00105F4E"/>
    <w:rsid w:val="001066BB"/>
    <w:rsid w:val="00106823"/>
    <w:rsid w:val="00106BDE"/>
    <w:rsid w:val="00106C0C"/>
    <w:rsid w:val="001070FB"/>
    <w:rsid w:val="0010748A"/>
    <w:rsid w:val="00110923"/>
    <w:rsid w:val="00110E83"/>
    <w:rsid w:val="00111098"/>
    <w:rsid w:val="001114BE"/>
    <w:rsid w:val="0011210A"/>
    <w:rsid w:val="001127F8"/>
    <w:rsid w:val="00112844"/>
    <w:rsid w:val="00112D54"/>
    <w:rsid w:val="00112E0F"/>
    <w:rsid w:val="00112F92"/>
    <w:rsid w:val="00113066"/>
    <w:rsid w:val="00113C5B"/>
    <w:rsid w:val="00113D0F"/>
    <w:rsid w:val="00113E68"/>
    <w:rsid w:val="00113F9E"/>
    <w:rsid w:val="00114046"/>
    <w:rsid w:val="0011408F"/>
    <w:rsid w:val="001142F1"/>
    <w:rsid w:val="00114727"/>
    <w:rsid w:val="00115597"/>
    <w:rsid w:val="00115694"/>
    <w:rsid w:val="00115957"/>
    <w:rsid w:val="00115A31"/>
    <w:rsid w:val="00116221"/>
    <w:rsid w:val="00116BD5"/>
    <w:rsid w:val="0011700E"/>
    <w:rsid w:val="001171CC"/>
    <w:rsid w:val="00120790"/>
    <w:rsid w:val="00120919"/>
    <w:rsid w:val="001209E6"/>
    <w:rsid w:val="00120A54"/>
    <w:rsid w:val="00120DB9"/>
    <w:rsid w:val="001217EB"/>
    <w:rsid w:val="001218BA"/>
    <w:rsid w:val="00121D86"/>
    <w:rsid w:val="00122BAD"/>
    <w:rsid w:val="00122FC3"/>
    <w:rsid w:val="00123252"/>
    <w:rsid w:val="0012463C"/>
    <w:rsid w:val="00125C36"/>
    <w:rsid w:val="00125CC6"/>
    <w:rsid w:val="00126A19"/>
    <w:rsid w:val="00126A8D"/>
    <w:rsid w:val="00126F9E"/>
    <w:rsid w:val="0012714F"/>
    <w:rsid w:val="00127B77"/>
    <w:rsid w:val="001300C0"/>
    <w:rsid w:val="00130330"/>
    <w:rsid w:val="00130958"/>
    <w:rsid w:val="00130B7F"/>
    <w:rsid w:val="00130B92"/>
    <w:rsid w:val="0013167D"/>
    <w:rsid w:val="0013179B"/>
    <w:rsid w:val="0013187C"/>
    <w:rsid w:val="00131BF1"/>
    <w:rsid w:val="0013268E"/>
    <w:rsid w:val="00132C08"/>
    <w:rsid w:val="001337DB"/>
    <w:rsid w:val="00134D76"/>
    <w:rsid w:val="00135227"/>
    <w:rsid w:val="00135880"/>
    <w:rsid w:val="00136ECB"/>
    <w:rsid w:val="001403F2"/>
    <w:rsid w:val="00140918"/>
    <w:rsid w:val="00141810"/>
    <w:rsid w:val="00142A8F"/>
    <w:rsid w:val="00143103"/>
    <w:rsid w:val="00144292"/>
    <w:rsid w:val="00144497"/>
    <w:rsid w:val="00144ED6"/>
    <w:rsid w:val="0014701E"/>
    <w:rsid w:val="0014721D"/>
    <w:rsid w:val="001474FA"/>
    <w:rsid w:val="00147995"/>
    <w:rsid w:val="00147E73"/>
    <w:rsid w:val="00150893"/>
    <w:rsid w:val="00150A01"/>
    <w:rsid w:val="00150D29"/>
    <w:rsid w:val="00150FE1"/>
    <w:rsid w:val="00151669"/>
    <w:rsid w:val="001519CE"/>
    <w:rsid w:val="00151B7F"/>
    <w:rsid w:val="00152264"/>
    <w:rsid w:val="00152400"/>
    <w:rsid w:val="001526C3"/>
    <w:rsid w:val="00153858"/>
    <w:rsid w:val="001545D5"/>
    <w:rsid w:val="00154990"/>
    <w:rsid w:val="001549EE"/>
    <w:rsid w:val="00156130"/>
    <w:rsid w:val="00156DD3"/>
    <w:rsid w:val="001577F2"/>
    <w:rsid w:val="00157A28"/>
    <w:rsid w:val="00157B46"/>
    <w:rsid w:val="00157FA3"/>
    <w:rsid w:val="00161A1C"/>
    <w:rsid w:val="00161D11"/>
    <w:rsid w:val="00162161"/>
    <w:rsid w:val="001623C3"/>
    <w:rsid w:val="001626C6"/>
    <w:rsid w:val="0016337A"/>
    <w:rsid w:val="00163D98"/>
    <w:rsid w:val="0016492F"/>
    <w:rsid w:val="00164BA9"/>
    <w:rsid w:val="00165BC9"/>
    <w:rsid w:val="00165DBA"/>
    <w:rsid w:val="00165FBC"/>
    <w:rsid w:val="00166B36"/>
    <w:rsid w:val="00167D84"/>
    <w:rsid w:val="00167F24"/>
    <w:rsid w:val="0017049A"/>
    <w:rsid w:val="00170CDF"/>
    <w:rsid w:val="0017135A"/>
    <w:rsid w:val="00171BB3"/>
    <w:rsid w:val="00171BF6"/>
    <w:rsid w:val="00171CCD"/>
    <w:rsid w:val="001721DC"/>
    <w:rsid w:val="00172663"/>
    <w:rsid w:val="00172D2C"/>
    <w:rsid w:val="001734E0"/>
    <w:rsid w:val="00173A06"/>
    <w:rsid w:val="00173D8F"/>
    <w:rsid w:val="0017423D"/>
    <w:rsid w:val="00176867"/>
    <w:rsid w:val="00180314"/>
    <w:rsid w:val="00180BBE"/>
    <w:rsid w:val="001816E2"/>
    <w:rsid w:val="00181BE2"/>
    <w:rsid w:val="0018220A"/>
    <w:rsid w:val="00182260"/>
    <w:rsid w:val="00182326"/>
    <w:rsid w:val="00182825"/>
    <w:rsid w:val="00182909"/>
    <w:rsid w:val="00183EED"/>
    <w:rsid w:val="001845AD"/>
    <w:rsid w:val="001869E4"/>
    <w:rsid w:val="00186A45"/>
    <w:rsid w:val="00186DF3"/>
    <w:rsid w:val="001870B6"/>
    <w:rsid w:val="001871C3"/>
    <w:rsid w:val="001873D0"/>
    <w:rsid w:val="00187918"/>
    <w:rsid w:val="00187977"/>
    <w:rsid w:val="00187E80"/>
    <w:rsid w:val="001900E5"/>
    <w:rsid w:val="0019058D"/>
    <w:rsid w:val="00190FAB"/>
    <w:rsid w:val="001913C1"/>
    <w:rsid w:val="00191DE9"/>
    <w:rsid w:val="0019209A"/>
    <w:rsid w:val="00193060"/>
    <w:rsid w:val="00193114"/>
    <w:rsid w:val="0019353F"/>
    <w:rsid w:val="00193CB2"/>
    <w:rsid w:val="00194688"/>
    <w:rsid w:val="001956D4"/>
    <w:rsid w:val="0019586B"/>
    <w:rsid w:val="00195FB3"/>
    <w:rsid w:val="00196AB6"/>
    <w:rsid w:val="001976C1"/>
    <w:rsid w:val="001A0246"/>
    <w:rsid w:val="001A1249"/>
    <w:rsid w:val="001A16F6"/>
    <w:rsid w:val="001A1AC0"/>
    <w:rsid w:val="001A2555"/>
    <w:rsid w:val="001A2890"/>
    <w:rsid w:val="001A29BF"/>
    <w:rsid w:val="001A33AD"/>
    <w:rsid w:val="001A34B4"/>
    <w:rsid w:val="001A4236"/>
    <w:rsid w:val="001A432F"/>
    <w:rsid w:val="001A5B6C"/>
    <w:rsid w:val="001A611D"/>
    <w:rsid w:val="001A627B"/>
    <w:rsid w:val="001A6791"/>
    <w:rsid w:val="001A67AE"/>
    <w:rsid w:val="001A67D7"/>
    <w:rsid w:val="001A6A35"/>
    <w:rsid w:val="001A6FFC"/>
    <w:rsid w:val="001A757B"/>
    <w:rsid w:val="001A7AB5"/>
    <w:rsid w:val="001B0148"/>
    <w:rsid w:val="001B1839"/>
    <w:rsid w:val="001B197A"/>
    <w:rsid w:val="001B1B14"/>
    <w:rsid w:val="001B225E"/>
    <w:rsid w:val="001B255F"/>
    <w:rsid w:val="001B28E6"/>
    <w:rsid w:val="001B3137"/>
    <w:rsid w:val="001B405E"/>
    <w:rsid w:val="001B43D5"/>
    <w:rsid w:val="001B4830"/>
    <w:rsid w:val="001B4965"/>
    <w:rsid w:val="001B5087"/>
    <w:rsid w:val="001B5223"/>
    <w:rsid w:val="001B6891"/>
    <w:rsid w:val="001B6A4D"/>
    <w:rsid w:val="001B6BBF"/>
    <w:rsid w:val="001B6BC3"/>
    <w:rsid w:val="001B70F7"/>
    <w:rsid w:val="001B797B"/>
    <w:rsid w:val="001B7A3A"/>
    <w:rsid w:val="001B7F06"/>
    <w:rsid w:val="001C01D3"/>
    <w:rsid w:val="001C030E"/>
    <w:rsid w:val="001C1573"/>
    <w:rsid w:val="001C19EA"/>
    <w:rsid w:val="001C1ABB"/>
    <w:rsid w:val="001C1C8B"/>
    <w:rsid w:val="001C2013"/>
    <w:rsid w:val="001C437A"/>
    <w:rsid w:val="001C50F5"/>
    <w:rsid w:val="001C5788"/>
    <w:rsid w:val="001C60A6"/>
    <w:rsid w:val="001C6715"/>
    <w:rsid w:val="001C67E8"/>
    <w:rsid w:val="001C6B3C"/>
    <w:rsid w:val="001C709B"/>
    <w:rsid w:val="001C7BAA"/>
    <w:rsid w:val="001D01EC"/>
    <w:rsid w:val="001D0B67"/>
    <w:rsid w:val="001D11FE"/>
    <w:rsid w:val="001D24B8"/>
    <w:rsid w:val="001D2914"/>
    <w:rsid w:val="001D2B14"/>
    <w:rsid w:val="001D2CE4"/>
    <w:rsid w:val="001D329D"/>
    <w:rsid w:val="001D3A9E"/>
    <w:rsid w:val="001D4081"/>
    <w:rsid w:val="001D44FE"/>
    <w:rsid w:val="001D4F79"/>
    <w:rsid w:val="001D4FE0"/>
    <w:rsid w:val="001D518E"/>
    <w:rsid w:val="001D5403"/>
    <w:rsid w:val="001D540A"/>
    <w:rsid w:val="001D5824"/>
    <w:rsid w:val="001D601B"/>
    <w:rsid w:val="001D6140"/>
    <w:rsid w:val="001D6CFA"/>
    <w:rsid w:val="001D6DAE"/>
    <w:rsid w:val="001D6E8E"/>
    <w:rsid w:val="001D7063"/>
    <w:rsid w:val="001D74F3"/>
    <w:rsid w:val="001E07AC"/>
    <w:rsid w:val="001E07F0"/>
    <w:rsid w:val="001E158E"/>
    <w:rsid w:val="001E1CBB"/>
    <w:rsid w:val="001E397B"/>
    <w:rsid w:val="001E411B"/>
    <w:rsid w:val="001E467D"/>
    <w:rsid w:val="001E4814"/>
    <w:rsid w:val="001E4A58"/>
    <w:rsid w:val="001E5193"/>
    <w:rsid w:val="001E589E"/>
    <w:rsid w:val="001E5A0D"/>
    <w:rsid w:val="001E5B9A"/>
    <w:rsid w:val="001E6416"/>
    <w:rsid w:val="001E6630"/>
    <w:rsid w:val="001E6E52"/>
    <w:rsid w:val="001F1175"/>
    <w:rsid w:val="001F126B"/>
    <w:rsid w:val="001F20E7"/>
    <w:rsid w:val="001F25B9"/>
    <w:rsid w:val="001F27A7"/>
    <w:rsid w:val="001F2E7A"/>
    <w:rsid w:val="001F330B"/>
    <w:rsid w:val="001F3BDF"/>
    <w:rsid w:val="001F3D5D"/>
    <w:rsid w:val="001F3D5F"/>
    <w:rsid w:val="001F3DD1"/>
    <w:rsid w:val="001F44CD"/>
    <w:rsid w:val="001F4657"/>
    <w:rsid w:val="001F5019"/>
    <w:rsid w:val="001F5326"/>
    <w:rsid w:val="001F5580"/>
    <w:rsid w:val="001F5864"/>
    <w:rsid w:val="001F5F9E"/>
    <w:rsid w:val="001F6636"/>
    <w:rsid w:val="001F6C9F"/>
    <w:rsid w:val="001F7295"/>
    <w:rsid w:val="001F76AA"/>
    <w:rsid w:val="00200417"/>
    <w:rsid w:val="00200A4C"/>
    <w:rsid w:val="00201D78"/>
    <w:rsid w:val="00202140"/>
    <w:rsid w:val="0020276A"/>
    <w:rsid w:val="00202A4A"/>
    <w:rsid w:val="00202C5E"/>
    <w:rsid w:val="00203D2B"/>
    <w:rsid w:val="0020431F"/>
    <w:rsid w:val="00204728"/>
    <w:rsid w:val="00204CB9"/>
    <w:rsid w:val="00205178"/>
    <w:rsid w:val="00205643"/>
    <w:rsid w:val="002061E6"/>
    <w:rsid w:val="00207CEC"/>
    <w:rsid w:val="0021066E"/>
    <w:rsid w:val="00210754"/>
    <w:rsid w:val="00211C4B"/>
    <w:rsid w:val="002122CF"/>
    <w:rsid w:val="002123D2"/>
    <w:rsid w:val="00212C14"/>
    <w:rsid w:val="002130CF"/>
    <w:rsid w:val="00213A1D"/>
    <w:rsid w:val="00213B03"/>
    <w:rsid w:val="00214F3D"/>
    <w:rsid w:val="00214FEE"/>
    <w:rsid w:val="00215C64"/>
    <w:rsid w:val="0021610D"/>
    <w:rsid w:val="00216BCC"/>
    <w:rsid w:val="00216E69"/>
    <w:rsid w:val="00217306"/>
    <w:rsid w:val="002173F6"/>
    <w:rsid w:val="002179B0"/>
    <w:rsid w:val="00217B7A"/>
    <w:rsid w:val="00220691"/>
    <w:rsid w:val="00220C27"/>
    <w:rsid w:val="00221850"/>
    <w:rsid w:val="00221A31"/>
    <w:rsid w:val="002230CC"/>
    <w:rsid w:val="0022398C"/>
    <w:rsid w:val="00223F0A"/>
    <w:rsid w:val="0022405A"/>
    <w:rsid w:val="002242D4"/>
    <w:rsid w:val="00224CFB"/>
    <w:rsid w:val="00225ABD"/>
    <w:rsid w:val="00225E5B"/>
    <w:rsid w:val="00225E70"/>
    <w:rsid w:val="00226B2C"/>
    <w:rsid w:val="00230201"/>
    <w:rsid w:val="00230820"/>
    <w:rsid w:val="00230E55"/>
    <w:rsid w:val="00231259"/>
    <w:rsid w:val="00232A5F"/>
    <w:rsid w:val="00232F2D"/>
    <w:rsid w:val="002330D1"/>
    <w:rsid w:val="00233B2F"/>
    <w:rsid w:val="00234C75"/>
    <w:rsid w:val="00234D75"/>
    <w:rsid w:val="00235228"/>
    <w:rsid w:val="002357CF"/>
    <w:rsid w:val="00235888"/>
    <w:rsid w:val="002358C6"/>
    <w:rsid w:val="002361A3"/>
    <w:rsid w:val="002362D6"/>
    <w:rsid w:val="00236322"/>
    <w:rsid w:val="00236381"/>
    <w:rsid w:val="00237704"/>
    <w:rsid w:val="00237922"/>
    <w:rsid w:val="0023796A"/>
    <w:rsid w:val="002402FD"/>
    <w:rsid w:val="002406DA"/>
    <w:rsid w:val="002407B8"/>
    <w:rsid w:val="00240809"/>
    <w:rsid w:val="00240ED8"/>
    <w:rsid w:val="002415A0"/>
    <w:rsid w:val="00241C9B"/>
    <w:rsid w:val="002428B5"/>
    <w:rsid w:val="00243971"/>
    <w:rsid w:val="00243FAC"/>
    <w:rsid w:val="00244159"/>
    <w:rsid w:val="00244683"/>
    <w:rsid w:val="00244701"/>
    <w:rsid w:val="00244869"/>
    <w:rsid w:val="00244B8A"/>
    <w:rsid w:val="00244EF0"/>
    <w:rsid w:val="002450EE"/>
    <w:rsid w:val="00245164"/>
    <w:rsid w:val="0024581B"/>
    <w:rsid w:val="00245C3E"/>
    <w:rsid w:val="00245CE7"/>
    <w:rsid w:val="002464C5"/>
    <w:rsid w:val="0024766E"/>
    <w:rsid w:val="00250645"/>
    <w:rsid w:val="002513D6"/>
    <w:rsid w:val="002516D9"/>
    <w:rsid w:val="0025298F"/>
    <w:rsid w:val="00252B01"/>
    <w:rsid w:val="00252E94"/>
    <w:rsid w:val="00253237"/>
    <w:rsid w:val="00254367"/>
    <w:rsid w:val="002546D6"/>
    <w:rsid w:val="0025482F"/>
    <w:rsid w:val="00254D7A"/>
    <w:rsid w:val="002552B4"/>
    <w:rsid w:val="0025532B"/>
    <w:rsid w:val="002553FD"/>
    <w:rsid w:val="00255478"/>
    <w:rsid w:val="0025567F"/>
    <w:rsid w:val="002557B9"/>
    <w:rsid w:val="00256428"/>
    <w:rsid w:val="0025661A"/>
    <w:rsid w:val="00257457"/>
    <w:rsid w:val="002574E6"/>
    <w:rsid w:val="002579CA"/>
    <w:rsid w:val="00257D66"/>
    <w:rsid w:val="0026021C"/>
    <w:rsid w:val="002603E2"/>
    <w:rsid w:val="00260A16"/>
    <w:rsid w:val="00260AEF"/>
    <w:rsid w:val="00260BBD"/>
    <w:rsid w:val="00260C8B"/>
    <w:rsid w:val="0026142A"/>
    <w:rsid w:val="00261BD6"/>
    <w:rsid w:val="00262D96"/>
    <w:rsid w:val="00265504"/>
    <w:rsid w:val="00265903"/>
    <w:rsid w:val="00265E5E"/>
    <w:rsid w:val="002660F4"/>
    <w:rsid w:val="00266B5C"/>
    <w:rsid w:val="0026794E"/>
    <w:rsid w:val="00270167"/>
    <w:rsid w:val="00270482"/>
    <w:rsid w:val="00271300"/>
    <w:rsid w:val="00272E20"/>
    <w:rsid w:val="002730A8"/>
    <w:rsid w:val="00273956"/>
    <w:rsid w:val="00273A40"/>
    <w:rsid w:val="00274167"/>
    <w:rsid w:val="00274F4F"/>
    <w:rsid w:val="002751B4"/>
    <w:rsid w:val="00275289"/>
    <w:rsid w:val="00275C9D"/>
    <w:rsid w:val="002762F8"/>
    <w:rsid w:val="00276B89"/>
    <w:rsid w:val="0027722F"/>
    <w:rsid w:val="002773A0"/>
    <w:rsid w:val="00277524"/>
    <w:rsid w:val="00280F6D"/>
    <w:rsid w:val="002813A2"/>
    <w:rsid w:val="002816EB"/>
    <w:rsid w:val="00281F84"/>
    <w:rsid w:val="0028221B"/>
    <w:rsid w:val="002825FD"/>
    <w:rsid w:val="002831FF"/>
    <w:rsid w:val="00283478"/>
    <w:rsid w:val="00283A24"/>
    <w:rsid w:val="00284151"/>
    <w:rsid w:val="002849E2"/>
    <w:rsid w:val="00284D2C"/>
    <w:rsid w:val="00285091"/>
    <w:rsid w:val="00285D3B"/>
    <w:rsid w:val="00286029"/>
    <w:rsid w:val="002869B3"/>
    <w:rsid w:val="00286A49"/>
    <w:rsid w:val="00286D29"/>
    <w:rsid w:val="00286E53"/>
    <w:rsid w:val="0028717D"/>
    <w:rsid w:val="002873B5"/>
    <w:rsid w:val="00287E95"/>
    <w:rsid w:val="002903DE"/>
    <w:rsid w:val="00290806"/>
    <w:rsid w:val="00291BFD"/>
    <w:rsid w:val="00291F77"/>
    <w:rsid w:val="00292C50"/>
    <w:rsid w:val="0029327C"/>
    <w:rsid w:val="00293B21"/>
    <w:rsid w:val="00294527"/>
    <w:rsid w:val="00294962"/>
    <w:rsid w:val="00294D34"/>
    <w:rsid w:val="002954BE"/>
    <w:rsid w:val="0029568C"/>
    <w:rsid w:val="00295D75"/>
    <w:rsid w:val="0029609D"/>
    <w:rsid w:val="00296AF9"/>
    <w:rsid w:val="00296D7C"/>
    <w:rsid w:val="0029729E"/>
    <w:rsid w:val="00297BDD"/>
    <w:rsid w:val="002A09F0"/>
    <w:rsid w:val="002A1269"/>
    <w:rsid w:val="002A136F"/>
    <w:rsid w:val="002A1594"/>
    <w:rsid w:val="002A1799"/>
    <w:rsid w:val="002A1990"/>
    <w:rsid w:val="002A1CDC"/>
    <w:rsid w:val="002A2611"/>
    <w:rsid w:val="002A2EDB"/>
    <w:rsid w:val="002A3070"/>
    <w:rsid w:val="002A311F"/>
    <w:rsid w:val="002A3150"/>
    <w:rsid w:val="002A3504"/>
    <w:rsid w:val="002A37F6"/>
    <w:rsid w:val="002A39DF"/>
    <w:rsid w:val="002A4DBE"/>
    <w:rsid w:val="002A7B9A"/>
    <w:rsid w:val="002B0011"/>
    <w:rsid w:val="002B01E4"/>
    <w:rsid w:val="002B0346"/>
    <w:rsid w:val="002B04C2"/>
    <w:rsid w:val="002B0DC2"/>
    <w:rsid w:val="002B1114"/>
    <w:rsid w:val="002B183D"/>
    <w:rsid w:val="002B357F"/>
    <w:rsid w:val="002B3852"/>
    <w:rsid w:val="002B47B5"/>
    <w:rsid w:val="002B4963"/>
    <w:rsid w:val="002B5A68"/>
    <w:rsid w:val="002B5B5A"/>
    <w:rsid w:val="002B5F5D"/>
    <w:rsid w:val="002B60B6"/>
    <w:rsid w:val="002B64C4"/>
    <w:rsid w:val="002B6917"/>
    <w:rsid w:val="002B7161"/>
    <w:rsid w:val="002B7B82"/>
    <w:rsid w:val="002C00B0"/>
    <w:rsid w:val="002C0347"/>
    <w:rsid w:val="002C0F65"/>
    <w:rsid w:val="002C18B1"/>
    <w:rsid w:val="002C2165"/>
    <w:rsid w:val="002C222B"/>
    <w:rsid w:val="002C2589"/>
    <w:rsid w:val="002C3153"/>
    <w:rsid w:val="002C368B"/>
    <w:rsid w:val="002C3878"/>
    <w:rsid w:val="002C3B71"/>
    <w:rsid w:val="002C3B7E"/>
    <w:rsid w:val="002C3ED9"/>
    <w:rsid w:val="002C40CC"/>
    <w:rsid w:val="002C42D9"/>
    <w:rsid w:val="002C4CEE"/>
    <w:rsid w:val="002C5331"/>
    <w:rsid w:val="002C59DE"/>
    <w:rsid w:val="002C613E"/>
    <w:rsid w:val="002C6229"/>
    <w:rsid w:val="002C704D"/>
    <w:rsid w:val="002C7339"/>
    <w:rsid w:val="002D068E"/>
    <w:rsid w:val="002D0860"/>
    <w:rsid w:val="002D0A0C"/>
    <w:rsid w:val="002D0E7E"/>
    <w:rsid w:val="002D1A0B"/>
    <w:rsid w:val="002D1BD2"/>
    <w:rsid w:val="002D33AC"/>
    <w:rsid w:val="002D33B0"/>
    <w:rsid w:val="002D4ABA"/>
    <w:rsid w:val="002D4B11"/>
    <w:rsid w:val="002D5A1A"/>
    <w:rsid w:val="002D5B6A"/>
    <w:rsid w:val="002D5F7B"/>
    <w:rsid w:val="002D63A3"/>
    <w:rsid w:val="002D710F"/>
    <w:rsid w:val="002D757C"/>
    <w:rsid w:val="002D7A85"/>
    <w:rsid w:val="002D7B61"/>
    <w:rsid w:val="002D7C31"/>
    <w:rsid w:val="002E0014"/>
    <w:rsid w:val="002E085A"/>
    <w:rsid w:val="002E1F01"/>
    <w:rsid w:val="002E2050"/>
    <w:rsid w:val="002E25DA"/>
    <w:rsid w:val="002E2927"/>
    <w:rsid w:val="002E2A3F"/>
    <w:rsid w:val="002E33A0"/>
    <w:rsid w:val="002E4B86"/>
    <w:rsid w:val="002E4BDC"/>
    <w:rsid w:val="002E4D6A"/>
    <w:rsid w:val="002E5245"/>
    <w:rsid w:val="002E5F2C"/>
    <w:rsid w:val="002E6C3F"/>
    <w:rsid w:val="002E7B12"/>
    <w:rsid w:val="002F1A5F"/>
    <w:rsid w:val="002F2A4C"/>
    <w:rsid w:val="002F33EF"/>
    <w:rsid w:val="002F35AF"/>
    <w:rsid w:val="002F37BD"/>
    <w:rsid w:val="002F53A6"/>
    <w:rsid w:val="002F541B"/>
    <w:rsid w:val="002F6083"/>
    <w:rsid w:val="002F7D2D"/>
    <w:rsid w:val="00300005"/>
    <w:rsid w:val="00300938"/>
    <w:rsid w:val="00300ED5"/>
    <w:rsid w:val="00301574"/>
    <w:rsid w:val="003017EE"/>
    <w:rsid w:val="00301F6E"/>
    <w:rsid w:val="00302037"/>
    <w:rsid w:val="00302192"/>
    <w:rsid w:val="003022C3"/>
    <w:rsid w:val="003027B9"/>
    <w:rsid w:val="0030298D"/>
    <w:rsid w:val="00302E46"/>
    <w:rsid w:val="00302F7B"/>
    <w:rsid w:val="00303B0F"/>
    <w:rsid w:val="00304181"/>
    <w:rsid w:val="00304F3F"/>
    <w:rsid w:val="00305684"/>
    <w:rsid w:val="00305D00"/>
    <w:rsid w:val="00305E25"/>
    <w:rsid w:val="0030600E"/>
    <w:rsid w:val="0030619A"/>
    <w:rsid w:val="0030676F"/>
    <w:rsid w:val="003068FC"/>
    <w:rsid w:val="00306954"/>
    <w:rsid w:val="00307062"/>
    <w:rsid w:val="003072E3"/>
    <w:rsid w:val="00307CAE"/>
    <w:rsid w:val="00310285"/>
    <w:rsid w:val="003103D2"/>
    <w:rsid w:val="003104B2"/>
    <w:rsid w:val="00310F26"/>
    <w:rsid w:val="00311230"/>
    <w:rsid w:val="003112F1"/>
    <w:rsid w:val="00311586"/>
    <w:rsid w:val="0031174A"/>
    <w:rsid w:val="00311F03"/>
    <w:rsid w:val="00312902"/>
    <w:rsid w:val="00312F7F"/>
    <w:rsid w:val="00313924"/>
    <w:rsid w:val="00313ABD"/>
    <w:rsid w:val="00313F68"/>
    <w:rsid w:val="003144A8"/>
    <w:rsid w:val="00315F13"/>
    <w:rsid w:val="00316820"/>
    <w:rsid w:val="00316857"/>
    <w:rsid w:val="003170C5"/>
    <w:rsid w:val="0031711E"/>
    <w:rsid w:val="00317F9C"/>
    <w:rsid w:val="003210F6"/>
    <w:rsid w:val="00322213"/>
    <w:rsid w:val="0032286F"/>
    <w:rsid w:val="0032311F"/>
    <w:rsid w:val="00324C24"/>
    <w:rsid w:val="003250AB"/>
    <w:rsid w:val="003250B5"/>
    <w:rsid w:val="003251C7"/>
    <w:rsid w:val="003254AD"/>
    <w:rsid w:val="00325680"/>
    <w:rsid w:val="00326121"/>
    <w:rsid w:val="00326511"/>
    <w:rsid w:val="0032691B"/>
    <w:rsid w:val="003269B4"/>
    <w:rsid w:val="00326E41"/>
    <w:rsid w:val="00327218"/>
    <w:rsid w:val="003279E9"/>
    <w:rsid w:val="00330637"/>
    <w:rsid w:val="00332BEB"/>
    <w:rsid w:val="003336D4"/>
    <w:rsid w:val="0033389A"/>
    <w:rsid w:val="00333C84"/>
    <w:rsid w:val="00334971"/>
    <w:rsid w:val="00334C05"/>
    <w:rsid w:val="00334F76"/>
    <w:rsid w:val="00334FC3"/>
    <w:rsid w:val="00335950"/>
    <w:rsid w:val="00335A21"/>
    <w:rsid w:val="00335E08"/>
    <w:rsid w:val="00336727"/>
    <w:rsid w:val="0033693D"/>
    <w:rsid w:val="00337332"/>
    <w:rsid w:val="00337D5E"/>
    <w:rsid w:val="00340099"/>
    <w:rsid w:val="003408B6"/>
    <w:rsid w:val="0034147A"/>
    <w:rsid w:val="003416DF"/>
    <w:rsid w:val="00341843"/>
    <w:rsid w:val="0034277D"/>
    <w:rsid w:val="00342B5C"/>
    <w:rsid w:val="00342CC3"/>
    <w:rsid w:val="003438A7"/>
    <w:rsid w:val="003438AB"/>
    <w:rsid w:val="003438CF"/>
    <w:rsid w:val="0034397F"/>
    <w:rsid w:val="00343C30"/>
    <w:rsid w:val="00343E94"/>
    <w:rsid w:val="003440E2"/>
    <w:rsid w:val="00344239"/>
    <w:rsid w:val="003442AC"/>
    <w:rsid w:val="00344429"/>
    <w:rsid w:val="003456BE"/>
    <w:rsid w:val="00345E97"/>
    <w:rsid w:val="003463FA"/>
    <w:rsid w:val="00346683"/>
    <w:rsid w:val="00346BBE"/>
    <w:rsid w:val="0034700E"/>
    <w:rsid w:val="00347218"/>
    <w:rsid w:val="003476D8"/>
    <w:rsid w:val="00347A4A"/>
    <w:rsid w:val="003500B3"/>
    <w:rsid w:val="00350103"/>
    <w:rsid w:val="0035010D"/>
    <w:rsid w:val="00350290"/>
    <w:rsid w:val="00350312"/>
    <w:rsid w:val="00350666"/>
    <w:rsid w:val="003507CF"/>
    <w:rsid w:val="00351E5A"/>
    <w:rsid w:val="0035260C"/>
    <w:rsid w:val="00352C0D"/>
    <w:rsid w:val="00352C2D"/>
    <w:rsid w:val="00353F34"/>
    <w:rsid w:val="00354265"/>
    <w:rsid w:val="00354E78"/>
    <w:rsid w:val="00356081"/>
    <w:rsid w:val="0035727A"/>
    <w:rsid w:val="003572E9"/>
    <w:rsid w:val="003573FF"/>
    <w:rsid w:val="00360595"/>
    <w:rsid w:val="003610A7"/>
    <w:rsid w:val="003614E6"/>
    <w:rsid w:val="00362AA7"/>
    <w:rsid w:val="0036376F"/>
    <w:rsid w:val="0036391C"/>
    <w:rsid w:val="00363923"/>
    <w:rsid w:val="0036434D"/>
    <w:rsid w:val="003643E1"/>
    <w:rsid w:val="00365C2B"/>
    <w:rsid w:val="00370FC5"/>
    <w:rsid w:val="003720C3"/>
    <w:rsid w:val="00372252"/>
    <w:rsid w:val="003728DD"/>
    <w:rsid w:val="00373BAA"/>
    <w:rsid w:val="003748D3"/>
    <w:rsid w:val="00375213"/>
    <w:rsid w:val="00375D66"/>
    <w:rsid w:val="00375DF8"/>
    <w:rsid w:val="0037608B"/>
    <w:rsid w:val="00376275"/>
    <w:rsid w:val="0037668E"/>
    <w:rsid w:val="00376832"/>
    <w:rsid w:val="003774D2"/>
    <w:rsid w:val="003802BF"/>
    <w:rsid w:val="003809A1"/>
    <w:rsid w:val="00380C7C"/>
    <w:rsid w:val="00380F3E"/>
    <w:rsid w:val="00381B5D"/>
    <w:rsid w:val="00382131"/>
    <w:rsid w:val="0038395A"/>
    <w:rsid w:val="003852A6"/>
    <w:rsid w:val="003853AE"/>
    <w:rsid w:val="003854E1"/>
    <w:rsid w:val="00385701"/>
    <w:rsid w:val="00385AA2"/>
    <w:rsid w:val="00386418"/>
    <w:rsid w:val="00386CC2"/>
    <w:rsid w:val="003904D8"/>
    <w:rsid w:val="003910B2"/>
    <w:rsid w:val="003913C4"/>
    <w:rsid w:val="00391E1D"/>
    <w:rsid w:val="00391F3C"/>
    <w:rsid w:val="00391F7B"/>
    <w:rsid w:val="00392C08"/>
    <w:rsid w:val="00393393"/>
    <w:rsid w:val="00394EC9"/>
    <w:rsid w:val="00394F31"/>
    <w:rsid w:val="00395CCF"/>
    <w:rsid w:val="00396C0E"/>
    <w:rsid w:val="00397819"/>
    <w:rsid w:val="003A0A88"/>
    <w:rsid w:val="003A0E70"/>
    <w:rsid w:val="003A2C5F"/>
    <w:rsid w:val="003A2C6D"/>
    <w:rsid w:val="003A347F"/>
    <w:rsid w:val="003A3A2B"/>
    <w:rsid w:val="003A3C9C"/>
    <w:rsid w:val="003A428A"/>
    <w:rsid w:val="003A43FB"/>
    <w:rsid w:val="003A50F3"/>
    <w:rsid w:val="003A5B97"/>
    <w:rsid w:val="003A6105"/>
    <w:rsid w:val="003A691F"/>
    <w:rsid w:val="003A69C8"/>
    <w:rsid w:val="003A6E9C"/>
    <w:rsid w:val="003A725D"/>
    <w:rsid w:val="003A73E0"/>
    <w:rsid w:val="003B0531"/>
    <w:rsid w:val="003B0A13"/>
    <w:rsid w:val="003B0BB5"/>
    <w:rsid w:val="003B10E3"/>
    <w:rsid w:val="003B165C"/>
    <w:rsid w:val="003B1830"/>
    <w:rsid w:val="003B1A71"/>
    <w:rsid w:val="003B1D88"/>
    <w:rsid w:val="003B2303"/>
    <w:rsid w:val="003B548F"/>
    <w:rsid w:val="003B5529"/>
    <w:rsid w:val="003B5E15"/>
    <w:rsid w:val="003B6778"/>
    <w:rsid w:val="003B6BA9"/>
    <w:rsid w:val="003B6BAC"/>
    <w:rsid w:val="003B738B"/>
    <w:rsid w:val="003B74AC"/>
    <w:rsid w:val="003B79F7"/>
    <w:rsid w:val="003B7EB9"/>
    <w:rsid w:val="003C04F5"/>
    <w:rsid w:val="003C087D"/>
    <w:rsid w:val="003C1037"/>
    <w:rsid w:val="003C11AE"/>
    <w:rsid w:val="003C1675"/>
    <w:rsid w:val="003C1708"/>
    <w:rsid w:val="003C1728"/>
    <w:rsid w:val="003C1CCA"/>
    <w:rsid w:val="003C1F38"/>
    <w:rsid w:val="003C2D62"/>
    <w:rsid w:val="003C4335"/>
    <w:rsid w:val="003C462C"/>
    <w:rsid w:val="003C5096"/>
    <w:rsid w:val="003C6633"/>
    <w:rsid w:val="003C6C3D"/>
    <w:rsid w:val="003C72F1"/>
    <w:rsid w:val="003C7E66"/>
    <w:rsid w:val="003C7E72"/>
    <w:rsid w:val="003D019C"/>
    <w:rsid w:val="003D0445"/>
    <w:rsid w:val="003D051C"/>
    <w:rsid w:val="003D0E8E"/>
    <w:rsid w:val="003D1902"/>
    <w:rsid w:val="003D1993"/>
    <w:rsid w:val="003D1B62"/>
    <w:rsid w:val="003D23F5"/>
    <w:rsid w:val="003D30EC"/>
    <w:rsid w:val="003D3388"/>
    <w:rsid w:val="003D3994"/>
    <w:rsid w:val="003D39BA"/>
    <w:rsid w:val="003D3E27"/>
    <w:rsid w:val="003D47FC"/>
    <w:rsid w:val="003D5508"/>
    <w:rsid w:val="003D66C7"/>
    <w:rsid w:val="003D6CA0"/>
    <w:rsid w:val="003D72AE"/>
    <w:rsid w:val="003D7B61"/>
    <w:rsid w:val="003E0370"/>
    <w:rsid w:val="003E0C70"/>
    <w:rsid w:val="003E0F7B"/>
    <w:rsid w:val="003E0FE8"/>
    <w:rsid w:val="003E1103"/>
    <w:rsid w:val="003E1183"/>
    <w:rsid w:val="003E118C"/>
    <w:rsid w:val="003E173B"/>
    <w:rsid w:val="003E22A9"/>
    <w:rsid w:val="003E2BFC"/>
    <w:rsid w:val="003E2C5D"/>
    <w:rsid w:val="003E2E29"/>
    <w:rsid w:val="003E3856"/>
    <w:rsid w:val="003E51DE"/>
    <w:rsid w:val="003E54BE"/>
    <w:rsid w:val="003E626B"/>
    <w:rsid w:val="003E6339"/>
    <w:rsid w:val="003E6863"/>
    <w:rsid w:val="003E6B8E"/>
    <w:rsid w:val="003E731D"/>
    <w:rsid w:val="003E737A"/>
    <w:rsid w:val="003F12B8"/>
    <w:rsid w:val="003F1882"/>
    <w:rsid w:val="003F2462"/>
    <w:rsid w:val="003F29D3"/>
    <w:rsid w:val="003F3061"/>
    <w:rsid w:val="003F380F"/>
    <w:rsid w:val="003F433A"/>
    <w:rsid w:val="003F45AF"/>
    <w:rsid w:val="003F4917"/>
    <w:rsid w:val="003F5477"/>
    <w:rsid w:val="003F5539"/>
    <w:rsid w:val="003F57E7"/>
    <w:rsid w:val="003F7079"/>
    <w:rsid w:val="003F71EA"/>
    <w:rsid w:val="003F770C"/>
    <w:rsid w:val="003F7B20"/>
    <w:rsid w:val="004004BA"/>
    <w:rsid w:val="00400C04"/>
    <w:rsid w:val="00401151"/>
    <w:rsid w:val="004012E9"/>
    <w:rsid w:val="00401830"/>
    <w:rsid w:val="0040265F"/>
    <w:rsid w:val="004030C9"/>
    <w:rsid w:val="00403113"/>
    <w:rsid w:val="004037E3"/>
    <w:rsid w:val="00403A27"/>
    <w:rsid w:val="00403C06"/>
    <w:rsid w:val="0040433B"/>
    <w:rsid w:val="004044EE"/>
    <w:rsid w:val="00404815"/>
    <w:rsid w:val="00404CD0"/>
    <w:rsid w:val="00405311"/>
    <w:rsid w:val="00405682"/>
    <w:rsid w:val="00406351"/>
    <w:rsid w:val="00406377"/>
    <w:rsid w:val="0040665E"/>
    <w:rsid w:val="00407EA5"/>
    <w:rsid w:val="00407F1E"/>
    <w:rsid w:val="00411BE6"/>
    <w:rsid w:val="004121B8"/>
    <w:rsid w:val="00412C97"/>
    <w:rsid w:val="00412D61"/>
    <w:rsid w:val="00413248"/>
    <w:rsid w:val="004138F5"/>
    <w:rsid w:val="0041393B"/>
    <w:rsid w:val="00413CE1"/>
    <w:rsid w:val="00413E99"/>
    <w:rsid w:val="00414EBD"/>
    <w:rsid w:val="004152A4"/>
    <w:rsid w:val="0041549C"/>
    <w:rsid w:val="00415784"/>
    <w:rsid w:val="00415D44"/>
    <w:rsid w:val="0041619D"/>
    <w:rsid w:val="00416B6C"/>
    <w:rsid w:val="004173E3"/>
    <w:rsid w:val="00417543"/>
    <w:rsid w:val="00417BE4"/>
    <w:rsid w:val="00421668"/>
    <w:rsid w:val="00423A90"/>
    <w:rsid w:val="00423DBB"/>
    <w:rsid w:val="004240E5"/>
    <w:rsid w:val="00424729"/>
    <w:rsid w:val="0042485D"/>
    <w:rsid w:val="00424933"/>
    <w:rsid w:val="00424B06"/>
    <w:rsid w:val="00424C87"/>
    <w:rsid w:val="00424E00"/>
    <w:rsid w:val="00424EDA"/>
    <w:rsid w:val="004252DB"/>
    <w:rsid w:val="00426017"/>
    <w:rsid w:val="00426E64"/>
    <w:rsid w:val="004273E3"/>
    <w:rsid w:val="00427559"/>
    <w:rsid w:val="00427E2D"/>
    <w:rsid w:val="004304D4"/>
    <w:rsid w:val="00430706"/>
    <w:rsid w:val="00430A93"/>
    <w:rsid w:val="004311EE"/>
    <w:rsid w:val="004312FF"/>
    <w:rsid w:val="004318E5"/>
    <w:rsid w:val="00431ADF"/>
    <w:rsid w:val="00432268"/>
    <w:rsid w:val="00433151"/>
    <w:rsid w:val="00433B6E"/>
    <w:rsid w:val="00433F9C"/>
    <w:rsid w:val="004340BE"/>
    <w:rsid w:val="00434A28"/>
    <w:rsid w:val="00435194"/>
    <w:rsid w:val="00435A01"/>
    <w:rsid w:val="00435B35"/>
    <w:rsid w:val="00435DCE"/>
    <w:rsid w:val="0043606D"/>
    <w:rsid w:val="00436140"/>
    <w:rsid w:val="0043687E"/>
    <w:rsid w:val="00437029"/>
    <w:rsid w:val="004371F1"/>
    <w:rsid w:val="00437246"/>
    <w:rsid w:val="00437B3C"/>
    <w:rsid w:val="004400E0"/>
    <w:rsid w:val="0044030A"/>
    <w:rsid w:val="004407FC"/>
    <w:rsid w:val="00440F40"/>
    <w:rsid w:val="00441F34"/>
    <w:rsid w:val="0044244F"/>
    <w:rsid w:val="00443032"/>
    <w:rsid w:val="00443111"/>
    <w:rsid w:val="004433AA"/>
    <w:rsid w:val="004436C5"/>
    <w:rsid w:val="00443BC5"/>
    <w:rsid w:val="00443D03"/>
    <w:rsid w:val="004444D0"/>
    <w:rsid w:val="004444D1"/>
    <w:rsid w:val="004445E0"/>
    <w:rsid w:val="004464A4"/>
    <w:rsid w:val="004464EC"/>
    <w:rsid w:val="004467D8"/>
    <w:rsid w:val="00446E8E"/>
    <w:rsid w:val="00447A90"/>
    <w:rsid w:val="00447C17"/>
    <w:rsid w:val="00450731"/>
    <w:rsid w:val="004517DE"/>
    <w:rsid w:val="00452155"/>
    <w:rsid w:val="004521F9"/>
    <w:rsid w:val="004522B4"/>
    <w:rsid w:val="00452875"/>
    <w:rsid w:val="004530DC"/>
    <w:rsid w:val="00453263"/>
    <w:rsid w:val="00454813"/>
    <w:rsid w:val="0045517E"/>
    <w:rsid w:val="0045665E"/>
    <w:rsid w:val="0045668A"/>
    <w:rsid w:val="004571BB"/>
    <w:rsid w:val="00460054"/>
    <w:rsid w:val="00460180"/>
    <w:rsid w:val="0046077F"/>
    <w:rsid w:val="004608D9"/>
    <w:rsid w:val="004611AE"/>
    <w:rsid w:val="00461BC6"/>
    <w:rsid w:val="00461FA2"/>
    <w:rsid w:val="004622B3"/>
    <w:rsid w:val="00462EEA"/>
    <w:rsid w:val="00463002"/>
    <w:rsid w:val="00463373"/>
    <w:rsid w:val="004633B5"/>
    <w:rsid w:val="004636E6"/>
    <w:rsid w:val="00464129"/>
    <w:rsid w:val="00465115"/>
    <w:rsid w:val="0046520A"/>
    <w:rsid w:val="00465290"/>
    <w:rsid w:val="0046556D"/>
    <w:rsid w:val="00465824"/>
    <w:rsid w:val="0046594B"/>
    <w:rsid w:val="00466812"/>
    <w:rsid w:val="0046758E"/>
    <w:rsid w:val="004678C2"/>
    <w:rsid w:val="00467BC4"/>
    <w:rsid w:val="00470DFD"/>
    <w:rsid w:val="00470E9E"/>
    <w:rsid w:val="00472255"/>
    <w:rsid w:val="00472264"/>
    <w:rsid w:val="0047283B"/>
    <w:rsid w:val="00473BA9"/>
    <w:rsid w:val="004747A4"/>
    <w:rsid w:val="00474FF1"/>
    <w:rsid w:val="004750EA"/>
    <w:rsid w:val="00475222"/>
    <w:rsid w:val="00475381"/>
    <w:rsid w:val="00475738"/>
    <w:rsid w:val="00477147"/>
    <w:rsid w:val="00477538"/>
    <w:rsid w:val="00477FDB"/>
    <w:rsid w:val="00480A6D"/>
    <w:rsid w:val="004810A2"/>
    <w:rsid w:val="004811F9"/>
    <w:rsid w:val="00481C6B"/>
    <w:rsid w:val="00481FDF"/>
    <w:rsid w:val="00482227"/>
    <w:rsid w:val="00483DA8"/>
    <w:rsid w:val="004841B3"/>
    <w:rsid w:val="00484C79"/>
    <w:rsid w:val="00484F4C"/>
    <w:rsid w:val="0048513C"/>
    <w:rsid w:val="00485DED"/>
    <w:rsid w:val="00486874"/>
    <w:rsid w:val="00486B16"/>
    <w:rsid w:val="00486E72"/>
    <w:rsid w:val="00487D2D"/>
    <w:rsid w:val="0049114A"/>
    <w:rsid w:val="00491315"/>
    <w:rsid w:val="00491B3D"/>
    <w:rsid w:val="00491E2F"/>
    <w:rsid w:val="00491EB9"/>
    <w:rsid w:val="00492809"/>
    <w:rsid w:val="00494D45"/>
    <w:rsid w:val="004950A6"/>
    <w:rsid w:val="004951D8"/>
    <w:rsid w:val="004955EA"/>
    <w:rsid w:val="00495F90"/>
    <w:rsid w:val="00496092"/>
    <w:rsid w:val="004961E5"/>
    <w:rsid w:val="0049707C"/>
    <w:rsid w:val="00497BE0"/>
    <w:rsid w:val="00497FE7"/>
    <w:rsid w:val="004A03AB"/>
    <w:rsid w:val="004A04DC"/>
    <w:rsid w:val="004A0689"/>
    <w:rsid w:val="004A0C7B"/>
    <w:rsid w:val="004A1086"/>
    <w:rsid w:val="004A1240"/>
    <w:rsid w:val="004A1BC6"/>
    <w:rsid w:val="004A203F"/>
    <w:rsid w:val="004A217F"/>
    <w:rsid w:val="004A2469"/>
    <w:rsid w:val="004A2C52"/>
    <w:rsid w:val="004A3466"/>
    <w:rsid w:val="004A354E"/>
    <w:rsid w:val="004A46E1"/>
    <w:rsid w:val="004A475E"/>
    <w:rsid w:val="004A57AF"/>
    <w:rsid w:val="004A5A4C"/>
    <w:rsid w:val="004A64DF"/>
    <w:rsid w:val="004A6CFF"/>
    <w:rsid w:val="004A6DF5"/>
    <w:rsid w:val="004A719F"/>
    <w:rsid w:val="004A79B8"/>
    <w:rsid w:val="004A7C5C"/>
    <w:rsid w:val="004B0DC6"/>
    <w:rsid w:val="004B0EAE"/>
    <w:rsid w:val="004B1388"/>
    <w:rsid w:val="004B1848"/>
    <w:rsid w:val="004B1BCF"/>
    <w:rsid w:val="004B1F37"/>
    <w:rsid w:val="004B2762"/>
    <w:rsid w:val="004B366D"/>
    <w:rsid w:val="004B3AE6"/>
    <w:rsid w:val="004B4EB0"/>
    <w:rsid w:val="004B564A"/>
    <w:rsid w:val="004B5A7E"/>
    <w:rsid w:val="004B65A9"/>
    <w:rsid w:val="004B69FC"/>
    <w:rsid w:val="004B7003"/>
    <w:rsid w:val="004B77DA"/>
    <w:rsid w:val="004B7FB9"/>
    <w:rsid w:val="004C05F1"/>
    <w:rsid w:val="004C0D23"/>
    <w:rsid w:val="004C0FFB"/>
    <w:rsid w:val="004C1E74"/>
    <w:rsid w:val="004C2561"/>
    <w:rsid w:val="004C288B"/>
    <w:rsid w:val="004C2AA9"/>
    <w:rsid w:val="004C3AE4"/>
    <w:rsid w:val="004C3E99"/>
    <w:rsid w:val="004C3EFD"/>
    <w:rsid w:val="004C3F34"/>
    <w:rsid w:val="004C46DD"/>
    <w:rsid w:val="004C4D20"/>
    <w:rsid w:val="004C51C4"/>
    <w:rsid w:val="004C5B23"/>
    <w:rsid w:val="004C6BC8"/>
    <w:rsid w:val="004C6C3F"/>
    <w:rsid w:val="004C6E4F"/>
    <w:rsid w:val="004C79D3"/>
    <w:rsid w:val="004C7A98"/>
    <w:rsid w:val="004C7B80"/>
    <w:rsid w:val="004D02A3"/>
    <w:rsid w:val="004D0BA6"/>
    <w:rsid w:val="004D1D51"/>
    <w:rsid w:val="004D204A"/>
    <w:rsid w:val="004D2ADE"/>
    <w:rsid w:val="004D3808"/>
    <w:rsid w:val="004D530B"/>
    <w:rsid w:val="004D53BF"/>
    <w:rsid w:val="004D5C15"/>
    <w:rsid w:val="004D5E86"/>
    <w:rsid w:val="004D5FEB"/>
    <w:rsid w:val="004D6160"/>
    <w:rsid w:val="004D6275"/>
    <w:rsid w:val="004D66EC"/>
    <w:rsid w:val="004D6D65"/>
    <w:rsid w:val="004D7314"/>
    <w:rsid w:val="004D79B3"/>
    <w:rsid w:val="004D7E9C"/>
    <w:rsid w:val="004E07A2"/>
    <w:rsid w:val="004E0F20"/>
    <w:rsid w:val="004E136D"/>
    <w:rsid w:val="004E1C1E"/>
    <w:rsid w:val="004E1CB5"/>
    <w:rsid w:val="004E2F33"/>
    <w:rsid w:val="004E2FA8"/>
    <w:rsid w:val="004E3670"/>
    <w:rsid w:val="004E3BF8"/>
    <w:rsid w:val="004E4511"/>
    <w:rsid w:val="004E4B57"/>
    <w:rsid w:val="004E4E86"/>
    <w:rsid w:val="004E550A"/>
    <w:rsid w:val="004E5B9E"/>
    <w:rsid w:val="004E627F"/>
    <w:rsid w:val="004E650B"/>
    <w:rsid w:val="004E6A47"/>
    <w:rsid w:val="004E6F22"/>
    <w:rsid w:val="004E75D5"/>
    <w:rsid w:val="004E7677"/>
    <w:rsid w:val="004E7BCE"/>
    <w:rsid w:val="004E7EC1"/>
    <w:rsid w:val="004F0536"/>
    <w:rsid w:val="004F0BB5"/>
    <w:rsid w:val="004F114A"/>
    <w:rsid w:val="004F131C"/>
    <w:rsid w:val="004F1411"/>
    <w:rsid w:val="004F18EB"/>
    <w:rsid w:val="004F1942"/>
    <w:rsid w:val="004F2561"/>
    <w:rsid w:val="004F2610"/>
    <w:rsid w:val="004F3199"/>
    <w:rsid w:val="004F361C"/>
    <w:rsid w:val="004F36E6"/>
    <w:rsid w:val="004F3FF1"/>
    <w:rsid w:val="004F4487"/>
    <w:rsid w:val="004F6541"/>
    <w:rsid w:val="004F7084"/>
    <w:rsid w:val="004F7C28"/>
    <w:rsid w:val="005006A6"/>
    <w:rsid w:val="00500CB1"/>
    <w:rsid w:val="00500D7F"/>
    <w:rsid w:val="005014C3"/>
    <w:rsid w:val="005031F9"/>
    <w:rsid w:val="005038B6"/>
    <w:rsid w:val="00503B8D"/>
    <w:rsid w:val="00503BB1"/>
    <w:rsid w:val="0050440B"/>
    <w:rsid w:val="00505EA7"/>
    <w:rsid w:val="005061BA"/>
    <w:rsid w:val="00506450"/>
    <w:rsid w:val="005065DB"/>
    <w:rsid w:val="00506686"/>
    <w:rsid w:val="00506A3B"/>
    <w:rsid w:val="00507705"/>
    <w:rsid w:val="00507DB9"/>
    <w:rsid w:val="00507EE5"/>
    <w:rsid w:val="0051076E"/>
    <w:rsid w:val="005107D6"/>
    <w:rsid w:val="00510C03"/>
    <w:rsid w:val="00510CF4"/>
    <w:rsid w:val="005112B5"/>
    <w:rsid w:val="005113EA"/>
    <w:rsid w:val="005118FD"/>
    <w:rsid w:val="005119EA"/>
    <w:rsid w:val="00511BE3"/>
    <w:rsid w:val="00511C4F"/>
    <w:rsid w:val="00511C9C"/>
    <w:rsid w:val="005122A9"/>
    <w:rsid w:val="0051270A"/>
    <w:rsid w:val="00512BB4"/>
    <w:rsid w:val="00512CC1"/>
    <w:rsid w:val="00513337"/>
    <w:rsid w:val="0051357C"/>
    <w:rsid w:val="00513797"/>
    <w:rsid w:val="00513C9F"/>
    <w:rsid w:val="005145B4"/>
    <w:rsid w:val="005156C7"/>
    <w:rsid w:val="0051646B"/>
    <w:rsid w:val="0051659A"/>
    <w:rsid w:val="00516783"/>
    <w:rsid w:val="00516AB6"/>
    <w:rsid w:val="005174FC"/>
    <w:rsid w:val="005200B7"/>
    <w:rsid w:val="00520188"/>
    <w:rsid w:val="0052080E"/>
    <w:rsid w:val="00520964"/>
    <w:rsid w:val="00520C6C"/>
    <w:rsid w:val="005217A0"/>
    <w:rsid w:val="00522ED8"/>
    <w:rsid w:val="0052312B"/>
    <w:rsid w:val="0052389C"/>
    <w:rsid w:val="00523B36"/>
    <w:rsid w:val="00524043"/>
    <w:rsid w:val="00524B42"/>
    <w:rsid w:val="0052535D"/>
    <w:rsid w:val="00525762"/>
    <w:rsid w:val="0052693B"/>
    <w:rsid w:val="00526D8F"/>
    <w:rsid w:val="00527130"/>
    <w:rsid w:val="00527AB4"/>
    <w:rsid w:val="00527CDE"/>
    <w:rsid w:val="005303E6"/>
    <w:rsid w:val="0053069C"/>
    <w:rsid w:val="005319A6"/>
    <w:rsid w:val="00531BC4"/>
    <w:rsid w:val="00531CEA"/>
    <w:rsid w:val="00531E58"/>
    <w:rsid w:val="0053230D"/>
    <w:rsid w:val="00532770"/>
    <w:rsid w:val="005327C8"/>
    <w:rsid w:val="00532BE1"/>
    <w:rsid w:val="00532DDB"/>
    <w:rsid w:val="0053341B"/>
    <w:rsid w:val="00533A69"/>
    <w:rsid w:val="00533E6B"/>
    <w:rsid w:val="0053423E"/>
    <w:rsid w:val="0053474E"/>
    <w:rsid w:val="005353A0"/>
    <w:rsid w:val="0053560A"/>
    <w:rsid w:val="00535F5E"/>
    <w:rsid w:val="00535F6D"/>
    <w:rsid w:val="00537045"/>
    <w:rsid w:val="00537147"/>
    <w:rsid w:val="005374F8"/>
    <w:rsid w:val="0053768C"/>
    <w:rsid w:val="00540379"/>
    <w:rsid w:val="00540988"/>
    <w:rsid w:val="005413A3"/>
    <w:rsid w:val="00541470"/>
    <w:rsid w:val="00541EAD"/>
    <w:rsid w:val="00542002"/>
    <w:rsid w:val="005426D0"/>
    <w:rsid w:val="0054330A"/>
    <w:rsid w:val="005433DE"/>
    <w:rsid w:val="00543860"/>
    <w:rsid w:val="005441DB"/>
    <w:rsid w:val="0054454F"/>
    <w:rsid w:val="005447A5"/>
    <w:rsid w:val="005449AF"/>
    <w:rsid w:val="00544F7C"/>
    <w:rsid w:val="005450AA"/>
    <w:rsid w:val="005454C1"/>
    <w:rsid w:val="00546316"/>
    <w:rsid w:val="005463D0"/>
    <w:rsid w:val="00546E63"/>
    <w:rsid w:val="00546FD2"/>
    <w:rsid w:val="00547F68"/>
    <w:rsid w:val="00550880"/>
    <w:rsid w:val="00550A60"/>
    <w:rsid w:val="00550CEB"/>
    <w:rsid w:val="005513BD"/>
    <w:rsid w:val="00551453"/>
    <w:rsid w:val="00551B9E"/>
    <w:rsid w:val="005522C1"/>
    <w:rsid w:val="0055274C"/>
    <w:rsid w:val="005531B3"/>
    <w:rsid w:val="005533AC"/>
    <w:rsid w:val="0055390E"/>
    <w:rsid w:val="00553A9C"/>
    <w:rsid w:val="00554173"/>
    <w:rsid w:val="00554F33"/>
    <w:rsid w:val="00554FB2"/>
    <w:rsid w:val="00555172"/>
    <w:rsid w:val="005556CC"/>
    <w:rsid w:val="0055594C"/>
    <w:rsid w:val="0055650B"/>
    <w:rsid w:val="0055675F"/>
    <w:rsid w:val="005576F9"/>
    <w:rsid w:val="00557CB9"/>
    <w:rsid w:val="00557E1C"/>
    <w:rsid w:val="0056011C"/>
    <w:rsid w:val="0056108B"/>
    <w:rsid w:val="00561D59"/>
    <w:rsid w:val="00561EDD"/>
    <w:rsid w:val="00562BDF"/>
    <w:rsid w:val="0056398A"/>
    <w:rsid w:val="00563B81"/>
    <w:rsid w:val="0056475A"/>
    <w:rsid w:val="00565633"/>
    <w:rsid w:val="00565AFD"/>
    <w:rsid w:val="00565CBC"/>
    <w:rsid w:val="00566176"/>
    <w:rsid w:val="00566A8E"/>
    <w:rsid w:val="00566BFD"/>
    <w:rsid w:val="005671D5"/>
    <w:rsid w:val="00567455"/>
    <w:rsid w:val="00570ADA"/>
    <w:rsid w:val="00570EC9"/>
    <w:rsid w:val="00571427"/>
    <w:rsid w:val="00571693"/>
    <w:rsid w:val="00571A5C"/>
    <w:rsid w:val="00571E2E"/>
    <w:rsid w:val="00571E9D"/>
    <w:rsid w:val="005722AA"/>
    <w:rsid w:val="00572678"/>
    <w:rsid w:val="0057284B"/>
    <w:rsid w:val="00572A99"/>
    <w:rsid w:val="0057342C"/>
    <w:rsid w:val="0057380B"/>
    <w:rsid w:val="00573BB0"/>
    <w:rsid w:val="00574F99"/>
    <w:rsid w:val="005752CC"/>
    <w:rsid w:val="005754CC"/>
    <w:rsid w:val="0057552D"/>
    <w:rsid w:val="0057580E"/>
    <w:rsid w:val="00575A26"/>
    <w:rsid w:val="00576E41"/>
    <w:rsid w:val="005779AF"/>
    <w:rsid w:val="0058020F"/>
    <w:rsid w:val="005808BC"/>
    <w:rsid w:val="0058106C"/>
    <w:rsid w:val="00581E28"/>
    <w:rsid w:val="005822C4"/>
    <w:rsid w:val="0058350F"/>
    <w:rsid w:val="0058432B"/>
    <w:rsid w:val="00584331"/>
    <w:rsid w:val="0058579B"/>
    <w:rsid w:val="00590371"/>
    <w:rsid w:val="005905BA"/>
    <w:rsid w:val="005905DE"/>
    <w:rsid w:val="00590B02"/>
    <w:rsid w:val="0059114A"/>
    <w:rsid w:val="0059117A"/>
    <w:rsid w:val="00591922"/>
    <w:rsid w:val="00593812"/>
    <w:rsid w:val="00593B2F"/>
    <w:rsid w:val="00593BF8"/>
    <w:rsid w:val="00594231"/>
    <w:rsid w:val="00594444"/>
    <w:rsid w:val="00595BC4"/>
    <w:rsid w:val="00595EAE"/>
    <w:rsid w:val="00595F79"/>
    <w:rsid w:val="0059645A"/>
    <w:rsid w:val="00596D94"/>
    <w:rsid w:val="005974F8"/>
    <w:rsid w:val="00597685"/>
    <w:rsid w:val="00597771"/>
    <w:rsid w:val="00597CA2"/>
    <w:rsid w:val="00597E8D"/>
    <w:rsid w:val="005A03FF"/>
    <w:rsid w:val="005A1050"/>
    <w:rsid w:val="005A2CE4"/>
    <w:rsid w:val="005A3819"/>
    <w:rsid w:val="005A3D36"/>
    <w:rsid w:val="005A4478"/>
    <w:rsid w:val="005A50FD"/>
    <w:rsid w:val="005A5977"/>
    <w:rsid w:val="005A5B84"/>
    <w:rsid w:val="005A5F02"/>
    <w:rsid w:val="005A617B"/>
    <w:rsid w:val="005A7F5F"/>
    <w:rsid w:val="005B0F05"/>
    <w:rsid w:val="005B13AB"/>
    <w:rsid w:val="005B1720"/>
    <w:rsid w:val="005B1D8E"/>
    <w:rsid w:val="005B1F08"/>
    <w:rsid w:val="005B239B"/>
    <w:rsid w:val="005B2513"/>
    <w:rsid w:val="005B2632"/>
    <w:rsid w:val="005B44AE"/>
    <w:rsid w:val="005B4547"/>
    <w:rsid w:val="005B4EF4"/>
    <w:rsid w:val="005B60A6"/>
    <w:rsid w:val="005B6396"/>
    <w:rsid w:val="005B6AA7"/>
    <w:rsid w:val="005B6F78"/>
    <w:rsid w:val="005B7E63"/>
    <w:rsid w:val="005C0CE8"/>
    <w:rsid w:val="005C16A7"/>
    <w:rsid w:val="005C1952"/>
    <w:rsid w:val="005C1A55"/>
    <w:rsid w:val="005C26D5"/>
    <w:rsid w:val="005C28D1"/>
    <w:rsid w:val="005C2E1D"/>
    <w:rsid w:val="005C3320"/>
    <w:rsid w:val="005C33AA"/>
    <w:rsid w:val="005C35FC"/>
    <w:rsid w:val="005C3C4F"/>
    <w:rsid w:val="005C438D"/>
    <w:rsid w:val="005C45C9"/>
    <w:rsid w:val="005C4783"/>
    <w:rsid w:val="005C4A70"/>
    <w:rsid w:val="005C4ADC"/>
    <w:rsid w:val="005C5065"/>
    <w:rsid w:val="005C6563"/>
    <w:rsid w:val="005C71CB"/>
    <w:rsid w:val="005D0CED"/>
    <w:rsid w:val="005D1545"/>
    <w:rsid w:val="005D25C8"/>
    <w:rsid w:val="005D269C"/>
    <w:rsid w:val="005D2C1A"/>
    <w:rsid w:val="005D38B2"/>
    <w:rsid w:val="005D3F47"/>
    <w:rsid w:val="005D46F7"/>
    <w:rsid w:val="005D5118"/>
    <w:rsid w:val="005D51EB"/>
    <w:rsid w:val="005D51FB"/>
    <w:rsid w:val="005D5ED6"/>
    <w:rsid w:val="005D650F"/>
    <w:rsid w:val="005D69EA"/>
    <w:rsid w:val="005D6C98"/>
    <w:rsid w:val="005D75FC"/>
    <w:rsid w:val="005D7A9C"/>
    <w:rsid w:val="005E00E8"/>
    <w:rsid w:val="005E062D"/>
    <w:rsid w:val="005E0764"/>
    <w:rsid w:val="005E0941"/>
    <w:rsid w:val="005E0CFD"/>
    <w:rsid w:val="005E1AC3"/>
    <w:rsid w:val="005E1DE5"/>
    <w:rsid w:val="005E21F5"/>
    <w:rsid w:val="005E3531"/>
    <w:rsid w:val="005E42B8"/>
    <w:rsid w:val="005E559A"/>
    <w:rsid w:val="005E568E"/>
    <w:rsid w:val="005E569A"/>
    <w:rsid w:val="005E57A2"/>
    <w:rsid w:val="005E59C1"/>
    <w:rsid w:val="005E7AE6"/>
    <w:rsid w:val="005F05F1"/>
    <w:rsid w:val="005F1215"/>
    <w:rsid w:val="005F1FE7"/>
    <w:rsid w:val="005F2235"/>
    <w:rsid w:val="005F223B"/>
    <w:rsid w:val="005F2444"/>
    <w:rsid w:val="005F2A90"/>
    <w:rsid w:val="005F2BD1"/>
    <w:rsid w:val="005F2E05"/>
    <w:rsid w:val="005F3390"/>
    <w:rsid w:val="005F353E"/>
    <w:rsid w:val="005F3A3D"/>
    <w:rsid w:val="005F50B8"/>
    <w:rsid w:val="005F563E"/>
    <w:rsid w:val="005F570A"/>
    <w:rsid w:val="005F5864"/>
    <w:rsid w:val="005F7512"/>
    <w:rsid w:val="005F7D17"/>
    <w:rsid w:val="00600200"/>
    <w:rsid w:val="0060099A"/>
    <w:rsid w:val="00600A4E"/>
    <w:rsid w:val="00601ACF"/>
    <w:rsid w:val="0060209D"/>
    <w:rsid w:val="006022AD"/>
    <w:rsid w:val="00603DA0"/>
    <w:rsid w:val="006047B5"/>
    <w:rsid w:val="00604811"/>
    <w:rsid w:val="00604C64"/>
    <w:rsid w:val="00604EED"/>
    <w:rsid w:val="006057E3"/>
    <w:rsid w:val="0060587D"/>
    <w:rsid w:val="0060595B"/>
    <w:rsid w:val="00605A65"/>
    <w:rsid w:val="00605B8E"/>
    <w:rsid w:val="00605BA2"/>
    <w:rsid w:val="00605BB3"/>
    <w:rsid w:val="006061DD"/>
    <w:rsid w:val="0060652A"/>
    <w:rsid w:val="0060738E"/>
    <w:rsid w:val="006073F1"/>
    <w:rsid w:val="00607556"/>
    <w:rsid w:val="00607CA3"/>
    <w:rsid w:val="00610A3F"/>
    <w:rsid w:val="00610E95"/>
    <w:rsid w:val="00611503"/>
    <w:rsid w:val="00611A4F"/>
    <w:rsid w:val="00611FB9"/>
    <w:rsid w:val="0061247B"/>
    <w:rsid w:val="006124CF"/>
    <w:rsid w:val="0061377D"/>
    <w:rsid w:val="00614C62"/>
    <w:rsid w:val="006155BA"/>
    <w:rsid w:val="00615DF5"/>
    <w:rsid w:val="00616644"/>
    <w:rsid w:val="00616A16"/>
    <w:rsid w:val="0061708E"/>
    <w:rsid w:val="0061736A"/>
    <w:rsid w:val="006205BD"/>
    <w:rsid w:val="006206D0"/>
    <w:rsid w:val="006209CA"/>
    <w:rsid w:val="0062186D"/>
    <w:rsid w:val="00621BC1"/>
    <w:rsid w:val="00621EF8"/>
    <w:rsid w:val="006222D7"/>
    <w:rsid w:val="0062236C"/>
    <w:rsid w:val="00622E94"/>
    <w:rsid w:val="00623B97"/>
    <w:rsid w:val="00623D74"/>
    <w:rsid w:val="00623F72"/>
    <w:rsid w:val="006244FE"/>
    <w:rsid w:val="00625155"/>
    <w:rsid w:val="006260F2"/>
    <w:rsid w:val="00627754"/>
    <w:rsid w:val="00627AAB"/>
    <w:rsid w:val="00627E4A"/>
    <w:rsid w:val="00627F97"/>
    <w:rsid w:val="00627FB4"/>
    <w:rsid w:val="006307D6"/>
    <w:rsid w:val="00630929"/>
    <w:rsid w:val="00630B77"/>
    <w:rsid w:val="00630D75"/>
    <w:rsid w:val="00630FF3"/>
    <w:rsid w:val="00631652"/>
    <w:rsid w:val="00631C70"/>
    <w:rsid w:val="0063258C"/>
    <w:rsid w:val="00632C57"/>
    <w:rsid w:val="00632F92"/>
    <w:rsid w:val="006337E1"/>
    <w:rsid w:val="00633C84"/>
    <w:rsid w:val="006345D9"/>
    <w:rsid w:val="00635445"/>
    <w:rsid w:val="00635A40"/>
    <w:rsid w:val="00635E70"/>
    <w:rsid w:val="00636406"/>
    <w:rsid w:val="00640225"/>
    <w:rsid w:val="00640D51"/>
    <w:rsid w:val="00640E35"/>
    <w:rsid w:val="00641113"/>
    <w:rsid w:val="00641137"/>
    <w:rsid w:val="00641301"/>
    <w:rsid w:val="00641306"/>
    <w:rsid w:val="00641D70"/>
    <w:rsid w:val="0064231D"/>
    <w:rsid w:val="0064239E"/>
    <w:rsid w:val="00642447"/>
    <w:rsid w:val="0064321D"/>
    <w:rsid w:val="00643E14"/>
    <w:rsid w:val="0064453B"/>
    <w:rsid w:val="006447DF"/>
    <w:rsid w:val="00644964"/>
    <w:rsid w:val="00644A96"/>
    <w:rsid w:val="00644ACC"/>
    <w:rsid w:val="00644BC1"/>
    <w:rsid w:val="00644E18"/>
    <w:rsid w:val="0064582E"/>
    <w:rsid w:val="00645A91"/>
    <w:rsid w:val="00645C87"/>
    <w:rsid w:val="00645D3D"/>
    <w:rsid w:val="0064603D"/>
    <w:rsid w:val="00646861"/>
    <w:rsid w:val="0064773A"/>
    <w:rsid w:val="0065024F"/>
    <w:rsid w:val="00650930"/>
    <w:rsid w:val="00651458"/>
    <w:rsid w:val="006514E7"/>
    <w:rsid w:val="00651990"/>
    <w:rsid w:val="00652277"/>
    <w:rsid w:val="00652C4D"/>
    <w:rsid w:val="006531B6"/>
    <w:rsid w:val="0065375E"/>
    <w:rsid w:val="00653CD9"/>
    <w:rsid w:val="00654205"/>
    <w:rsid w:val="00654323"/>
    <w:rsid w:val="0065480C"/>
    <w:rsid w:val="00654BD5"/>
    <w:rsid w:val="00654F3B"/>
    <w:rsid w:val="00655484"/>
    <w:rsid w:val="006554FC"/>
    <w:rsid w:val="00655582"/>
    <w:rsid w:val="006556F3"/>
    <w:rsid w:val="0065593E"/>
    <w:rsid w:val="00655980"/>
    <w:rsid w:val="00655A62"/>
    <w:rsid w:val="00655D51"/>
    <w:rsid w:val="00656610"/>
    <w:rsid w:val="0065667C"/>
    <w:rsid w:val="00656747"/>
    <w:rsid w:val="0065674F"/>
    <w:rsid w:val="006568FA"/>
    <w:rsid w:val="00656F33"/>
    <w:rsid w:val="00660D1E"/>
    <w:rsid w:val="0066202A"/>
    <w:rsid w:val="0066212D"/>
    <w:rsid w:val="0066295E"/>
    <w:rsid w:val="00662D05"/>
    <w:rsid w:val="00664445"/>
    <w:rsid w:val="00664501"/>
    <w:rsid w:val="00664877"/>
    <w:rsid w:val="00664931"/>
    <w:rsid w:val="00665277"/>
    <w:rsid w:val="006656F4"/>
    <w:rsid w:val="00665975"/>
    <w:rsid w:val="00666233"/>
    <w:rsid w:val="0066688F"/>
    <w:rsid w:val="00666BCD"/>
    <w:rsid w:val="00667268"/>
    <w:rsid w:val="006672E5"/>
    <w:rsid w:val="006674A8"/>
    <w:rsid w:val="006704E3"/>
    <w:rsid w:val="0067073A"/>
    <w:rsid w:val="00670831"/>
    <w:rsid w:val="00671064"/>
    <w:rsid w:val="00671BDB"/>
    <w:rsid w:val="0067234F"/>
    <w:rsid w:val="006726A3"/>
    <w:rsid w:val="00672A8C"/>
    <w:rsid w:val="00673473"/>
    <w:rsid w:val="00673A13"/>
    <w:rsid w:val="00673FA0"/>
    <w:rsid w:val="00674106"/>
    <w:rsid w:val="0067439C"/>
    <w:rsid w:val="00677A1F"/>
    <w:rsid w:val="00680E92"/>
    <w:rsid w:val="00681854"/>
    <w:rsid w:val="0068219A"/>
    <w:rsid w:val="00682B5E"/>
    <w:rsid w:val="00683626"/>
    <w:rsid w:val="00683DDC"/>
    <w:rsid w:val="00683ECF"/>
    <w:rsid w:val="0068408F"/>
    <w:rsid w:val="0068489D"/>
    <w:rsid w:val="00684A31"/>
    <w:rsid w:val="00684B9C"/>
    <w:rsid w:val="0068555E"/>
    <w:rsid w:val="0068581F"/>
    <w:rsid w:val="006863A7"/>
    <w:rsid w:val="00686C1D"/>
    <w:rsid w:val="00686E2B"/>
    <w:rsid w:val="00690722"/>
    <w:rsid w:val="00690984"/>
    <w:rsid w:val="00691AB3"/>
    <w:rsid w:val="00691DA6"/>
    <w:rsid w:val="00691F95"/>
    <w:rsid w:val="00693328"/>
    <w:rsid w:val="00693830"/>
    <w:rsid w:val="006941EB"/>
    <w:rsid w:val="006943DC"/>
    <w:rsid w:val="0069497F"/>
    <w:rsid w:val="00694FB7"/>
    <w:rsid w:val="006952E1"/>
    <w:rsid w:val="00695774"/>
    <w:rsid w:val="00695D0F"/>
    <w:rsid w:val="006964EC"/>
    <w:rsid w:val="0069671C"/>
    <w:rsid w:val="006968BE"/>
    <w:rsid w:val="0069768E"/>
    <w:rsid w:val="00697CBC"/>
    <w:rsid w:val="006A01B1"/>
    <w:rsid w:val="006A04A9"/>
    <w:rsid w:val="006A105C"/>
    <w:rsid w:val="006A14E0"/>
    <w:rsid w:val="006A1935"/>
    <w:rsid w:val="006A1975"/>
    <w:rsid w:val="006A20E2"/>
    <w:rsid w:val="006A224E"/>
    <w:rsid w:val="006A2A4A"/>
    <w:rsid w:val="006A2BB5"/>
    <w:rsid w:val="006A3721"/>
    <w:rsid w:val="006A453A"/>
    <w:rsid w:val="006A4DBB"/>
    <w:rsid w:val="006A5B02"/>
    <w:rsid w:val="006A6265"/>
    <w:rsid w:val="006A79C2"/>
    <w:rsid w:val="006B036A"/>
    <w:rsid w:val="006B0616"/>
    <w:rsid w:val="006B13ED"/>
    <w:rsid w:val="006B14F1"/>
    <w:rsid w:val="006B2590"/>
    <w:rsid w:val="006B2876"/>
    <w:rsid w:val="006B3923"/>
    <w:rsid w:val="006B46BA"/>
    <w:rsid w:val="006B480B"/>
    <w:rsid w:val="006B5EFE"/>
    <w:rsid w:val="006B6071"/>
    <w:rsid w:val="006B642C"/>
    <w:rsid w:val="006B6A79"/>
    <w:rsid w:val="006B6AD2"/>
    <w:rsid w:val="006B6DFA"/>
    <w:rsid w:val="006B7351"/>
    <w:rsid w:val="006B7F8D"/>
    <w:rsid w:val="006C0725"/>
    <w:rsid w:val="006C0A56"/>
    <w:rsid w:val="006C117A"/>
    <w:rsid w:val="006C1503"/>
    <w:rsid w:val="006C1FA2"/>
    <w:rsid w:val="006C253F"/>
    <w:rsid w:val="006C28BB"/>
    <w:rsid w:val="006C2CB5"/>
    <w:rsid w:val="006C3138"/>
    <w:rsid w:val="006C375A"/>
    <w:rsid w:val="006C38D4"/>
    <w:rsid w:val="006C3C90"/>
    <w:rsid w:val="006C4685"/>
    <w:rsid w:val="006C4B4C"/>
    <w:rsid w:val="006C4D35"/>
    <w:rsid w:val="006C4E2C"/>
    <w:rsid w:val="006C52B4"/>
    <w:rsid w:val="006C532F"/>
    <w:rsid w:val="006C53AB"/>
    <w:rsid w:val="006C6C00"/>
    <w:rsid w:val="006C6F18"/>
    <w:rsid w:val="006C734D"/>
    <w:rsid w:val="006C73D1"/>
    <w:rsid w:val="006C7BC7"/>
    <w:rsid w:val="006C7C6A"/>
    <w:rsid w:val="006D0080"/>
    <w:rsid w:val="006D0247"/>
    <w:rsid w:val="006D02FA"/>
    <w:rsid w:val="006D0D29"/>
    <w:rsid w:val="006D0E3C"/>
    <w:rsid w:val="006D1033"/>
    <w:rsid w:val="006D127F"/>
    <w:rsid w:val="006D1604"/>
    <w:rsid w:val="006D1613"/>
    <w:rsid w:val="006D2958"/>
    <w:rsid w:val="006D2FA2"/>
    <w:rsid w:val="006D371E"/>
    <w:rsid w:val="006D386C"/>
    <w:rsid w:val="006D4086"/>
    <w:rsid w:val="006D4506"/>
    <w:rsid w:val="006D463B"/>
    <w:rsid w:val="006D4654"/>
    <w:rsid w:val="006D4989"/>
    <w:rsid w:val="006D5422"/>
    <w:rsid w:val="006D6C9B"/>
    <w:rsid w:val="006E080C"/>
    <w:rsid w:val="006E0D45"/>
    <w:rsid w:val="006E1031"/>
    <w:rsid w:val="006E1729"/>
    <w:rsid w:val="006E17A4"/>
    <w:rsid w:val="006E1F69"/>
    <w:rsid w:val="006E22C2"/>
    <w:rsid w:val="006E25E0"/>
    <w:rsid w:val="006E2A81"/>
    <w:rsid w:val="006E2B19"/>
    <w:rsid w:val="006E2B4D"/>
    <w:rsid w:val="006E3756"/>
    <w:rsid w:val="006E3BDC"/>
    <w:rsid w:val="006E3F70"/>
    <w:rsid w:val="006E4E24"/>
    <w:rsid w:val="006E4E87"/>
    <w:rsid w:val="006E5C22"/>
    <w:rsid w:val="006E657C"/>
    <w:rsid w:val="006E6BFA"/>
    <w:rsid w:val="006E6C73"/>
    <w:rsid w:val="006E75DE"/>
    <w:rsid w:val="006E7E14"/>
    <w:rsid w:val="006F0BED"/>
    <w:rsid w:val="006F125E"/>
    <w:rsid w:val="006F297B"/>
    <w:rsid w:val="006F2CFF"/>
    <w:rsid w:val="006F2EF2"/>
    <w:rsid w:val="006F304B"/>
    <w:rsid w:val="006F3A64"/>
    <w:rsid w:val="006F41BB"/>
    <w:rsid w:val="006F498B"/>
    <w:rsid w:val="006F4E35"/>
    <w:rsid w:val="006F53A6"/>
    <w:rsid w:val="006F5497"/>
    <w:rsid w:val="006F57D2"/>
    <w:rsid w:val="006F58A3"/>
    <w:rsid w:val="006F6A81"/>
    <w:rsid w:val="006F6D79"/>
    <w:rsid w:val="006F7AA8"/>
    <w:rsid w:val="00702125"/>
    <w:rsid w:val="00702AB0"/>
    <w:rsid w:val="00702CF6"/>
    <w:rsid w:val="00702DB8"/>
    <w:rsid w:val="007030C6"/>
    <w:rsid w:val="00704363"/>
    <w:rsid w:val="007047DB"/>
    <w:rsid w:val="0070497C"/>
    <w:rsid w:val="007074FF"/>
    <w:rsid w:val="00707736"/>
    <w:rsid w:val="00707E78"/>
    <w:rsid w:val="00707F2C"/>
    <w:rsid w:val="007100FF"/>
    <w:rsid w:val="00711B50"/>
    <w:rsid w:val="00712444"/>
    <w:rsid w:val="00712EFC"/>
    <w:rsid w:val="007159A2"/>
    <w:rsid w:val="00715E9A"/>
    <w:rsid w:val="00715F89"/>
    <w:rsid w:val="007167B9"/>
    <w:rsid w:val="00716FCE"/>
    <w:rsid w:val="00717437"/>
    <w:rsid w:val="00717AA4"/>
    <w:rsid w:val="00717AB9"/>
    <w:rsid w:val="00720597"/>
    <w:rsid w:val="007215A0"/>
    <w:rsid w:val="00721ADD"/>
    <w:rsid w:val="007223A7"/>
    <w:rsid w:val="007224A0"/>
    <w:rsid w:val="00722571"/>
    <w:rsid w:val="00722AF8"/>
    <w:rsid w:val="00722EEE"/>
    <w:rsid w:val="007230CB"/>
    <w:rsid w:val="00723282"/>
    <w:rsid w:val="007233AE"/>
    <w:rsid w:val="0072367A"/>
    <w:rsid w:val="00723922"/>
    <w:rsid w:val="00723C26"/>
    <w:rsid w:val="00724458"/>
    <w:rsid w:val="00724637"/>
    <w:rsid w:val="00725089"/>
    <w:rsid w:val="00725224"/>
    <w:rsid w:val="007256DF"/>
    <w:rsid w:val="007257CB"/>
    <w:rsid w:val="00725A30"/>
    <w:rsid w:val="00725DEC"/>
    <w:rsid w:val="00726E3C"/>
    <w:rsid w:val="0073011F"/>
    <w:rsid w:val="00730DE1"/>
    <w:rsid w:val="00730E16"/>
    <w:rsid w:val="00731978"/>
    <w:rsid w:val="00731BB6"/>
    <w:rsid w:val="00731EF0"/>
    <w:rsid w:val="00732310"/>
    <w:rsid w:val="00732A37"/>
    <w:rsid w:val="00732EA4"/>
    <w:rsid w:val="00733A1D"/>
    <w:rsid w:val="00734692"/>
    <w:rsid w:val="0073476E"/>
    <w:rsid w:val="00734E72"/>
    <w:rsid w:val="00734EE7"/>
    <w:rsid w:val="00735714"/>
    <w:rsid w:val="007368BB"/>
    <w:rsid w:val="00736E1C"/>
    <w:rsid w:val="00736ED7"/>
    <w:rsid w:val="00737097"/>
    <w:rsid w:val="007372FA"/>
    <w:rsid w:val="00737B9D"/>
    <w:rsid w:val="00737FCD"/>
    <w:rsid w:val="007401D4"/>
    <w:rsid w:val="00741171"/>
    <w:rsid w:val="007416CA"/>
    <w:rsid w:val="00741B50"/>
    <w:rsid w:val="00741EA5"/>
    <w:rsid w:val="007421F5"/>
    <w:rsid w:val="00743407"/>
    <w:rsid w:val="00743AE9"/>
    <w:rsid w:val="0074414B"/>
    <w:rsid w:val="0074441D"/>
    <w:rsid w:val="00744489"/>
    <w:rsid w:val="00744B1A"/>
    <w:rsid w:val="0074504F"/>
    <w:rsid w:val="0074562B"/>
    <w:rsid w:val="00746194"/>
    <w:rsid w:val="00746467"/>
    <w:rsid w:val="007468C4"/>
    <w:rsid w:val="007475B3"/>
    <w:rsid w:val="007478C7"/>
    <w:rsid w:val="007501EC"/>
    <w:rsid w:val="00751CC8"/>
    <w:rsid w:val="007525AD"/>
    <w:rsid w:val="00753994"/>
    <w:rsid w:val="00754779"/>
    <w:rsid w:val="00754BBF"/>
    <w:rsid w:val="00754C64"/>
    <w:rsid w:val="00755406"/>
    <w:rsid w:val="00755562"/>
    <w:rsid w:val="00755577"/>
    <w:rsid w:val="00755972"/>
    <w:rsid w:val="007566F3"/>
    <w:rsid w:val="00756EDC"/>
    <w:rsid w:val="007576DF"/>
    <w:rsid w:val="007576EF"/>
    <w:rsid w:val="007577E0"/>
    <w:rsid w:val="00760061"/>
    <w:rsid w:val="007612C5"/>
    <w:rsid w:val="00763058"/>
    <w:rsid w:val="00763796"/>
    <w:rsid w:val="0076392F"/>
    <w:rsid w:val="0076470C"/>
    <w:rsid w:val="00764A74"/>
    <w:rsid w:val="0076544D"/>
    <w:rsid w:val="007656A4"/>
    <w:rsid w:val="00765B06"/>
    <w:rsid w:val="00765FF1"/>
    <w:rsid w:val="0076612A"/>
    <w:rsid w:val="007670DD"/>
    <w:rsid w:val="0076771A"/>
    <w:rsid w:val="00767C59"/>
    <w:rsid w:val="007703E4"/>
    <w:rsid w:val="00770CF6"/>
    <w:rsid w:val="00770D3E"/>
    <w:rsid w:val="0077132B"/>
    <w:rsid w:val="00771DAB"/>
    <w:rsid w:val="00771EB2"/>
    <w:rsid w:val="00772A10"/>
    <w:rsid w:val="00772CB0"/>
    <w:rsid w:val="00772EF4"/>
    <w:rsid w:val="0077331C"/>
    <w:rsid w:val="00773371"/>
    <w:rsid w:val="007738CE"/>
    <w:rsid w:val="00773A5B"/>
    <w:rsid w:val="0077404C"/>
    <w:rsid w:val="007741CE"/>
    <w:rsid w:val="00774263"/>
    <w:rsid w:val="00774556"/>
    <w:rsid w:val="007758D8"/>
    <w:rsid w:val="0077645D"/>
    <w:rsid w:val="00776B60"/>
    <w:rsid w:val="007779B5"/>
    <w:rsid w:val="00777DCC"/>
    <w:rsid w:val="007803FA"/>
    <w:rsid w:val="00780B37"/>
    <w:rsid w:val="007816D5"/>
    <w:rsid w:val="007827D1"/>
    <w:rsid w:val="0078284B"/>
    <w:rsid w:val="00783A49"/>
    <w:rsid w:val="007841DF"/>
    <w:rsid w:val="00784241"/>
    <w:rsid w:val="0078428A"/>
    <w:rsid w:val="00784566"/>
    <w:rsid w:val="00784CE3"/>
    <w:rsid w:val="00784D49"/>
    <w:rsid w:val="007856E9"/>
    <w:rsid w:val="007857BC"/>
    <w:rsid w:val="007858D8"/>
    <w:rsid w:val="00785C33"/>
    <w:rsid w:val="007864AD"/>
    <w:rsid w:val="00786906"/>
    <w:rsid w:val="00786FCF"/>
    <w:rsid w:val="00787097"/>
    <w:rsid w:val="00787598"/>
    <w:rsid w:val="00787CB3"/>
    <w:rsid w:val="00790665"/>
    <w:rsid w:val="007909B1"/>
    <w:rsid w:val="00790E59"/>
    <w:rsid w:val="00791111"/>
    <w:rsid w:val="0079169B"/>
    <w:rsid w:val="007916A5"/>
    <w:rsid w:val="00792F0E"/>
    <w:rsid w:val="00792FF0"/>
    <w:rsid w:val="007933DF"/>
    <w:rsid w:val="00794C4F"/>
    <w:rsid w:val="007957B6"/>
    <w:rsid w:val="00796016"/>
    <w:rsid w:val="00796268"/>
    <w:rsid w:val="00796338"/>
    <w:rsid w:val="007976D7"/>
    <w:rsid w:val="007A065E"/>
    <w:rsid w:val="007A08B5"/>
    <w:rsid w:val="007A0C14"/>
    <w:rsid w:val="007A1052"/>
    <w:rsid w:val="007A18E4"/>
    <w:rsid w:val="007A19E0"/>
    <w:rsid w:val="007A2406"/>
    <w:rsid w:val="007A27C4"/>
    <w:rsid w:val="007A2E3F"/>
    <w:rsid w:val="007A2FA6"/>
    <w:rsid w:val="007A5B83"/>
    <w:rsid w:val="007A6383"/>
    <w:rsid w:val="007A6508"/>
    <w:rsid w:val="007A6E2C"/>
    <w:rsid w:val="007A74D4"/>
    <w:rsid w:val="007A759B"/>
    <w:rsid w:val="007B0003"/>
    <w:rsid w:val="007B0A19"/>
    <w:rsid w:val="007B1179"/>
    <w:rsid w:val="007B150C"/>
    <w:rsid w:val="007B16AC"/>
    <w:rsid w:val="007B2000"/>
    <w:rsid w:val="007B28D4"/>
    <w:rsid w:val="007B2E54"/>
    <w:rsid w:val="007B3A3F"/>
    <w:rsid w:val="007B407A"/>
    <w:rsid w:val="007B4344"/>
    <w:rsid w:val="007B46D0"/>
    <w:rsid w:val="007B4CF4"/>
    <w:rsid w:val="007B53EE"/>
    <w:rsid w:val="007B5722"/>
    <w:rsid w:val="007B60AC"/>
    <w:rsid w:val="007B6471"/>
    <w:rsid w:val="007B654E"/>
    <w:rsid w:val="007B69A6"/>
    <w:rsid w:val="007B6BC2"/>
    <w:rsid w:val="007B7B1E"/>
    <w:rsid w:val="007B7F94"/>
    <w:rsid w:val="007C02F4"/>
    <w:rsid w:val="007C0A97"/>
    <w:rsid w:val="007C0B72"/>
    <w:rsid w:val="007C0DB7"/>
    <w:rsid w:val="007C0F6F"/>
    <w:rsid w:val="007C1576"/>
    <w:rsid w:val="007C2877"/>
    <w:rsid w:val="007C2A19"/>
    <w:rsid w:val="007C2B31"/>
    <w:rsid w:val="007C2C71"/>
    <w:rsid w:val="007C32D1"/>
    <w:rsid w:val="007C32F9"/>
    <w:rsid w:val="007C337C"/>
    <w:rsid w:val="007C3989"/>
    <w:rsid w:val="007C3991"/>
    <w:rsid w:val="007C3ABE"/>
    <w:rsid w:val="007C3E99"/>
    <w:rsid w:val="007C3F40"/>
    <w:rsid w:val="007C437C"/>
    <w:rsid w:val="007C4A40"/>
    <w:rsid w:val="007C5074"/>
    <w:rsid w:val="007C5624"/>
    <w:rsid w:val="007C5902"/>
    <w:rsid w:val="007C7664"/>
    <w:rsid w:val="007C792E"/>
    <w:rsid w:val="007C7B25"/>
    <w:rsid w:val="007C7C15"/>
    <w:rsid w:val="007C7F4E"/>
    <w:rsid w:val="007D01F0"/>
    <w:rsid w:val="007D05F4"/>
    <w:rsid w:val="007D1BAF"/>
    <w:rsid w:val="007D1BFA"/>
    <w:rsid w:val="007D1C1C"/>
    <w:rsid w:val="007D32FA"/>
    <w:rsid w:val="007D3399"/>
    <w:rsid w:val="007D3E06"/>
    <w:rsid w:val="007D489C"/>
    <w:rsid w:val="007D4BA8"/>
    <w:rsid w:val="007D78F7"/>
    <w:rsid w:val="007D7D01"/>
    <w:rsid w:val="007E0149"/>
    <w:rsid w:val="007E08FC"/>
    <w:rsid w:val="007E0A5D"/>
    <w:rsid w:val="007E10C9"/>
    <w:rsid w:val="007E19ED"/>
    <w:rsid w:val="007E1BA4"/>
    <w:rsid w:val="007E39E8"/>
    <w:rsid w:val="007E3E0C"/>
    <w:rsid w:val="007E42A5"/>
    <w:rsid w:val="007E47FF"/>
    <w:rsid w:val="007E600D"/>
    <w:rsid w:val="007E61C2"/>
    <w:rsid w:val="007E6258"/>
    <w:rsid w:val="007E647B"/>
    <w:rsid w:val="007E696B"/>
    <w:rsid w:val="007E7033"/>
    <w:rsid w:val="007E717B"/>
    <w:rsid w:val="007E7787"/>
    <w:rsid w:val="007F114D"/>
    <w:rsid w:val="007F1466"/>
    <w:rsid w:val="007F1514"/>
    <w:rsid w:val="007F1A43"/>
    <w:rsid w:val="007F1CE5"/>
    <w:rsid w:val="007F229C"/>
    <w:rsid w:val="007F3014"/>
    <w:rsid w:val="007F334E"/>
    <w:rsid w:val="007F354C"/>
    <w:rsid w:val="007F3995"/>
    <w:rsid w:val="007F3B3F"/>
    <w:rsid w:val="007F3BA4"/>
    <w:rsid w:val="007F3FFA"/>
    <w:rsid w:val="007F524D"/>
    <w:rsid w:val="007F52C0"/>
    <w:rsid w:val="007F533C"/>
    <w:rsid w:val="007F53FC"/>
    <w:rsid w:val="007F5C5F"/>
    <w:rsid w:val="007F629B"/>
    <w:rsid w:val="007F6452"/>
    <w:rsid w:val="007F67E4"/>
    <w:rsid w:val="007F7531"/>
    <w:rsid w:val="008008D6"/>
    <w:rsid w:val="00801351"/>
    <w:rsid w:val="00801681"/>
    <w:rsid w:val="00801689"/>
    <w:rsid w:val="00801690"/>
    <w:rsid w:val="008032AF"/>
    <w:rsid w:val="00803584"/>
    <w:rsid w:val="00804327"/>
    <w:rsid w:val="00804406"/>
    <w:rsid w:val="00804C11"/>
    <w:rsid w:val="00804DAB"/>
    <w:rsid w:val="00805336"/>
    <w:rsid w:val="008055B9"/>
    <w:rsid w:val="008055C2"/>
    <w:rsid w:val="00805619"/>
    <w:rsid w:val="00806F1A"/>
    <w:rsid w:val="00807569"/>
    <w:rsid w:val="00807831"/>
    <w:rsid w:val="00810170"/>
    <w:rsid w:val="00810D81"/>
    <w:rsid w:val="00811501"/>
    <w:rsid w:val="00811683"/>
    <w:rsid w:val="00811C81"/>
    <w:rsid w:val="00811CA2"/>
    <w:rsid w:val="00811F81"/>
    <w:rsid w:val="00812C16"/>
    <w:rsid w:val="0081335E"/>
    <w:rsid w:val="00813507"/>
    <w:rsid w:val="008136A4"/>
    <w:rsid w:val="008138B1"/>
    <w:rsid w:val="00814676"/>
    <w:rsid w:val="00814A2C"/>
    <w:rsid w:val="00814AAF"/>
    <w:rsid w:val="00814C65"/>
    <w:rsid w:val="00814F60"/>
    <w:rsid w:val="00814FEB"/>
    <w:rsid w:val="0081605B"/>
    <w:rsid w:val="00816757"/>
    <w:rsid w:val="00817F41"/>
    <w:rsid w:val="0082088D"/>
    <w:rsid w:val="00820C7A"/>
    <w:rsid w:val="00821424"/>
    <w:rsid w:val="00821759"/>
    <w:rsid w:val="00822210"/>
    <w:rsid w:val="00822271"/>
    <w:rsid w:val="008225E2"/>
    <w:rsid w:val="00823F85"/>
    <w:rsid w:val="00824319"/>
    <w:rsid w:val="00824B5C"/>
    <w:rsid w:val="008252B8"/>
    <w:rsid w:val="00825683"/>
    <w:rsid w:val="00825BB2"/>
    <w:rsid w:val="00825F77"/>
    <w:rsid w:val="00826971"/>
    <w:rsid w:val="008271B0"/>
    <w:rsid w:val="00827434"/>
    <w:rsid w:val="00827E77"/>
    <w:rsid w:val="0083046A"/>
    <w:rsid w:val="00830695"/>
    <w:rsid w:val="00830B31"/>
    <w:rsid w:val="00831596"/>
    <w:rsid w:val="008315C5"/>
    <w:rsid w:val="0083188D"/>
    <w:rsid w:val="00831B75"/>
    <w:rsid w:val="008327A1"/>
    <w:rsid w:val="00832994"/>
    <w:rsid w:val="00832F16"/>
    <w:rsid w:val="00833148"/>
    <w:rsid w:val="00833728"/>
    <w:rsid w:val="00833A4E"/>
    <w:rsid w:val="008340F4"/>
    <w:rsid w:val="00834107"/>
    <w:rsid w:val="00834DA4"/>
    <w:rsid w:val="00835059"/>
    <w:rsid w:val="00835484"/>
    <w:rsid w:val="0083557E"/>
    <w:rsid w:val="00835B5F"/>
    <w:rsid w:val="00835FD7"/>
    <w:rsid w:val="00836058"/>
    <w:rsid w:val="008367B5"/>
    <w:rsid w:val="00836C65"/>
    <w:rsid w:val="008371F9"/>
    <w:rsid w:val="008376D6"/>
    <w:rsid w:val="00837FDD"/>
    <w:rsid w:val="0084040F"/>
    <w:rsid w:val="0084067A"/>
    <w:rsid w:val="00840AEA"/>
    <w:rsid w:val="00840C27"/>
    <w:rsid w:val="00840C80"/>
    <w:rsid w:val="00840E05"/>
    <w:rsid w:val="00840E43"/>
    <w:rsid w:val="0084102B"/>
    <w:rsid w:val="00841E89"/>
    <w:rsid w:val="00842DAE"/>
    <w:rsid w:val="00843148"/>
    <w:rsid w:val="008443E2"/>
    <w:rsid w:val="00844992"/>
    <w:rsid w:val="00844D7F"/>
    <w:rsid w:val="00844FAE"/>
    <w:rsid w:val="0084554F"/>
    <w:rsid w:val="00845664"/>
    <w:rsid w:val="008457D9"/>
    <w:rsid w:val="00845BB1"/>
    <w:rsid w:val="00845BF7"/>
    <w:rsid w:val="00846341"/>
    <w:rsid w:val="00846F11"/>
    <w:rsid w:val="00846F95"/>
    <w:rsid w:val="0084730A"/>
    <w:rsid w:val="00852694"/>
    <w:rsid w:val="00853051"/>
    <w:rsid w:val="00853898"/>
    <w:rsid w:val="00853A21"/>
    <w:rsid w:val="00853ED4"/>
    <w:rsid w:val="008542C1"/>
    <w:rsid w:val="00854B15"/>
    <w:rsid w:val="00854CC9"/>
    <w:rsid w:val="0085518F"/>
    <w:rsid w:val="00855246"/>
    <w:rsid w:val="00855356"/>
    <w:rsid w:val="00855525"/>
    <w:rsid w:val="00855B51"/>
    <w:rsid w:val="00856745"/>
    <w:rsid w:val="008568E1"/>
    <w:rsid w:val="00856CE2"/>
    <w:rsid w:val="00857A7D"/>
    <w:rsid w:val="00857B02"/>
    <w:rsid w:val="008601C1"/>
    <w:rsid w:val="00860481"/>
    <w:rsid w:val="008606A0"/>
    <w:rsid w:val="00860805"/>
    <w:rsid w:val="00860A35"/>
    <w:rsid w:val="0086121E"/>
    <w:rsid w:val="00861627"/>
    <w:rsid w:val="00861AD3"/>
    <w:rsid w:val="00861B56"/>
    <w:rsid w:val="00861F3C"/>
    <w:rsid w:val="00861FEE"/>
    <w:rsid w:val="008628B5"/>
    <w:rsid w:val="0086290B"/>
    <w:rsid w:val="008629E1"/>
    <w:rsid w:val="0086326A"/>
    <w:rsid w:val="0086340D"/>
    <w:rsid w:val="00863DCF"/>
    <w:rsid w:val="00864EFB"/>
    <w:rsid w:val="00865E10"/>
    <w:rsid w:val="00866412"/>
    <w:rsid w:val="00866552"/>
    <w:rsid w:val="00867895"/>
    <w:rsid w:val="0087009F"/>
    <w:rsid w:val="008702C3"/>
    <w:rsid w:val="0087073C"/>
    <w:rsid w:val="00870A13"/>
    <w:rsid w:val="00870E84"/>
    <w:rsid w:val="00870E8E"/>
    <w:rsid w:val="008710A7"/>
    <w:rsid w:val="00871294"/>
    <w:rsid w:val="00871401"/>
    <w:rsid w:val="00871ACE"/>
    <w:rsid w:val="00871B3B"/>
    <w:rsid w:val="00872B76"/>
    <w:rsid w:val="00872EF5"/>
    <w:rsid w:val="00872F8A"/>
    <w:rsid w:val="00873474"/>
    <w:rsid w:val="00873DF8"/>
    <w:rsid w:val="008742C0"/>
    <w:rsid w:val="00874B07"/>
    <w:rsid w:val="008750E7"/>
    <w:rsid w:val="00875440"/>
    <w:rsid w:val="0087550F"/>
    <w:rsid w:val="008758B0"/>
    <w:rsid w:val="00875C35"/>
    <w:rsid w:val="008768B3"/>
    <w:rsid w:val="00876C1D"/>
    <w:rsid w:val="008774D2"/>
    <w:rsid w:val="00877619"/>
    <w:rsid w:val="0088048A"/>
    <w:rsid w:val="00880734"/>
    <w:rsid w:val="00880DE7"/>
    <w:rsid w:val="00880E9E"/>
    <w:rsid w:val="00880EF8"/>
    <w:rsid w:val="00881537"/>
    <w:rsid w:val="00881BE5"/>
    <w:rsid w:val="00881CF3"/>
    <w:rsid w:val="00883EFF"/>
    <w:rsid w:val="008843AC"/>
    <w:rsid w:val="00884973"/>
    <w:rsid w:val="00884D20"/>
    <w:rsid w:val="00885068"/>
    <w:rsid w:val="0088517A"/>
    <w:rsid w:val="008851E8"/>
    <w:rsid w:val="0088563C"/>
    <w:rsid w:val="00885E71"/>
    <w:rsid w:val="00886455"/>
    <w:rsid w:val="00886BF8"/>
    <w:rsid w:val="008872C5"/>
    <w:rsid w:val="008878AB"/>
    <w:rsid w:val="00887D4C"/>
    <w:rsid w:val="0089047B"/>
    <w:rsid w:val="00890DDF"/>
    <w:rsid w:val="00891B40"/>
    <w:rsid w:val="00891C06"/>
    <w:rsid w:val="008920BB"/>
    <w:rsid w:val="00892725"/>
    <w:rsid w:val="00892C62"/>
    <w:rsid w:val="00892FAC"/>
    <w:rsid w:val="00893292"/>
    <w:rsid w:val="0089456C"/>
    <w:rsid w:val="00895350"/>
    <w:rsid w:val="00895415"/>
    <w:rsid w:val="00895859"/>
    <w:rsid w:val="00896793"/>
    <w:rsid w:val="00896C7C"/>
    <w:rsid w:val="00896D4F"/>
    <w:rsid w:val="0089766B"/>
    <w:rsid w:val="00897A65"/>
    <w:rsid w:val="008A0596"/>
    <w:rsid w:val="008A0800"/>
    <w:rsid w:val="008A0B3D"/>
    <w:rsid w:val="008A0EEA"/>
    <w:rsid w:val="008A1A05"/>
    <w:rsid w:val="008A1D41"/>
    <w:rsid w:val="008A21F6"/>
    <w:rsid w:val="008A30E1"/>
    <w:rsid w:val="008A3E50"/>
    <w:rsid w:val="008A43E1"/>
    <w:rsid w:val="008A4409"/>
    <w:rsid w:val="008A4A16"/>
    <w:rsid w:val="008A4E75"/>
    <w:rsid w:val="008A4E8C"/>
    <w:rsid w:val="008A51E2"/>
    <w:rsid w:val="008A574E"/>
    <w:rsid w:val="008A5E65"/>
    <w:rsid w:val="008A7B6A"/>
    <w:rsid w:val="008A7E20"/>
    <w:rsid w:val="008B105D"/>
    <w:rsid w:val="008B11A2"/>
    <w:rsid w:val="008B17EA"/>
    <w:rsid w:val="008B1BCD"/>
    <w:rsid w:val="008B2609"/>
    <w:rsid w:val="008B32CC"/>
    <w:rsid w:val="008B3B4C"/>
    <w:rsid w:val="008B433E"/>
    <w:rsid w:val="008B46F6"/>
    <w:rsid w:val="008B5500"/>
    <w:rsid w:val="008B5FD7"/>
    <w:rsid w:val="008B6BE0"/>
    <w:rsid w:val="008B6CD9"/>
    <w:rsid w:val="008B751E"/>
    <w:rsid w:val="008B759F"/>
    <w:rsid w:val="008B76B3"/>
    <w:rsid w:val="008B7B65"/>
    <w:rsid w:val="008C07B7"/>
    <w:rsid w:val="008C12BB"/>
    <w:rsid w:val="008C1399"/>
    <w:rsid w:val="008C17AF"/>
    <w:rsid w:val="008C2187"/>
    <w:rsid w:val="008C21FF"/>
    <w:rsid w:val="008C38EF"/>
    <w:rsid w:val="008C4507"/>
    <w:rsid w:val="008C4BB9"/>
    <w:rsid w:val="008C4E7D"/>
    <w:rsid w:val="008C5192"/>
    <w:rsid w:val="008C59D4"/>
    <w:rsid w:val="008C614C"/>
    <w:rsid w:val="008C62DB"/>
    <w:rsid w:val="008C7868"/>
    <w:rsid w:val="008C7F77"/>
    <w:rsid w:val="008D0149"/>
    <w:rsid w:val="008D10CB"/>
    <w:rsid w:val="008D132B"/>
    <w:rsid w:val="008D1476"/>
    <w:rsid w:val="008D192A"/>
    <w:rsid w:val="008D1A57"/>
    <w:rsid w:val="008D2482"/>
    <w:rsid w:val="008D2B44"/>
    <w:rsid w:val="008D2F45"/>
    <w:rsid w:val="008D32FB"/>
    <w:rsid w:val="008D3D9B"/>
    <w:rsid w:val="008D3F20"/>
    <w:rsid w:val="008D3FAE"/>
    <w:rsid w:val="008D40E3"/>
    <w:rsid w:val="008D493E"/>
    <w:rsid w:val="008D4C75"/>
    <w:rsid w:val="008D56FE"/>
    <w:rsid w:val="008D713D"/>
    <w:rsid w:val="008D7A44"/>
    <w:rsid w:val="008E0588"/>
    <w:rsid w:val="008E0BCD"/>
    <w:rsid w:val="008E0E8F"/>
    <w:rsid w:val="008E1CC8"/>
    <w:rsid w:val="008E2267"/>
    <w:rsid w:val="008E2EB7"/>
    <w:rsid w:val="008E34DB"/>
    <w:rsid w:val="008E4A57"/>
    <w:rsid w:val="008E5258"/>
    <w:rsid w:val="008E55D5"/>
    <w:rsid w:val="008E5FA4"/>
    <w:rsid w:val="008E5FB0"/>
    <w:rsid w:val="008E6DCE"/>
    <w:rsid w:val="008E73C3"/>
    <w:rsid w:val="008E76CC"/>
    <w:rsid w:val="008E7942"/>
    <w:rsid w:val="008F02FF"/>
    <w:rsid w:val="008F05BA"/>
    <w:rsid w:val="008F067F"/>
    <w:rsid w:val="008F0D04"/>
    <w:rsid w:val="008F1C13"/>
    <w:rsid w:val="008F1D54"/>
    <w:rsid w:val="008F268A"/>
    <w:rsid w:val="008F2BA6"/>
    <w:rsid w:val="008F320D"/>
    <w:rsid w:val="008F3615"/>
    <w:rsid w:val="008F41B4"/>
    <w:rsid w:val="008F435E"/>
    <w:rsid w:val="008F4B4F"/>
    <w:rsid w:val="008F54A2"/>
    <w:rsid w:val="008F5C23"/>
    <w:rsid w:val="008F5E38"/>
    <w:rsid w:val="008F5FC6"/>
    <w:rsid w:val="008F6465"/>
    <w:rsid w:val="008F6C49"/>
    <w:rsid w:val="008F6D0A"/>
    <w:rsid w:val="008F6DFB"/>
    <w:rsid w:val="008F78FF"/>
    <w:rsid w:val="008F7AD0"/>
    <w:rsid w:val="0090092D"/>
    <w:rsid w:val="009009D7"/>
    <w:rsid w:val="00900BD7"/>
    <w:rsid w:val="00900CE0"/>
    <w:rsid w:val="00900D7E"/>
    <w:rsid w:val="00900E61"/>
    <w:rsid w:val="009017F9"/>
    <w:rsid w:val="009019D7"/>
    <w:rsid w:val="00902873"/>
    <w:rsid w:val="0090288A"/>
    <w:rsid w:val="00902AF3"/>
    <w:rsid w:val="0090312B"/>
    <w:rsid w:val="00903388"/>
    <w:rsid w:val="009039D0"/>
    <w:rsid w:val="00903A4F"/>
    <w:rsid w:val="00903DDC"/>
    <w:rsid w:val="00903FC3"/>
    <w:rsid w:val="009045AE"/>
    <w:rsid w:val="009046D1"/>
    <w:rsid w:val="00904AB9"/>
    <w:rsid w:val="00905FA2"/>
    <w:rsid w:val="00906024"/>
    <w:rsid w:val="00906D95"/>
    <w:rsid w:val="009077F5"/>
    <w:rsid w:val="00907B18"/>
    <w:rsid w:val="00907B2D"/>
    <w:rsid w:val="0091047D"/>
    <w:rsid w:val="00910E40"/>
    <w:rsid w:val="009113EB"/>
    <w:rsid w:val="00911743"/>
    <w:rsid w:val="0091261B"/>
    <w:rsid w:val="00912C31"/>
    <w:rsid w:val="00913165"/>
    <w:rsid w:val="00914218"/>
    <w:rsid w:val="00914F6A"/>
    <w:rsid w:val="009152F7"/>
    <w:rsid w:val="0091567B"/>
    <w:rsid w:val="00915C30"/>
    <w:rsid w:val="009161E0"/>
    <w:rsid w:val="00916262"/>
    <w:rsid w:val="009163C4"/>
    <w:rsid w:val="00916FD8"/>
    <w:rsid w:val="0091739D"/>
    <w:rsid w:val="00917E9F"/>
    <w:rsid w:val="00917FA6"/>
    <w:rsid w:val="009206BA"/>
    <w:rsid w:val="00921006"/>
    <w:rsid w:val="009212F7"/>
    <w:rsid w:val="00921C19"/>
    <w:rsid w:val="00921FC0"/>
    <w:rsid w:val="009229A6"/>
    <w:rsid w:val="009241B4"/>
    <w:rsid w:val="00924B5F"/>
    <w:rsid w:val="009262BE"/>
    <w:rsid w:val="00926345"/>
    <w:rsid w:val="00926AE1"/>
    <w:rsid w:val="00926E20"/>
    <w:rsid w:val="0092705F"/>
    <w:rsid w:val="009271DD"/>
    <w:rsid w:val="00927230"/>
    <w:rsid w:val="00927CE2"/>
    <w:rsid w:val="00927F18"/>
    <w:rsid w:val="00930073"/>
    <w:rsid w:val="0093009E"/>
    <w:rsid w:val="0093030B"/>
    <w:rsid w:val="009303A7"/>
    <w:rsid w:val="009304D6"/>
    <w:rsid w:val="0093082C"/>
    <w:rsid w:val="00930A0C"/>
    <w:rsid w:val="0093108E"/>
    <w:rsid w:val="0093224E"/>
    <w:rsid w:val="009323FE"/>
    <w:rsid w:val="00932536"/>
    <w:rsid w:val="00932C02"/>
    <w:rsid w:val="00932C32"/>
    <w:rsid w:val="00933C77"/>
    <w:rsid w:val="00933CC6"/>
    <w:rsid w:val="00934126"/>
    <w:rsid w:val="00934E31"/>
    <w:rsid w:val="00935060"/>
    <w:rsid w:val="009364C7"/>
    <w:rsid w:val="00936E75"/>
    <w:rsid w:val="00936FEC"/>
    <w:rsid w:val="00937116"/>
    <w:rsid w:val="00937150"/>
    <w:rsid w:val="0093741B"/>
    <w:rsid w:val="00937659"/>
    <w:rsid w:val="00937B09"/>
    <w:rsid w:val="00940374"/>
    <w:rsid w:val="009411D2"/>
    <w:rsid w:val="00942117"/>
    <w:rsid w:val="0094226E"/>
    <w:rsid w:val="009423B8"/>
    <w:rsid w:val="0094248E"/>
    <w:rsid w:val="00942FA8"/>
    <w:rsid w:val="0094315C"/>
    <w:rsid w:val="00943EE8"/>
    <w:rsid w:val="00944481"/>
    <w:rsid w:val="009451B1"/>
    <w:rsid w:val="00945CDE"/>
    <w:rsid w:val="00945D7A"/>
    <w:rsid w:val="0094629F"/>
    <w:rsid w:val="009464AC"/>
    <w:rsid w:val="00946C74"/>
    <w:rsid w:val="00947186"/>
    <w:rsid w:val="00947625"/>
    <w:rsid w:val="009477A2"/>
    <w:rsid w:val="00947800"/>
    <w:rsid w:val="00947ADB"/>
    <w:rsid w:val="00947DE7"/>
    <w:rsid w:val="00950133"/>
    <w:rsid w:val="00950AC8"/>
    <w:rsid w:val="00950B9D"/>
    <w:rsid w:val="00951024"/>
    <w:rsid w:val="00952174"/>
    <w:rsid w:val="00952EC5"/>
    <w:rsid w:val="009539A3"/>
    <w:rsid w:val="00954613"/>
    <w:rsid w:val="0095520B"/>
    <w:rsid w:val="00955AB9"/>
    <w:rsid w:val="00956D65"/>
    <w:rsid w:val="00956E77"/>
    <w:rsid w:val="00957887"/>
    <w:rsid w:val="00957937"/>
    <w:rsid w:val="00960341"/>
    <w:rsid w:val="00960803"/>
    <w:rsid w:val="009608EA"/>
    <w:rsid w:val="00961023"/>
    <w:rsid w:val="0096208E"/>
    <w:rsid w:val="009621D4"/>
    <w:rsid w:val="00963558"/>
    <w:rsid w:val="009653CF"/>
    <w:rsid w:val="00965D99"/>
    <w:rsid w:val="00965EBA"/>
    <w:rsid w:val="009661D7"/>
    <w:rsid w:val="0096670A"/>
    <w:rsid w:val="00966A30"/>
    <w:rsid w:val="00967011"/>
    <w:rsid w:val="0096733B"/>
    <w:rsid w:val="00967C00"/>
    <w:rsid w:val="00970DCD"/>
    <w:rsid w:val="00970EF3"/>
    <w:rsid w:val="00971527"/>
    <w:rsid w:val="00971C90"/>
    <w:rsid w:val="009728F2"/>
    <w:rsid w:val="00972A69"/>
    <w:rsid w:val="00973259"/>
    <w:rsid w:val="00973C62"/>
    <w:rsid w:val="00974188"/>
    <w:rsid w:val="00974963"/>
    <w:rsid w:val="00974AF4"/>
    <w:rsid w:val="00974FE2"/>
    <w:rsid w:val="00976309"/>
    <w:rsid w:val="00976FFF"/>
    <w:rsid w:val="00977818"/>
    <w:rsid w:val="00980C91"/>
    <w:rsid w:val="009823E6"/>
    <w:rsid w:val="009828FF"/>
    <w:rsid w:val="0098383F"/>
    <w:rsid w:val="00983BAC"/>
    <w:rsid w:val="0098419C"/>
    <w:rsid w:val="00984229"/>
    <w:rsid w:val="00984564"/>
    <w:rsid w:val="00984752"/>
    <w:rsid w:val="00984D55"/>
    <w:rsid w:val="00984FA4"/>
    <w:rsid w:val="009853B2"/>
    <w:rsid w:val="009856BD"/>
    <w:rsid w:val="00985B4D"/>
    <w:rsid w:val="00986F11"/>
    <w:rsid w:val="0098708C"/>
    <w:rsid w:val="00987C27"/>
    <w:rsid w:val="00987D89"/>
    <w:rsid w:val="00990349"/>
    <w:rsid w:val="00990B82"/>
    <w:rsid w:val="00990F4E"/>
    <w:rsid w:val="00991B98"/>
    <w:rsid w:val="0099248C"/>
    <w:rsid w:val="00992D51"/>
    <w:rsid w:val="00994135"/>
    <w:rsid w:val="00994662"/>
    <w:rsid w:val="00994E82"/>
    <w:rsid w:val="00995024"/>
    <w:rsid w:val="0099548A"/>
    <w:rsid w:val="0099553B"/>
    <w:rsid w:val="00995848"/>
    <w:rsid w:val="00996118"/>
    <w:rsid w:val="009962C1"/>
    <w:rsid w:val="0099667F"/>
    <w:rsid w:val="00996AA8"/>
    <w:rsid w:val="00996B04"/>
    <w:rsid w:val="00996CDC"/>
    <w:rsid w:val="0099712E"/>
    <w:rsid w:val="00997CD7"/>
    <w:rsid w:val="009A0542"/>
    <w:rsid w:val="009A0C48"/>
    <w:rsid w:val="009A0E1C"/>
    <w:rsid w:val="009A0FFD"/>
    <w:rsid w:val="009A1257"/>
    <w:rsid w:val="009A15C0"/>
    <w:rsid w:val="009A1E05"/>
    <w:rsid w:val="009A1FF4"/>
    <w:rsid w:val="009A2E73"/>
    <w:rsid w:val="009A3928"/>
    <w:rsid w:val="009A3D0C"/>
    <w:rsid w:val="009A4F06"/>
    <w:rsid w:val="009A5009"/>
    <w:rsid w:val="009A512C"/>
    <w:rsid w:val="009A5148"/>
    <w:rsid w:val="009A547E"/>
    <w:rsid w:val="009A5491"/>
    <w:rsid w:val="009A5989"/>
    <w:rsid w:val="009A5A3D"/>
    <w:rsid w:val="009A5AB7"/>
    <w:rsid w:val="009A5D42"/>
    <w:rsid w:val="009A62F6"/>
    <w:rsid w:val="009A64DC"/>
    <w:rsid w:val="009A6963"/>
    <w:rsid w:val="009A7971"/>
    <w:rsid w:val="009A7B4D"/>
    <w:rsid w:val="009B0EAD"/>
    <w:rsid w:val="009B1648"/>
    <w:rsid w:val="009B1AB8"/>
    <w:rsid w:val="009B1D73"/>
    <w:rsid w:val="009B22C3"/>
    <w:rsid w:val="009B263B"/>
    <w:rsid w:val="009B2A17"/>
    <w:rsid w:val="009B2CD3"/>
    <w:rsid w:val="009B2FD3"/>
    <w:rsid w:val="009B3414"/>
    <w:rsid w:val="009B3998"/>
    <w:rsid w:val="009B3B89"/>
    <w:rsid w:val="009B4253"/>
    <w:rsid w:val="009B4E02"/>
    <w:rsid w:val="009B6334"/>
    <w:rsid w:val="009B6684"/>
    <w:rsid w:val="009C0567"/>
    <w:rsid w:val="009C0E8C"/>
    <w:rsid w:val="009C119A"/>
    <w:rsid w:val="009C1221"/>
    <w:rsid w:val="009C1621"/>
    <w:rsid w:val="009C17C2"/>
    <w:rsid w:val="009C1D7C"/>
    <w:rsid w:val="009C27AF"/>
    <w:rsid w:val="009C2DF3"/>
    <w:rsid w:val="009C3937"/>
    <w:rsid w:val="009C3BF9"/>
    <w:rsid w:val="009C4155"/>
    <w:rsid w:val="009C4AE6"/>
    <w:rsid w:val="009C50FB"/>
    <w:rsid w:val="009C5884"/>
    <w:rsid w:val="009C591E"/>
    <w:rsid w:val="009C5DEC"/>
    <w:rsid w:val="009C5E42"/>
    <w:rsid w:val="009C66B9"/>
    <w:rsid w:val="009C6CA9"/>
    <w:rsid w:val="009C75B1"/>
    <w:rsid w:val="009C7AA5"/>
    <w:rsid w:val="009C7CC9"/>
    <w:rsid w:val="009D0009"/>
    <w:rsid w:val="009D0F00"/>
    <w:rsid w:val="009D0FA4"/>
    <w:rsid w:val="009D101E"/>
    <w:rsid w:val="009D12F0"/>
    <w:rsid w:val="009D1678"/>
    <w:rsid w:val="009D19A5"/>
    <w:rsid w:val="009D2B19"/>
    <w:rsid w:val="009D2E49"/>
    <w:rsid w:val="009D337F"/>
    <w:rsid w:val="009D3836"/>
    <w:rsid w:val="009D4260"/>
    <w:rsid w:val="009D438B"/>
    <w:rsid w:val="009D47E2"/>
    <w:rsid w:val="009D4AF0"/>
    <w:rsid w:val="009D5649"/>
    <w:rsid w:val="009D5681"/>
    <w:rsid w:val="009D68EF"/>
    <w:rsid w:val="009D703E"/>
    <w:rsid w:val="009D747C"/>
    <w:rsid w:val="009D7AB9"/>
    <w:rsid w:val="009D7AEE"/>
    <w:rsid w:val="009D7C8D"/>
    <w:rsid w:val="009E0B26"/>
    <w:rsid w:val="009E1691"/>
    <w:rsid w:val="009E1966"/>
    <w:rsid w:val="009E1AAD"/>
    <w:rsid w:val="009E1AFB"/>
    <w:rsid w:val="009E1C63"/>
    <w:rsid w:val="009E2803"/>
    <w:rsid w:val="009E2AB7"/>
    <w:rsid w:val="009E2B79"/>
    <w:rsid w:val="009E3897"/>
    <w:rsid w:val="009E39ED"/>
    <w:rsid w:val="009E4C8C"/>
    <w:rsid w:val="009E569F"/>
    <w:rsid w:val="009E5818"/>
    <w:rsid w:val="009E5864"/>
    <w:rsid w:val="009E6D6F"/>
    <w:rsid w:val="009F0183"/>
    <w:rsid w:val="009F0B17"/>
    <w:rsid w:val="009F103B"/>
    <w:rsid w:val="009F1987"/>
    <w:rsid w:val="009F3592"/>
    <w:rsid w:val="009F3878"/>
    <w:rsid w:val="009F38A7"/>
    <w:rsid w:val="009F3C07"/>
    <w:rsid w:val="009F3F23"/>
    <w:rsid w:val="009F4239"/>
    <w:rsid w:val="009F42CD"/>
    <w:rsid w:val="009F44D8"/>
    <w:rsid w:val="009F47B6"/>
    <w:rsid w:val="009F47CE"/>
    <w:rsid w:val="009F4E1D"/>
    <w:rsid w:val="009F4E20"/>
    <w:rsid w:val="009F54A4"/>
    <w:rsid w:val="009F554C"/>
    <w:rsid w:val="009F55BD"/>
    <w:rsid w:val="009F5868"/>
    <w:rsid w:val="009F5B83"/>
    <w:rsid w:val="009F5F92"/>
    <w:rsid w:val="009F6EBB"/>
    <w:rsid w:val="009F6F29"/>
    <w:rsid w:val="009F723D"/>
    <w:rsid w:val="009F7858"/>
    <w:rsid w:val="009F785B"/>
    <w:rsid w:val="009F7883"/>
    <w:rsid w:val="009F78CA"/>
    <w:rsid w:val="009F7E1C"/>
    <w:rsid w:val="00A011F5"/>
    <w:rsid w:val="00A014EB"/>
    <w:rsid w:val="00A01613"/>
    <w:rsid w:val="00A016E8"/>
    <w:rsid w:val="00A0274B"/>
    <w:rsid w:val="00A045FB"/>
    <w:rsid w:val="00A04DEC"/>
    <w:rsid w:val="00A053D6"/>
    <w:rsid w:val="00A05556"/>
    <w:rsid w:val="00A0625B"/>
    <w:rsid w:val="00A062C1"/>
    <w:rsid w:val="00A06D6A"/>
    <w:rsid w:val="00A10124"/>
    <w:rsid w:val="00A10328"/>
    <w:rsid w:val="00A10761"/>
    <w:rsid w:val="00A1192C"/>
    <w:rsid w:val="00A123AA"/>
    <w:rsid w:val="00A13A9F"/>
    <w:rsid w:val="00A14C1D"/>
    <w:rsid w:val="00A15176"/>
    <w:rsid w:val="00A15775"/>
    <w:rsid w:val="00A15EBF"/>
    <w:rsid w:val="00A15EE7"/>
    <w:rsid w:val="00A2025F"/>
    <w:rsid w:val="00A20C2E"/>
    <w:rsid w:val="00A20FCF"/>
    <w:rsid w:val="00A217A2"/>
    <w:rsid w:val="00A22177"/>
    <w:rsid w:val="00A231FA"/>
    <w:rsid w:val="00A245D7"/>
    <w:rsid w:val="00A24702"/>
    <w:rsid w:val="00A25212"/>
    <w:rsid w:val="00A25241"/>
    <w:rsid w:val="00A252EE"/>
    <w:rsid w:val="00A25B93"/>
    <w:rsid w:val="00A25DC0"/>
    <w:rsid w:val="00A26FF9"/>
    <w:rsid w:val="00A27DF9"/>
    <w:rsid w:val="00A30F8C"/>
    <w:rsid w:val="00A3125B"/>
    <w:rsid w:val="00A323F4"/>
    <w:rsid w:val="00A32D65"/>
    <w:rsid w:val="00A3321D"/>
    <w:rsid w:val="00A3339F"/>
    <w:rsid w:val="00A33DC4"/>
    <w:rsid w:val="00A3427E"/>
    <w:rsid w:val="00A3454E"/>
    <w:rsid w:val="00A34D60"/>
    <w:rsid w:val="00A34F81"/>
    <w:rsid w:val="00A3581A"/>
    <w:rsid w:val="00A35F59"/>
    <w:rsid w:val="00A36191"/>
    <w:rsid w:val="00A36F7F"/>
    <w:rsid w:val="00A36FCD"/>
    <w:rsid w:val="00A37008"/>
    <w:rsid w:val="00A4045E"/>
    <w:rsid w:val="00A40496"/>
    <w:rsid w:val="00A40635"/>
    <w:rsid w:val="00A40CD2"/>
    <w:rsid w:val="00A40E25"/>
    <w:rsid w:val="00A411F8"/>
    <w:rsid w:val="00A41425"/>
    <w:rsid w:val="00A41D25"/>
    <w:rsid w:val="00A4225A"/>
    <w:rsid w:val="00A423AA"/>
    <w:rsid w:val="00A42468"/>
    <w:rsid w:val="00A433AF"/>
    <w:rsid w:val="00A43BDB"/>
    <w:rsid w:val="00A43D09"/>
    <w:rsid w:val="00A43D16"/>
    <w:rsid w:val="00A43F31"/>
    <w:rsid w:val="00A440B7"/>
    <w:rsid w:val="00A442C0"/>
    <w:rsid w:val="00A44898"/>
    <w:rsid w:val="00A44DE8"/>
    <w:rsid w:val="00A45080"/>
    <w:rsid w:val="00A45BFB"/>
    <w:rsid w:val="00A45CE8"/>
    <w:rsid w:val="00A46227"/>
    <w:rsid w:val="00A468D0"/>
    <w:rsid w:val="00A46A0C"/>
    <w:rsid w:val="00A476AC"/>
    <w:rsid w:val="00A47942"/>
    <w:rsid w:val="00A47955"/>
    <w:rsid w:val="00A5077D"/>
    <w:rsid w:val="00A50D0D"/>
    <w:rsid w:val="00A50EEF"/>
    <w:rsid w:val="00A52453"/>
    <w:rsid w:val="00A52B2F"/>
    <w:rsid w:val="00A52C26"/>
    <w:rsid w:val="00A53AC4"/>
    <w:rsid w:val="00A53B43"/>
    <w:rsid w:val="00A54038"/>
    <w:rsid w:val="00A540F6"/>
    <w:rsid w:val="00A54AE5"/>
    <w:rsid w:val="00A54C90"/>
    <w:rsid w:val="00A54EDB"/>
    <w:rsid w:val="00A55682"/>
    <w:rsid w:val="00A55767"/>
    <w:rsid w:val="00A563E0"/>
    <w:rsid w:val="00A575A7"/>
    <w:rsid w:val="00A6003D"/>
    <w:rsid w:val="00A60A90"/>
    <w:rsid w:val="00A60AD7"/>
    <w:rsid w:val="00A617D7"/>
    <w:rsid w:val="00A61855"/>
    <w:rsid w:val="00A61E0D"/>
    <w:rsid w:val="00A620CC"/>
    <w:rsid w:val="00A62D60"/>
    <w:rsid w:val="00A63ABD"/>
    <w:rsid w:val="00A6455D"/>
    <w:rsid w:val="00A645B6"/>
    <w:rsid w:val="00A64EBB"/>
    <w:rsid w:val="00A6550B"/>
    <w:rsid w:val="00A655DC"/>
    <w:rsid w:val="00A659C1"/>
    <w:rsid w:val="00A6602C"/>
    <w:rsid w:val="00A667F5"/>
    <w:rsid w:val="00A66A6B"/>
    <w:rsid w:val="00A66EB4"/>
    <w:rsid w:val="00A67041"/>
    <w:rsid w:val="00A6716D"/>
    <w:rsid w:val="00A67616"/>
    <w:rsid w:val="00A67ADF"/>
    <w:rsid w:val="00A704DC"/>
    <w:rsid w:val="00A70890"/>
    <w:rsid w:val="00A709D4"/>
    <w:rsid w:val="00A70CDD"/>
    <w:rsid w:val="00A717FC"/>
    <w:rsid w:val="00A71A5E"/>
    <w:rsid w:val="00A731E8"/>
    <w:rsid w:val="00A738CB"/>
    <w:rsid w:val="00A73DA2"/>
    <w:rsid w:val="00A74098"/>
    <w:rsid w:val="00A7522A"/>
    <w:rsid w:val="00A759F6"/>
    <w:rsid w:val="00A75E42"/>
    <w:rsid w:val="00A76236"/>
    <w:rsid w:val="00A76880"/>
    <w:rsid w:val="00A77A0C"/>
    <w:rsid w:val="00A80E21"/>
    <w:rsid w:val="00A811F6"/>
    <w:rsid w:val="00A813CE"/>
    <w:rsid w:val="00A82066"/>
    <w:rsid w:val="00A820DA"/>
    <w:rsid w:val="00A827CA"/>
    <w:rsid w:val="00A828D8"/>
    <w:rsid w:val="00A83247"/>
    <w:rsid w:val="00A83D85"/>
    <w:rsid w:val="00A83E13"/>
    <w:rsid w:val="00A83E2D"/>
    <w:rsid w:val="00A84173"/>
    <w:rsid w:val="00A841C3"/>
    <w:rsid w:val="00A8552F"/>
    <w:rsid w:val="00A86083"/>
    <w:rsid w:val="00A8665A"/>
    <w:rsid w:val="00A868C6"/>
    <w:rsid w:val="00A870E8"/>
    <w:rsid w:val="00A872F7"/>
    <w:rsid w:val="00A87548"/>
    <w:rsid w:val="00A87E59"/>
    <w:rsid w:val="00A90C35"/>
    <w:rsid w:val="00A911EC"/>
    <w:rsid w:val="00A91212"/>
    <w:rsid w:val="00A91929"/>
    <w:rsid w:val="00A92679"/>
    <w:rsid w:val="00A92CB2"/>
    <w:rsid w:val="00A9376B"/>
    <w:rsid w:val="00A941E0"/>
    <w:rsid w:val="00A941F0"/>
    <w:rsid w:val="00A9472E"/>
    <w:rsid w:val="00A95250"/>
    <w:rsid w:val="00A954A9"/>
    <w:rsid w:val="00A95C39"/>
    <w:rsid w:val="00A95FFF"/>
    <w:rsid w:val="00A9609D"/>
    <w:rsid w:val="00A96209"/>
    <w:rsid w:val="00A96242"/>
    <w:rsid w:val="00A9635B"/>
    <w:rsid w:val="00A9653E"/>
    <w:rsid w:val="00A9773E"/>
    <w:rsid w:val="00A97976"/>
    <w:rsid w:val="00A97A37"/>
    <w:rsid w:val="00AA035C"/>
    <w:rsid w:val="00AA03AC"/>
    <w:rsid w:val="00AA0940"/>
    <w:rsid w:val="00AA0AD6"/>
    <w:rsid w:val="00AA1739"/>
    <w:rsid w:val="00AA176D"/>
    <w:rsid w:val="00AA1E90"/>
    <w:rsid w:val="00AA273F"/>
    <w:rsid w:val="00AA3EDA"/>
    <w:rsid w:val="00AA4636"/>
    <w:rsid w:val="00AA4695"/>
    <w:rsid w:val="00AA5329"/>
    <w:rsid w:val="00AA56A2"/>
    <w:rsid w:val="00AA5F37"/>
    <w:rsid w:val="00AA6157"/>
    <w:rsid w:val="00AA667C"/>
    <w:rsid w:val="00AA7516"/>
    <w:rsid w:val="00AA77FD"/>
    <w:rsid w:val="00AA79ED"/>
    <w:rsid w:val="00AA7FB1"/>
    <w:rsid w:val="00AA7FF1"/>
    <w:rsid w:val="00AB123C"/>
    <w:rsid w:val="00AB1509"/>
    <w:rsid w:val="00AB17CA"/>
    <w:rsid w:val="00AB1923"/>
    <w:rsid w:val="00AB1BFA"/>
    <w:rsid w:val="00AB1C78"/>
    <w:rsid w:val="00AB1F82"/>
    <w:rsid w:val="00AB2357"/>
    <w:rsid w:val="00AB2681"/>
    <w:rsid w:val="00AB2784"/>
    <w:rsid w:val="00AB2D9A"/>
    <w:rsid w:val="00AB3559"/>
    <w:rsid w:val="00AB425A"/>
    <w:rsid w:val="00AB469E"/>
    <w:rsid w:val="00AB4B94"/>
    <w:rsid w:val="00AB53C9"/>
    <w:rsid w:val="00AB640F"/>
    <w:rsid w:val="00AB6915"/>
    <w:rsid w:val="00AB6BBB"/>
    <w:rsid w:val="00AB6E0E"/>
    <w:rsid w:val="00AB720B"/>
    <w:rsid w:val="00AB7340"/>
    <w:rsid w:val="00AB7897"/>
    <w:rsid w:val="00AB7BB3"/>
    <w:rsid w:val="00AC06BF"/>
    <w:rsid w:val="00AC06F3"/>
    <w:rsid w:val="00AC163B"/>
    <w:rsid w:val="00AC1943"/>
    <w:rsid w:val="00AC1E9A"/>
    <w:rsid w:val="00AC339D"/>
    <w:rsid w:val="00AC37C9"/>
    <w:rsid w:val="00AC3CD6"/>
    <w:rsid w:val="00AC43C5"/>
    <w:rsid w:val="00AC45AC"/>
    <w:rsid w:val="00AC4821"/>
    <w:rsid w:val="00AC5AE4"/>
    <w:rsid w:val="00AC72FB"/>
    <w:rsid w:val="00AC7446"/>
    <w:rsid w:val="00AC799D"/>
    <w:rsid w:val="00AC7FD5"/>
    <w:rsid w:val="00AD070C"/>
    <w:rsid w:val="00AD10BA"/>
    <w:rsid w:val="00AD1440"/>
    <w:rsid w:val="00AD1BE9"/>
    <w:rsid w:val="00AD1D5A"/>
    <w:rsid w:val="00AD25D8"/>
    <w:rsid w:val="00AD2F44"/>
    <w:rsid w:val="00AD305F"/>
    <w:rsid w:val="00AD30DA"/>
    <w:rsid w:val="00AD31E5"/>
    <w:rsid w:val="00AD34E0"/>
    <w:rsid w:val="00AD3C3E"/>
    <w:rsid w:val="00AD3E91"/>
    <w:rsid w:val="00AD4A7A"/>
    <w:rsid w:val="00AD4AA7"/>
    <w:rsid w:val="00AD4FE8"/>
    <w:rsid w:val="00AD5493"/>
    <w:rsid w:val="00AD65FE"/>
    <w:rsid w:val="00AD6C47"/>
    <w:rsid w:val="00AD6CFD"/>
    <w:rsid w:val="00AD727D"/>
    <w:rsid w:val="00AD7B68"/>
    <w:rsid w:val="00AE10E3"/>
    <w:rsid w:val="00AE2773"/>
    <w:rsid w:val="00AE3080"/>
    <w:rsid w:val="00AE3F82"/>
    <w:rsid w:val="00AE44D8"/>
    <w:rsid w:val="00AE48BC"/>
    <w:rsid w:val="00AE5488"/>
    <w:rsid w:val="00AE5797"/>
    <w:rsid w:val="00AE5C14"/>
    <w:rsid w:val="00AE645F"/>
    <w:rsid w:val="00AE69BC"/>
    <w:rsid w:val="00AE7DBB"/>
    <w:rsid w:val="00AF0001"/>
    <w:rsid w:val="00AF152A"/>
    <w:rsid w:val="00AF15C1"/>
    <w:rsid w:val="00AF2459"/>
    <w:rsid w:val="00AF28B9"/>
    <w:rsid w:val="00AF32D5"/>
    <w:rsid w:val="00AF3A65"/>
    <w:rsid w:val="00AF3BC0"/>
    <w:rsid w:val="00AF3D80"/>
    <w:rsid w:val="00AF3F29"/>
    <w:rsid w:val="00AF4035"/>
    <w:rsid w:val="00AF48D2"/>
    <w:rsid w:val="00AF4AF2"/>
    <w:rsid w:val="00AF4D5D"/>
    <w:rsid w:val="00AF5204"/>
    <w:rsid w:val="00AF55FA"/>
    <w:rsid w:val="00AF5FF8"/>
    <w:rsid w:val="00AF63F0"/>
    <w:rsid w:val="00AF6459"/>
    <w:rsid w:val="00B0097B"/>
    <w:rsid w:val="00B00C65"/>
    <w:rsid w:val="00B01523"/>
    <w:rsid w:val="00B0230C"/>
    <w:rsid w:val="00B026EC"/>
    <w:rsid w:val="00B02E1A"/>
    <w:rsid w:val="00B036B2"/>
    <w:rsid w:val="00B03A76"/>
    <w:rsid w:val="00B03C09"/>
    <w:rsid w:val="00B042A5"/>
    <w:rsid w:val="00B042AE"/>
    <w:rsid w:val="00B04D29"/>
    <w:rsid w:val="00B04EE2"/>
    <w:rsid w:val="00B04F85"/>
    <w:rsid w:val="00B054DF"/>
    <w:rsid w:val="00B056B0"/>
    <w:rsid w:val="00B05860"/>
    <w:rsid w:val="00B059D1"/>
    <w:rsid w:val="00B05DC7"/>
    <w:rsid w:val="00B06694"/>
    <w:rsid w:val="00B06EF5"/>
    <w:rsid w:val="00B07B50"/>
    <w:rsid w:val="00B104E5"/>
    <w:rsid w:val="00B10CA2"/>
    <w:rsid w:val="00B10F40"/>
    <w:rsid w:val="00B10FB4"/>
    <w:rsid w:val="00B10FE2"/>
    <w:rsid w:val="00B117BC"/>
    <w:rsid w:val="00B12FBF"/>
    <w:rsid w:val="00B133FB"/>
    <w:rsid w:val="00B13BDF"/>
    <w:rsid w:val="00B14C34"/>
    <w:rsid w:val="00B14F91"/>
    <w:rsid w:val="00B15ED6"/>
    <w:rsid w:val="00B15F69"/>
    <w:rsid w:val="00B16B3D"/>
    <w:rsid w:val="00B16DA0"/>
    <w:rsid w:val="00B17673"/>
    <w:rsid w:val="00B2157D"/>
    <w:rsid w:val="00B21A73"/>
    <w:rsid w:val="00B21A81"/>
    <w:rsid w:val="00B22895"/>
    <w:rsid w:val="00B23BC0"/>
    <w:rsid w:val="00B242F5"/>
    <w:rsid w:val="00B2441E"/>
    <w:rsid w:val="00B2500B"/>
    <w:rsid w:val="00B25120"/>
    <w:rsid w:val="00B2537B"/>
    <w:rsid w:val="00B25822"/>
    <w:rsid w:val="00B2588C"/>
    <w:rsid w:val="00B262AD"/>
    <w:rsid w:val="00B2632C"/>
    <w:rsid w:val="00B26D44"/>
    <w:rsid w:val="00B3100F"/>
    <w:rsid w:val="00B31B57"/>
    <w:rsid w:val="00B323CF"/>
    <w:rsid w:val="00B3271D"/>
    <w:rsid w:val="00B32E2F"/>
    <w:rsid w:val="00B3309C"/>
    <w:rsid w:val="00B33657"/>
    <w:rsid w:val="00B355DD"/>
    <w:rsid w:val="00B35F2C"/>
    <w:rsid w:val="00B36606"/>
    <w:rsid w:val="00B37130"/>
    <w:rsid w:val="00B37ED1"/>
    <w:rsid w:val="00B401F0"/>
    <w:rsid w:val="00B40C14"/>
    <w:rsid w:val="00B40D30"/>
    <w:rsid w:val="00B415A0"/>
    <w:rsid w:val="00B41861"/>
    <w:rsid w:val="00B41F39"/>
    <w:rsid w:val="00B42481"/>
    <w:rsid w:val="00B42859"/>
    <w:rsid w:val="00B429A6"/>
    <w:rsid w:val="00B4354F"/>
    <w:rsid w:val="00B43F80"/>
    <w:rsid w:val="00B44CE1"/>
    <w:rsid w:val="00B44D8B"/>
    <w:rsid w:val="00B44EC2"/>
    <w:rsid w:val="00B457AC"/>
    <w:rsid w:val="00B45DAF"/>
    <w:rsid w:val="00B4622D"/>
    <w:rsid w:val="00B477AF"/>
    <w:rsid w:val="00B47A76"/>
    <w:rsid w:val="00B47E92"/>
    <w:rsid w:val="00B5090D"/>
    <w:rsid w:val="00B51134"/>
    <w:rsid w:val="00B5198A"/>
    <w:rsid w:val="00B520B9"/>
    <w:rsid w:val="00B52146"/>
    <w:rsid w:val="00B5234D"/>
    <w:rsid w:val="00B528D6"/>
    <w:rsid w:val="00B52FB6"/>
    <w:rsid w:val="00B531AC"/>
    <w:rsid w:val="00B538AF"/>
    <w:rsid w:val="00B5401F"/>
    <w:rsid w:val="00B55075"/>
    <w:rsid w:val="00B55A10"/>
    <w:rsid w:val="00B55D3D"/>
    <w:rsid w:val="00B55ED1"/>
    <w:rsid w:val="00B55F81"/>
    <w:rsid w:val="00B570EA"/>
    <w:rsid w:val="00B605C5"/>
    <w:rsid w:val="00B60A96"/>
    <w:rsid w:val="00B61192"/>
    <w:rsid w:val="00B61AFD"/>
    <w:rsid w:val="00B62769"/>
    <w:rsid w:val="00B62CE4"/>
    <w:rsid w:val="00B6304A"/>
    <w:rsid w:val="00B64068"/>
    <w:rsid w:val="00B64473"/>
    <w:rsid w:val="00B64A2E"/>
    <w:rsid w:val="00B65453"/>
    <w:rsid w:val="00B65BA5"/>
    <w:rsid w:val="00B65CC5"/>
    <w:rsid w:val="00B66ADD"/>
    <w:rsid w:val="00B67209"/>
    <w:rsid w:val="00B674F7"/>
    <w:rsid w:val="00B67CB3"/>
    <w:rsid w:val="00B67D89"/>
    <w:rsid w:val="00B70254"/>
    <w:rsid w:val="00B70799"/>
    <w:rsid w:val="00B707AA"/>
    <w:rsid w:val="00B70DD7"/>
    <w:rsid w:val="00B712B7"/>
    <w:rsid w:val="00B716C5"/>
    <w:rsid w:val="00B717D0"/>
    <w:rsid w:val="00B71933"/>
    <w:rsid w:val="00B72BD5"/>
    <w:rsid w:val="00B736BA"/>
    <w:rsid w:val="00B73857"/>
    <w:rsid w:val="00B73991"/>
    <w:rsid w:val="00B74203"/>
    <w:rsid w:val="00B7470D"/>
    <w:rsid w:val="00B74E3F"/>
    <w:rsid w:val="00B752F3"/>
    <w:rsid w:val="00B754C0"/>
    <w:rsid w:val="00B7595F"/>
    <w:rsid w:val="00B75BBC"/>
    <w:rsid w:val="00B75CA5"/>
    <w:rsid w:val="00B7601D"/>
    <w:rsid w:val="00B7640F"/>
    <w:rsid w:val="00B767D5"/>
    <w:rsid w:val="00B7713B"/>
    <w:rsid w:val="00B775C2"/>
    <w:rsid w:val="00B776CE"/>
    <w:rsid w:val="00B77D55"/>
    <w:rsid w:val="00B80F87"/>
    <w:rsid w:val="00B8131D"/>
    <w:rsid w:val="00B817EF"/>
    <w:rsid w:val="00B81BB9"/>
    <w:rsid w:val="00B823D9"/>
    <w:rsid w:val="00B8267F"/>
    <w:rsid w:val="00B834BD"/>
    <w:rsid w:val="00B8376A"/>
    <w:rsid w:val="00B837FB"/>
    <w:rsid w:val="00B83D2A"/>
    <w:rsid w:val="00B84226"/>
    <w:rsid w:val="00B85458"/>
    <w:rsid w:val="00B85E47"/>
    <w:rsid w:val="00B86088"/>
    <w:rsid w:val="00B860C4"/>
    <w:rsid w:val="00B86897"/>
    <w:rsid w:val="00B86E53"/>
    <w:rsid w:val="00B8708B"/>
    <w:rsid w:val="00B87136"/>
    <w:rsid w:val="00B874E6"/>
    <w:rsid w:val="00B87D3A"/>
    <w:rsid w:val="00B904A3"/>
    <w:rsid w:val="00B90D7C"/>
    <w:rsid w:val="00B90FA6"/>
    <w:rsid w:val="00B91394"/>
    <w:rsid w:val="00B9283A"/>
    <w:rsid w:val="00B9345F"/>
    <w:rsid w:val="00B93642"/>
    <w:rsid w:val="00B9395B"/>
    <w:rsid w:val="00B93B54"/>
    <w:rsid w:val="00B95506"/>
    <w:rsid w:val="00B95CB1"/>
    <w:rsid w:val="00B9629C"/>
    <w:rsid w:val="00B96754"/>
    <w:rsid w:val="00B9720C"/>
    <w:rsid w:val="00B9734A"/>
    <w:rsid w:val="00B97D30"/>
    <w:rsid w:val="00BA08E1"/>
    <w:rsid w:val="00BA1018"/>
    <w:rsid w:val="00BA1706"/>
    <w:rsid w:val="00BA1B0E"/>
    <w:rsid w:val="00BA28F2"/>
    <w:rsid w:val="00BA33AC"/>
    <w:rsid w:val="00BA34F8"/>
    <w:rsid w:val="00BA3A0B"/>
    <w:rsid w:val="00BA3AA9"/>
    <w:rsid w:val="00BA41E8"/>
    <w:rsid w:val="00BA41F3"/>
    <w:rsid w:val="00BA4594"/>
    <w:rsid w:val="00BA4918"/>
    <w:rsid w:val="00BA4E80"/>
    <w:rsid w:val="00BA4F99"/>
    <w:rsid w:val="00BA51AF"/>
    <w:rsid w:val="00BA71A8"/>
    <w:rsid w:val="00BA7697"/>
    <w:rsid w:val="00BA7AD2"/>
    <w:rsid w:val="00BA7FF5"/>
    <w:rsid w:val="00BB0627"/>
    <w:rsid w:val="00BB0BAC"/>
    <w:rsid w:val="00BB1601"/>
    <w:rsid w:val="00BB2777"/>
    <w:rsid w:val="00BB34AE"/>
    <w:rsid w:val="00BB4CD7"/>
    <w:rsid w:val="00BB4E59"/>
    <w:rsid w:val="00BB5221"/>
    <w:rsid w:val="00BB53FB"/>
    <w:rsid w:val="00BB542F"/>
    <w:rsid w:val="00BB5A62"/>
    <w:rsid w:val="00BB5AC6"/>
    <w:rsid w:val="00BB66CA"/>
    <w:rsid w:val="00BC06A3"/>
    <w:rsid w:val="00BC1046"/>
    <w:rsid w:val="00BC14E5"/>
    <w:rsid w:val="00BC1A0B"/>
    <w:rsid w:val="00BC1BDD"/>
    <w:rsid w:val="00BC1E7A"/>
    <w:rsid w:val="00BC2901"/>
    <w:rsid w:val="00BC2B61"/>
    <w:rsid w:val="00BC2BDA"/>
    <w:rsid w:val="00BC2D5B"/>
    <w:rsid w:val="00BC36C4"/>
    <w:rsid w:val="00BC449F"/>
    <w:rsid w:val="00BC4E1B"/>
    <w:rsid w:val="00BC656F"/>
    <w:rsid w:val="00BC6C80"/>
    <w:rsid w:val="00BC6DB5"/>
    <w:rsid w:val="00BC75DC"/>
    <w:rsid w:val="00BC7E64"/>
    <w:rsid w:val="00BC7FCA"/>
    <w:rsid w:val="00BD0022"/>
    <w:rsid w:val="00BD05BC"/>
    <w:rsid w:val="00BD0BA5"/>
    <w:rsid w:val="00BD204F"/>
    <w:rsid w:val="00BD2355"/>
    <w:rsid w:val="00BD2BFD"/>
    <w:rsid w:val="00BD31DF"/>
    <w:rsid w:val="00BD3770"/>
    <w:rsid w:val="00BD426B"/>
    <w:rsid w:val="00BD49F8"/>
    <w:rsid w:val="00BD4AFB"/>
    <w:rsid w:val="00BD5850"/>
    <w:rsid w:val="00BD6C19"/>
    <w:rsid w:val="00BD6C4F"/>
    <w:rsid w:val="00BD7114"/>
    <w:rsid w:val="00BD7D6A"/>
    <w:rsid w:val="00BD7F26"/>
    <w:rsid w:val="00BD7FAA"/>
    <w:rsid w:val="00BE0325"/>
    <w:rsid w:val="00BE04F2"/>
    <w:rsid w:val="00BE0613"/>
    <w:rsid w:val="00BE07F1"/>
    <w:rsid w:val="00BE09F7"/>
    <w:rsid w:val="00BE1912"/>
    <w:rsid w:val="00BE1D80"/>
    <w:rsid w:val="00BE1DB3"/>
    <w:rsid w:val="00BE20AE"/>
    <w:rsid w:val="00BE295F"/>
    <w:rsid w:val="00BE4172"/>
    <w:rsid w:val="00BE420D"/>
    <w:rsid w:val="00BE4B9A"/>
    <w:rsid w:val="00BE4C9E"/>
    <w:rsid w:val="00BE53B7"/>
    <w:rsid w:val="00BE5586"/>
    <w:rsid w:val="00BE5F05"/>
    <w:rsid w:val="00BE6936"/>
    <w:rsid w:val="00BE6F72"/>
    <w:rsid w:val="00BE7913"/>
    <w:rsid w:val="00BE7A80"/>
    <w:rsid w:val="00BE7B31"/>
    <w:rsid w:val="00BF00DC"/>
    <w:rsid w:val="00BF11B1"/>
    <w:rsid w:val="00BF11DA"/>
    <w:rsid w:val="00BF127F"/>
    <w:rsid w:val="00BF12F8"/>
    <w:rsid w:val="00BF14D3"/>
    <w:rsid w:val="00BF16FD"/>
    <w:rsid w:val="00BF173E"/>
    <w:rsid w:val="00BF1B57"/>
    <w:rsid w:val="00BF1CF6"/>
    <w:rsid w:val="00BF1F99"/>
    <w:rsid w:val="00BF21E1"/>
    <w:rsid w:val="00BF251C"/>
    <w:rsid w:val="00BF254A"/>
    <w:rsid w:val="00BF2C51"/>
    <w:rsid w:val="00BF34E2"/>
    <w:rsid w:val="00BF39A2"/>
    <w:rsid w:val="00BF4061"/>
    <w:rsid w:val="00BF4AAA"/>
    <w:rsid w:val="00BF4CED"/>
    <w:rsid w:val="00BF52AF"/>
    <w:rsid w:val="00BF55EC"/>
    <w:rsid w:val="00BF681C"/>
    <w:rsid w:val="00BF6826"/>
    <w:rsid w:val="00BF6D6B"/>
    <w:rsid w:val="00BF78B7"/>
    <w:rsid w:val="00BF7BF1"/>
    <w:rsid w:val="00C008BE"/>
    <w:rsid w:val="00C00CBB"/>
    <w:rsid w:val="00C014C9"/>
    <w:rsid w:val="00C019CF"/>
    <w:rsid w:val="00C01DBB"/>
    <w:rsid w:val="00C01EC4"/>
    <w:rsid w:val="00C022BF"/>
    <w:rsid w:val="00C02B9A"/>
    <w:rsid w:val="00C02F14"/>
    <w:rsid w:val="00C04214"/>
    <w:rsid w:val="00C04251"/>
    <w:rsid w:val="00C04288"/>
    <w:rsid w:val="00C04AB6"/>
    <w:rsid w:val="00C05115"/>
    <w:rsid w:val="00C05953"/>
    <w:rsid w:val="00C06F5D"/>
    <w:rsid w:val="00C06FED"/>
    <w:rsid w:val="00C0733F"/>
    <w:rsid w:val="00C07570"/>
    <w:rsid w:val="00C0758F"/>
    <w:rsid w:val="00C07C33"/>
    <w:rsid w:val="00C10F17"/>
    <w:rsid w:val="00C11280"/>
    <w:rsid w:val="00C1132B"/>
    <w:rsid w:val="00C11486"/>
    <w:rsid w:val="00C119EB"/>
    <w:rsid w:val="00C124DA"/>
    <w:rsid w:val="00C1389A"/>
    <w:rsid w:val="00C138C0"/>
    <w:rsid w:val="00C13B09"/>
    <w:rsid w:val="00C14588"/>
    <w:rsid w:val="00C14B58"/>
    <w:rsid w:val="00C160F7"/>
    <w:rsid w:val="00C16216"/>
    <w:rsid w:val="00C170F7"/>
    <w:rsid w:val="00C1724F"/>
    <w:rsid w:val="00C1733F"/>
    <w:rsid w:val="00C1796A"/>
    <w:rsid w:val="00C17BFE"/>
    <w:rsid w:val="00C20373"/>
    <w:rsid w:val="00C208D1"/>
    <w:rsid w:val="00C20BD9"/>
    <w:rsid w:val="00C2132F"/>
    <w:rsid w:val="00C21330"/>
    <w:rsid w:val="00C2136D"/>
    <w:rsid w:val="00C21B0A"/>
    <w:rsid w:val="00C228F1"/>
    <w:rsid w:val="00C2314F"/>
    <w:rsid w:val="00C231E3"/>
    <w:rsid w:val="00C23BEA"/>
    <w:rsid w:val="00C2463E"/>
    <w:rsid w:val="00C258D8"/>
    <w:rsid w:val="00C25AE4"/>
    <w:rsid w:val="00C26719"/>
    <w:rsid w:val="00C26CE1"/>
    <w:rsid w:val="00C27760"/>
    <w:rsid w:val="00C27C56"/>
    <w:rsid w:val="00C30F74"/>
    <w:rsid w:val="00C3146C"/>
    <w:rsid w:val="00C314F1"/>
    <w:rsid w:val="00C3159E"/>
    <w:rsid w:val="00C322C2"/>
    <w:rsid w:val="00C330A1"/>
    <w:rsid w:val="00C33203"/>
    <w:rsid w:val="00C33D37"/>
    <w:rsid w:val="00C33DDC"/>
    <w:rsid w:val="00C33F71"/>
    <w:rsid w:val="00C3419C"/>
    <w:rsid w:val="00C3444F"/>
    <w:rsid w:val="00C34770"/>
    <w:rsid w:val="00C35A2C"/>
    <w:rsid w:val="00C363B4"/>
    <w:rsid w:val="00C366B3"/>
    <w:rsid w:val="00C37E7B"/>
    <w:rsid w:val="00C40188"/>
    <w:rsid w:val="00C41A19"/>
    <w:rsid w:val="00C41F58"/>
    <w:rsid w:val="00C42678"/>
    <w:rsid w:val="00C42E41"/>
    <w:rsid w:val="00C430E6"/>
    <w:rsid w:val="00C43FF1"/>
    <w:rsid w:val="00C441D7"/>
    <w:rsid w:val="00C451AB"/>
    <w:rsid w:val="00C46585"/>
    <w:rsid w:val="00C47622"/>
    <w:rsid w:val="00C47762"/>
    <w:rsid w:val="00C47983"/>
    <w:rsid w:val="00C47A5E"/>
    <w:rsid w:val="00C47C22"/>
    <w:rsid w:val="00C5095F"/>
    <w:rsid w:val="00C514BD"/>
    <w:rsid w:val="00C5263B"/>
    <w:rsid w:val="00C5269D"/>
    <w:rsid w:val="00C526DD"/>
    <w:rsid w:val="00C52D41"/>
    <w:rsid w:val="00C52F38"/>
    <w:rsid w:val="00C53CE9"/>
    <w:rsid w:val="00C54463"/>
    <w:rsid w:val="00C5567C"/>
    <w:rsid w:val="00C5598B"/>
    <w:rsid w:val="00C56519"/>
    <w:rsid w:val="00C56D0F"/>
    <w:rsid w:val="00C577EF"/>
    <w:rsid w:val="00C57C22"/>
    <w:rsid w:val="00C57CDA"/>
    <w:rsid w:val="00C60043"/>
    <w:rsid w:val="00C60582"/>
    <w:rsid w:val="00C605F0"/>
    <w:rsid w:val="00C60A8C"/>
    <w:rsid w:val="00C60F90"/>
    <w:rsid w:val="00C622AE"/>
    <w:rsid w:val="00C62948"/>
    <w:rsid w:val="00C62AF1"/>
    <w:rsid w:val="00C62C82"/>
    <w:rsid w:val="00C63076"/>
    <w:rsid w:val="00C630DD"/>
    <w:rsid w:val="00C63571"/>
    <w:rsid w:val="00C63E30"/>
    <w:rsid w:val="00C647C7"/>
    <w:rsid w:val="00C648CA"/>
    <w:rsid w:val="00C65632"/>
    <w:rsid w:val="00C65696"/>
    <w:rsid w:val="00C65968"/>
    <w:rsid w:val="00C66560"/>
    <w:rsid w:val="00C66B39"/>
    <w:rsid w:val="00C66E95"/>
    <w:rsid w:val="00C675D6"/>
    <w:rsid w:val="00C67B87"/>
    <w:rsid w:val="00C67DC0"/>
    <w:rsid w:val="00C67F9B"/>
    <w:rsid w:val="00C7013F"/>
    <w:rsid w:val="00C708B5"/>
    <w:rsid w:val="00C70C0E"/>
    <w:rsid w:val="00C71470"/>
    <w:rsid w:val="00C725C9"/>
    <w:rsid w:val="00C725F9"/>
    <w:rsid w:val="00C728C9"/>
    <w:rsid w:val="00C73AD0"/>
    <w:rsid w:val="00C741C3"/>
    <w:rsid w:val="00C74224"/>
    <w:rsid w:val="00C74E7A"/>
    <w:rsid w:val="00C7596C"/>
    <w:rsid w:val="00C75C85"/>
    <w:rsid w:val="00C76291"/>
    <w:rsid w:val="00C7790B"/>
    <w:rsid w:val="00C77E68"/>
    <w:rsid w:val="00C80491"/>
    <w:rsid w:val="00C80779"/>
    <w:rsid w:val="00C81262"/>
    <w:rsid w:val="00C81E5B"/>
    <w:rsid w:val="00C83CE1"/>
    <w:rsid w:val="00C83E8D"/>
    <w:rsid w:val="00C83F7A"/>
    <w:rsid w:val="00C8459D"/>
    <w:rsid w:val="00C84720"/>
    <w:rsid w:val="00C85CFD"/>
    <w:rsid w:val="00C861EB"/>
    <w:rsid w:val="00C868F4"/>
    <w:rsid w:val="00C90DBD"/>
    <w:rsid w:val="00C91206"/>
    <w:rsid w:val="00C919CD"/>
    <w:rsid w:val="00C9331F"/>
    <w:rsid w:val="00C937C0"/>
    <w:rsid w:val="00C94046"/>
    <w:rsid w:val="00C94E8B"/>
    <w:rsid w:val="00C95016"/>
    <w:rsid w:val="00C9511F"/>
    <w:rsid w:val="00C966DB"/>
    <w:rsid w:val="00C96C37"/>
    <w:rsid w:val="00C97108"/>
    <w:rsid w:val="00C976FF"/>
    <w:rsid w:val="00C97E1F"/>
    <w:rsid w:val="00CA0D10"/>
    <w:rsid w:val="00CA0EF3"/>
    <w:rsid w:val="00CA19EE"/>
    <w:rsid w:val="00CA203A"/>
    <w:rsid w:val="00CA2676"/>
    <w:rsid w:val="00CA274C"/>
    <w:rsid w:val="00CA39D6"/>
    <w:rsid w:val="00CA43B0"/>
    <w:rsid w:val="00CA4C2B"/>
    <w:rsid w:val="00CA5808"/>
    <w:rsid w:val="00CA5818"/>
    <w:rsid w:val="00CA58A7"/>
    <w:rsid w:val="00CA5F12"/>
    <w:rsid w:val="00CA6192"/>
    <w:rsid w:val="00CA61DF"/>
    <w:rsid w:val="00CA677F"/>
    <w:rsid w:val="00CA6ACB"/>
    <w:rsid w:val="00CA72E6"/>
    <w:rsid w:val="00CA7BAB"/>
    <w:rsid w:val="00CA7CAD"/>
    <w:rsid w:val="00CA7E82"/>
    <w:rsid w:val="00CB03F3"/>
    <w:rsid w:val="00CB101C"/>
    <w:rsid w:val="00CB1B1C"/>
    <w:rsid w:val="00CB1BAA"/>
    <w:rsid w:val="00CB1E89"/>
    <w:rsid w:val="00CB1F7E"/>
    <w:rsid w:val="00CB2E4F"/>
    <w:rsid w:val="00CB2ECE"/>
    <w:rsid w:val="00CB2F17"/>
    <w:rsid w:val="00CB3F2B"/>
    <w:rsid w:val="00CB3F3E"/>
    <w:rsid w:val="00CB40BD"/>
    <w:rsid w:val="00CB5608"/>
    <w:rsid w:val="00CB59DF"/>
    <w:rsid w:val="00CB5D16"/>
    <w:rsid w:val="00CB6050"/>
    <w:rsid w:val="00CB689B"/>
    <w:rsid w:val="00CB69DC"/>
    <w:rsid w:val="00CB6A8B"/>
    <w:rsid w:val="00CB6B2A"/>
    <w:rsid w:val="00CB6E9C"/>
    <w:rsid w:val="00CB7335"/>
    <w:rsid w:val="00CB74EB"/>
    <w:rsid w:val="00CC07C8"/>
    <w:rsid w:val="00CC0CA3"/>
    <w:rsid w:val="00CC1137"/>
    <w:rsid w:val="00CC1281"/>
    <w:rsid w:val="00CC2869"/>
    <w:rsid w:val="00CC3093"/>
    <w:rsid w:val="00CC3A65"/>
    <w:rsid w:val="00CC43C8"/>
    <w:rsid w:val="00CC5416"/>
    <w:rsid w:val="00CC54BC"/>
    <w:rsid w:val="00CC556A"/>
    <w:rsid w:val="00CC58B4"/>
    <w:rsid w:val="00CC647A"/>
    <w:rsid w:val="00CC68D5"/>
    <w:rsid w:val="00CC75A9"/>
    <w:rsid w:val="00CC7C3B"/>
    <w:rsid w:val="00CD0966"/>
    <w:rsid w:val="00CD0A63"/>
    <w:rsid w:val="00CD0C4F"/>
    <w:rsid w:val="00CD10F5"/>
    <w:rsid w:val="00CD18EA"/>
    <w:rsid w:val="00CD1CBD"/>
    <w:rsid w:val="00CD203F"/>
    <w:rsid w:val="00CD49A5"/>
    <w:rsid w:val="00CD553C"/>
    <w:rsid w:val="00CD60FB"/>
    <w:rsid w:val="00CD6530"/>
    <w:rsid w:val="00CD6A85"/>
    <w:rsid w:val="00CD6DD9"/>
    <w:rsid w:val="00CD75BD"/>
    <w:rsid w:val="00CD7CEA"/>
    <w:rsid w:val="00CE0427"/>
    <w:rsid w:val="00CE0EFF"/>
    <w:rsid w:val="00CE15F5"/>
    <w:rsid w:val="00CE1B7D"/>
    <w:rsid w:val="00CE1FE9"/>
    <w:rsid w:val="00CE282C"/>
    <w:rsid w:val="00CE3F39"/>
    <w:rsid w:val="00CE41E5"/>
    <w:rsid w:val="00CE4444"/>
    <w:rsid w:val="00CE4656"/>
    <w:rsid w:val="00CE4C07"/>
    <w:rsid w:val="00CE6F35"/>
    <w:rsid w:val="00CE71EB"/>
    <w:rsid w:val="00CE7500"/>
    <w:rsid w:val="00CF0E2A"/>
    <w:rsid w:val="00CF1454"/>
    <w:rsid w:val="00CF3D54"/>
    <w:rsid w:val="00CF40FA"/>
    <w:rsid w:val="00CF4778"/>
    <w:rsid w:val="00CF5806"/>
    <w:rsid w:val="00CF5D66"/>
    <w:rsid w:val="00CF5E1F"/>
    <w:rsid w:val="00CF6190"/>
    <w:rsid w:val="00CF6B7D"/>
    <w:rsid w:val="00CF6BB9"/>
    <w:rsid w:val="00CF6C72"/>
    <w:rsid w:val="00CF6ECC"/>
    <w:rsid w:val="00CF718B"/>
    <w:rsid w:val="00CF71ED"/>
    <w:rsid w:val="00CF7988"/>
    <w:rsid w:val="00CF7DEA"/>
    <w:rsid w:val="00D0037D"/>
    <w:rsid w:val="00D00738"/>
    <w:rsid w:val="00D009F2"/>
    <w:rsid w:val="00D00E0A"/>
    <w:rsid w:val="00D01AA8"/>
    <w:rsid w:val="00D0256F"/>
    <w:rsid w:val="00D025F3"/>
    <w:rsid w:val="00D02759"/>
    <w:rsid w:val="00D0302C"/>
    <w:rsid w:val="00D03985"/>
    <w:rsid w:val="00D03EAB"/>
    <w:rsid w:val="00D04245"/>
    <w:rsid w:val="00D04A22"/>
    <w:rsid w:val="00D05239"/>
    <w:rsid w:val="00D0535C"/>
    <w:rsid w:val="00D05628"/>
    <w:rsid w:val="00D05C5F"/>
    <w:rsid w:val="00D06720"/>
    <w:rsid w:val="00D069DD"/>
    <w:rsid w:val="00D07142"/>
    <w:rsid w:val="00D07296"/>
    <w:rsid w:val="00D07980"/>
    <w:rsid w:val="00D10ED6"/>
    <w:rsid w:val="00D1107D"/>
    <w:rsid w:val="00D110DB"/>
    <w:rsid w:val="00D11487"/>
    <w:rsid w:val="00D119BA"/>
    <w:rsid w:val="00D11EC0"/>
    <w:rsid w:val="00D11F65"/>
    <w:rsid w:val="00D12070"/>
    <w:rsid w:val="00D1234A"/>
    <w:rsid w:val="00D129F9"/>
    <w:rsid w:val="00D13856"/>
    <w:rsid w:val="00D139C3"/>
    <w:rsid w:val="00D140C9"/>
    <w:rsid w:val="00D14821"/>
    <w:rsid w:val="00D15056"/>
    <w:rsid w:val="00D15731"/>
    <w:rsid w:val="00D163CB"/>
    <w:rsid w:val="00D166F2"/>
    <w:rsid w:val="00D16B38"/>
    <w:rsid w:val="00D171A0"/>
    <w:rsid w:val="00D17291"/>
    <w:rsid w:val="00D17764"/>
    <w:rsid w:val="00D17790"/>
    <w:rsid w:val="00D1793C"/>
    <w:rsid w:val="00D17942"/>
    <w:rsid w:val="00D179DB"/>
    <w:rsid w:val="00D200B0"/>
    <w:rsid w:val="00D20828"/>
    <w:rsid w:val="00D208BC"/>
    <w:rsid w:val="00D20CD7"/>
    <w:rsid w:val="00D20D74"/>
    <w:rsid w:val="00D2200A"/>
    <w:rsid w:val="00D23837"/>
    <w:rsid w:val="00D23B4F"/>
    <w:rsid w:val="00D23BF5"/>
    <w:rsid w:val="00D2430D"/>
    <w:rsid w:val="00D2436C"/>
    <w:rsid w:val="00D25A9A"/>
    <w:rsid w:val="00D25F87"/>
    <w:rsid w:val="00D26A9A"/>
    <w:rsid w:val="00D276F4"/>
    <w:rsid w:val="00D279FF"/>
    <w:rsid w:val="00D27C8E"/>
    <w:rsid w:val="00D30546"/>
    <w:rsid w:val="00D30AF6"/>
    <w:rsid w:val="00D30CCA"/>
    <w:rsid w:val="00D310A8"/>
    <w:rsid w:val="00D3125F"/>
    <w:rsid w:val="00D32881"/>
    <w:rsid w:val="00D32C51"/>
    <w:rsid w:val="00D32D40"/>
    <w:rsid w:val="00D32E5B"/>
    <w:rsid w:val="00D33419"/>
    <w:rsid w:val="00D3554F"/>
    <w:rsid w:val="00D35598"/>
    <w:rsid w:val="00D35AA8"/>
    <w:rsid w:val="00D366F5"/>
    <w:rsid w:val="00D36D2D"/>
    <w:rsid w:val="00D36F32"/>
    <w:rsid w:val="00D3773A"/>
    <w:rsid w:val="00D379BC"/>
    <w:rsid w:val="00D4061F"/>
    <w:rsid w:val="00D40E88"/>
    <w:rsid w:val="00D40FDC"/>
    <w:rsid w:val="00D41753"/>
    <w:rsid w:val="00D42B66"/>
    <w:rsid w:val="00D42E42"/>
    <w:rsid w:val="00D42ED9"/>
    <w:rsid w:val="00D43830"/>
    <w:rsid w:val="00D43F94"/>
    <w:rsid w:val="00D44570"/>
    <w:rsid w:val="00D450B6"/>
    <w:rsid w:val="00D45E72"/>
    <w:rsid w:val="00D45E85"/>
    <w:rsid w:val="00D468E8"/>
    <w:rsid w:val="00D46B58"/>
    <w:rsid w:val="00D50270"/>
    <w:rsid w:val="00D519A7"/>
    <w:rsid w:val="00D51AE8"/>
    <w:rsid w:val="00D5203E"/>
    <w:rsid w:val="00D52931"/>
    <w:rsid w:val="00D52A99"/>
    <w:rsid w:val="00D52F52"/>
    <w:rsid w:val="00D532A4"/>
    <w:rsid w:val="00D5414E"/>
    <w:rsid w:val="00D54BD3"/>
    <w:rsid w:val="00D54D26"/>
    <w:rsid w:val="00D565E3"/>
    <w:rsid w:val="00D567B1"/>
    <w:rsid w:val="00D5684A"/>
    <w:rsid w:val="00D5692B"/>
    <w:rsid w:val="00D56C78"/>
    <w:rsid w:val="00D604DC"/>
    <w:rsid w:val="00D60563"/>
    <w:rsid w:val="00D60FFE"/>
    <w:rsid w:val="00D615DE"/>
    <w:rsid w:val="00D622AE"/>
    <w:rsid w:val="00D6268B"/>
    <w:rsid w:val="00D6319C"/>
    <w:rsid w:val="00D64181"/>
    <w:rsid w:val="00D64444"/>
    <w:rsid w:val="00D644C3"/>
    <w:rsid w:val="00D64784"/>
    <w:rsid w:val="00D64BD7"/>
    <w:rsid w:val="00D65DED"/>
    <w:rsid w:val="00D66855"/>
    <w:rsid w:val="00D66AD6"/>
    <w:rsid w:val="00D66B8B"/>
    <w:rsid w:val="00D670DB"/>
    <w:rsid w:val="00D6721C"/>
    <w:rsid w:val="00D67273"/>
    <w:rsid w:val="00D674D8"/>
    <w:rsid w:val="00D67561"/>
    <w:rsid w:val="00D70519"/>
    <w:rsid w:val="00D70D24"/>
    <w:rsid w:val="00D71AE3"/>
    <w:rsid w:val="00D72148"/>
    <w:rsid w:val="00D734FC"/>
    <w:rsid w:val="00D73948"/>
    <w:rsid w:val="00D73FEB"/>
    <w:rsid w:val="00D74669"/>
    <w:rsid w:val="00D74902"/>
    <w:rsid w:val="00D757CB"/>
    <w:rsid w:val="00D76B1E"/>
    <w:rsid w:val="00D76D0B"/>
    <w:rsid w:val="00D77393"/>
    <w:rsid w:val="00D7741F"/>
    <w:rsid w:val="00D77AAE"/>
    <w:rsid w:val="00D8067C"/>
    <w:rsid w:val="00D80748"/>
    <w:rsid w:val="00D809F6"/>
    <w:rsid w:val="00D80EB5"/>
    <w:rsid w:val="00D80FB3"/>
    <w:rsid w:val="00D81894"/>
    <w:rsid w:val="00D81F38"/>
    <w:rsid w:val="00D821E0"/>
    <w:rsid w:val="00D8281B"/>
    <w:rsid w:val="00D82A94"/>
    <w:rsid w:val="00D82CEB"/>
    <w:rsid w:val="00D83127"/>
    <w:rsid w:val="00D8370B"/>
    <w:rsid w:val="00D83AB8"/>
    <w:rsid w:val="00D83FE8"/>
    <w:rsid w:val="00D840F6"/>
    <w:rsid w:val="00D846D7"/>
    <w:rsid w:val="00D84897"/>
    <w:rsid w:val="00D84BF6"/>
    <w:rsid w:val="00D84FE5"/>
    <w:rsid w:val="00D85618"/>
    <w:rsid w:val="00D85640"/>
    <w:rsid w:val="00D8580C"/>
    <w:rsid w:val="00D866B5"/>
    <w:rsid w:val="00D86BCF"/>
    <w:rsid w:val="00D8779E"/>
    <w:rsid w:val="00D905BF"/>
    <w:rsid w:val="00D9075F"/>
    <w:rsid w:val="00D924CE"/>
    <w:rsid w:val="00D92623"/>
    <w:rsid w:val="00D927DF"/>
    <w:rsid w:val="00D93487"/>
    <w:rsid w:val="00D935F7"/>
    <w:rsid w:val="00D938C8"/>
    <w:rsid w:val="00D93AAC"/>
    <w:rsid w:val="00D941DD"/>
    <w:rsid w:val="00D94A1B"/>
    <w:rsid w:val="00D94BFE"/>
    <w:rsid w:val="00D94C02"/>
    <w:rsid w:val="00D95CEC"/>
    <w:rsid w:val="00D96759"/>
    <w:rsid w:val="00D969D8"/>
    <w:rsid w:val="00D96DC7"/>
    <w:rsid w:val="00D97521"/>
    <w:rsid w:val="00D97BDF"/>
    <w:rsid w:val="00DA0078"/>
    <w:rsid w:val="00DA02D6"/>
    <w:rsid w:val="00DA0529"/>
    <w:rsid w:val="00DA10CC"/>
    <w:rsid w:val="00DA208C"/>
    <w:rsid w:val="00DA20E5"/>
    <w:rsid w:val="00DA22EF"/>
    <w:rsid w:val="00DA29E7"/>
    <w:rsid w:val="00DA30EE"/>
    <w:rsid w:val="00DA409F"/>
    <w:rsid w:val="00DA4C72"/>
    <w:rsid w:val="00DA5013"/>
    <w:rsid w:val="00DA59B0"/>
    <w:rsid w:val="00DA5BF2"/>
    <w:rsid w:val="00DA5DA1"/>
    <w:rsid w:val="00DB0839"/>
    <w:rsid w:val="00DB1980"/>
    <w:rsid w:val="00DB1CEC"/>
    <w:rsid w:val="00DB27AA"/>
    <w:rsid w:val="00DB27FC"/>
    <w:rsid w:val="00DB2CB8"/>
    <w:rsid w:val="00DB3FEC"/>
    <w:rsid w:val="00DB4371"/>
    <w:rsid w:val="00DB4CC4"/>
    <w:rsid w:val="00DB4EBB"/>
    <w:rsid w:val="00DB51C1"/>
    <w:rsid w:val="00DB5245"/>
    <w:rsid w:val="00DB6059"/>
    <w:rsid w:val="00DB62EB"/>
    <w:rsid w:val="00DB7412"/>
    <w:rsid w:val="00DB741E"/>
    <w:rsid w:val="00DB781B"/>
    <w:rsid w:val="00DC0545"/>
    <w:rsid w:val="00DC2ADC"/>
    <w:rsid w:val="00DC3E80"/>
    <w:rsid w:val="00DC4214"/>
    <w:rsid w:val="00DC43E8"/>
    <w:rsid w:val="00DC48A1"/>
    <w:rsid w:val="00DC4A87"/>
    <w:rsid w:val="00DC4A9A"/>
    <w:rsid w:val="00DC4D9E"/>
    <w:rsid w:val="00DC5086"/>
    <w:rsid w:val="00DC51CB"/>
    <w:rsid w:val="00DC52C3"/>
    <w:rsid w:val="00DC5CD0"/>
    <w:rsid w:val="00DC628E"/>
    <w:rsid w:val="00DC68DE"/>
    <w:rsid w:val="00DC7511"/>
    <w:rsid w:val="00DC7891"/>
    <w:rsid w:val="00DC79D8"/>
    <w:rsid w:val="00DD0080"/>
    <w:rsid w:val="00DD030B"/>
    <w:rsid w:val="00DD0A5A"/>
    <w:rsid w:val="00DD100B"/>
    <w:rsid w:val="00DD1795"/>
    <w:rsid w:val="00DD1BD4"/>
    <w:rsid w:val="00DD1BE8"/>
    <w:rsid w:val="00DD2056"/>
    <w:rsid w:val="00DD224C"/>
    <w:rsid w:val="00DD26E0"/>
    <w:rsid w:val="00DD3B62"/>
    <w:rsid w:val="00DD3FFC"/>
    <w:rsid w:val="00DD470A"/>
    <w:rsid w:val="00DD5CF9"/>
    <w:rsid w:val="00DD5EC9"/>
    <w:rsid w:val="00DD65A9"/>
    <w:rsid w:val="00DD6CED"/>
    <w:rsid w:val="00DD7481"/>
    <w:rsid w:val="00DD7B7D"/>
    <w:rsid w:val="00DD7E10"/>
    <w:rsid w:val="00DE205C"/>
    <w:rsid w:val="00DE20B4"/>
    <w:rsid w:val="00DE2580"/>
    <w:rsid w:val="00DE27F3"/>
    <w:rsid w:val="00DE40CC"/>
    <w:rsid w:val="00DE41CE"/>
    <w:rsid w:val="00DE44FE"/>
    <w:rsid w:val="00DE456B"/>
    <w:rsid w:val="00DE4971"/>
    <w:rsid w:val="00DE51C1"/>
    <w:rsid w:val="00DE5B40"/>
    <w:rsid w:val="00DE5BB0"/>
    <w:rsid w:val="00DE5FB3"/>
    <w:rsid w:val="00DE6214"/>
    <w:rsid w:val="00DE652A"/>
    <w:rsid w:val="00DE67AB"/>
    <w:rsid w:val="00DE684C"/>
    <w:rsid w:val="00DF00C2"/>
    <w:rsid w:val="00DF055E"/>
    <w:rsid w:val="00DF06B9"/>
    <w:rsid w:val="00DF1468"/>
    <w:rsid w:val="00DF1B53"/>
    <w:rsid w:val="00DF1F82"/>
    <w:rsid w:val="00DF26C7"/>
    <w:rsid w:val="00DF2CF4"/>
    <w:rsid w:val="00DF3782"/>
    <w:rsid w:val="00DF476E"/>
    <w:rsid w:val="00DF483B"/>
    <w:rsid w:val="00DF4B84"/>
    <w:rsid w:val="00DF4EFC"/>
    <w:rsid w:val="00DF5C17"/>
    <w:rsid w:val="00DF5F84"/>
    <w:rsid w:val="00DF6D84"/>
    <w:rsid w:val="00DF7F4D"/>
    <w:rsid w:val="00E0048A"/>
    <w:rsid w:val="00E00753"/>
    <w:rsid w:val="00E00CEF"/>
    <w:rsid w:val="00E018C5"/>
    <w:rsid w:val="00E021E0"/>
    <w:rsid w:val="00E02B13"/>
    <w:rsid w:val="00E03054"/>
    <w:rsid w:val="00E03211"/>
    <w:rsid w:val="00E03578"/>
    <w:rsid w:val="00E03B36"/>
    <w:rsid w:val="00E04083"/>
    <w:rsid w:val="00E04184"/>
    <w:rsid w:val="00E04370"/>
    <w:rsid w:val="00E044AC"/>
    <w:rsid w:val="00E046C6"/>
    <w:rsid w:val="00E05107"/>
    <w:rsid w:val="00E05373"/>
    <w:rsid w:val="00E05775"/>
    <w:rsid w:val="00E059BF"/>
    <w:rsid w:val="00E05F2A"/>
    <w:rsid w:val="00E0640E"/>
    <w:rsid w:val="00E0661B"/>
    <w:rsid w:val="00E06F1E"/>
    <w:rsid w:val="00E07ACF"/>
    <w:rsid w:val="00E10189"/>
    <w:rsid w:val="00E10526"/>
    <w:rsid w:val="00E107A1"/>
    <w:rsid w:val="00E10C4A"/>
    <w:rsid w:val="00E10EDA"/>
    <w:rsid w:val="00E1205A"/>
    <w:rsid w:val="00E12F09"/>
    <w:rsid w:val="00E1416F"/>
    <w:rsid w:val="00E14565"/>
    <w:rsid w:val="00E14BC3"/>
    <w:rsid w:val="00E14F62"/>
    <w:rsid w:val="00E154D6"/>
    <w:rsid w:val="00E160BD"/>
    <w:rsid w:val="00E16236"/>
    <w:rsid w:val="00E16F60"/>
    <w:rsid w:val="00E171BC"/>
    <w:rsid w:val="00E1745B"/>
    <w:rsid w:val="00E17E52"/>
    <w:rsid w:val="00E202BF"/>
    <w:rsid w:val="00E20E39"/>
    <w:rsid w:val="00E2101A"/>
    <w:rsid w:val="00E21AF8"/>
    <w:rsid w:val="00E21D76"/>
    <w:rsid w:val="00E2204D"/>
    <w:rsid w:val="00E2206C"/>
    <w:rsid w:val="00E22188"/>
    <w:rsid w:val="00E22AC4"/>
    <w:rsid w:val="00E23777"/>
    <w:rsid w:val="00E23AF1"/>
    <w:rsid w:val="00E2418C"/>
    <w:rsid w:val="00E25976"/>
    <w:rsid w:val="00E26758"/>
    <w:rsid w:val="00E27041"/>
    <w:rsid w:val="00E273AC"/>
    <w:rsid w:val="00E300B4"/>
    <w:rsid w:val="00E30456"/>
    <w:rsid w:val="00E31481"/>
    <w:rsid w:val="00E314B9"/>
    <w:rsid w:val="00E31AD4"/>
    <w:rsid w:val="00E31F42"/>
    <w:rsid w:val="00E32721"/>
    <w:rsid w:val="00E32964"/>
    <w:rsid w:val="00E33387"/>
    <w:rsid w:val="00E33567"/>
    <w:rsid w:val="00E335B1"/>
    <w:rsid w:val="00E35321"/>
    <w:rsid w:val="00E356D3"/>
    <w:rsid w:val="00E35B75"/>
    <w:rsid w:val="00E35C56"/>
    <w:rsid w:val="00E35C96"/>
    <w:rsid w:val="00E3695A"/>
    <w:rsid w:val="00E36B7E"/>
    <w:rsid w:val="00E36CF1"/>
    <w:rsid w:val="00E37640"/>
    <w:rsid w:val="00E3795C"/>
    <w:rsid w:val="00E408F3"/>
    <w:rsid w:val="00E41220"/>
    <w:rsid w:val="00E4157B"/>
    <w:rsid w:val="00E41A52"/>
    <w:rsid w:val="00E42A29"/>
    <w:rsid w:val="00E43A3A"/>
    <w:rsid w:val="00E44377"/>
    <w:rsid w:val="00E443C9"/>
    <w:rsid w:val="00E459B7"/>
    <w:rsid w:val="00E45ADA"/>
    <w:rsid w:val="00E45E12"/>
    <w:rsid w:val="00E46C91"/>
    <w:rsid w:val="00E4734A"/>
    <w:rsid w:val="00E478C8"/>
    <w:rsid w:val="00E47A3E"/>
    <w:rsid w:val="00E47E0B"/>
    <w:rsid w:val="00E47E71"/>
    <w:rsid w:val="00E47FCC"/>
    <w:rsid w:val="00E51464"/>
    <w:rsid w:val="00E52433"/>
    <w:rsid w:val="00E5277F"/>
    <w:rsid w:val="00E53B7B"/>
    <w:rsid w:val="00E53C48"/>
    <w:rsid w:val="00E54621"/>
    <w:rsid w:val="00E5504D"/>
    <w:rsid w:val="00E5505D"/>
    <w:rsid w:val="00E555D1"/>
    <w:rsid w:val="00E55A17"/>
    <w:rsid w:val="00E565BC"/>
    <w:rsid w:val="00E579BE"/>
    <w:rsid w:val="00E6093C"/>
    <w:rsid w:val="00E60CC6"/>
    <w:rsid w:val="00E616DF"/>
    <w:rsid w:val="00E62187"/>
    <w:rsid w:val="00E6273A"/>
    <w:rsid w:val="00E627E9"/>
    <w:rsid w:val="00E62F18"/>
    <w:rsid w:val="00E631D6"/>
    <w:rsid w:val="00E64ADA"/>
    <w:rsid w:val="00E666F7"/>
    <w:rsid w:val="00E6671D"/>
    <w:rsid w:val="00E66B22"/>
    <w:rsid w:val="00E673B7"/>
    <w:rsid w:val="00E719A1"/>
    <w:rsid w:val="00E71A0C"/>
    <w:rsid w:val="00E71F85"/>
    <w:rsid w:val="00E72A43"/>
    <w:rsid w:val="00E72C4E"/>
    <w:rsid w:val="00E732D5"/>
    <w:rsid w:val="00E73ADB"/>
    <w:rsid w:val="00E73DB2"/>
    <w:rsid w:val="00E74869"/>
    <w:rsid w:val="00E74AD3"/>
    <w:rsid w:val="00E75915"/>
    <w:rsid w:val="00E75C28"/>
    <w:rsid w:val="00E75ED1"/>
    <w:rsid w:val="00E761C5"/>
    <w:rsid w:val="00E76B5B"/>
    <w:rsid w:val="00E771B8"/>
    <w:rsid w:val="00E779FA"/>
    <w:rsid w:val="00E77F75"/>
    <w:rsid w:val="00E810B8"/>
    <w:rsid w:val="00E81578"/>
    <w:rsid w:val="00E81993"/>
    <w:rsid w:val="00E819CC"/>
    <w:rsid w:val="00E81E4A"/>
    <w:rsid w:val="00E8285E"/>
    <w:rsid w:val="00E82D20"/>
    <w:rsid w:val="00E8338F"/>
    <w:rsid w:val="00E836BA"/>
    <w:rsid w:val="00E83FBE"/>
    <w:rsid w:val="00E83FC9"/>
    <w:rsid w:val="00E844BD"/>
    <w:rsid w:val="00E8472E"/>
    <w:rsid w:val="00E84DA6"/>
    <w:rsid w:val="00E84E3D"/>
    <w:rsid w:val="00E84FF6"/>
    <w:rsid w:val="00E86113"/>
    <w:rsid w:val="00E86844"/>
    <w:rsid w:val="00E86DAF"/>
    <w:rsid w:val="00E870F7"/>
    <w:rsid w:val="00E87BA0"/>
    <w:rsid w:val="00E87FD4"/>
    <w:rsid w:val="00E907CA"/>
    <w:rsid w:val="00E91006"/>
    <w:rsid w:val="00E911A4"/>
    <w:rsid w:val="00E9122E"/>
    <w:rsid w:val="00E9265F"/>
    <w:rsid w:val="00E92A0E"/>
    <w:rsid w:val="00E92EAF"/>
    <w:rsid w:val="00E9345B"/>
    <w:rsid w:val="00E93809"/>
    <w:rsid w:val="00E93881"/>
    <w:rsid w:val="00E938AD"/>
    <w:rsid w:val="00E9433E"/>
    <w:rsid w:val="00E94DDA"/>
    <w:rsid w:val="00E95042"/>
    <w:rsid w:val="00E9530F"/>
    <w:rsid w:val="00E95D3B"/>
    <w:rsid w:val="00E96633"/>
    <w:rsid w:val="00E976F9"/>
    <w:rsid w:val="00E97EB4"/>
    <w:rsid w:val="00EA0AC6"/>
    <w:rsid w:val="00EA111F"/>
    <w:rsid w:val="00EA1167"/>
    <w:rsid w:val="00EA148D"/>
    <w:rsid w:val="00EA1AFA"/>
    <w:rsid w:val="00EA237E"/>
    <w:rsid w:val="00EA2663"/>
    <w:rsid w:val="00EA386A"/>
    <w:rsid w:val="00EA3A6C"/>
    <w:rsid w:val="00EA5EDE"/>
    <w:rsid w:val="00EA66B5"/>
    <w:rsid w:val="00EA6B38"/>
    <w:rsid w:val="00EA7198"/>
    <w:rsid w:val="00EA7794"/>
    <w:rsid w:val="00EA796B"/>
    <w:rsid w:val="00EB0013"/>
    <w:rsid w:val="00EB064D"/>
    <w:rsid w:val="00EB17A9"/>
    <w:rsid w:val="00EB1A59"/>
    <w:rsid w:val="00EB1DA2"/>
    <w:rsid w:val="00EB28DE"/>
    <w:rsid w:val="00EB2945"/>
    <w:rsid w:val="00EB29C4"/>
    <w:rsid w:val="00EB3002"/>
    <w:rsid w:val="00EB3012"/>
    <w:rsid w:val="00EB3C26"/>
    <w:rsid w:val="00EB4145"/>
    <w:rsid w:val="00EB449C"/>
    <w:rsid w:val="00EB465E"/>
    <w:rsid w:val="00EB4841"/>
    <w:rsid w:val="00EB4862"/>
    <w:rsid w:val="00EB5162"/>
    <w:rsid w:val="00EB6044"/>
    <w:rsid w:val="00EB724C"/>
    <w:rsid w:val="00EB72E0"/>
    <w:rsid w:val="00EB7682"/>
    <w:rsid w:val="00EC184A"/>
    <w:rsid w:val="00EC1A7A"/>
    <w:rsid w:val="00EC298E"/>
    <w:rsid w:val="00EC2A3D"/>
    <w:rsid w:val="00EC2ADB"/>
    <w:rsid w:val="00EC2ADD"/>
    <w:rsid w:val="00EC2CF5"/>
    <w:rsid w:val="00EC3102"/>
    <w:rsid w:val="00EC3590"/>
    <w:rsid w:val="00EC39C4"/>
    <w:rsid w:val="00EC3A9D"/>
    <w:rsid w:val="00EC3E5A"/>
    <w:rsid w:val="00EC45F6"/>
    <w:rsid w:val="00EC4938"/>
    <w:rsid w:val="00EC4A0C"/>
    <w:rsid w:val="00EC51C9"/>
    <w:rsid w:val="00EC6556"/>
    <w:rsid w:val="00EC70F2"/>
    <w:rsid w:val="00EC72B5"/>
    <w:rsid w:val="00EC73FB"/>
    <w:rsid w:val="00EC74DB"/>
    <w:rsid w:val="00EC7E81"/>
    <w:rsid w:val="00ED02CF"/>
    <w:rsid w:val="00ED0A33"/>
    <w:rsid w:val="00ED0CB6"/>
    <w:rsid w:val="00ED18EA"/>
    <w:rsid w:val="00ED1D91"/>
    <w:rsid w:val="00ED1DA3"/>
    <w:rsid w:val="00ED1DA8"/>
    <w:rsid w:val="00ED1EDF"/>
    <w:rsid w:val="00ED217B"/>
    <w:rsid w:val="00ED2218"/>
    <w:rsid w:val="00ED23AC"/>
    <w:rsid w:val="00ED323A"/>
    <w:rsid w:val="00ED33BB"/>
    <w:rsid w:val="00ED35BA"/>
    <w:rsid w:val="00ED3C68"/>
    <w:rsid w:val="00ED3C79"/>
    <w:rsid w:val="00ED3DB8"/>
    <w:rsid w:val="00ED401F"/>
    <w:rsid w:val="00ED4559"/>
    <w:rsid w:val="00ED563E"/>
    <w:rsid w:val="00ED5D7D"/>
    <w:rsid w:val="00EE019C"/>
    <w:rsid w:val="00EE07CF"/>
    <w:rsid w:val="00EE0A98"/>
    <w:rsid w:val="00EE0C21"/>
    <w:rsid w:val="00EE0D03"/>
    <w:rsid w:val="00EE130A"/>
    <w:rsid w:val="00EE175A"/>
    <w:rsid w:val="00EE1965"/>
    <w:rsid w:val="00EE1ED5"/>
    <w:rsid w:val="00EE2838"/>
    <w:rsid w:val="00EE28CE"/>
    <w:rsid w:val="00EE2BF4"/>
    <w:rsid w:val="00EE3051"/>
    <w:rsid w:val="00EE30A0"/>
    <w:rsid w:val="00EE3618"/>
    <w:rsid w:val="00EE36CA"/>
    <w:rsid w:val="00EE39E5"/>
    <w:rsid w:val="00EE4891"/>
    <w:rsid w:val="00EE51D4"/>
    <w:rsid w:val="00EE580B"/>
    <w:rsid w:val="00EE6192"/>
    <w:rsid w:val="00EE6619"/>
    <w:rsid w:val="00EE663D"/>
    <w:rsid w:val="00EE7482"/>
    <w:rsid w:val="00EF0010"/>
    <w:rsid w:val="00EF06BA"/>
    <w:rsid w:val="00EF1F13"/>
    <w:rsid w:val="00EF3D17"/>
    <w:rsid w:val="00EF4DA4"/>
    <w:rsid w:val="00EF5B13"/>
    <w:rsid w:val="00EF653C"/>
    <w:rsid w:val="00EF68E9"/>
    <w:rsid w:val="00EF69FB"/>
    <w:rsid w:val="00EF7255"/>
    <w:rsid w:val="00EF7563"/>
    <w:rsid w:val="00EF77EC"/>
    <w:rsid w:val="00F0030D"/>
    <w:rsid w:val="00F0076D"/>
    <w:rsid w:val="00F00EAD"/>
    <w:rsid w:val="00F01748"/>
    <w:rsid w:val="00F018B0"/>
    <w:rsid w:val="00F01DFC"/>
    <w:rsid w:val="00F0205C"/>
    <w:rsid w:val="00F0246F"/>
    <w:rsid w:val="00F027C2"/>
    <w:rsid w:val="00F02D98"/>
    <w:rsid w:val="00F02F29"/>
    <w:rsid w:val="00F03756"/>
    <w:rsid w:val="00F03952"/>
    <w:rsid w:val="00F03C0C"/>
    <w:rsid w:val="00F042F4"/>
    <w:rsid w:val="00F045C6"/>
    <w:rsid w:val="00F04C0F"/>
    <w:rsid w:val="00F04D21"/>
    <w:rsid w:val="00F05007"/>
    <w:rsid w:val="00F0517D"/>
    <w:rsid w:val="00F054D2"/>
    <w:rsid w:val="00F057F8"/>
    <w:rsid w:val="00F06A67"/>
    <w:rsid w:val="00F06AE1"/>
    <w:rsid w:val="00F07436"/>
    <w:rsid w:val="00F07ACF"/>
    <w:rsid w:val="00F100FC"/>
    <w:rsid w:val="00F105D6"/>
    <w:rsid w:val="00F106EE"/>
    <w:rsid w:val="00F10FC3"/>
    <w:rsid w:val="00F1272C"/>
    <w:rsid w:val="00F12979"/>
    <w:rsid w:val="00F12CDB"/>
    <w:rsid w:val="00F12DEB"/>
    <w:rsid w:val="00F131F6"/>
    <w:rsid w:val="00F13206"/>
    <w:rsid w:val="00F1426A"/>
    <w:rsid w:val="00F149E8"/>
    <w:rsid w:val="00F1519D"/>
    <w:rsid w:val="00F154DE"/>
    <w:rsid w:val="00F15DB0"/>
    <w:rsid w:val="00F16044"/>
    <w:rsid w:val="00F168B5"/>
    <w:rsid w:val="00F1720D"/>
    <w:rsid w:val="00F17911"/>
    <w:rsid w:val="00F17CF5"/>
    <w:rsid w:val="00F20EC0"/>
    <w:rsid w:val="00F20FA6"/>
    <w:rsid w:val="00F21701"/>
    <w:rsid w:val="00F243B7"/>
    <w:rsid w:val="00F257CD"/>
    <w:rsid w:val="00F25BA0"/>
    <w:rsid w:val="00F25BF8"/>
    <w:rsid w:val="00F2606C"/>
    <w:rsid w:val="00F26169"/>
    <w:rsid w:val="00F2645D"/>
    <w:rsid w:val="00F27182"/>
    <w:rsid w:val="00F271CC"/>
    <w:rsid w:val="00F27D35"/>
    <w:rsid w:val="00F3025D"/>
    <w:rsid w:val="00F305C3"/>
    <w:rsid w:val="00F30D0F"/>
    <w:rsid w:val="00F31425"/>
    <w:rsid w:val="00F319DE"/>
    <w:rsid w:val="00F3295E"/>
    <w:rsid w:val="00F32C82"/>
    <w:rsid w:val="00F32E0B"/>
    <w:rsid w:val="00F32E8F"/>
    <w:rsid w:val="00F33DF2"/>
    <w:rsid w:val="00F34CE1"/>
    <w:rsid w:val="00F34E2C"/>
    <w:rsid w:val="00F3614E"/>
    <w:rsid w:val="00F3669B"/>
    <w:rsid w:val="00F368A8"/>
    <w:rsid w:val="00F369F8"/>
    <w:rsid w:val="00F36A03"/>
    <w:rsid w:val="00F36C37"/>
    <w:rsid w:val="00F37142"/>
    <w:rsid w:val="00F37FC1"/>
    <w:rsid w:val="00F40753"/>
    <w:rsid w:val="00F4097F"/>
    <w:rsid w:val="00F41B76"/>
    <w:rsid w:val="00F427A8"/>
    <w:rsid w:val="00F42E29"/>
    <w:rsid w:val="00F43CBF"/>
    <w:rsid w:val="00F43FBE"/>
    <w:rsid w:val="00F44419"/>
    <w:rsid w:val="00F4475B"/>
    <w:rsid w:val="00F44BE8"/>
    <w:rsid w:val="00F454D5"/>
    <w:rsid w:val="00F46A56"/>
    <w:rsid w:val="00F46D6A"/>
    <w:rsid w:val="00F46E78"/>
    <w:rsid w:val="00F50E28"/>
    <w:rsid w:val="00F5150A"/>
    <w:rsid w:val="00F51F9A"/>
    <w:rsid w:val="00F52882"/>
    <w:rsid w:val="00F52960"/>
    <w:rsid w:val="00F52D17"/>
    <w:rsid w:val="00F52F0B"/>
    <w:rsid w:val="00F5355D"/>
    <w:rsid w:val="00F537FD"/>
    <w:rsid w:val="00F53A1A"/>
    <w:rsid w:val="00F54090"/>
    <w:rsid w:val="00F540FA"/>
    <w:rsid w:val="00F5412C"/>
    <w:rsid w:val="00F54675"/>
    <w:rsid w:val="00F55E70"/>
    <w:rsid w:val="00F56C71"/>
    <w:rsid w:val="00F56E1E"/>
    <w:rsid w:val="00F56FB4"/>
    <w:rsid w:val="00F57025"/>
    <w:rsid w:val="00F60114"/>
    <w:rsid w:val="00F608B6"/>
    <w:rsid w:val="00F60F8E"/>
    <w:rsid w:val="00F622E7"/>
    <w:rsid w:val="00F625F6"/>
    <w:rsid w:val="00F62931"/>
    <w:rsid w:val="00F629BC"/>
    <w:rsid w:val="00F62EE8"/>
    <w:rsid w:val="00F63065"/>
    <w:rsid w:val="00F6359F"/>
    <w:rsid w:val="00F63BE4"/>
    <w:rsid w:val="00F63C54"/>
    <w:rsid w:val="00F646E0"/>
    <w:rsid w:val="00F6470D"/>
    <w:rsid w:val="00F6474E"/>
    <w:rsid w:val="00F64A16"/>
    <w:rsid w:val="00F64BCD"/>
    <w:rsid w:val="00F64FA9"/>
    <w:rsid w:val="00F65AB4"/>
    <w:rsid w:val="00F660BD"/>
    <w:rsid w:val="00F66244"/>
    <w:rsid w:val="00F6756C"/>
    <w:rsid w:val="00F67C6E"/>
    <w:rsid w:val="00F7008D"/>
    <w:rsid w:val="00F7043E"/>
    <w:rsid w:val="00F7062F"/>
    <w:rsid w:val="00F71A5D"/>
    <w:rsid w:val="00F72038"/>
    <w:rsid w:val="00F7226F"/>
    <w:rsid w:val="00F72336"/>
    <w:rsid w:val="00F725AB"/>
    <w:rsid w:val="00F7351B"/>
    <w:rsid w:val="00F737C8"/>
    <w:rsid w:val="00F74432"/>
    <w:rsid w:val="00F74630"/>
    <w:rsid w:val="00F74676"/>
    <w:rsid w:val="00F74BA6"/>
    <w:rsid w:val="00F763AA"/>
    <w:rsid w:val="00F763EE"/>
    <w:rsid w:val="00F769D2"/>
    <w:rsid w:val="00F77336"/>
    <w:rsid w:val="00F776D1"/>
    <w:rsid w:val="00F77835"/>
    <w:rsid w:val="00F77B4A"/>
    <w:rsid w:val="00F81631"/>
    <w:rsid w:val="00F82857"/>
    <w:rsid w:val="00F833C8"/>
    <w:rsid w:val="00F840DC"/>
    <w:rsid w:val="00F846D4"/>
    <w:rsid w:val="00F85CAC"/>
    <w:rsid w:val="00F8675A"/>
    <w:rsid w:val="00F8681F"/>
    <w:rsid w:val="00F86B51"/>
    <w:rsid w:val="00F86EA3"/>
    <w:rsid w:val="00F873BB"/>
    <w:rsid w:val="00F875D8"/>
    <w:rsid w:val="00F87787"/>
    <w:rsid w:val="00F877AB"/>
    <w:rsid w:val="00F87829"/>
    <w:rsid w:val="00F9025D"/>
    <w:rsid w:val="00F903A6"/>
    <w:rsid w:val="00F9134F"/>
    <w:rsid w:val="00F916A7"/>
    <w:rsid w:val="00F9208A"/>
    <w:rsid w:val="00F921BC"/>
    <w:rsid w:val="00F92E22"/>
    <w:rsid w:val="00F93325"/>
    <w:rsid w:val="00F94387"/>
    <w:rsid w:val="00F943E7"/>
    <w:rsid w:val="00F94427"/>
    <w:rsid w:val="00F94821"/>
    <w:rsid w:val="00F95362"/>
    <w:rsid w:val="00F95BB8"/>
    <w:rsid w:val="00F9619F"/>
    <w:rsid w:val="00F96352"/>
    <w:rsid w:val="00F963DB"/>
    <w:rsid w:val="00F968BE"/>
    <w:rsid w:val="00F96CE1"/>
    <w:rsid w:val="00F96E38"/>
    <w:rsid w:val="00F97BBF"/>
    <w:rsid w:val="00F97F27"/>
    <w:rsid w:val="00FA087B"/>
    <w:rsid w:val="00FA0BB4"/>
    <w:rsid w:val="00FA0EDF"/>
    <w:rsid w:val="00FA1733"/>
    <w:rsid w:val="00FA1A10"/>
    <w:rsid w:val="00FA1A76"/>
    <w:rsid w:val="00FA1F72"/>
    <w:rsid w:val="00FA2307"/>
    <w:rsid w:val="00FA2793"/>
    <w:rsid w:val="00FA37D0"/>
    <w:rsid w:val="00FA3D1C"/>
    <w:rsid w:val="00FA4061"/>
    <w:rsid w:val="00FA48BA"/>
    <w:rsid w:val="00FA51B0"/>
    <w:rsid w:val="00FA5829"/>
    <w:rsid w:val="00FA5F4D"/>
    <w:rsid w:val="00FA6125"/>
    <w:rsid w:val="00FA6567"/>
    <w:rsid w:val="00FB2436"/>
    <w:rsid w:val="00FB24D8"/>
    <w:rsid w:val="00FB26C4"/>
    <w:rsid w:val="00FB27D1"/>
    <w:rsid w:val="00FB2C1A"/>
    <w:rsid w:val="00FB2EAA"/>
    <w:rsid w:val="00FB363A"/>
    <w:rsid w:val="00FB4B89"/>
    <w:rsid w:val="00FB50D5"/>
    <w:rsid w:val="00FB5882"/>
    <w:rsid w:val="00FB5CC0"/>
    <w:rsid w:val="00FB6633"/>
    <w:rsid w:val="00FB6AB2"/>
    <w:rsid w:val="00FB6CE4"/>
    <w:rsid w:val="00FB70A8"/>
    <w:rsid w:val="00FB74E7"/>
    <w:rsid w:val="00FB77A7"/>
    <w:rsid w:val="00FB7F57"/>
    <w:rsid w:val="00FC02E5"/>
    <w:rsid w:val="00FC03DC"/>
    <w:rsid w:val="00FC08F3"/>
    <w:rsid w:val="00FC1491"/>
    <w:rsid w:val="00FC15EE"/>
    <w:rsid w:val="00FC166E"/>
    <w:rsid w:val="00FC27CC"/>
    <w:rsid w:val="00FC29FC"/>
    <w:rsid w:val="00FC2BF0"/>
    <w:rsid w:val="00FC3BDE"/>
    <w:rsid w:val="00FC3C06"/>
    <w:rsid w:val="00FC4F91"/>
    <w:rsid w:val="00FC5BA9"/>
    <w:rsid w:val="00FC5EAC"/>
    <w:rsid w:val="00FC6409"/>
    <w:rsid w:val="00FC670B"/>
    <w:rsid w:val="00FC674A"/>
    <w:rsid w:val="00FC6A32"/>
    <w:rsid w:val="00FC70B6"/>
    <w:rsid w:val="00FC723B"/>
    <w:rsid w:val="00FD0219"/>
    <w:rsid w:val="00FD0391"/>
    <w:rsid w:val="00FD04E9"/>
    <w:rsid w:val="00FD0AE2"/>
    <w:rsid w:val="00FD18FF"/>
    <w:rsid w:val="00FD1A50"/>
    <w:rsid w:val="00FD1C4A"/>
    <w:rsid w:val="00FD2308"/>
    <w:rsid w:val="00FD3AE7"/>
    <w:rsid w:val="00FD423D"/>
    <w:rsid w:val="00FD4CD8"/>
    <w:rsid w:val="00FD58C3"/>
    <w:rsid w:val="00FD5E60"/>
    <w:rsid w:val="00FD60DF"/>
    <w:rsid w:val="00FD6D2F"/>
    <w:rsid w:val="00FD6EF9"/>
    <w:rsid w:val="00FD79F4"/>
    <w:rsid w:val="00FE0059"/>
    <w:rsid w:val="00FE0A87"/>
    <w:rsid w:val="00FE0BA2"/>
    <w:rsid w:val="00FE1434"/>
    <w:rsid w:val="00FE1784"/>
    <w:rsid w:val="00FE17FE"/>
    <w:rsid w:val="00FE239B"/>
    <w:rsid w:val="00FE24D4"/>
    <w:rsid w:val="00FE35DC"/>
    <w:rsid w:val="00FE3A59"/>
    <w:rsid w:val="00FE4F96"/>
    <w:rsid w:val="00FE50BB"/>
    <w:rsid w:val="00FE530F"/>
    <w:rsid w:val="00FE5831"/>
    <w:rsid w:val="00FE5A20"/>
    <w:rsid w:val="00FE7CA3"/>
    <w:rsid w:val="00FF0C76"/>
    <w:rsid w:val="00FF0D9F"/>
    <w:rsid w:val="00FF1021"/>
    <w:rsid w:val="00FF1B4E"/>
    <w:rsid w:val="00FF2A3E"/>
    <w:rsid w:val="00FF2D57"/>
    <w:rsid w:val="00FF3294"/>
    <w:rsid w:val="00FF37FC"/>
    <w:rsid w:val="00FF3BAA"/>
    <w:rsid w:val="00FF3D4F"/>
    <w:rsid w:val="00FF416D"/>
    <w:rsid w:val="00FF5783"/>
    <w:rsid w:val="00FF5881"/>
    <w:rsid w:val="00FF5D88"/>
    <w:rsid w:val="00FF6E59"/>
    <w:rsid w:val="00FF772E"/>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2EA39"/>
  <w15:chartTrackingRefBased/>
  <w15:docId w15:val="{488DF735-57D7-4337-9175-CA537601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395">
      <w:bodyDiv w:val="1"/>
      <w:marLeft w:val="0"/>
      <w:marRight w:val="0"/>
      <w:marTop w:val="0"/>
      <w:marBottom w:val="0"/>
      <w:divBdr>
        <w:top w:val="none" w:sz="0" w:space="0" w:color="auto"/>
        <w:left w:val="none" w:sz="0" w:space="0" w:color="auto"/>
        <w:bottom w:val="none" w:sz="0" w:space="0" w:color="auto"/>
        <w:right w:val="none" w:sz="0" w:space="0" w:color="auto"/>
      </w:divBdr>
    </w:div>
    <w:div w:id="35397551">
      <w:bodyDiv w:val="1"/>
      <w:marLeft w:val="0"/>
      <w:marRight w:val="0"/>
      <w:marTop w:val="0"/>
      <w:marBottom w:val="0"/>
      <w:divBdr>
        <w:top w:val="none" w:sz="0" w:space="0" w:color="auto"/>
        <w:left w:val="none" w:sz="0" w:space="0" w:color="auto"/>
        <w:bottom w:val="none" w:sz="0" w:space="0" w:color="auto"/>
        <w:right w:val="none" w:sz="0" w:space="0" w:color="auto"/>
      </w:divBdr>
    </w:div>
    <w:div w:id="39135266">
      <w:bodyDiv w:val="1"/>
      <w:marLeft w:val="0"/>
      <w:marRight w:val="0"/>
      <w:marTop w:val="0"/>
      <w:marBottom w:val="0"/>
      <w:divBdr>
        <w:top w:val="none" w:sz="0" w:space="0" w:color="auto"/>
        <w:left w:val="none" w:sz="0" w:space="0" w:color="auto"/>
        <w:bottom w:val="none" w:sz="0" w:space="0" w:color="auto"/>
        <w:right w:val="none" w:sz="0" w:space="0" w:color="auto"/>
      </w:divBdr>
    </w:div>
    <w:div w:id="49690294">
      <w:bodyDiv w:val="1"/>
      <w:marLeft w:val="0"/>
      <w:marRight w:val="0"/>
      <w:marTop w:val="0"/>
      <w:marBottom w:val="0"/>
      <w:divBdr>
        <w:top w:val="none" w:sz="0" w:space="0" w:color="auto"/>
        <w:left w:val="none" w:sz="0" w:space="0" w:color="auto"/>
        <w:bottom w:val="none" w:sz="0" w:space="0" w:color="auto"/>
        <w:right w:val="none" w:sz="0" w:space="0" w:color="auto"/>
      </w:divBdr>
      <w:divsChild>
        <w:div w:id="1249576758">
          <w:marLeft w:val="0"/>
          <w:marRight w:val="0"/>
          <w:marTop w:val="0"/>
          <w:marBottom w:val="0"/>
          <w:divBdr>
            <w:top w:val="none" w:sz="0" w:space="0" w:color="auto"/>
            <w:left w:val="none" w:sz="0" w:space="0" w:color="auto"/>
            <w:bottom w:val="none" w:sz="0" w:space="0" w:color="auto"/>
            <w:right w:val="none" w:sz="0" w:space="0" w:color="auto"/>
          </w:divBdr>
          <w:divsChild>
            <w:div w:id="1903448229">
              <w:marLeft w:val="0"/>
              <w:marRight w:val="0"/>
              <w:marTop w:val="0"/>
              <w:marBottom w:val="0"/>
              <w:divBdr>
                <w:top w:val="none" w:sz="0" w:space="0" w:color="auto"/>
                <w:left w:val="none" w:sz="0" w:space="0" w:color="auto"/>
                <w:bottom w:val="none" w:sz="0" w:space="0" w:color="auto"/>
                <w:right w:val="none" w:sz="0" w:space="0" w:color="auto"/>
              </w:divBdr>
            </w:div>
            <w:div w:id="1779375624">
              <w:marLeft w:val="0"/>
              <w:marRight w:val="60"/>
              <w:marTop w:val="0"/>
              <w:marBottom w:val="0"/>
              <w:divBdr>
                <w:top w:val="none" w:sz="0" w:space="0" w:color="auto"/>
                <w:left w:val="none" w:sz="0" w:space="0" w:color="auto"/>
                <w:bottom w:val="none" w:sz="0" w:space="0" w:color="auto"/>
                <w:right w:val="none" w:sz="0" w:space="0" w:color="auto"/>
              </w:divBdr>
            </w:div>
          </w:divsChild>
        </w:div>
        <w:div w:id="294913291">
          <w:marLeft w:val="0"/>
          <w:marRight w:val="0"/>
          <w:marTop w:val="0"/>
          <w:marBottom w:val="0"/>
          <w:divBdr>
            <w:top w:val="none" w:sz="0" w:space="0" w:color="auto"/>
            <w:left w:val="none" w:sz="0" w:space="0" w:color="auto"/>
            <w:bottom w:val="none" w:sz="0" w:space="0" w:color="auto"/>
            <w:right w:val="none" w:sz="0" w:space="0" w:color="auto"/>
          </w:divBdr>
          <w:divsChild>
            <w:div w:id="348072470">
              <w:marLeft w:val="0"/>
              <w:marRight w:val="0"/>
              <w:marTop w:val="120"/>
              <w:marBottom w:val="0"/>
              <w:divBdr>
                <w:top w:val="none" w:sz="0" w:space="0" w:color="auto"/>
                <w:left w:val="none" w:sz="0" w:space="0" w:color="auto"/>
                <w:bottom w:val="none" w:sz="0" w:space="0" w:color="auto"/>
                <w:right w:val="none" w:sz="0" w:space="0" w:color="auto"/>
              </w:divBdr>
              <w:divsChild>
                <w:div w:id="1905946289">
                  <w:marLeft w:val="0"/>
                  <w:marRight w:val="0"/>
                  <w:marTop w:val="0"/>
                  <w:marBottom w:val="0"/>
                  <w:divBdr>
                    <w:top w:val="none" w:sz="0" w:space="0" w:color="auto"/>
                    <w:left w:val="none" w:sz="0" w:space="0" w:color="auto"/>
                    <w:bottom w:val="none" w:sz="0" w:space="0" w:color="auto"/>
                    <w:right w:val="none" w:sz="0" w:space="0" w:color="auto"/>
                  </w:divBdr>
                  <w:divsChild>
                    <w:div w:id="2018386893">
                      <w:marLeft w:val="0"/>
                      <w:marRight w:val="0"/>
                      <w:marTop w:val="0"/>
                      <w:marBottom w:val="0"/>
                      <w:divBdr>
                        <w:top w:val="none" w:sz="0" w:space="0" w:color="auto"/>
                        <w:left w:val="none" w:sz="0" w:space="0" w:color="auto"/>
                        <w:bottom w:val="none" w:sz="0" w:space="0" w:color="auto"/>
                        <w:right w:val="none" w:sz="0" w:space="0" w:color="auto"/>
                      </w:divBdr>
                      <w:divsChild>
                        <w:div w:id="684553339">
                          <w:marLeft w:val="0"/>
                          <w:marRight w:val="0"/>
                          <w:marTop w:val="0"/>
                          <w:marBottom w:val="0"/>
                          <w:divBdr>
                            <w:top w:val="none" w:sz="0" w:space="0" w:color="auto"/>
                            <w:left w:val="none" w:sz="0" w:space="0" w:color="auto"/>
                            <w:bottom w:val="none" w:sz="0" w:space="0" w:color="auto"/>
                            <w:right w:val="none" w:sz="0" w:space="0" w:color="auto"/>
                          </w:divBdr>
                        </w:div>
                        <w:div w:id="852257377">
                          <w:marLeft w:val="0"/>
                          <w:marRight w:val="0"/>
                          <w:marTop w:val="0"/>
                          <w:marBottom w:val="0"/>
                          <w:divBdr>
                            <w:top w:val="none" w:sz="0" w:space="0" w:color="auto"/>
                            <w:left w:val="none" w:sz="0" w:space="0" w:color="auto"/>
                            <w:bottom w:val="none" w:sz="0" w:space="0" w:color="auto"/>
                            <w:right w:val="none" w:sz="0" w:space="0" w:color="auto"/>
                          </w:divBdr>
                        </w:div>
                        <w:div w:id="631982260">
                          <w:marLeft w:val="0"/>
                          <w:marRight w:val="0"/>
                          <w:marTop w:val="0"/>
                          <w:marBottom w:val="0"/>
                          <w:divBdr>
                            <w:top w:val="none" w:sz="0" w:space="0" w:color="auto"/>
                            <w:left w:val="none" w:sz="0" w:space="0" w:color="auto"/>
                            <w:bottom w:val="none" w:sz="0" w:space="0" w:color="auto"/>
                            <w:right w:val="none" w:sz="0" w:space="0" w:color="auto"/>
                          </w:divBdr>
                        </w:div>
                        <w:div w:id="12633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89824">
      <w:bodyDiv w:val="1"/>
      <w:marLeft w:val="0"/>
      <w:marRight w:val="0"/>
      <w:marTop w:val="0"/>
      <w:marBottom w:val="0"/>
      <w:divBdr>
        <w:top w:val="none" w:sz="0" w:space="0" w:color="auto"/>
        <w:left w:val="none" w:sz="0" w:space="0" w:color="auto"/>
        <w:bottom w:val="none" w:sz="0" w:space="0" w:color="auto"/>
        <w:right w:val="none" w:sz="0" w:space="0" w:color="auto"/>
      </w:divBdr>
    </w:div>
    <w:div w:id="60372369">
      <w:bodyDiv w:val="1"/>
      <w:marLeft w:val="0"/>
      <w:marRight w:val="0"/>
      <w:marTop w:val="0"/>
      <w:marBottom w:val="0"/>
      <w:divBdr>
        <w:top w:val="none" w:sz="0" w:space="0" w:color="auto"/>
        <w:left w:val="none" w:sz="0" w:space="0" w:color="auto"/>
        <w:bottom w:val="none" w:sz="0" w:space="0" w:color="auto"/>
        <w:right w:val="none" w:sz="0" w:space="0" w:color="auto"/>
      </w:divBdr>
    </w:div>
    <w:div w:id="64762712">
      <w:bodyDiv w:val="1"/>
      <w:marLeft w:val="0"/>
      <w:marRight w:val="0"/>
      <w:marTop w:val="0"/>
      <w:marBottom w:val="0"/>
      <w:divBdr>
        <w:top w:val="none" w:sz="0" w:space="0" w:color="auto"/>
        <w:left w:val="none" w:sz="0" w:space="0" w:color="auto"/>
        <w:bottom w:val="none" w:sz="0" w:space="0" w:color="auto"/>
        <w:right w:val="none" w:sz="0" w:space="0" w:color="auto"/>
      </w:divBdr>
    </w:div>
    <w:div w:id="85538972">
      <w:bodyDiv w:val="1"/>
      <w:marLeft w:val="0"/>
      <w:marRight w:val="0"/>
      <w:marTop w:val="0"/>
      <w:marBottom w:val="0"/>
      <w:divBdr>
        <w:top w:val="none" w:sz="0" w:space="0" w:color="auto"/>
        <w:left w:val="none" w:sz="0" w:space="0" w:color="auto"/>
        <w:bottom w:val="none" w:sz="0" w:space="0" w:color="auto"/>
        <w:right w:val="none" w:sz="0" w:space="0" w:color="auto"/>
      </w:divBdr>
    </w:div>
    <w:div w:id="97022047">
      <w:bodyDiv w:val="1"/>
      <w:marLeft w:val="0"/>
      <w:marRight w:val="0"/>
      <w:marTop w:val="0"/>
      <w:marBottom w:val="0"/>
      <w:divBdr>
        <w:top w:val="none" w:sz="0" w:space="0" w:color="auto"/>
        <w:left w:val="none" w:sz="0" w:space="0" w:color="auto"/>
        <w:bottom w:val="none" w:sz="0" w:space="0" w:color="auto"/>
        <w:right w:val="none" w:sz="0" w:space="0" w:color="auto"/>
      </w:divBdr>
    </w:div>
    <w:div w:id="127745823">
      <w:bodyDiv w:val="1"/>
      <w:marLeft w:val="0"/>
      <w:marRight w:val="0"/>
      <w:marTop w:val="0"/>
      <w:marBottom w:val="0"/>
      <w:divBdr>
        <w:top w:val="none" w:sz="0" w:space="0" w:color="auto"/>
        <w:left w:val="none" w:sz="0" w:space="0" w:color="auto"/>
        <w:bottom w:val="none" w:sz="0" w:space="0" w:color="auto"/>
        <w:right w:val="none" w:sz="0" w:space="0" w:color="auto"/>
      </w:divBdr>
    </w:div>
    <w:div w:id="162362550">
      <w:bodyDiv w:val="1"/>
      <w:marLeft w:val="0"/>
      <w:marRight w:val="0"/>
      <w:marTop w:val="0"/>
      <w:marBottom w:val="0"/>
      <w:divBdr>
        <w:top w:val="none" w:sz="0" w:space="0" w:color="auto"/>
        <w:left w:val="none" w:sz="0" w:space="0" w:color="auto"/>
        <w:bottom w:val="none" w:sz="0" w:space="0" w:color="auto"/>
        <w:right w:val="none" w:sz="0" w:space="0" w:color="auto"/>
      </w:divBdr>
    </w:div>
    <w:div w:id="167914614">
      <w:bodyDiv w:val="1"/>
      <w:marLeft w:val="0"/>
      <w:marRight w:val="0"/>
      <w:marTop w:val="0"/>
      <w:marBottom w:val="0"/>
      <w:divBdr>
        <w:top w:val="none" w:sz="0" w:space="0" w:color="auto"/>
        <w:left w:val="none" w:sz="0" w:space="0" w:color="auto"/>
        <w:bottom w:val="none" w:sz="0" w:space="0" w:color="auto"/>
        <w:right w:val="none" w:sz="0" w:space="0" w:color="auto"/>
      </w:divBdr>
    </w:div>
    <w:div w:id="189418154">
      <w:bodyDiv w:val="1"/>
      <w:marLeft w:val="0"/>
      <w:marRight w:val="0"/>
      <w:marTop w:val="0"/>
      <w:marBottom w:val="0"/>
      <w:divBdr>
        <w:top w:val="none" w:sz="0" w:space="0" w:color="auto"/>
        <w:left w:val="none" w:sz="0" w:space="0" w:color="auto"/>
        <w:bottom w:val="none" w:sz="0" w:space="0" w:color="auto"/>
        <w:right w:val="none" w:sz="0" w:space="0" w:color="auto"/>
      </w:divBdr>
    </w:div>
    <w:div w:id="215242855">
      <w:bodyDiv w:val="1"/>
      <w:marLeft w:val="0"/>
      <w:marRight w:val="0"/>
      <w:marTop w:val="0"/>
      <w:marBottom w:val="0"/>
      <w:divBdr>
        <w:top w:val="none" w:sz="0" w:space="0" w:color="auto"/>
        <w:left w:val="none" w:sz="0" w:space="0" w:color="auto"/>
        <w:bottom w:val="none" w:sz="0" w:space="0" w:color="auto"/>
        <w:right w:val="none" w:sz="0" w:space="0" w:color="auto"/>
      </w:divBdr>
    </w:div>
    <w:div w:id="239562282">
      <w:bodyDiv w:val="1"/>
      <w:marLeft w:val="0"/>
      <w:marRight w:val="0"/>
      <w:marTop w:val="0"/>
      <w:marBottom w:val="0"/>
      <w:divBdr>
        <w:top w:val="none" w:sz="0" w:space="0" w:color="auto"/>
        <w:left w:val="none" w:sz="0" w:space="0" w:color="auto"/>
        <w:bottom w:val="none" w:sz="0" w:space="0" w:color="auto"/>
        <w:right w:val="none" w:sz="0" w:space="0" w:color="auto"/>
      </w:divBdr>
      <w:divsChild>
        <w:div w:id="1861161057">
          <w:marLeft w:val="0"/>
          <w:marRight w:val="0"/>
          <w:marTop w:val="0"/>
          <w:marBottom w:val="0"/>
          <w:divBdr>
            <w:top w:val="none" w:sz="0" w:space="0" w:color="auto"/>
            <w:left w:val="none" w:sz="0" w:space="0" w:color="auto"/>
            <w:bottom w:val="none" w:sz="0" w:space="0" w:color="auto"/>
            <w:right w:val="none" w:sz="0" w:space="0" w:color="auto"/>
          </w:divBdr>
          <w:divsChild>
            <w:div w:id="1989744934">
              <w:marLeft w:val="0"/>
              <w:marRight w:val="0"/>
              <w:marTop w:val="0"/>
              <w:marBottom w:val="0"/>
              <w:divBdr>
                <w:top w:val="none" w:sz="0" w:space="0" w:color="auto"/>
                <w:left w:val="none" w:sz="0" w:space="0" w:color="auto"/>
                <w:bottom w:val="none" w:sz="0" w:space="0" w:color="auto"/>
                <w:right w:val="none" w:sz="0" w:space="0" w:color="auto"/>
              </w:divBdr>
            </w:div>
            <w:div w:id="1202204344">
              <w:marLeft w:val="0"/>
              <w:marRight w:val="300"/>
              <w:marTop w:val="0"/>
              <w:marBottom w:val="0"/>
              <w:divBdr>
                <w:top w:val="none" w:sz="0" w:space="0" w:color="auto"/>
                <w:left w:val="none" w:sz="0" w:space="0" w:color="auto"/>
                <w:bottom w:val="none" w:sz="0" w:space="0" w:color="auto"/>
                <w:right w:val="none" w:sz="0" w:space="0" w:color="auto"/>
              </w:divBdr>
            </w:div>
            <w:div w:id="1431394336">
              <w:marLeft w:val="0"/>
              <w:marRight w:val="300"/>
              <w:marTop w:val="0"/>
              <w:marBottom w:val="0"/>
              <w:divBdr>
                <w:top w:val="none" w:sz="0" w:space="0" w:color="auto"/>
                <w:left w:val="none" w:sz="0" w:space="0" w:color="auto"/>
                <w:bottom w:val="none" w:sz="0" w:space="0" w:color="auto"/>
                <w:right w:val="none" w:sz="0" w:space="0" w:color="auto"/>
              </w:divBdr>
            </w:div>
            <w:div w:id="1735543257">
              <w:marLeft w:val="0"/>
              <w:marRight w:val="0"/>
              <w:marTop w:val="0"/>
              <w:marBottom w:val="0"/>
              <w:divBdr>
                <w:top w:val="none" w:sz="0" w:space="0" w:color="auto"/>
                <w:left w:val="none" w:sz="0" w:space="0" w:color="auto"/>
                <w:bottom w:val="none" w:sz="0" w:space="0" w:color="auto"/>
                <w:right w:val="none" w:sz="0" w:space="0" w:color="auto"/>
              </w:divBdr>
            </w:div>
            <w:div w:id="725956298">
              <w:marLeft w:val="0"/>
              <w:marRight w:val="60"/>
              <w:marTop w:val="0"/>
              <w:marBottom w:val="0"/>
              <w:divBdr>
                <w:top w:val="none" w:sz="0" w:space="0" w:color="auto"/>
                <w:left w:val="none" w:sz="0" w:space="0" w:color="auto"/>
                <w:bottom w:val="none" w:sz="0" w:space="0" w:color="auto"/>
                <w:right w:val="none" w:sz="0" w:space="0" w:color="auto"/>
              </w:divBdr>
            </w:div>
          </w:divsChild>
        </w:div>
        <w:div w:id="333000744">
          <w:marLeft w:val="0"/>
          <w:marRight w:val="0"/>
          <w:marTop w:val="0"/>
          <w:marBottom w:val="0"/>
          <w:divBdr>
            <w:top w:val="none" w:sz="0" w:space="0" w:color="auto"/>
            <w:left w:val="none" w:sz="0" w:space="0" w:color="auto"/>
            <w:bottom w:val="none" w:sz="0" w:space="0" w:color="auto"/>
            <w:right w:val="none" w:sz="0" w:space="0" w:color="auto"/>
          </w:divBdr>
          <w:divsChild>
            <w:div w:id="1216698191">
              <w:marLeft w:val="0"/>
              <w:marRight w:val="0"/>
              <w:marTop w:val="120"/>
              <w:marBottom w:val="0"/>
              <w:divBdr>
                <w:top w:val="none" w:sz="0" w:space="0" w:color="auto"/>
                <w:left w:val="none" w:sz="0" w:space="0" w:color="auto"/>
                <w:bottom w:val="none" w:sz="0" w:space="0" w:color="auto"/>
                <w:right w:val="none" w:sz="0" w:space="0" w:color="auto"/>
              </w:divBdr>
              <w:divsChild>
                <w:div w:id="1352687051">
                  <w:marLeft w:val="0"/>
                  <w:marRight w:val="0"/>
                  <w:marTop w:val="0"/>
                  <w:marBottom w:val="0"/>
                  <w:divBdr>
                    <w:top w:val="none" w:sz="0" w:space="0" w:color="auto"/>
                    <w:left w:val="none" w:sz="0" w:space="0" w:color="auto"/>
                    <w:bottom w:val="none" w:sz="0" w:space="0" w:color="auto"/>
                    <w:right w:val="none" w:sz="0" w:space="0" w:color="auto"/>
                  </w:divBdr>
                  <w:divsChild>
                    <w:div w:id="2093428268">
                      <w:marLeft w:val="0"/>
                      <w:marRight w:val="0"/>
                      <w:marTop w:val="0"/>
                      <w:marBottom w:val="0"/>
                      <w:divBdr>
                        <w:top w:val="none" w:sz="0" w:space="0" w:color="auto"/>
                        <w:left w:val="none" w:sz="0" w:space="0" w:color="auto"/>
                        <w:bottom w:val="none" w:sz="0" w:space="0" w:color="auto"/>
                        <w:right w:val="none" w:sz="0" w:space="0" w:color="auto"/>
                      </w:divBdr>
                      <w:divsChild>
                        <w:div w:id="1644700871">
                          <w:marLeft w:val="0"/>
                          <w:marRight w:val="0"/>
                          <w:marTop w:val="0"/>
                          <w:marBottom w:val="0"/>
                          <w:divBdr>
                            <w:top w:val="none" w:sz="0" w:space="0" w:color="auto"/>
                            <w:left w:val="none" w:sz="0" w:space="0" w:color="auto"/>
                            <w:bottom w:val="none" w:sz="0" w:space="0" w:color="auto"/>
                            <w:right w:val="none" w:sz="0" w:space="0" w:color="auto"/>
                          </w:divBdr>
                        </w:div>
                        <w:div w:id="137496632">
                          <w:marLeft w:val="0"/>
                          <w:marRight w:val="0"/>
                          <w:marTop w:val="0"/>
                          <w:marBottom w:val="0"/>
                          <w:divBdr>
                            <w:top w:val="none" w:sz="0" w:space="0" w:color="auto"/>
                            <w:left w:val="none" w:sz="0" w:space="0" w:color="auto"/>
                            <w:bottom w:val="none" w:sz="0" w:space="0" w:color="auto"/>
                            <w:right w:val="none" w:sz="0" w:space="0" w:color="auto"/>
                          </w:divBdr>
                        </w:div>
                        <w:div w:id="1510675651">
                          <w:marLeft w:val="0"/>
                          <w:marRight w:val="0"/>
                          <w:marTop w:val="0"/>
                          <w:marBottom w:val="0"/>
                          <w:divBdr>
                            <w:top w:val="none" w:sz="0" w:space="0" w:color="auto"/>
                            <w:left w:val="none" w:sz="0" w:space="0" w:color="auto"/>
                            <w:bottom w:val="none" w:sz="0" w:space="0" w:color="auto"/>
                            <w:right w:val="none" w:sz="0" w:space="0" w:color="auto"/>
                          </w:divBdr>
                        </w:div>
                        <w:div w:id="431705241">
                          <w:marLeft w:val="0"/>
                          <w:marRight w:val="0"/>
                          <w:marTop w:val="0"/>
                          <w:marBottom w:val="0"/>
                          <w:divBdr>
                            <w:top w:val="none" w:sz="0" w:space="0" w:color="auto"/>
                            <w:left w:val="none" w:sz="0" w:space="0" w:color="auto"/>
                            <w:bottom w:val="none" w:sz="0" w:space="0" w:color="auto"/>
                            <w:right w:val="none" w:sz="0" w:space="0" w:color="auto"/>
                          </w:divBdr>
                        </w:div>
                        <w:div w:id="551310431">
                          <w:marLeft w:val="0"/>
                          <w:marRight w:val="0"/>
                          <w:marTop w:val="0"/>
                          <w:marBottom w:val="0"/>
                          <w:divBdr>
                            <w:top w:val="none" w:sz="0" w:space="0" w:color="auto"/>
                            <w:left w:val="none" w:sz="0" w:space="0" w:color="auto"/>
                            <w:bottom w:val="none" w:sz="0" w:space="0" w:color="auto"/>
                            <w:right w:val="none" w:sz="0" w:space="0" w:color="auto"/>
                          </w:divBdr>
                        </w:div>
                        <w:div w:id="1807504974">
                          <w:marLeft w:val="0"/>
                          <w:marRight w:val="0"/>
                          <w:marTop w:val="0"/>
                          <w:marBottom w:val="0"/>
                          <w:divBdr>
                            <w:top w:val="none" w:sz="0" w:space="0" w:color="auto"/>
                            <w:left w:val="none" w:sz="0" w:space="0" w:color="auto"/>
                            <w:bottom w:val="none" w:sz="0" w:space="0" w:color="auto"/>
                            <w:right w:val="none" w:sz="0" w:space="0" w:color="auto"/>
                          </w:divBdr>
                        </w:div>
                        <w:div w:id="533661466">
                          <w:marLeft w:val="0"/>
                          <w:marRight w:val="0"/>
                          <w:marTop w:val="0"/>
                          <w:marBottom w:val="0"/>
                          <w:divBdr>
                            <w:top w:val="none" w:sz="0" w:space="0" w:color="auto"/>
                            <w:left w:val="none" w:sz="0" w:space="0" w:color="auto"/>
                            <w:bottom w:val="none" w:sz="0" w:space="0" w:color="auto"/>
                            <w:right w:val="none" w:sz="0" w:space="0" w:color="auto"/>
                          </w:divBdr>
                        </w:div>
                        <w:div w:id="1881286613">
                          <w:marLeft w:val="0"/>
                          <w:marRight w:val="0"/>
                          <w:marTop w:val="0"/>
                          <w:marBottom w:val="0"/>
                          <w:divBdr>
                            <w:top w:val="none" w:sz="0" w:space="0" w:color="auto"/>
                            <w:left w:val="none" w:sz="0" w:space="0" w:color="auto"/>
                            <w:bottom w:val="none" w:sz="0" w:space="0" w:color="auto"/>
                            <w:right w:val="none" w:sz="0" w:space="0" w:color="auto"/>
                          </w:divBdr>
                        </w:div>
                        <w:div w:id="431167725">
                          <w:marLeft w:val="0"/>
                          <w:marRight w:val="0"/>
                          <w:marTop w:val="0"/>
                          <w:marBottom w:val="0"/>
                          <w:divBdr>
                            <w:top w:val="none" w:sz="0" w:space="0" w:color="auto"/>
                            <w:left w:val="none" w:sz="0" w:space="0" w:color="auto"/>
                            <w:bottom w:val="none" w:sz="0" w:space="0" w:color="auto"/>
                            <w:right w:val="none" w:sz="0" w:space="0" w:color="auto"/>
                          </w:divBdr>
                        </w:div>
                        <w:div w:id="14951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244486">
      <w:bodyDiv w:val="1"/>
      <w:marLeft w:val="0"/>
      <w:marRight w:val="0"/>
      <w:marTop w:val="0"/>
      <w:marBottom w:val="0"/>
      <w:divBdr>
        <w:top w:val="none" w:sz="0" w:space="0" w:color="auto"/>
        <w:left w:val="none" w:sz="0" w:space="0" w:color="auto"/>
        <w:bottom w:val="none" w:sz="0" w:space="0" w:color="auto"/>
        <w:right w:val="none" w:sz="0" w:space="0" w:color="auto"/>
      </w:divBdr>
    </w:div>
    <w:div w:id="256983236">
      <w:bodyDiv w:val="1"/>
      <w:marLeft w:val="0"/>
      <w:marRight w:val="0"/>
      <w:marTop w:val="0"/>
      <w:marBottom w:val="0"/>
      <w:divBdr>
        <w:top w:val="none" w:sz="0" w:space="0" w:color="auto"/>
        <w:left w:val="none" w:sz="0" w:space="0" w:color="auto"/>
        <w:bottom w:val="none" w:sz="0" w:space="0" w:color="auto"/>
        <w:right w:val="none" w:sz="0" w:space="0" w:color="auto"/>
      </w:divBdr>
    </w:div>
    <w:div w:id="269092561">
      <w:bodyDiv w:val="1"/>
      <w:marLeft w:val="0"/>
      <w:marRight w:val="0"/>
      <w:marTop w:val="0"/>
      <w:marBottom w:val="0"/>
      <w:divBdr>
        <w:top w:val="none" w:sz="0" w:space="0" w:color="auto"/>
        <w:left w:val="none" w:sz="0" w:space="0" w:color="auto"/>
        <w:bottom w:val="none" w:sz="0" w:space="0" w:color="auto"/>
        <w:right w:val="none" w:sz="0" w:space="0" w:color="auto"/>
      </w:divBdr>
      <w:divsChild>
        <w:div w:id="212811307">
          <w:marLeft w:val="0"/>
          <w:marRight w:val="0"/>
          <w:marTop w:val="0"/>
          <w:marBottom w:val="0"/>
          <w:divBdr>
            <w:top w:val="none" w:sz="0" w:space="0" w:color="auto"/>
            <w:left w:val="none" w:sz="0" w:space="0" w:color="auto"/>
            <w:bottom w:val="none" w:sz="0" w:space="0" w:color="auto"/>
            <w:right w:val="none" w:sz="0" w:space="0" w:color="auto"/>
          </w:divBdr>
        </w:div>
        <w:div w:id="12266321">
          <w:marLeft w:val="0"/>
          <w:marRight w:val="0"/>
          <w:marTop w:val="0"/>
          <w:marBottom w:val="0"/>
          <w:divBdr>
            <w:top w:val="none" w:sz="0" w:space="0" w:color="auto"/>
            <w:left w:val="none" w:sz="0" w:space="0" w:color="auto"/>
            <w:bottom w:val="none" w:sz="0" w:space="0" w:color="auto"/>
            <w:right w:val="none" w:sz="0" w:space="0" w:color="auto"/>
          </w:divBdr>
        </w:div>
        <w:div w:id="1339432175">
          <w:marLeft w:val="0"/>
          <w:marRight w:val="0"/>
          <w:marTop w:val="0"/>
          <w:marBottom w:val="0"/>
          <w:divBdr>
            <w:top w:val="none" w:sz="0" w:space="0" w:color="auto"/>
            <w:left w:val="none" w:sz="0" w:space="0" w:color="auto"/>
            <w:bottom w:val="none" w:sz="0" w:space="0" w:color="auto"/>
            <w:right w:val="none" w:sz="0" w:space="0" w:color="auto"/>
          </w:divBdr>
        </w:div>
        <w:div w:id="292904053">
          <w:marLeft w:val="0"/>
          <w:marRight w:val="0"/>
          <w:marTop w:val="0"/>
          <w:marBottom w:val="0"/>
          <w:divBdr>
            <w:top w:val="none" w:sz="0" w:space="0" w:color="auto"/>
            <w:left w:val="none" w:sz="0" w:space="0" w:color="auto"/>
            <w:bottom w:val="none" w:sz="0" w:space="0" w:color="auto"/>
            <w:right w:val="none" w:sz="0" w:space="0" w:color="auto"/>
          </w:divBdr>
        </w:div>
      </w:divsChild>
    </w:div>
    <w:div w:id="298388165">
      <w:bodyDiv w:val="1"/>
      <w:marLeft w:val="0"/>
      <w:marRight w:val="0"/>
      <w:marTop w:val="0"/>
      <w:marBottom w:val="0"/>
      <w:divBdr>
        <w:top w:val="none" w:sz="0" w:space="0" w:color="auto"/>
        <w:left w:val="none" w:sz="0" w:space="0" w:color="auto"/>
        <w:bottom w:val="none" w:sz="0" w:space="0" w:color="auto"/>
        <w:right w:val="none" w:sz="0" w:space="0" w:color="auto"/>
      </w:divBdr>
    </w:div>
    <w:div w:id="321277356">
      <w:bodyDiv w:val="1"/>
      <w:marLeft w:val="0"/>
      <w:marRight w:val="0"/>
      <w:marTop w:val="0"/>
      <w:marBottom w:val="0"/>
      <w:divBdr>
        <w:top w:val="none" w:sz="0" w:space="0" w:color="auto"/>
        <w:left w:val="none" w:sz="0" w:space="0" w:color="auto"/>
        <w:bottom w:val="none" w:sz="0" w:space="0" w:color="auto"/>
        <w:right w:val="none" w:sz="0" w:space="0" w:color="auto"/>
      </w:divBdr>
    </w:div>
    <w:div w:id="326203744">
      <w:bodyDiv w:val="1"/>
      <w:marLeft w:val="0"/>
      <w:marRight w:val="0"/>
      <w:marTop w:val="0"/>
      <w:marBottom w:val="0"/>
      <w:divBdr>
        <w:top w:val="none" w:sz="0" w:space="0" w:color="auto"/>
        <w:left w:val="none" w:sz="0" w:space="0" w:color="auto"/>
        <w:bottom w:val="none" w:sz="0" w:space="0" w:color="auto"/>
        <w:right w:val="none" w:sz="0" w:space="0" w:color="auto"/>
      </w:divBdr>
    </w:div>
    <w:div w:id="333805513">
      <w:bodyDiv w:val="1"/>
      <w:marLeft w:val="0"/>
      <w:marRight w:val="0"/>
      <w:marTop w:val="0"/>
      <w:marBottom w:val="0"/>
      <w:divBdr>
        <w:top w:val="none" w:sz="0" w:space="0" w:color="auto"/>
        <w:left w:val="none" w:sz="0" w:space="0" w:color="auto"/>
        <w:bottom w:val="none" w:sz="0" w:space="0" w:color="auto"/>
        <w:right w:val="none" w:sz="0" w:space="0" w:color="auto"/>
      </w:divBdr>
    </w:div>
    <w:div w:id="426196225">
      <w:bodyDiv w:val="1"/>
      <w:marLeft w:val="0"/>
      <w:marRight w:val="0"/>
      <w:marTop w:val="0"/>
      <w:marBottom w:val="0"/>
      <w:divBdr>
        <w:top w:val="none" w:sz="0" w:space="0" w:color="auto"/>
        <w:left w:val="none" w:sz="0" w:space="0" w:color="auto"/>
        <w:bottom w:val="none" w:sz="0" w:space="0" w:color="auto"/>
        <w:right w:val="none" w:sz="0" w:space="0" w:color="auto"/>
      </w:divBdr>
    </w:div>
    <w:div w:id="447969508">
      <w:bodyDiv w:val="1"/>
      <w:marLeft w:val="0"/>
      <w:marRight w:val="0"/>
      <w:marTop w:val="0"/>
      <w:marBottom w:val="0"/>
      <w:divBdr>
        <w:top w:val="none" w:sz="0" w:space="0" w:color="auto"/>
        <w:left w:val="none" w:sz="0" w:space="0" w:color="auto"/>
        <w:bottom w:val="none" w:sz="0" w:space="0" w:color="auto"/>
        <w:right w:val="none" w:sz="0" w:space="0" w:color="auto"/>
      </w:divBdr>
    </w:div>
    <w:div w:id="486047094">
      <w:bodyDiv w:val="1"/>
      <w:marLeft w:val="0"/>
      <w:marRight w:val="0"/>
      <w:marTop w:val="0"/>
      <w:marBottom w:val="0"/>
      <w:divBdr>
        <w:top w:val="none" w:sz="0" w:space="0" w:color="auto"/>
        <w:left w:val="none" w:sz="0" w:space="0" w:color="auto"/>
        <w:bottom w:val="none" w:sz="0" w:space="0" w:color="auto"/>
        <w:right w:val="none" w:sz="0" w:space="0" w:color="auto"/>
      </w:divBdr>
    </w:div>
    <w:div w:id="493377564">
      <w:bodyDiv w:val="1"/>
      <w:marLeft w:val="0"/>
      <w:marRight w:val="0"/>
      <w:marTop w:val="0"/>
      <w:marBottom w:val="0"/>
      <w:divBdr>
        <w:top w:val="none" w:sz="0" w:space="0" w:color="auto"/>
        <w:left w:val="none" w:sz="0" w:space="0" w:color="auto"/>
        <w:bottom w:val="none" w:sz="0" w:space="0" w:color="auto"/>
        <w:right w:val="none" w:sz="0" w:space="0" w:color="auto"/>
      </w:divBdr>
    </w:div>
    <w:div w:id="497308331">
      <w:bodyDiv w:val="1"/>
      <w:marLeft w:val="0"/>
      <w:marRight w:val="0"/>
      <w:marTop w:val="0"/>
      <w:marBottom w:val="0"/>
      <w:divBdr>
        <w:top w:val="none" w:sz="0" w:space="0" w:color="auto"/>
        <w:left w:val="none" w:sz="0" w:space="0" w:color="auto"/>
        <w:bottom w:val="none" w:sz="0" w:space="0" w:color="auto"/>
        <w:right w:val="none" w:sz="0" w:space="0" w:color="auto"/>
      </w:divBdr>
    </w:div>
    <w:div w:id="512886051">
      <w:bodyDiv w:val="1"/>
      <w:marLeft w:val="0"/>
      <w:marRight w:val="0"/>
      <w:marTop w:val="0"/>
      <w:marBottom w:val="0"/>
      <w:divBdr>
        <w:top w:val="none" w:sz="0" w:space="0" w:color="auto"/>
        <w:left w:val="none" w:sz="0" w:space="0" w:color="auto"/>
        <w:bottom w:val="none" w:sz="0" w:space="0" w:color="auto"/>
        <w:right w:val="none" w:sz="0" w:space="0" w:color="auto"/>
      </w:divBdr>
    </w:div>
    <w:div w:id="526141021">
      <w:bodyDiv w:val="1"/>
      <w:marLeft w:val="0"/>
      <w:marRight w:val="0"/>
      <w:marTop w:val="0"/>
      <w:marBottom w:val="0"/>
      <w:divBdr>
        <w:top w:val="none" w:sz="0" w:space="0" w:color="auto"/>
        <w:left w:val="none" w:sz="0" w:space="0" w:color="auto"/>
        <w:bottom w:val="none" w:sz="0" w:space="0" w:color="auto"/>
        <w:right w:val="none" w:sz="0" w:space="0" w:color="auto"/>
      </w:divBdr>
    </w:div>
    <w:div w:id="529146863">
      <w:bodyDiv w:val="1"/>
      <w:marLeft w:val="0"/>
      <w:marRight w:val="0"/>
      <w:marTop w:val="0"/>
      <w:marBottom w:val="0"/>
      <w:divBdr>
        <w:top w:val="none" w:sz="0" w:space="0" w:color="auto"/>
        <w:left w:val="none" w:sz="0" w:space="0" w:color="auto"/>
        <w:bottom w:val="none" w:sz="0" w:space="0" w:color="auto"/>
        <w:right w:val="none" w:sz="0" w:space="0" w:color="auto"/>
      </w:divBdr>
    </w:div>
    <w:div w:id="549150834">
      <w:bodyDiv w:val="1"/>
      <w:marLeft w:val="0"/>
      <w:marRight w:val="0"/>
      <w:marTop w:val="0"/>
      <w:marBottom w:val="0"/>
      <w:divBdr>
        <w:top w:val="none" w:sz="0" w:space="0" w:color="auto"/>
        <w:left w:val="none" w:sz="0" w:space="0" w:color="auto"/>
        <w:bottom w:val="none" w:sz="0" w:space="0" w:color="auto"/>
        <w:right w:val="none" w:sz="0" w:space="0" w:color="auto"/>
      </w:divBdr>
    </w:div>
    <w:div w:id="560866418">
      <w:bodyDiv w:val="1"/>
      <w:marLeft w:val="0"/>
      <w:marRight w:val="0"/>
      <w:marTop w:val="0"/>
      <w:marBottom w:val="0"/>
      <w:divBdr>
        <w:top w:val="none" w:sz="0" w:space="0" w:color="auto"/>
        <w:left w:val="none" w:sz="0" w:space="0" w:color="auto"/>
        <w:bottom w:val="none" w:sz="0" w:space="0" w:color="auto"/>
        <w:right w:val="none" w:sz="0" w:space="0" w:color="auto"/>
      </w:divBdr>
    </w:div>
    <w:div w:id="572812052">
      <w:bodyDiv w:val="1"/>
      <w:marLeft w:val="0"/>
      <w:marRight w:val="0"/>
      <w:marTop w:val="0"/>
      <w:marBottom w:val="0"/>
      <w:divBdr>
        <w:top w:val="none" w:sz="0" w:space="0" w:color="auto"/>
        <w:left w:val="none" w:sz="0" w:space="0" w:color="auto"/>
        <w:bottom w:val="none" w:sz="0" w:space="0" w:color="auto"/>
        <w:right w:val="none" w:sz="0" w:space="0" w:color="auto"/>
      </w:divBdr>
    </w:div>
    <w:div w:id="590552295">
      <w:bodyDiv w:val="1"/>
      <w:marLeft w:val="0"/>
      <w:marRight w:val="0"/>
      <w:marTop w:val="0"/>
      <w:marBottom w:val="0"/>
      <w:divBdr>
        <w:top w:val="none" w:sz="0" w:space="0" w:color="auto"/>
        <w:left w:val="none" w:sz="0" w:space="0" w:color="auto"/>
        <w:bottom w:val="none" w:sz="0" w:space="0" w:color="auto"/>
        <w:right w:val="none" w:sz="0" w:space="0" w:color="auto"/>
      </w:divBdr>
    </w:div>
    <w:div w:id="613632424">
      <w:bodyDiv w:val="1"/>
      <w:marLeft w:val="0"/>
      <w:marRight w:val="0"/>
      <w:marTop w:val="0"/>
      <w:marBottom w:val="0"/>
      <w:divBdr>
        <w:top w:val="none" w:sz="0" w:space="0" w:color="auto"/>
        <w:left w:val="none" w:sz="0" w:space="0" w:color="auto"/>
        <w:bottom w:val="none" w:sz="0" w:space="0" w:color="auto"/>
        <w:right w:val="none" w:sz="0" w:space="0" w:color="auto"/>
      </w:divBdr>
    </w:div>
    <w:div w:id="628559860">
      <w:bodyDiv w:val="1"/>
      <w:marLeft w:val="0"/>
      <w:marRight w:val="0"/>
      <w:marTop w:val="0"/>
      <w:marBottom w:val="0"/>
      <w:divBdr>
        <w:top w:val="none" w:sz="0" w:space="0" w:color="auto"/>
        <w:left w:val="none" w:sz="0" w:space="0" w:color="auto"/>
        <w:bottom w:val="none" w:sz="0" w:space="0" w:color="auto"/>
        <w:right w:val="none" w:sz="0" w:space="0" w:color="auto"/>
      </w:divBdr>
    </w:div>
    <w:div w:id="667710002">
      <w:bodyDiv w:val="1"/>
      <w:marLeft w:val="0"/>
      <w:marRight w:val="0"/>
      <w:marTop w:val="0"/>
      <w:marBottom w:val="0"/>
      <w:divBdr>
        <w:top w:val="none" w:sz="0" w:space="0" w:color="auto"/>
        <w:left w:val="none" w:sz="0" w:space="0" w:color="auto"/>
        <w:bottom w:val="none" w:sz="0" w:space="0" w:color="auto"/>
        <w:right w:val="none" w:sz="0" w:space="0" w:color="auto"/>
      </w:divBdr>
    </w:div>
    <w:div w:id="691733443">
      <w:bodyDiv w:val="1"/>
      <w:marLeft w:val="0"/>
      <w:marRight w:val="0"/>
      <w:marTop w:val="0"/>
      <w:marBottom w:val="0"/>
      <w:divBdr>
        <w:top w:val="none" w:sz="0" w:space="0" w:color="auto"/>
        <w:left w:val="none" w:sz="0" w:space="0" w:color="auto"/>
        <w:bottom w:val="none" w:sz="0" w:space="0" w:color="auto"/>
        <w:right w:val="none" w:sz="0" w:space="0" w:color="auto"/>
      </w:divBdr>
    </w:div>
    <w:div w:id="694307537">
      <w:bodyDiv w:val="1"/>
      <w:marLeft w:val="0"/>
      <w:marRight w:val="0"/>
      <w:marTop w:val="0"/>
      <w:marBottom w:val="0"/>
      <w:divBdr>
        <w:top w:val="none" w:sz="0" w:space="0" w:color="auto"/>
        <w:left w:val="none" w:sz="0" w:space="0" w:color="auto"/>
        <w:bottom w:val="none" w:sz="0" w:space="0" w:color="auto"/>
        <w:right w:val="none" w:sz="0" w:space="0" w:color="auto"/>
      </w:divBdr>
    </w:div>
    <w:div w:id="704407433">
      <w:bodyDiv w:val="1"/>
      <w:marLeft w:val="0"/>
      <w:marRight w:val="0"/>
      <w:marTop w:val="0"/>
      <w:marBottom w:val="0"/>
      <w:divBdr>
        <w:top w:val="none" w:sz="0" w:space="0" w:color="auto"/>
        <w:left w:val="none" w:sz="0" w:space="0" w:color="auto"/>
        <w:bottom w:val="none" w:sz="0" w:space="0" w:color="auto"/>
        <w:right w:val="none" w:sz="0" w:space="0" w:color="auto"/>
      </w:divBdr>
    </w:div>
    <w:div w:id="711420154">
      <w:bodyDiv w:val="1"/>
      <w:marLeft w:val="0"/>
      <w:marRight w:val="0"/>
      <w:marTop w:val="0"/>
      <w:marBottom w:val="0"/>
      <w:divBdr>
        <w:top w:val="none" w:sz="0" w:space="0" w:color="auto"/>
        <w:left w:val="none" w:sz="0" w:space="0" w:color="auto"/>
        <w:bottom w:val="none" w:sz="0" w:space="0" w:color="auto"/>
        <w:right w:val="none" w:sz="0" w:space="0" w:color="auto"/>
      </w:divBdr>
    </w:div>
    <w:div w:id="724521884">
      <w:bodyDiv w:val="1"/>
      <w:marLeft w:val="0"/>
      <w:marRight w:val="0"/>
      <w:marTop w:val="0"/>
      <w:marBottom w:val="0"/>
      <w:divBdr>
        <w:top w:val="none" w:sz="0" w:space="0" w:color="auto"/>
        <w:left w:val="none" w:sz="0" w:space="0" w:color="auto"/>
        <w:bottom w:val="none" w:sz="0" w:space="0" w:color="auto"/>
        <w:right w:val="none" w:sz="0" w:space="0" w:color="auto"/>
      </w:divBdr>
    </w:div>
    <w:div w:id="738475894">
      <w:bodyDiv w:val="1"/>
      <w:marLeft w:val="0"/>
      <w:marRight w:val="0"/>
      <w:marTop w:val="0"/>
      <w:marBottom w:val="0"/>
      <w:divBdr>
        <w:top w:val="none" w:sz="0" w:space="0" w:color="auto"/>
        <w:left w:val="none" w:sz="0" w:space="0" w:color="auto"/>
        <w:bottom w:val="none" w:sz="0" w:space="0" w:color="auto"/>
        <w:right w:val="none" w:sz="0" w:space="0" w:color="auto"/>
      </w:divBdr>
    </w:div>
    <w:div w:id="739640150">
      <w:bodyDiv w:val="1"/>
      <w:marLeft w:val="0"/>
      <w:marRight w:val="0"/>
      <w:marTop w:val="0"/>
      <w:marBottom w:val="0"/>
      <w:divBdr>
        <w:top w:val="none" w:sz="0" w:space="0" w:color="auto"/>
        <w:left w:val="none" w:sz="0" w:space="0" w:color="auto"/>
        <w:bottom w:val="none" w:sz="0" w:space="0" w:color="auto"/>
        <w:right w:val="none" w:sz="0" w:space="0" w:color="auto"/>
      </w:divBdr>
    </w:div>
    <w:div w:id="779446880">
      <w:bodyDiv w:val="1"/>
      <w:marLeft w:val="0"/>
      <w:marRight w:val="0"/>
      <w:marTop w:val="0"/>
      <w:marBottom w:val="0"/>
      <w:divBdr>
        <w:top w:val="none" w:sz="0" w:space="0" w:color="auto"/>
        <w:left w:val="none" w:sz="0" w:space="0" w:color="auto"/>
        <w:bottom w:val="none" w:sz="0" w:space="0" w:color="auto"/>
        <w:right w:val="none" w:sz="0" w:space="0" w:color="auto"/>
      </w:divBdr>
    </w:div>
    <w:div w:id="788818997">
      <w:bodyDiv w:val="1"/>
      <w:marLeft w:val="0"/>
      <w:marRight w:val="0"/>
      <w:marTop w:val="0"/>
      <w:marBottom w:val="0"/>
      <w:divBdr>
        <w:top w:val="none" w:sz="0" w:space="0" w:color="auto"/>
        <w:left w:val="none" w:sz="0" w:space="0" w:color="auto"/>
        <w:bottom w:val="none" w:sz="0" w:space="0" w:color="auto"/>
        <w:right w:val="none" w:sz="0" w:space="0" w:color="auto"/>
      </w:divBdr>
    </w:div>
    <w:div w:id="807288089">
      <w:bodyDiv w:val="1"/>
      <w:marLeft w:val="0"/>
      <w:marRight w:val="0"/>
      <w:marTop w:val="0"/>
      <w:marBottom w:val="0"/>
      <w:divBdr>
        <w:top w:val="none" w:sz="0" w:space="0" w:color="auto"/>
        <w:left w:val="none" w:sz="0" w:space="0" w:color="auto"/>
        <w:bottom w:val="none" w:sz="0" w:space="0" w:color="auto"/>
        <w:right w:val="none" w:sz="0" w:space="0" w:color="auto"/>
      </w:divBdr>
    </w:div>
    <w:div w:id="815681840">
      <w:bodyDiv w:val="1"/>
      <w:marLeft w:val="0"/>
      <w:marRight w:val="0"/>
      <w:marTop w:val="0"/>
      <w:marBottom w:val="0"/>
      <w:divBdr>
        <w:top w:val="none" w:sz="0" w:space="0" w:color="auto"/>
        <w:left w:val="none" w:sz="0" w:space="0" w:color="auto"/>
        <w:bottom w:val="none" w:sz="0" w:space="0" w:color="auto"/>
        <w:right w:val="none" w:sz="0" w:space="0" w:color="auto"/>
      </w:divBdr>
    </w:div>
    <w:div w:id="835807162">
      <w:bodyDiv w:val="1"/>
      <w:marLeft w:val="0"/>
      <w:marRight w:val="0"/>
      <w:marTop w:val="0"/>
      <w:marBottom w:val="0"/>
      <w:divBdr>
        <w:top w:val="none" w:sz="0" w:space="0" w:color="auto"/>
        <w:left w:val="none" w:sz="0" w:space="0" w:color="auto"/>
        <w:bottom w:val="none" w:sz="0" w:space="0" w:color="auto"/>
        <w:right w:val="none" w:sz="0" w:space="0" w:color="auto"/>
      </w:divBdr>
    </w:div>
    <w:div w:id="837161222">
      <w:bodyDiv w:val="1"/>
      <w:marLeft w:val="0"/>
      <w:marRight w:val="0"/>
      <w:marTop w:val="0"/>
      <w:marBottom w:val="0"/>
      <w:divBdr>
        <w:top w:val="none" w:sz="0" w:space="0" w:color="auto"/>
        <w:left w:val="none" w:sz="0" w:space="0" w:color="auto"/>
        <w:bottom w:val="none" w:sz="0" w:space="0" w:color="auto"/>
        <w:right w:val="none" w:sz="0" w:space="0" w:color="auto"/>
      </w:divBdr>
    </w:div>
    <w:div w:id="853955449">
      <w:bodyDiv w:val="1"/>
      <w:marLeft w:val="0"/>
      <w:marRight w:val="0"/>
      <w:marTop w:val="0"/>
      <w:marBottom w:val="0"/>
      <w:divBdr>
        <w:top w:val="none" w:sz="0" w:space="0" w:color="auto"/>
        <w:left w:val="none" w:sz="0" w:space="0" w:color="auto"/>
        <w:bottom w:val="none" w:sz="0" w:space="0" w:color="auto"/>
        <w:right w:val="none" w:sz="0" w:space="0" w:color="auto"/>
      </w:divBdr>
    </w:div>
    <w:div w:id="860515979">
      <w:bodyDiv w:val="1"/>
      <w:marLeft w:val="0"/>
      <w:marRight w:val="0"/>
      <w:marTop w:val="0"/>
      <w:marBottom w:val="0"/>
      <w:divBdr>
        <w:top w:val="none" w:sz="0" w:space="0" w:color="auto"/>
        <w:left w:val="none" w:sz="0" w:space="0" w:color="auto"/>
        <w:bottom w:val="none" w:sz="0" w:space="0" w:color="auto"/>
        <w:right w:val="none" w:sz="0" w:space="0" w:color="auto"/>
      </w:divBdr>
    </w:div>
    <w:div w:id="886723721">
      <w:bodyDiv w:val="1"/>
      <w:marLeft w:val="0"/>
      <w:marRight w:val="0"/>
      <w:marTop w:val="0"/>
      <w:marBottom w:val="0"/>
      <w:divBdr>
        <w:top w:val="none" w:sz="0" w:space="0" w:color="auto"/>
        <w:left w:val="none" w:sz="0" w:space="0" w:color="auto"/>
        <w:bottom w:val="none" w:sz="0" w:space="0" w:color="auto"/>
        <w:right w:val="none" w:sz="0" w:space="0" w:color="auto"/>
      </w:divBdr>
    </w:div>
    <w:div w:id="886768337">
      <w:bodyDiv w:val="1"/>
      <w:marLeft w:val="0"/>
      <w:marRight w:val="0"/>
      <w:marTop w:val="0"/>
      <w:marBottom w:val="0"/>
      <w:divBdr>
        <w:top w:val="none" w:sz="0" w:space="0" w:color="auto"/>
        <w:left w:val="none" w:sz="0" w:space="0" w:color="auto"/>
        <w:bottom w:val="none" w:sz="0" w:space="0" w:color="auto"/>
        <w:right w:val="none" w:sz="0" w:space="0" w:color="auto"/>
      </w:divBdr>
      <w:divsChild>
        <w:div w:id="477184275">
          <w:marLeft w:val="0"/>
          <w:marRight w:val="0"/>
          <w:marTop w:val="0"/>
          <w:marBottom w:val="0"/>
          <w:divBdr>
            <w:top w:val="none" w:sz="0" w:space="0" w:color="auto"/>
            <w:left w:val="none" w:sz="0" w:space="0" w:color="auto"/>
            <w:bottom w:val="none" w:sz="0" w:space="0" w:color="auto"/>
            <w:right w:val="none" w:sz="0" w:space="0" w:color="auto"/>
          </w:divBdr>
        </w:div>
        <w:div w:id="261107703">
          <w:marLeft w:val="0"/>
          <w:marRight w:val="0"/>
          <w:marTop w:val="0"/>
          <w:marBottom w:val="0"/>
          <w:divBdr>
            <w:top w:val="none" w:sz="0" w:space="0" w:color="auto"/>
            <w:left w:val="none" w:sz="0" w:space="0" w:color="auto"/>
            <w:bottom w:val="none" w:sz="0" w:space="0" w:color="auto"/>
            <w:right w:val="none" w:sz="0" w:space="0" w:color="auto"/>
          </w:divBdr>
        </w:div>
      </w:divsChild>
    </w:div>
    <w:div w:id="918978049">
      <w:bodyDiv w:val="1"/>
      <w:marLeft w:val="0"/>
      <w:marRight w:val="0"/>
      <w:marTop w:val="0"/>
      <w:marBottom w:val="0"/>
      <w:divBdr>
        <w:top w:val="none" w:sz="0" w:space="0" w:color="auto"/>
        <w:left w:val="none" w:sz="0" w:space="0" w:color="auto"/>
        <w:bottom w:val="none" w:sz="0" w:space="0" w:color="auto"/>
        <w:right w:val="none" w:sz="0" w:space="0" w:color="auto"/>
      </w:divBdr>
    </w:div>
    <w:div w:id="941886555">
      <w:bodyDiv w:val="1"/>
      <w:marLeft w:val="0"/>
      <w:marRight w:val="0"/>
      <w:marTop w:val="0"/>
      <w:marBottom w:val="0"/>
      <w:divBdr>
        <w:top w:val="none" w:sz="0" w:space="0" w:color="auto"/>
        <w:left w:val="none" w:sz="0" w:space="0" w:color="auto"/>
        <w:bottom w:val="none" w:sz="0" w:space="0" w:color="auto"/>
        <w:right w:val="none" w:sz="0" w:space="0" w:color="auto"/>
      </w:divBdr>
    </w:div>
    <w:div w:id="943273068">
      <w:bodyDiv w:val="1"/>
      <w:marLeft w:val="0"/>
      <w:marRight w:val="0"/>
      <w:marTop w:val="0"/>
      <w:marBottom w:val="0"/>
      <w:divBdr>
        <w:top w:val="none" w:sz="0" w:space="0" w:color="auto"/>
        <w:left w:val="none" w:sz="0" w:space="0" w:color="auto"/>
        <w:bottom w:val="none" w:sz="0" w:space="0" w:color="auto"/>
        <w:right w:val="none" w:sz="0" w:space="0" w:color="auto"/>
      </w:divBdr>
    </w:div>
    <w:div w:id="947463860">
      <w:bodyDiv w:val="1"/>
      <w:marLeft w:val="0"/>
      <w:marRight w:val="0"/>
      <w:marTop w:val="0"/>
      <w:marBottom w:val="0"/>
      <w:divBdr>
        <w:top w:val="none" w:sz="0" w:space="0" w:color="auto"/>
        <w:left w:val="none" w:sz="0" w:space="0" w:color="auto"/>
        <w:bottom w:val="none" w:sz="0" w:space="0" w:color="auto"/>
        <w:right w:val="none" w:sz="0" w:space="0" w:color="auto"/>
      </w:divBdr>
    </w:div>
    <w:div w:id="961961656">
      <w:bodyDiv w:val="1"/>
      <w:marLeft w:val="0"/>
      <w:marRight w:val="0"/>
      <w:marTop w:val="0"/>
      <w:marBottom w:val="0"/>
      <w:divBdr>
        <w:top w:val="none" w:sz="0" w:space="0" w:color="auto"/>
        <w:left w:val="none" w:sz="0" w:space="0" w:color="auto"/>
        <w:bottom w:val="none" w:sz="0" w:space="0" w:color="auto"/>
        <w:right w:val="none" w:sz="0" w:space="0" w:color="auto"/>
      </w:divBdr>
    </w:div>
    <w:div w:id="962803803">
      <w:bodyDiv w:val="1"/>
      <w:marLeft w:val="0"/>
      <w:marRight w:val="0"/>
      <w:marTop w:val="0"/>
      <w:marBottom w:val="0"/>
      <w:divBdr>
        <w:top w:val="none" w:sz="0" w:space="0" w:color="auto"/>
        <w:left w:val="none" w:sz="0" w:space="0" w:color="auto"/>
        <w:bottom w:val="none" w:sz="0" w:space="0" w:color="auto"/>
        <w:right w:val="none" w:sz="0" w:space="0" w:color="auto"/>
      </w:divBdr>
    </w:div>
    <w:div w:id="1018431350">
      <w:bodyDiv w:val="1"/>
      <w:marLeft w:val="0"/>
      <w:marRight w:val="0"/>
      <w:marTop w:val="0"/>
      <w:marBottom w:val="0"/>
      <w:divBdr>
        <w:top w:val="none" w:sz="0" w:space="0" w:color="auto"/>
        <w:left w:val="none" w:sz="0" w:space="0" w:color="auto"/>
        <w:bottom w:val="none" w:sz="0" w:space="0" w:color="auto"/>
        <w:right w:val="none" w:sz="0" w:space="0" w:color="auto"/>
      </w:divBdr>
    </w:div>
    <w:div w:id="1020931948">
      <w:bodyDiv w:val="1"/>
      <w:marLeft w:val="0"/>
      <w:marRight w:val="0"/>
      <w:marTop w:val="0"/>
      <w:marBottom w:val="0"/>
      <w:divBdr>
        <w:top w:val="none" w:sz="0" w:space="0" w:color="auto"/>
        <w:left w:val="none" w:sz="0" w:space="0" w:color="auto"/>
        <w:bottom w:val="none" w:sz="0" w:space="0" w:color="auto"/>
        <w:right w:val="none" w:sz="0" w:space="0" w:color="auto"/>
      </w:divBdr>
    </w:div>
    <w:div w:id="1032462703">
      <w:bodyDiv w:val="1"/>
      <w:marLeft w:val="0"/>
      <w:marRight w:val="0"/>
      <w:marTop w:val="0"/>
      <w:marBottom w:val="0"/>
      <w:divBdr>
        <w:top w:val="none" w:sz="0" w:space="0" w:color="auto"/>
        <w:left w:val="none" w:sz="0" w:space="0" w:color="auto"/>
        <w:bottom w:val="none" w:sz="0" w:space="0" w:color="auto"/>
        <w:right w:val="none" w:sz="0" w:space="0" w:color="auto"/>
      </w:divBdr>
    </w:div>
    <w:div w:id="1036854454">
      <w:bodyDiv w:val="1"/>
      <w:marLeft w:val="0"/>
      <w:marRight w:val="0"/>
      <w:marTop w:val="0"/>
      <w:marBottom w:val="0"/>
      <w:divBdr>
        <w:top w:val="none" w:sz="0" w:space="0" w:color="auto"/>
        <w:left w:val="none" w:sz="0" w:space="0" w:color="auto"/>
        <w:bottom w:val="none" w:sz="0" w:space="0" w:color="auto"/>
        <w:right w:val="none" w:sz="0" w:space="0" w:color="auto"/>
      </w:divBdr>
    </w:div>
    <w:div w:id="1053234878">
      <w:bodyDiv w:val="1"/>
      <w:marLeft w:val="0"/>
      <w:marRight w:val="0"/>
      <w:marTop w:val="0"/>
      <w:marBottom w:val="0"/>
      <w:divBdr>
        <w:top w:val="none" w:sz="0" w:space="0" w:color="auto"/>
        <w:left w:val="none" w:sz="0" w:space="0" w:color="auto"/>
        <w:bottom w:val="none" w:sz="0" w:space="0" w:color="auto"/>
        <w:right w:val="none" w:sz="0" w:space="0" w:color="auto"/>
      </w:divBdr>
    </w:div>
    <w:div w:id="1080714577">
      <w:bodyDiv w:val="1"/>
      <w:marLeft w:val="0"/>
      <w:marRight w:val="0"/>
      <w:marTop w:val="0"/>
      <w:marBottom w:val="0"/>
      <w:divBdr>
        <w:top w:val="none" w:sz="0" w:space="0" w:color="auto"/>
        <w:left w:val="none" w:sz="0" w:space="0" w:color="auto"/>
        <w:bottom w:val="none" w:sz="0" w:space="0" w:color="auto"/>
        <w:right w:val="none" w:sz="0" w:space="0" w:color="auto"/>
      </w:divBdr>
    </w:div>
    <w:div w:id="1093745209">
      <w:bodyDiv w:val="1"/>
      <w:marLeft w:val="0"/>
      <w:marRight w:val="0"/>
      <w:marTop w:val="0"/>
      <w:marBottom w:val="0"/>
      <w:divBdr>
        <w:top w:val="none" w:sz="0" w:space="0" w:color="auto"/>
        <w:left w:val="none" w:sz="0" w:space="0" w:color="auto"/>
        <w:bottom w:val="none" w:sz="0" w:space="0" w:color="auto"/>
        <w:right w:val="none" w:sz="0" w:space="0" w:color="auto"/>
      </w:divBdr>
    </w:div>
    <w:div w:id="1094478200">
      <w:bodyDiv w:val="1"/>
      <w:marLeft w:val="0"/>
      <w:marRight w:val="0"/>
      <w:marTop w:val="0"/>
      <w:marBottom w:val="0"/>
      <w:divBdr>
        <w:top w:val="none" w:sz="0" w:space="0" w:color="auto"/>
        <w:left w:val="none" w:sz="0" w:space="0" w:color="auto"/>
        <w:bottom w:val="none" w:sz="0" w:space="0" w:color="auto"/>
        <w:right w:val="none" w:sz="0" w:space="0" w:color="auto"/>
      </w:divBdr>
    </w:div>
    <w:div w:id="1100562006">
      <w:bodyDiv w:val="1"/>
      <w:marLeft w:val="0"/>
      <w:marRight w:val="0"/>
      <w:marTop w:val="0"/>
      <w:marBottom w:val="0"/>
      <w:divBdr>
        <w:top w:val="none" w:sz="0" w:space="0" w:color="auto"/>
        <w:left w:val="none" w:sz="0" w:space="0" w:color="auto"/>
        <w:bottom w:val="none" w:sz="0" w:space="0" w:color="auto"/>
        <w:right w:val="none" w:sz="0" w:space="0" w:color="auto"/>
      </w:divBdr>
    </w:div>
    <w:div w:id="1124226530">
      <w:bodyDiv w:val="1"/>
      <w:marLeft w:val="0"/>
      <w:marRight w:val="0"/>
      <w:marTop w:val="0"/>
      <w:marBottom w:val="0"/>
      <w:divBdr>
        <w:top w:val="none" w:sz="0" w:space="0" w:color="auto"/>
        <w:left w:val="none" w:sz="0" w:space="0" w:color="auto"/>
        <w:bottom w:val="none" w:sz="0" w:space="0" w:color="auto"/>
        <w:right w:val="none" w:sz="0" w:space="0" w:color="auto"/>
      </w:divBdr>
    </w:div>
    <w:div w:id="1139106367">
      <w:bodyDiv w:val="1"/>
      <w:marLeft w:val="0"/>
      <w:marRight w:val="0"/>
      <w:marTop w:val="0"/>
      <w:marBottom w:val="0"/>
      <w:divBdr>
        <w:top w:val="none" w:sz="0" w:space="0" w:color="auto"/>
        <w:left w:val="none" w:sz="0" w:space="0" w:color="auto"/>
        <w:bottom w:val="none" w:sz="0" w:space="0" w:color="auto"/>
        <w:right w:val="none" w:sz="0" w:space="0" w:color="auto"/>
      </w:divBdr>
    </w:div>
    <w:div w:id="1144203777">
      <w:bodyDiv w:val="1"/>
      <w:marLeft w:val="0"/>
      <w:marRight w:val="0"/>
      <w:marTop w:val="0"/>
      <w:marBottom w:val="0"/>
      <w:divBdr>
        <w:top w:val="none" w:sz="0" w:space="0" w:color="auto"/>
        <w:left w:val="none" w:sz="0" w:space="0" w:color="auto"/>
        <w:bottom w:val="none" w:sz="0" w:space="0" w:color="auto"/>
        <w:right w:val="none" w:sz="0" w:space="0" w:color="auto"/>
      </w:divBdr>
    </w:div>
    <w:div w:id="1154029141">
      <w:bodyDiv w:val="1"/>
      <w:marLeft w:val="0"/>
      <w:marRight w:val="0"/>
      <w:marTop w:val="0"/>
      <w:marBottom w:val="0"/>
      <w:divBdr>
        <w:top w:val="none" w:sz="0" w:space="0" w:color="auto"/>
        <w:left w:val="none" w:sz="0" w:space="0" w:color="auto"/>
        <w:bottom w:val="none" w:sz="0" w:space="0" w:color="auto"/>
        <w:right w:val="none" w:sz="0" w:space="0" w:color="auto"/>
      </w:divBdr>
    </w:div>
    <w:div w:id="1162812095">
      <w:bodyDiv w:val="1"/>
      <w:marLeft w:val="0"/>
      <w:marRight w:val="0"/>
      <w:marTop w:val="0"/>
      <w:marBottom w:val="0"/>
      <w:divBdr>
        <w:top w:val="none" w:sz="0" w:space="0" w:color="auto"/>
        <w:left w:val="none" w:sz="0" w:space="0" w:color="auto"/>
        <w:bottom w:val="none" w:sz="0" w:space="0" w:color="auto"/>
        <w:right w:val="none" w:sz="0" w:space="0" w:color="auto"/>
      </w:divBdr>
    </w:div>
    <w:div w:id="1166440564">
      <w:bodyDiv w:val="1"/>
      <w:marLeft w:val="0"/>
      <w:marRight w:val="0"/>
      <w:marTop w:val="0"/>
      <w:marBottom w:val="0"/>
      <w:divBdr>
        <w:top w:val="none" w:sz="0" w:space="0" w:color="auto"/>
        <w:left w:val="none" w:sz="0" w:space="0" w:color="auto"/>
        <w:bottom w:val="none" w:sz="0" w:space="0" w:color="auto"/>
        <w:right w:val="none" w:sz="0" w:space="0" w:color="auto"/>
      </w:divBdr>
    </w:div>
    <w:div w:id="1170676072">
      <w:bodyDiv w:val="1"/>
      <w:marLeft w:val="0"/>
      <w:marRight w:val="0"/>
      <w:marTop w:val="0"/>
      <w:marBottom w:val="0"/>
      <w:divBdr>
        <w:top w:val="none" w:sz="0" w:space="0" w:color="auto"/>
        <w:left w:val="none" w:sz="0" w:space="0" w:color="auto"/>
        <w:bottom w:val="none" w:sz="0" w:space="0" w:color="auto"/>
        <w:right w:val="none" w:sz="0" w:space="0" w:color="auto"/>
      </w:divBdr>
      <w:divsChild>
        <w:div w:id="87120102">
          <w:marLeft w:val="0"/>
          <w:marRight w:val="0"/>
          <w:marTop w:val="0"/>
          <w:marBottom w:val="0"/>
          <w:divBdr>
            <w:top w:val="none" w:sz="0" w:space="0" w:color="auto"/>
            <w:left w:val="none" w:sz="0" w:space="0" w:color="auto"/>
            <w:bottom w:val="none" w:sz="0" w:space="0" w:color="auto"/>
            <w:right w:val="none" w:sz="0" w:space="0" w:color="auto"/>
          </w:divBdr>
        </w:div>
        <w:div w:id="171336146">
          <w:marLeft w:val="0"/>
          <w:marRight w:val="0"/>
          <w:marTop w:val="0"/>
          <w:marBottom w:val="0"/>
          <w:divBdr>
            <w:top w:val="none" w:sz="0" w:space="0" w:color="auto"/>
            <w:left w:val="none" w:sz="0" w:space="0" w:color="auto"/>
            <w:bottom w:val="none" w:sz="0" w:space="0" w:color="auto"/>
            <w:right w:val="none" w:sz="0" w:space="0" w:color="auto"/>
          </w:divBdr>
        </w:div>
        <w:div w:id="298998784">
          <w:marLeft w:val="0"/>
          <w:marRight w:val="0"/>
          <w:marTop w:val="0"/>
          <w:marBottom w:val="0"/>
          <w:divBdr>
            <w:top w:val="none" w:sz="0" w:space="0" w:color="auto"/>
            <w:left w:val="none" w:sz="0" w:space="0" w:color="auto"/>
            <w:bottom w:val="none" w:sz="0" w:space="0" w:color="auto"/>
            <w:right w:val="none" w:sz="0" w:space="0" w:color="auto"/>
          </w:divBdr>
        </w:div>
        <w:div w:id="1249123242">
          <w:marLeft w:val="0"/>
          <w:marRight w:val="0"/>
          <w:marTop w:val="0"/>
          <w:marBottom w:val="0"/>
          <w:divBdr>
            <w:top w:val="none" w:sz="0" w:space="0" w:color="auto"/>
            <w:left w:val="none" w:sz="0" w:space="0" w:color="auto"/>
            <w:bottom w:val="none" w:sz="0" w:space="0" w:color="auto"/>
            <w:right w:val="none" w:sz="0" w:space="0" w:color="auto"/>
          </w:divBdr>
        </w:div>
        <w:div w:id="1970941278">
          <w:marLeft w:val="0"/>
          <w:marRight w:val="0"/>
          <w:marTop w:val="0"/>
          <w:marBottom w:val="0"/>
          <w:divBdr>
            <w:top w:val="none" w:sz="0" w:space="0" w:color="auto"/>
            <w:left w:val="none" w:sz="0" w:space="0" w:color="auto"/>
            <w:bottom w:val="none" w:sz="0" w:space="0" w:color="auto"/>
            <w:right w:val="none" w:sz="0" w:space="0" w:color="auto"/>
          </w:divBdr>
        </w:div>
      </w:divsChild>
    </w:div>
    <w:div w:id="1176189755">
      <w:bodyDiv w:val="1"/>
      <w:marLeft w:val="0"/>
      <w:marRight w:val="0"/>
      <w:marTop w:val="0"/>
      <w:marBottom w:val="0"/>
      <w:divBdr>
        <w:top w:val="none" w:sz="0" w:space="0" w:color="auto"/>
        <w:left w:val="none" w:sz="0" w:space="0" w:color="auto"/>
        <w:bottom w:val="none" w:sz="0" w:space="0" w:color="auto"/>
        <w:right w:val="none" w:sz="0" w:space="0" w:color="auto"/>
      </w:divBdr>
    </w:div>
    <w:div w:id="1241672046">
      <w:bodyDiv w:val="1"/>
      <w:marLeft w:val="0"/>
      <w:marRight w:val="0"/>
      <w:marTop w:val="0"/>
      <w:marBottom w:val="0"/>
      <w:divBdr>
        <w:top w:val="none" w:sz="0" w:space="0" w:color="auto"/>
        <w:left w:val="none" w:sz="0" w:space="0" w:color="auto"/>
        <w:bottom w:val="none" w:sz="0" w:space="0" w:color="auto"/>
        <w:right w:val="none" w:sz="0" w:space="0" w:color="auto"/>
      </w:divBdr>
    </w:div>
    <w:div w:id="1299140541">
      <w:bodyDiv w:val="1"/>
      <w:marLeft w:val="0"/>
      <w:marRight w:val="0"/>
      <w:marTop w:val="0"/>
      <w:marBottom w:val="0"/>
      <w:divBdr>
        <w:top w:val="none" w:sz="0" w:space="0" w:color="auto"/>
        <w:left w:val="none" w:sz="0" w:space="0" w:color="auto"/>
        <w:bottom w:val="none" w:sz="0" w:space="0" w:color="auto"/>
        <w:right w:val="none" w:sz="0" w:space="0" w:color="auto"/>
      </w:divBdr>
    </w:div>
    <w:div w:id="1303193093">
      <w:bodyDiv w:val="1"/>
      <w:marLeft w:val="0"/>
      <w:marRight w:val="0"/>
      <w:marTop w:val="0"/>
      <w:marBottom w:val="0"/>
      <w:divBdr>
        <w:top w:val="none" w:sz="0" w:space="0" w:color="auto"/>
        <w:left w:val="none" w:sz="0" w:space="0" w:color="auto"/>
        <w:bottom w:val="none" w:sz="0" w:space="0" w:color="auto"/>
        <w:right w:val="none" w:sz="0" w:space="0" w:color="auto"/>
      </w:divBdr>
    </w:div>
    <w:div w:id="1304460488">
      <w:bodyDiv w:val="1"/>
      <w:marLeft w:val="0"/>
      <w:marRight w:val="0"/>
      <w:marTop w:val="0"/>
      <w:marBottom w:val="0"/>
      <w:divBdr>
        <w:top w:val="none" w:sz="0" w:space="0" w:color="auto"/>
        <w:left w:val="none" w:sz="0" w:space="0" w:color="auto"/>
        <w:bottom w:val="none" w:sz="0" w:space="0" w:color="auto"/>
        <w:right w:val="none" w:sz="0" w:space="0" w:color="auto"/>
      </w:divBdr>
    </w:div>
    <w:div w:id="1312564013">
      <w:bodyDiv w:val="1"/>
      <w:marLeft w:val="0"/>
      <w:marRight w:val="0"/>
      <w:marTop w:val="0"/>
      <w:marBottom w:val="0"/>
      <w:divBdr>
        <w:top w:val="none" w:sz="0" w:space="0" w:color="auto"/>
        <w:left w:val="none" w:sz="0" w:space="0" w:color="auto"/>
        <w:bottom w:val="none" w:sz="0" w:space="0" w:color="auto"/>
        <w:right w:val="none" w:sz="0" w:space="0" w:color="auto"/>
      </w:divBdr>
    </w:div>
    <w:div w:id="1317148068">
      <w:bodyDiv w:val="1"/>
      <w:marLeft w:val="0"/>
      <w:marRight w:val="0"/>
      <w:marTop w:val="0"/>
      <w:marBottom w:val="0"/>
      <w:divBdr>
        <w:top w:val="none" w:sz="0" w:space="0" w:color="auto"/>
        <w:left w:val="none" w:sz="0" w:space="0" w:color="auto"/>
        <w:bottom w:val="none" w:sz="0" w:space="0" w:color="auto"/>
        <w:right w:val="none" w:sz="0" w:space="0" w:color="auto"/>
      </w:divBdr>
    </w:div>
    <w:div w:id="1331366516">
      <w:bodyDiv w:val="1"/>
      <w:marLeft w:val="0"/>
      <w:marRight w:val="0"/>
      <w:marTop w:val="0"/>
      <w:marBottom w:val="0"/>
      <w:divBdr>
        <w:top w:val="none" w:sz="0" w:space="0" w:color="auto"/>
        <w:left w:val="none" w:sz="0" w:space="0" w:color="auto"/>
        <w:bottom w:val="none" w:sz="0" w:space="0" w:color="auto"/>
        <w:right w:val="none" w:sz="0" w:space="0" w:color="auto"/>
      </w:divBdr>
    </w:div>
    <w:div w:id="1333919857">
      <w:bodyDiv w:val="1"/>
      <w:marLeft w:val="0"/>
      <w:marRight w:val="0"/>
      <w:marTop w:val="0"/>
      <w:marBottom w:val="0"/>
      <w:divBdr>
        <w:top w:val="none" w:sz="0" w:space="0" w:color="auto"/>
        <w:left w:val="none" w:sz="0" w:space="0" w:color="auto"/>
        <w:bottom w:val="none" w:sz="0" w:space="0" w:color="auto"/>
        <w:right w:val="none" w:sz="0" w:space="0" w:color="auto"/>
      </w:divBdr>
    </w:div>
    <w:div w:id="1402945902">
      <w:bodyDiv w:val="1"/>
      <w:marLeft w:val="0"/>
      <w:marRight w:val="0"/>
      <w:marTop w:val="0"/>
      <w:marBottom w:val="0"/>
      <w:divBdr>
        <w:top w:val="none" w:sz="0" w:space="0" w:color="auto"/>
        <w:left w:val="none" w:sz="0" w:space="0" w:color="auto"/>
        <w:bottom w:val="none" w:sz="0" w:space="0" w:color="auto"/>
        <w:right w:val="none" w:sz="0" w:space="0" w:color="auto"/>
      </w:divBdr>
    </w:div>
    <w:div w:id="1409156969">
      <w:bodyDiv w:val="1"/>
      <w:marLeft w:val="0"/>
      <w:marRight w:val="0"/>
      <w:marTop w:val="0"/>
      <w:marBottom w:val="0"/>
      <w:divBdr>
        <w:top w:val="none" w:sz="0" w:space="0" w:color="auto"/>
        <w:left w:val="none" w:sz="0" w:space="0" w:color="auto"/>
        <w:bottom w:val="none" w:sz="0" w:space="0" w:color="auto"/>
        <w:right w:val="none" w:sz="0" w:space="0" w:color="auto"/>
      </w:divBdr>
    </w:div>
    <w:div w:id="1410420340">
      <w:bodyDiv w:val="1"/>
      <w:marLeft w:val="0"/>
      <w:marRight w:val="0"/>
      <w:marTop w:val="0"/>
      <w:marBottom w:val="0"/>
      <w:divBdr>
        <w:top w:val="none" w:sz="0" w:space="0" w:color="auto"/>
        <w:left w:val="none" w:sz="0" w:space="0" w:color="auto"/>
        <w:bottom w:val="none" w:sz="0" w:space="0" w:color="auto"/>
        <w:right w:val="none" w:sz="0" w:space="0" w:color="auto"/>
      </w:divBdr>
    </w:div>
    <w:div w:id="1460605730">
      <w:bodyDiv w:val="1"/>
      <w:marLeft w:val="0"/>
      <w:marRight w:val="0"/>
      <w:marTop w:val="0"/>
      <w:marBottom w:val="0"/>
      <w:divBdr>
        <w:top w:val="none" w:sz="0" w:space="0" w:color="auto"/>
        <w:left w:val="none" w:sz="0" w:space="0" w:color="auto"/>
        <w:bottom w:val="none" w:sz="0" w:space="0" w:color="auto"/>
        <w:right w:val="none" w:sz="0" w:space="0" w:color="auto"/>
      </w:divBdr>
    </w:div>
    <w:div w:id="1470047853">
      <w:bodyDiv w:val="1"/>
      <w:marLeft w:val="0"/>
      <w:marRight w:val="0"/>
      <w:marTop w:val="0"/>
      <w:marBottom w:val="0"/>
      <w:divBdr>
        <w:top w:val="none" w:sz="0" w:space="0" w:color="auto"/>
        <w:left w:val="none" w:sz="0" w:space="0" w:color="auto"/>
        <w:bottom w:val="none" w:sz="0" w:space="0" w:color="auto"/>
        <w:right w:val="none" w:sz="0" w:space="0" w:color="auto"/>
      </w:divBdr>
    </w:div>
    <w:div w:id="1495686118">
      <w:bodyDiv w:val="1"/>
      <w:marLeft w:val="0"/>
      <w:marRight w:val="0"/>
      <w:marTop w:val="0"/>
      <w:marBottom w:val="0"/>
      <w:divBdr>
        <w:top w:val="none" w:sz="0" w:space="0" w:color="auto"/>
        <w:left w:val="none" w:sz="0" w:space="0" w:color="auto"/>
        <w:bottom w:val="none" w:sz="0" w:space="0" w:color="auto"/>
        <w:right w:val="none" w:sz="0" w:space="0" w:color="auto"/>
      </w:divBdr>
    </w:div>
    <w:div w:id="1508521958">
      <w:bodyDiv w:val="1"/>
      <w:marLeft w:val="0"/>
      <w:marRight w:val="0"/>
      <w:marTop w:val="0"/>
      <w:marBottom w:val="0"/>
      <w:divBdr>
        <w:top w:val="none" w:sz="0" w:space="0" w:color="auto"/>
        <w:left w:val="none" w:sz="0" w:space="0" w:color="auto"/>
        <w:bottom w:val="none" w:sz="0" w:space="0" w:color="auto"/>
        <w:right w:val="none" w:sz="0" w:space="0" w:color="auto"/>
      </w:divBdr>
    </w:div>
    <w:div w:id="1511408825">
      <w:bodyDiv w:val="1"/>
      <w:marLeft w:val="0"/>
      <w:marRight w:val="0"/>
      <w:marTop w:val="0"/>
      <w:marBottom w:val="0"/>
      <w:divBdr>
        <w:top w:val="none" w:sz="0" w:space="0" w:color="auto"/>
        <w:left w:val="none" w:sz="0" w:space="0" w:color="auto"/>
        <w:bottom w:val="none" w:sz="0" w:space="0" w:color="auto"/>
        <w:right w:val="none" w:sz="0" w:space="0" w:color="auto"/>
      </w:divBdr>
    </w:div>
    <w:div w:id="1519657014">
      <w:bodyDiv w:val="1"/>
      <w:marLeft w:val="0"/>
      <w:marRight w:val="0"/>
      <w:marTop w:val="0"/>
      <w:marBottom w:val="0"/>
      <w:divBdr>
        <w:top w:val="none" w:sz="0" w:space="0" w:color="auto"/>
        <w:left w:val="none" w:sz="0" w:space="0" w:color="auto"/>
        <w:bottom w:val="none" w:sz="0" w:space="0" w:color="auto"/>
        <w:right w:val="none" w:sz="0" w:space="0" w:color="auto"/>
      </w:divBdr>
    </w:div>
    <w:div w:id="1521889097">
      <w:bodyDiv w:val="1"/>
      <w:marLeft w:val="0"/>
      <w:marRight w:val="0"/>
      <w:marTop w:val="0"/>
      <w:marBottom w:val="0"/>
      <w:divBdr>
        <w:top w:val="none" w:sz="0" w:space="0" w:color="auto"/>
        <w:left w:val="none" w:sz="0" w:space="0" w:color="auto"/>
        <w:bottom w:val="none" w:sz="0" w:space="0" w:color="auto"/>
        <w:right w:val="none" w:sz="0" w:space="0" w:color="auto"/>
      </w:divBdr>
    </w:div>
    <w:div w:id="1544516043">
      <w:bodyDiv w:val="1"/>
      <w:marLeft w:val="0"/>
      <w:marRight w:val="0"/>
      <w:marTop w:val="0"/>
      <w:marBottom w:val="0"/>
      <w:divBdr>
        <w:top w:val="none" w:sz="0" w:space="0" w:color="auto"/>
        <w:left w:val="none" w:sz="0" w:space="0" w:color="auto"/>
        <w:bottom w:val="none" w:sz="0" w:space="0" w:color="auto"/>
        <w:right w:val="none" w:sz="0" w:space="0" w:color="auto"/>
      </w:divBdr>
    </w:div>
    <w:div w:id="1565405877">
      <w:bodyDiv w:val="1"/>
      <w:marLeft w:val="0"/>
      <w:marRight w:val="0"/>
      <w:marTop w:val="0"/>
      <w:marBottom w:val="0"/>
      <w:divBdr>
        <w:top w:val="none" w:sz="0" w:space="0" w:color="auto"/>
        <w:left w:val="none" w:sz="0" w:space="0" w:color="auto"/>
        <w:bottom w:val="none" w:sz="0" w:space="0" w:color="auto"/>
        <w:right w:val="none" w:sz="0" w:space="0" w:color="auto"/>
      </w:divBdr>
    </w:div>
    <w:div w:id="1595019056">
      <w:bodyDiv w:val="1"/>
      <w:marLeft w:val="0"/>
      <w:marRight w:val="0"/>
      <w:marTop w:val="0"/>
      <w:marBottom w:val="0"/>
      <w:divBdr>
        <w:top w:val="none" w:sz="0" w:space="0" w:color="auto"/>
        <w:left w:val="none" w:sz="0" w:space="0" w:color="auto"/>
        <w:bottom w:val="none" w:sz="0" w:space="0" w:color="auto"/>
        <w:right w:val="none" w:sz="0" w:space="0" w:color="auto"/>
      </w:divBdr>
    </w:div>
    <w:div w:id="1606039775">
      <w:bodyDiv w:val="1"/>
      <w:marLeft w:val="0"/>
      <w:marRight w:val="0"/>
      <w:marTop w:val="0"/>
      <w:marBottom w:val="0"/>
      <w:divBdr>
        <w:top w:val="none" w:sz="0" w:space="0" w:color="auto"/>
        <w:left w:val="none" w:sz="0" w:space="0" w:color="auto"/>
        <w:bottom w:val="none" w:sz="0" w:space="0" w:color="auto"/>
        <w:right w:val="none" w:sz="0" w:space="0" w:color="auto"/>
      </w:divBdr>
    </w:div>
    <w:div w:id="1619071430">
      <w:bodyDiv w:val="1"/>
      <w:marLeft w:val="0"/>
      <w:marRight w:val="0"/>
      <w:marTop w:val="0"/>
      <w:marBottom w:val="0"/>
      <w:divBdr>
        <w:top w:val="none" w:sz="0" w:space="0" w:color="auto"/>
        <w:left w:val="none" w:sz="0" w:space="0" w:color="auto"/>
        <w:bottom w:val="none" w:sz="0" w:space="0" w:color="auto"/>
        <w:right w:val="none" w:sz="0" w:space="0" w:color="auto"/>
      </w:divBdr>
    </w:div>
    <w:div w:id="1627155947">
      <w:bodyDiv w:val="1"/>
      <w:marLeft w:val="0"/>
      <w:marRight w:val="0"/>
      <w:marTop w:val="0"/>
      <w:marBottom w:val="0"/>
      <w:divBdr>
        <w:top w:val="none" w:sz="0" w:space="0" w:color="auto"/>
        <w:left w:val="none" w:sz="0" w:space="0" w:color="auto"/>
        <w:bottom w:val="none" w:sz="0" w:space="0" w:color="auto"/>
        <w:right w:val="none" w:sz="0" w:space="0" w:color="auto"/>
      </w:divBdr>
    </w:div>
    <w:div w:id="1639216969">
      <w:bodyDiv w:val="1"/>
      <w:marLeft w:val="0"/>
      <w:marRight w:val="0"/>
      <w:marTop w:val="0"/>
      <w:marBottom w:val="0"/>
      <w:divBdr>
        <w:top w:val="none" w:sz="0" w:space="0" w:color="auto"/>
        <w:left w:val="none" w:sz="0" w:space="0" w:color="auto"/>
        <w:bottom w:val="none" w:sz="0" w:space="0" w:color="auto"/>
        <w:right w:val="none" w:sz="0" w:space="0" w:color="auto"/>
      </w:divBdr>
    </w:div>
    <w:div w:id="1652951093">
      <w:bodyDiv w:val="1"/>
      <w:marLeft w:val="0"/>
      <w:marRight w:val="0"/>
      <w:marTop w:val="0"/>
      <w:marBottom w:val="0"/>
      <w:divBdr>
        <w:top w:val="none" w:sz="0" w:space="0" w:color="auto"/>
        <w:left w:val="none" w:sz="0" w:space="0" w:color="auto"/>
        <w:bottom w:val="none" w:sz="0" w:space="0" w:color="auto"/>
        <w:right w:val="none" w:sz="0" w:space="0" w:color="auto"/>
      </w:divBdr>
    </w:div>
    <w:div w:id="1657495414">
      <w:bodyDiv w:val="1"/>
      <w:marLeft w:val="0"/>
      <w:marRight w:val="0"/>
      <w:marTop w:val="0"/>
      <w:marBottom w:val="0"/>
      <w:divBdr>
        <w:top w:val="none" w:sz="0" w:space="0" w:color="auto"/>
        <w:left w:val="none" w:sz="0" w:space="0" w:color="auto"/>
        <w:bottom w:val="none" w:sz="0" w:space="0" w:color="auto"/>
        <w:right w:val="none" w:sz="0" w:space="0" w:color="auto"/>
      </w:divBdr>
    </w:div>
    <w:div w:id="1658532334">
      <w:bodyDiv w:val="1"/>
      <w:marLeft w:val="0"/>
      <w:marRight w:val="0"/>
      <w:marTop w:val="0"/>
      <w:marBottom w:val="0"/>
      <w:divBdr>
        <w:top w:val="none" w:sz="0" w:space="0" w:color="auto"/>
        <w:left w:val="none" w:sz="0" w:space="0" w:color="auto"/>
        <w:bottom w:val="none" w:sz="0" w:space="0" w:color="auto"/>
        <w:right w:val="none" w:sz="0" w:space="0" w:color="auto"/>
      </w:divBdr>
      <w:divsChild>
        <w:div w:id="27265244">
          <w:marLeft w:val="0"/>
          <w:marRight w:val="0"/>
          <w:marTop w:val="0"/>
          <w:marBottom w:val="0"/>
          <w:divBdr>
            <w:top w:val="none" w:sz="0" w:space="0" w:color="auto"/>
            <w:left w:val="none" w:sz="0" w:space="0" w:color="auto"/>
            <w:bottom w:val="none" w:sz="0" w:space="0" w:color="auto"/>
            <w:right w:val="none" w:sz="0" w:space="0" w:color="auto"/>
          </w:divBdr>
        </w:div>
        <w:div w:id="114568563">
          <w:marLeft w:val="0"/>
          <w:marRight w:val="0"/>
          <w:marTop w:val="0"/>
          <w:marBottom w:val="0"/>
          <w:divBdr>
            <w:top w:val="none" w:sz="0" w:space="0" w:color="auto"/>
            <w:left w:val="none" w:sz="0" w:space="0" w:color="auto"/>
            <w:bottom w:val="none" w:sz="0" w:space="0" w:color="auto"/>
            <w:right w:val="none" w:sz="0" w:space="0" w:color="auto"/>
          </w:divBdr>
        </w:div>
        <w:div w:id="708073144">
          <w:marLeft w:val="0"/>
          <w:marRight w:val="0"/>
          <w:marTop w:val="0"/>
          <w:marBottom w:val="0"/>
          <w:divBdr>
            <w:top w:val="none" w:sz="0" w:space="0" w:color="auto"/>
            <w:left w:val="none" w:sz="0" w:space="0" w:color="auto"/>
            <w:bottom w:val="none" w:sz="0" w:space="0" w:color="auto"/>
            <w:right w:val="none" w:sz="0" w:space="0" w:color="auto"/>
          </w:divBdr>
        </w:div>
        <w:div w:id="1040086594">
          <w:marLeft w:val="0"/>
          <w:marRight w:val="0"/>
          <w:marTop w:val="0"/>
          <w:marBottom w:val="0"/>
          <w:divBdr>
            <w:top w:val="none" w:sz="0" w:space="0" w:color="auto"/>
            <w:left w:val="none" w:sz="0" w:space="0" w:color="auto"/>
            <w:bottom w:val="none" w:sz="0" w:space="0" w:color="auto"/>
            <w:right w:val="none" w:sz="0" w:space="0" w:color="auto"/>
          </w:divBdr>
        </w:div>
        <w:div w:id="1583878664">
          <w:marLeft w:val="0"/>
          <w:marRight w:val="0"/>
          <w:marTop w:val="0"/>
          <w:marBottom w:val="0"/>
          <w:divBdr>
            <w:top w:val="none" w:sz="0" w:space="0" w:color="auto"/>
            <w:left w:val="none" w:sz="0" w:space="0" w:color="auto"/>
            <w:bottom w:val="none" w:sz="0" w:space="0" w:color="auto"/>
            <w:right w:val="none" w:sz="0" w:space="0" w:color="auto"/>
          </w:divBdr>
        </w:div>
      </w:divsChild>
    </w:div>
    <w:div w:id="1705666500">
      <w:bodyDiv w:val="1"/>
      <w:marLeft w:val="0"/>
      <w:marRight w:val="0"/>
      <w:marTop w:val="0"/>
      <w:marBottom w:val="0"/>
      <w:divBdr>
        <w:top w:val="none" w:sz="0" w:space="0" w:color="auto"/>
        <w:left w:val="none" w:sz="0" w:space="0" w:color="auto"/>
        <w:bottom w:val="none" w:sz="0" w:space="0" w:color="auto"/>
        <w:right w:val="none" w:sz="0" w:space="0" w:color="auto"/>
      </w:divBdr>
    </w:div>
    <w:div w:id="1738286387">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6071921">
      <w:bodyDiv w:val="1"/>
      <w:marLeft w:val="0"/>
      <w:marRight w:val="0"/>
      <w:marTop w:val="0"/>
      <w:marBottom w:val="0"/>
      <w:divBdr>
        <w:top w:val="none" w:sz="0" w:space="0" w:color="auto"/>
        <w:left w:val="none" w:sz="0" w:space="0" w:color="auto"/>
        <w:bottom w:val="none" w:sz="0" w:space="0" w:color="auto"/>
        <w:right w:val="none" w:sz="0" w:space="0" w:color="auto"/>
      </w:divBdr>
    </w:div>
    <w:div w:id="1795058674">
      <w:bodyDiv w:val="1"/>
      <w:marLeft w:val="0"/>
      <w:marRight w:val="0"/>
      <w:marTop w:val="0"/>
      <w:marBottom w:val="0"/>
      <w:divBdr>
        <w:top w:val="none" w:sz="0" w:space="0" w:color="auto"/>
        <w:left w:val="none" w:sz="0" w:space="0" w:color="auto"/>
        <w:bottom w:val="none" w:sz="0" w:space="0" w:color="auto"/>
        <w:right w:val="none" w:sz="0" w:space="0" w:color="auto"/>
      </w:divBdr>
    </w:div>
    <w:div w:id="1851677096">
      <w:bodyDiv w:val="1"/>
      <w:marLeft w:val="0"/>
      <w:marRight w:val="0"/>
      <w:marTop w:val="0"/>
      <w:marBottom w:val="0"/>
      <w:divBdr>
        <w:top w:val="none" w:sz="0" w:space="0" w:color="auto"/>
        <w:left w:val="none" w:sz="0" w:space="0" w:color="auto"/>
        <w:bottom w:val="none" w:sz="0" w:space="0" w:color="auto"/>
        <w:right w:val="none" w:sz="0" w:space="0" w:color="auto"/>
      </w:divBdr>
    </w:div>
    <w:div w:id="1854883281">
      <w:bodyDiv w:val="1"/>
      <w:marLeft w:val="0"/>
      <w:marRight w:val="0"/>
      <w:marTop w:val="0"/>
      <w:marBottom w:val="0"/>
      <w:divBdr>
        <w:top w:val="none" w:sz="0" w:space="0" w:color="auto"/>
        <w:left w:val="none" w:sz="0" w:space="0" w:color="auto"/>
        <w:bottom w:val="none" w:sz="0" w:space="0" w:color="auto"/>
        <w:right w:val="none" w:sz="0" w:space="0" w:color="auto"/>
      </w:divBdr>
    </w:div>
    <w:div w:id="1865946408">
      <w:bodyDiv w:val="1"/>
      <w:marLeft w:val="0"/>
      <w:marRight w:val="0"/>
      <w:marTop w:val="0"/>
      <w:marBottom w:val="0"/>
      <w:divBdr>
        <w:top w:val="none" w:sz="0" w:space="0" w:color="auto"/>
        <w:left w:val="none" w:sz="0" w:space="0" w:color="auto"/>
        <w:bottom w:val="none" w:sz="0" w:space="0" w:color="auto"/>
        <w:right w:val="none" w:sz="0" w:space="0" w:color="auto"/>
      </w:divBdr>
    </w:div>
    <w:div w:id="1870952146">
      <w:bodyDiv w:val="1"/>
      <w:marLeft w:val="0"/>
      <w:marRight w:val="0"/>
      <w:marTop w:val="0"/>
      <w:marBottom w:val="0"/>
      <w:divBdr>
        <w:top w:val="none" w:sz="0" w:space="0" w:color="auto"/>
        <w:left w:val="none" w:sz="0" w:space="0" w:color="auto"/>
        <w:bottom w:val="none" w:sz="0" w:space="0" w:color="auto"/>
        <w:right w:val="none" w:sz="0" w:space="0" w:color="auto"/>
      </w:divBdr>
    </w:div>
    <w:div w:id="1938512832">
      <w:bodyDiv w:val="1"/>
      <w:marLeft w:val="0"/>
      <w:marRight w:val="0"/>
      <w:marTop w:val="0"/>
      <w:marBottom w:val="0"/>
      <w:divBdr>
        <w:top w:val="none" w:sz="0" w:space="0" w:color="auto"/>
        <w:left w:val="none" w:sz="0" w:space="0" w:color="auto"/>
        <w:bottom w:val="none" w:sz="0" w:space="0" w:color="auto"/>
        <w:right w:val="none" w:sz="0" w:space="0" w:color="auto"/>
      </w:divBdr>
    </w:div>
    <w:div w:id="1938711733">
      <w:bodyDiv w:val="1"/>
      <w:marLeft w:val="0"/>
      <w:marRight w:val="0"/>
      <w:marTop w:val="0"/>
      <w:marBottom w:val="0"/>
      <w:divBdr>
        <w:top w:val="none" w:sz="0" w:space="0" w:color="auto"/>
        <w:left w:val="none" w:sz="0" w:space="0" w:color="auto"/>
        <w:bottom w:val="none" w:sz="0" w:space="0" w:color="auto"/>
        <w:right w:val="none" w:sz="0" w:space="0" w:color="auto"/>
      </w:divBdr>
    </w:div>
    <w:div w:id="1943295835">
      <w:bodyDiv w:val="1"/>
      <w:marLeft w:val="0"/>
      <w:marRight w:val="0"/>
      <w:marTop w:val="0"/>
      <w:marBottom w:val="0"/>
      <w:divBdr>
        <w:top w:val="none" w:sz="0" w:space="0" w:color="auto"/>
        <w:left w:val="none" w:sz="0" w:space="0" w:color="auto"/>
        <w:bottom w:val="none" w:sz="0" w:space="0" w:color="auto"/>
        <w:right w:val="none" w:sz="0" w:space="0" w:color="auto"/>
      </w:divBdr>
      <w:divsChild>
        <w:div w:id="711223513">
          <w:marLeft w:val="0"/>
          <w:marRight w:val="0"/>
          <w:marTop w:val="0"/>
          <w:marBottom w:val="0"/>
          <w:divBdr>
            <w:top w:val="none" w:sz="0" w:space="0" w:color="auto"/>
            <w:left w:val="none" w:sz="0" w:space="0" w:color="auto"/>
            <w:bottom w:val="none" w:sz="0" w:space="0" w:color="auto"/>
            <w:right w:val="none" w:sz="0" w:space="0" w:color="auto"/>
          </w:divBdr>
          <w:divsChild>
            <w:div w:id="1889684263">
              <w:marLeft w:val="0"/>
              <w:marRight w:val="0"/>
              <w:marTop w:val="0"/>
              <w:marBottom w:val="0"/>
              <w:divBdr>
                <w:top w:val="none" w:sz="0" w:space="0" w:color="auto"/>
                <w:left w:val="none" w:sz="0" w:space="0" w:color="auto"/>
                <w:bottom w:val="none" w:sz="0" w:space="0" w:color="auto"/>
                <w:right w:val="none" w:sz="0" w:space="0" w:color="auto"/>
              </w:divBdr>
              <w:divsChild>
                <w:div w:id="1884051865">
                  <w:marLeft w:val="0"/>
                  <w:marRight w:val="0"/>
                  <w:marTop w:val="0"/>
                  <w:marBottom w:val="0"/>
                  <w:divBdr>
                    <w:top w:val="none" w:sz="0" w:space="0" w:color="auto"/>
                    <w:left w:val="none" w:sz="0" w:space="0" w:color="auto"/>
                    <w:bottom w:val="none" w:sz="0" w:space="0" w:color="auto"/>
                    <w:right w:val="none" w:sz="0" w:space="0" w:color="auto"/>
                  </w:divBdr>
                  <w:divsChild>
                    <w:div w:id="1313758427">
                      <w:marLeft w:val="0"/>
                      <w:marRight w:val="0"/>
                      <w:marTop w:val="0"/>
                      <w:marBottom w:val="0"/>
                      <w:divBdr>
                        <w:top w:val="none" w:sz="0" w:space="0" w:color="auto"/>
                        <w:left w:val="none" w:sz="0" w:space="0" w:color="auto"/>
                        <w:bottom w:val="none" w:sz="0" w:space="0" w:color="auto"/>
                        <w:right w:val="none" w:sz="0" w:space="0" w:color="auto"/>
                      </w:divBdr>
                      <w:divsChild>
                        <w:div w:id="20404562">
                          <w:marLeft w:val="0"/>
                          <w:marRight w:val="0"/>
                          <w:marTop w:val="0"/>
                          <w:marBottom w:val="0"/>
                          <w:divBdr>
                            <w:top w:val="none" w:sz="0" w:space="0" w:color="auto"/>
                            <w:left w:val="none" w:sz="0" w:space="0" w:color="auto"/>
                            <w:bottom w:val="none" w:sz="0" w:space="0" w:color="auto"/>
                            <w:right w:val="none" w:sz="0" w:space="0" w:color="auto"/>
                          </w:divBdr>
                          <w:divsChild>
                            <w:div w:id="711080857">
                              <w:marLeft w:val="0"/>
                              <w:marRight w:val="0"/>
                              <w:marTop w:val="0"/>
                              <w:marBottom w:val="0"/>
                              <w:divBdr>
                                <w:top w:val="none" w:sz="0" w:space="0" w:color="auto"/>
                                <w:left w:val="none" w:sz="0" w:space="0" w:color="auto"/>
                                <w:bottom w:val="none" w:sz="0" w:space="0" w:color="auto"/>
                                <w:right w:val="none" w:sz="0" w:space="0" w:color="auto"/>
                              </w:divBdr>
                              <w:divsChild>
                                <w:div w:id="1263688578">
                                  <w:marLeft w:val="0"/>
                                  <w:marRight w:val="0"/>
                                  <w:marTop w:val="0"/>
                                  <w:marBottom w:val="0"/>
                                  <w:divBdr>
                                    <w:top w:val="none" w:sz="0" w:space="0" w:color="auto"/>
                                    <w:left w:val="none" w:sz="0" w:space="0" w:color="auto"/>
                                    <w:bottom w:val="none" w:sz="0" w:space="0" w:color="auto"/>
                                    <w:right w:val="none" w:sz="0" w:space="0" w:color="auto"/>
                                  </w:divBdr>
                                  <w:divsChild>
                                    <w:div w:id="1392927956">
                                      <w:marLeft w:val="0"/>
                                      <w:marRight w:val="0"/>
                                      <w:marTop w:val="0"/>
                                      <w:marBottom w:val="0"/>
                                      <w:divBdr>
                                        <w:top w:val="none" w:sz="0" w:space="0" w:color="auto"/>
                                        <w:left w:val="none" w:sz="0" w:space="0" w:color="auto"/>
                                        <w:bottom w:val="none" w:sz="0" w:space="0" w:color="auto"/>
                                        <w:right w:val="none" w:sz="0" w:space="0" w:color="auto"/>
                                      </w:divBdr>
                                      <w:divsChild>
                                        <w:div w:id="1973318890">
                                          <w:marLeft w:val="0"/>
                                          <w:marRight w:val="0"/>
                                          <w:marTop w:val="0"/>
                                          <w:marBottom w:val="0"/>
                                          <w:divBdr>
                                            <w:top w:val="none" w:sz="0" w:space="0" w:color="auto"/>
                                            <w:left w:val="none" w:sz="0" w:space="0" w:color="auto"/>
                                            <w:bottom w:val="none" w:sz="0" w:space="0" w:color="auto"/>
                                            <w:right w:val="none" w:sz="0" w:space="0" w:color="auto"/>
                                          </w:divBdr>
                                          <w:divsChild>
                                            <w:div w:id="1149398664">
                                              <w:marLeft w:val="0"/>
                                              <w:marRight w:val="0"/>
                                              <w:marTop w:val="0"/>
                                              <w:marBottom w:val="0"/>
                                              <w:divBdr>
                                                <w:top w:val="none" w:sz="0" w:space="0" w:color="auto"/>
                                                <w:left w:val="none" w:sz="0" w:space="0" w:color="auto"/>
                                                <w:bottom w:val="none" w:sz="0" w:space="0" w:color="auto"/>
                                                <w:right w:val="none" w:sz="0" w:space="0" w:color="auto"/>
                                              </w:divBdr>
                                              <w:divsChild>
                                                <w:div w:id="1528642623">
                                                  <w:marLeft w:val="0"/>
                                                  <w:marRight w:val="0"/>
                                                  <w:marTop w:val="0"/>
                                                  <w:marBottom w:val="0"/>
                                                  <w:divBdr>
                                                    <w:top w:val="none" w:sz="0" w:space="0" w:color="auto"/>
                                                    <w:left w:val="none" w:sz="0" w:space="0" w:color="auto"/>
                                                    <w:bottom w:val="none" w:sz="0" w:space="0" w:color="auto"/>
                                                    <w:right w:val="none" w:sz="0" w:space="0" w:color="auto"/>
                                                  </w:divBdr>
                                                  <w:divsChild>
                                                    <w:div w:id="1505363680">
                                                      <w:marLeft w:val="0"/>
                                                      <w:marRight w:val="0"/>
                                                      <w:marTop w:val="0"/>
                                                      <w:marBottom w:val="0"/>
                                                      <w:divBdr>
                                                        <w:top w:val="none" w:sz="0" w:space="0" w:color="auto"/>
                                                        <w:left w:val="none" w:sz="0" w:space="0" w:color="auto"/>
                                                        <w:bottom w:val="none" w:sz="0" w:space="0" w:color="auto"/>
                                                        <w:right w:val="none" w:sz="0" w:space="0" w:color="auto"/>
                                                      </w:divBdr>
                                                      <w:divsChild>
                                                        <w:div w:id="1838032220">
                                                          <w:marLeft w:val="0"/>
                                                          <w:marRight w:val="0"/>
                                                          <w:marTop w:val="0"/>
                                                          <w:marBottom w:val="0"/>
                                                          <w:divBdr>
                                                            <w:top w:val="none" w:sz="0" w:space="0" w:color="auto"/>
                                                            <w:left w:val="none" w:sz="0" w:space="0" w:color="auto"/>
                                                            <w:bottom w:val="none" w:sz="0" w:space="0" w:color="auto"/>
                                                            <w:right w:val="none" w:sz="0" w:space="0" w:color="auto"/>
                                                          </w:divBdr>
                                                          <w:divsChild>
                                                            <w:div w:id="1699352947">
                                                              <w:marLeft w:val="0"/>
                                                              <w:marRight w:val="0"/>
                                                              <w:marTop w:val="0"/>
                                                              <w:marBottom w:val="0"/>
                                                              <w:divBdr>
                                                                <w:top w:val="none" w:sz="0" w:space="0" w:color="auto"/>
                                                                <w:left w:val="none" w:sz="0" w:space="0" w:color="auto"/>
                                                                <w:bottom w:val="none" w:sz="0" w:space="0" w:color="auto"/>
                                                                <w:right w:val="none" w:sz="0" w:space="0" w:color="auto"/>
                                                              </w:divBdr>
                                                              <w:divsChild>
                                                                <w:div w:id="117922098">
                                                                  <w:marLeft w:val="0"/>
                                                                  <w:marRight w:val="0"/>
                                                                  <w:marTop w:val="0"/>
                                                                  <w:marBottom w:val="0"/>
                                                                  <w:divBdr>
                                                                    <w:top w:val="none" w:sz="0" w:space="0" w:color="auto"/>
                                                                    <w:left w:val="none" w:sz="0" w:space="0" w:color="auto"/>
                                                                    <w:bottom w:val="none" w:sz="0" w:space="0" w:color="auto"/>
                                                                    <w:right w:val="none" w:sz="0" w:space="0" w:color="auto"/>
                                                                  </w:divBdr>
                                                                  <w:divsChild>
                                                                    <w:div w:id="22413342">
                                                                      <w:marLeft w:val="0"/>
                                                                      <w:marRight w:val="0"/>
                                                                      <w:marTop w:val="0"/>
                                                                      <w:marBottom w:val="0"/>
                                                                      <w:divBdr>
                                                                        <w:top w:val="none" w:sz="0" w:space="0" w:color="auto"/>
                                                                        <w:left w:val="none" w:sz="0" w:space="0" w:color="auto"/>
                                                                        <w:bottom w:val="none" w:sz="0" w:space="0" w:color="auto"/>
                                                                        <w:right w:val="none" w:sz="0" w:space="0" w:color="auto"/>
                                                                      </w:divBdr>
                                                                      <w:divsChild>
                                                                        <w:div w:id="1555047354">
                                                                          <w:marLeft w:val="240"/>
                                                                          <w:marRight w:val="0"/>
                                                                          <w:marTop w:val="0"/>
                                                                          <w:marBottom w:val="0"/>
                                                                          <w:divBdr>
                                                                            <w:top w:val="none" w:sz="0" w:space="0" w:color="auto"/>
                                                                            <w:left w:val="none" w:sz="0" w:space="0" w:color="auto"/>
                                                                            <w:bottom w:val="none" w:sz="0" w:space="0" w:color="auto"/>
                                                                            <w:right w:val="none" w:sz="0" w:space="0" w:color="auto"/>
                                                                          </w:divBdr>
                                                                          <w:divsChild>
                                                                            <w:div w:id="988242383">
                                                                              <w:marLeft w:val="0"/>
                                                                              <w:marRight w:val="0"/>
                                                                              <w:marTop w:val="0"/>
                                                                              <w:marBottom w:val="0"/>
                                                                              <w:divBdr>
                                                                                <w:top w:val="none" w:sz="0" w:space="0" w:color="auto"/>
                                                                                <w:left w:val="none" w:sz="0" w:space="0" w:color="auto"/>
                                                                                <w:bottom w:val="none" w:sz="0" w:space="0" w:color="auto"/>
                                                                                <w:right w:val="none" w:sz="0" w:space="0" w:color="auto"/>
                                                                              </w:divBdr>
                                                                              <w:divsChild>
                                                                                <w:div w:id="606470986">
                                                                                  <w:marLeft w:val="0"/>
                                                                                  <w:marRight w:val="0"/>
                                                                                  <w:marTop w:val="0"/>
                                                                                  <w:marBottom w:val="0"/>
                                                                                  <w:divBdr>
                                                                                    <w:top w:val="none" w:sz="0" w:space="0" w:color="auto"/>
                                                                                    <w:left w:val="none" w:sz="0" w:space="0" w:color="auto"/>
                                                                                    <w:bottom w:val="none" w:sz="0" w:space="0" w:color="auto"/>
                                                                                    <w:right w:val="none" w:sz="0" w:space="0" w:color="auto"/>
                                                                                  </w:divBdr>
                                                                                  <w:divsChild>
                                                                                    <w:div w:id="448546965">
                                                                                      <w:marLeft w:val="0"/>
                                                                                      <w:marRight w:val="0"/>
                                                                                      <w:marTop w:val="0"/>
                                                                                      <w:marBottom w:val="0"/>
                                                                                      <w:divBdr>
                                                                                        <w:top w:val="none" w:sz="0" w:space="0" w:color="auto"/>
                                                                                        <w:left w:val="none" w:sz="0" w:space="0" w:color="auto"/>
                                                                                        <w:bottom w:val="none" w:sz="0" w:space="0" w:color="auto"/>
                                                                                        <w:right w:val="none" w:sz="0" w:space="0" w:color="auto"/>
                                                                                      </w:divBdr>
                                                                                      <w:divsChild>
                                                                                        <w:div w:id="1437092416">
                                                                                          <w:marLeft w:val="0"/>
                                                                                          <w:marRight w:val="0"/>
                                                                                          <w:marTop w:val="0"/>
                                                                                          <w:marBottom w:val="0"/>
                                                                                          <w:divBdr>
                                                                                            <w:top w:val="none" w:sz="0" w:space="0" w:color="auto"/>
                                                                                            <w:left w:val="none" w:sz="0" w:space="0" w:color="auto"/>
                                                                                            <w:bottom w:val="none" w:sz="0" w:space="0" w:color="auto"/>
                                                                                            <w:right w:val="none" w:sz="0" w:space="0" w:color="auto"/>
                                                                                          </w:divBdr>
                                                                                          <w:divsChild>
                                                                                            <w:div w:id="1938714687">
                                                                                              <w:marLeft w:val="0"/>
                                                                                              <w:marRight w:val="0"/>
                                                                                              <w:marTop w:val="0"/>
                                                                                              <w:marBottom w:val="0"/>
                                                                                              <w:divBdr>
                                                                                                <w:top w:val="single" w:sz="2" w:space="0" w:color="EFEFEF"/>
                                                                                                <w:left w:val="none" w:sz="0" w:space="0" w:color="auto"/>
                                                                                                <w:bottom w:val="none" w:sz="0" w:space="0" w:color="auto"/>
                                                                                                <w:right w:val="none" w:sz="0" w:space="0" w:color="auto"/>
                                                                                              </w:divBdr>
                                                                                              <w:divsChild>
                                                                                                <w:div w:id="1252083910">
                                                                                                  <w:marLeft w:val="0"/>
                                                                                                  <w:marRight w:val="0"/>
                                                                                                  <w:marTop w:val="0"/>
                                                                                                  <w:marBottom w:val="0"/>
                                                                                                  <w:divBdr>
                                                                                                    <w:top w:val="none" w:sz="0" w:space="0" w:color="auto"/>
                                                                                                    <w:left w:val="none" w:sz="0" w:space="0" w:color="auto"/>
                                                                                                    <w:bottom w:val="none" w:sz="0" w:space="0" w:color="auto"/>
                                                                                                    <w:right w:val="none" w:sz="0" w:space="0" w:color="auto"/>
                                                                                                  </w:divBdr>
                                                                                                  <w:divsChild>
                                                                                                    <w:div w:id="829294281">
                                                                                                      <w:marLeft w:val="0"/>
                                                                                                      <w:marRight w:val="0"/>
                                                                                                      <w:marTop w:val="0"/>
                                                                                                      <w:marBottom w:val="0"/>
                                                                                                      <w:divBdr>
                                                                                                        <w:top w:val="none" w:sz="0" w:space="0" w:color="auto"/>
                                                                                                        <w:left w:val="none" w:sz="0" w:space="0" w:color="auto"/>
                                                                                                        <w:bottom w:val="none" w:sz="0" w:space="0" w:color="auto"/>
                                                                                                        <w:right w:val="none" w:sz="0" w:space="0" w:color="auto"/>
                                                                                                      </w:divBdr>
                                                                                                      <w:divsChild>
                                                                                                        <w:div w:id="866795512">
                                                                                                          <w:marLeft w:val="0"/>
                                                                                                          <w:marRight w:val="0"/>
                                                                                                          <w:marTop w:val="0"/>
                                                                                                          <w:marBottom w:val="0"/>
                                                                                                          <w:divBdr>
                                                                                                            <w:top w:val="none" w:sz="0" w:space="0" w:color="auto"/>
                                                                                                            <w:left w:val="none" w:sz="0" w:space="0" w:color="auto"/>
                                                                                                            <w:bottom w:val="none" w:sz="0" w:space="0" w:color="auto"/>
                                                                                                            <w:right w:val="none" w:sz="0" w:space="0" w:color="auto"/>
                                                                                                          </w:divBdr>
                                                                                                          <w:divsChild>
                                                                                                            <w:div w:id="189034591">
                                                                                                              <w:marLeft w:val="0"/>
                                                                                                              <w:marRight w:val="0"/>
                                                                                                              <w:marTop w:val="0"/>
                                                                                                              <w:marBottom w:val="0"/>
                                                                                                              <w:divBdr>
                                                                                                                <w:top w:val="none" w:sz="0" w:space="0" w:color="auto"/>
                                                                                                                <w:left w:val="none" w:sz="0" w:space="0" w:color="auto"/>
                                                                                                                <w:bottom w:val="none" w:sz="0" w:space="0" w:color="auto"/>
                                                                                                                <w:right w:val="none" w:sz="0" w:space="0" w:color="auto"/>
                                                                                                              </w:divBdr>
                                                                                                              <w:divsChild>
                                                                                                                <w:div w:id="130171168">
                                                                                                                  <w:marLeft w:val="0"/>
                                                                                                                  <w:marRight w:val="0"/>
                                                                                                                  <w:marTop w:val="0"/>
                                                                                                                  <w:marBottom w:val="0"/>
                                                                                                                  <w:divBdr>
                                                                                                                    <w:top w:val="none" w:sz="0" w:space="0" w:color="auto"/>
                                                                                                                    <w:left w:val="none" w:sz="0" w:space="0" w:color="auto"/>
                                                                                                                    <w:bottom w:val="none" w:sz="0" w:space="0" w:color="auto"/>
                                                                                                                    <w:right w:val="none" w:sz="0" w:space="0" w:color="auto"/>
                                                                                                                  </w:divBdr>
                                                                                                                  <w:divsChild>
                                                                                                                    <w:div w:id="382406494">
                                                                                                                      <w:marLeft w:val="0"/>
                                                                                                                      <w:marRight w:val="0"/>
                                                                                                                      <w:marTop w:val="0"/>
                                                                                                                      <w:marBottom w:val="0"/>
                                                                                                                      <w:divBdr>
                                                                                                                        <w:top w:val="none" w:sz="0" w:space="0" w:color="auto"/>
                                                                                                                        <w:left w:val="none" w:sz="0" w:space="0" w:color="auto"/>
                                                                                                                        <w:bottom w:val="none" w:sz="0" w:space="0" w:color="auto"/>
                                                                                                                        <w:right w:val="none" w:sz="0" w:space="0" w:color="auto"/>
                                                                                                                      </w:divBdr>
                                                                                                                      <w:divsChild>
                                                                                                                        <w:div w:id="338969765">
                                                                                                                          <w:marLeft w:val="0"/>
                                                                                                                          <w:marRight w:val="0"/>
                                                                                                                          <w:marTop w:val="120"/>
                                                                                                                          <w:marBottom w:val="0"/>
                                                                                                                          <w:divBdr>
                                                                                                                            <w:top w:val="none" w:sz="0" w:space="0" w:color="auto"/>
                                                                                                                            <w:left w:val="none" w:sz="0" w:space="0" w:color="auto"/>
                                                                                                                            <w:bottom w:val="none" w:sz="0" w:space="0" w:color="auto"/>
                                                                                                                            <w:right w:val="none" w:sz="0" w:space="0" w:color="auto"/>
                                                                                                                          </w:divBdr>
                                                                                                                          <w:divsChild>
                                                                                                                            <w:div w:id="611133250">
                                                                                                                              <w:marLeft w:val="0"/>
                                                                                                                              <w:marRight w:val="0"/>
                                                                                                                              <w:marTop w:val="0"/>
                                                                                                                              <w:marBottom w:val="0"/>
                                                                                                                              <w:divBdr>
                                                                                                                                <w:top w:val="none" w:sz="0" w:space="0" w:color="auto"/>
                                                                                                                                <w:left w:val="none" w:sz="0" w:space="0" w:color="auto"/>
                                                                                                                                <w:bottom w:val="none" w:sz="0" w:space="0" w:color="auto"/>
                                                                                                                                <w:right w:val="none" w:sz="0" w:space="0" w:color="auto"/>
                                                                                                                              </w:divBdr>
                                                                                                                              <w:divsChild>
                                                                                                                                <w:div w:id="17301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413406">
                                                                                                              <w:marLeft w:val="0"/>
                                                                                                              <w:marRight w:val="0"/>
                                                                                                              <w:marTop w:val="0"/>
                                                                                                              <w:marBottom w:val="0"/>
                                                                                                              <w:divBdr>
                                                                                                                <w:top w:val="none" w:sz="0" w:space="0" w:color="auto"/>
                                                                                                                <w:left w:val="none" w:sz="0" w:space="0" w:color="auto"/>
                                                                                                                <w:bottom w:val="none" w:sz="0" w:space="0" w:color="auto"/>
                                                                                                                <w:right w:val="none" w:sz="0" w:space="0" w:color="auto"/>
                                                                                                              </w:divBdr>
                                                                                                              <w:divsChild>
                                                                                                                <w:div w:id="347945523">
                                                                                                                  <w:marLeft w:val="0"/>
                                                                                                                  <w:marRight w:val="-60"/>
                                                                                                                  <w:marTop w:val="0"/>
                                                                                                                  <w:marBottom w:val="0"/>
                                                                                                                  <w:divBdr>
                                                                                                                    <w:top w:val="none" w:sz="0" w:space="0" w:color="auto"/>
                                                                                                                    <w:left w:val="none" w:sz="0" w:space="0" w:color="auto"/>
                                                                                                                    <w:bottom w:val="none" w:sz="0" w:space="0" w:color="auto"/>
                                                                                                                    <w:right w:val="none" w:sz="0" w:space="0" w:color="auto"/>
                                                                                                                  </w:divBdr>
                                                                                                                  <w:divsChild>
                                                                                                                    <w:div w:id="2027126757">
                                                                                                                      <w:marLeft w:val="0"/>
                                                                                                                      <w:marRight w:val="0"/>
                                                                                                                      <w:marTop w:val="0"/>
                                                                                                                      <w:marBottom w:val="0"/>
                                                                                                                      <w:divBdr>
                                                                                                                        <w:top w:val="none" w:sz="0" w:space="0" w:color="auto"/>
                                                                                                                        <w:left w:val="none" w:sz="0" w:space="0" w:color="auto"/>
                                                                                                                        <w:bottom w:val="none" w:sz="0" w:space="0" w:color="auto"/>
                                                                                                                        <w:right w:val="none" w:sz="0" w:space="0" w:color="auto"/>
                                                                                                                      </w:divBdr>
                                                                                                                      <w:divsChild>
                                                                                                                        <w:div w:id="301078309">
                                                                                                                          <w:marLeft w:val="0"/>
                                                                                                                          <w:marRight w:val="0"/>
                                                                                                                          <w:marTop w:val="0"/>
                                                                                                                          <w:marBottom w:val="0"/>
                                                                                                                          <w:divBdr>
                                                                                                                            <w:top w:val="none" w:sz="0" w:space="0" w:color="auto"/>
                                                                                                                            <w:left w:val="none" w:sz="0" w:space="0" w:color="auto"/>
                                                                                                                            <w:bottom w:val="none" w:sz="0" w:space="0" w:color="auto"/>
                                                                                                                            <w:right w:val="none" w:sz="0" w:space="0" w:color="auto"/>
                                                                                                                          </w:divBdr>
                                                                                                                          <w:divsChild>
                                                                                                                            <w:div w:id="287975927">
                                                                                                                              <w:marLeft w:val="0"/>
                                                                                                                              <w:marRight w:val="0"/>
                                                                                                                              <w:marTop w:val="0"/>
                                                                                                                              <w:marBottom w:val="0"/>
                                                                                                                              <w:divBdr>
                                                                                                                                <w:top w:val="none" w:sz="0" w:space="0" w:color="auto"/>
                                                                                                                                <w:left w:val="none" w:sz="0" w:space="0" w:color="auto"/>
                                                                                                                                <w:bottom w:val="none" w:sz="0" w:space="0" w:color="auto"/>
                                                                                                                                <w:right w:val="none" w:sz="0" w:space="0" w:color="auto"/>
                                                                                                                              </w:divBdr>
                                                                                                                              <w:divsChild>
                                                                                                                                <w:div w:id="1664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8097101">
      <w:bodyDiv w:val="1"/>
      <w:marLeft w:val="0"/>
      <w:marRight w:val="0"/>
      <w:marTop w:val="0"/>
      <w:marBottom w:val="0"/>
      <w:divBdr>
        <w:top w:val="none" w:sz="0" w:space="0" w:color="auto"/>
        <w:left w:val="none" w:sz="0" w:space="0" w:color="auto"/>
        <w:bottom w:val="none" w:sz="0" w:space="0" w:color="auto"/>
        <w:right w:val="none" w:sz="0" w:space="0" w:color="auto"/>
      </w:divBdr>
    </w:div>
    <w:div w:id="1971477032">
      <w:bodyDiv w:val="1"/>
      <w:marLeft w:val="0"/>
      <w:marRight w:val="0"/>
      <w:marTop w:val="0"/>
      <w:marBottom w:val="0"/>
      <w:divBdr>
        <w:top w:val="none" w:sz="0" w:space="0" w:color="auto"/>
        <w:left w:val="none" w:sz="0" w:space="0" w:color="auto"/>
        <w:bottom w:val="none" w:sz="0" w:space="0" w:color="auto"/>
        <w:right w:val="none" w:sz="0" w:space="0" w:color="auto"/>
      </w:divBdr>
    </w:div>
    <w:div w:id="1973823528">
      <w:bodyDiv w:val="1"/>
      <w:marLeft w:val="0"/>
      <w:marRight w:val="0"/>
      <w:marTop w:val="0"/>
      <w:marBottom w:val="0"/>
      <w:divBdr>
        <w:top w:val="none" w:sz="0" w:space="0" w:color="auto"/>
        <w:left w:val="none" w:sz="0" w:space="0" w:color="auto"/>
        <w:bottom w:val="none" w:sz="0" w:space="0" w:color="auto"/>
        <w:right w:val="none" w:sz="0" w:space="0" w:color="auto"/>
      </w:divBdr>
    </w:div>
    <w:div w:id="1975327459">
      <w:bodyDiv w:val="1"/>
      <w:marLeft w:val="0"/>
      <w:marRight w:val="0"/>
      <w:marTop w:val="0"/>
      <w:marBottom w:val="0"/>
      <w:divBdr>
        <w:top w:val="none" w:sz="0" w:space="0" w:color="auto"/>
        <w:left w:val="none" w:sz="0" w:space="0" w:color="auto"/>
        <w:bottom w:val="none" w:sz="0" w:space="0" w:color="auto"/>
        <w:right w:val="none" w:sz="0" w:space="0" w:color="auto"/>
      </w:divBdr>
    </w:div>
    <w:div w:id="2001499587">
      <w:bodyDiv w:val="1"/>
      <w:marLeft w:val="0"/>
      <w:marRight w:val="0"/>
      <w:marTop w:val="0"/>
      <w:marBottom w:val="0"/>
      <w:divBdr>
        <w:top w:val="none" w:sz="0" w:space="0" w:color="auto"/>
        <w:left w:val="none" w:sz="0" w:space="0" w:color="auto"/>
        <w:bottom w:val="none" w:sz="0" w:space="0" w:color="auto"/>
        <w:right w:val="none" w:sz="0" w:space="0" w:color="auto"/>
      </w:divBdr>
    </w:div>
    <w:div w:id="2006206101">
      <w:bodyDiv w:val="1"/>
      <w:marLeft w:val="0"/>
      <w:marRight w:val="0"/>
      <w:marTop w:val="0"/>
      <w:marBottom w:val="0"/>
      <w:divBdr>
        <w:top w:val="none" w:sz="0" w:space="0" w:color="auto"/>
        <w:left w:val="none" w:sz="0" w:space="0" w:color="auto"/>
        <w:bottom w:val="none" w:sz="0" w:space="0" w:color="auto"/>
        <w:right w:val="none" w:sz="0" w:space="0" w:color="auto"/>
      </w:divBdr>
    </w:div>
    <w:div w:id="2007589702">
      <w:bodyDiv w:val="1"/>
      <w:marLeft w:val="0"/>
      <w:marRight w:val="0"/>
      <w:marTop w:val="0"/>
      <w:marBottom w:val="0"/>
      <w:divBdr>
        <w:top w:val="none" w:sz="0" w:space="0" w:color="auto"/>
        <w:left w:val="none" w:sz="0" w:space="0" w:color="auto"/>
        <w:bottom w:val="none" w:sz="0" w:space="0" w:color="auto"/>
        <w:right w:val="none" w:sz="0" w:space="0" w:color="auto"/>
      </w:divBdr>
    </w:div>
    <w:div w:id="2009746250">
      <w:bodyDiv w:val="1"/>
      <w:marLeft w:val="0"/>
      <w:marRight w:val="0"/>
      <w:marTop w:val="0"/>
      <w:marBottom w:val="0"/>
      <w:divBdr>
        <w:top w:val="none" w:sz="0" w:space="0" w:color="auto"/>
        <w:left w:val="none" w:sz="0" w:space="0" w:color="auto"/>
        <w:bottom w:val="none" w:sz="0" w:space="0" w:color="auto"/>
        <w:right w:val="none" w:sz="0" w:space="0" w:color="auto"/>
      </w:divBdr>
    </w:div>
    <w:div w:id="2028171295">
      <w:bodyDiv w:val="1"/>
      <w:marLeft w:val="0"/>
      <w:marRight w:val="0"/>
      <w:marTop w:val="0"/>
      <w:marBottom w:val="0"/>
      <w:divBdr>
        <w:top w:val="none" w:sz="0" w:space="0" w:color="auto"/>
        <w:left w:val="none" w:sz="0" w:space="0" w:color="auto"/>
        <w:bottom w:val="none" w:sz="0" w:space="0" w:color="auto"/>
        <w:right w:val="none" w:sz="0" w:space="0" w:color="auto"/>
      </w:divBdr>
      <w:divsChild>
        <w:div w:id="916669996">
          <w:marLeft w:val="0"/>
          <w:marRight w:val="0"/>
          <w:marTop w:val="0"/>
          <w:marBottom w:val="0"/>
          <w:divBdr>
            <w:top w:val="none" w:sz="0" w:space="0" w:color="auto"/>
            <w:left w:val="none" w:sz="0" w:space="0" w:color="auto"/>
            <w:bottom w:val="none" w:sz="0" w:space="0" w:color="auto"/>
            <w:right w:val="none" w:sz="0" w:space="0" w:color="auto"/>
          </w:divBdr>
          <w:divsChild>
            <w:div w:id="67458704">
              <w:marLeft w:val="0"/>
              <w:marRight w:val="0"/>
              <w:marTop w:val="0"/>
              <w:marBottom w:val="0"/>
              <w:divBdr>
                <w:top w:val="none" w:sz="0" w:space="0" w:color="auto"/>
                <w:left w:val="none" w:sz="0" w:space="0" w:color="auto"/>
                <w:bottom w:val="none" w:sz="0" w:space="0" w:color="auto"/>
                <w:right w:val="none" w:sz="0" w:space="0" w:color="auto"/>
              </w:divBdr>
            </w:div>
            <w:div w:id="1779910154">
              <w:marLeft w:val="0"/>
              <w:marRight w:val="0"/>
              <w:marTop w:val="0"/>
              <w:marBottom w:val="0"/>
              <w:divBdr>
                <w:top w:val="none" w:sz="0" w:space="0" w:color="auto"/>
                <w:left w:val="none" w:sz="0" w:space="0" w:color="auto"/>
                <w:bottom w:val="none" w:sz="0" w:space="0" w:color="auto"/>
                <w:right w:val="none" w:sz="0" w:space="0" w:color="auto"/>
              </w:divBdr>
            </w:div>
            <w:div w:id="492526520">
              <w:marLeft w:val="0"/>
              <w:marRight w:val="0"/>
              <w:marTop w:val="0"/>
              <w:marBottom w:val="0"/>
              <w:divBdr>
                <w:top w:val="none" w:sz="0" w:space="0" w:color="auto"/>
                <w:left w:val="none" w:sz="0" w:space="0" w:color="auto"/>
                <w:bottom w:val="none" w:sz="0" w:space="0" w:color="auto"/>
                <w:right w:val="none" w:sz="0" w:space="0" w:color="auto"/>
              </w:divBdr>
            </w:div>
            <w:div w:id="1323043007">
              <w:marLeft w:val="0"/>
              <w:marRight w:val="0"/>
              <w:marTop w:val="0"/>
              <w:marBottom w:val="0"/>
              <w:divBdr>
                <w:top w:val="none" w:sz="0" w:space="0" w:color="auto"/>
                <w:left w:val="none" w:sz="0" w:space="0" w:color="auto"/>
                <w:bottom w:val="none" w:sz="0" w:space="0" w:color="auto"/>
                <w:right w:val="none" w:sz="0" w:space="0" w:color="auto"/>
              </w:divBdr>
            </w:div>
            <w:div w:id="468939365">
              <w:marLeft w:val="0"/>
              <w:marRight w:val="0"/>
              <w:marTop w:val="0"/>
              <w:marBottom w:val="0"/>
              <w:divBdr>
                <w:top w:val="none" w:sz="0" w:space="0" w:color="auto"/>
                <w:left w:val="none" w:sz="0" w:space="0" w:color="auto"/>
                <w:bottom w:val="none" w:sz="0" w:space="0" w:color="auto"/>
                <w:right w:val="none" w:sz="0" w:space="0" w:color="auto"/>
              </w:divBdr>
            </w:div>
          </w:divsChild>
        </w:div>
        <w:div w:id="1232739770">
          <w:marLeft w:val="0"/>
          <w:marRight w:val="0"/>
          <w:marTop w:val="0"/>
          <w:marBottom w:val="0"/>
          <w:divBdr>
            <w:top w:val="none" w:sz="0" w:space="0" w:color="auto"/>
            <w:left w:val="none" w:sz="0" w:space="0" w:color="auto"/>
            <w:bottom w:val="none" w:sz="0" w:space="0" w:color="auto"/>
            <w:right w:val="none" w:sz="0" w:space="0" w:color="auto"/>
          </w:divBdr>
          <w:divsChild>
            <w:div w:id="6296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88376">
      <w:bodyDiv w:val="1"/>
      <w:marLeft w:val="0"/>
      <w:marRight w:val="0"/>
      <w:marTop w:val="0"/>
      <w:marBottom w:val="0"/>
      <w:divBdr>
        <w:top w:val="none" w:sz="0" w:space="0" w:color="auto"/>
        <w:left w:val="none" w:sz="0" w:space="0" w:color="auto"/>
        <w:bottom w:val="none" w:sz="0" w:space="0" w:color="auto"/>
        <w:right w:val="none" w:sz="0" w:space="0" w:color="auto"/>
      </w:divBdr>
    </w:div>
    <w:div w:id="2054500586">
      <w:bodyDiv w:val="1"/>
      <w:marLeft w:val="0"/>
      <w:marRight w:val="0"/>
      <w:marTop w:val="0"/>
      <w:marBottom w:val="0"/>
      <w:divBdr>
        <w:top w:val="none" w:sz="0" w:space="0" w:color="auto"/>
        <w:left w:val="none" w:sz="0" w:space="0" w:color="auto"/>
        <w:bottom w:val="none" w:sz="0" w:space="0" w:color="auto"/>
        <w:right w:val="none" w:sz="0" w:space="0" w:color="auto"/>
      </w:divBdr>
    </w:div>
    <w:div w:id="2069497040">
      <w:bodyDiv w:val="1"/>
      <w:marLeft w:val="0"/>
      <w:marRight w:val="0"/>
      <w:marTop w:val="0"/>
      <w:marBottom w:val="0"/>
      <w:divBdr>
        <w:top w:val="none" w:sz="0" w:space="0" w:color="auto"/>
        <w:left w:val="none" w:sz="0" w:space="0" w:color="auto"/>
        <w:bottom w:val="none" w:sz="0" w:space="0" w:color="auto"/>
        <w:right w:val="none" w:sz="0" w:space="0" w:color="auto"/>
      </w:divBdr>
    </w:div>
    <w:div w:id="2076320637">
      <w:bodyDiv w:val="1"/>
      <w:marLeft w:val="0"/>
      <w:marRight w:val="0"/>
      <w:marTop w:val="0"/>
      <w:marBottom w:val="0"/>
      <w:divBdr>
        <w:top w:val="none" w:sz="0" w:space="0" w:color="auto"/>
        <w:left w:val="none" w:sz="0" w:space="0" w:color="auto"/>
        <w:bottom w:val="none" w:sz="0" w:space="0" w:color="auto"/>
        <w:right w:val="none" w:sz="0" w:space="0" w:color="auto"/>
      </w:divBdr>
    </w:div>
    <w:div w:id="2076706883">
      <w:bodyDiv w:val="1"/>
      <w:marLeft w:val="0"/>
      <w:marRight w:val="0"/>
      <w:marTop w:val="0"/>
      <w:marBottom w:val="0"/>
      <w:divBdr>
        <w:top w:val="none" w:sz="0" w:space="0" w:color="auto"/>
        <w:left w:val="none" w:sz="0" w:space="0" w:color="auto"/>
        <w:bottom w:val="none" w:sz="0" w:space="0" w:color="auto"/>
        <w:right w:val="none" w:sz="0" w:space="0" w:color="auto"/>
      </w:divBdr>
    </w:div>
    <w:div w:id="2080443291">
      <w:bodyDiv w:val="1"/>
      <w:marLeft w:val="0"/>
      <w:marRight w:val="0"/>
      <w:marTop w:val="0"/>
      <w:marBottom w:val="0"/>
      <w:divBdr>
        <w:top w:val="none" w:sz="0" w:space="0" w:color="auto"/>
        <w:left w:val="none" w:sz="0" w:space="0" w:color="auto"/>
        <w:bottom w:val="none" w:sz="0" w:space="0" w:color="auto"/>
        <w:right w:val="none" w:sz="0" w:space="0" w:color="auto"/>
      </w:divBdr>
    </w:div>
    <w:div w:id="2088723680">
      <w:bodyDiv w:val="1"/>
      <w:marLeft w:val="0"/>
      <w:marRight w:val="0"/>
      <w:marTop w:val="0"/>
      <w:marBottom w:val="0"/>
      <w:divBdr>
        <w:top w:val="none" w:sz="0" w:space="0" w:color="auto"/>
        <w:left w:val="none" w:sz="0" w:space="0" w:color="auto"/>
        <w:bottom w:val="none" w:sz="0" w:space="0" w:color="auto"/>
        <w:right w:val="none" w:sz="0" w:space="0" w:color="auto"/>
      </w:divBdr>
    </w:div>
    <w:div w:id="2120173129">
      <w:bodyDiv w:val="1"/>
      <w:marLeft w:val="0"/>
      <w:marRight w:val="0"/>
      <w:marTop w:val="0"/>
      <w:marBottom w:val="0"/>
      <w:divBdr>
        <w:top w:val="none" w:sz="0" w:space="0" w:color="auto"/>
        <w:left w:val="none" w:sz="0" w:space="0" w:color="auto"/>
        <w:bottom w:val="none" w:sz="0" w:space="0" w:color="auto"/>
        <w:right w:val="none" w:sz="0" w:space="0" w:color="auto"/>
      </w:divBdr>
    </w:div>
    <w:div w:id="2122339220">
      <w:bodyDiv w:val="1"/>
      <w:marLeft w:val="0"/>
      <w:marRight w:val="0"/>
      <w:marTop w:val="0"/>
      <w:marBottom w:val="0"/>
      <w:divBdr>
        <w:top w:val="none" w:sz="0" w:space="0" w:color="auto"/>
        <w:left w:val="none" w:sz="0" w:space="0" w:color="auto"/>
        <w:bottom w:val="none" w:sz="0" w:space="0" w:color="auto"/>
        <w:right w:val="none" w:sz="0" w:space="0" w:color="auto"/>
      </w:divBdr>
    </w:div>
    <w:div w:id="2125954095">
      <w:bodyDiv w:val="1"/>
      <w:marLeft w:val="0"/>
      <w:marRight w:val="0"/>
      <w:marTop w:val="0"/>
      <w:marBottom w:val="0"/>
      <w:divBdr>
        <w:top w:val="none" w:sz="0" w:space="0" w:color="auto"/>
        <w:left w:val="none" w:sz="0" w:space="0" w:color="auto"/>
        <w:bottom w:val="none" w:sz="0" w:space="0" w:color="auto"/>
        <w:right w:val="none" w:sz="0" w:space="0" w:color="auto"/>
      </w:divBdr>
    </w:div>
    <w:div w:id="2131313684">
      <w:bodyDiv w:val="1"/>
      <w:marLeft w:val="0"/>
      <w:marRight w:val="0"/>
      <w:marTop w:val="0"/>
      <w:marBottom w:val="0"/>
      <w:divBdr>
        <w:top w:val="none" w:sz="0" w:space="0" w:color="auto"/>
        <w:left w:val="none" w:sz="0" w:space="0" w:color="auto"/>
        <w:bottom w:val="none" w:sz="0" w:space="0" w:color="auto"/>
        <w:right w:val="none" w:sz="0" w:space="0" w:color="auto"/>
      </w:divBdr>
    </w:div>
    <w:div w:id="213706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footer" Target="footer5.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84"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60C054-5DF8-4558-A7AC-7F67E23128A1}">
  <we:reference id="wa200010453" version="1.0.0.1" store="he-IL" storeType="OMEX"/>
  <we:alternateReferences>
    <we:reference id="wa200010453" version="1.0.0.1" store="" storeType="OMEX"/>
  </we:alternateReferences>
  <we:properties>
    <we:property name="claude.fileId" value="&quot;106c0589-6846-41f3-9750-791e777ff2b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C698E-8C8C-4341-93B0-A8713C2FD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2326</TotalTime>
  <Pages>195</Pages>
  <Words>68174</Words>
  <Characters>287695</Characters>
  <Application>Microsoft Office Word</Application>
  <DocSecurity>0</DocSecurity>
  <Lines>10655</Lines>
  <Paragraphs>7736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מיכאל פלג</dc:creator>
  <cp:keywords/>
  <dc:description/>
  <cp:lastModifiedBy>michael flegg</cp:lastModifiedBy>
  <cp:revision>505</cp:revision>
  <cp:lastPrinted>2020-05-31T16:33:00Z</cp:lastPrinted>
  <dcterms:created xsi:type="dcterms:W3CDTF">2026-09-07T16:23:00Z</dcterms:created>
  <dcterms:modified xsi:type="dcterms:W3CDTF">2026-09-09T11:58:00Z</dcterms:modified>
</cp:coreProperties>
</file>