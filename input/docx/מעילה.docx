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3F0" w:rsidRPr="00AD695E" w:rsidRDefault="00E403F0" w:rsidP="00E403F0">
      <w:pPr>
        <w:pStyle w:val="afff6"/>
        <w:framePr w:wrap="around"/>
        <w:rPr>
          <w:del w:id="92663" w:author="Claude" w:date="2026-10-11T09:07:52Z"/>
          <w:rtl/>
        </w:rPr>
      </w:pPr>
      <w:del w:id="92662" w:author="Claude" w:date="2026-10-11T09:07:52Z">
        <w:r>
          <w:rPr>
            <w:rFonts w:hint="cs"/>
            <w:rtl/>
          </w:rPr>
          <w:lastRenderedPageBreak/>
          <w:delText xml:space="preserve">פרק ראשון </w:delText>
        </w:r>
      </w:del>
    </w:p>
    <w:p w:rsidR="00E403F0" w:rsidRPr="00AD695E" w:rsidRDefault="00E403F0" w:rsidP="00E403F0">
      <w:pPr>
        <w:pStyle w:val="afff5"/>
        <w:framePr w:wrap="around"/>
        <w:rPr>
          <w:rtl/>
        </w:rPr>
      </w:pPr>
      <w:r>
        <w:rPr>
          <w:rFonts w:hint="cs"/>
          <w:rtl/>
        </w:rPr>
        <w:t xml:space="preserve">מעילה </w:t>
      </w:r>
    </w:p>
    <w:p w:rsidR="00E403F0" w:rsidRPr="00AD695E" w:rsidRDefault="00E403F0" w:rsidP="00E403F0">
      <w:pPr>
        <w:pStyle w:val="afff3"/>
        <w:framePr w:wrap="around"/>
        <w:rPr>
          <w:rtl/>
        </w:rPr>
      </w:pPr>
      <w:r>
        <w:rPr>
          <w:rFonts w:hint="cs"/>
          <w:rtl/>
        </w:rPr>
        <w:t>ב.</w:t>
      </w:r>
    </w:p>
    <w:p w:rsidR="00E403F0" w:rsidRPr="00AD695E" w:rsidRDefault="00E403F0" w:rsidP="00E403F0">
      <w:pPr>
        <w:pStyle w:val="afff7"/>
        <w:framePr w:wrap="around"/>
        <w:rPr>
          <w:del w:id="92665" w:author="Claude" w:date="2026-10-11T09:07:52Z"/>
          <w:rtl/>
        </w:rPr>
      </w:pPr>
      <w:del w:id="92664" w:author="Claude" w:date="2026-10-11T09:07:52Z">
        <w:r>
          <w:rPr>
            <w:rFonts w:hint="cs"/>
            <w:rtl/>
          </w:rPr>
          <w:delText xml:space="preserve">קדשי קדשים </w:delText>
        </w:r>
      </w:del>
    </w:p>
    <w:p w:rsidR="00E403F0" w:rsidRPr="00AD695E" w:rsidRDefault="00E403F0" w:rsidP="00E403F0">
      <w:pPr>
        <w:pStyle w:val="afff5"/>
        <w:framePr w:wrap="around"/>
        <w:rPr>
          <w:rtl/>
        </w:rPr>
      </w:pPr>
      <w:r>
        <w:rPr>
          <w:rFonts w:hint="cs"/>
          <w:rtl/>
        </w:rPr>
        <w:t>מעילה</w:t>
      </w:r>
    </w:p>
    <w:p w:rsidR="00E403F0" w:rsidRPr="00AD695E" w:rsidRDefault="00E403F0" w:rsidP="00E403F0">
      <w:pPr>
        <w:pStyle w:val="afff8"/>
        <w:framePr w:wrap="around"/>
        <w:rPr>
          <w:rtl/>
        </w:rPr>
      </w:pPr>
      <w:r>
        <w:rPr>
          <w:rFonts w:hint="cs"/>
          <w:rtl/>
        </w:rPr>
        <w:t>(ב.-ח.)</w:t>
      </w:r>
    </w:p>
    <w:p>
      <w:pPr>
        <w:pStyle w:val="PetichatPerek"/>
        <w:rPr>
          <w:ins w:id="92661" w:author="Claude" w:date="2026-10-11T09:07:52Z"/>
        </w:rPr>
      </w:pPr>
      <w:ins w:id="92660" w:author="Claude" w:date="2026-10-11T09:07:52Z">
        <w:r>
          <w:rPr>
            <w:rFonts w:hint="cs"/>
            <w:rtl/>
          </w:rPr>
          <w:t xml:space="preserve">פרק ראשון</w:t>
        </w:r>
        <w:r>
          <w:rPr>
            <w:rFonts w:hint="cs"/>
            <w:rtl/>
          </w:rPr>
          <w:t xml:space="preserve"> - </w:t>
        </w:r>
        <w:r>
          <w:rPr>
            <w:rFonts w:hint="cs"/>
            <w:rtl/>
          </w:rPr>
          <w:t xml:space="preserve">קדשי קדשים</w:t>
        </w:r>
      </w:ins>
    </w:p>
    <w:p>
      <w:pPr>
        <w:pStyle w:val="MishnaBatzad"/>
        <w:rPr>
          <w:ins w:id="20083" w:author="קלוד" w:date="2026-10-11T09:07:20Z"/>
        </w:rPr>
      </w:pPr>
      <w:ins w:id="20082" w:author="קלוד" w:date="2026-10-11T09:07:20Z">
        <w:r>
          <w:t xml:space="preserve">משנה א</w:t>
        </w:r>
      </w:ins>
    </w:p>
    <w:p w:rsidR="00E403F0" w:rsidRPr="00D65BEC" w:rsidRDefault="00E403F0" w:rsidP="00E403F0">
      <w:pPr>
        <w:pStyle w:val="afff9"/>
        <w:rPr>
          <w:del w:id="20019" w:author="קלוד" w:date="2026-10-11T09:07:20Z"/>
          <w:spacing w:val="14"/>
          <w:rtl/>
        </w:rPr>
      </w:pPr>
      <w:del w:id="20018" w:author="קלוד" w:date="2026-10-11T09:07:20Z">
        <w:r w:rsidRPr="00D65BEC">
          <w:rPr>
            <w:spacing w:val="14"/>
            <w:rtl/>
          </w:rPr>
          <w:delText xml:space="preserve">מתני'.</w:delText>
        </w:r>
      </w:del>
    </w:p>
    <w:p w:rsidR="00E403F0" w:rsidRPr="00D65BEC" w:rsidRDefault="00E403F0" w:rsidP="00E403F0">
      <w:pPr>
        <w:pStyle w:val="afff9"/>
        <w:spacing w:before="120"/>
        <w:rPr>
          <w:spacing w:val="14"/>
          <w:rtl/>
        </w:rPr>
        <w:pPrChange w:id="90001" w:author="קלוד" w:date="2026-10-11T12:09:42Z">
          <w:pPr>
            <w:pStyle w:val="afff9"/>
          </w:pPr>
        </w:pPrChange>
      </w:pPr>
      <w:r w:rsidRPr="00D65BEC">
        <w:rPr>
          <w:spacing w:val="14"/>
          <w:rtl/>
        </w:rPr>
        <w:t xml:space="preserve">קדשי קדשים ששחטן בדרום - מועלין בהן, </w:t>
      </w:r>
    </w:p>
    <w:p w:rsidR="00E403F0" w:rsidRPr="00D65BEC" w:rsidRDefault="00E403F0" w:rsidP="00E403F0">
      <w:pPr>
        <w:pStyle w:val="afff9"/>
        <w:rPr>
          <w:spacing w:val="14"/>
          <w:rtl/>
        </w:rPr>
      </w:pPr>
      <w:r w:rsidRPr="00D65BEC">
        <w:rPr>
          <w:spacing w:val="14"/>
          <w:rtl/>
        </w:rPr>
        <w:t xml:space="preserve">שחטן בדרום וקיבל דמן בצפון, בצפון וקיבל דמן בדרום, </w:t>
      </w:r>
    </w:p>
    <w:p w:rsidR="00E403F0" w:rsidRPr="00D65BEC" w:rsidRDefault="00E403F0" w:rsidP="00E403F0">
      <w:pPr>
        <w:pStyle w:val="afff9"/>
        <w:rPr>
          <w:spacing w:val="14"/>
          <w:rtl/>
        </w:rPr>
      </w:pPr>
      <w:r w:rsidRPr="00D65BEC">
        <w:rPr>
          <w:spacing w:val="14"/>
          <w:rtl/>
        </w:rPr>
        <w:t>שחט ביום וזרק בלילה, בלילה וזרק ביום, או ששחטן חוץ לזמנו וחוץ למקומו - מועלין בהן.</w:t>
      </w:r>
    </w:p>
    <w:p w:rsidR="00E403F0" w:rsidRPr="00D65BEC" w:rsidRDefault="00E403F0" w:rsidP="00E403F0">
      <w:pPr>
        <w:pStyle w:val="afff9"/>
        <w:rPr>
          <w:spacing w:val="14"/>
          <w:rtl/>
        </w:rPr>
      </w:pPr>
      <w:r w:rsidRPr="00D65BEC">
        <w:rPr>
          <w:spacing w:val="14"/>
          <w:rtl/>
        </w:rPr>
        <w:t>כלל א"ר יהושע: כל שהיה לה שעת היתר לכהנים - אין מועלין בה, וכל שלא היה לה שעת היתר לכהנים - מועלין בה.</w:t>
      </w:r>
    </w:p>
    <w:p w:rsidR="00E403F0" w:rsidRPr="00D65BEC" w:rsidRDefault="00E403F0" w:rsidP="00E403F0">
      <w:pPr>
        <w:pStyle w:val="afff9"/>
        <w:rPr>
          <w:spacing w:val="14"/>
          <w:rtl/>
        </w:rPr>
      </w:pPr>
      <w:r w:rsidRPr="00D65BEC">
        <w:rPr>
          <w:spacing w:val="14"/>
          <w:rtl/>
        </w:rPr>
        <w:t>איזו היא שהיה לה שעת היתר לכהנים - שלנה, ושנטמאה, ושיצאה.</w:t>
      </w:r>
    </w:p>
    <w:p w:rsidR="00E403F0" w:rsidRPr="00D65BEC" w:rsidRDefault="00E403F0" w:rsidP="00E403F0">
      <w:pPr>
        <w:pStyle w:val="afff9"/>
        <w:rPr>
          <w:spacing w:val="14"/>
          <w:rtl/>
        </w:rPr>
      </w:pPr>
      <w:r w:rsidRPr="00D65BEC">
        <w:rPr>
          <w:spacing w:val="14"/>
          <w:rtl/>
        </w:rPr>
        <w:t xml:space="preserve">ואיזו היא שלא היה לה שעת היתר לכהנים - שנשחטה חוץ לזמנה, חוץ למקומה, ושקיבלו פסולין וזרקו את דמה: </w:t>
      </w:r>
    </w:p>
    <w:p w:rsidR="00E403F0" w:rsidRPr="00AD695E" w:rsidRDefault="00E403F0" w:rsidP="00E403F0">
      <w:pPr>
        <w:jc w:val="center"/>
        <w:rPr>
          <w:rtl/>
        </w:rPr>
      </w:pPr>
      <w:r>
        <w:rPr>
          <w:rFonts w:ascii="BA חניכי הישיבות" w:hAnsi="BA חניכי הישיבות" w:cs="BA חניכי הישיבות"/>
          <w:sz w:val="24"/>
          <w:rtl/>
        </w:rPr>
        <w:t>׻</w:t>
      </w:r>
    </w:p>
    <w:p>
      <w:pPr>
        <w:pStyle w:val="afffff8"/>
        <w:rPr>
          <w:ins w:id="90119" w:author="קלוד" w:date="2026-10-11T12:19:32Z"/>
        </w:rPr>
      </w:pPr>
      <w:ins w:id="90120" w:author="קלוד" w:date="2026-10-11T12:19:32Z">
        <w:r>
          <w:rPr>
            <w:color w:val="7B3F00"/>
          </w:rPr>
          <w:t xml:space="preserve">קדשי קדשים ששחטן בדרום - מועלין, ולא כקדשים שמתו</w:t>
        </w:r>
      </w:ins>
    </w:p>
    <w:p w:rsidR="00E403F0" w:rsidRPr="00AD695E" w:rsidRDefault="00E403F0" w:rsidP="00E403F0">
      <w:pPr>
        <w:rPr>
          <w:rtl/>
        </w:rPr>
      </w:pPr>
      <w:r w:rsidRPr="000D5004">
        <w:rPr>
          <w:rStyle w:val="affff2"/>
          <w:rtl/>
        </w:rPr>
        <w:t xml:space="preserve">קדשי קדשים ששחטן בדרום מועלין בהן </w:t>
      </w:r>
    </w:p>
    <w:p w:rsidR="00E403F0" w:rsidRPr="00AD695E" w:rsidRDefault="00E403F0" w:rsidP="00E403F0">
      <w:pPr>
        <w:rPr>
          <w:rtl/>
        </w:rPr>
      </w:pPr>
      <w:r>
        <w:rPr>
          <w:rFonts w:ascii="FontbitDavid" w:hAnsi="FontbitDavid" w:hint="cs"/>
          <w:sz w:val="24"/>
          <w:rtl/>
        </w:rPr>
        <w:t xml:space="preserve">וק</w:t>
      </w:r>
      <w:ins w:id="90003" w:author="מנוע מכני" w:date="2026-10-11T12:04:39Z">
        <w:r>
          <w:rPr>
            <w:rFonts w:ascii="FontbitDavid" w:hAnsi="FontbitDavid" w:hint="cs"/>
            <w:sz w:val="24"/>
            <w:rtl/>
          </w:rPr>
          <w:t xml:space="preserve">מ"ל</w:t>
        </w:r>
      </w:ins>
      <w:del w:id="90004"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דלא דמי לקדשים שמתו</w:t>
      </w:r>
      <w:ins w:id="90872" w:author="מנוע מכני" w:date="2026-10-11T12:04:39Z">
        <w:r>
          <w:rPr>
            <w:rFonts w:ascii="FontbitDavid" w:hAnsi="FontbitDavid" w:hint="cs"/>
            <w:sz w:val="24"/>
            <w:rtl/>
          </w:rPr>
          <w:t xml:space="preserve"> </w:t>
        </w:r>
      </w:ins>
      <w:del w:id="90873" w:author="מנוע מכני" w:date="2026-10-11T12:04:39Z">
        <w:r>
          <w:rPr>
            <w:rFonts w:ascii="FontbitDavid" w:hAnsi="FontbitDavid" w:hint="cs"/>
            <w:sz w:val="24"/>
            <w:rtl/>
          </w:rPr>
          <w:delText xml:space="preserve">  </w:delText>
        </w:r>
      </w:del>
      <w:r>
        <w:rPr>
          <w:rFonts w:ascii="FontbitDavid" w:hAnsi="FontbitDavid" w:hint="cs"/>
          <w:sz w:val="24"/>
          <w:rtl/>
        </w:rPr>
        <w:t xml:space="preserve">דכחנקיתון </w:t>
      </w:r>
      <w:r>
        <w:rPr>
          <w:rFonts w:ascii="FontbitDavid" w:hAnsi="FontbitDavid" w:hint="cs"/>
          <w:sz w:val="24"/>
          <w:rtl/>
        </w:rPr>
        <w:t xml:space="preserve">ק</w:t>
      </w:r>
      <w:ins w:id="90005" w:author="מנוע מכני" w:date="2026-10-11T12:04:39Z">
        <w:r>
          <w:rPr>
            <w:rFonts w:ascii="FontbitDavid" w:hAnsi="FontbitDavid" w:hint="cs"/>
            <w:sz w:val="24"/>
            <w:rtl/>
          </w:rPr>
          <w:t xml:space="preserve">מ"ל</w:t>
        </w:r>
      </w:ins>
      <w:del w:id="90006" w:author="מנוע מכני" w:date="2026-10-11T12:04:39Z">
        <w:r>
          <w:rPr>
            <w:rFonts w:ascii="FontbitDavid" w:hAnsi="FontbitDavid" w:hint="cs"/>
            <w:sz w:val="24"/>
            <w:rtl/>
          </w:rPr>
          <w:delText xml:space="preserve">מ''ל</w:delText>
        </w:r>
      </w:del>
      <w:r w:rsidRPr="003778A1">
        <w:rPr>
          <w:rFonts w:ascii="FontbitDavid" w:hAnsi="FontbitDavid"/>
          <w:sz w:val="24"/>
          <w:rtl/>
        </w:rPr>
        <w:t xml:space="preserve">: קדשים שמתו - </w:t>
      </w:r>
      <w:r w:rsidRPr="003778A1">
        <w:rPr>
          <w:rFonts w:ascii="FontbitDavid" w:hAnsi="FontbitDavid"/>
          <w:sz w:val="24"/>
          <w:rtl/>
        </w:rPr>
        <w:t xml:space="preserve">לא</w:t>
      </w:r>
      <w:r w:rsidRPr="003778A1">
        <w:rPr>
          <w:rFonts w:ascii="FontbitDavid" w:hAnsi="FontbitDavid"/>
          <w:sz w:val="24"/>
          <w:rtl/>
        </w:rPr>
        <w:t xml:space="preserve"> חזו כלל, אבל דרום, נהי דאינו ראוי לקדשי קדשים אבל ראוי הוא לקדשים קלים</w:t>
      </w:r>
      <w:r>
        <w:rPr>
          <w:rFonts w:ascii="FontbitDavid" w:hAnsi="FontbitDavid"/>
          <w:sz w:val="24"/>
          <w:rtl/>
        </w:rPr>
        <w:t>.</w:t>
      </w:r>
    </w:p>
    <w:p w:rsidR="00E403F0" w:rsidRPr="00AD695E" w:rsidRDefault="00E403F0" w:rsidP="00E403F0">
      <w:pPr>
        <w:rPr>
          <w:rtl/>
        </w:rPr>
      </w:pPr>
      <w:r w:rsidRPr="000D5004">
        <w:rPr>
          <w:rFonts w:ascii="FontbitDavid" w:hAnsi="FontbitDavid" w:hint="cs"/>
          <w:b/>
          <w:bCs/>
          <w:sz w:val="24"/>
          <w:rtl/>
        </w:rPr>
        <w:t>וצ</w:t>
      </w:r>
      <w:r w:rsidRPr="000D5004">
        <w:rPr>
          <w:rFonts w:ascii="FontbitDavid" w:hAnsi="FontbitDavid"/>
          <w:b/>
          <w:bCs/>
          <w:sz w:val="24"/>
          <w:rtl/>
        </w:rPr>
        <w:t>ריכי</w:t>
      </w:r>
      <w:r w:rsidRPr="003778A1">
        <w:rPr>
          <w:rFonts w:ascii="FontbitDavid" w:hAnsi="FontbitDavid"/>
          <w:sz w:val="24"/>
          <w:rtl/>
        </w:rPr>
        <w:t xml:space="preserve">, שחטן בצפון וקיבל דמן בדרום </w:t>
      </w:r>
      <w:r>
        <w:rPr>
          <w:rFonts w:ascii="FontbitDavid" w:hAnsi="FontbitDavid" w:hint="cs"/>
          <w:sz w:val="24"/>
          <w:rtl/>
        </w:rPr>
        <w:t xml:space="preserve">-דלא</w:t>
      </w:r>
      <w:ins w:id="90874" w:author="מנוע מכני" w:date="2026-10-11T12:04:39Z">
        <w:r>
          <w:rPr>
            <w:rFonts w:ascii="FontbitDavid" w:hAnsi="FontbitDavid" w:hint="cs"/>
            <w:sz w:val="24"/>
            <w:rtl/>
          </w:rPr>
          <w:t xml:space="preserve"> </w:t>
        </w:r>
      </w:ins>
      <w:del w:id="90875" w:author="מנוע מכני" w:date="2026-10-11T12:04:39Z">
        <w:r>
          <w:rPr>
            <w:rFonts w:ascii="FontbitDavid" w:hAnsi="FontbitDavid" w:hint="cs"/>
            <w:sz w:val="24"/>
            <w:rtl/>
          </w:rPr>
          <w:delText xml:space="preserve"> </w:delText>
        </w:r>
        <w:r w:rsidRPr="003778A1">
          <w:rPr>
            <w:rFonts w:ascii="FontbitDavid" w:hAnsi="FontbitDavid"/>
            <w:sz w:val="24"/>
            <w:rtl/>
          </w:rPr>
          <w:delText xml:space="preserve"> </w:delText>
        </w:r>
      </w:del>
      <w:r w:rsidRPr="003778A1">
        <w:rPr>
          <w:rFonts w:ascii="FontbitDavid" w:hAnsi="FontbitDavid"/>
          <w:sz w:val="24"/>
          <w:rtl/>
        </w:rPr>
        <w:t xml:space="preserve">נפיק </w:t>
      </w:r>
      <w:ins w:id="90632" w:author="מנוע מכני" w:date="2026-10-11T12:04:39Z">
        <w:r>
          <w:rPr>
            <w:rFonts w:ascii="FontbitDavid" w:hAnsi="FontbitDavid"/>
            <w:sz w:val="24"/>
            <w:rtl/>
          </w:rPr>
          <w:t xml:space="preserve">כלום</w:t>
        </w:r>
      </w:ins>
      <w:del w:id="90633"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שחטה בלילה וזרק ביום </w:t>
      </w:r>
      <w:r>
        <w:rPr>
          <w:rFonts w:ascii="FontbitDavid" w:hAnsi="FontbitDavid"/>
          <w:sz w:val="24"/>
          <w:rtl/>
        </w:rPr>
        <w:t>–</w:t>
      </w:r>
      <w:r w:rsidRPr="003778A1">
        <w:rPr>
          <w:rFonts w:ascii="FontbitDavid" w:hAnsi="FontbitDavid"/>
          <w:sz w:val="24"/>
          <w:rtl/>
        </w:rPr>
        <w:t xml:space="preserve"> </w:t>
      </w:r>
      <w:ins w:id="90860" w:author="מנוע מכני" w:date="2026-10-11T12:04:39Z">
        <w:r>
          <w:rPr>
            <w:rFonts w:ascii="FontbitDavid" w:hAnsi="FontbitDavid" w:hint="cs"/>
            <w:sz w:val="24"/>
            <w:rtl/>
          </w:rPr>
          <w:t xml:space="preserve">אף</w:t>
        </w:r>
      </w:ins>
      <w:del w:id="90861"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ע"ג</w:delText>
        </w:r>
      </w:del>
      <w:ins w:id="90007" w:author="מנוע מכני" w:date="2026-10-11T12:04:39Z"/>
      <w:del w:id="90008" w:author="מנוע מכני" w:date="2026-10-11T12:04:39Z">
        <w:r>
          <w:rPr>
            <w:rFonts w:ascii="FontbitDavid" w:hAnsi="FontbitDavid" w:hint="cs"/>
            <w:sz w:val="24"/>
            <w:rtl/>
          </w:rPr>
          <w:delText xml:space="preserve">ע''ג</w:delText>
        </w:r>
      </w:del>
      <w:r>
        <w:rPr>
          <w:rFonts w:ascii="FontbitDavid" w:hAnsi="FontbitDavid" w:hint="cs"/>
          <w:sz w:val="24"/>
          <w:rtl/>
        </w:rPr>
        <w:t xml:space="preserve"> </w:t>
      </w:r>
      <w:ins w:id="90001" w:author="Claude - סמנטי" w:date="2026-10-11T12:17:22Z">
        <w:r>
          <w:rPr>
            <w:rFonts w:ascii="FontbitDavid" w:hAnsi="FontbitDavid" w:hint="cs"/>
            <w:sz w:val="24"/>
            <w:rtl/>
          </w:rPr>
          <w:t xml:space="preserve">שהלילה</w:t>
        </w:r>
      </w:ins>
      <w:del w:id="90002" w:author="Claude - סמנטי" w:date="2026-10-11T12:17:22Z">
        <w:r>
          <w:rPr>
            <w:rFonts w:ascii="FontbitDavid" w:hAnsi="FontbitDavid" w:hint="cs"/>
            <w:sz w:val="24"/>
            <w:rtl/>
          </w:rPr>
          <w:delText xml:space="preserve">ד</w:delText>
        </w:r>
        <w:r w:rsidRPr="003778A1">
          <w:rPr>
            <w:rFonts w:ascii="FontbitDavid" w:hAnsi="FontbitDavid"/>
            <w:sz w:val="24"/>
            <w:rtl/>
          </w:rPr>
          <w:delText xml:space="preserve">לילה</w:delText>
        </w:r>
      </w:del>
      <w:r w:rsidRPr="003778A1">
        <w:rPr>
          <w:rFonts w:ascii="FontbitDavid" w:hAnsi="FontbitDavid"/>
          <w:sz w:val="24"/>
          <w:rtl/>
        </w:rPr>
        <w:t xml:space="preserve"> </w:t>
      </w:r>
      <w:ins w:id="90448" w:author="מנוע מכני" w:date="2026-10-11T12:04:39Z">
        <w:r>
          <w:rPr>
            <w:rFonts w:ascii="FontbitDavid" w:hAnsi="FontbitDavid"/>
            <w:sz w:val="24"/>
            <w:rtl/>
          </w:rPr>
          <w:t xml:space="preserve">לא</w:t>
        </w:r>
      </w:ins>
      <w:del w:id="90449"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זמן הקרבה,</w:t>
      </w:r>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w:t>
      </w:r>
      <w:r w:rsidRPr="003778A1">
        <w:rPr>
          <w:rFonts w:ascii="FontbitDavid" w:hAnsi="FontbitDavid"/>
          <w:sz w:val="24"/>
          <w:rtl/>
        </w:rPr>
        <w:t xml:space="preserve">נפיק </w:t>
      </w:r>
      <w:ins w:id="90634" w:author="מנוע מכני" w:date="2026-10-11T12:04:39Z">
        <w:r>
          <w:rPr>
            <w:rFonts w:ascii="FontbitDavid" w:hAnsi="FontbitDavid"/>
            <w:sz w:val="24"/>
            <w:rtl/>
          </w:rPr>
          <w:t xml:space="preserve">כלום</w:t>
        </w:r>
      </w:ins>
      <w:del w:id="90635"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w:t>
      </w:r>
      <w:r>
        <w:rPr>
          <w:rFonts w:ascii="FontbitDavid" w:hAnsi="FontbitDavid"/>
          <w:sz w:val="24"/>
          <w:rtl/>
        </w:rPr>
        <w:t>!</w:t>
      </w:r>
    </w:p>
    <w:p w:rsidR="00E403F0" w:rsidRPr="00AD695E" w:rsidRDefault="00E403F0" w:rsidP="00E403F0">
      <w:pPr>
        <w:rPr>
          <w:rtl/>
        </w:rPr>
      </w:pPr>
      <w:r>
        <w:rPr>
          <w:rFonts w:ascii="FontbitDavid" w:hAnsi="FontbitDavid"/>
          <w:sz w:val="24"/>
          <w:rtl/>
        </w:rPr>
        <w:tab/>
      </w:r>
      <w:r>
        <w:rPr>
          <w:rFonts w:ascii="FontbitDavid" w:hAnsi="FontbitDavid" w:hint="cs"/>
          <w:sz w:val="24"/>
          <w:rtl/>
        </w:rPr>
        <w:t xml:space="preserve">שחטן ביום וזרק דמן בלילה אפי' </w:t>
      </w:r>
      <w:ins w:id="90450" w:author="מנוע מכני" w:date="2026-10-11T12:04:39Z">
        <w:r>
          <w:rPr>
            <w:rFonts w:ascii="FontbitDavid" w:hAnsi="FontbitDavid" w:hint="cs"/>
            <w:sz w:val="24"/>
            <w:rtl/>
          </w:rPr>
          <w:t xml:space="preserve">דלא</w:t>
        </w:r>
      </w:ins>
      <w:del w:id="90451" w:author="מנוע מכני" w:date="2026-10-11T12:04:39Z">
        <w:r>
          <w:rPr>
            <w:rFonts w:ascii="FontbitDavid" w:hAnsi="FontbitDavid" w:hint="cs"/>
            <w:sz w:val="24"/>
            <w:rtl/>
          </w:rPr>
          <w:delText xml:space="preserve">דלאו</w:delText>
        </w:r>
      </w:del>
      <w:r>
        <w:rPr>
          <w:rFonts w:ascii="FontbitDavid" w:hAnsi="FontbitDavid" w:hint="cs"/>
          <w:sz w:val="24"/>
          <w:rtl/>
        </w:rPr>
        <w:t xml:space="preserve"> זמן הקרבה </w:t>
      </w:r>
      <w:ins w:id="90452" w:author="מנוע מכני" w:date="2026-10-11T12:04:39Z">
        <w:r>
          <w:rPr>
            <w:rFonts w:ascii="FontbitDavid" w:hAnsi="FontbitDavid" w:hint="cs"/>
            <w:sz w:val="24"/>
            <w:rtl/>
          </w:rPr>
          <w:t xml:space="preserve">לא</w:t>
        </w:r>
      </w:ins>
      <w:del w:id="90453"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כמאן דחנקינון </w:t>
      </w:r>
      <w:r>
        <w:rPr>
          <w:rFonts w:ascii="FontbitDavid" w:hAnsi="FontbitDavid"/>
          <w:sz w:val="24"/>
          <w:rtl/>
        </w:rPr>
        <w:t>–</w:t>
      </w:r>
      <w:r>
        <w:rPr>
          <w:rFonts w:ascii="FontbitDavid" w:hAnsi="FontbitDavid" w:hint="cs"/>
          <w:sz w:val="24"/>
          <w:rtl/>
        </w:rPr>
        <w:t xml:space="preserve"> </w:t>
      </w:r>
      <w:r>
        <w:rPr>
          <w:rFonts w:ascii="FontbitDavid" w:hAnsi="FontbitDavid" w:hint="cs"/>
          <w:sz w:val="24"/>
          <w:rtl/>
        </w:rPr>
        <w:t xml:space="preserve">ק</w:t>
      </w:r>
      <w:ins w:id="90009" w:author="מנוע מכני" w:date="2026-10-11T12:04:39Z">
        <w:r>
          <w:rPr>
            <w:rFonts w:ascii="FontbitDavid" w:hAnsi="FontbitDavid" w:hint="cs"/>
            <w:sz w:val="24"/>
            <w:rtl/>
          </w:rPr>
          <w:t xml:space="preserve">מ"ל</w:t>
        </w:r>
      </w:ins>
      <w:del w:id="90010"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דלא נפיק </w:t>
      </w:r>
      <w:ins w:id="90636" w:author="מנוע מכני" w:date="2026-10-11T12:04:39Z">
        <w:r>
          <w:rPr>
            <w:rFonts w:ascii="FontbitDavid" w:hAnsi="FontbitDavid" w:hint="cs"/>
            <w:sz w:val="24"/>
            <w:rtl/>
          </w:rPr>
          <w:t xml:space="preserve">כלום</w:t>
        </w:r>
      </w:ins>
      <w:del w:id="90637" w:author="מנוע מכני" w:date="2026-10-11T12:04:39Z">
        <w:r>
          <w:rPr>
            <w:rFonts w:ascii="FontbitDavid" w:hAnsi="FontbitDavid" w:hint="cs"/>
            <w:sz w:val="24"/>
            <w:rtl/>
          </w:rPr>
          <w:delText xml:space="preserve">מידי</w:delText>
        </w:r>
      </w:del>
      <w:r>
        <w:rPr>
          <w:rFonts w:ascii="FontbitDavid" w:hAnsi="FontbitDavid" w:hint="cs"/>
          <w:sz w:val="24"/>
          <w:rtl/>
        </w:rPr>
        <w:t xml:space="preserve"> מעילה </w:t>
      </w:r>
    </w:p>
    <w:p w:rsidR="00E403F0" w:rsidRPr="00AD695E" w:rsidRDefault="00E403F0" w:rsidP="00E403F0">
      <w:pPr>
        <w:rPr>
          <w:rtl/>
        </w:rPr>
      </w:pPr>
      <w:r w:rsidRPr="003778A1">
        <w:rPr>
          <w:rFonts w:ascii="FontbitDavid" w:hAnsi="FontbitDavid"/>
          <w:sz w:val="24"/>
          <w:rtl/>
        </w:rPr>
        <w:t>חוץ לזמנו וחוץ למקומו חזו</w:t>
      </w:r>
      <w:r>
        <w:rPr>
          <w:rFonts w:ascii="FontbitDavid" w:hAnsi="FontbitDavid" w:hint="cs"/>
          <w:sz w:val="24"/>
          <w:rtl/>
        </w:rPr>
        <w:t>-</w:t>
      </w:r>
      <w:r w:rsidRPr="003778A1">
        <w:rPr>
          <w:rFonts w:ascii="FontbitDavid" w:hAnsi="FontbitDavid"/>
          <w:sz w:val="24"/>
          <w:rtl/>
        </w:rPr>
        <w:t xml:space="preserve"> הואיל ומרצין לפיגולין</w:t>
      </w:r>
      <w:r>
        <w:rPr>
          <w:rFonts w:ascii="FontbitDavid" w:hAnsi="FontbitDavid"/>
          <w:sz w:val="24"/>
          <w:rtl/>
        </w:rPr>
        <w:t>.</w:t>
      </w:r>
    </w:p>
    <w:p w:rsidR="00E403F0" w:rsidRPr="00AD695E" w:rsidRDefault="00E403F0" w:rsidP="00E403F0">
      <w:pPr>
        <w:rPr>
          <w:rtl/>
        </w:rPr>
      </w:pPr>
      <w:r>
        <w:rPr>
          <w:rFonts w:ascii="BA חניכי הישיבות" w:hAnsi="BA חניכי הישיבות" w:cs="BA חניכי הישיבות"/>
          <w:rtl/>
        </w:rPr>
        <w:t>׻</w:t>
      </w:r>
    </w:p>
    <w:p w:rsidR="00E403F0" w:rsidRPr="00AD695E" w:rsidRDefault="00E403F0" w:rsidP="00E403F0">
      <w:pPr>
        <w:pStyle w:val="afff3"/>
        <w:framePr w:wrap="around"/>
        <w:rPr>
          <w:rtl/>
        </w:rPr>
      </w:pPr>
      <w:r>
        <w:rPr>
          <w:rFonts w:hint="cs"/>
          <w:rtl/>
        </w:rPr>
        <w:t>ב.</w:t>
      </w:r>
    </w:p>
    <w:p>
      <w:pPr>
        <w:pStyle w:val="afffff8"/>
        <w:rPr>
          <w:ins w:id="90117" w:author="קלוד" w:date="2026-10-11T12:19:32Z"/>
        </w:rPr>
      </w:pPr>
      <w:ins w:id="90118" w:author="קלוד" w:date="2026-10-11T12:19:32Z">
        <w:r>
          <w:rPr>
            <w:color w:val="7B3F00"/>
          </w:rPr>
          <w:t xml:space="preserve">האם עלו ירדו - מחלוקת רבה ורב יוסף</w:t>
        </w:r>
      </w:ins>
    </w:p>
    <w:p>
      <w:pPr>
        <w:pStyle w:val="38"/>
        <w:rPr>
          <w:ins w:id="91190" w:author="מנוע מכני" w:date="2026-10-11T12:04:39Z"/>
        </w:rPr>
      </w:pPr>
      <w:r w:rsidRPr="00DC5142">
        <w:t xml:space="preserve">איבעיא להו:</w:t>
      </w:r>
    </w:p>
    <w:p w:rsidR="00E403F0" w:rsidRPr="00AD695E" w:rsidRDefault="00E403F0" w:rsidP="00E403F0">
      <w:pPr>
        <w:rPr>
          <w:rtl/>
        </w:rPr>
      </w:pPr>
      <w:del w:id="91191" w:author="מנוע מכני" w:date="2026-10-11T12:04:39Z">
        <w:r w:rsidRPr="00DC5142">
          <w:rPr>
            <w:rFonts w:ascii="FontbitDavid" w:hAnsi="FontbitDavid"/>
            <w:b/>
            <w:bCs/>
            <w:sz w:val="24"/>
            <w:rtl/>
          </w:rPr>
          <w:delText xml:space="preserve"> </w:delText>
        </w:r>
      </w:del>
      <w:ins w:id="91042" w:author="מנוע מכני" w:date="2026-10-11T12:04:39Z">
        <w:r>
          <w:rPr>
            <w:rFonts w:ascii="FontbitDavid" w:hAnsi="FontbitDavid"/>
            <w:b/>
            <w:bCs/>
            <w:sz w:val="24"/>
            <w:rtl/>
          </w:rPr>
          <w:t xml:space="preserve">אם </w:t>
        </w:r>
      </w:ins>
      <w:del w:id="91043" w:author="מנוע מכני" w:date="2026-10-11T12:04:39Z">
        <w:r w:rsidRPr="00DC5142">
          <w:rPr>
            <w:rFonts w:ascii="FontbitDavid" w:hAnsi="FontbitDavid"/>
            <w:b/>
            <w:bCs/>
            <w:sz w:val="24"/>
            <w:rtl/>
          </w:rPr>
          <w:delText xml:space="preserve">אי </w:delText>
        </w:r>
      </w:del>
      <w:r w:rsidRPr="00DC5142">
        <w:rPr>
          <w:rFonts w:ascii="FontbitDavid" w:hAnsi="FontbitDavid"/>
          <w:b/>
          <w:bCs/>
          <w:sz w:val="24"/>
          <w:rtl/>
        </w:rPr>
        <w:t xml:space="preserve">עלו, מהו שירדו?</w:t>
      </w:r>
      <w:r w:rsidRPr="003778A1">
        <w:rPr>
          <w:rFonts w:ascii="FontbitDavid" w:hAnsi="FontbitDavid"/>
          <w:sz w:val="24"/>
          <w:rtl/>
        </w:rPr>
        <w:t xml:space="preserve"> </w:t>
      </w:r>
      <w:r w:rsidRPr="00DC5142">
        <w:rPr>
          <w:rStyle w:val="2fb"/>
          <w:rFonts w:ascii="FontbitDavid" w:hAnsi="FontbitDavid"/>
          <w:b/>
          <w:bCs/>
          <w:sz w:val="24"/>
          <w:rtl/>
        </w:rPr>
        <w:t>רבה</w:t>
      </w:r>
      <w:r w:rsidRPr="003778A1">
        <w:rPr>
          <w:rFonts w:ascii="FontbitDavid" w:hAnsi="FontbitDavid"/>
          <w:sz w:val="24"/>
          <w:rtl/>
        </w:rPr>
        <w:t xml:space="preserve">: אם עלו - ירדו, </w:t>
      </w:r>
      <w:r>
        <w:rPr>
          <w:rFonts w:ascii="FontbitDavid" w:hAnsi="FontbitDavid"/>
          <w:b/>
          <w:bCs/>
          <w:sz w:val="24"/>
          <w:rtl/>
        </w:rPr>
        <w:tab/>
      </w:r>
      <w:r w:rsidRPr="00DC5142">
        <w:rPr>
          <w:rStyle w:val="2fb"/>
          <w:rFonts w:ascii="FontbitDavid" w:hAnsi="FontbitDavid"/>
          <w:b/>
          <w:bCs/>
          <w:sz w:val="24"/>
          <w:rtl/>
        </w:rPr>
        <w:t>רב יוסף</w:t>
      </w:r>
      <w:r w:rsidRPr="003778A1">
        <w:rPr>
          <w:rFonts w:ascii="FontbitDavid" w:hAnsi="FontbitDavid"/>
          <w:sz w:val="24"/>
          <w:rtl/>
        </w:rPr>
        <w:t xml:space="preserve">: אם עלו - </w:t>
      </w:r>
      <w:r w:rsidRPr="003778A1">
        <w:rPr>
          <w:rFonts w:ascii="FontbitDavid" w:hAnsi="FontbitDavid"/>
          <w:sz w:val="24"/>
          <w:rtl/>
        </w:rPr>
        <w:t xml:space="preserve">לא</w:t>
      </w:r>
      <w:r w:rsidRPr="003778A1">
        <w:rPr>
          <w:rFonts w:ascii="FontbitDavid" w:hAnsi="FontbitDavid"/>
          <w:sz w:val="24"/>
          <w:rtl/>
        </w:rPr>
        <w:t xml:space="preserve"> ירדו</w:t>
      </w:r>
      <w:r>
        <w:rPr>
          <w:rFonts w:ascii="FontbitDavid" w:hAnsi="FontbitDavid"/>
          <w:sz w:val="24"/>
          <w:rtl/>
        </w:rPr>
        <w:t>.</w:t>
      </w:r>
    </w:p>
    <w:p w:rsidR="00E403F0" w:rsidRPr="00AD695E" w:rsidRDefault="00E403F0" w:rsidP="00E403F0">
      <w:pPr>
        <w:rPr>
          <w:rtl/>
        </w:rPr>
      </w:pPr>
      <w:r w:rsidRPr="00DC5142">
        <w:rPr>
          <w:rFonts w:ascii="FontbitDavid" w:hAnsi="FontbitDavid"/>
          <w:b/>
          <w:bCs/>
          <w:sz w:val="24"/>
          <w:rtl/>
        </w:rPr>
        <w:t xml:space="preserve">אליבא </w:t>
      </w:r>
      <w:r w:rsidRPr="00DC5142">
        <w:rPr>
          <w:rStyle w:val="2fb"/>
          <w:rFonts w:ascii="FontbitDavid" w:hAnsi="FontbitDavid"/>
          <w:b/>
          <w:bCs/>
          <w:sz w:val="24"/>
          <w:rtl/>
        </w:rPr>
        <w:t xml:space="preserve">ד</w:t>
      </w:r>
      <w:ins w:id="90011" w:author="מנוע מכני" w:date="2026-10-11T12:04:39Z">
        <w:r>
          <w:rPr>
            <w:rStyle w:val="2fb"/>
            <w:rFonts w:ascii="FontbitDavid" w:hAnsi="FontbitDavid"/>
            <w:b/>
            <w:bCs/>
            <w:sz w:val="24"/>
            <w:rtl/>
          </w:rPr>
          <w:t xml:space="preserve">ר"י</w:t>
        </w:r>
      </w:ins>
      <w:del w:id="90012" w:author="מנוע מכני" w:date="2026-10-11T12:04:39Z">
        <w:r w:rsidRPr="00DC5142">
          <w:rPr>
            <w:rFonts w:ascii="FontbitDavid" w:hAnsi="FontbitDavid"/>
            <w:b/>
            <w:bCs/>
            <w:sz w:val="24"/>
            <w:rtl/>
          </w:rPr>
          <w:delText xml:space="preserve">ר</w:delText>
        </w:r>
        <w:r w:rsidRPr="00DC5142">
          <w:rPr>
            <w:rFonts w:ascii="FontbitDavid" w:hAnsi="FontbitDavid" w:hint="cs"/>
            <w:b/>
            <w:bCs/>
            <w:sz w:val="24"/>
            <w:rtl/>
          </w:rPr>
          <w:delText xml:space="preserve">'</w:delText>
        </w:r>
        <w:r w:rsidRPr="00DC5142">
          <w:rPr>
            <w:rFonts w:ascii="FontbitDavid" w:hAnsi="FontbitDavid"/>
            <w:b/>
            <w:bCs/>
            <w:sz w:val="24"/>
            <w:rtl/>
          </w:rPr>
          <w:delText xml:space="preserve">'</w:delText>
        </w:r>
        <w:r w:rsidRPr="00DC5142">
          <w:rPr>
            <w:rFonts w:ascii="FontbitDavid" w:hAnsi="FontbitDavid" w:hint="cs"/>
            <w:b/>
            <w:bCs/>
            <w:sz w:val="24"/>
            <w:rtl/>
          </w:rPr>
          <w:delText xml:space="preserve">י</w:delText>
        </w:r>
      </w:del>
      <w:r w:rsidRPr="00DC5142">
        <w:rPr>
          <w:rFonts w:ascii="FontbitDavid" w:hAnsi="FontbitDavid" w:hint="cs"/>
          <w:b/>
          <w:bCs/>
          <w:sz w:val="24"/>
          <w:rtl/>
        </w:rPr>
        <w:t xml:space="preserve"> </w:t>
      </w:r>
      <w:r w:rsidRPr="00DC5142">
        <w:rPr>
          <w:rFonts w:ascii="FontbitDavid" w:hAnsi="FontbitDavid"/>
          <w:b/>
          <w:bCs/>
          <w:sz w:val="24"/>
          <w:rtl/>
        </w:rPr>
        <w:t xml:space="preserve">לא</w:t>
      </w:r>
      <w:r w:rsidRPr="00DC5142">
        <w:rPr>
          <w:rFonts w:ascii="FontbitDavid" w:hAnsi="FontbitDavid"/>
          <w:b/>
          <w:bCs/>
          <w:sz w:val="24"/>
          <w:rtl/>
        </w:rPr>
        <w:t xml:space="preserve"> תיבעי לך,</w:t>
      </w:r>
      <w:r w:rsidRPr="003778A1">
        <w:rPr>
          <w:rFonts w:ascii="FontbitDavid" w:hAnsi="FontbitDavid"/>
          <w:sz w:val="24"/>
          <w:rtl/>
        </w:rPr>
        <w:t xml:space="preserve"> </w:t>
      </w:r>
      <w:ins w:id="91106" w:author="מנוע מכני" w:date="2026-10-11T12:04:39Z">
        <w:r>
          <w:rPr>
            <w:rFonts w:ascii="FontbitDavid" w:hAnsi="FontbitDavid"/>
            <w:sz w:val="24"/>
            <w:rtl/>
          </w:rPr>
          <w:t xml:space="preserve">דלכ"ע</w:t>
        </w:r>
      </w:ins>
      <w:del w:id="91107" w:author="מנוע מכני" w:date="2026-10-11T12:04:39Z">
        <w:r w:rsidRPr="003778A1">
          <w:rPr>
            <w:rFonts w:ascii="FontbitDavid" w:hAnsi="FontbitDavid"/>
            <w:sz w:val="24"/>
            <w:rtl/>
          </w:rPr>
          <w:delText xml:space="preserve">דכ"ע</w:delText>
        </w:r>
      </w:del>
      <w:r w:rsidRPr="003778A1">
        <w:rPr>
          <w:rFonts w:ascii="FontbitDavid" w:hAnsi="FontbitDavid"/>
          <w:sz w:val="24"/>
          <w:rtl/>
        </w:rPr>
        <w:t xml:space="preserve"> ל"פ דאם עלו ירדו, </w:t>
      </w:r>
      <w:ins w:id="90454" w:author="מנוע מכני" w:date="2026-10-11T12:04:39Z">
        <w:r>
          <w:rPr>
            <w:rFonts w:ascii="FontbitDavid" w:hAnsi="FontbitDavid" w:hint="cs"/>
            <w:b/>
            <w:bCs/>
            <w:sz w:val="24"/>
            <w:rtl/>
          </w:rPr>
          <w:t xml:space="preserve">וחלקו</w:t>
        </w:r>
      </w:ins>
      <w:del w:id="90455" w:author="מנוע מכני" w:date="2026-10-11T12:04:39Z">
        <w:r w:rsidRPr="00F561BD">
          <w:rPr>
            <w:rFonts w:ascii="FontbitDavid" w:hAnsi="FontbitDavid" w:hint="cs"/>
            <w:b/>
            <w:bCs/>
            <w:sz w:val="24"/>
            <w:rtl/>
          </w:rPr>
          <w:delText xml:space="preserve">ו</w:delText>
        </w:r>
        <w:r w:rsidRPr="00F561BD">
          <w:rPr>
            <w:rFonts w:ascii="FontbitDavid" w:hAnsi="FontbitDavid"/>
            <w:b/>
            <w:bCs/>
            <w:sz w:val="24"/>
            <w:rtl/>
          </w:rPr>
          <w:delText xml:space="preserve">פליגי</w:delText>
        </w:r>
      </w:del>
      <w:r w:rsidRPr="003778A1">
        <w:rPr>
          <w:rFonts w:ascii="FontbitDavid" w:hAnsi="FontbitDavid"/>
          <w:sz w:val="24"/>
          <w:rtl/>
        </w:rPr>
        <w:t xml:space="preserve"> אליבא </w:t>
      </w:r>
      <w:r w:rsidRPr="003778A1">
        <w:rPr>
          <w:rStyle w:val="2fb"/>
          <w:rFonts w:ascii="FontbitDavid" w:hAnsi="FontbitDavid"/>
          <w:sz w:val="24"/>
          <w:rtl/>
        </w:rPr>
        <w:t xml:space="preserve">דר"ש</w:t>
      </w:r>
      <w:r>
        <w:rPr>
          <w:rFonts w:ascii="FontbitDavid" w:hAnsi="FontbitDavid"/>
          <w:sz w:val="24"/>
          <w:rtl/>
        </w:rPr>
        <w:t>.</w:t>
      </w:r>
    </w:p>
    <w:p w:rsidR="00E403F0" w:rsidRPr="00AD695E" w:rsidRDefault="00E403F0" w:rsidP="00E403F0">
      <w:pPr>
        <w:rPr>
          <w:rtl/>
        </w:rPr>
      </w:pPr>
      <w:r w:rsidRPr="00DC5142">
        <w:rPr>
          <w:rStyle w:val="2fb"/>
          <w:rFonts w:ascii="FontbitDavid" w:hAnsi="FontbitDavid"/>
          <w:b/>
          <w:bCs/>
          <w:sz w:val="24"/>
          <w:rtl/>
        </w:rPr>
        <w:t>רב יוסף</w:t>
      </w:r>
      <w:r w:rsidRPr="003778A1">
        <w:rPr>
          <w:rFonts w:ascii="FontbitDavid" w:hAnsi="FontbitDavid"/>
          <w:sz w:val="24"/>
          <w:rtl/>
        </w:rPr>
        <w:t xml:space="preserve"> - </w:t>
      </w:r>
      <w:r w:rsidRPr="003778A1">
        <w:rPr>
          <w:rStyle w:val="2fb"/>
          <w:rFonts w:ascii="FontbitDavid" w:hAnsi="FontbitDavid"/>
          <w:sz w:val="24"/>
          <w:rtl/>
        </w:rPr>
        <w:t xml:space="preserve">כר"ש</w:t>
      </w:r>
      <w:r w:rsidRPr="003778A1">
        <w:rPr>
          <w:rFonts w:ascii="FontbitDavid" w:hAnsi="FontbitDavid"/>
          <w:sz w:val="24"/>
          <w:rtl/>
        </w:rPr>
        <w:t xml:space="preserve">, </w:t>
      </w:r>
    </w:p>
    <w:p>
      <w:pPr>
        <w:pStyle w:val="38"/>
        <w:rPr>
          <w:ins w:id="91192" w:author="מנוע מכני" w:date="2026-10-11T12:04:39Z"/>
        </w:rPr>
      </w:pPr>
      <w:r w:rsidRPr="00DC5142">
        <w:t>ול</w:t>
      </w:r>
      <w:r w:rsidRPr="00DC5142">
        <w:t>רבה</w:t>
      </w:r>
      <w:r>
        <w:t xml:space="preserve">:</w:t>
      </w:r>
    </w:p>
    <w:p w:rsidR="00E403F0" w:rsidRPr="00AD695E" w:rsidRDefault="00E403F0" w:rsidP="00E403F0">
      <w:pPr>
        <w:rPr>
          <w:rtl/>
        </w:rPr>
      </w:pPr>
      <w:del w:id="91193" w:author="מנוע מכני" w:date="2026-10-11T12:04:39Z">
        <w:r>
          <w:rPr>
            <w:rFonts w:ascii="FontbitDavid" w:hAnsi="FontbitDavid"/>
            <w:sz w:val="24"/>
            <w:rtl/>
          </w:rPr>
          <w:delText xml:space="preserve"> </w:delText>
        </w:r>
      </w:del>
      <w:r>
        <w:rPr>
          <w:rFonts w:ascii="FontbitDavid" w:hAnsi="FontbitDavid"/>
          <w:sz w:val="24"/>
          <w:rtl/>
        </w:rPr>
        <w:t xml:space="preserve">עד כאן </w:t>
      </w:r>
      <w:r>
        <w:rPr>
          <w:rFonts w:ascii="FontbitDavid" w:hAnsi="FontbitDavid"/>
          <w:sz w:val="24"/>
          <w:rtl/>
        </w:rPr>
        <w:t xml:space="preserve">לא</w:t>
      </w:r>
      <w:r>
        <w:rPr>
          <w:rFonts w:ascii="FontbitDavid" w:hAnsi="FontbitDavid"/>
          <w:sz w:val="24"/>
          <w:rtl/>
        </w:rPr>
        <w:t xml:space="preserve"> </w:t>
      </w:r>
      <w:r>
        <w:rPr>
          <w:rStyle w:val="2fb"/>
          <w:rFonts w:ascii="FontbitDavid" w:hAnsi="FontbitDavid"/>
          <w:sz w:val="24"/>
          <w:rtl/>
        </w:rPr>
        <w:t xml:space="preserve">קא</w:t>
      </w:r>
      <w:r w:rsidRPr="003778A1">
        <w:rPr>
          <w:rStyle w:val="2fb"/>
          <w:rFonts w:ascii="FontbitDavid" w:hAnsi="FontbitDavid"/>
          <w:sz w:val="24"/>
          <w:rtl/>
        </w:rPr>
        <w:t xml:space="preserve">ר"ש</w:t>
      </w:r>
      <w:r w:rsidRPr="003778A1">
        <w:rPr>
          <w:rFonts w:ascii="FontbitDavid" w:hAnsi="FontbitDavid"/>
          <w:sz w:val="24"/>
          <w:rtl/>
        </w:rPr>
        <w:t xml:space="preserve"> אלא בניתנין למטה שנתנן למעלה, או בניתנין למעלה שנתנן למטה, ולעולם דשחטן וקבל דמן בצפון, </w:t>
      </w:r>
    </w:p>
    <w:p w:rsidR="00E403F0" w:rsidRPr="00AD695E" w:rsidRDefault="00E403F0" w:rsidP="00E403F0">
      <w:pPr>
        <w:rPr>
          <w:rtl/>
        </w:rPr>
      </w:pPr>
      <w:r w:rsidRPr="003778A1">
        <w:rPr>
          <w:rFonts w:ascii="FontbitDavid" w:hAnsi="FontbitDavid"/>
          <w:sz w:val="24"/>
          <w:rtl/>
        </w:rPr>
        <w:t xml:space="preserve">אבל </w:t>
      </w:r>
      <w:ins w:id="90456" w:author="מנוע מכני" w:date="2026-10-11T12:04:39Z">
        <w:r>
          <w:rPr>
            <w:rFonts w:ascii="FontbitDavid" w:hAnsi="FontbitDavid"/>
            <w:sz w:val="24"/>
            <w:rtl/>
          </w:rPr>
          <w:t xml:space="preserve">כאן</w:t>
        </w:r>
      </w:ins>
      <w:del w:id="90457" w:author="מנוע מכני" w:date="2026-10-11T12:04:39Z">
        <w:r w:rsidRPr="003778A1">
          <w:rPr>
            <w:rFonts w:ascii="FontbitDavid" w:hAnsi="FontbitDavid"/>
            <w:sz w:val="24"/>
            <w:rtl/>
          </w:rPr>
          <w:delText xml:space="preserve">הכא</w:delText>
        </w:r>
      </w:del>
      <w:r w:rsidRPr="003778A1">
        <w:rPr>
          <w:rFonts w:ascii="FontbitDavid" w:hAnsi="FontbitDavid"/>
          <w:sz w:val="24"/>
          <w:rtl/>
        </w:rPr>
        <w:t xml:space="preserve"> - כיון דשחטן בדרום כמאן דחנקינון דמי</w:t>
      </w:r>
      <w:r>
        <w:rPr>
          <w:rFonts w:ascii="FontbitDavid" w:hAnsi="FontbitDavid"/>
          <w:sz w:val="24"/>
          <w:rtl/>
        </w:rPr>
        <w:t>.</w:t>
      </w:r>
    </w:p>
    <w:p>
      <w:pPr>
        <w:pStyle w:val="38"/>
        <w:rPr>
          <w:ins w:id="91194" w:author="מנוע מכני" w:date="2026-10-11T12:04:39Z"/>
        </w:rPr>
      </w:pPr>
      <w:r w:rsidRPr="003778A1">
        <w:t xml:space="preserve">תנן</w:t>
      </w:r>
      <w:r w:rsidRPr="003778A1">
        <w:t xml:space="preserve">:</w:t>
      </w:r>
    </w:p>
    <w:p w:rsidR="00E403F0" w:rsidRPr="00AD695E" w:rsidRDefault="00E403F0" w:rsidP="00E403F0">
      <w:pPr>
        <w:rPr>
          <w:rtl/>
        </w:rPr>
      </w:pPr>
      <w:del w:id="9119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קדשי קדשים ששחטן בדרום - מועלין בהן, </w:t>
      </w:r>
      <w:r>
        <w:rPr>
          <w:rStyle w:val="2fb"/>
          <w:rFonts w:ascii="FontbitDavid" w:hAnsi="FontbitDavid" w:hint="cs"/>
          <w:sz w:val="24"/>
          <w:rtl/>
        </w:rPr>
        <w:t>ל</w:t>
      </w:r>
      <w:r w:rsidRPr="003778A1">
        <w:rPr>
          <w:rStyle w:val="2fb"/>
          <w:rFonts w:ascii="FontbitDavid" w:hAnsi="FontbitDavid"/>
          <w:sz w:val="24"/>
          <w:rtl/>
        </w:rPr>
        <w:t xml:space="preserve">רב יוסף</w:t>
      </w:r>
      <w:r w:rsidRPr="003778A1">
        <w:rPr>
          <w:rFonts w:ascii="FontbitDavid" w:hAnsi="FontbitDavid"/>
          <w:sz w:val="24"/>
          <w:rtl/>
        </w:rPr>
        <w:t xml:space="preserve"> ניחא, </w:t>
      </w:r>
    </w:p>
    <w:p>
      <w:pPr>
        <w:pStyle w:val="38"/>
        <w:rPr>
          <w:ins w:id="91196" w:author="מנוע מכני" w:date="2026-10-11T12:04:39Z"/>
        </w:rPr>
      </w:pPr>
      <w:r>
        <w:t xml:space="preserve">לרבה:</w:t>
      </w:r>
    </w:p>
    <w:p w:rsidR="00E403F0" w:rsidRPr="00AD695E" w:rsidRDefault="00E403F0" w:rsidP="00E403F0">
      <w:pPr>
        <w:rPr>
          <w:rtl/>
        </w:rPr>
      </w:pPr>
      <w:del w:id="91197" w:author="מנוע מכני" w:date="2026-10-11T12:04:39Z">
        <w:r>
          <w:rPr>
            <w:rFonts w:ascii="FontbitDavid" w:hAnsi="FontbitDavid" w:hint="cs"/>
            <w:sz w:val="24"/>
            <w:rtl/>
          </w:rPr>
          <w:delText xml:space="preserve"> </w:delText>
        </w:r>
      </w:del>
      <w:r w:rsidRPr="003778A1">
        <w:rPr>
          <w:rFonts w:ascii="FontbitDavid" w:hAnsi="FontbitDavid"/>
          <w:sz w:val="24"/>
          <w:rtl/>
        </w:rPr>
        <w:t xml:space="preserve">מועלין בהן </w:t>
      </w:r>
      <w:r>
        <w:rPr>
          <w:rFonts w:ascii="FontbitDavid" w:hAnsi="FontbitDavid"/>
          <w:sz w:val="24"/>
          <w:rtl/>
        </w:rPr>
        <w:t>–</w:t>
      </w:r>
      <w:r w:rsidRPr="003778A1">
        <w:rPr>
          <w:rFonts w:ascii="FontbitDavid" w:hAnsi="FontbitDavid"/>
          <w:sz w:val="24"/>
          <w:rtl/>
        </w:rPr>
        <w:t xml:space="preserve"> מדרבנן</w:t>
      </w:r>
      <w:r>
        <w:rPr>
          <w:rFonts w:ascii="FontbitDavid" w:hAnsi="FontbitDavid" w:hint="cs"/>
          <w:sz w:val="24"/>
          <w:rtl/>
        </w:rPr>
        <w:t xml:space="preserve"> - דאין משלמין חומש</w:t>
      </w:r>
      <w:ins w:id="90876" w:author="מנוע מכני" w:date="2026-10-11T12:04:39Z">
        <w:r>
          <w:rPr>
            <w:rFonts w:ascii="FontbitDavid" w:hAnsi="FontbitDavid"/>
            <w:sz w:val="24"/>
            <w:rtl/>
          </w:rPr>
          <w:t xml:space="preserve">,</w:t>
        </w:r>
      </w:ins>
      <w:del w:id="90877" w:author="מנוע מכני" w:date="2026-10-11T12:04:39Z">
        <w:r>
          <w:rPr>
            <w:rFonts w:ascii="FontbitDavid" w:hAnsi="FontbitDavid"/>
            <w:sz w:val="24"/>
            <w:rtl/>
          </w:rPr>
          <w:delText xml:space="preserve">;</w:delText>
        </w:r>
      </w:del>
      <w:r>
        <w:rPr>
          <w:rFonts w:ascii="FontbitDavid" w:hAnsi="FontbitDavid" w:hint="cs"/>
          <w:sz w:val="24"/>
          <w:rtl/>
        </w:rPr>
        <w:t xml:space="preserve"> </w:t>
      </w:r>
    </w:p>
    <w:p>
      <w:pPr>
        <w:pStyle w:val="afffff8"/>
        <w:rPr>
          <w:ins w:id="90115" w:author="קלוד" w:date="2026-10-11T12:19:32Z"/>
        </w:rPr>
      </w:pPr>
      <w:ins w:id="90116" w:author="קלוד" w:date="2026-10-11T12:19:32Z">
        <w:r>
          <w:rPr>
            <w:color w:val="7B3F00"/>
          </w:rPr>
          <w:t xml:space="preserve">מעילה מדרבנן - קדשים שמתו</w:t>
        </w:r>
      </w:ins>
    </w:p>
    <w:p>
      <w:pPr>
        <w:pStyle w:val="38"/>
        <w:rPr>
          <w:ins w:id="91198" w:author="מנוע מכני" w:date="2026-10-11T12:04:39Z"/>
        </w:rPr>
      </w:pPr>
      <w:ins w:id="90458" w:author="מנוע מכני" w:date="2026-10-11T12:04:39Z">
        <w:r>
          <w:t xml:space="preserve">ויש</w:t>
        </w:r>
      </w:ins>
      <w:del w:id="90459" w:author="מנוע מכני" w:date="2026-10-11T12:04:39Z">
        <w:r w:rsidRPr="00027215">
          <w:delText xml:space="preserve">ו</w:delText>
        </w:r>
        <w:r w:rsidRPr="00027215">
          <w:delText xml:space="preserve">איכא</w:delText>
        </w:r>
      </w:del>
      <w:r w:rsidRPr="00027215">
        <w:t xml:space="preserve"> מעילה מדרבנן</w:t>
      </w:r>
      <w:r w:rsidRPr="00027215">
        <w:t xml:space="preserve"> דאר</w:t>
      </w:r>
      <w:ins w:id="90013" w:author="מנוע מכני" w:date="2026-10-11T12:04:39Z">
        <w:r>
          <w:t xml:space="preserve">י"ו</w:t>
        </w:r>
      </w:ins>
      <w:del w:id="90014" w:author="מנוע מכני" w:date="2026-10-11T12:04:39Z">
        <w:r w:rsidRPr="00027215">
          <w:delText xml:space="preserve">י''ו</w:delText>
        </w:r>
      </w:del>
      <w:r w:rsidRPr="00027215">
        <w:t xml:space="preserve">:</w:t>
      </w:r>
    </w:p>
    <w:p w:rsidR="00E403F0" w:rsidRPr="00027215" w:rsidRDefault="00E403F0" w:rsidP="00E403F0">
      <w:pPr>
        <w:rPr>
          <w:spacing w:val="-4"/>
          <w:rtl/>
        </w:rPr>
      </w:pPr>
      <w:del w:id="91199" w:author="מנוע מכני" w:date="2026-10-11T12:04:39Z">
        <w:r w:rsidRPr="00027215">
          <w:rPr>
            <w:rFonts w:ascii="FontbitDavid" w:hAnsi="FontbitDavid"/>
            <w:spacing w:val="-4"/>
            <w:sz w:val="24"/>
            <w:rtl/>
          </w:rPr>
          <w:delText xml:space="preserve"> </w:delText>
        </w:r>
      </w:del>
      <w:r w:rsidRPr="00027215">
        <w:rPr>
          <w:rFonts w:ascii="FontbitDavid" w:hAnsi="FontbitDavid"/>
          <w:spacing w:val="-4"/>
          <w:sz w:val="24"/>
          <w:rtl/>
        </w:rPr>
        <w:t xml:space="preserve">קדשים שמתו יצאו </w:t>
      </w:r>
      <w:ins w:id="90638" w:author="מנוע מכני" w:date="2026-10-11T12:04:39Z">
        <w:r>
          <w:rPr>
            <w:rFonts w:ascii="FontbitDavid" w:hAnsi="FontbitDavid"/>
            <w:spacing w:val="-4"/>
            <w:sz w:val="24"/>
            <w:rtl/>
          </w:rPr>
          <w:t xml:space="preserve">כלום</w:t>
        </w:r>
      </w:ins>
      <w:del w:id="90639" w:author="מנוע מכני" w:date="2026-10-11T12:04:39Z">
        <w:r w:rsidRPr="00027215">
          <w:rPr>
            <w:rFonts w:ascii="FontbitDavid" w:hAnsi="FontbitDavid"/>
            <w:spacing w:val="-4"/>
            <w:sz w:val="24"/>
            <w:rtl/>
          </w:rPr>
          <w:delText xml:space="preserve">מידי</w:delText>
        </w:r>
      </w:del>
      <w:r w:rsidRPr="00027215">
        <w:rPr>
          <w:rFonts w:ascii="FontbitDavid" w:hAnsi="FontbitDavid"/>
          <w:spacing w:val="-4"/>
          <w:sz w:val="24"/>
          <w:rtl/>
        </w:rPr>
        <w:t xml:space="preserve"> מעילה דבר תורה,</w:t>
      </w:r>
      <w:r w:rsidRPr="00027215">
        <w:rPr>
          <w:rFonts w:ascii="FontbitDavid" w:hAnsi="FontbitDavid" w:hint="cs"/>
          <w:spacing w:val="-4"/>
          <w:sz w:val="24"/>
          <w:rtl/>
        </w:rPr>
        <w:t xml:space="preserve"> ומשמע </w:t>
      </w:r>
      <w:ins w:id="91136" w:author="מנוע מכני" w:date="2026-10-11T12:04:39Z">
        <w:r>
          <w:rPr>
            <w:rFonts w:ascii="FontbitDavid" w:hAnsi="FontbitDavid" w:hint="cs"/>
            <w:spacing w:val="-4"/>
            <w:sz w:val="24"/>
            <w:rtl/>
          </w:rPr>
          <w:t xml:space="preserve">דישנו</w:t>
        </w:r>
      </w:ins>
      <w:del w:id="91137" w:author="מנוע מכני" w:date="2026-10-11T12:04:39Z">
        <w:r w:rsidRPr="00027215">
          <w:rPr>
            <w:rFonts w:ascii="FontbitDavid" w:hAnsi="FontbitDavid" w:hint="cs"/>
            <w:spacing w:val="-4"/>
            <w:sz w:val="24"/>
            <w:rtl/>
          </w:rPr>
          <w:delText xml:space="preserve">דאיתא</w:delText>
        </w:r>
      </w:del>
      <w:r w:rsidRPr="00027215">
        <w:rPr>
          <w:rFonts w:ascii="FontbitDavid" w:hAnsi="FontbitDavid" w:hint="cs"/>
          <w:spacing w:val="-4"/>
          <w:sz w:val="24"/>
          <w:rtl/>
        </w:rPr>
        <w:t xml:space="preserve"> בדרבנן</w:t>
      </w:r>
      <w:ins w:id="90878" w:author="מנוע מכני" w:date="2026-10-11T12:04:39Z">
        <w:r>
          <w:rPr>
            <w:rFonts w:ascii="FontbitDavid" w:hAnsi="FontbitDavid" w:hint="cs"/>
            <w:spacing w:val="-4"/>
            <w:sz w:val="24"/>
            <w:rtl/>
          </w:rPr>
          <w:t xml:space="preserve"> </w:t>
        </w:r>
      </w:ins>
      <w:del w:id="90879" w:author="מנוע מכני" w:date="2026-10-11T12:04:39Z">
        <w:r w:rsidRPr="00027215">
          <w:rPr>
            <w:rFonts w:ascii="FontbitDavid" w:hAnsi="FontbitDavid" w:hint="cs"/>
            <w:spacing w:val="-4"/>
            <w:sz w:val="24"/>
            <w:rtl/>
          </w:rPr>
          <w:delText xml:space="preserve"> </w:delText>
        </w:r>
        <w:r w:rsidRPr="00027215">
          <w:rPr>
            <w:rFonts w:ascii="FontbitDavid" w:hAnsi="FontbitDavid"/>
            <w:spacing w:val="-4"/>
            <w:sz w:val="24"/>
            <w:rtl/>
          </w:rPr>
          <w:delText xml:space="preserve"> </w:delText>
        </w:r>
      </w:del>
    </w:p>
    <w:p w:rsidR="00E403F0" w:rsidRPr="00AD695E" w:rsidRDefault="00E403F0" w:rsidP="00E403F0">
      <w:pPr>
        <w:rPr>
          <w:rtl/>
        </w:rPr>
      </w:pPr>
    </w:p>
    <w:p w:rsidR="00E403F0" w:rsidRPr="00AD695E" w:rsidRDefault="00E403F0" w:rsidP="00E403F0">
      <w:pPr>
        <w:rPr>
          <w:rtl/>
        </w:rPr>
      </w:pPr>
      <w:r w:rsidRPr="003778A1">
        <w:rPr>
          <w:rFonts w:ascii="FontbitDavid" w:hAnsi="FontbitDavid"/>
          <w:sz w:val="24"/>
          <w:rtl/>
        </w:rPr>
        <w:t xml:space="preserve">לימא תנינא להא </w:t>
      </w:r>
      <w:r w:rsidRPr="003778A1">
        <w:rPr>
          <w:rStyle w:val="2fb"/>
          <w:rFonts w:ascii="FontbitDavid" w:hAnsi="FontbitDavid"/>
          <w:sz w:val="24"/>
          <w:rtl/>
        </w:rPr>
        <w:t xml:space="preserve">דעולא</w:t>
      </w:r>
      <w:r w:rsidRPr="003778A1">
        <w:rPr>
          <w:rFonts w:ascii="FontbitDavid" w:hAnsi="FontbitDavid"/>
          <w:sz w:val="24"/>
          <w:rtl/>
        </w:rPr>
        <w:t xml:space="preserve"> </w:t>
      </w:r>
      <w:r w:rsidRPr="003778A1">
        <w:rPr>
          <w:rStyle w:val="2fb"/>
          <w:rFonts w:ascii="FontbitDavid" w:hAnsi="FontbitDavid"/>
          <w:sz w:val="24"/>
          <w:rtl/>
        </w:rPr>
        <w:t xml:space="preserve">א</w:t>
      </w:r>
      <w:r>
        <w:rPr>
          <w:rStyle w:val="2fb"/>
          <w:rFonts w:ascii="FontbitDavid" w:hAnsi="FontbitDavid" w:hint="cs"/>
          <w:sz w:val="24"/>
          <w:rtl/>
        </w:rPr>
        <w:t xml:space="preserve">ר</w:t>
      </w:r>
      <w:ins w:id="90015" w:author="מנוע מכני" w:date="2026-10-11T12:04:39Z">
        <w:r>
          <w:rPr>
            <w:rStyle w:val="2fb"/>
            <w:rFonts w:ascii="FontbitDavid" w:hAnsi="FontbitDavid" w:hint="cs"/>
            <w:sz w:val="24"/>
            <w:rtl/>
          </w:rPr>
          <w:t xml:space="preserve">י"ו</w:t>
        </w:r>
      </w:ins>
      <w:del w:id="90016"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p>
    <w:p w:rsidR="00E403F0" w:rsidRPr="00AD695E" w:rsidRDefault="00E403F0" w:rsidP="00E403F0">
      <w:pPr>
        <w:rPr>
          <w:rtl/>
        </w:rPr>
      </w:pPr>
      <w:ins w:id="90862" w:author="מנוע מכני" w:date="2026-10-11T12:04:39Z">
        <w:r>
          <w:rPr>
            <w:rFonts w:ascii="FontbitDavid" w:hAnsi="FontbitDavid" w:hint="cs"/>
            <w:sz w:val="24"/>
            <w:rtl/>
          </w:rPr>
          <w:t xml:space="preserve">אף</w:t>
        </w:r>
      </w:ins>
      <w:del w:id="90863"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ע"ג</w:delText>
        </w:r>
      </w:del>
      <w:ins w:id="90017" w:author="מנוע מכני" w:date="2026-10-11T12:04:39Z"/>
      <w:del w:id="90018" w:author="מנוע מכני" w:date="2026-10-11T12:04:39Z">
        <w:r>
          <w:rPr>
            <w:rFonts w:ascii="FontbitDavid" w:hAnsi="FontbitDavid" w:hint="cs"/>
            <w:sz w:val="24"/>
            <w:rtl/>
          </w:rPr>
          <w:delText xml:space="preserve">ע''ג</w:delText>
        </w:r>
      </w:del>
      <w:r w:rsidRPr="003778A1">
        <w:rPr>
          <w:rFonts w:ascii="FontbitDavid" w:hAnsi="FontbitDavid"/>
          <w:sz w:val="24"/>
          <w:rtl/>
        </w:rPr>
        <w:t xml:space="preserve"> דתנינא, </w:t>
      </w:r>
      <w:ins w:id="91138" w:author="מנוע מכני" w:date="2026-10-11T12:04:39Z">
        <w:r>
          <w:rPr>
            <w:rFonts w:ascii="FontbitDavid" w:hAnsi="FontbitDavid"/>
            <w:sz w:val="24"/>
            <w:rtl/>
          </w:rPr>
          <w:t xml:space="preserve">הוצרך</w:t>
        </w:r>
      </w:ins>
      <w:del w:id="91139" w:author="מנוע מכני" w:date="2026-10-11T12:04:39Z">
        <w:r w:rsidRPr="003778A1">
          <w:rPr>
            <w:rFonts w:ascii="FontbitDavid" w:hAnsi="FontbitDavid"/>
            <w:sz w:val="24"/>
            <w:rtl/>
          </w:rPr>
          <w:delText xml:space="preserve">איצטריך</w:delText>
        </w:r>
      </w:del>
      <w:r w:rsidRPr="003778A1">
        <w:rPr>
          <w:rFonts w:ascii="FontbitDavid" w:hAnsi="FontbitDavid"/>
          <w:sz w:val="24"/>
          <w:rtl/>
        </w:rPr>
        <w:t xml:space="preserve"> </w:t>
      </w:r>
      <w:r w:rsidRPr="003778A1">
        <w:rPr>
          <w:rStyle w:val="2fb"/>
          <w:rFonts w:ascii="FontbitDavid" w:hAnsi="FontbitDavid"/>
          <w:sz w:val="24"/>
          <w:rtl/>
        </w:rPr>
        <w:t xml:space="preserve">דעולא</w:t>
      </w:r>
      <w:r w:rsidRPr="003778A1">
        <w:rPr>
          <w:rFonts w:ascii="FontbitDavid" w:hAnsi="FontbitDavid"/>
          <w:sz w:val="24"/>
          <w:rtl/>
        </w:rPr>
        <w:t xml:space="preserve">, </w:t>
      </w:r>
      <w:r w:rsidRPr="003778A1">
        <w:rPr>
          <w:rFonts w:ascii="FontbitDavid" w:hAnsi="FontbitDavid"/>
          <w:sz w:val="24"/>
          <w:rtl/>
        </w:rPr>
        <w:t xml:space="preserve">ס</w:t>
      </w:r>
      <w:ins w:id="90019" w:author="מנוע מכני" w:date="2026-10-11T12:04:39Z">
        <w:r>
          <w:rPr>
            <w:rFonts w:ascii="FontbitDavid" w:hAnsi="FontbitDavid" w:hint="cs"/>
            <w:sz w:val="24"/>
            <w:rtl/>
          </w:rPr>
          <w:t xml:space="preserve">ד"א</w:t>
        </w:r>
      </w:ins>
      <w:del w:id="90020" w:author="מנוע מכני" w:date="2026-10-11T12:04:39Z">
        <w:r>
          <w:rPr>
            <w:rFonts w:ascii="FontbitDavid" w:hAnsi="FontbitDavid" w:hint="cs"/>
            <w:sz w:val="24"/>
            <w:rtl/>
          </w:rPr>
          <w:delText xml:space="preserve">ד''א</w:delText>
        </w:r>
      </w:del>
      <w:r>
        <w:rPr>
          <w:rFonts w:ascii="FontbitDavid" w:hAnsi="FontbitDavid"/>
          <w:sz w:val="24"/>
          <w:rtl/>
        </w:rPr>
        <w:t xml:space="preserve">: </w:t>
      </w:r>
      <w:ins w:id="90460" w:author="מנוע מכני" w:date="2026-10-11T12:04:39Z">
        <w:r>
          <w:rPr>
            <w:rFonts w:ascii="FontbitDavid" w:hAnsi="FontbitDavid"/>
            <w:sz w:val="24"/>
            <w:rtl/>
          </w:rPr>
          <w:t xml:space="preserve">כאן</w:t>
        </w:r>
      </w:ins>
      <w:del w:id="90461" w:author="מנוע מכני" w:date="2026-10-11T12:04:39Z">
        <w:r>
          <w:rPr>
            <w:rFonts w:ascii="FontbitDavid" w:hAnsi="FontbitDavid"/>
            <w:sz w:val="24"/>
            <w:rtl/>
          </w:rPr>
          <w:delText xml:space="preserve">הכא</w:delText>
        </w:r>
      </w:del>
      <w:r w:rsidRPr="003778A1">
        <w:rPr>
          <w:rFonts w:ascii="FontbitDavid" w:hAnsi="FontbitDavid"/>
          <w:sz w:val="24"/>
          <w:rtl/>
        </w:rPr>
        <w:t xml:space="preserve"> </w:t>
      </w:r>
      <w:r w:rsidRPr="003778A1">
        <w:rPr>
          <w:rFonts w:ascii="FontbitDavid" w:hAnsi="FontbitDavid"/>
          <w:sz w:val="24"/>
          <w:rtl/>
        </w:rPr>
        <w:t xml:space="preserve">לא</w:t>
      </w:r>
      <w:r w:rsidRPr="003778A1">
        <w:rPr>
          <w:rFonts w:ascii="FontbitDavid" w:hAnsi="FontbitDavid"/>
          <w:sz w:val="24"/>
          <w:rtl/>
        </w:rPr>
        <w:t xml:space="preserve"> בדילין מנהון, אבל קדשים שמתו הואיל ובדילין מנהון - אימא </w:t>
      </w:r>
      <w:ins w:id="90398" w:author="מנוע מכני" w:date="2026-10-11T12:04:39Z">
        <w:r>
          <w:rPr>
            <w:rFonts w:ascii="FontbitDavid" w:hAnsi="FontbitDavid"/>
            <w:sz w:val="24"/>
            <w:rtl/>
          </w:rPr>
          <w:t xml:space="preserve">אפי'</w:t>
        </w:r>
      </w:ins>
      <w:del w:id="90399"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מעילה מדרבנן </w:t>
      </w:r>
      <w:r w:rsidRPr="003778A1">
        <w:rPr>
          <w:rFonts w:ascii="FontbitDavid" w:hAnsi="FontbitDavid"/>
          <w:sz w:val="24"/>
          <w:rtl/>
        </w:rPr>
        <w:t xml:space="preserve">לא</w:t>
      </w:r>
      <w:r w:rsidRPr="003778A1">
        <w:rPr>
          <w:rFonts w:ascii="FontbitDavid" w:hAnsi="FontbitDavid"/>
          <w:sz w:val="24"/>
          <w:rtl/>
        </w:rPr>
        <w:t xml:space="preserve">, </w:t>
      </w:r>
      <w:r w:rsidRPr="003778A1">
        <w:rPr>
          <w:rFonts w:ascii="FontbitDavid" w:hAnsi="FontbitDavid"/>
          <w:sz w:val="24"/>
          <w:rtl/>
        </w:rPr>
        <w:t xml:space="preserve">קמ"ל</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מתו </w:t>
      </w:r>
      <w:ins w:id="90462" w:author="מנוע מכני" w:date="2026-10-11T12:04:39Z">
        <w:r>
          <w:rPr>
            <w:rFonts w:ascii="FontbitDavid" w:hAnsi="FontbitDavid"/>
            <w:sz w:val="24"/>
            <w:rtl/>
          </w:rPr>
          <w:t xml:space="preserve">גם</w:t>
        </w:r>
      </w:ins>
      <w:del w:id="90463"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תני</w:t>
      </w:r>
      <w:r>
        <w:rPr>
          <w:rFonts w:ascii="FontbitDavid" w:hAnsi="FontbitDavid"/>
          <w:sz w:val="24"/>
          <w:rtl/>
        </w:rPr>
        <w:t xml:space="preserve">נא: הנהנה מן החטאת, כשהיא חיה </w:t>
      </w:r>
      <w:r>
        <w:rPr>
          <w:rFonts w:ascii="FontbitDavid" w:hAnsi="FontbitDavid"/>
          <w:sz w:val="24"/>
          <w:rtl/>
        </w:rPr>
        <w:t xml:space="preserve">לא</w:t>
      </w:r>
      <w:r>
        <w:rPr>
          <w:rFonts w:ascii="FontbitDavid" w:hAnsi="FontbitDavid"/>
          <w:sz w:val="24"/>
          <w:rtl/>
        </w:rPr>
        <w:t xml:space="preserve"> מעל עד שיפגום, וכשהיא מתה </w:t>
      </w:r>
      <w:r w:rsidRPr="003778A1">
        <w:rPr>
          <w:rFonts w:ascii="FontbitDavid" w:hAnsi="FontbitDavid"/>
          <w:sz w:val="24"/>
          <w:rtl/>
        </w:rPr>
        <w:t>כיון דנהנה כל שהוא מעל</w:t>
      </w:r>
      <w:r>
        <w:rPr>
          <w:rFonts w:ascii="FontbitDavid" w:hAnsi="FontbitDavid"/>
          <w:sz w:val="24"/>
          <w:rtl/>
        </w:rPr>
        <w:t>!</w:t>
      </w:r>
    </w:p>
    <w:p w:rsidR="00E403F0" w:rsidRPr="00AD695E" w:rsidRDefault="00E403F0" w:rsidP="00E403F0">
      <w:pPr>
        <w:pStyle w:val="afff3"/>
        <w:framePr w:wrap="around"/>
        <w:rPr>
          <w:rtl/>
        </w:rPr>
      </w:pPr>
      <w:r>
        <w:rPr>
          <w:rFonts w:hint="cs"/>
          <w:rtl/>
        </w:rPr>
        <w:t>ג.</w:t>
      </w:r>
    </w:p>
    <w:p w:rsidR="00E403F0" w:rsidRPr="00AD695E" w:rsidRDefault="00E403F0" w:rsidP="00E403F0">
      <w:pPr>
        <w:rPr>
          <w:rtl/>
        </w:rPr>
      </w:pPr>
      <w:r>
        <w:rPr>
          <w:rFonts w:ascii="FontbitDavid" w:hAnsi="FontbitDavid" w:hint="cs"/>
          <w:sz w:val="24"/>
          <w:rtl/>
        </w:rPr>
        <w:t xml:space="preserve">ס</w:t>
      </w:r>
      <w:ins w:id="90021" w:author="מנוע מכני" w:date="2026-10-11T12:04:39Z">
        <w:r>
          <w:rPr>
            <w:rFonts w:ascii="FontbitDavid" w:hAnsi="FontbitDavid" w:hint="cs"/>
            <w:sz w:val="24"/>
            <w:rtl/>
          </w:rPr>
          <w:t xml:space="preserve">ד"א</w:t>
        </w:r>
      </w:ins>
      <w:del w:id="90022" w:author="מנוע מכני" w:date="2026-10-11T12:04:39Z">
        <w:r>
          <w:rPr>
            <w:rFonts w:ascii="FontbitDavid" w:hAnsi="FontbitDavid" w:hint="cs"/>
            <w:sz w:val="24"/>
            <w:rtl/>
          </w:rPr>
          <w:delText xml:space="preserve">ד''א</w:delText>
        </w:r>
      </w:del>
      <w:r w:rsidRPr="003778A1">
        <w:rPr>
          <w:rFonts w:ascii="FontbitDavid" w:hAnsi="FontbitDavid"/>
          <w:sz w:val="24"/>
          <w:rtl/>
        </w:rPr>
        <w:t>: חטאת ה</w:t>
      </w:r>
      <w:r>
        <w:rPr>
          <w:rFonts w:ascii="FontbitDavid" w:hAnsi="FontbitDavid"/>
          <w:sz w:val="24"/>
          <w:rtl/>
        </w:rPr>
        <w:t xml:space="preserve">ואיל ולכפרה </w:t>
      </w:r>
      <w:r>
        <w:rPr>
          <w:rFonts w:ascii="FontbitDavid" w:hAnsi="FontbitDavid" w:hint="cs"/>
          <w:sz w:val="24"/>
          <w:rtl/>
        </w:rPr>
        <w:t xml:space="preserve">באה </w:t>
      </w:r>
      <w:r w:rsidRPr="003778A1">
        <w:rPr>
          <w:rFonts w:ascii="FontbitDavid" w:hAnsi="FontbitDavid"/>
          <w:sz w:val="24"/>
          <w:rtl/>
        </w:rPr>
        <w:t xml:space="preserve">לא</w:t>
      </w:r>
      <w:r w:rsidRPr="003778A1">
        <w:rPr>
          <w:rFonts w:ascii="FontbitDavid" w:hAnsi="FontbitDavid"/>
          <w:sz w:val="24"/>
          <w:rtl/>
        </w:rPr>
        <w:t xml:space="preserve"> בדילין מינה, אבל קדשים הואיל </w:t>
      </w:r>
      <w:ins w:id="90464" w:author="מנוע מכני" w:date="2026-10-11T12:04:39Z">
        <w:r>
          <w:rPr>
            <w:rFonts w:ascii="FontbitDavid" w:hAnsi="FontbitDavid"/>
            <w:sz w:val="24"/>
            <w:rtl/>
          </w:rPr>
          <w:t xml:space="preserve">ולא</w:t>
        </w:r>
      </w:ins>
      <w:del w:id="90465" w:author="מנוע מכני" w:date="2026-10-11T12:04:39Z">
        <w:r w:rsidRPr="003778A1">
          <w:rPr>
            <w:rFonts w:ascii="FontbitDavid" w:hAnsi="FontbitDavid"/>
            <w:sz w:val="24"/>
            <w:rtl/>
          </w:rPr>
          <w:delText xml:space="preserve">ולאו</w:delText>
        </w:r>
      </w:del>
      <w:r w:rsidRPr="003778A1">
        <w:rPr>
          <w:rFonts w:ascii="FontbitDavid" w:hAnsi="FontbitDavid"/>
          <w:sz w:val="24"/>
          <w:rtl/>
        </w:rPr>
        <w:t xml:space="preserve"> לכפרה אתי בדילי מנהון </w:t>
      </w:r>
      <w:ins w:id="90642" w:author="מנוע מכני" w:date="2026-10-11T12:04:39Z">
        <w:r>
          <w:rPr>
            <w:rFonts w:ascii="FontbitDavid" w:hAnsi="FontbitDavid"/>
            <w:sz w:val="24"/>
            <w:rtl/>
          </w:rPr>
          <w:t xml:space="preserve">ואין</w:t>
        </w:r>
      </w:ins>
      <w:del w:id="90643" w:author="מנוע מכני" w:date="2026-10-11T12:04:39Z">
        <w:r w:rsidRPr="003778A1">
          <w:rPr>
            <w:rFonts w:ascii="FontbitDavid" w:hAnsi="FontbitDavid"/>
            <w:sz w:val="24"/>
            <w:rtl/>
          </w:rPr>
          <w:delText xml:space="preserve">ולית</w:delText>
        </w:r>
      </w:del>
      <w:r w:rsidRPr="003778A1">
        <w:rPr>
          <w:rFonts w:ascii="FontbitDavid" w:hAnsi="FontbitDavid"/>
          <w:sz w:val="24"/>
          <w:rtl/>
        </w:rPr>
        <w:t xml:space="preserve"> </w:t>
      </w:r>
      <w:ins w:id="90640" w:author="מנוע מכני" w:date="2026-10-11T12:04:39Z">
        <w:r>
          <w:rPr>
            <w:rFonts w:ascii="FontbitDavid" w:hAnsi="FontbitDavid"/>
            <w:sz w:val="24"/>
            <w:rtl/>
          </w:rPr>
          <w:t xml:space="preserve">בהם</w:t>
        </w:r>
      </w:ins>
      <w:del w:id="90641" w:author="מנוע מכני" w:date="2026-10-11T12:04:39Z">
        <w:r w:rsidRPr="003778A1">
          <w:rPr>
            <w:rFonts w:ascii="FontbitDavid" w:hAnsi="FontbitDavid"/>
            <w:sz w:val="24"/>
            <w:rtl/>
          </w:rPr>
          <w:delText xml:space="preserve">בהו</w:delText>
        </w:r>
      </w:del>
      <w:r w:rsidRPr="003778A1">
        <w:rPr>
          <w:rFonts w:ascii="FontbitDavid" w:hAnsi="FontbitDavid"/>
          <w:sz w:val="24"/>
          <w:rtl/>
        </w:rPr>
        <w:t xml:space="preserve"> מעילה, </w:t>
      </w:r>
      <w:r w:rsidRPr="003778A1">
        <w:rPr>
          <w:rFonts w:ascii="FontbitDavid" w:hAnsi="FontbitDavid"/>
          <w:sz w:val="24"/>
          <w:rtl/>
        </w:rPr>
        <w:t xml:space="preserve">קמ"ל</w:t>
      </w:r>
      <w:r>
        <w:rPr>
          <w:rFonts w:ascii="FontbitDavid" w:hAnsi="FontbitDavid"/>
          <w:sz w:val="24"/>
          <w:rtl/>
        </w:rPr>
        <w:t>.</w:t>
      </w:r>
    </w:p>
    <w:p>
      <w:pPr>
        <w:pStyle w:val="afffff8"/>
        <w:rPr>
          <w:ins w:id="90113" w:author="קלוד" w:date="2026-10-11T12:19:32Z"/>
        </w:rPr>
      </w:pPr>
      <w:ins w:id="90114" w:author="קלוד" w:date="2026-10-11T12:19:32Z">
        <w:r>
          <w:rPr>
            <w:color w:val="7B3F00"/>
          </w:rPr>
          <w:t xml:space="preserve">חטאות המתות - אין בהן מעילה</w:t>
        </w:r>
      </w:ins>
    </w:p>
    <w:p w:rsidR="00E403F0" w:rsidRPr="00AD695E" w:rsidRDefault="00E403F0" w:rsidP="00E403F0">
      <w:pPr>
        <w:rPr>
          <w:rtl/>
        </w:rPr>
      </w:pPr>
      <w:r w:rsidRPr="003778A1">
        <w:rPr>
          <w:rFonts w:ascii="FontbitDavid" w:hAnsi="FontbitDavid"/>
          <w:sz w:val="24"/>
          <w:rtl/>
        </w:rPr>
        <w:t xml:space="preserve">וחטאת שמתה מי </w:t>
      </w:r>
      <w:ins w:id="90644" w:author="מנוע מכני" w:date="2026-10-11T12:04:39Z">
        <w:r>
          <w:rPr>
            <w:rFonts w:ascii="FontbitDavid" w:hAnsi="FontbitDavid"/>
            <w:sz w:val="24"/>
            <w:rtl/>
          </w:rPr>
          <w:t xml:space="preserve">יש</w:t>
        </w:r>
      </w:ins>
      <w:del w:id="90645" w:author="מנוע מכני" w:date="2026-10-11T12:04:39Z">
        <w:r w:rsidRPr="003778A1">
          <w:rPr>
            <w:rFonts w:ascii="FontbitDavid" w:hAnsi="FontbitDavid"/>
            <w:sz w:val="24"/>
            <w:rtl/>
          </w:rPr>
          <w:delText xml:space="preserve">אית</w:delText>
        </w:r>
      </w:del>
      <w:r w:rsidRPr="003778A1">
        <w:rPr>
          <w:rFonts w:ascii="FontbitDavid" w:hAnsi="FontbitDavid"/>
          <w:sz w:val="24"/>
          <w:rtl/>
        </w:rPr>
        <w:t xml:space="preserve"> בה מעילה? והתנן: חטאו</w:t>
      </w:r>
      <w:r>
        <w:rPr>
          <w:rFonts w:ascii="FontbitDavid" w:hAnsi="FontbitDavid"/>
          <w:sz w:val="24"/>
          <w:rtl/>
        </w:rPr>
        <w:t>ת המתות ומעות ההולכות לים המלח</w:t>
      </w:r>
      <w:r w:rsidRPr="003778A1">
        <w:rPr>
          <w:rFonts w:ascii="FontbitDavid" w:hAnsi="FontbitDavid"/>
          <w:sz w:val="24"/>
          <w:rtl/>
        </w:rPr>
        <w:t xml:space="preserve"> </w:t>
      </w:r>
      <w:r w:rsidRPr="003778A1">
        <w:rPr>
          <w:rFonts w:ascii="FontbitDavid" w:hAnsi="FontbitDavid"/>
          <w:sz w:val="24"/>
          <w:rtl/>
        </w:rPr>
        <w:t xml:space="preserve">לא</w:t>
      </w:r>
      <w:r w:rsidRPr="003778A1">
        <w:rPr>
          <w:rFonts w:ascii="FontbitDavid" w:hAnsi="FontbitDavid"/>
          <w:sz w:val="24"/>
          <w:rtl/>
        </w:rPr>
        <w:t xml:space="preserve"> נהנין ולא מועלין </w:t>
      </w:r>
    </w:p>
    <w:p>
      <w:pPr>
        <w:pStyle w:val="38"/>
        <w:rPr>
          <w:ins w:id="91200" w:author="מנוע מכני" w:date="2026-10-11T12:04:39Z"/>
        </w:rPr>
      </w:pPr>
      <w:ins w:id="90466" w:author="מנוע מכני" w:date="2026-10-11T12:04:39Z">
        <w:r>
          <w:t xml:space="preserve">אמרו</w:t>
        </w:r>
      </w:ins>
      <w:del w:id="90467" w:author="מנוע מכני" w:date="2026-10-11T12:04:39Z">
        <w:r w:rsidRPr="003778A1">
          <w:delText xml:space="preserve">אמרי</w:delText>
        </w:r>
      </w:del>
      <w:r w:rsidRPr="003778A1">
        <w:t xml:space="preserve">:</w:t>
      </w:r>
    </w:p>
    <w:p w:rsidR="00E403F0" w:rsidRPr="00AD695E" w:rsidRDefault="00E403F0" w:rsidP="00E403F0">
      <w:pPr>
        <w:rPr>
          <w:rtl/>
        </w:rPr>
      </w:pPr>
      <w:del w:id="91201" w:author="מנוע מכני" w:date="2026-10-11T12:04:39Z">
        <w:r w:rsidRPr="003778A1">
          <w:rPr>
            <w:rFonts w:ascii="FontbitDavid" w:hAnsi="FontbitDavid"/>
            <w:sz w:val="24"/>
            <w:rtl/>
          </w:rPr>
          <w:delText xml:space="preserve"> </w:delText>
        </w:r>
      </w:del>
      <w:r>
        <w:rPr>
          <w:rFonts w:ascii="FontbitDavid" w:hAnsi="FontbitDavid" w:hint="cs"/>
          <w:sz w:val="24"/>
          <w:rtl/>
        </w:rPr>
        <w:t>'</w:t>
      </w:r>
      <w:r w:rsidRPr="003778A1">
        <w:rPr>
          <w:rFonts w:ascii="FontbitDavid" w:hAnsi="FontbitDavid"/>
          <w:sz w:val="24"/>
          <w:rtl/>
        </w:rPr>
        <w:t>חטאות המתות</w:t>
      </w:r>
      <w:r>
        <w:rPr>
          <w:rFonts w:ascii="FontbitDavid" w:hAnsi="FontbitDavid" w:hint="cs"/>
          <w:sz w:val="24"/>
          <w:rtl/>
        </w:rPr>
        <w:t>'</w:t>
      </w:r>
      <w:r w:rsidRPr="003778A1">
        <w:rPr>
          <w:rFonts w:ascii="FontbitDavid" w:hAnsi="FontbitDavid"/>
          <w:sz w:val="24"/>
          <w:rtl/>
        </w:rPr>
        <w:t xml:space="preserve"> - בחייהן, בדילין מנהון, לאפוקי </w:t>
      </w:r>
      <w:ins w:id="90468" w:author="מנוע מכני" w:date="2026-10-11T12:04:39Z">
        <w:r>
          <w:rPr>
            <w:rFonts w:ascii="FontbitDavid" w:hAnsi="FontbitDavid"/>
            <w:sz w:val="24"/>
            <w:rtl/>
          </w:rPr>
          <w:t xml:space="preserve">מקום</w:t>
        </w:r>
      </w:ins>
      <w:del w:id="90469" w:author="מנוע מכני" w:date="2026-10-11T12:04:39Z">
        <w:r w:rsidRPr="003778A1">
          <w:rPr>
            <w:rFonts w:ascii="FontbitDavid" w:hAnsi="FontbitDavid"/>
            <w:sz w:val="24"/>
            <w:rtl/>
          </w:rPr>
          <w:delText xml:space="preserve">היכא</w:delText>
        </w:r>
      </w:del>
      <w:r w:rsidRPr="003778A1">
        <w:rPr>
          <w:rFonts w:ascii="FontbitDavid" w:hAnsi="FontbitDavid"/>
          <w:sz w:val="24"/>
          <w:rtl/>
        </w:rPr>
        <w:t xml:space="preserve"> דמחיים - דלא בדילין </w:t>
      </w:r>
      <w:ins w:id="90646" w:author="מנוע מכני" w:date="2026-10-11T12:04:39Z">
        <w:r>
          <w:rPr>
            <w:rFonts w:ascii="FontbitDavid" w:hAnsi="FontbitDavid"/>
            <w:sz w:val="24"/>
            <w:rtl/>
          </w:rPr>
          <w:t xml:space="preserve">ממנו</w:t>
        </w:r>
      </w:ins>
      <w:del w:id="90647" w:author="מנוע מכני" w:date="2026-10-11T12:04:39Z">
        <w:r w:rsidRPr="003778A1">
          <w:rPr>
            <w:rFonts w:ascii="FontbitDavid" w:hAnsi="FontbitDavid"/>
            <w:sz w:val="24"/>
            <w:rtl/>
          </w:rPr>
          <w:delText xml:space="preserve">מיניה</w:delText>
        </w:r>
      </w:del>
      <w:r>
        <w:rPr>
          <w:rFonts w:ascii="FontbitDavid" w:hAnsi="FontbitDavid"/>
          <w:sz w:val="24"/>
          <w:rtl/>
        </w:rPr>
        <w:t>.</w:t>
      </w:r>
    </w:p>
    <w:p w:rsidR="00E403F0" w:rsidRPr="00AD695E" w:rsidRDefault="00E403F0" w:rsidP="00E403F0">
      <w:pPr>
        <w:rPr>
          <w:rtl/>
        </w:rPr>
      </w:pPr>
    </w:p>
    <w:p>
      <w:pPr>
        <w:pStyle w:val="afffff8"/>
        <w:rPr>
          <w:ins w:id="90111" w:author="קלוד" w:date="2026-10-11T12:19:32Z"/>
        </w:rPr>
      </w:pPr>
      <w:ins w:id="90112" w:author="קלוד" w:date="2026-10-11T12:19:32Z">
        <w:r>
          <w:rPr>
            <w:color w:val="7B3F00"/>
          </w:rPr>
          <w:t xml:space="preserve">תיובתא דרבה - פסולו בקדש</w:t>
        </w:r>
      </w:ins>
    </w:p>
    <w:p w:rsidR="00E403F0" w:rsidRPr="00AD695E" w:rsidRDefault="00E403F0" w:rsidP="00E403F0">
      <w:pPr>
        <w:rPr>
          <w:rtl/>
        </w:rPr>
      </w:pPr>
      <w:r w:rsidRPr="003778A1">
        <w:rPr>
          <w:rFonts w:ascii="FontbitDavid" w:hAnsi="FontbitDavid"/>
          <w:sz w:val="24"/>
          <w:rtl/>
        </w:rPr>
        <w:lastRenderedPageBreak/>
        <w:t xml:space="preserve">איתיביה </w:t>
      </w:r>
      <w:r w:rsidRPr="003778A1">
        <w:rPr>
          <w:rStyle w:val="2fb"/>
          <w:rFonts w:ascii="FontbitDavid" w:hAnsi="FontbitDavid"/>
          <w:sz w:val="24"/>
          <w:rtl/>
        </w:rPr>
        <w:lastRenderedPageBreak/>
        <w:t xml:space="preserve">רב יוסף</w:t>
      </w:r>
      <w:r w:rsidRPr="003778A1">
        <w:rPr>
          <w:rFonts w:ascii="FontbitDavid" w:hAnsi="FontbitDavid"/>
          <w:sz w:val="24"/>
          <w:rtl/>
        </w:rPr>
        <w:lastRenderedPageBreak/>
        <w:t xml:space="preserve"> </w:t>
      </w:r>
      <w:r w:rsidRPr="003778A1">
        <w:rPr>
          <w:rStyle w:val="2fb"/>
          <w:rFonts w:ascii="FontbitDavid" w:hAnsi="FontbitDavid"/>
          <w:sz w:val="24"/>
          <w:rtl/>
        </w:rPr>
        <w:lastRenderedPageBreak/>
        <w:t xml:space="preserve">לרבה</w:t>
      </w:r>
      <w:r w:rsidRPr="003778A1">
        <w:rPr>
          <w:rFonts w:ascii="FontbitDavid" w:hAnsi="FontbitDavid"/>
          <w:sz w:val="24"/>
          <w:rtl/>
        </w:rPr>
        <w:lastRenderedPageBreak/>
        <w:t xml:space="preserve"> </w:t>
      </w:r>
      <w:ins w:id="90648" w:author="מנוע מכני" w:date="2026-10-11T12:04:39Z">
        <w:r>
          <w:rPr>
            <w:rFonts w:ascii="FontbitDavid" w:hAnsi="FontbitDavid"/>
            <w:sz w:val="24"/>
            <w:rtl/>
          </w:rPr>
          <w:t xml:space="preserve">אחת</w:t>
        </w:r>
      </w:ins>
      <w:del w:id="90649" w:author="מנוע מכני" w:date="2026-10-11T12:04:39Z">
        <w:r w:rsidRPr="003778A1">
          <w:rPr>
            <w:rFonts w:ascii="FontbitDavid" w:hAnsi="FontbitDavid"/>
            <w:sz w:val="24"/>
            <w:rtl/>
          </w:rPr>
          <w:lastRenderedPageBreak/>
          <w:delText xml:space="preserve">חדא</w:delText>
        </w:r>
      </w:del>
      <w:r w:rsidRPr="003778A1">
        <w:rPr>
          <w:rFonts w:ascii="FontbitDavid" w:hAnsi="FontbitDavid"/>
          <w:sz w:val="24"/>
          <w:rtl/>
        </w:rPr>
        <w:lastRenderedPageBreak/>
        <w:t xml:space="preserve"> מגו </w:t>
      </w:r>
      <w:ins w:id="90650" w:author="מנוע מכני" w:date="2026-10-11T12:04:39Z">
        <w:r>
          <w:rPr>
            <w:rFonts w:ascii="FontbitDavid" w:hAnsi="FontbitDavid"/>
            <w:sz w:val="24"/>
            <w:rtl/>
          </w:rPr>
          <w:t xml:space="preserve">אחת</w:t>
        </w:r>
      </w:ins>
      <w:del w:id="90651" w:author="מנוע מכני" w:date="2026-10-11T12:04:39Z">
        <w:r w:rsidRPr="003778A1">
          <w:rPr>
            <w:rFonts w:ascii="FontbitDavid" w:hAnsi="FontbitDavid"/>
            <w:sz w:val="24"/>
            <w:rtl/>
          </w:rPr>
          <w:lastRenderedPageBreak/>
          <w:delText xml:space="preserve">חדא</w:delText>
        </w:r>
      </w:del>
      <w:r w:rsidRPr="003778A1">
        <w:rPr>
          <w:rFonts w:ascii="FontbitDavid" w:hAnsi="FontbitDavid"/>
          <w:sz w:val="24"/>
          <w:rtl/>
        </w:rPr>
        <w:lastRenderedPageBreak/>
        <w:t xml:space="preserve">, </w:t>
      </w:r>
      <w:ins w:id="90652" w:author="מנוע מכני" w:date="2026-10-11T12:04:39Z">
        <w:r>
          <w:rPr>
            <w:rFonts w:ascii="FontbitDavid" w:hAnsi="FontbitDavid"/>
            <w:sz w:val="24"/>
            <w:rtl/>
          </w:rPr>
          <w:t xml:space="preserve">ואחת</w:t>
        </w:r>
      </w:ins>
      <w:del w:id="90653" w:author="מנוע מכני" w:date="2026-10-11T12:04:39Z">
        <w:r w:rsidRPr="003778A1">
          <w:rPr>
            <w:rFonts w:ascii="FontbitDavid" w:hAnsi="FontbitDavid"/>
            <w:sz w:val="24"/>
            <w:rtl/>
          </w:rPr>
          <w:lastRenderedPageBreak/>
          <w:delText xml:space="preserve">וחדא</w:delText>
        </w:r>
      </w:del>
      <w:r w:rsidRPr="003778A1">
        <w:rPr>
          <w:rFonts w:ascii="FontbitDavid" w:hAnsi="FontbitDavid"/>
          <w:sz w:val="24"/>
          <w:rtl/>
        </w:rPr>
        <w:lastRenderedPageBreak/>
        <w:t xml:space="preserve"> מגו </w:t>
      </w:r>
      <w:ins w:id="90654" w:author="מנוע מכני" w:date="2026-10-11T12:04:39Z">
        <w:r>
          <w:rPr>
            <w:rFonts w:ascii="FontbitDavid" w:hAnsi="FontbitDavid"/>
            <w:sz w:val="24"/>
            <w:rtl/>
          </w:rPr>
          <w:t xml:space="preserve">אחת</w:t>
        </w:r>
      </w:ins>
      <w:del w:id="90655" w:author="מנוע מכני" w:date="2026-10-11T12:04:39Z">
        <w:r w:rsidRPr="003778A1">
          <w:rPr>
            <w:rFonts w:ascii="FontbitDavid" w:hAnsi="FontbitDavid"/>
            <w:sz w:val="24"/>
            <w:rtl/>
          </w:rPr>
          <w:lastRenderedPageBreak/>
          <w:delText xml:space="preserve">חדא</w:delText>
        </w:r>
      </w:del>
      <w:r w:rsidRPr="003778A1">
        <w:rPr>
          <w:rFonts w:ascii="FontbitDavid" w:hAnsi="FontbitDavid"/>
          <w:sz w:val="24"/>
          <w:rtl/>
        </w:rPr>
        <w:lastRenderedPageBreak/>
        <w:t xml:space="preserve">: וכולן אין מטמאים בגדים אבית </w:t>
      </w:r>
      <w:r w:rsidRPr="00027215">
        <w:rPr>
          <w:rFonts w:ascii="FontbitDavid" w:hAnsi="FontbitDavid"/>
          <w:spacing w:val="-4"/>
          <w:sz w:val="24"/>
          <w:rtl/>
        </w:rPr>
        <w:t xml:space="preserve">הבליעה ומועלין בהן, חוץ מחטאת העוף שעשה למטה כמעשה חטאת העוף לשם חטאת</w:t>
      </w:r>
      <w:ins w:id="90880" w:author="מנוע מכני" w:date="2026-10-11T12:04:39Z">
        <w:r>
          <w:rPr>
            <w:rFonts w:ascii="FontbitDavid" w:hAnsi="FontbitDavid"/>
            <w:spacing w:val="-4"/>
            <w:sz w:val="24"/>
            <w:rtl/>
          </w:rPr>
          <w:t xml:space="preserve">,</w:t>
        </w:r>
      </w:ins>
      <w:del w:id="90881" w:author="מנוע מכני" w:date="2026-10-11T12:04:39Z">
        <w:r w:rsidRPr="00027215">
          <w:rPr>
            <w:rFonts w:ascii="FontbitDavid" w:hAnsi="FontbitDavid"/>
            <w:spacing w:val="-4"/>
            <w:sz w:val="24"/>
            <w:rtl/>
          </w:rPr>
          <w:delText xml:space="preserve">;</w:delText>
        </w:r>
      </w:del>
    </w:p>
    <w:p w:rsidR="00E403F0" w:rsidRPr="00AD695E" w:rsidRDefault="00E403F0" w:rsidP="00E403F0">
      <w:pPr>
        <w:rPr>
          <w:rtl/>
        </w:rPr>
      </w:pPr>
      <w:r w:rsidRPr="003778A1">
        <w:rPr>
          <w:rFonts w:ascii="FontbitDavid" w:hAnsi="FontbitDavid"/>
          <w:sz w:val="24"/>
          <w:rtl/>
        </w:rPr>
        <w:t xml:space="preserve">וקתני עילויה: כל שהיה פסולו בקדש - אינו מטמא בגדים אבית הבליעה, וכל שלא היה פסולו בקדש - מטמא בגדים אבית הבליעה, </w:t>
      </w:r>
    </w:p>
    <w:p w:rsidR="00E403F0" w:rsidRPr="00AD695E" w:rsidRDefault="00E403F0" w:rsidP="00E403F0">
      <w:pPr>
        <w:rPr>
          <w:rtl/>
        </w:rPr>
      </w:pPr>
      <w:r w:rsidRPr="003778A1">
        <w:rPr>
          <w:rFonts w:ascii="FontbitDavid" w:hAnsi="FontbitDavid"/>
          <w:sz w:val="24"/>
          <w:rtl/>
        </w:rPr>
        <w:t xml:space="preserve">וקתני: כל שהיה פסולו בקדש - אם עלו </w:t>
      </w:r>
      <w:r w:rsidRPr="003778A1">
        <w:rPr>
          <w:rFonts w:ascii="FontbitDavid" w:hAnsi="FontbitDavid"/>
          <w:sz w:val="24"/>
          <w:rtl/>
        </w:rPr>
        <w:t xml:space="preserve">לא</w:t>
      </w:r>
      <w:r w:rsidRPr="003778A1">
        <w:rPr>
          <w:rFonts w:ascii="FontbitDavid" w:hAnsi="FontbitDavid"/>
          <w:sz w:val="24"/>
          <w:rtl/>
        </w:rPr>
        <w:t xml:space="preserve"> ירדו תיובתא </w:t>
      </w:r>
      <w:r w:rsidRPr="003778A1">
        <w:rPr>
          <w:rStyle w:val="2fb"/>
          <w:rFonts w:ascii="FontbitDavid" w:hAnsi="FontbitDavid"/>
          <w:sz w:val="24"/>
          <w:rtl/>
        </w:rPr>
        <w:t xml:space="preserve">דרבה</w:t>
      </w:r>
      <w:r>
        <w:rPr>
          <w:rFonts w:ascii="FontbitDavid" w:hAnsi="FontbitDavid"/>
          <w:sz w:val="24"/>
          <w:rtl/>
        </w:rPr>
        <w:t>!</w:t>
      </w:r>
    </w:p>
    <w:p w:rsidR="00E403F0" w:rsidRPr="00AD695E" w:rsidRDefault="00E403F0" w:rsidP="00E403F0">
      <w:pPr>
        <w:rPr>
          <w:rtl/>
        </w:rPr>
      </w:pPr>
      <w:r w:rsidRPr="00F571FE">
        <w:rPr>
          <w:rFonts w:ascii="FontbitDavid" w:hAnsi="FontbitDavid"/>
          <w:b/>
          <w:bCs/>
          <w:sz w:val="24"/>
          <w:rtl/>
        </w:rPr>
        <w:t>תיובתא</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r w:rsidRPr="003778A1">
        <w:rPr>
          <w:rFonts w:ascii="FontbitDavid" w:hAnsi="FontbitDavid"/>
          <w:sz w:val="24"/>
          <w:rtl/>
        </w:rPr>
        <w:t xml:space="preserve">והא </w:t>
      </w:r>
      <w:ins w:id="90470" w:author="מנוע מכני" w:date="2026-10-11T12:04:39Z">
        <w:r>
          <w:rPr>
            <w:rFonts w:ascii="FontbitDavid" w:hAnsi="FontbitDavid"/>
            <w:sz w:val="24"/>
            <w:rtl/>
          </w:rPr>
          <w:t xml:space="preserve">דחלקו</w:t>
        </w:r>
      </w:ins>
      <w:del w:id="90471" w:author="מנוע מכני" w:date="2026-10-11T12:04:39Z">
        <w:r w:rsidRPr="003778A1">
          <w:rPr>
            <w:rFonts w:ascii="FontbitDavid" w:hAnsi="FontbitDavid"/>
            <w:sz w:val="24"/>
            <w:rtl/>
          </w:rPr>
          <w:delText xml:space="preserve">דפליגי</w:delText>
        </w:r>
      </w:del>
      <w:r w:rsidRPr="003778A1">
        <w:rPr>
          <w:rFonts w:ascii="FontbitDavid" w:hAnsi="FontbitDavid"/>
          <w:sz w:val="24"/>
          <w:rtl/>
        </w:rPr>
        <w:t xml:space="preserve"> בה </w:t>
      </w:r>
      <w:r w:rsidRPr="003778A1">
        <w:rPr>
          <w:rStyle w:val="2fb"/>
          <w:rFonts w:ascii="FontbitDavid" w:hAnsi="FontbitDavid"/>
          <w:sz w:val="24"/>
          <w:rtl/>
        </w:rPr>
        <w:t xml:space="preserve">רבה</w:t>
      </w:r>
      <w:r w:rsidRPr="003778A1">
        <w:rPr>
          <w:rFonts w:ascii="FontbitDavid" w:hAnsi="FontbitDavid"/>
          <w:sz w:val="24"/>
          <w:rtl/>
        </w:rPr>
        <w:t xml:space="preserve"> </w:t>
      </w:r>
      <w:r w:rsidRPr="003778A1">
        <w:rPr>
          <w:rStyle w:val="2fb"/>
          <w:rFonts w:ascii="FontbitDavid" w:hAnsi="FontbitDavid"/>
          <w:sz w:val="24"/>
          <w:rtl/>
        </w:rPr>
        <w:t xml:space="preserve">ורב יוסף</w:t>
      </w:r>
      <w:r w:rsidRPr="003778A1">
        <w:rPr>
          <w:rFonts w:ascii="FontbitDavid" w:hAnsi="FontbitDavid"/>
          <w:sz w:val="24"/>
          <w:rtl/>
        </w:rPr>
        <w:t xml:space="preserve"> פשיטא </w:t>
      </w:r>
      <w:ins w:id="90656" w:author="מנוע מכני" w:date="2026-10-11T12:04:39Z">
        <w:r>
          <w:rPr>
            <w:rFonts w:ascii="FontbitDavid" w:hAnsi="FontbitDavid"/>
            <w:sz w:val="24"/>
            <w:rtl/>
          </w:rPr>
          <w:t xml:space="preserve">לו</w:t>
        </w:r>
      </w:ins>
      <w:del w:id="90657"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w:t>
      </w:r>
      <w:r w:rsidRPr="003778A1">
        <w:rPr>
          <w:rStyle w:val="2fb"/>
          <w:rFonts w:ascii="FontbitDavid" w:hAnsi="FontbitDavid"/>
          <w:sz w:val="24"/>
          <w:rtl/>
        </w:rPr>
        <w:t xml:space="preserve">לר' אלעזר</w:t>
      </w:r>
      <w:r w:rsidRPr="003778A1">
        <w:rPr>
          <w:rFonts w:ascii="FontbitDavid" w:hAnsi="FontbitDavid"/>
          <w:sz w:val="24"/>
          <w:rtl/>
        </w:rPr>
        <w:t xml:space="preserve">, </w:t>
      </w:r>
    </w:p>
    <w:p w:rsidR="00E403F0" w:rsidRPr="00AD695E" w:rsidRDefault="00E403F0" w:rsidP="00E403F0">
      <w:pPr>
        <w:pStyle w:val="afff3"/>
        <w:framePr w:wrap="around"/>
        <w:rPr>
          <w:rtl/>
        </w:rPr>
      </w:pPr>
      <w:r>
        <w:rPr>
          <w:rFonts w:hint="cs"/>
          <w:rtl/>
        </w:rPr>
        <w:t>ג:</w:t>
      </w:r>
    </w:p>
    <w:p>
      <w:pPr>
        <w:pStyle w:val="38"/>
        <w:rPr>
          <w:ins w:id="91202" w:author="מנוע מכני" w:date="2026-10-11T12:04:39Z"/>
        </w:rPr>
      </w:pPr>
      <w:r w:rsidRPr="003778A1">
        <w:t>דא</w:t>
      </w:r>
      <w:ins w:id="90023" w:author="מנוע מכני" w:date="2026-10-11T12:04:39Z">
        <w:r>
          <w:t xml:space="preserve">ר"א</w:t>
        </w:r>
      </w:ins>
      <w:del w:id="90024" w:author="מנוע מכני" w:date="2026-10-11T12:04:39Z">
        <w:r>
          <w:delText xml:space="preserve">ר''א</w:delText>
        </w:r>
      </w:del>
      <w:r w:rsidRPr="003778A1">
        <w:t xml:space="preserve">:</w:t>
      </w:r>
    </w:p>
    <w:p w:rsidR="00E403F0" w:rsidRPr="00AD695E" w:rsidRDefault="00E403F0" w:rsidP="00E403F0">
      <w:pPr>
        <w:rPr>
          <w:rtl/>
        </w:rPr>
      </w:pPr>
      <w:del w:id="9120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עולת במת יחי</w:t>
      </w:r>
      <w:r>
        <w:rPr>
          <w:rFonts w:ascii="FontbitDavid" w:hAnsi="FontbitDavid"/>
          <w:sz w:val="24"/>
          <w:rtl/>
        </w:rPr>
        <w:t xml:space="preserve">ד שהכניסה לפנים - </w:t>
      </w:r>
      <w:r w:rsidRPr="003778A1">
        <w:rPr>
          <w:rFonts w:ascii="FontbitDavid" w:hAnsi="FontbitDavid"/>
          <w:sz w:val="24"/>
          <w:rtl/>
        </w:rPr>
        <w:t>קלטוה מחיצות לכל דבר</w:t>
      </w:r>
      <w:r>
        <w:rPr>
          <w:rFonts w:ascii="FontbitDavid" w:hAnsi="FontbitDavid"/>
          <w:sz w:val="24"/>
          <w:rtl/>
        </w:rPr>
        <w:t>.</w:t>
      </w:r>
    </w:p>
    <w:p>
      <w:pPr>
        <w:pStyle w:val="afffff8"/>
        <w:rPr>
          <w:ins w:id="90109" w:author="קלוד" w:date="2026-10-11T12:19:32Z"/>
        </w:rPr>
      </w:pPr>
      <w:ins w:id="90110" w:author="קלוד" w:date="2026-10-11T12:19:32Z">
        <w:r>
          <w:rPr>
            <w:color w:val="7B3F00"/>
          </w:rPr>
          <w:t xml:space="preserve">עולת במת יחיד שנפסלה - האם עלו ירדו?</w:t>
        </w:r>
      </w:ins>
    </w:p>
    <w:p>
      <w:pPr>
        <w:pStyle w:val="38"/>
        <w:rPr>
          <w:ins w:id="91204" w:author="מנוע מכני" w:date="2026-10-11T12:04:39Z"/>
        </w:rPr>
      </w:pPr>
      <w:r w:rsidRPr="003778A1">
        <w:t xml:space="preserve">בעי ר"א:</w:t>
      </w:r>
    </w:p>
    <w:p w:rsidR="00E403F0" w:rsidRPr="00AD695E" w:rsidRDefault="00E403F0" w:rsidP="00E403F0">
      <w:pPr>
        <w:rPr>
          <w:rtl/>
        </w:rPr>
      </w:pPr>
      <w:del w:id="9120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[עולת במת יחיד שהכניסה שנפסלה], עלו מהו שירדו? </w:t>
      </w:r>
    </w:p>
    <w:p w:rsidR="00E403F0" w:rsidRPr="00AD695E" w:rsidRDefault="00E403F0" w:rsidP="00E403F0">
      <w:pPr>
        <w:rPr>
          <w:rtl/>
        </w:rPr>
      </w:pPr>
      <w:ins w:id="90660" w:author="מנוע מכני" w:date="2026-10-11T12:04:39Z">
        <w:r>
          <w:rPr>
            <w:rFonts w:ascii="FontbitDavid" w:hAnsi="FontbitDavid" w:hint="cs"/>
            <w:sz w:val="24"/>
            <w:rtl/>
          </w:rPr>
          <w:t xml:space="preserve">ואחת</w:t>
        </w:r>
      </w:ins>
      <w:del w:id="90661" w:author="מנוע מכני" w:date="2026-10-11T12:04:39Z">
        <w:r>
          <w:rPr>
            <w:rFonts w:ascii="FontbitDavid" w:hAnsi="FontbitDavid" w:hint="cs"/>
            <w:sz w:val="24"/>
            <w:rtl/>
          </w:rPr>
          <w:delText xml:space="preserve">ו</w:delText>
        </w:r>
        <w:r w:rsidRPr="003778A1">
          <w:rPr>
            <w:rFonts w:ascii="FontbitDavid" w:hAnsi="FontbitDavid"/>
            <w:sz w:val="24"/>
            <w:rtl/>
          </w:rPr>
          <w:delText xml:space="preserve">חדא</w:delText>
        </w:r>
      </w:del>
      <w:r w:rsidRPr="003778A1">
        <w:rPr>
          <w:rFonts w:ascii="FontbitDavid" w:hAnsi="FontbitDavid"/>
          <w:sz w:val="24"/>
          <w:rtl/>
        </w:rPr>
        <w:t xml:space="preserve"> מגו </w:t>
      </w:r>
      <w:ins w:id="90662" w:author="מנוע מכני" w:date="2026-10-11T12:04:39Z">
        <w:r>
          <w:rPr>
            <w:rFonts w:ascii="FontbitDavid" w:hAnsi="FontbitDavid"/>
            <w:sz w:val="24"/>
            <w:rtl/>
          </w:rPr>
          <w:t xml:space="preserve">אחת</w:t>
        </w:r>
      </w:ins>
      <w:del w:id="90663" w:author="מנוע מכני" w:date="2026-10-11T12:04:39Z">
        <w:r w:rsidRPr="003778A1">
          <w:rPr>
            <w:rFonts w:ascii="FontbitDavid" w:hAnsi="FontbitDavid"/>
            <w:sz w:val="24"/>
            <w:rtl/>
          </w:rPr>
          <w:delText xml:space="preserve">חדא</w:delText>
        </w:r>
      </w:del>
      <w:r w:rsidRPr="003778A1">
        <w:rPr>
          <w:rFonts w:ascii="FontbitDavid" w:hAnsi="FontbitDavid"/>
          <w:sz w:val="24"/>
          <w:rtl/>
        </w:rPr>
        <w:t xml:space="preserve"> קמיבעיא </w:t>
      </w:r>
      <w:ins w:id="90658" w:author="מנוע מכני" w:date="2026-10-11T12:04:39Z">
        <w:r>
          <w:rPr>
            <w:rFonts w:ascii="FontbitDavid" w:hAnsi="FontbitDavid"/>
            <w:sz w:val="24"/>
            <w:rtl/>
          </w:rPr>
          <w:t xml:space="preserve">לו</w:t>
        </w:r>
      </w:ins>
      <w:del w:id="90659"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w:t>
      </w:r>
      <w:r>
        <w:rPr>
          <w:rFonts w:ascii="FontbitDavid" w:hAnsi="FontbitDavid" w:hint="cs"/>
          <w:sz w:val="24"/>
          <w:rtl/>
        </w:rPr>
        <w:t xml:space="preserve">דווקא שם </w:t>
      </w:r>
      <w:r>
        <w:rPr>
          <w:rStyle w:val="2fb"/>
          <w:rFonts w:ascii="FontbitDavid" w:hAnsi="FontbitDavid" w:hint="cs"/>
          <w:sz w:val="24"/>
          <w:rtl/>
        </w:rPr>
        <w:t xml:space="preserve">רבה</w:t>
      </w:r>
      <w:r>
        <w:rPr>
          <w:rFonts w:ascii="FontbitDavid" w:hAnsi="FontbitDavid" w:hint="cs"/>
          <w:sz w:val="24"/>
          <w:rtl/>
        </w:rPr>
        <w:t xml:space="preserve"> </w:t>
      </w:r>
      <w:r w:rsidRPr="003778A1">
        <w:rPr>
          <w:rFonts w:ascii="FontbitDavid" w:hAnsi="FontbitDavid"/>
          <w:sz w:val="24"/>
          <w:rtl/>
        </w:rPr>
        <w:t xml:space="preserve">אמר</w:t>
      </w:r>
      <w:r w:rsidRPr="003778A1">
        <w:rPr>
          <w:rFonts w:ascii="FontbitDavid" w:hAnsi="FontbitDavid"/>
          <w:sz w:val="24"/>
          <w:rtl/>
        </w:rPr>
        <w:t xml:space="preserve"> </w:t>
      </w:r>
      <w:r w:rsidRPr="003778A1">
        <w:rPr>
          <w:rStyle w:val="2fb"/>
          <w:rFonts w:ascii="FontbitDavid" w:hAnsi="FontbitDavid"/>
          <w:sz w:val="24"/>
          <w:rtl/>
        </w:rPr>
        <w:t xml:space="preserve">רבה</w:t>
      </w:r>
      <w:r w:rsidRPr="003778A1">
        <w:rPr>
          <w:rFonts w:ascii="FontbitDavid" w:hAnsi="FontbitDavid"/>
          <w:sz w:val="24"/>
          <w:rtl/>
        </w:rPr>
        <w:t xml:space="preserve"> </w:t>
      </w:r>
      <w:ins w:id="90472" w:author="מנוע מכני" w:date="2026-10-11T12:04:39Z">
        <w:r>
          <w:rPr>
            <w:rFonts w:ascii="FontbitDavid" w:hAnsi="FontbitDavid"/>
            <w:sz w:val="24"/>
            <w:rtl/>
          </w:rPr>
          <w:t xml:space="preserve">שם</w:t>
        </w:r>
      </w:ins>
      <w:del w:id="90473" w:author="מנוע מכני" w:date="2026-10-11T12:04:39Z">
        <w:r w:rsidRPr="003778A1">
          <w:rPr>
            <w:rFonts w:ascii="FontbitDavid" w:hAnsi="FontbitDavid"/>
            <w:sz w:val="24"/>
            <w:rtl/>
          </w:rPr>
          <w:delText xml:space="preserve">התם</w:delText>
        </w:r>
      </w:del>
      <w:r w:rsidRPr="003778A1">
        <w:rPr>
          <w:rFonts w:ascii="FontbitDavid" w:hAnsi="FontbitDavid"/>
          <w:sz w:val="24"/>
          <w:rtl/>
        </w:rPr>
        <w:t xml:space="preserve"> אם עלו ירדו, </w:t>
      </w:r>
    </w:p>
    <w:p w:rsidR="00E403F0" w:rsidRPr="00AD695E" w:rsidRDefault="00E403F0" w:rsidP="00E403F0">
      <w:pPr>
        <w:rPr>
          <w:rtl/>
        </w:rPr>
      </w:pPr>
      <w:r w:rsidRPr="003778A1">
        <w:rPr>
          <w:rFonts w:ascii="FontbitDavid" w:hAnsi="FontbitDavid"/>
          <w:sz w:val="24"/>
          <w:rtl/>
        </w:rPr>
        <w:t xml:space="preserve">מחיצה כתיקנה - פסלה, שלא כתיקנה - </w:t>
      </w:r>
      <w:r w:rsidRPr="003778A1">
        <w:rPr>
          <w:rFonts w:ascii="FontbitDavid" w:hAnsi="FontbitDavid"/>
          <w:sz w:val="24"/>
          <w:rtl/>
        </w:rPr>
        <w:t xml:space="preserve">לא</w:t>
      </w:r>
      <w:r w:rsidRPr="003778A1">
        <w:rPr>
          <w:rFonts w:ascii="FontbitDavid" w:hAnsi="FontbitDavid"/>
          <w:sz w:val="24"/>
          <w:rtl/>
        </w:rPr>
        <w:t xml:space="preserve"> פסלה, </w:t>
      </w:r>
      <w:r w:rsidRPr="00F571FE">
        <w:rPr>
          <w:rFonts w:ascii="FontbitDavid" w:hAnsi="FontbitDavid"/>
          <w:b/>
          <w:bCs/>
          <w:sz w:val="24"/>
          <w:rtl/>
        </w:rPr>
        <w:t xml:space="preserve">א</w:t>
      </w:r>
      <w:ins w:id="90025" w:author="מנוע מכני" w:date="2026-10-11T12:04:39Z">
        <w:r>
          <w:rPr>
            <w:rFonts w:ascii="FontbitDavid" w:hAnsi="FontbitDavid"/>
            <w:b/>
            <w:bCs/>
            <w:sz w:val="24"/>
            <w:rtl/>
          </w:rPr>
          <w:t xml:space="preserve">ו"ד</w:t>
        </w:r>
      </w:ins>
      <w:del w:id="90026" w:author="מנוע מכני" w:date="2026-10-11T12:04:39Z">
        <w:r w:rsidRPr="00F571FE">
          <w:rPr>
            <w:rFonts w:ascii="FontbitDavid" w:hAnsi="FontbitDavid"/>
            <w:b/>
            <w:bCs/>
            <w:sz w:val="24"/>
            <w:rtl/>
          </w:rPr>
          <w:delText xml:space="preserve">ו</w:delText>
        </w:r>
        <w:r w:rsidRPr="00F571FE">
          <w:rPr>
            <w:rFonts w:ascii="FontbitDavid" w:hAnsi="FontbitDavid" w:hint="cs"/>
            <w:b/>
            <w:bCs/>
            <w:sz w:val="24"/>
            <w:rtl/>
          </w:rPr>
          <w:delText xml:space="preserve">''ד</w:delText>
        </w:r>
      </w:del>
      <w:r w:rsidRPr="003778A1">
        <w:rPr>
          <w:rFonts w:ascii="FontbitDavid" w:hAnsi="FontbitDavid"/>
          <w:sz w:val="24"/>
          <w:rtl/>
        </w:rPr>
        <w:t xml:space="preserve">: </w:t>
      </w:r>
      <w:ins w:id="90400" w:author="מנוע מכני" w:date="2026-10-11T12:04:39Z">
        <w:r>
          <w:rPr>
            <w:rFonts w:ascii="FontbitDavid" w:hAnsi="FontbitDavid"/>
            <w:sz w:val="24"/>
            <w:rtl/>
          </w:rPr>
          <w:t xml:space="preserve">אפי'</w:t>
        </w:r>
      </w:ins>
      <w:del w:id="90401"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w:t>
      </w:r>
      <w:r w:rsidRPr="003778A1">
        <w:rPr>
          <w:rStyle w:val="2fb"/>
          <w:rFonts w:ascii="FontbitDavid" w:hAnsi="FontbitDavid"/>
          <w:sz w:val="24"/>
          <w:rtl/>
        </w:rPr>
        <w:t xml:space="preserve">לרב יוסף</w:t>
      </w:r>
      <w:r w:rsidRPr="003778A1">
        <w:rPr>
          <w:rFonts w:ascii="FontbitDavid" w:hAnsi="FontbitDavid"/>
          <w:sz w:val="24"/>
          <w:rtl/>
        </w:rPr>
        <w:t xml:space="preserve"> דאמר אם עלתה </w:t>
      </w:r>
      <w:r w:rsidRPr="003778A1">
        <w:rPr>
          <w:rFonts w:ascii="FontbitDavid" w:hAnsi="FontbitDavid"/>
          <w:sz w:val="24"/>
          <w:rtl/>
        </w:rPr>
        <w:t xml:space="preserve">לא</w:t>
      </w:r>
      <w:r w:rsidRPr="003778A1">
        <w:rPr>
          <w:rFonts w:ascii="FontbitDavid" w:hAnsi="FontbitDavid"/>
          <w:sz w:val="24"/>
          <w:rtl/>
        </w:rPr>
        <w:t xml:space="preserve"> תרד, מחיצה כתיקנה - קלטה, שלא כתיקנה - </w:t>
      </w:r>
      <w:r w:rsidRPr="003778A1">
        <w:rPr>
          <w:rFonts w:ascii="FontbitDavid" w:hAnsi="FontbitDavid"/>
          <w:sz w:val="24"/>
          <w:rtl/>
        </w:rPr>
        <w:t xml:space="preserve">לא</w:t>
      </w:r>
      <w:r w:rsidRPr="003778A1">
        <w:rPr>
          <w:rFonts w:ascii="FontbitDavid" w:hAnsi="FontbitDavid"/>
          <w:sz w:val="24"/>
          <w:rtl/>
        </w:rPr>
        <w:t xml:space="preserve"> קלטה? </w:t>
      </w:r>
      <w:r w:rsidRPr="00F571FE">
        <w:rPr>
          <w:rFonts w:ascii="FontbitDavid" w:hAnsi="FontbitDavid"/>
          <w:b/>
          <w:bCs/>
          <w:sz w:val="24"/>
          <w:rtl/>
        </w:rPr>
        <w:t>תיקו</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107" w:author="קלוד" w:date="2026-10-11T12:19:32Z"/>
        </w:rPr>
      </w:pPr>
      <w:ins w:id="90108" w:author="קלוד" w:date="2026-10-11T12:19:32Z">
        <w:r>
          <w:rPr>
            <w:color w:val="7B3F00"/>
          </w:rPr>
          <w:t xml:space="preserve">זריקת פיגול - מוציא מן המעילה או מביא לה</w:t>
        </w:r>
      </w:ins>
    </w:p>
    <w:p>
      <w:pPr>
        <w:pStyle w:val="38"/>
        <w:rPr>
          <w:ins w:id="91206" w:author="מנוע מכני" w:date="2026-10-11T12:04:39Z"/>
        </w:rPr>
      </w:pPr>
      <w:r>
        <w:t>רב גידל</w:t>
      </w:r>
      <w:r w:rsidRPr="003778A1">
        <w:t xml:space="preserve"> </w:t>
      </w:r>
      <w:r>
        <w:t>מ</w:t>
      </w:r>
      <w:r w:rsidRPr="003778A1">
        <w:t xml:space="preserve">רב:</w:t>
      </w:r>
    </w:p>
    <w:p w:rsidR="00E403F0" w:rsidRPr="00AD695E" w:rsidRDefault="00E403F0" w:rsidP="00E403F0">
      <w:pPr>
        <w:rPr>
          <w:rtl/>
        </w:rPr>
      </w:pPr>
      <w:del w:id="9120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זריקת פיגול אינו מוציא </w:t>
      </w:r>
      <w:ins w:id="90664" w:author="מנוע מכני" w:date="2026-10-11T12:04:39Z">
        <w:r>
          <w:rPr>
            <w:rFonts w:ascii="FontbitDavid" w:hAnsi="FontbitDavid"/>
            <w:sz w:val="24"/>
            <w:rtl/>
          </w:rPr>
          <w:t xml:space="preserve">כלום</w:t>
        </w:r>
      </w:ins>
      <w:del w:id="90665"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 בקדשי קדשים, ואינו מביא לידי מעילה בקדשים קלים</w:t>
      </w:r>
      <w:r>
        <w:rPr>
          <w:rFonts w:ascii="FontbitDavid" w:hAnsi="FontbitDavid"/>
          <w:sz w:val="24"/>
          <w:rtl/>
        </w:rPr>
        <w:t>.</w:t>
      </w:r>
    </w:p>
    <w:p w:rsidR="00E403F0" w:rsidRPr="00AD695E" w:rsidRDefault="00E403F0" w:rsidP="00E403F0">
      <w:pPr>
        <w:rPr>
          <w:rtl/>
        </w:rPr>
      </w:pPr>
      <w:ins w:id="91096" w:author="מנוע מכני" w:date="2026-10-11T12:04:39Z">
        <w:r>
          <w:rPr>
            <w:rFonts w:ascii="FontbitDavid" w:hAnsi="FontbitDavid"/>
            <w:sz w:val="24"/>
            <w:rtl/>
          </w:rPr>
          <w:t xml:space="preserve">ישב</w:t>
        </w:r>
      </w:ins>
      <w:del w:id="91097" w:author="מנוע מכני" w:date="2026-10-11T12:04:39Z">
        <w:r w:rsidRPr="003778A1">
          <w:rPr>
            <w:rFonts w:ascii="FontbitDavid" w:hAnsi="FontbitDavid"/>
            <w:sz w:val="24"/>
            <w:rtl/>
          </w:rPr>
          <w:delText xml:space="preserve">יתיב</w:delText>
        </w:r>
      </w:del>
      <w:r w:rsidRPr="003778A1">
        <w:rPr>
          <w:rFonts w:ascii="FontbitDavid" w:hAnsi="FontbitDavid"/>
          <w:sz w:val="24"/>
          <w:rtl/>
        </w:rPr>
        <w:t xml:space="preserve"> </w:t>
      </w:r>
      <w:r w:rsidRPr="003778A1">
        <w:rPr>
          <w:rStyle w:val="2fb"/>
          <w:rFonts w:ascii="FontbitDavid" w:hAnsi="FontbitDavid"/>
          <w:sz w:val="24"/>
          <w:rtl/>
        </w:rPr>
        <w:t xml:space="preserve">אביי</w:t>
      </w:r>
      <w:r w:rsidRPr="003778A1">
        <w:rPr>
          <w:rFonts w:ascii="FontbitDavid" w:hAnsi="FontbitDavid"/>
          <w:sz w:val="24"/>
          <w:rtl/>
        </w:rPr>
        <w:t xml:space="preserve"> ואמר להא </w:t>
      </w:r>
      <w:ins w:id="91002" w:author="מנוע מכני" w:date="2026-10-11T12:04:39Z">
        <w:r>
          <w:rPr>
            <w:rFonts w:ascii="FontbitDavid" w:hAnsi="FontbitDavid"/>
            <w:sz w:val="24"/>
            <w:rtl/>
          </w:rPr>
          <w:t xml:space="preserve">שמועה</w:t>
        </w:r>
      </w:ins>
      <w:del w:id="91003" w:author="מנוע מכני" w:date="2026-10-11T12:04:39Z">
        <w:r w:rsidRPr="003778A1">
          <w:rPr>
            <w:rFonts w:ascii="FontbitDavid" w:hAnsi="FontbitDavid"/>
            <w:sz w:val="24"/>
            <w:rtl/>
          </w:rPr>
          <w:delText xml:space="preserve">שמעתא</w:delText>
        </w:r>
      </w:del>
      <w:r w:rsidRPr="003778A1">
        <w:rPr>
          <w:rFonts w:ascii="FontbitDavid" w:hAnsi="FontbitDavid"/>
          <w:sz w:val="24"/>
          <w:rtl/>
        </w:rPr>
        <w:t xml:space="preserve">, איתיביה </w:t>
      </w:r>
      <w:ins w:id="90027" w:author="מנוע מכני" w:date="2026-10-11T12:04:39Z">
        <w:r>
          <w:rPr>
            <w:rStyle w:val="2fb"/>
            <w:rFonts w:ascii="FontbitDavid" w:hAnsi="FontbitDavid"/>
            <w:sz w:val="24"/>
            <w:rtl/>
          </w:rPr>
          <w:t xml:space="preserve">ר"פ</w:t>
        </w:r>
      </w:ins>
      <w:del w:id="90028" w:author="מנוע מכני" w:date="2026-10-11T12:04:39Z">
        <w:r w:rsidRPr="003778A1">
          <w:rPr>
            <w:rFonts w:ascii="FontbitDavid" w:hAnsi="FontbitDavid"/>
            <w:sz w:val="24"/>
            <w:rtl/>
          </w:rPr>
          <w:delText xml:space="preserve">ר</w:delText>
        </w:r>
        <w:r>
          <w:rPr>
            <w:rFonts w:ascii="FontbitDavid" w:hAnsi="FontbitDavid" w:hint="cs"/>
            <w:sz w:val="24"/>
            <w:rtl/>
          </w:rPr>
          <w:delText xml:space="preserve">''פ</w:delText>
        </w:r>
      </w:del>
      <w:r>
        <w:rPr>
          <w:rFonts w:ascii="FontbitDavid" w:hAnsi="FontbitDavid" w:hint="cs"/>
          <w:sz w:val="24"/>
          <w:rtl/>
        </w:rPr>
        <w:t xml:space="preserve"> </w:t>
      </w:r>
      <w:r w:rsidRPr="003778A1">
        <w:rPr>
          <w:rStyle w:val="2fb"/>
          <w:rFonts w:ascii="FontbitDavid" w:hAnsi="FontbitDavid"/>
          <w:sz w:val="24"/>
          <w:rtl/>
        </w:rPr>
        <w:t xml:space="preserve">לאביי</w:t>
      </w:r>
      <w:r w:rsidRPr="003778A1">
        <w:rPr>
          <w:rFonts w:ascii="FontbitDavid" w:hAnsi="FontbitDavid"/>
          <w:sz w:val="24"/>
          <w:rtl/>
        </w:rPr>
        <w:t xml:space="preserve">: השוחט את התודה לפנים ולחמה חוץ לחומה - </w:t>
      </w:r>
      <w:r w:rsidRPr="003778A1">
        <w:rPr>
          <w:rFonts w:ascii="FontbitDavid" w:hAnsi="FontbitDavid"/>
          <w:sz w:val="24"/>
          <w:rtl/>
        </w:rPr>
        <w:t xml:space="preserve">לא</w:t>
      </w:r>
      <w:r w:rsidRPr="003778A1">
        <w:rPr>
          <w:rFonts w:ascii="FontbitDavid" w:hAnsi="FontbitDavid"/>
          <w:sz w:val="24"/>
          <w:rtl/>
        </w:rPr>
        <w:t xml:space="preserve"> קדש את הלחם</w:t>
      </w:r>
      <w:ins w:id="90882" w:author="מנוע מכני" w:date="2026-10-11T12:04:39Z">
        <w:r>
          <w:rPr>
            <w:rFonts w:ascii="FontbitDavid" w:hAnsi="FontbitDavid"/>
            <w:sz w:val="24"/>
            <w:rtl/>
          </w:rPr>
          <w:t xml:space="preserve">,</w:t>
        </w:r>
      </w:ins>
      <w:del w:id="90883" w:author="מנוע מכני" w:date="2026-10-11T12:04:39Z">
        <w:r>
          <w:rPr>
            <w:rFonts w:ascii="FontbitDavid" w:hAnsi="FontbitDavid"/>
            <w:sz w:val="24"/>
            <w:rtl/>
          </w:rPr>
          <w:delText xml:space="preserve">;</w:delText>
        </w:r>
      </w:del>
    </w:p>
    <w:p w:rsidR="00E403F0" w:rsidRPr="00AD695E" w:rsidRDefault="00E403F0" w:rsidP="00E403F0">
      <w:pPr>
        <w:rPr>
          <w:rtl/>
        </w:rPr>
      </w:pPr>
      <w:r w:rsidRPr="003778A1">
        <w:rPr>
          <w:rFonts w:ascii="FontbitDavid" w:hAnsi="FontbitDavid"/>
          <w:sz w:val="24"/>
          <w:rtl/>
        </w:rPr>
        <w:t xml:space="preserve">שחטה עד שלא קרמו פניה בתנור, </w:t>
      </w:r>
      <w:ins w:id="90402" w:author="מנוע מכני" w:date="2026-10-11T12:04:39Z">
        <w:r>
          <w:rPr>
            <w:rFonts w:ascii="FontbitDavid" w:hAnsi="FontbitDavid"/>
            <w:sz w:val="24"/>
            <w:rtl/>
          </w:rPr>
          <w:t xml:space="preserve">ואפי'</w:t>
        </w:r>
      </w:ins>
      <w:del w:id="90403" w:author="מנוע מכני" w:date="2026-10-11T12:04:39Z">
        <w:r w:rsidRPr="003778A1">
          <w:rPr>
            <w:rFonts w:ascii="FontbitDavid" w:hAnsi="FontbitDavid"/>
            <w:sz w:val="24"/>
            <w:rtl/>
          </w:rPr>
          <w:delText xml:space="preserve">ואפילו</w:delText>
        </w:r>
      </w:del>
      <w:r w:rsidRPr="003778A1">
        <w:rPr>
          <w:rFonts w:ascii="FontbitDavid" w:hAnsi="FontbitDavid"/>
          <w:sz w:val="24"/>
          <w:rtl/>
        </w:rPr>
        <w:t xml:space="preserve"> קרמו כולן חוץ מאחת מהן - </w:t>
      </w:r>
      <w:r w:rsidRPr="003778A1">
        <w:rPr>
          <w:rFonts w:ascii="FontbitDavid" w:hAnsi="FontbitDavid"/>
          <w:sz w:val="24"/>
          <w:rtl/>
        </w:rPr>
        <w:t xml:space="preserve">לא</w:t>
      </w:r>
      <w:r w:rsidRPr="003778A1">
        <w:rPr>
          <w:rFonts w:ascii="FontbitDavid" w:hAnsi="FontbitDavid"/>
          <w:sz w:val="24"/>
          <w:rtl/>
        </w:rPr>
        <w:t xml:space="preserve"> קדש הלחם, </w:t>
      </w:r>
    </w:p>
    <w:p w:rsidR="00E403F0" w:rsidRPr="00AD695E" w:rsidRDefault="00E403F0" w:rsidP="00E403F0">
      <w:pPr>
        <w:rPr>
          <w:rtl/>
        </w:rPr>
      </w:pPr>
      <w:r w:rsidRPr="003778A1">
        <w:rPr>
          <w:rFonts w:ascii="FontbitDavid" w:hAnsi="FontbitDavid"/>
          <w:sz w:val="24"/>
          <w:rtl/>
        </w:rPr>
        <w:t xml:space="preserve">שחטה חוץ לזמנה וחוץ למקומה - קדש הלחם, </w:t>
      </w:r>
      <w:ins w:id="90996" w:author="מנוע מכני" w:date="2026-10-11T12:04:39Z">
        <w:r>
          <w:rPr>
            <w:rFonts w:ascii="FontbitDavid" w:hAnsi="FontbitDavid"/>
            <w:sz w:val="24"/>
            <w:rtl/>
          </w:rPr>
          <w:t xml:space="preserve">ומשמע ש</w:t>
        </w:r>
      </w:ins>
      <w:del w:id="90997" w:author="מנוע מכני" w:date="2026-10-11T12:04:39Z">
        <w:r w:rsidRPr="003778A1">
          <w:rPr>
            <w:rFonts w:ascii="FontbitDavid" w:hAnsi="FontbitDavid"/>
            <w:sz w:val="24"/>
            <w:rtl/>
          </w:rPr>
          <w:delText xml:space="preserve">אלמא </w:delText>
        </w:r>
      </w:del>
      <w:r w:rsidRPr="003778A1">
        <w:rPr>
          <w:rFonts w:ascii="FontbitDavid" w:hAnsi="FontbitDavid"/>
          <w:sz w:val="24"/>
          <w:rtl/>
        </w:rPr>
        <w:t xml:space="preserve">פיגול </w:t>
      </w:r>
      <w:ins w:id="91140" w:author="מנוע מכני" w:date="2026-10-11T12:04:39Z">
        <w:r>
          <w:rPr>
            <w:rFonts w:ascii="FontbitDavid" w:hAnsi="FontbitDavid"/>
            <w:sz w:val="24"/>
            <w:rtl/>
          </w:rPr>
          <w:t xml:space="preserve">מביא</w:t>
        </w:r>
      </w:ins>
      <w:del w:id="91141" w:author="מנוע מכני" w:date="2026-10-11T12:04:39Z">
        <w:r w:rsidRPr="003778A1">
          <w:rPr>
            <w:rFonts w:ascii="FontbitDavid" w:hAnsi="FontbitDavid"/>
            <w:sz w:val="24"/>
            <w:rtl/>
          </w:rPr>
          <w:delText xml:space="preserve">מייתי</w:delText>
        </w:r>
      </w:del>
      <w:r w:rsidRPr="003778A1">
        <w:rPr>
          <w:rFonts w:ascii="FontbitDavid" w:hAnsi="FontbitDavid"/>
          <w:sz w:val="24"/>
          <w:rtl/>
        </w:rPr>
        <w:t xml:space="preserve"> לה לידי מעילה</w:t>
      </w:r>
      <w:r>
        <w:rPr>
          <w:rFonts w:ascii="FontbitDavid" w:hAnsi="FontbitDavid"/>
          <w:sz w:val="24"/>
          <w:rtl/>
        </w:rPr>
        <w:t>!</w:t>
      </w:r>
    </w:p>
    <w:p w:rsidR="00E403F0" w:rsidRPr="00AD695E" w:rsidRDefault="00E403F0" w:rsidP="00E403F0">
      <w:pPr>
        <w:rPr>
          <w:rtl/>
        </w:rPr>
      </w:pPr>
      <w:r w:rsidRPr="0079225C">
        <w:rPr>
          <w:rFonts w:ascii="FontbitDavid" w:hAnsi="FontbitDavid"/>
          <w:b/>
          <w:bCs/>
          <w:sz w:val="24"/>
          <w:rtl/>
        </w:rPr>
        <w:t>אישתיק</w:t>
      </w:r>
      <w:r>
        <w:rPr>
          <w:rFonts w:ascii="FontbitDavid" w:hAnsi="FontbitDavid"/>
          <w:sz w:val="24"/>
          <w:rtl/>
        </w:rPr>
        <w:t>.</w:t>
      </w:r>
    </w:p>
    <w:p>
      <w:pPr>
        <w:pStyle w:val="38"/>
        <w:rPr>
          <w:ins w:id="91208" w:author="מנוע מכני" w:date="2026-10-11T12:04:39Z"/>
        </w:rPr>
      </w:pPr>
      <w:r>
        <w:t xml:space="preserve">כשבא לפני ר' אבא </w:t>
      </w:r>
      <w:r w:rsidRPr="003778A1">
        <w:t xml:space="preserve">אמר</w:t>
      </w:r>
      <w:r w:rsidRPr="003778A1">
        <w:t xml:space="preserve"> </w:t>
      </w:r>
      <w:ins w:id="90666" w:author="מנוע מכני" w:date="2026-10-11T12:04:39Z">
        <w:r>
          <w:t xml:space="preserve">לו</w:t>
        </w:r>
      </w:ins>
      <w:del w:id="90667" w:author="מנוע מכני" w:date="2026-10-11T12:04:39Z">
        <w:r w:rsidRPr="003778A1">
          <w:delText xml:space="preserve">ליה</w:delText>
        </w:r>
      </w:del>
      <w:r w:rsidRPr="003778A1">
        <w:t xml:space="preserve">:</w:t>
      </w:r>
    </w:p>
    <w:p w:rsidR="00E403F0" w:rsidRPr="00AD695E" w:rsidRDefault="00E403F0" w:rsidP="00E403F0">
      <w:pPr>
        <w:rPr>
          <w:rtl/>
        </w:rPr>
      </w:pPr>
      <w:del w:id="9120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בזריקה </w:t>
      </w:r>
      <w:r w:rsidRPr="003778A1">
        <w:rPr>
          <w:rFonts w:ascii="FontbitDavid" w:hAnsi="FontbitDavid"/>
          <w:sz w:val="24"/>
          <w:rtl/>
        </w:rPr>
        <w:t xml:space="preserve">אמר</w:t>
      </w:r>
      <w:r w:rsidRPr="003778A1">
        <w:rPr>
          <w:rFonts w:ascii="FontbitDavid" w:hAnsi="FontbitDavid"/>
          <w:sz w:val="24"/>
          <w:rtl/>
        </w:rPr>
        <w:t xml:space="preserve"> </w:t>
      </w:r>
      <w:ins w:id="90668" w:author="מנוע מכני" w:date="2026-10-11T12:04:39Z">
        <w:r>
          <w:rPr>
            <w:rFonts w:ascii="FontbitDavid" w:hAnsi="FontbitDavid"/>
            <w:sz w:val="24"/>
            <w:rtl/>
          </w:rPr>
          <w:t xml:space="preserve">לו</w:t>
        </w:r>
      </w:ins>
      <w:del w:id="90669"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w:t>
      </w:r>
      <w:r w:rsidRPr="003778A1">
        <w:rPr>
          <w:rStyle w:val="2fb"/>
          <w:rFonts w:ascii="FontbitDavid" w:hAnsi="FontbitDavid"/>
          <w:sz w:val="24"/>
          <w:rtl/>
        </w:rPr>
        <w:t xml:space="preserve">רב אשי</w:t>
      </w:r>
      <w:r w:rsidRPr="003778A1">
        <w:rPr>
          <w:rFonts w:ascii="FontbitDavid" w:hAnsi="FontbitDavid"/>
          <w:sz w:val="24"/>
          <w:rtl/>
        </w:rPr>
        <w:t xml:space="preserve"> </w:t>
      </w:r>
      <w:r w:rsidRPr="003778A1">
        <w:rPr>
          <w:rStyle w:val="2fb"/>
          <w:rFonts w:ascii="FontbitDavid" w:hAnsi="FontbitDavid"/>
          <w:sz w:val="24"/>
          <w:rtl/>
        </w:rPr>
        <w:t xml:space="preserve">לרבא</w:t>
      </w:r>
      <w:r w:rsidRPr="003778A1">
        <w:rPr>
          <w:rFonts w:ascii="FontbitDavid" w:hAnsi="FontbitDavid"/>
          <w:sz w:val="24"/>
          <w:rtl/>
        </w:rPr>
        <w:t xml:space="preserve"> והא </w:t>
      </w:r>
      <w:r w:rsidRPr="003778A1">
        <w:rPr>
          <w:rFonts w:ascii="FontbitDavid" w:hAnsi="FontbitDavid"/>
          <w:sz w:val="24"/>
          <w:rtl/>
        </w:rPr>
        <w:t xml:space="preserve">אמר</w:t>
      </w:r>
      <w:r w:rsidRPr="003778A1">
        <w:rPr>
          <w:rFonts w:ascii="FontbitDavid" w:hAnsi="FontbitDavid"/>
          <w:sz w:val="24"/>
          <w:rtl/>
        </w:rPr>
        <w:t xml:space="preserve"> </w:t>
      </w:r>
      <w:r w:rsidRPr="003778A1">
        <w:rPr>
          <w:rStyle w:val="2fb"/>
          <w:rFonts w:ascii="FontbitDavid" w:hAnsi="FontbitDavid"/>
          <w:sz w:val="24"/>
          <w:rtl/>
        </w:rPr>
        <w:t xml:space="preserve">עולא</w:t>
      </w:r>
      <w:r w:rsidRPr="003778A1">
        <w:rPr>
          <w:rFonts w:ascii="FontbitDavid" w:hAnsi="FontbitDavid"/>
          <w:sz w:val="24"/>
          <w:rtl/>
        </w:rPr>
        <w:t xml:space="preserve">: קומץ פיגול שהעלו לגבי מזבח - פקע פיגולו ממנו, וקמיצה היינו שחיטה</w:t>
      </w:r>
      <w:r>
        <w:rPr>
          <w:rFonts w:ascii="FontbitDavid" w:hAnsi="FontbitDavid"/>
          <w:sz w:val="24"/>
          <w:rtl/>
        </w:rPr>
        <w:t>!</w:t>
      </w:r>
    </w:p>
    <w:p>
      <w:pPr>
        <w:pStyle w:val="38"/>
        <w:rPr>
          <w:ins w:id="91210" w:author="מנוע מכני" w:date="2026-10-11T12:04:39Z"/>
        </w:rPr>
      </w:pPr>
      <w:ins w:id="90029" w:author="מנוע מכני" w:date="2026-10-11T12:04:39Z">
        <w:r>
          <w:t xml:space="preserve">א"ל</w:t>
        </w:r>
      </w:ins>
      <w:del w:id="90030" w:author="מנוע מכני" w:date="2026-10-11T12:04:39Z">
        <w:r w:rsidRPr="003778A1">
          <w:delText xml:space="preserve">א</w:delText>
        </w:r>
        <w:r>
          <w:delText xml:space="preserve">''ל</w:delText>
        </w:r>
      </w:del>
      <w:r w:rsidRPr="003778A1">
        <w:t xml:space="preserve">:</w:t>
      </w:r>
    </w:p>
    <w:p w:rsidR="00E403F0" w:rsidRPr="00AD695E" w:rsidRDefault="00E403F0" w:rsidP="00E403F0">
      <w:pPr>
        <w:rPr>
          <w:rtl/>
        </w:rPr>
      </w:pPr>
      <w:del w:id="9121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איסורא </w:t>
      </w:r>
      <w:ins w:id="91142" w:author="מנוע מכני" w:date="2026-10-11T12:04:39Z">
        <w:r>
          <w:rPr>
            <w:rFonts w:ascii="FontbitDavid" w:hAnsi="FontbitDavid"/>
            <w:sz w:val="24"/>
            <w:rtl/>
          </w:rPr>
          <w:t xml:space="preserve">דמביא</w:t>
        </w:r>
      </w:ins>
      <w:del w:id="91143" w:author="מנוע מכני" w:date="2026-10-11T12:04:39Z">
        <w:r w:rsidRPr="003778A1">
          <w:rPr>
            <w:rFonts w:ascii="FontbitDavid" w:hAnsi="FontbitDavid"/>
            <w:sz w:val="24"/>
            <w:rtl/>
          </w:rPr>
          <w:delText xml:space="preserve">דמייתי</w:delText>
        </w:r>
      </w:del>
      <w:r w:rsidRPr="003778A1">
        <w:rPr>
          <w:rFonts w:ascii="FontbitDavid" w:hAnsi="FontbitDavid"/>
          <w:sz w:val="24"/>
          <w:rtl/>
        </w:rPr>
        <w:t xml:space="preserve"> לידי פיגול</w:t>
      </w:r>
      <w:r>
        <w:rPr>
          <w:rFonts w:ascii="FontbitDavid" w:hAnsi="FontbitDavid"/>
          <w:sz w:val="24"/>
          <w:rtl/>
        </w:rPr>
        <w:t>.</w:t>
      </w:r>
    </w:p>
    <w:p w:rsidR="00E403F0" w:rsidRPr="00AD695E" w:rsidRDefault="00E403F0" w:rsidP="00E403F0">
      <w:pPr>
        <w:pStyle w:val="afff3"/>
        <w:framePr w:wrap="around"/>
        <w:rPr>
          <w:rtl/>
        </w:rPr>
      </w:pPr>
      <w:r>
        <w:rPr>
          <w:rFonts w:hint="cs"/>
          <w:rtl/>
        </w:rPr>
        <w:t xml:space="preserve">ד. </w:t>
      </w:r>
    </w:p>
    <w:p w:rsidR="00E403F0" w:rsidRPr="00027215" w:rsidRDefault="00E403F0" w:rsidP="00E403F0">
      <w:pPr>
        <w:rPr>
          <w:spacing w:val="-6"/>
          <w:rtl/>
        </w:rPr>
      </w:pPr>
      <w:r w:rsidRPr="00027215">
        <w:rPr>
          <w:rFonts w:ascii="FontbitDavid" w:hAnsi="FontbitDavid" w:hint="cs"/>
          <w:spacing w:val="-6"/>
          <w:sz w:val="24"/>
          <w:rtl/>
        </w:rPr>
        <w:t xml:space="preserve">וגם </w:t>
      </w:r>
      <w:ins w:id="90670" w:author="מנוע מכני" w:date="2026-10-11T12:04:39Z">
        <w:r>
          <w:rPr>
            <w:rFonts w:ascii="FontbitDavid" w:hAnsi="FontbitDavid" w:hint="cs"/>
            <w:spacing w:val="-6"/>
            <w:sz w:val="24"/>
            <w:rtl/>
          </w:rPr>
          <w:t xml:space="preserve">מה</w:t>
        </w:r>
      </w:ins>
      <w:del w:id="90671" w:author="מנוע מכני" w:date="2026-10-11T12:04:39Z">
        <w:r w:rsidRPr="00027215">
          <w:rPr>
            <w:rFonts w:ascii="FontbitDavid" w:hAnsi="FontbitDavid" w:hint="cs"/>
            <w:spacing w:val="-6"/>
            <w:sz w:val="24"/>
            <w:rtl/>
          </w:rPr>
          <w:delText xml:space="preserve">מאי</w:delText>
        </w:r>
      </w:del>
      <w:r w:rsidRPr="00027215">
        <w:rPr>
          <w:rFonts w:ascii="FontbitDavid" w:hAnsi="FontbitDavid" w:hint="cs"/>
          <w:spacing w:val="-6"/>
          <w:sz w:val="24"/>
          <w:rtl/>
        </w:rPr>
        <w:t xml:space="preserve"> דק</w:t>
      </w:r>
      <w:r w:rsidRPr="00027215">
        <w:rPr>
          <w:rFonts w:ascii="FontbitDavid" w:hAnsi="FontbitDavid"/>
          <w:spacing w:val="-6"/>
          <w:sz w:val="24"/>
          <w:rtl/>
        </w:rPr>
        <w:t xml:space="preserve">תני: אם אחרים מביא לידי פיגול הוא עצמו </w:t>
      </w:r>
      <w:r w:rsidRPr="00027215">
        <w:rPr>
          <w:rFonts w:ascii="FontbitDavid" w:hAnsi="FontbitDavid"/>
          <w:spacing w:val="-6"/>
          <w:sz w:val="24"/>
          <w:rtl/>
        </w:rPr>
        <w:t xml:space="preserve">לא</w:t>
      </w:r>
      <w:r w:rsidRPr="00027215">
        <w:rPr>
          <w:rFonts w:ascii="FontbitDavid" w:hAnsi="FontbitDavid"/>
          <w:spacing w:val="-6"/>
          <w:sz w:val="24"/>
          <w:rtl/>
        </w:rPr>
        <w:t xml:space="preserve"> </w:t>
      </w:r>
      <w:r w:rsidRPr="00027215">
        <w:rPr>
          <w:rFonts w:ascii="FontbitDavid" w:hAnsi="FontbitDavid"/>
          <w:spacing w:val="-6"/>
          <w:sz w:val="24"/>
          <w:rtl/>
        </w:rPr>
        <w:t xml:space="preserve">כ"ש</w:t>
      </w:r>
      <w:r w:rsidRPr="00027215">
        <w:rPr>
          <w:rFonts w:ascii="FontbitDavid" w:hAnsi="FontbitDavid" w:hint="cs"/>
          <w:spacing w:val="-6"/>
          <w:sz w:val="24"/>
          <w:rtl/>
        </w:rPr>
        <w:t xml:space="preserve">- </w:t>
      </w:r>
      <w:r w:rsidRPr="00027215">
        <w:rPr>
          <w:rFonts w:ascii="FontbitDavid" w:hAnsi="FontbitDavid"/>
          <w:spacing w:val="-6"/>
          <w:sz w:val="24"/>
          <w:rtl/>
        </w:rPr>
        <w:t xml:space="preserve">הא </w:t>
      </w:r>
      <w:ins w:id="90474" w:author="מנוע מכני" w:date="2026-10-11T12:04:39Z">
        <w:r>
          <w:rPr>
            <w:rFonts w:ascii="FontbitDavid" w:hAnsi="FontbitDavid"/>
            <w:spacing w:val="-6"/>
            <w:sz w:val="24"/>
            <w:rtl/>
          </w:rPr>
          <w:t xml:space="preserve">גם</w:t>
        </w:r>
      </w:ins>
      <w:del w:id="90475" w:author="מנוע מכני" w:date="2026-10-11T12:04:39Z">
        <w:r w:rsidRPr="00027215">
          <w:rPr>
            <w:rFonts w:ascii="FontbitDavid" w:hAnsi="FontbitDavid"/>
            <w:spacing w:val="-6"/>
            <w:sz w:val="24"/>
            <w:rtl/>
          </w:rPr>
          <w:delText xml:space="preserve">נמי</w:delText>
        </w:r>
      </w:del>
      <w:r w:rsidRPr="00027215">
        <w:rPr>
          <w:rFonts w:ascii="FontbitDavid" w:hAnsi="FontbitDavid"/>
          <w:spacing w:val="-6"/>
          <w:sz w:val="24"/>
          <w:rtl/>
        </w:rPr>
        <w:t xml:space="preserve"> איסורא </w:t>
      </w:r>
      <w:ins w:id="91144" w:author="מנוע מכני" w:date="2026-10-11T12:04:39Z">
        <w:r>
          <w:rPr>
            <w:rFonts w:ascii="FontbitDavid" w:hAnsi="FontbitDavid"/>
            <w:spacing w:val="-6"/>
            <w:sz w:val="24"/>
            <w:rtl/>
          </w:rPr>
          <w:t xml:space="preserve">דמביא</w:t>
        </w:r>
      </w:ins>
      <w:del w:id="91145" w:author="מנוע מכני" w:date="2026-10-11T12:04:39Z">
        <w:r w:rsidRPr="00027215">
          <w:rPr>
            <w:rFonts w:ascii="FontbitDavid" w:hAnsi="FontbitDavid"/>
            <w:spacing w:val="-6"/>
            <w:sz w:val="24"/>
            <w:rtl/>
          </w:rPr>
          <w:delText xml:space="preserve">דמייתי</w:delText>
        </w:r>
      </w:del>
      <w:r w:rsidRPr="00027215">
        <w:rPr>
          <w:rFonts w:ascii="FontbitDavid" w:hAnsi="FontbitDavid"/>
          <w:spacing w:val="-6"/>
          <w:sz w:val="24"/>
          <w:rtl/>
        </w:rPr>
        <w:t xml:space="preserve"> לידי פיגול.</w:t>
      </w:r>
    </w:p>
    <w:p>
      <w:pPr>
        <w:pStyle w:val="38"/>
        <w:rPr>
          <w:ins w:id="91212" w:author="מנוע מכני" w:date="2026-10-11T12:04:39Z"/>
        </w:rPr>
      </w:pPr>
      <w:ins w:id="90031" w:author="מנוע מכני" w:date="2026-10-11T12:04:39Z">
        <w:del w:id="91630" w:author="מנוע מכני" w:date="2026-10-11T12:04:39Z">
          <w:r>
            <w:delText xml:space="preserve">א"ל</w:delText>
          </w:r>
          <w:r w:rsidRPr="003778A1">
            <w:delText xml:space="preserve"> </w:delText>
          </w:r>
        </w:del>
      </w:ins>
      <w:del w:id="90032" w:author="מנוע מכני" w:date="2026-10-11T12:04:39Z">
        <w:r>
          <w:delText xml:space="preserve">א''ל</w:delText>
        </w:r>
      </w:del>
      <w:r w:rsidRPr="003778A1">
        <w:t xml:space="preserve">רבינא לרב אשי:</w:t>
      </w:r>
    </w:p>
    <w:p w:rsidR="00E403F0" w:rsidRPr="00AD695E" w:rsidRDefault="00E403F0" w:rsidP="00E403F0">
      <w:pPr>
        <w:rPr>
          <w:rtl/>
        </w:rPr>
      </w:pPr>
      <w:del w:id="9121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והאמר אילפא, מחלוקת בשתי עבודות, כגון דאמר הריני שוחט סימן </w:t>
      </w:r>
      <w:r w:rsidRPr="00E87E21">
        <w:rPr>
          <w:rFonts w:ascii="FontbitDavid" w:hAnsi="FontbitDavid"/>
          <w:spacing w:val="-6"/>
          <w:sz w:val="24"/>
          <w:rtl/>
        </w:rPr>
        <w:t xml:space="preserve">ראשון חוץ לזמנו וסימן שני חוץ למקומו, אבל בעבודה אחת דכ</w:t>
      </w:r>
      <w:ins w:id="90033" w:author="מנוע מכני" w:date="2026-10-11T12:04:39Z">
        <w:r>
          <w:rPr>
            <w:rFonts w:ascii="FontbitDavid" w:hAnsi="FontbitDavid"/>
            <w:spacing w:val="-6"/>
            <w:sz w:val="24"/>
            <w:rtl/>
          </w:rPr>
          <w:t xml:space="preserve">ו"ע</w:t>
        </w:r>
      </w:ins>
      <w:del w:id="90034" w:author="מנוע מכני" w:date="2026-10-11T12:04:39Z">
        <w:r w:rsidRPr="00E87E21">
          <w:rPr>
            <w:rFonts w:ascii="FontbitDavid" w:hAnsi="FontbitDavid"/>
            <w:spacing w:val="-6"/>
            <w:sz w:val="24"/>
            <w:rtl/>
          </w:rPr>
          <w:delText xml:space="preserve">ו</w:delText>
        </w:r>
        <w:r w:rsidRPr="00E87E21">
          <w:rPr>
            <w:rFonts w:ascii="FontbitDavid" w:hAnsi="FontbitDavid" w:hint="cs"/>
            <w:spacing w:val="-6"/>
            <w:sz w:val="24"/>
            <w:rtl/>
          </w:rPr>
          <w:delText xml:space="preserve">''ע</w:delText>
        </w:r>
      </w:del>
      <w:r w:rsidRPr="00E87E21">
        <w:rPr>
          <w:rFonts w:ascii="FontbitDavid" w:hAnsi="FontbitDavid"/>
          <w:spacing w:val="-6"/>
          <w:sz w:val="24"/>
          <w:rtl/>
        </w:rPr>
        <w:t xml:space="preserve"> עירובי מחשבות </w:t>
      </w:r>
      <w:ins w:id="91004" w:author="מנוע מכני" w:date="2026-10-11T12:04:39Z">
        <w:r>
          <w:rPr>
            <w:rFonts w:ascii="FontbitDavid" w:hAnsi="FontbitDavid"/>
            <w:spacing w:val="-6"/>
            <w:sz w:val="24"/>
            <w:rtl/>
          </w:rPr>
          <w:t xml:space="preserve">היה</w:t>
        </w:r>
      </w:ins>
      <w:del w:id="91005" w:author="מנוע מכני" w:date="2026-10-11T12:04:39Z">
        <w:r w:rsidRPr="00E87E21">
          <w:rPr>
            <w:rFonts w:ascii="FontbitDavid" w:hAnsi="FontbitDavid"/>
            <w:spacing w:val="-6"/>
            <w:sz w:val="24"/>
            <w:rtl/>
          </w:rPr>
          <w:delText xml:space="preserve">הואי</w:delText>
        </w:r>
      </w:del>
      <w:r w:rsidRPr="00E87E21">
        <w:rPr>
          <w:rFonts w:ascii="FontbitDavid" w:hAnsi="FontbitDavid"/>
          <w:spacing w:val="-6"/>
          <w:sz w:val="24"/>
          <w:rtl/>
        </w:rPr>
        <w:t xml:space="preserve">!</w:t>
      </w:r>
    </w:p>
    <w:p w:rsidR="00E403F0" w:rsidRPr="00AD695E" w:rsidRDefault="00E403F0" w:rsidP="00E403F0">
      <w:pPr>
        <w:pStyle w:val="affffb"/>
        <w:rPr>
          <w:rtl/>
        </w:rPr>
      </w:pPr>
      <w:r>
        <w:rPr>
          <w:rtl/>
        </w:rPr>
        <w:t xml:space="preserve">- </w:t>
      </w:r>
      <w:r w:rsidRPr="0079225C">
        <w:rPr>
          <w:rtl/>
        </w:rPr>
        <w:t xml:space="preserve">ה"נ</w:t>
      </w:r>
      <w:r w:rsidRPr="0079225C">
        <w:rPr>
          <w:rtl/>
        </w:rPr>
        <w:t xml:space="preserve"> לכי זריק תיגלי </w:t>
      </w:r>
      <w:ins w:id="90476" w:author="מנוע מכני" w:date="2026-10-11T12:04:39Z">
        <w:r>
          <w:rPr>
            <w:rtl/>
          </w:rPr>
          <w:t xml:space="preserve">דבר</w:t>
        </w:r>
      </w:ins>
      <w:del w:id="90477" w:author="מנוע מכני" w:date="2026-10-11T12:04:39Z">
        <w:r w:rsidRPr="0079225C">
          <w:rPr>
            <w:rtl/>
          </w:rPr>
          <w:delText xml:space="preserve">מילתא</w:delText>
        </w:r>
      </w:del>
      <w:r w:rsidRPr="0079225C">
        <w:rPr>
          <w:rtl/>
        </w:rPr>
        <w:t xml:space="preserve"> </w:t>
      </w:r>
      <w:ins w:id="91044" w:author="מנוע מכני" w:date="2026-10-11T12:04:39Z">
        <w:r>
          <w:rPr>
            <w:rtl/>
          </w:rPr>
          <w:t xml:space="preserve">אם </w:t>
        </w:r>
      </w:ins>
      <w:del w:id="91045" w:author="מנוע מכני" w:date="2026-10-11T12:04:39Z">
        <w:r w:rsidRPr="0079225C">
          <w:rPr>
            <w:rtl/>
          </w:rPr>
          <w:delText xml:space="preserve">אי </w:delText>
        </w:r>
      </w:del>
      <w:r w:rsidRPr="0079225C">
        <w:rPr>
          <w:rtl/>
        </w:rPr>
        <w:t xml:space="preserve">בעבודה אחת </w:t>
      </w:r>
      <w:ins w:id="91046" w:author="מנוע מכני" w:date="2026-10-11T12:04:39Z">
        <w:r>
          <w:rPr>
            <w:rtl/>
          </w:rPr>
          <w:t xml:space="preserve">אם </w:t>
        </w:r>
      </w:ins>
      <w:del w:id="91047" w:author="מנוע מכני" w:date="2026-10-11T12:04:39Z">
        <w:r w:rsidRPr="0079225C">
          <w:rPr>
            <w:rtl/>
          </w:rPr>
          <w:delText xml:space="preserve">אי </w:delText>
        </w:r>
      </w:del>
      <w:r w:rsidRPr="0079225C">
        <w:rPr>
          <w:rtl/>
        </w:rPr>
        <w:t xml:space="preserve">בשתי עבודות</w:t>
      </w:r>
      <w:ins w:id="90884" w:author="מנוע מכני" w:date="2026-10-11T12:04:39Z">
        <w:r>
          <w:rPr>
            <w:rtl/>
          </w:rPr>
          <w:t xml:space="preserve">,</w:t>
        </w:r>
      </w:ins>
      <w:del w:id="90885" w:author="מנוע מכני" w:date="2026-10-11T12:04:39Z">
        <w:r w:rsidRPr="0079225C">
          <w:rPr>
            <w:rtl/>
          </w:rPr>
          <w:delText xml:space="preserve">;</w:delText>
        </w:r>
      </w:del>
    </w:p>
    <w:p>
      <w:pPr>
        <w:pStyle w:val="38"/>
        <w:rPr>
          <w:ins w:id="91611" w:author="מנוע מכני" w:date="2026-10-11T12:04:39Z"/>
        </w:rPr>
      </w:pPr>
      <w:ins w:id="90478" w:author="מנוע מכני" w:date="2026-10-11T12:04:39Z">
        <w:r>
          <w:t xml:space="preserve">א"כ</w:t>
        </w:r>
      </w:ins>
      <w:del w:id="90479" w:author="מנוע מכני" w:date="2026-10-11T12:04:39Z">
        <w:r w:rsidRPr="003778A1">
          <w:delText xml:space="preserve">אי הכי</w:delText>
        </w:r>
      </w:del>
      <w:r w:rsidRPr="003778A1">
        <w:t xml:space="preserve">,</w:t>
      </w:r>
    </w:p>
    <w:p w:rsidR="00E403F0" w:rsidRPr="00AD695E" w:rsidRDefault="00E403F0" w:rsidP="00E403F0">
      <w:pPr>
        <w:rPr>
          <w:rtl/>
        </w:rPr>
      </w:pPr>
      <w:del w:id="9161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גבי תודה </w:t>
      </w:r>
      <w:ins w:id="90480" w:author="מנוע מכני" w:date="2026-10-11T12:04:39Z">
        <w:r>
          <w:rPr>
            <w:rFonts w:ascii="FontbitDavid" w:hAnsi="FontbitDavid"/>
            <w:sz w:val="24"/>
            <w:rtl/>
          </w:rPr>
          <w:t xml:space="preserve">גם</w:t>
        </w:r>
      </w:ins>
      <w:del w:id="90481"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עד דזריק</w:t>
      </w:r>
      <w:r>
        <w:rPr>
          <w:rFonts w:ascii="FontbitDavid" w:hAnsi="FontbitDavid"/>
          <w:sz w:val="24"/>
          <w:rtl/>
        </w:rPr>
        <w:t>!</w:t>
      </w:r>
      <w:r>
        <w:rPr>
          <w:rFonts w:ascii="FontbitDavid" w:hAnsi="FontbitDavid" w:hint="cs"/>
          <w:sz w:val="24"/>
          <w:rtl/>
        </w:rPr>
        <w:t xml:space="preserve"> והך ד</w:t>
      </w:r>
      <w:r w:rsidRPr="003778A1">
        <w:rPr>
          <w:rFonts w:ascii="FontbitDavid" w:hAnsi="FontbitDavid"/>
          <w:sz w:val="24"/>
          <w:rtl/>
        </w:rPr>
        <w:t>קדש ליפסל - דבעי שריפה</w:t>
      </w:r>
      <w:r>
        <w:rPr>
          <w:rFonts w:ascii="FontbitDavid" w:hAnsi="FontbitDavid"/>
          <w:sz w:val="24"/>
          <w:rtl/>
        </w:rPr>
        <w:t>.</w:t>
      </w:r>
    </w:p>
    <w:p>
      <w:pPr>
        <w:pStyle w:val="38"/>
        <w:rPr>
          <w:ins w:id="91214" w:author="מנוע מכני" w:date="2026-10-11T12:04:39Z"/>
        </w:rPr>
      </w:pPr>
      <w:r w:rsidRPr="003778A1">
        <w:t xml:space="preserve">לימא מסייע </w:t>
      </w:r>
      <w:ins w:id="90672" w:author="מנוע מכני" w:date="2026-10-11T12:04:39Z">
        <w:r>
          <w:t xml:space="preserve">לו</w:t>
        </w:r>
      </w:ins>
      <w:del w:id="90673" w:author="מנוע מכני" w:date="2026-10-11T12:04:39Z">
        <w:r w:rsidRPr="003778A1">
          <w:delText xml:space="preserve">ליה</w:delText>
        </w:r>
      </w:del>
      <w:r w:rsidRPr="003778A1">
        <w:t xml:space="preserve">:</w:t>
      </w:r>
    </w:p>
    <w:p w:rsidR="00E403F0" w:rsidRPr="00AD695E" w:rsidRDefault="00E403F0" w:rsidP="00E403F0">
      <w:pPr>
        <w:rPr>
          <w:rtl/>
        </w:rPr>
      </w:pPr>
      <w:del w:id="9121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הפיג</w:t>
      </w:r>
      <w:r>
        <w:rPr>
          <w:rFonts w:ascii="FontbitDavid" w:hAnsi="FontbitDavid"/>
          <w:sz w:val="24"/>
          <w:rtl/>
        </w:rPr>
        <w:t xml:space="preserve">ול לעולם מועלין בו, </w:t>
      </w:r>
      <w:ins w:id="90482" w:author="מנוע מכני" w:date="2026-10-11T12:04:39Z">
        <w:r>
          <w:rPr>
            <w:rFonts w:ascii="FontbitDavid" w:hAnsi="FontbitDavid"/>
            <w:sz w:val="24"/>
            <w:rtl/>
          </w:rPr>
          <w:t xml:space="preserve">לא</w:t>
        </w:r>
      </w:ins>
      <w:del w:id="90483" w:author="מנוע מכני" w:date="2026-10-11T12:04:39Z">
        <w:r>
          <w:rPr>
            <w:rFonts w:ascii="FontbitDavid" w:hAnsi="FontbitDavid"/>
            <w:sz w:val="24"/>
            <w:rtl/>
          </w:rPr>
          <w:delText xml:space="preserve">לאו</w:delText>
        </w:r>
      </w:del>
      <w:r>
        <w:rPr>
          <w:rFonts w:ascii="FontbitDavid" w:hAnsi="FontbitDavid"/>
          <w:sz w:val="24"/>
          <w:rtl/>
        </w:rPr>
        <w:t xml:space="preserve"> </w:t>
      </w:r>
      <w:ins w:id="90864" w:author="מנוע מכני" w:date="2026-10-11T12:04:39Z">
        <w:r>
          <w:rPr>
            <w:rFonts w:ascii="FontbitDavid" w:hAnsi="FontbitDavid"/>
            <w:sz w:val="24"/>
            <w:rtl/>
          </w:rPr>
          <w:t xml:space="preserve">אף</w:t>
        </w:r>
      </w:ins>
      <w:del w:id="90865" w:author="מנוע מכני" w:date="2026-10-11T12:04:39Z">
        <w:r>
          <w:rPr>
            <w:rFonts w:ascii="FontbitDavid" w:hAnsi="FontbitDavid"/>
            <w:sz w:val="24"/>
            <w:rtl/>
          </w:rPr>
          <w:delText xml:space="preserve">א</w:delText>
        </w:r>
        <w:r>
          <w:rPr>
            <w:rFonts w:ascii="FontbitDavid" w:hAnsi="FontbitDavid" w:hint="cs"/>
            <w:sz w:val="24"/>
            <w:rtl/>
          </w:rPr>
          <w:delText xml:space="preserve">ע"ג</w:delText>
        </w:r>
      </w:del>
      <w:ins w:id="90035" w:author="מנוע מכני" w:date="2026-10-11T12:04:39Z"/>
      <w:del w:id="90036" w:author="מנוע מכני" w:date="2026-10-11T12:04:39Z">
        <w:r>
          <w:rPr>
            <w:rFonts w:ascii="FontbitDavid" w:hAnsi="FontbitDavid" w:hint="cs"/>
            <w:sz w:val="24"/>
            <w:rtl/>
          </w:rPr>
          <w:delText xml:space="preserve">ע''ג</w:delText>
        </w:r>
      </w:del>
      <w:r w:rsidRPr="003778A1">
        <w:rPr>
          <w:rFonts w:ascii="FontbitDavid" w:hAnsi="FontbitDavid"/>
          <w:sz w:val="24"/>
          <w:rtl/>
        </w:rPr>
        <w:t xml:space="preserve"> דאיזריק דם, ומסייע </w:t>
      </w:r>
      <w:ins w:id="90674" w:author="מנוע מכני" w:date="2026-10-11T12:04:39Z">
        <w:r>
          <w:rPr>
            <w:rFonts w:ascii="FontbitDavid" w:hAnsi="FontbitDavid"/>
            <w:sz w:val="24"/>
            <w:rtl/>
          </w:rPr>
          <w:t xml:space="preserve">לו</w:t>
        </w:r>
      </w:ins>
      <w:del w:id="90675"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w:t>
      </w:r>
    </w:p>
    <w:p w:rsidR="00E403F0" w:rsidRPr="00AD695E" w:rsidRDefault="00E403F0" w:rsidP="00E403F0">
      <w:pPr>
        <w:rPr>
          <w:rtl/>
        </w:rPr>
      </w:pPr>
      <w:ins w:id="91048" w:author="מנוע מכני" w:date="2026-10-11T12:04:39Z">
        <w:r>
          <w:rPr>
            <w:rFonts w:ascii="FontbitDavid" w:hAnsi="FontbitDavid" w:hint="cs"/>
            <w:sz w:val="24"/>
            <w:rtl/>
          </w:rPr>
          <w:t xml:space="preserve">דאם </w:t>
        </w:r>
      </w:ins>
      <w:del w:id="91049" w:author="מנוע מכני" w:date="2026-10-11T12:04:39Z">
        <w:r>
          <w:rPr>
            <w:rFonts w:ascii="FontbitDavid" w:hAnsi="FontbitDavid" w:hint="cs"/>
            <w:sz w:val="24"/>
            <w:rtl/>
          </w:rPr>
          <w:delText xml:space="preserve">ד</w:delText>
        </w:r>
        <w:r w:rsidRPr="003778A1">
          <w:rPr>
            <w:rFonts w:ascii="FontbitDavid" w:hAnsi="FontbitDavid"/>
            <w:sz w:val="24"/>
            <w:rtl/>
          </w:rPr>
          <w:delText xml:space="preserve">אי </w:delText>
        </w:r>
      </w:del>
      <w:r w:rsidRPr="003778A1">
        <w:rPr>
          <w:rFonts w:ascii="FontbitDavid" w:hAnsi="FontbitDavid"/>
          <w:sz w:val="24"/>
          <w:rtl/>
        </w:rPr>
        <w:t xml:space="preserve">לא</w:t>
      </w:r>
      <w:r w:rsidRPr="003778A1">
        <w:rPr>
          <w:rFonts w:ascii="FontbitDavid" w:hAnsi="FontbitDavid"/>
          <w:sz w:val="24"/>
          <w:rtl/>
        </w:rPr>
        <w:t xml:space="preserve"> זרק הדם, </w:t>
      </w:r>
      <w:ins w:id="90676" w:author="מנוע מכני" w:date="2026-10-11T12:04:39Z">
        <w:r>
          <w:rPr>
            <w:rFonts w:ascii="FontbitDavid" w:hAnsi="FontbitDavid"/>
            <w:sz w:val="24"/>
            <w:rtl/>
          </w:rPr>
          <w:t xml:space="preserve">מה</w:t>
        </w:r>
      </w:ins>
      <w:del w:id="90677" w:author="מנוע מכני" w:date="2026-10-11T12:04:39Z">
        <w:r w:rsidRPr="003778A1">
          <w:rPr>
            <w:rFonts w:ascii="FontbitDavid" w:hAnsi="FontbitDavid"/>
            <w:sz w:val="24"/>
            <w:rtl/>
          </w:rPr>
          <w:delText xml:space="preserve">מאי</w:delText>
        </w:r>
      </w:del>
      <w:r w:rsidRPr="003778A1">
        <w:rPr>
          <w:rFonts w:ascii="FontbitDavid" w:hAnsi="FontbitDavid"/>
          <w:sz w:val="24"/>
          <w:rtl/>
        </w:rPr>
        <w:t xml:space="preserve"> למימרא? </w:t>
      </w:r>
      <w:r w:rsidRPr="0079225C">
        <w:rPr>
          <w:rFonts w:ascii="FontbitDavid" w:hAnsi="FontbitDavid"/>
          <w:b/>
          <w:bCs/>
          <w:sz w:val="24"/>
          <w:rtl/>
        </w:rPr>
        <w:t xml:space="preserve">אלא לעולם דזריק, וכי </w:t>
      </w:r>
      <w:r w:rsidRPr="0079225C">
        <w:rPr>
          <w:rFonts w:ascii="FontbitDavid" w:hAnsi="FontbitDavid"/>
          <w:b/>
          <w:bCs/>
          <w:sz w:val="24"/>
          <w:rtl/>
        </w:rPr>
        <w:t xml:space="preserve">תניא</w:t>
      </w:r>
      <w:r w:rsidRPr="0079225C">
        <w:rPr>
          <w:rFonts w:ascii="FontbitDavid" w:hAnsi="FontbitDavid"/>
          <w:b/>
          <w:bCs/>
          <w:sz w:val="24"/>
          <w:rtl/>
        </w:rPr>
        <w:t xml:space="preserve"> ההיא - בעולה</w:t>
      </w:r>
      <w:ins w:id="90886" w:author="מנוע מכני" w:date="2026-10-11T12:04:39Z">
        <w:r>
          <w:rPr>
            <w:rFonts w:ascii="FontbitDavid" w:hAnsi="FontbitDavid"/>
            <w:b/>
            <w:bCs/>
            <w:sz w:val="24"/>
            <w:rtl/>
          </w:rPr>
          <w:t xml:space="preserve">,</w:t>
        </w:r>
      </w:ins>
      <w:del w:id="90887" w:author="מנוע מכני" w:date="2026-10-11T12:04:39Z">
        <w:r w:rsidRPr="0079225C">
          <w:rPr>
            <w:rFonts w:ascii="FontbitDavid" w:hAnsi="FontbitDavid"/>
            <w:b/>
            <w:bCs/>
            <w:sz w:val="24"/>
            <w:rtl/>
          </w:rPr>
          <w:delText xml:space="preserve">;</w:delText>
        </w:r>
      </w:del>
    </w:p>
    <w:p>
      <w:pPr>
        <w:pStyle w:val="38"/>
        <w:rPr>
          <w:ins w:id="91216" w:author="מנוע מכני" w:date="2026-10-11T12:04:39Z"/>
        </w:rPr>
      </w:pPr>
      <w:r w:rsidRPr="0079225C">
        <w:t>ויקשה</w:t>
      </w:r>
    </w:p>
    <w:p w:rsidR="00E403F0" w:rsidRPr="00AD695E" w:rsidRDefault="00E403F0" w:rsidP="00E403F0">
      <w:pPr>
        <w:rPr>
          <w:rtl/>
        </w:rPr>
      </w:pPr>
      <w:del w:id="91217" w:author="מנוע מכני" w:date="2026-10-11T12:04:39Z">
        <w:r>
          <w:rPr>
            <w:rFonts w:ascii="FontbitDavid" w:hAnsi="FontbitDavid" w:hint="cs"/>
            <w:sz w:val="24"/>
            <w:rtl/>
          </w:rPr>
          <w:delText xml:space="preserve"> </w:delText>
        </w:r>
      </w:del>
      <w:ins w:id="91050" w:author="מנוע מכני" w:date="2026-10-11T12:04:39Z">
        <w:r>
          <w:rPr>
            <w:rFonts w:ascii="FontbitDavid" w:hAnsi="FontbitDavid" w:hint="cs"/>
            <w:sz w:val="24"/>
            <w:rtl/>
          </w:rPr>
          <w:t xml:space="preserve">דאם </w:t>
        </w:r>
      </w:ins>
      <w:del w:id="91051" w:author="מנוע מכני" w:date="2026-10-11T12:04:39Z">
        <w:r>
          <w:rPr>
            <w:rFonts w:ascii="FontbitDavid" w:hAnsi="FontbitDavid" w:hint="cs"/>
            <w:sz w:val="24"/>
            <w:rtl/>
          </w:rPr>
          <w:delText xml:space="preserve">ד</w:delText>
        </w:r>
        <w:r w:rsidRPr="003778A1">
          <w:rPr>
            <w:rFonts w:ascii="FontbitDavid" w:hAnsi="FontbitDavid"/>
            <w:sz w:val="24"/>
            <w:rtl/>
          </w:rPr>
          <w:delText xml:space="preserve">אי </w:delText>
        </w:r>
      </w:del>
      <w:r w:rsidRPr="003778A1">
        <w:rPr>
          <w:rFonts w:ascii="FontbitDavid" w:hAnsi="FontbitDavid"/>
          <w:sz w:val="24"/>
          <w:rtl/>
        </w:rPr>
        <w:t xml:space="preserve">בעולה - פשיטא, דגבוה היא כולה</w:t>
      </w:r>
      <w:r>
        <w:rPr>
          <w:rFonts w:ascii="FontbitDavid" w:hAnsi="FontbitDavid"/>
          <w:sz w:val="24"/>
          <w:rtl/>
        </w:rPr>
        <w:t>!</w:t>
      </w:r>
    </w:p>
    <w:p w:rsidR="00E403F0" w:rsidRPr="00AD695E" w:rsidRDefault="00E403F0" w:rsidP="00E403F0">
      <w:pPr>
        <w:pStyle w:val="afff3"/>
        <w:framePr w:wrap="around"/>
        <w:rPr>
          <w:rtl/>
        </w:rPr>
      </w:pPr>
      <w:r>
        <w:rPr>
          <w:rFonts w:hint="cs"/>
          <w:rtl/>
        </w:rPr>
        <w:t>ד:</w:t>
      </w:r>
    </w:p>
    <w:p>
      <w:pPr>
        <w:pStyle w:val="38"/>
        <w:rPr>
          <w:ins w:id="91218" w:author="מנוע מכני" w:date="2026-10-11T12:04:39Z"/>
        </w:rPr>
      </w:pPr>
      <w:r w:rsidRPr="00E87E21">
        <w:t>ועוד</w:t>
      </w:r>
      <w:r w:rsidRPr="00E87E21">
        <w:t xml:space="preserve">, דקתני סיפא:</w:t>
      </w:r>
    </w:p>
    <w:p w:rsidR="00E403F0" w:rsidRPr="00E87E21" w:rsidRDefault="00E403F0" w:rsidP="00E403F0">
      <w:pPr>
        <w:rPr>
          <w:spacing w:val="-6"/>
          <w:rtl/>
        </w:rPr>
      </w:pPr>
      <w:del w:id="91219" w:author="מנוע מכני" w:date="2026-10-11T12:04:39Z">
        <w:r w:rsidRPr="00E87E21">
          <w:rPr>
            <w:rFonts w:ascii="FontbitDavid" w:hAnsi="FontbitDavid"/>
            <w:spacing w:val="-6"/>
            <w:sz w:val="24"/>
            <w:rtl/>
          </w:rPr>
          <w:delText xml:space="preserve"> </w:delText>
        </w:r>
      </w:del>
      <w:ins w:id="91118" w:author="מנוע מכני" w:date="2026-10-11T12:04:39Z">
        <w:r>
          <w:rPr>
            <w:rFonts w:ascii="FontbitDavid" w:hAnsi="FontbitDavid"/>
            <w:spacing w:val="-6"/>
            <w:sz w:val="24"/>
            <w:rtl/>
          </w:rPr>
          <w:t xml:space="preserve">לנו</w:t>
        </w:r>
      </w:ins>
      <w:del w:id="91119" w:author="מנוע מכני" w:date="2026-10-11T12:04:39Z">
        <w:r w:rsidRPr="00E87E21">
          <w:rPr>
            <w:rFonts w:ascii="FontbitDavid" w:hAnsi="FontbitDavid"/>
            <w:spacing w:val="-6"/>
            <w:sz w:val="24"/>
            <w:rtl/>
          </w:rPr>
          <w:delText xml:space="preserve">לן</w:delText>
        </w:r>
      </w:del>
      <w:r w:rsidRPr="00E87E21">
        <w:rPr>
          <w:rFonts w:ascii="FontbitDavid" w:hAnsi="FontbitDavid"/>
          <w:spacing w:val="-6"/>
          <w:sz w:val="24"/>
          <w:rtl/>
        </w:rPr>
        <w:t xml:space="preserve"> דמה </w:t>
      </w:r>
      <w:ins w:id="90866" w:author="מנוע מכני" w:date="2026-10-11T12:04:39Z">
        <w:r>
          <w:rPr>
            <w:rFonts w:ascii="FontbitDavid" w:hAnsi="FontbitDavid"/>
            <w:spacing w:val="-6"/>
            <w:sz w:val="24"/>
            <w:rtl/>
          </w:rPr>
          <w:t xml:space="preserve">אף</w:t>
        </w:r>
      </w:ins>
      <w:del w:id="90867" w:author="מנוע מכני" w:date="2026-10-11T12:04:39Z">
        <w:r w:rsidRPr="00E87E21">
          <w:rPr>
            <w:rFonts w:ascii="FontbitDavid" w:hAnsi="FontbitDavid"/>
            <w:spacing w:val="-6"/>
            <w:sz w:val="24"/>
            <w:rtl/>
          </w:rPr>
          <w:delText xml:space="preserve">א</w:delText>
        </w:r>
        <w:r>
          <w:rPr>
            <w:rFonts w:ascii="FontbitDavid" w:hAnsi="FontbitDavid" w:hint="cs"/>
            <w:spacing w:val="-6"/>
            <w:sz w:val="24"/>
            <w:rtl/>
          </w:rPr>
          <w:delText xml:space="preserve">ע"פ</w:delText>
        </w:r>
      </w:del>
      <w:ins w:id="90037" w:author="מנוע מכני" w:date="2026-10-11T12:04:39Z"/>
      <w:del w:id="90038" w:author="מנוע מכני" w:date="2026-10-11T12:04:39Z">
        <w:r w:rsidRPr="00E87E21">
          <w:rPr>
            <w:rFonts w:ascii="FontbitDavid" w:hAnsi="FontbitDavid" w:hint="cs"/>
            <w:spacing w:val="-6"/>
            <w:sz w:val="24"/>
            <w:rtl/>
          </w:rPr>
          <w:delText xml:space="preserve">ע''פ</w:delText>
        </w:r>
      </w:del>
      <w:r w:rsidRPr="00E87E21">
        <w:rPr>
          <w:rFonts w:ascii="FontbitDavid" w:hAnsi="FontbitDavid" w:hint="cs"/>
          <w:spacing w:val="-6"/>
          <w:sz w:val="24"/>
          <w:rtl/>
        </w:rPr>
        <w:t xml:space="preserve"> </w:t>
      </w:r>
      <w:r w:rsidRPr="00E87E21">
        <w:rPr>
          <w:rFonts w:ascii="FontbitDavid" w:hAnsi="FontbitDavid"/>
          <w:spacing w:val="-6"/>
          <w:sz w:val="24"/>
          <w:rtl/>
        </w:rPr>
        <w:t xml:space="preserve">שחזר וזרקו מועלין בו, </w:t>
      </w:r>
      <w:ins w:id="91052" w:author="מנוע מכני" w:date="2026-10-11T12:04:39Z">
        <w:r>
          <w:rPr>
            <w:rFonts w:ascii="FontbitDavid" w:hAnsi="FontbitDavid"/>
            <w:spacing w:val="-6"/>
            <w:sz w:val="24"/>
            <w:rtl/>
          </w:rPr>
          <w:t xml:space="preserve">אם </w:t>
        </w:r>
      </w:ins>
      <w:del w:id="91053" w:author="מנוע מכני" w:date="2026-10-11T12:04:39Z">
        <w:r w:rsidRPr="00E87E21">
          <w:rPr>
            <w:rFonts w:ascii="FontbitDavid" w:hAnsi="FontbitDavid"/>
            <w:spacing w:val="-6"/>
            <w:sz w:val="24"/>
            <w:rtl/>
          </w:rPr>
          <w:delText xml:space="preserve">אי </w:delText>
        </w:r>
      </w:del>
      <w:r w:rsidRPr="00E87E21">
        <w:rPr>
          <w:rFonts w:ascii="FontbitDavid" w:hAnsi="FontbitDavid"/>
          <w:spacing w:val="-6"/>
          <w:sz w:val="24"/>
          <w:rtl/>
        </w:rPr>
        <w:t xml:space="preserve">בחטאת </w:t>
      </w:r>
      <w:ins w:id="91148" w:author="מנוע מכני" w:date="2026-10-11T12:04:39Z">
        <w:r>
          <w:rPr>
            <w:rFonts w:ascii="FontbitDavid" w:hAnsi="FontbitDavid"/>
            <w:spacing w:val="-6"/>
            <w:sz w:val="24"/>
            <w:rtl/>
          </w:rPr>
          <w:t xml:space="preserve">יפה</w:t>
        </w:r>
      </w:ins>
      <w:del w:id="91149" w:author="מנוע מכני" w:date="2026-10-11T12:04:39Z">
        <w:r w:rsidRPr="00E87E21">
          <w:rPr>
            <w:rFonts w:ascii="FontbitDavid" w:hAnsi="FontbitDavid"/>
            <w:spacing w:val="-6"/>
            <w:sz w:val="24"/>
            <w:rtl/>
          </w:rPr>
          <w:delText xml:space="preserve">שפיר</w:delText>
        </w:r>
      </w:del>
      <w:r w:rsidRPr="00E87E21">
        <w:rPr>
          <w:rFonts w:ascii="FontbitDavid" w:hAnsi="FontbitDavid"/>
          <w:spacing w:val="-6"/>
          <w:sz w:val="24"/>
          <w:rtl/>
        </w:rPr>
        <w:t xml:space="preserve">, </w:t>
      </w:r>
      <w:ins w:id="91054" w:author="מנוע מכני" w:date="2026-10-11T12:04:39Z">
        <w:r>
          <w:rPr>
            <w:rFonts w:ascii="FontbitDavid" w:hAnsi="FontbitDavid"/>
            <w:spacing w:val="-6"/>
            <w:sz w:val="24"/>
            <w:rtl/>
          </w:rPr>
          <w:t xml:space="preserve">אם </w:t>
        </w:r>
      </w:ins>
      <w:del w:id="91055" w:author="מנוע מכני" w:date="2026-10-11T12:04:39Z">
        <w:r w:rsidRPr="00E87E21">
          <w:rPr>
            <w:rFonts w:ascii="FontbitDavid" w:hAnsi="FontbitDavid"/>
            <w:spacing w:val="-6"/>
            <w:sz w:val="24"/>
            <w:rtl/>
          </w:rPr>
          <w:delText xml:space="preserve">אי </w:delText>
        </w:r>
      </w:del>
      <w:r w:rsidRPr="00E87E21">
        <w:rPr>
          <w:rFonts w:ascii="FontbitDavid" w:hAnsi="FontbitDavid"/>
          <w:spacing w:val="-6"/>
          <w:sz w:val="24"/>
          <w:rtl/>
        </w:rPr>
        <w:t xml:space="preserve">בעולה צריכא </w:t>
      </w:r>
      <w:ins w:id="91146" w:author="מנוע מכני" w:date="2026-10-11T12:04:39Z">
        <w:r>
          <w:rPr>
            <w:rFonts w:ascii="FontbitDavid" w:hAnsi="FontbitDavid"/>
            <w:spacing w:val="-6"/>
            <w:sz w:val="24"/>
            <w:rtl/>
          </w:rPr>
          <w:t xml:space="preserve">לומר</w:t>
        </w:r>
      </w:ins>
      <w:del w:id="91147" w:author="מנוע מכני" w:date="2026-10-11T12:04:39Z">
        <w:r w:rsidRPr="00E87E21">
          <w:rPr>
            <w:rFonts w:ascii="FontbitDavid" w:hAnsi="FontbitDavid"/>
            <w:spacing w:val="-6"/>
            <w:sz w:val="24"/>
            <w:rtl/>
          </w:rPr>
          <w:delText xml:space="preserve">למימר</w:delText>
        </w:r>
      </w:del>
      <w:r w:rsidRPr="00E87E21">
        <w:rPr>
          <w:rFonts w:ascii="FontbitDavid" w:hAnsi="FontbitDavid"/>
          <w:spacing w:val="-6"/>
          <w:sz w:val="24"/>
          <w:rtl/>
        </w:rPr>
        <w:t xml:space="preserve">? </w:t>
      </w:r>
    </w:p>
    <w:p>
      <w:pPr>
        <w:pStyle w:val="38"/>
        <w:rPr>
          <w:ins w:id="91220" w:author="מנוע מכני" w:date="2026-10-11T12:04:39Z"/>
        </w:rPr>
      </w:pPr>
      <w:r>
        <w:t xml:space="preserve">אלא</w:t>
      </w:r>
    </w:p>
    <w:p w:rsidR="00E403F0" w:rsidRPr="00AD695E" w:rsidRDefault="00E403F0" w:rsidP="00E403F0">
      <w:pPr>
        <w:rPr>
          <w:rtl/>
        </w:rPr>
      </w:pPr>
      <w:del w:id="91221" w:author="מנוע מכני" w:date="2026-10-11T12:04:39Z">
        <w:r>
          <w:rPr>
            <w:rFonts w:ascii="FontbitDavid" w:hAnsi="FontbitDavid" w:hint="cs"/>
            <w:b/>
            <w:bCs/>
            <w:sz w:val="24"/>
            <w:rtl/>
          </w:rPr>
          <w:delText xml:space="preserve"> </w:delText>
        </w:r>
      </w:del>
      <w:r w:rsidRPr="003778A1">
        <w:rPr>
          <w:rFonts w:ascii="FontbitDavid" w:hAnsi="FontbitDavid"/>
          <w:sz w:val="24"/>
          <w:rtl/>
        </w:rPr>
        <w:t xml:space="preserve">סיפא ודאי מסייע </w:t>
      </w:r>
      <w:ins w:id="90678" w:author="מנוע מכני" w:date="2026-10-11T12:04:39Z">
        <w:r>
          <w:rPr>
            <w:rFonts w:ascii="FontbitDavid" w:hAnsi="FontbitDavid"/>
            <w:sz w:val="24"/>
            <w:rtl/>
          </w:rPr>
          <w:t xml:space="preserve">לו</w:t>
        </w:r>
      </w:ins>
      <w:del w:id="90679"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w:t>
      </w:r>
      <w:r>
        <w:rPr>
          <w:rFonts w:ascii="FontbitDavid" w:hAnsi="FontbitDavid" w:hint="cs"/>
          <w:sz w:val="24"/>
          <w:rtl/>
        </w:rPr>
        <w:t xml:space="preserve"> ומדסיפא מסייע </w:t>
      </w:r>
      <w:ins w:id="90039" w:author="מנוע מכני" w:date="2026-10-11T12:04:39Z">
        <w:r>
          <w:rPr>
            <w:rFonts w:ascii="FontbitDavid" w:hAnsi="FontbitDavid" w:hint="cs"/>
            <w:sz w:val="24"/>
            <w:rtl/>
          </w:rPr>
          <w:t xml:space="preserve">ה"נ</w:t>
        </w:r>
      </w:ins>
      <w:del w:id="90040"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רישא מסייע </w:t>
      </w:r>
    </w:p>
    <w:p w:rsidR="00E403F0" w:rsidRPr="00AD695E" w:rsidRDefault="00E403F0" w:rsidP="00E403F0">
      <w:pPr>
        <w:rPr>
          <w:rtl/>
        </w:rPr>
      </w:pPr>
      <w:r w:rsidRPr="003778A1">
        <w:rPr>
          <w:rFonts w:ascii="FontbitDavid" w:hAnsi="FontbitDavid"/>
          <w:sz w:val="24"/>
          <w:rtl/>
        </w:rPr>
        <w:t xml:space="preserve">סיפא ודאי מסייע </w:t>
      </w:r>
      <w:ins w:id="90682" w:author="מנוע מכני" w:date="2026-10-11T12:04:39Z">
        <w:r>
          <w:rPr>
            <w:rFonts w:ascii="FontbitDavid" w:hAnsi="FontbitDavid"/>
            <w:sz w:val="24"/>
            <w:rtl/>
          </w:rPr>
          <w:t xml:space="preserve">לו</w:t>
        </w:r>
      </w:ins>
      <w:del w:id="90683" w:author="מנוע מכני" w:date="2026-10-11T12:04:39Z">
        <w:r w:rsidRPr="003778A1">
          <w:rPr>
            <w:rFonts w:ascii="FontbitDavid" w:hAnsi="FontbitDavid"/>
            <w:sz w:val="24"/>
            <w:rtl/>
          </w:rPr>
          <w:delText xml:space="preserve">ליה</w:delText>
        </w:r>
      </w:del>
      <w:r>
        <w:rPr>
          <w:rFonts w:ascii="FontbitDavid" w:hAnsi="FontbitDavid" w:hint="cs"/>
          <w:sz w:val="24"/>
          <w:rtl/>
        </w:rPr>
        <w:t xml:space="preserve"> ד</w:t>
      </w:r>
      <w:r w:rsidRPr="003778A1">
        <w:rPr>
          <w:rFonts w:ascii="FontbitDavid" w:hAnsi="FontbitDavid"/>
          <w:sz w:val="24"/>
          <w:rtl/>
        </w:rPr>
        <w:t xml:space="preserve">הלנה </w:t>
      </w:r>
      <w:ins w:id="91108" w:author="מנוע מכני" w:date="2026-10-11T12:04:39Z">
        <w:r>
          <w:rPr>
            <w:rFonts w:ascii="FontbitDavid" w:hAnsi="FontbitDavid"/>
            <w:sz w:val="24"/>
            <w:rtl/>
          </w:rPr>
          <w:t xml:space="preserve">דעשה</w:t>
        </w:r>
      </w:ins>
      <w:del w:id="91109" w:author="מנוע מכני" w:date="2026-10-11T12:04:39Z">
        <w:r w:rsidRPr="003778A1">
          <w:rPr>
            <w:rFonts w:ascii="FontbitDavid" w:hAnsi="FontbitDavid"/>
            <w:sz w:val="24"/>
            <w:rtl/>
          </w:rPr>
          <w:delText xml:space="preserve">דעביד</w:delText>
        </w:r>
      </w:del>
      <w:r w:rsidRPr="003778A1">
        <w:rPr>
          <w:rFonts w:ascii="FontbitDavid" w:hAnsi="FontbitDavid"/>
          <w:sz w:val="24"/>
          <w:rtl/>
        </w:rPr>
        <w:t xml:space="preserve"> בידים - </w:t>
      </w:r>
      <w:r w:rsidRPr="003778A1">
        <w:rPr>
          <w:rFonts w:ascii="FontbitDavid" w:hAnsi="FontbitDavid"/>
          <w:sz w:val="24"/>
          <w:rtl/>
        </w:rPr>
        <w:t xml:space="preserve">לא</w:t>
      </w:r>
      <w:r w:rsidRPr="003778A1">
        <w:rPr>
          <w:rFonts w:ascii="FontbitDavid" w:hAnsi="FontbitDavid"/>
          <w:sz w:val="24"/>
          <w:rtl/>
        </w:rPr>
        <w:t xml:space="preserve"> </w:t>
      </w:r>
      <w:ins w:id="90684" w:author="מנוע מכני" w:date="2026-10-11T12:04:39Z">
        <w:r>
          <w:rPr>
            <w:rFonts w:ascii="FontbitDavid" w:hAnsi="FontbitDavid"/>
            <w:sz w:val="24"/>
            <w:rtl/>
          </w:rPr>
          <w:t xml:space="preserve">מאלו</w:t>
        </w:r>
      </w:ins>
      <w:del w:id="90685" w:author="מנוע מכני" w:date="2026-10-11T12:04:39Z">
        <w:r w:rsidRPr="003778A1">
          <w:rPr>
            <w:rFonts w:ascii="FontbitDavid" w:hAnsi="FontbitDavid"/>
            <w:sz w:val="24"/>
            <w:rtl/>
          </w:rPr>
          <w:delText xml:space="preserve">מהני</w:delText>
        </w:r>
      </w:del>
      <w:r w:rsidRPr="003778A1">
        <w:rPr>
          <w:rFonts w:ascii="FontbitDavid" w:hAnsi="FontbitDavid"/>
          <w:sz w:val="24"/>
          <w:rtl/>
        </w:rPr>
        <w:t xml:space="preserve"> זריקה לאפוקי </w:t>
      </w:r>
      <w:ins w:id="90680" w:author="מנוע מכני" w:date="2026-10-11T12:04:39Z">
        <w:r>
          <w:rPr>
            <w:rFonts w:ascii="FontbitDavid" w:hAnsi="FontbitDavid"/>
            <w:sz w:val="24"/>
            <w:rtl/>
          </w:rPr>
          <w:t xml:space="preserve">כלום</w:t>
        </w:r>
      </w:ins>
      <w:del w:id="90681"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 </w:t>
      </w:r>
    </w:p>
    <w:p w:rsidR="00E403F0" w:rsidRPr="00AD695E" w:rsidRDefault="00E403F0" w:rsidP="00E403F0">
      <w:pPr>
        <w:rPr>
          <w:rtl/>
        </w:rPr>
      </w:pPr>
      <w:r>
        <w:rPr>
          <w:rFonts w:ascii="FontbitDavid" w:hAnsi="FontbitDavid"/>
          <w:sz w:val="24"/>
          <w:rtl/>
        </w:rPr>
        <w:tab/>
      </w:r>
      <w:r>
        <w:rPr>
          <w:rFonts w:ascii="FontbitDavid" w:hAnsi="FontbitDavid"/>
          <w:sz w:val="24"/>
          <w:rtl/>
        </w:rPr>
        <w:tab/>
      </w:r>
      <w:del w:id="90391" w:author="מנוע מכני" w:date="2026-10-11T12:04:39Z">
        <w:r>
          <w:rPr>
            <w:rFonts w:ascii="FontbitDavid" w:hAnsi="FontbitDavid" w:hint="cs"/>
            <w:sz w:val="24"/>
            <w:rtl/>
          </w:rPr>
          <w:delText xml:space="preserve">    </w:delText>
        </w:r>
      </w:del>
      <w:r w:rsidRPr="003778A1">
        <w:rPr>
          <w:rFonts w:ascii="FontbitDavid" w:hAnsi="FontbitDavid"/>
          <w:sz w:val="24"/>
          <w:rtl/>
        </w:rPr>
        <w:t xml:space="preserve">מחשבה </w:t>
      </w:r>
      <w:ins w:id="91110" w:author="מנוע מכני" w:date="2026-10-11T12:04:39Z">
        <w:r>
          <w:rPr>
            <w:rFonts w:ascii="FontbitDavid" w:hAnsi="FontbitDavid" w:hint="cs"/>
            <w:sz w:val="24"/>
            <w:rtl/>
          </w:rPr>
          <w:t xml:space="preserve">דעשה</w:t>
        </w:r>
      </w:ins>
      <w:del w:id="91111" w:author="מנוע מכני" w:date="2026-10-11T12:04:39Z">
        <w:r>
          <w:rPr>
            <w:rFonts w:ascii="FontbitDavid" w:hAnsi="FontbitDavid" w:hint="cs"/>
            <w:sz w:val="24"/>
            <w:rtl/>
          </w:rPr>
          <w:delText xml:space="preserve">ד</w:delText>
        </w:r>
        <w:r w:rsidRPr="003778A1">
          <w:rPr>
            <w:rFonts w:ascii="FontbitDavid" w:hAnsi="FontbitDavid"/>
            <w:sz w:val="24"/>
            <w:rtl/>
          </w:rPr>
          <w:delText xml:space="preserve">עביד</w:delText>
        </w:r>
      </w:del>
      <w:r w:rsidRPr="003778A1">
        <w:rPr>
          <w:rFonts w:ascii="FontbitDavid" w:hAnsi="FontbitDavid"/>
          <w:sz w:val="24"/>
          <w:rtl/>
        </w:rPr>
        <w:t xml:space="preserve"> בידים - </w:t>
      </w:r>
      <w:ins w:id="90690" w:author="מנוע מכני" w:date="2026-10-11T12:04:39Z">
        <w:r>
          <w:rPr>
            <w:rFonts w:ascii="FontbitDavid" w:hAnsi="FontbitDavid"/>
            <w:sz w:val="24"/>
            <w:rtl/>
          </w:rPr>
          <w:t xml:space="preserve">מאלו</w:t>
        </w:r>
      </w:ins>
      <w:del w:id="90691" w:author="מנוע מכני" w:date="2026-10-11T12:04:39Z">
        <w:r w:rsidRPr="003778A1">
          <w:rPr>
            <w:rFonts w:ascii="FontbitDavid" w:hAnsi="FontbitDavid"/>
            <w:sz w:val="24"/>
            <w:rtl/>
          </w:rPr>
          <w:delText xml:space="preserve">מהני</w:delText>
        </w:r>
      </w:del>
      <w:r w:rsidRPr="003778A1">
        <w:rPr>
          <w:rFonts w:ascii="FontbitDavid" w:hAnsi="FontbitDavid"/>
          <w:sz w:val="24"/>
          <w:rtl/>
        </w:rPr>
        <w:t xml:space="preserve"> </w:t>
      </w:r>
      <w:ins w:id="90688" w:author="מנוע מכני" w:date="2026-10-11T12:04:39Z">
        <w:r>
          <w:rPr>
            <w:rFonts w:ascii="FontbitDavid" w:hAnsi="FontbitDavid"/>
            <w:sz w:val="24"/>
            <w:rtl/>
          </w:rPr>
          <w:t xml:space="preserve">לו</w:t>
        </w:r>
      </w:ins>
      <w:del w:id="90689"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זריקה לאפוקי </w:t>
      </w:r>
      <w:ins w:id="90686" w:author="מנוע מכני" w:date="2026-10-11T12:04:39Z">
        <w:r>
          <w:rPr>
            <w:rFonts w:ascii="FontbitDavid" w:hAnsi="FontbitDavid"/>
            <w:sz w:val="24"/>
            <w:rtl/>
          </w:rPr>
          <w:t xml:space="preserve">כלום</w:t>
        </w:r>
      </w:ins>
      <w:del w:id="90687"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w:t>
      </w:r>
      <w:r>
        <w:rPr>
          <w:rFonts w:ascii="FontbitDavid" w:hAnsi="FontbitDavid"/>
          <w:sz w:val="24"/>
          <w:rtl/>
        </w:rPr>
        <w:t>.</w:t>
      </w:r>
    </w:p>
    <w:p w:rsidR="00E403F0" w:rsidRPr="00AD695E" w:rsidRDefault="00E403F0" w:rsidP="00E403F0">
      <w:pPr>
        <w:rPr>
          <w:rtl/>
        </w:rPr>
      </w:pPr>
    </w:p>
    <w:p w:rsidR="00E403F0" w:rsidRPr="00AD695E" w:rsidRDefault="00E403F0" w:rsidP="00E403F0">
      <w:pPr>
        <w:rPr>
          <w:rtl/>
        </w:rPr>
      </w:pPr>
      <w:r>
        <w:rPr>
          <w:rFonts w:ascii="FontbitDavid" w:hAnsi="FontbitDavid" w:hint="cs"/>
          <w:sz w:val="24"/>
          <w:rtl/>
        </w:rPr>
        <w:t xml:space="preserve">לימא מסייע </w:t>
      </w:r>
      <w:ins w:id="90692" w:author="מנוע מכני" w:date="2026-10-11T12:04:39Z">
        <w:r>
          <w:rPr>
            <w:rFonts w:ascii="FontbitDavid" w:hAnsi="FontbitDavid" w:hint="cs"/>
            <w:sz w:val="24"/>
            <w:rtl/>
          </w:rPr>
          <w:t xml:space="preserve">לו</w:t>
        </w:r>
      </w:ins>
      <w:del w:id="90693" w:author="מנוע מכני" w:date="2026-10-11T12:04:39Z">
        <w:r>
          <w:rPr>
            <w:rFonts w:ascii="FontbitDavid" w:hAnsi="FontbitDavid" w:hint="cs"/>
            <w:sz w:val="24"/>
            <w:rtl/>
          </w:rPr>
          <w:delText xml:space="preserve">ליה</w:delText>
        </w:r>
      </w:del>
      <w:r>
        <w:rPr>
          <w:rFonts w:ascii="FontbitDavid" w:hAnsi="FontbitDavid" w:hint="cs"/>
          <w:sz w:val="24"/>
          <w:rtl/>
        </w:rPr>
        <w:t xml:space="preserve"> ד</w:t>
      </w:r>
      <w:r w:rsidRPr="003778A1">
        <w:rPr>
          <w:rFonts w:ascii="FontbitDavid" w:hAnsi="FontbitDavid"/>
          <w:sz w:val="24"/>
          <w:rtl/>
        </w:rPr>
        <w:t>הפיגול בקדשי קדשים - מועלין בו,</w:t>
      </w:r>
      <w:r>
        <w:rPr>
          <w:rFonts w:ascii="FontbitDavid" w:hAnsi="FontbitDavid" w:hint="cs"/>
          <w:sz w:val="24"/>
          <w:rtl/>
        </w:rPr>
        <w:t xml:space="preserve"> ומיירי</w:t>
      </w:r>
      <w:r w:rsidRPr="003778A1">
        <w:rPr>
          <w:rFonts w:ascii="FontbitDavid" w:hAnsi="FontbitDavid"/>
          <w:sz w:val="24"/>
          <w:rtl/>
        </w:rPr>
        <w:t xml:space="preserve"> </w:t>
      </w:r>
      <w:r>
        <w:rPr>
          <w:rFonts w:ascii="FontbitDavid" w:hAnsi="FontbitDavid" w:hint="cs"/>
          <w:sz w:val="24"/>
          <w:rtl/>
        </w:rPr>
        <w:t>ב</w:t>
      </w:r>
      <w:r w:rsidRPr="003778A1">
        <w:rPr>
          <w:rFonts w:ascii="FontbitDavid" w:hAnsi="FontbitDavid"/>
          <w:sz w:val="24"/>
          <w:rtl/>
        </w:rPr>
        <w:t>זרק</w:t>
      </w:r>
      <w:ins w:id="90888" w:author="מנוע מכני" w:date="2026-10-11T12:04:39Z">
        <w:r>
          <w:rPr>
            <w:rFonts w:ascii="FontbitDavid" w:hAnsi="FontbitDavid"/>
            <w:sz w:val="24"/>
            <w:rtl/>
          </w:rPr>
          <w:t xml:space="preserve">,</w:t>
        </w:r>
      </w:ins>
      <w:del w:id="90889" w:author="מנוע מכני" w:date="2026-10-11T12:04:39Z">
        <w:r>
          <w:rPr>
            <w:rFonts w:ascii="FontbitDavid" w:hAnsi="FontbitDavid"/>
            <w:sz w:val="24"/>
            <w:rtl/>
          </w:rPr>
          <w:delText xml:space="preserve">;</w:delText>
        </w:r>
      </w:del>
    </w:p>
    <w:p w:rsidR="00E403F0" w:rsidRPr="00AD695E" w:rsidRDefault="00E403F0" w:rsidP="00E403F0">
      <w:pPr>
        <w:rPr>
          <w:rtl/>
        </w:rPr>
      </w:pPr>
      <w:ins w:id="91056" w:author="מנוע מכני" w:date="2026-10-11T12:04:39Z">
        <w:r>
          <w:rPr>
            <w:rFonts w:ascii="FontbitDavid" w:hAnsi="FontbitDavid" w:hint="cs"/>
            <w:sz w:val="24"/>
            <w:rtl/>
          </w:rPr>
          <w:t xml:space="preserve">דאם </w:t>
        </w:r>
      </w:ins>
      <w:del w:id="91057" w:author="מנוע מכני" w:date="2026-10-11T12:04:39Z">
        <w:r>
          <w:rPr>
            <w:rFonts w:ascii="FontbitDavid" w:hAnsi="FontbitDavid" w:hint="cs"/>
            <w:sz w:val="24"/>
            <w:rtl/>
          </w:rPr>
          <w:delText xml:space="preserve">דאי </w:delText>
        </w:r>
      </w:del>
      <w:r>
        <w:rPr>
          <w:rFonts w:ascii="FontbitDavid" w:hAnsi="FontbitDavid" w:hint="cs"/>
          <w:sz w:val="24"/>
          <w:rtl/>
        </w:rPr>
        <w:t xml:space="preserve">בלא זרק </w:t>
      </w:r>
      <w:ins w:id="90694" w:author="מנוע מכני" w:date="2026-10-11T12:04:39Z">
        <w:r>
          <w:rPr>
            <w:rFonts w:ascii="FontbitDavid" w:hAnsi="FontbitDavid" w:hint="cs"/>
            <w:sz w:val="24"/>
            <w:rtl/>
          </w:rPr>
          <w:t xml:space="preserve">למה</w:t>
        </w:r>
      </w:ins>
      <w:del w:id="90695" w:author="מנוע מכני" w:date="2026-10-11T12:04:39Z">
        <w:r>
          <w:rPr>
            <w:rFonts w:ascii="FontbitDavid" w:hAnsi="FontbitDavid" w:hint="cs"/>
            <w:sz w:val="24"/>
            <w:rtl/>
          </w:rPr>
          <w:delText xml:space="preserve">אמאי</w:delText>
        </w:r>
      </w:del>
      <w:r>
        <w:rPr>
          <w:rFonts w:ascii="FontbitDavid" w:hAnsi="FontbitDavid" w:hint="cs"/>
          <w:sz w:val="24"/>
          <w:rtl/>
        </w:rPr>
        <w:t xml:space="preserve"> בסיפא קתני בקדשים קלים אין מועלין בו </w:t>
      </w:r>
      <w:ins w:id="91112" w:author="מנוע מכני" w:date="2026-10-11T12:04:39Z">
        <w:r>
          <w:rPr>
            <w:rFonts w:ascii="FontbitDavid" w:hAnsi="FontbitDavid" w:hint="cs"/>
            <w:sz w:val="24"/>
            <w:rtl/>
          </w:rPr>
          <w:t xml:space="preserve">יחלק</w:t>
        </w:r>
      </w:ins>
      <w:del w:id="91113" w:author="מנוע מכני" w:date="2026-10-11T12:04:39Z">
        <w:r>
          <w:rPr>
            <w:rFonts w:ascii="FontbitDavid" w:hAnsi="FontbitDavid" w:hint="cs"/>
            <w:sz w:val="24"/>
            <w:rtl/>
          </w:rPr>
          <w:delText xml:space="preserve">לפלוג</w:delText>
        </w:r>
      </w:del>
      <w:r>
        <w:rPr>
          <w:rFonts w:ascii="FontbitDavid" w:hAnsi="FontbitDavid" w:hint="cs"/>
          <w:sz w:val="24"/>
          <w:rtl/>
        </w:rPr>
        <w:t xml:space="preserve"> </w:t>
      </w:r>
      <w:ins w:id="91120" w:author="מנוע מכני" w:date="2026-10-11T12:04:39Z">
        <w:r>
          <w:rPr>
            <w:rFonts w:ascii="FontbitDavid" w:hAnsi="FontbitDavid" w:hint="cs"/>
            <w:sz w:val="24"/>
            <w:rtl/>
          </w:rPr>
          <w:t xml:space="preserve">וישנה</w:t>
        </w:r>
      </w:ins>
      <w:del w:id="91121" w:author="מנוע מכני" w:date="2026-10-11T12:04:39Z">
        <w:r>
          <w:rPr>
            <w:rFonts w:ascii="FontbitDavid" w:hAnsi="FontbitDavid" w:hint="cs"/>
            <w:sz w:val="24"/>
            <w:rtl/>
          </w:rPr>
          <w:delText xml:space="preserve">וליתני</w:delText>
        </w:r>
      </w:del>
      <w:r>
        <w:rPr>
          <w:rFonts w:ascii="FontbitDavid" w:hAnsi="FontbitDavid" w:hint="cs"/>
          <w:sz w:val="24"/>
          <w:rtl/>
        </w:rPr>
        <w:t xml:space="preserve"> בדידה </w:t>
      </w:r>
    </w:p>
    <w:p>
      <w:pPr>
        <w:pStyle w:val="38"/>
        <w:rPr>
          <w:ins w:id="91222" w:author="מנוע מכני" w:date="2026-10-11T12:04:39Z"/>
        </w:rPr>
      </w:pPr>
      <w:r>
        <w:t xml:space="preserve">אלא</w:t>
      </w:r>
    </w:p>
    <w:p w:rsidR="00E403F0" w:rsidRPr="00AD695E" w:rsidRDefault="00E403F0" w:rsidP="00E403F0">
      <w:pPr>
        <w:rPr>
          <w:rtl/>
        </w:rPr>
      </w:pPr>
      <w:del w:id="91223" w:author="מנוע מכני" w:date="2026-10-11T12:04:39Z">
        <w:r>
          <w:rPr>
            <w:rFonts w:ascii="FontbitDavid" w:hAnsi="FontbitDavid" w:hint="cs"/>
            <w:sz w:val="24"/>
            <w:rtl/>
          </w:rPr>
          <w:delText xml:space="preserve"> </w:delText>
        </w:r>
      </w:del>
      <w:r>
        <w:rPr>
          <w:rFonts w:ascii="FontbitDavid" w:hAnsi="FontbitDavid" w:hint="cs"/>
          <w:sz w:val="24"/>
          <w:rtl/>
        </w:rPr>
        <w:t xml:space="preserve">ההוא</w:t>
      </w:r>
      <w:r w:rsidRPr="003778A1">
        <w:rPr>
          <w:rFonts w:ascii="FontbitDavid" w:hAnsi="FontbitDavid"/>
          <w:sz w:val="24"/>
          <w:rtl/>
        </w:rPr>
        <w:t xml:space="preserve"> ודאי מסייע </w:t>
      </w:r>
      <w:ins w:id="90696" w:author="מנוע מכני" w:date="2026-10-11T12:04:39Z">
        <w:r>
          <w:rPr>
            <w:rFonts w:ascii="FontbitDavid" w:hAnsi="FontbitDavid"/>
            <w:sz w:val="24"/>
            <w:rtl/>
          </w:rPr>
          <w:t xml:space="preserve">לו</w:t>
        </w:r>
      </w:ins>
      <w:del w:id="90697" w:author="מנוע מכני" w:date="2026-10-11T12:04:39Z">
        <w:r w:rsidRPr="003778A1">
          <w:rPr>
            <w:rFonts w:ascii="FontbitDavid" w:hAnsi="FontbitDavid"/>
            <w:sz w:val="24"/>
            <w:rtl/>
          </w:rPr>
          <w:delText xml:space="preserve">ליה</w:delText>
        </w:r>
      </w:del>
      <w:ins w:id="90890" w:author="מנוע מכני" w:date="2026-10-11T12:04:39Z">
        <w:r>
          <w:rPr>
            <w:rFonts w:ascii="FontbitDavid" w:hAnsi="FontbitDavid"/>
            <w:sz w:val="24"/>
            <w:rtl/>
          </w:rPr>
          <w:t xml:space="preserve">,</w:t>
        </w:r>
      </w:ins>
      <w:del w:id="90891" w:author="מנוע מכני" w:date="2026-10-11T12:04:39Z">
        <w:r>
          <w:rPr>
            <w:rFonts w:ascii="FontbitDavid" w:hAnsi="FontbitDavid"/>
            <w:sz w:val="24"/>
            <w:rtl/>
          </w:rPr>
          <w:delText xml:space="preserve">;</w:delText>
        </w:r>
      </w:del>
    </w:p>
    <w:p>
      <w:pPr>
        <w:pStyle w:val="38"/>
        <w:rPr>
          <w:ins w:id="91224" w:author="מנוע מכני" w:date="2026-10-11T12:04:39Z"/>
        </w:rPr>
      </w:pPr>
      <w:r w:rsidRPr="002B4E05">
        <w:t xml:space="preserve">ואין להוכיח</w:t>
      </w:r>
    </w:p>
    <w:p w:rsidR="00E403F0" w:rsidRPr="002B4E05" w:rsidRDefault="00E403F0" w:rsidP="00E403F0">
      <w:pPr>
        <w:rPr>
          <w:spacing w:val="-2"/>
          <w:rtl/>
        </w:rPr>
      </w:pPr>
      <w:del w:id="91225" w:author="מנוע מכני" w:date="2026-10-11T12:04:39Z">
        <w:r w:rsidRPr="002B4E05">
          <w:rPr>
            <w:rFonts w:ascii="FontbitDavid" w:hAnsi="FontbitDavid" w:hint="cs"/>
            <w:spacing w:val="-2"/>
            <w:sz w:val="24"/>
            <w:rtl/>
          </w:rPr>
          <w:delText xml:space="preserve"> </w:delText>
        </w:r>
      </w:del>
      <w:r w:rsidRPr="002B4E05">
        <w:rPr>
          <w:rFonts w:ascii="FontbitDavid" w:hAnsi="FontbitDavid" w:hint="cs"/>
          <w:spacing w:val="-2"/>
          <w:sz w:val="24"/>
          <w:rtl/>
        </w:rPr>
        <w:t xml:space="preserve">מדסיפא מסייע </w:t>
      </w:r>
      <w:ins w:id="90698" w:author="מנוע מכני" w:date="2026-10-11T12:04:39Z">
        <w:r>
          <w:rPr>
            <w:rFonts w:ascii="FontbitDavid" w:hAnsi="FontbitDavid" w:hint="cs"/>
            <w:spacing w:val="-2"/>
            <w:sz w:val="24"/>
            <w:rtl/>
          </w:rPr>
          <w:t xml:space="preserve">לו</w:t>
        </w:r>
      </w:ins>
      <w:del w:id="90699" w:author="מנוע מכני" w:date="2026-10-11T12:04:39Z">
        <w:r w:rsidRPr="002B4E05">
          <w:rPr>
            <w:rFonts w:ascii="FontbitDavid" w:hAnsi="FontbitDavid" w:hint="cs"/>
            <w:spacing w:val="-2"/>
            <w:sz w:val="24"/>
            <w:rtl/>
          </w:rPr>
          <w:delText xml:space="preserve">ליה</w:delText>
        </w:r>
      </w:del>
      <w:r w:rsidRPr="002B4E05">
        <w:rPr>
          <w:rFonts w:ascii="FontbitDavid" w:hAnsi="FontbitDavid" w:hint="cs"/>
          <w:spacing w:val="-2"/>
          <w:sz w:val="24"/>
          <w:rtl/>
        </w:rPr>
        <w:t xml:space="preserve"> </w:t>
      </w:r>
      <w:ins w:id="90041" w:author="מנוע מכני" w:date="2026-10-11T12:04:39Z">
        <w:r>
          <w:rPr>
            <w:rFonts w:ascii="FontbitDavid" w:hAnsi="FontbitDavid" w:hint="cs"/>
            <w:spacing w:val="-2"/>
            <w:sz w:val="24"/>
            <w:rtl/>
          </w:rPr>
          <w:t xml:space="preserve">ה"נ</w:t>
        </w:r>
      </w:ins>
      <w:del w:id="90042" w:author="מנוע מכני" w:date="2026-10-11T12:04:39Z">
        <w:r w:rsidRPr="002B4E05">
          <w:rPr>
            <w:rFonts w:ascii="FontbitDavid" w:hAnsi="FontbitDavid" w:hint="cs"/>
            <w:spacing w:val="-2"/>
            <w:sz w:val="24"/>
            <w:rtl/>
          </w:rPr>
          <w:delText xml:space="preserve">ה''נ</w:delText>
        </w:r>
      </w:del>
      <w:r w:rsidRPr="002B4E05">
        <w:rPr>
          <w:rFonts w:ascii="FontbitDavid" w:hAnsi="FontbitDavid" w:hint="cs"/>
          <w:spacing w:val="-2"/>
          <w:sz w:val="24"/>
          <w:rtl/>
        </w:rPr>
        <w:t xml:space="preserve"> רישא דק</w:t>
      </w:r>
      <w:r w:rsidRPr="002B4E05">
        <w:rPr>
          <w:rFonts w:ascii="FontbitDavid" w:hAnsi="FontbitDavid"/>
          <w:spacing w:val="-2"/>
          <w:sz w:val="24"/>
          <w:rtl/>
        </w:rPr>
        <w:t xml:space="preserve">דשים קלים - פסיקא </w:t>
      </w:r>
      <w:ins w:id="90700" w:author="מנוע מכני" w:date="2026-10-11T12:04:39Z">
        <w:r>
          <w:rPr>
            <w:rFonts w:ascii="FontbitDavid" w:hAnsi="FontbitDavid"/>
            <w:spacing w:val="-2"/>
            <w:sz w:val="24"/>
            <w:rtl/>
          </w:rPr>
          <w:t xml:space="preserve">לו</w:t>
        </w:r>
      </w:ins>
      <w:del w:id="90701" w:author="מנוע מכני" w:date="2026-10-11T12:04:39Z">
        <w:r w:rsidRPr="002B4E05">
          <w:rPr>
            <w:rFonts w:ascii="FontbitDavid" w:hAnsi="FontbitDavid"/>
            <w:spacing w:val="-2"/>
            <w:sz w:val="24"/>
            <w:rtl/>
          </w:rPr>
          <w:delText xml:space="preserve">ליה</w:delText>
        </w:r>
      </w:del>
      <w:r w:rsidRPr="002B4E05">
        <w:rPr>
          <w:rFonts w:ascii="FontbitDavid" w:hAnsi="FontbitDavid"/>
          <w:spacing w:val="-2"/>
          <w:sz w:val="24"/>
          <w:rtl/>
        </w:rPr>
        <w:t xml:space="preserve">, </w:t>
      </w:r>
      <w:ins w:id="90484" w:author="מנוע מכני" w:date="2026-10-11T12:04:39Z">
        <w:r>
          <w:rPr>
            <w:rFonts w:ascii="FontbitDavid" w:hAnsi="FontbitDavid"/>
            <w:spacing w:val="-2"/>
            <w:sz w:val="24"/>
            <w:rtl/>
          </w:rPr>
          <w:t xml:space="preserve">כאן</w:t>
        </w:r>
      </w:ins>
      <w:del w:id="90485" w:author="מנוע מכני" w:date="2026-10-11T12:04:39Z">
        <w:r w:rsidRPr="002B4E05">
          <w:rPr>
            <w:rFonts w:ascii="FontbitDavid" w:hAnsi="FontbitDavid"/>
            <w:spacing w:val="-2"/>
            <w:sz w:val="24"/>
            <w:rtl/>
          </w:rPr>
          <w:delText xml:space="preserve">הכא</w:delText>
        </w:r>
      </w:del>
      <w:r w:rsidRPr="002B4E05">
        <w:rPr>
          <w:rFonts w:ascii="FontbitDavid" w:hAnsi="FontbitDavid"/>
          <w:spacing w:val="-2"/>
          <w:sz w:val="24"/>
          <w:rtl/>
        </w:rPr>
        <w:t xml:space="preserve"> - </w:t>
      </w:r>
      <w:r w:rsidRPr="002B4E05">
        <w:rPr>
          <w:rFonts w:ascii="FontbitDavid" w:hAnsi="FontbitDavid"/>
          <w:spacing w:val="-2"/>
          <w:sz w:val="24"/>
          <w:rtl/>
        </w:rPr>
        <w:t xml:space="preserve">לא</w:t>
      </w:r>
      <w:r w:rsidRPr="002B4E05">
        <w:rPr>
          <w:rFonts w:ascii="FontbitDavid" w:hAnsi="FontbitDavid"/>
          <w:spacing w:val="-2"/>
          <w:sz w:val="24"/>
          <w:rtl/>
        </w:rPr>
        <w:t xml:space="preserve"> פסיקא </w:t>
      </w:r>
      <w:ins w:id="90702" w:author="מנוע מכני" w:date="2026-10-11T12:04:39Z">
        <w:r>
          <w:rPr>
            <w:rFonts w:ascii="FontbitDavid" w:hAnsi="FontbitDavid"/>
            <w:spacing w:val="-2"/>
            <w:sz w:val="24"/>
            <w:rtl/>
          </w:rPr>
          <w:t xml:space="preserve">לו</w:t>
        </w:r>
      </w:ins>
      <w:del w:id="90703" w:author="מנוע מכני" w:date="2026-10-11T12:04:39Z">
        <w:r w:rsidRPr="002B4E05">
          <w:rPr>
            <w:rFonts w:ascii="FontbitDavid" w:hAnsi="FontbitDavid"/>
            <w:spacing w:val="-2"/>
            <w:sz w:val="24"/>
            <w:rtl/>
          </w:rPr>
          <w:delText xml:space="preserve">ליה</w:delText>
        </w:r>
      </w:del>
      <w:r w:rsidRPr="002B4E05">
        <w:rPr>
          <w:rFonts w:ascii="FontbitDavid" w:hAnsi="FontbitDavid"/>
          <w:spacing w:val="-2"/>
          <w:sz w:val="24"/>
          <w:rtl/>
        </w:rPr>
        <w:t xml:space="preserve">.</w:t>
      </w:r>
    </w:p>
    <w:p w:rsidR="00E403F0" w:rsidRPr="00AD695E" w:rsidRDefault="00E403F0" w:rsidP="00E403F0">
      <w:pPr>
        <w:rPr>
          <w:rtl/>
        </w:rPr>
      </w:pPr>
    </w:p>
    <w:p>
      <w:pPr>
        <w:pStyle w:val="38"/>
        <w:rPr>
          <w:ins w:id="91226" w:author="מנוע מכני" w:date="2026-10-11T12:04:39Z"/>
        </w:rPr>
      </w:pPr>
      <w:r w:rsidRPr="003778A1">
        <w:t xml:space="preserve">כלל </w:t>
      </w:r>
      <w:r w:rsidRPr="003778A1">
        <w:t xml:space="preserve">אמר</w:t>
      </w:r>
      <w:r w:rsidRPr="003778A1">
        <w:t xml:space="preserve"> רבי יהושע:</w:t>
      </w:r>
    </w:p>
    <w:p w:rsidR="00E403F0" w:rsidRPr="00AD695E" w:rsidRDefault="00E403F0" w:rsidP="00E403F0">
      <w:pPr>
        <w:rPr>
          <w:rtl/>
        </w:rPr>
      </w:pPr>
      <w:del w:id="9122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כל שהיתה לה שעת היתר לכהנים - אין מועלין בה</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lastRenderedPageBreak/>
        <w:t xml:space="preserve">וכל שלא היתה לה שעת היתר לכהנים - מועלין בה, </w:t>
      </w:r>
    </w:p>
    <w:p w:rsidR="00E403F0" w:rsidRPr="00AD695E" w:rsidRDefault="00E403F0" w:rsidP="00E403F0">
      <w:pPr>
        <w:rPr>
          <w:rtl/>
        </w:rPr>
      </w:pPr>
      <w:r w:rsidRPr="003778A1">
        <w:rPr>
          <w:rFonts w:ascii="FontbitDavid" w:hAnsi="FontbitDavid"/>
          <w:sz w:val="24"/>
          <w:rtl/>
        </w:rPr>
        <w:t>איזוהי שהיתה לה שעת היתר לכהנים - שלנה ושנטמאת ושיצאת</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ואיזוהי שלא היתה לה שעת היתר לכהנים - שנשחטה חוץ לזמנה, וחוץ למקומה, ושקבלו פסולין וזרקו את דמה</w:t>
      </w:r>
      <w:r>
        <w:rPr>
          <w:rFonts w:ascii="FontbitDavid" w:hAnsi="FontbitDavid"/>
          <w:sz w:val="24"/>
          <w:rtl/>
        </w:rPr>
        <w:t>.</w:t>
      </w:r>
    </w:p>
    <w:p>
      <w:pPr>
        <w:pStyle w:val="afffff8"/>
        <w:rPr>
          <w:ins w:id="90105" w:author="קלוד" w:date="2026-10-11T12:19:32Z"/>
        </w:rPr>
      </w:pPr>
      <w:ins w:id="90106" w:author="קלוד" w:date="2026-10-11T12:19:32Z">
        <w:r>
          <w:rPr>
            <w:color w:val="7B3F00"/>
          </w:rPr>
          <w:t xml:space="preserve">היתר שחיטה, זריקה או אכילה - מה שנינו במשנה</w:t>
        </w:r>
      </w:ins>
    </w:p>
    <w:p>
      <w:pPr>
        <w:pStyle w:val="38"/>
        <w:rPr>
          <w:ins w:id="91228" w:author="מנוע מכני" w:date="2026-10-11T12:04:39Z"/>
        </w:rPr>
      </w:pPr>
      <w:r w:rsidRPr="003778A1">
        <w:t xml:space="preserve">אמר</w:t>
      </w:r>
      <w:r w:rsidRPr="003778A1">
        <w:t xml:space="preserve"> </w:t>
      </w:r>
      <w:ins w:id="90704" w:author="מנוע מכני" w:date="2026-10-11T12:04:39Z">
        <w:r>
          <w:t xml:space="preserve">לו</w:t>
        </w:r>
      </w:ins>
      <w:del w:id="90705" w:author="מנוע מכני" w:date="2026-10-11T12:04:39Z">
        <w:r w:rsidRPr="003778A1">
          <w:delText xml:space="preserve">ליה</w:delText>
        </w:r>
      </w:del>
      <w:r w:rsidRPr="003778A1">
        <w:t xml:space="preserve"> בר קפרא לבר פדת:</w:t>
      </w:r>
    </w:p>
    <w:p w:rsidR="00E403F0" w:rsidRPr="00AD695E" w:rsidRDefault="00E403F0" w:rsidP="00E403F0">
      <w:pPr>
        <w:rPr>
          <w:rtl/>
        </w:rPr>
      </w:pPr>
      <w:del w:id="9122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בן אחותי, ראה מה אתה שואלני למחר בבית המדרש, היתר שחיטה שנינו, או היתר זריקה שנינו, או היתר אכילה שנינו? </w:t>
      </w:r>
    </w:p>
    <w:p w:rsidR="00E403F0" w:rsidRPr="00AD695E" w:rsidRDefault="00E403F0" w:rsidP="00E403F0">
      <w:pPr>
        <w:pStyle w:val="afff3"/>
        <w:framePr w:wrap="around"/>
        <w:rPr>
          <w:rtl/>
        </w:rPr>
      </w:pPr>
      <w:r>
        <w:rPr>
          <w:rFonts w:hint="cs"/>
          <w:rtl/>
        </w:rPr>
        <w:t>ה.</w:t>
      </w:r>
    </w:p>
    <w:p>
      <w:pPr>
        <w:pStyle w:val="38"/>
        <w:rPr>
          <w:ins w:id="91230" w:author="מנוע מכני" w:date="2026-10-11T12:04:39Z"/>
        </w:rPr>
      </w:pPr>
      <w:r w:rsidRPr="004B5C28">
        <w:t>חזקיה</w:t>
      </w:r>
      <w:r w:rsidRPr="003778A1">
        <w:t xml:space="preserve">:</w:t>
      </w:r>
    </w:p>
    <w:p w:rsidR="00E403F0" w:rsidRPr="00AD695E" w:rsidRDefault="00E403F0" w:rsidP="00E403F0">
      <w:pPr>
        <w:rPr>
          <w:rtl/>
        </w:rPr>
      </w:pPr>
      <w:del w:id="9123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היתר שחיטה שנינו, </w:t>
      </w:r>
      <w:r w:rsidRPr="004B5C28">
        <w:rPr>
          <w:rStyle w:val="2fb"/>
          <w:rFonts w:ascii="FontbitDavid" w:hAnsi="FontbitDavid"/>
          <w:b/>
          <w:bCs/>
          <w:sz w:val="24"/>
          <w:rtl/>
        </w:rPr>
        <w:t>ר</w:t>
      </w:r>
      <w:ins w:id="90043" w:author="מנוע מכני" w:date="2026-10-11T12:04:39Z">
        <w:r>
          <w:rPr>
            <w:rStyle w:val="2fb"/>
            <w:rFonts w:ascii="FontbitDavid" w:hAnsi="FontbitDavid" w:hint="cs"/>
            <w:b/>
            <w:bCs/>
            <w:sz w:val="24"/>
            <w:rtl/>
          </w:rPr>
          <w:t xml:space="preserve">י"ו</w:t>
        </w:r>
      </w:ins>
      <w:del w:id="90044" w:author="מנוע מכני" w:date="2026-10-11T12:04:39Z">
        <w:r w:rsidRPr="004B5C28">
          <w:rPr>
            <w:rFonts w:ascii="FontbitDavid" w:hAnsi="FontbitDavid" w:hint="cs"/>
            <w:b/>
            <w:bCs/>
            <w:sz w:val="24"/>
            <w:rtl/>
          </w:rPr>
          <w:delText xml:space="preserve">י''ו</w:delText>
        </w:r>
      </w:del>
      <w:r w:rsidRPr="003778A1">
        <w:rPr>
          <w:rFonts w:ascii="FontbitDavid" w:hAnsi="FontbitDavid"/>
          <w:sz w:val="24"/>
          <w:rtl/>
        </w:rPr>
        <w:t>: היתר אכילה שנינו</w:t>
      </w:r>
      <w:r>
        <w:rPr>
          <w:rFonts w:ascii="FontbitDavid" w:hAnsi="FontbitDavid"/>
          <w:sz w:val="24"/>
          <w:rtl/>
        </w:rPr>
        <w:t>.</w:t>
      </w:r>
    </w:p>
    <w:p>
      <w:pPr>
        <w:pStyle w:val="38"/>
        <w:rPr>
          <w:ins w:id="91232" w:author="מנוע מכני" w:date="2026-10-11T12:04:39Z"/>
        </w:rPr>
      </w:pPr>
      <w:r w:rsidRPr="003778A1">
        <w:t xml:space="preserve">א"ר זירא:</w:t>
      </w:r>
    </w:p>
    <w:p w:rsidR="00E403F0" w:rsidRPr="00AD695E" w:rsidRDefault="00E403F0" w:rsidP="00E403F0">
      <w:pPr>
        <w:rPr>
          <w:rtl/>
        </w:rPr>
      </w:pPr>
      <w:del w:id="9123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לא</w:t>
      </w:r>
      <w:r w:rsidRPr="003778A1">
        <w:rPr>
          <w:rFonts w:ascii="FontbitDavid" w:hAnsi="FontbitDavid"/>
          <w:sz w:val="24"/>
          <w:rtl/>
        </w:rPr>
        <w:t xml:space="preserve"> דייקא מתני' דלא </w:t>
      </w:r>
      <w:r w:rsidRPr="003778A1">
        <w:rPr>
          <w:rStyle w:val="2fb"/>
          <w:rFonts w:ascii="FontbitDavid" w:hAnsi="FontbitDavid"/>
          <w:sz w:val="24"/>
          <w:rtl/>
        </w:rPr>
        <w:t xml:space="preserve">כחזקיה</w:t>
      </w:r>
      <w:r w:rsidRPr="003778A1">
        <w:rPr>
          <w:rFonts w:ascii="FontbitDavid" w:hAnsi="FontbitDavid"/>
          <w:sz w:val="24"/>
          <w:rtl/>
        </w:rPr>
        <w:t xml:space="preserve"> ודלא </w:t>
      </w:r>
      <w:ins w:id="90404" w:author="מנוע מכני" w:date="2026-10-11T12:04:39Z">
        <w:r>
          <w:rPr>
            <w:rStyle w:val="2fb"/>
            <w:rFonts w:ascii="FontbitDavid" w:hAnsi="FontbitDavid"/>
            <w:sz w:val="24"/>
            <w:rtl/>
          </w:rPr>
          <w:t xml:space="preserve">כרי"ו</w:t>
        </w:r>
      </w:ins>
      <w:del w:id="90405" w:author="מנוע מכני" w:date="2026-10-11T12:04:39Z">
        <w:r w:rsidRPr="003778A1">
          <w:rPr>
            <w:rFonts w:ascii="FontbitDavid" w:hAnsi="FontbitDavid"/>
            <w:sz w:val="24"/>
            <w:rtl/>
          </w:rPr>
          <w:delText xml:space="preserve">כרבי יוחנן</w:delText>
        </w:r>
      </w:del>
      <w:ins w:id="90892" w:author="מנוע מכני" w:date="2026-10-11T12:04:39Z">
        <w:r>
          <w:rPr>
            <w:rFonts w:ascii="FontbitDavid" w:hAnsi="FontbitDavid"/>
            <w:sz w:val="24"/>
            <w:rtl/>
          </w:rPr>
          <w:t xml:space="preserve">,</w:t>
        </w:r>
      </w:ins>
      <w:del w:id="90893" w:author="מנוע מכני" w:date="2026-10-11T12:04:39Z">
        <w:r>
          <w:rPr>
            <w:rFonts w:ascii="FontbitDavid" w:hAnsi="FontbitDavid"/>
            <w:sz w:val="24"/>
            <w:rtl/>
          </w:rPr>
          <w:delText xml:space="preserve">;</w:delText>
        </w:r>
      </w:del>
    </w:p>
    <w:p>
      <w:pPr>
        <w:pStyle w:val="38"/>
        <w:rPr>
          <w:ins w:id="91234" w:author="מנוע מכני" w:date="2026-10-11T12:04:39Z"/>
        </w:rPr>
      </w:pPr>
      <w:r w:rsidRPr="003778A1">
        <w:t xml:space="preserve">תנן</w:t>
      </w:r>
      <w:r w:rsidRPr="003778A1">
        <w:t xml:space="preserve">:</w:t>
      </w:r>
    </w:p>
    <w:p w:rsidR="00E403F0" w:rsidRPr="00AD695E" w:rsidRDefault="00E403F0" w:rsidP="00E403F0">
      <w:pPr>
        <w:rPr>
          <w:rtl/>
        </w:rPr>
      </w:pPr>
      <w:del w:id="9123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שלנה ושנטמאת ושיצאת, </w:t>
      </w:r>
      <w:ins w:id="90486" w:author="מנוע מכני" w:date="2026-10-11T12:04:39Z">
        <w:r>
          <w:rPr>
            <w:rFonts w:ascii="FontbitDavid" w:hAnsi="FontbitDavid"/>
            <w:sz w:val="24"/>
            <w:rtl/>
          </w:rPr>
          <w:t xml:space="preserve">לא</w:t>
        </w:r>
      </w:ins>
      <w:del w:id="90487"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w:t>
      </w:r>
      <w:ins w:id="91122" w:author="מנוע מכני" w:date="2026-10-11T12:04:39Z">
        <w:r>
          <w:rPr>
            <w:rFonts w:ascii="FontbitDavid" w:hAnsi="FontbitDavid"/>
            <w:sz w:val="24"/>
            <w:rtl/>
          </w:rPr>
          <w:t xml:space="preserve">דלנו</w:t>
        </w:r>
      </w:ins>
      <w:del w:id="91123" w:author="מנוע מכני" w:date="2026-10-11T12:04:39Z">
        <w:r w:rsidRPr="003778A1">
          <w:rPr>
            <w:rFonts w:ascii="FontbitDavid" w:hAnsi="FontbitDavid"/>
            <w:sz w:val="24"/>
            <w:rtl/>
          </w:rPr>
          <w:delText xml:space="preserve">דלן</w:delText>
        </w:r>
      </w:del>
      <w:r w:rsidRPr="003778A1">
        <w:rPr>
          <w:rFonts w:ascii="FontbitDavid" w:hAnsi="FontbitDavid"/>
          <w:sz w:val="24"/>
          <w:rtl/>
        </w:rPr>
        <w:t xml:space="preserve"> דם וקתני אין מועלין בו, וש"מ: היתר זריקה שנינו</w:t>
      </w:r>
      <w:r>
        <w:rPr>
          <w:rFonts w:ascii="FontbitDavid" w:hAnsi="FontbitDavid"/>
          <w:sz w:val="24"/>
          <w:rtl/>
        </w:rPr>
        <w:t>!</w:t>
      </w:r>
    </w:p>
    <w:p>
      <w:pPr>
        <w:pStyle w:val="38"/>
        <w:rPr>
          <w:ins w:id="91613" w:author="מנוע מכני" w:date="2026-10-11T12:04:39Z"/>
        </w:rPr>
      </w:pPr>
      <w:r>
        <w:t xml:space="preserve">- </w:t>
      </w:r>
      <w:r w:rsidRPr="004B5C28">
        <w:t xml:space="preserve">לא</w:t>
      </w:r>
      <w:r w:rsidRPr="004B5C28">
        <w:t xml:space="preserve">,</w:t>
      </w:r>
    </w:p>
    <w:p w:rsidR="00E403F0" w:rsidRPr="00AD695E" w:rsidRDefault="00E403F0" w:rsidP="00E403F0">
      <w:pPr>
        <w:pStyle w:val="affffb"/>
        <w:rPr>
          <w:rtl/>
        </w:rPr>
      </w:pPr>
      <w:del w:id="91614" w:author="מנוע מכני" w:date="2026-10-11T12:04:39Z">
        <w:r w:rsidRPr="004B5C28">
          <w:rPr>
            <w:rtl/>
          </w:rPr>
          <w:delText xml:space="preserve"> </w:delText>
        </w:r>
      </w:del>
      <w:ins w:id="91124" w:author="מנוע מכני" w:date="2026-10-11T12:04:39Z">
        <w:r>
          <w:rPr>
            <w:rtl/>
          </w:rPr>
          <w:t xml:space="preserve">דלנו</w:t>
        </w:r>
      </w:ins>
      <w:del w:id="91125" w:author="מנוע מכני" w:date="2026-10-11T12:04:39Z">
        <w:r w:rsidRPr="004B5C28">
          <w:rPr>
            <w:rtl/>
          </w:rPr>
          <w:delText xml:space="preserve">דלן</w:delText>
        </w:r>
      </w:del>
      <w:r w:rsidRPr="004B5C28">
        <w:rPr>
          <w:rtl/>
        </w:rPr>
        <w:t xml:space="preserve"> בשר אבל דם איזדריק, מש"ה קתני אין מועלין בו.</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103" w:author="קלוד" w:date="2026-10-11T12:19:32Z"/>
        </w:rPr>
      </w:pPr>
      <w:ins w:id="90104" w:author="קלוד" w:date="2026-10-11T12:19:32Z">
        <w:r>
          <w:rPr>
            <w:color w:val="7B3F00"/>
          </w:rPr>
          <w:t xml:space="preserve">'שקבלו פסולין וזרקו' - ראיה להיתר זריקה</w:t>
        </w:r>
      </w:ins>
    </w:p>
    <w:p>
      <w:pPr>
        <w:pStyle w:val="38"/>
        <w:rPr>
          <w:ins w:id="91236" w:author="מנוע מכני" w:date="2026-10-11T12:04:39Z"/>
        </w:rPr>
      </w:pPr>
      <w:r w:rsidRPr="003778A1">
        <w:t xml:space="preserve">תנן</w:t>
      </w:r>
      <w:r w:rsidRPr="003778A1">
        <w:t xml:space="preserve">:</w:t>
      </w:r>
    </w:p>
    <w:p w:rsidR="00E403F0" w:rsidRPr="00AD695E" w:rsidRDefault="00E403F0" w:rsidP="00E403F0">
      <w:pPr>
        <w:rPr>
          <w:rtl/>
        </w:rPr>
      </w:pPr>
      <w:del w:id="9123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ואיזו הי</w:t>
      </w:r>
      <w:r>
        <w:rPr>
          <w:rFonts w:ascii="FontbitDavid" w:hAnsi="FontbitDavid"/>
          <w:sz w:val="24"/>
          <w:rtl/>
        </w:rPr>
        <w:t>א שלא היתה לה שעת הכושר לכהנים</w:t>
      </w:r>
      <w:r w:rsidRPr="003778A1">
        <w:rPr>
          <w:rFonts w:ascii="FontbitDavid" w:hAnsi="FontbitDavid"/>
          <w:sz w:val="24"/>
          <w:rtl/>
        </w:rPr>
        <w:t xml:space="preserve"> שנשחטה חוץ לזמנה, וחוץ למקומה, ושקבלו פסולין וזרקו את דמה, </w:t>
      </w:r>
    </w:p>
    <w:p w:rsidR="00E403F0" w:rsidRPr="00AD695E" w:rsidRDefault="00E403F0" w:rsidP="00E403F0">
      <w:pPr>
        <w:rPr>
          <w:rtl/>
        </w:rPr>
      </w:pPr>
      <w:r w:rsidRPr="003778A1">
        <w:rPr>
          <w:rFonts w:ascii="FontbitDavid" w:hAnsi="FontbitDavid"/>
          <w:sz w:val="24"/>
          <w:rtl/>
        </w:rPr>
        <w:t xml:space="preserve">אילימא דזרקוהו פסולין וקבלוהו פסולין - ל"ל עד </w:t>
      </w:r>
      <w:ins w:id="90488" w:author="מנוע מכני" w:date="2026-10-11T12:04:39Z">
        <w:r>
          <w:rPr>
            <w:rFonts w:ascii="FontbitDavid" w:hAnsi="FontbitDavid"/>
            <w:sz w:val="24"/>
            <w:rtl/>
          </w:rPr>
          <w:t xml:space="preserve">דיש</w:t>
        </w:r>
      </w:ins>
      <w:del w:id="90489" w:author="מנוע מכני" w:date="2026-10-11T12:04:39Z">
        <w:r w:rsidRPr="003778A1">
          <w:rPr>
            <w:rFonts w:ascii="FontbitDavid" w:hAnsi="FontbitDavid"/>
            <w:sz w:val="24"/>
            <w:rtl/>
          </w:rPr>
          <w:delText xml:space="preserve">דאיכא</w:delText>
        </w:r>
      </w:del>
      <w:r w:rsidRPr="003778A1">
        <w:rPr>
          <w:rFonts w:ascii="FontbitDavid" w:hAnsi="FontbitDavid"/>
          <w:sz w:val="24"/>
          <w:rtl/>
        </w:rPr>
        <w:t xml:space="preserve"> תרתי? </w:t>
      </w:r>
    </w:p>
    <w:p>
      <w:pPr>
        <w:pStyle w:val="38"/>
        <w:rPr>
          <w:ins w:id="91238" w:author="מנוע מכני" w:date="2026-10-11T12:04:39Z"/>
        </w:rPr>
      </w:pPr>
      <w:r w:rsidRPr="003778A1">
        <w:t xml:space="preserve">אלא</w:t>
      </w:r>
    </w:p>
    <w:p w:rsidR="00E403F0" w:rsidRPr="00AD695E" w:rsidRDefault="00E403F0" w:rsidP="00E403F0">
      <w:pPr>
        <w:rPr>
          <w:rtl/>
        </w:rPr>
      </w:pPr>
      <w:del w:id="91239" w:author="מנוע מכני" w:date="2026-10-11T12:04:39Z">
        <w:r w:rsidRPr="003778A1">
          <w:rPr>
            <w:rFonts w:ascii="FontbitDavid" w:hAnsi="FontbitDavid"/>
            <w:sz w:val="24"/>
            <w:rtl/>
          </w:rPr>
          <w:delText xml:space="preserve"> </w:delText>
        </w:r>
      </w:del>
      <w:ins w:id="90490" w:author="מנוע מכני" w:date="2026-10-11T12:04:39Z">
        <w:r>
          <w:rPr>
            <w:rFonts w:ascii="FontbitDavid" w:hAnsi="FontbitDavid"/>
            <w:sz w:val="24"/>
            <w:rtl/>
          </w:rPr>
          <w:t xml:space="preserve">לא</w:t>
        </w:r>
      </w:ins>
      <w:del w:id="90491"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דקבלוהו פסולין וזרקוהו כשרים, וקתני: מועלין בו, </w:t>
      </w:r>
      <w:r w:rsidRPr="003778A1">
        <w:rPr>
          <w:rFonts w:ascii="FontbitDavid" w:hAnsi="FontbitDavid"/>
          <w:sz w:val="24"/>
          <w:rtl/>
        </w:rPr>
        <w:t xml:space="preserve">ש"מ</w:t>
      </w:r>
      <w:r w:rsidRPr="003778A1">
        <w:rPr>
          <w:rFonts w:ascii="FontbitDavid" w:hAnsi="FontbitDavid"/>
          <w:sz w:val="24"/>
          <w:rtl/>
        </w:rPr>
        <w:t xml:space="preserve">: היתר זריקה שנינו</w:t>
      </w:r>
      <w:r>
        <w:rPr>
          <w:rFonts w:ascii="FontbitDavid" w:hAnsi="FontbitDavid"/>
          <w:sz w:val="24"/>
          <w:rtl/>
        </w:rPr>
        <w:t>!</w:t>
      </w:r>
    </w:p>
    <w:p w:rsidR="00E403F0" w:rsidRPr="00AD695E" w:rsidRDefault="00E403F0" w:rsidP="00E403F0">
      <w:pPr>
        <w:rPr>
          <w:rtl/>
        </w:rPr>
      </w:pPr>
    </w:p>
    <w:p>
      <w:pPr>
        <w:pStyle w:val="38"/>
        <w:rPr>
          <w:ins w:id="91240" w:author="מנוע מכני" w:date="2026-10-11T12:04:39Z"/>
        </w:rPr>
      </w:pPr>
      <w:r w:rsidRPr="003778A1">
        <w:t xml:space="preserve">מתקיף </w:t>
      </w:r>
      <w:r>
        <w:t>ר</w:t>
      </w:r>
      <w:r w:rsidRPr="003778A1">
        <w:t xml:space="preserve">ב יוסף:</w:t>
      </w:r>
    </w:p>
    <w:p w:rsidR="00E403F0" w:rsidRPr="00AD695E" w:rsidRDefault="00E403F0" w:rsidP="00E403F0">
      <w:pPr>
        <w:rPr>
          <w:rtl/>
        </w:rPr>
      </w:pPr>
      <w:del w:id="91241" w:author="מנוע מכני" w:date="2026-10-11T12:04:39Z">
        <w:r w:rsidRPr="003778A1">
          <w:rPr>
            <w:rFonts w:ascii="FontbitDavid" w:hAnsi="FontbitDavid"/>
            <w:sz w:val="24"/>
            <w:rtl/>
          </w:rPr>
          <w:delText xml:space="preserve"> </w:delText>
        </w:r>
      </w:del>
      <w:ins w:id="91058" w:author="מנוע מכני" w:date="2026-10-11T12:04:39Z">
        <w:r>
          <w:rPr>
            <w:rFonts w:ascii="FontbitDavid" w:hAnsi="FontbitDavid"/>
            <w:sz w:val="24"/>
            <w:rtl/>
          </w:rPr>
          <w:t xml:space="preserve">ואם </w:t>
        </w:r>
      </w:ins>
      <w:del w:id="91059" w:author="מנוע מכני" w:date="2026-10-11T12:04:39Z">
        <w:r w:rsidRPr="003778A1">
          <w:rPr>
            <w:rFonts w:ascii="FontbitDavid" w:hAnsi="FontbitDavid"/>
            <w:sz w:val="24"/>
            <w:rtl/>
          </w:rPr>
          <w:delText xml:space="preserve">ואי </w:delText>
        </w:r>
      </w:del>
      <w:r w:rsidRPr="003778A1">
        <w:rPr>
          <w:rFonts w:ascii="FontbitDavid" w:hAnsi="FontbitDavid"/>
          <w:sz w:val="24"/>
          <w:rtl/>
        </w:rPr>
        <w:t xml:space="preserve">ס"ד</w:t>
      </w:r>
      <w:r w:rsidRPr="003778A1">
        <w:rPr>
          <w:rFonts w:ascii="FontbitDavid" w:hAnsi="FontbitDavid"/>
          <w:sz w:val="24"/>
          <w:rtl/>
        </w:rPr>
        <w:t xml:space="preserve"> </w:t>
      </w:r>
      <w:ins w:id="90492" w:author="מנוע מכני" w:date="2026-10-11T12:04:39Z">
        <w:r>
          <w:rPr>
            <w:rFonts w:ascii="FontbitDavid" w:hAnsi="FontbitDavid"/>
            <w:sz w:val="24"/>
            <w:rtl/>
          </w:rPr>
          <w:t xml:space="preserve">יש</w:t>
        </w:r>
      </w:ins>
      <w:del w:id="90493" w:author="מנוע מכני" w:date="2026-10-11T12:04:39Z">
        <w:r w:rsidRPr="003778A1">
          <w:rPr>
            <w:rFonts w:ascii="FontbitDavid" w:hAnsi="FontbitDavid"/>
            <w:sz w:val="24"/>
            <w:rtl/>
          </w:rPr>
          <w:delText xml:space="preserve">איכא</w:delText>
        </w:r>
      </w:del>
      <w:r w:rsidRPr="003778A1">
        <w:rPr>
          <w:rFonts w:ascii="FontbitDavid" w:hAnsi="FontbitDavid"/>
          <w:sz w:val="24"/>
          <w:rtl/>
        </w:rPr>
        <w:t xml:space="preserve"> לפלוגי </w:t>
      </w:r>
      <w:ins w:id="90706" w:author="מנוע מכני" w:date="2026-10-11T12:04:39Z">
        <w:r>
          <w:rPr>
            <w:rFonts w:ascii="FontbitDavid" w:hAnsi="FontbitDavid"/>
            <w:sz w:val="24"/>
            <w:rtl/>
          </w:rPr>
          <w:t xml:space="preserve">כך</w:t>
        </w:r>
      </w:ins>
      <w:del w:id="90707" w:author="מנוע מכני" w:date="2026-10-11T12:04:39Z">
        <w:r w:rsidRPr="003778A1">
          <w:rPr>
            <w:rFonts w:ascii="FontbitDavid" w:hAnsi="FontbitDavid"/>
            <w:sz w:val="24"/>
            <w:rtl/>
          </w:rPr>
          <w:delText xml:space="preserve">הכי</w:delText>
        </w:r>
      </w:del>
      <w:r w:rsidRPr="003778A1">
        <w:rPr>
          <w:rFonts w:ascii="FontbitDavid" w:hAnsi="FontbitDavid"/>
          <w:sz w:val="24"/>
          <w:rtl/>
        </w:rPr>
        <w:t xml:space="preserve">, הא </w:t>
      </w:r>
      <w:r w:rsidRPr="003778A1">
        <w:rPr>
          <w:rFonts w:ascii="FontbitDavid" w:hAnsi="FontbitDavid"/>
          <w:sz w:val="24"/>
          <w:rtl/>
        </w:rPr>
        <w:t xml:space="preserve">דתנן</w:t>
      </w:r>
      <w:r w:rsidRPr="003778A1">
        <w:rPr>
          <w:rFonts w:ascii="FontbitDavid" w:hAnsi="FontbitDavid"/>
          <w:sz w:val="24"/>
          <w:rtl/>
        </w:rPr>
        <w:t xml:space="preserve"> </w:t>
      </w:r>
      <w:ins w:id="90494" w:author="מנוע מכני" w:date="2026-10-11T12:04:39Z">
        <w:r>
          <w:rPr>
            <w:rFonts w:ascii="FontbitDavid" w:hAnsi="FontbitDavid"/>
            <w:sz w:val="24"/>
            <w:rtl/>
          </w:rPr>
          <w:t xml:space="preserve">שם</w:t>
        </w:r>
      </w:ins>
      <w:del w:id="90495" w:author="מנוע מכני" w:date="2026-10-11T12:04:39Z">
        <w:r w:rsidRPr="003778A1">
          <w:rPr>
            <w:rFonts w:ascii="FontbitDavid" w:hAnsi="FontbitDavid"/>
            <w:sz w:val="24"/>
            <w:rtl/>
          </w:rPr>
          <w:delText xml:space="preserve">התם</w:delText>
        </w:r>
      </w:del>
      <w:r w:rsidRPr="003778A1">
        <w:rPr>
          <w:rFonts w:ascii="FontbitDavid" w:hAnsi="FontbitDavid"/>
          <w:sz w:val="24"/>
          <w:rtl/>
        </w:rPr>
        <w:t xml:space="preserve">, חטאת פסולה אין דמה טעון כיבוס בין שהיתה לה שעת הכושר ונפסלה ובין שלא היתה לה שעת הכושר ונפסלה </w:t>
      </w:r>
      <w:ins w:id="91060" w:author="מנוע מכני" w:date="2026-10-11T12:04:39Z">
        <w:r>
          <w:rPr>
            <w:rFonts w:ascii="FontbitDavid" w:hAnsi="FontbitDavid"/>
            <w:sz w:val="24"/>
            <w:rtl/>
          </w:rPr>
          <w:t xml:space="preserve">אם </w:t>
        </w:r>
      </w:ins>
      <w:del w:id="91061" w:author="מנוע מכני" w:date="2026-10-11T12:04:39Z">
        <w:r w:rsidRPr="003778A1">
          <w:rPr>
            <w:rFonts w:ascii="FontbitDavid" w:hAnsi="FontbitDavid"/>
            <w:sz w:val="24"/>
            <w:rtl/>
          </w:rPr>
          <w:delText xml:space="preserve">אי </w:delText>
        </w:r>
      </w:del>
      <w:r w:rsidRPr="003778A1">
        <w:rPr>
          <w:rFonts w:ascii="FontbitDavid" w:hAnsi="FontbitDavid"/>
          <w:sz w:val="24"/>
          <w:rtl/>
        </w:rPr>
        <w:t xml:space="preserve">זו היא שהיתה לה שעת הכושר ונפסלה - שלנה, ושנטמאת, או שיצאה</w:t>
      </w:r>
      <w:r>
        <w:rPr>
          <w:rFonts w:ascii="FontbitDavid" w:hAnsi="FontbitDavid"/>
          <w:sz w:val="24"/>
          <w:rtl/>
        </w:rPr>
        <w:t>.</w:t>
      </w:r>
    </w:p>
    <w:p w:rsidR="00E403F0" w:rsidRPr="00AD695E" w:rsidRDefault="00E403F0" w:rsidP="00E403F0">
      <w:pPr>
        <w:rPr>
          <w:rtl/>
        </w:rPr>
      </w:pPr>
      <w:r>
        <w:rPr>
          <w:rFonts w:ascii="FontbitDavid" w:hAnsi="FontbitDavid"/>
          <w:sz w:val="24"/>
          <w:rtl/>
        </w:rPr>
        <w:t>איזוהי שלא היתה לה שעת הכושר</w:t>
      </w:r>
      <w:r w:rsidRPr="003778A1">
        <w:rPr>
          <w:rFonts w:ascii="FontbitDavid" w:hAnsi="FontbitDavid"/>
          <w:sz w:val="24"/>
          <w:rtl/>
        </w:rPr>
        <w:t xml:space="preserve"> שנשחטה חוץ למקומה, חוץ לזמנה, ושקבלו פסולין וזרקו את דמה</w:t>
      </w:r>
      <w:r>
        <w:rPr>
          <w:rFonts w:ascii="FontbitDavid" w:hAnsi="FontbitDavid"/>
          <w:sz w:val="24"/>
          <w:rtl/>
        </w:rPr>
        <w:t>.</w:t>
      </w:r>
    </w:p>
    <w:p w:rsidR="00E403F0" w:rsidRPr="00AD695E" w:rsidRDefault="00E403F0" w:rsidP="00E403F0">
      <w:pPr>
        <w:rPr>
          <w:rtl/>
        </w:rPr>
      </w:pPr>
      <w:ins w:id="90045" w:author="מנוע מכני" w:date="2026-10-11T12:04:39Z">
        <w:r>
          <w:rPr>
            <w:rFonts w:ascii="FontbitDavid" w:hAnsi="FontbitDavid" w:hint="cs"/>
            <w:sz w:val="24"/>
            <w:rtl/>
          </w:rPr>
          <w:t xml:space="preserve">ה"ד</w:t>
        </w:r>
      </w:ins>
      <w:del w:id="90046" w:author="מנוע מכני" w:date="2026-10-11T12:04:39Z">
        <w:r>
          <w:rPr>
            <w:rFonts w:ascii="FontbitDavid" w:hAnsi="FontbitDavid" w:hint="cs"/>
            <w:sz w:val="24"/>
            <w:rtl/>
          </w:rPr>
          <w:delText xml:space="preserve">ה''ד</w:delText>
        </w:r>
      </w:del>
      <w:r>
        <w:rPr>
          <w:rFonts w:ascii="FontbitDavid" w:hAnsi="FontbitDavid"/>
          <w:sz w:val="24"/>
          <w:rtl/>
        </w:rPr>
        <w:t xml:space="preserve"> </w:t>
      </w:r>
      <w:ins w:id="91062" w:author="מנוע מכני" w:date="2026-10-11T12:04:39Z">
        <w:r>
          <w:rPr>
            <w:rFonts w:ascii="FontbitDavid" w:hAnsi="FontbitDavid"/>
            <w:sz w:val="24"/>
            <w:rtl/>
          </w:rPr>
          <w:t xml:space="preserve">אם </w:t>
        </w:r>
      </w:ins>
      <w:del w:id="91063" w:author="מנוע מכני" w:date="2026-10-11T12:04:39Z">
        <w:r>
          <w:rPr>
            <w:rFonts w:ascii="FontbitDavid" w:hAnsi="FontbitDavid"/>
            <w:sz w:val="24"/>
            <w:rtl/>
          </w:rPr>
          <w:delText xml:space="preserve">אי</w:delText>
        </w:r>
        <w:r w:rsidRPr="003778A1">
          <w:rPr>
            <w:rFonts w:ascii="FontbitDavid" w:hAnsi="FontbitDavid"/>
            <w:sz w:val="24"/>
            <w:rtl/>
          </w:rPr>
          <w:delText xml:space="preserve"> </w:delText>
        </w:r>
      </w:del>
      <w:r w:rsidRPr="003778A1">
        <w:rPr>
          <w:rFonts w:ascii="FontbitDavid" w:hAnsi="FontbitDavid"/>
          <w:sz w:val="24"/>
          <w:rtl/>
        </w:rPr>
        <w:t xml:space="preserve">דקבלוהו פסולין וזרקו פסולין - הוא דאין דמה טעון כיבוס, הא קבלוהו וזרקו כשרים - דמה טעון כיבוס, קרי כאן </w:t>
      </w:r>
      <w:r>
        <w:rPr>
          <w:rFonts w:ascii="FontbitDavid" w:hAnsi="FontbitDavid" w:hint="cs"/>
          <w:sz w:val="24"/>
          <w:rtl/>
        </w:rPr>
        <w:t>'</w:t>
      </w:r>
      <w:ins w:id="90043" w:author="Claude - סמנטי" w:date="2026-10-11T12:17:22Z">
        <w:r>
          <w:rPr>
            <w:rStyle w:val="afffff0"/>
            <w:rFonts w:ascii="FontbitDavid" w:hAnsi="FontbitDavid"/>
            <w:sz w:val="24"/>
            <w:rtl/>
          </w:rPr>
          <w:t xml:space="preserve">אֲשֶׁר יִזֶּה מִדָּמָהּ</w:t>
        </w:r>
      </w:ins>
      <w:del w:id="90044" w:author="Claude - סמנטי" w:date="2026-10-11T12:17:22Z">
        <w:r w:rsidRPr="003778A1">
          <w:rPr>
            <w:rFonts w:ascii="FontbitDavid" w:hAnsi="FontbitDavid"/>
            <w:sz w:val="24"/>
            <w:rtl/>
          </w:rPr>
          <w:delText xml:space="preserve">אשר יזה מדמה</w:delText>
        </w:r>
      </w:del>
      <w:r>
        <w:rPr>
          <w:rFonts w:ascii="FontbitDavid" w:hAnsi="FontbitDavid" w:hint="cs"/>
          <w:sz w:val="24"/>
          <w:rtl/>
        </w:rPr>
        <w:t>'</w:t>
      </w:r>
      <w:r w:rsidRPr="003778A1">
        <w:rPr>
          <w:rFonts w:ascii="FontbitDavid" w:hAnsi="FontbitDavid"/>
          <w:sz w:val="24"/>
          <w:rtl/>
        </w:rPr>
        <w:t xml:space="preserve"> - ולא שכבר הוזה? </w:t>
      </w:r>
    </w:p>
    <w:p>
      <w:pPr>
        <w:pStyle w:val="38"/>
        <w:rPr>
          <w:ins w:id="91242" w:author="מנוע מכני" w:date="2026-10-11T12:04:39Z"/>
        </w:rPr>
      </w:pPr>
      <w:r w:rsidRPr="003778A1">
        <w:t xml:space="preserve">אלא</w:t>
      </w:r>
    </w:p>
    <w:p w:rsidR="00E403F0" w:rsidRPr="00AD695E" w:rsidRDefault="00E403F0" w:rsidP="00E403F0">
      <w:pPr>
        <w:rPr>
          <w:rtl/>
        </w:rPr>
      </w:pPr>
      <w:del w:id="9124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 </w:t>
      </w:r>
      <w:ins w:id="90496" w:author="מנוע מכני" w:date="2026-10-11T12:04:39Z">
        <w:r>
          <w:rPr>
            <w:rFonts w:ascii="FontbitDavid" w:hAnsi="FontbitDavid"/>
            <w:sz w:val="24"/>
            <w:rtl/>
          </w:rPr>
          <w:t xml:space="preserve">לא</w:t>
        </w:r>
      </w:ins>
      <w:del w:id="90497"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דוקא, </w:t>
      </w:r>
      <w:r w:rsidRPr="003778A1">
        <w:rPr>
          <w:rFonts w:ascii="FontbitDavid" w:hAnsi="FontbitDavid"/>
          <w:sz w:val="24"/>
          <w:rtl/>
        </w:rPr>
        <w:t xml:space="preserve">ה"נ</w:t>
      </w:r>
      <w:r w:rsidRPr="003778A1">
        <w:rPr>
          <w:rFonts w:ascii="FontbitDavid" w:hAnsi="FontbitDavid"/>
          <w:sz w:val="24"/>
          <w:rtl/>
        </w:rPr>
        <w:t xml:space="preserve"> </w:t>
      </w:r>
      <w:ins w:id="90498" w:author="מנוע מכני" w:date="2026-10-11T12:04:39Z">
        <w:r>
          <w:rPr>
            <w:rFonts w:ascii="FontbitDavid" w:hAnsi="FontbitDavid"/>
            <w:sz w:val="24"/>
            <w:rtl/>
          </w:rPr>
          <w:t xml:space="preserve">לא</w:t>
        </w:r>
      </w:ins>
      <w:del w:id="90499"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דוקא</w:t>
      </w:r>
      <w:r>
        <w:rPr>
          <w:rFonts w:ascii="FontbitDavid" w:hAnsi="FontbitDavid"/>
          <w:sz w:val="24"/>
          <w:rtl/>
        </w:rPr>
        <w:t>.</w:t>
      </w:r>
    </w:p>
    <w:p w:rsidR="00E403F0" w:rsidRPr="00AD695E" w:rsidRDefault="00E403F0" w:rsidP="00E403F0">
      <w:pPr>
        <w:pStyle w:val="afff3"/>
        <w:framePr w:wrap="around"/>
        <w:rPr>
          <w:rtl/>
        </w:rPr>
      </w:pPr>
      <w:r>
        <w:rPr>
          <w:rFonts w:hint="cs"/>
          <w:rtl/>
        </w:rPr>
        <w:t>ה:</w:t>
      </w:r>
    </w:p>
    <w:p>
      <w:pPr>
        <w:pStyle w:val="38"/>
        <w:rPr>
          <w:ins w:id="91244" w:author="מנוע מכני" w:date="2026-10-11T12:04:39Z"/>
        </w:rPr>
      </w:pPr>
      <w:del w:id="91625" w:author="מנוע מכני" w:date="2026-10-11T12:04:39Z">
        <w:r w:rsidRPr="003778A1">
          <w:delText xml:space="preserve">אמר </w:delText>
        </w:r>
      </w:del>
      <w:r w:rsidRPr="003778A1">
        <w:t xml:space="preserve">רב אסי:</w:t>
      </w:r>
    </w:p>
    <w:p w:rsidR="00E403F0" w:rsidRPr="00AD695E" w:rsidRDefault="00E403F0" w:rsidP="00E403F0">
      <w:pPr>
        <w:rPr>
          <w:rtl/>
        </w:rPr>
      </w:pPr>
      <w:del w:id="91245" w:author="מנוע מכני" w:date="2026-10-11T12:04:39Z">
        <w:r w:rsidRPr="003778A1">
          <w:rPr>
            <w:rFonts w:ascii="FontbitDavid" w:hAnsi="FontbitDavid"/>
            <w:sz w:val="24"/>
            <w:rtl/>
          </w:rPr>
          <w:delText xml:space="preserve"> </w:delText>
        </w:r>
      </w:del>
      <w:ins w:id="90047" w:author="מנוע מכני" w:date="2026-10-11T12:04:39Z">
        <w:r>
          <w:rPr>
            <w:rFonts w:ascii="FontbitDavid" w:hAnsi="FontbitDavid"/>
            <w:sz w:val="24"/>
            <w:rtl/>
          </w:rPr>
          <w:t xml:space="preserve">א"כ</w:t>
        </w:r>
      </w:ins>
      <w:del w:id="90048" w:author="מנוע מכני" w:date="2026-10-11T12:04:39Z">
        <w:r w:rsidRPr="003778A1">
          <w:rPr>
            <w:rFonts w:ascii="FontbitDavid" w:hAnsi="FontbitDavid"/>
            <w:sz w:val="24"/>
            <w:rtl/>
          </w:rPr>
          <w:delText xml:space="preserve">א</w:delText>
        </w:r>
        <w:r>
          <w:rPr>
            <w:rFonts w:ascii="FontbitDavid" w:hAnsi="FontbitDavid" w:hint="cs"/>
            <w:sz w:val="24"/>
            <w:rtl/>
          </w:rPr>
          <w:delText xml:space="preserve">''כ</w:delText>
        </w:r>
      </w:del>
      <w:r>
        <w:rPr>
          <w:rFonts w:ascii="FontbitDavid" w:hAnsi="FontbitDavid" w:hint="cs"/>
          <w:sz w:val="24"/>
          <w:rtl/>
        </w:rPr>
        <w:t xml:space="preserve"> </w:t>
      </w:r>
      <w:r w:rsidRPr="003778A1">
        <w:rPr>
          <w:rFonts w:ascii="FontbitDavid" w:hAnsi="FontbitDavid"/>
          <w:sz w:val="24"/>
          <w:rtl/>
        </w:rPr>
        <w:t xml:space="preserve">למה לי </w:t>
      </w:r>
      <w:ins w:id="91188" w:author="מנוע מכני" w:date="2026-10-11T12:04:39Z">
        <w:r>
          <w:rPr>
            <w:rFonts w:ascii="FontbitDavid" w:hAnsi="FontbitDavid"/>
            <w:sz w:val="24"/>
            <w:rtl/>
          </w:rPr>
          <w:t xml:space="preserve">לשנות</w:t>
        </w:r>
      </w:ins>
      <w:del w:id="91189" w:author="מנוע מכני" w:date="2026-10-11T12:04:39Z">
        <w:r w:rsidRPr="003778A1">
          <w:rPr>
            <w:rFonts w:ascii="FontbitDavid" w:hAnsi="FontbitDavid"/>
            <w:sz w:val="24"/>
            <w:rtl/>
          </w:rPr>
          <w:delText xml:space="preserve">למיתני</w:delText>
        </w:r>
      </w:del>
      <w:r w:rsidRPr="003778A1">
        <w:rPr>
          <w:rFonts w:ascii="FontbitDavid" w:hAnsi="FontbitDavid"/>
          <w:sz w:val="24"/>
          <w:rtl/>
        </w:rPr>
        <w:t xml:space="preserve"> תרתי? אלא לעולם - דמעילה דוקא, </w:t>
      </w:r>
    </w:p>
    <w:p w:rsidR="00E403F0" w:rsidRPr="00AD695E" w:rsidRDefault="00E403F0" w:rsidP="00E403F0">
      <w:pPr>
        <w:rPr>
          <w:rtl/>
        </w:rPr>
      </w:pPr>
      <w:r w:rsidRPr="003778A1">
        <w:rPr>
          <w:rFonts w:ascii="FontbitDavid" w:hAnsi="FontbitDavid"/>
          <w:sz w:val="24"/>
          <w:rtl/>
        </w:rPr>
        <w:t xml:space="preserve">והא </w:t>
      </w:r>
      <w:r w:rsidRPr="003778A1">
        <w:rPr>
          <w:rFonts w:ascii="FontbitDavid" w:hAnsi="FontbitDavid"/>
          <w:sz w:val="24"/>
          <w:rtl/>
        </w:rPr>
        <w:t xml:space="preserve">קמ"ל</w:t>
      </w:r>
      <w:r w:rsidRPr="003778A1">
        <w:rPr>
          <w:rFonts w:ascii="FontbitDavid" w:hAnsi="FontbitDavid"/>
          <w:sz w:val="24"/>
          <w:rtl/>
        </w:rPr>
        <w:t xml:space="preserve"> - דפסול עושה שיריים, </w:t>
      </w:r>
      <w:ins w:id="90868" w:author="מנוע מכני" w:date="2026-10-11T12:04:39Z">
        <w:r>
          <w:rPr>
            <w:rFonts w:ascii="FontbitDavid" w:hAnsi="FontbitDavid"/>
            <w:sz w:val="24"/>
            <w:rtl/>
          </w:rPr>
          <w:t xml:space="preserve">אף</w:t>
        </w:r>
      </w:ins>
      <w:del w:id="90869" w:author="מנוע מכני" w:date="2026-10-11T12:04:39Z">
        <w:r w:rsidRPr="003778A1">
          <w:rPr>
            <w:rFonts w:ascii="FontbitDavid" w:hAnsi="FontbitDavid"/>
            <w:sz w:val="24"/>
            <w:rtl/>
          </w:rPr>
          <w:delText xml:space="preserve">א</w:delText>
        </w:r>
        <w:r>
          <w:rPr>
            <w:rFonts w:ascii="FontbitDavid" w:hAnsi="FontbitDavid" w:hint="cs"/>
            <w:sz w:val="24"/>
            <w:rtl/>
          </w:rPr>
          <w:delText xml:space="preserve">ע"ג</w:delText>
        </w:r>
      </w:del>
      <w:ins w:id="90049" w:author="מנוע מכני" w:date="2026-10-11T12:04:39Z"/>
      <w:del w:id="90050" w:author="מנוע מכני" w:date="2026-10-11T12:04:39Z">
        <w:r>
          <w:rPr>
            <w:rFonts w:ascii="FontbitDavid" w:hAnsi="FontbitDavid" w:hint="cs"/>
            <w:sz w:val="24"/>
            <w:rtl/>
          </w:rPr>
          <w:delText xml:space="preserve">ע''ג</w:delText>
        </w:r>
      </w:del>
      <w:r w:rsidRPr="003778A1">
        <w:rPr>
          <w:rFonts w:ascii="FontbitDavid" w:hAnsi="FontbitDavid"/>
          <w:sz w:val="24"/>
          <w:rtl/>
        </w:rPr>
        <w:t xml:space="preserve"> דקיבל פסול וזרק, וקיבל כשר וזרק - </w:t>
      </w:r>
      <w:ins w:id="90500" w:author="מנוע מכני" w:date="2026-10-11T12:04:39Z">
        <w:r>
          <w:rPr>
            <w:rFonts w:ascii="FontbitDavid" w:hAnsi="FontbitDavid"/>
            <w:sz w:val="24"/>
            <w:rtl/>
          </w:rPr>
          <w:t xml:space="preserve">לא</w:t>
        </w:r>
      </w:ins>
      <w:del w:id="90501"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כלום היא, </w:t>
      </w:r>
      <w:r>
        <w:rPr>
          <w:rFonts w:ascii="FontbitDavid" w:hAnsi="FontbitDavid" w:hint="cs"/>
          <w:sz w:val="24"/>
          <w:rtl/>
        </w:rPr>
        <w:t xml:space="preserve">כיוון</w:t>
      </w:r>
      <w:ins w:id="90894" w:author="מנוע מכני" w:date="2026-10-11T12:04:39Z">
        <w:r>
          <w:rPr>
            <w:rFonts w:ascii="FontbitDavid" w:hAnsi="FontbitDavid" w:hint="cs"/>
            <w:sz w:val="24"/>
            <w:rtl/>
          </w:rPr>
          <w:t xml:space="preserve"> </w:t>
        </w:r>
      </w:ins>
      <w:del w:id="90895" w:author="מנוע מכני" w:date="2026-10-11T12:04:39Z">
        <w:r>
          <w:rPr>
            <w:rFonts w:ascii="FontbitDavid" w:hAnsi="FontbitDavid" w:hint="cs"/>
            <w:sz w:val="24"/>
            <w:rtl/>
          </w:rPr>
          <w:delText xml:space="preserve"> </w:delText>
        </w:r>
        <w:r w:rsidRPr="003778A1">
          <w:rPr>
            <w:rFonts w:ascii="FontbitDavid" w:hAnsi="FontbitDavid"/>
            <w:sz w:val="24"/>
            <w:rtl/>
          </w:rPr>
          <w:delText xml:space="preserve"> </w:delText>
        </w:r>
      </w:del>
      <w:r w:rsidRPr="003778A1">
        <w:rPr>
          <w:rFonts w:ascii="FontbitDavid" w:hAnsi="FontbitDavid"/>
          <w:sz w:val="24"/>
          <w:rtl/>
        </w:rPr>
        <w:t xml:space="preserve">דשיריים </w:t>
      </w:r>
      <w:ins w:id="90708" w:author="מנוע מכני" w:date="2026-10-11T12:04:39Z">
        <w:r>
          <w:rPr>
            <w:rFonts w:ascii="FontbitDavid" w:hAnsi="FontbitDavid"/>
            <w:sz w:val="24"/>
            <w:rtl/>
          </w:rPr>
          <w:t xml:space="preserve">הם</w:t>
        </w:r>
      </w:ins>
      <w:del w:id="90709" w:author="מנוע מכני" w:date="2026-10-11T12:04:39Z">
        <w:r w:rsidRPr="003778A1">
          <w:rPr>
            <w:rFonts w:ascii="FontbitDavid" w:hAnsi="FontbitDavid"/>
            <w:sz w:val="24"/>
            <w:rtl/>
          </w:rPr>
          <w:delText xml:space="preserve">נינהו</w:delText>
        </w:r>
      </w:del>
      <w:r>
        <w:rPr>
          <w:rFonts w:ascii="FontbitDavid" w:hAnsi="FontbitDavid"/>
          <w:sz w:val="24"/>
          <w:rtl/>
        </w:rPr>
        <w:t>.</w:t>
      </w:r>
    </w:p>
    <w:p>
      <w:pPr>
        <w:pStyle w:val="afffff8"/>
        <w:rPr>
          <w:ins w:id="90101" w:author="קלוד" w:date="2026-10-11T12:19:32Z"/>
        </w:rPr>
      </w:pPr>
      <w:ins w:id="90102" w:author="קלוד" w:date="2026-10-11T12:19:32Z">
        <w:r>
          <w:rPr>
            <w:color w:val="7B3F00"/>
          </w:rPr>
          <w:t xml:space="preserve">פסול - האם עושה שיריים</w:t>
        </w:r>
      </w:ins>
    </w:p>
    <w:p>
      <w:pPr>
        <w:pStyle w:val="38"/>
        <w:rPr>
          <w:ins w:id="91246" w:author="מנוע מכני" w:date="2026-10-11T12:04:39Z"/>
        </w:rPr>
      </w:pPr>
      <w:r>
        <w:t>וה</w:t>
      </w:r>
      <w:r>
        <w:t>ך</w:t>
      </w:r>
      <w:r w:rsidRPr="003778A1">
        <w:t xml:space="preserve"> </w:t>
      </w:r>
      <w:r>
        <w:t>ד</w:t>
      </w:r>
      <w:r w:rsidRPr="003778A1">
        <w:t>בעא ר"ל מר</w:t>
      </w:r>
      <w:ins w:id="90051" w:author="מנוע מכני" w:date="2026-10-11T12:04:39Z">
        <w:r>
          <w:t xml:space="preserve">י"ו</w:t>
        </w:r>
      </w:ins>
      <w:del w:id="90052" w:author="מנוע מכני" w:date="2026-10-11T12:04:39Z">
        <w:r>
          <w:delText xml:space="preserve">י''ו</w:delText>
        </w:r>
      </w:del>
      <w:r w:rsidRPr="003778A1">
        <w:t xml:space="preserve">:</w:t>
      </w:r>
    </w:p>
    <w:p w:rsidR="00E403F0" w:rsidRPr="00AD695E" w:rsidRDefault="00E403F0" w:rsidP="00E403F0">
      <w:pPr>
        <w:rPr>
          <w:rtl/>
        </w:rPr>
      </w:pPr>
      <w:del w:id="9124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פסול מהו שיעשה שיריים? </w:t>
      </w:r>
    </w:p>
    <w:p w:rsidR="00E403F0" w:rsidRPr="00AD695E" w:rsidRDefault="00E403F0" w:rsidP="00E403F0">
      <w:pPr>
        <w:rPr>
          <w:rtl/>
        </w:rPr>
      </w:pPr>
      <w:r w:rsidRPr="003778A1">
        <w:rPr>
          <w:rFonts w:ascii="FontbitDavid" w:hAnsi="FontbitDavid"/>
          <w:sz w:val="24"/>
          <w:rtl/>
        </w:rPr>
        <w:t xml:space="preserve">וא"ל</w:t>
      </w:r>
      <w:r w:rsidRPr="003778A1">
        <w:rPr>
          <w:rFonts w:ascii="FontbitDavid" w:hAnsi="FontbitDavid"/>
          <w:sz w:val="24"/>
          <w:rtl/>
        </w:rPr>
        <w:t xml:space="preserve">: אין לך דבר שיעשה שיריים אלא חוץ לזמנו וחוץ למקומו, הואיל ומרצין לפיגולן</w:t>
      </w:r>
      <w:ins w:id="90896" w:author="מנוע מכני" w:date="2026-10-11T12:04:39Z">
        <w:r>
          <w:rPr>
            <w:rFonts w:ascii="FontbitDavid" w:hAnsi="FontbitDavid"/>
            <w:sz w:val="24"/>
            <w:rtl/>
          </w:rPr>
          <w:t xml:space="preserve">,</w:t>
        </w:r>
      </w:ins>
      <w:del w:id="90897" w:author="מנוע מכני" w:date="2026-10-11T12:04:39Z">
        <w:r>
          <w:rPr>
            <w:rFonts w:ascii="FontbitDavid" w:hAnsi="FontbitDavid"/>
            <w:sz w:val="24"/>
            <w:rtl/>
          </w:rPr>
          <w:delText xml:space="preserve">;</w:delText>
        </w:r>
      </w:del>
    </w:p>
    <w:p w:rsidR="00E403F0" w:rsidRPr="00AD695E" w:rsidRDefault="00E403F0" w:rsidP="00E403F0">
      <w:pPr>
        <w:rPr>
          <w:rtl/>
        </w:rPr>
      </w:pPr>
      <w:ins w:id="90502" w:author="מנוע מכני" w:date="2026-10-11T12:04:39Z">
        <w:r>
          <w:rPr>
            <w:rFonts w:ascii="FontbitDavid" w:hAnsi="FontbitDavid" w:hint="cs"/>
            <w:sz w:val="24"/>
            <w:rtl/>
          </w:rPr>
          <w:t xml:space="preserve">לא</w:t>
        </w:r>
      </w:ins>
      <w:del w:id="90503" w:author="מנוע מכני" w:date="2026-10-11T12:04:39Z">
        <w:r>
          <w:rPr>
            <w:rFonts w:ascii="FontbitDavid" w:hAnsi="FontbitDavid" w:hint="cs"/>
            <w:sz w:val="24"/>
            <w:rtl/>
          </w:rPr>
          <w:delText xml:space="preserve">לאו</w:delText>
        </w:r>
      </w:del>
      <w:r>
        <w:rPr>
          <w:rFonts w:ascii="FontbitDavid" w:hAnsi="FontbitDavid" w:hint="cs"/>
          <w:sz w:val="24"/>
          <w:rtl/>
        </w:rPr>
        <w:t xml:space="preserve"> חוץ</w:t>
      </w:r>
      <w:r w:rsidRPr="003778A1">
        <w:rPr>
          <w:rFonts w:ascii="FontbitDavid" w:hAnsi="FontbitDavid"/>
          <w:sz w:val="24"/>
          <w:rtl/>
        </w:rPr>
        <w:t xml:space="preserve"> מפסול </w:t>
      </w:r>
      <w:r>
        <w:rPr>
          <w:rFonts w:ascii="FontbitDavid" w:hAnsi="FontbitDavid" w:hint="cs"/>
          <w:sz w:val="24"/>
          <w:rtl/>
        </w:rPr>
        <w:t>א</w:t>
      </w:r>
      <w:r w:rsidRPr="003778A1">
        <w:rPr>
          <w:rFonts w:ascii="FontbitDavid" w:hAnsi="FontbitDavid"/>
          <w:sz w:val="24"/>
          <w:rtl/>
        </w:rPr>
        <w:t xml:space="preserve">לא, </w:t>
      </w:r>
      <w:ins w:id="90406" w:author="מנוע מכני" w:date="2026-10-11T12:04:39Z">
        <w:r>
          <w:rPr>
            <w:rFonts w:ascii="FontbitDavid" w:hAnsi="FontbitDavid"/>
            <w:sz w:val="24"/>
            <w:rtl/>
          </w:rPr>
          <w:t xml:space="preserve">אפי'</w:t>
        </w:r>
      </w:ins>
      <w:del w:id="90407"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פסול</w:t>
      </w:r>
      <w:ins w:id="90898" w:author="מנוע מכני" w:date="2026-10-11T12:04:39Z">
        <w:r>
          <w:rPr>
            <w:rFonts w:ascii="FontbitDavid" w:hAnsi="FontbitDavid"/>
            <w:sz w:val="24"/>
            <w:rtl/>
          </w:rPr>
          <w:t xml:space="preserve">,</w:t>
        </w:r>
      </w:ins>
      <w:del w:id="90899" w:author="מנוע מכני" w:date="2026-10-11T12:04:39Z">
        <w:r>
          <w:rPr>
            <w:rFonts w:ascii="FontbitDavid" w:hAnsi="FontbitDavid"/>
            <w:sz w:val="24"/>
            <w:rtl/>
          </w:rPr>
          <w:delText xml:space="preserve">;</w:delText>
        </w:r>
      </w:del>
    </w:p>
    <w:p w:rsidR="00E403F0" w:rsidRPr="00AD695E" w:rsidRDefault="00E403F0" w:rsidP="00E403F0">
      <w:pPr>
        <w:rPr>
          <w:rtl/>
        </w:rPr>
      </w:pPr>
      <w:r w:rsidRPr="003778A1">
        <w:rPr>
          <w:rFonts w:ascii="FontbitDavid" w:hAnsi="FontbitDavid"/>
          <w:sz w:val="24"/>
          <w:rtl/>
        </w:rPr>
        <w:t>והא אין לך קתני</w:t>
      </w:r>
      <w:r>
        <w:rPr>
          <w:rFonts w:ascii="FontbitDavid" w:hAnsi="FontbitDavid"/>
          <w:sz w:val="24"/>
          <w:rtl/>
        </w:rPr>
        <w:t>!</w:t>
      </w:r>
    </w:p>
    <w:p>
      <w:pPr>
        <w:pStyle w:val="38"/>
        <w:rPr>
          <w:ins w:id="91248" w:author="מנוע מכני" w:date="2026-10-11T12:04:39Z"/>
        </w:rPr>
      </w:pPr>
      <w:r w:rsidRPr="003778A1">
        <w:t xml:space="preserve">ה"ק</w:t>
      </w:r>
      <w:r w:rsidRPr="003778A1">
        <w:t xml:space="preserve">:</w:t>
      </w:r>
    </w:p>
    <w:p w:rsidR="00E403F0" w:rsidRPr="00AD695E" w:rsidRDefault="00E403F0" w:rsidP="00E403F0">
      <w:pPr>
        <w:rPr>
          <w:rtl/>
        </w:rPr>
      </w:pPr>
      <w:del w:id="9124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אין לך דבר שאינו מרצה בציבור ועושה שיריים - אלא חוץ לזמנו וחוץ למקומו, </w:t>
      </w:r>
    </w:p>
    <w:p w:rsidR="00E403F0" w:rsidRPr="00AD695E" w:rsidRDefault="00E403F0" w:rsidP="00E403F0">
      <w:pPr>
        <w:rPr>
          <w:rtl/>
        </w:rPr>
      </w:pPr>
      <w:r>
        <w:rPr>
          <w:rFonts w:ascii="FontbitDavid" w:hAnsi="FontbitDavid"/>
          <w:sz w:val="24"/>
          <w:rtl/>
        </w:rPr>
        <w:t xml:space="preserve">אבל טמא </w:t>
      </w:r>
      <w:ins w:id="91088" w:author="מנוע מכני" w:date="2026-10-11T12:04:39Z">
        <w:r>
          <w:rPr>
            <w:rFonts w:ascii="FontbitDavid" w:hAnsi="FontbitDavid"/>
            <w:sz w:val="24"/>
            <w:rtl/>
          </w:rPr>
          <w:t xml:space="preserve">דישנו</w:t>
        </w:r>
      </w:ins>
      <w:del w:id="91089" w:author="מנוע מכני" w:date="2026-10-11T12:04:39Z">
        <w:r>
          <w:rPr>
            <w:rFonts w:ascii="FontbitDavid" w:hAnsi="FontbitDavid"/>
            <w:sz w:val="24"/>
            <w:rtl/>
          </w:rPr>
          <w:delText xml:space="preserve">דאיתיה</w:delText>
        </w:r>
      </w:del>
      <w:r>
        <w:rPr>
          <w:rFonts w:ascii="FontbitDavid" w:hAnsi="FontbitDavid"/>
          <w:sz w:val="24"/>
          <w:rtl/>
        </w:rPr>
        <w:t xml:space="preserve"> בציבור </w:t>
      </w:r>
      <w:r w:rsidRPr="003778A1">
        <w:rPr>
          <w:rFonts w:ascii="FontbitDavid" w:hAnsi="FontbitDavid"/>
          <w:sz w:val="24"/>
          <w:rtl/>
        </w:rPr>
        <w:t xml:space="preserve">משוי שיריים, שאר פסולין דלא </w:t>
      </w:r>
      <w:ins w:id="90003" w:author="Claude - סמנטי" w:date="2026-10-11T12:17:22Z">
        <w:r>
          <w:rPr>
            <w:rFonts w:ascii="FontbitDavid" w:hAnsi="FontbitDavid"/>
            <w:sz w:val="24"/>
            <w:rtl/>
          </w:rPr>
          <w:t xml:space="preserve">ישנם</w:t>
        </w:r>
      </w:ins>
      <w:del w:id="90004" w:author="Claude - סמנטי" w:date="2026-10-11T12:17:22Z">
        <w:r w:rsidRPr="003778A1">
          <w:rPr>
            <w:rFonts w:ascii="FontbitDavid" w:hAnsi="FontbitDavid"/>
            <w:sz w:val="24"/>
            <w:rtl/>
          </w:rPr>
          <w:delText xml:space="preserve">איתנון</w:delText>
        </w:r>
      </w:del>
      <w:r w:rsidRPr="003778A1">
        <w:rPr>
          <w:rFonts w:ascii="FontbitDavid" w:hAnsi="FontbitDavid"/>
          <w:sz w:val="24"/>
          <w:rtl/>
        </w:rPr>
        <w:t xml:space="preserve"> בציבור - </w:t>
      </w:r>
      <w:r w:rsidRPr="003778A1">
        <w:rPr>
          <w:rFonts w:ascii="FontbitDavid" w:hAnsi="FontbitDavid"/>
          <w:sz w:val="24"/>
          <w:rtl/>
        </w:rPr>
        <w:t xml:space="preserve">לא</w:t>
      </w:r>
      <w:r w:rsidRPr="003778A1">
        <w:rPr>
          <w:rFonts w:ascii="FontbitDavid" w:hAnsi="FontbitDavid"/>
          <w:sz w:val="24"/>
          <w:rtl/>
        </w:rPr>
        <w:t xml:space="preserve"> משוין שיריים</w:t>
      </w:r>
      <w:r>
        <w:rPr>
          <w:rFonts w:ascii="FontbitDavid" w:hAnsi="FontbitDavid"/>
          <w:sz w:val="24"/>
          <w:rtl/>
        </w:rPr>
        <w:t>.</w:t>
      </w:r>
    </w:p>
    <w:p>
      <w:pPr>
        <w:pStyle w:val="38"/>
        <w:rPr>
          <w:ins w:id="91250" w:author="מנוע מכני" w:date="2026-10-11T12:04:39Z"/>
        </w:rPr>
      </w:pPr>
      <w:r>
        <w:t xml:space="preserve">והך</w:t>
      </w:r>
    </w:p>
    <w:p w:rsidR="00E403F0" w:rsidRPr="00AD695E" w:rsidRDefault="00E403F0" w:rsidP="00E403F0">
      <w:pPr>
        <w:rPr>
          <w:rtl/>
        </w:rPr>
      </w:pPr>
      <w:del w:id="91251" w:author="מנוע מכני" w:date="2026-10-11T12:04:39Z">
        <w:r>
          <w:rPr>
            <w:rFonts w:ascii="FrankRuehl" w:hAnsi="FrankRuehl" w:hint="cs"/>
            <w:sz w:val="24"/>
            <w:rtl/>
          </w:rPr>
          <w:delText xml:space="preserve"> </w:delText>
        </w:r>
      </w:del>
      <w:r>
        <w:rPr>
          <w:rFonts w:ascii="FrankRuehl" w:hAnsi="FrankRuehl" w:hint="cs"/>
          <w:sz w:val="24"/>
          <w:rtl/>
        </w:rPr>
        <w:t xml:space="preserve">ד</w:t>
      </w:r>
      <w:r w:rsidRPr="003778A1">
        <w:rPr>
          <w:rFonts w:ascii="FontbitDavid" w:hAnsi="FontbitDavid"/>
          <w:sz w:val="24"/>
          <w:rtl/>
        </w:rPr>
        <w:t xml:space="preserve">הפיגול לעולם מועלין בו, </w:t>
      </w:r>
      <w:ins w:id="90504" w:author="מנוע מכני" w:date="2026-10-11T12:04:39Z">
        <w:r>
          <w:rPr>
            <w:rFonts w:ascii="FontbitDavid" w:hAnsi="FontbitDavid"/>
            <w:sz w:val="24"/>
            <w:rtl/>
          </w:rPr>
          <w:t xml:space="preserve">לא</w:t>
        </w:r>
      </w:ins>
      <w:del w:id="90505"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דלא זרק, ו</w:t>
      </w:r>
      <w:ins w:id="90053" w:author="מנוע מכני" w:date="2026-10-11T12:04:39Z">
        <w:r>
          <w:rPr>
            <w:rFonts w:ascii="FontbitDavid" w:hAnsi="FontbitDavid"/>
            <w:sz w:val="24"/>
            <w:rtl/>
          </w:rPr>
          <w:t xml:space="preserve">ש"מ</w:t>
        </w:r>
      </w:ins>
      <w:del w:id="90054" w:author="מנוע מכני" w:date="2026-10-11T12:04:39Z">
        <w:r w:rsidRPr="003778A1">
          <w:rPr>
            <w:rFonts w:ascii="FontbitDavid" w:hAnsi="FontbitDavid"/>
            <w:sz w:val="24"/>
            <w:rtl/>
          </w:rPr>
          <w:delText xml:space="preserve">ש</w:delText>
        </w:r>
        <w:r>
          <w:rPr>
            <w:rFonts w:ascii="FontbitDavid" w:hAnsi="FontbitDavid" w:hint="cs"/>
            <w:sz w:val="24"/>
            <w:rtl/>
          </w:rPr>
          <w:delText xml:space="preserve">''</w:delText>
        </w:r>
        <w:r w:rsidRPr="003778A1">
          <w:rPr>
            <w:rFonts w:ascii="FontbitDavid" w:hAnsi="FontbitDavid"/>
            <w:sz w:val="24"/>
            <w:rtl/>
          </w:rPr>
          <w:delText xml:space="preserve">מ</w:delText>
        </w:r>
      </w:del>
      <w:r w:rsidRPr="003778A1">
        <w:rPr>
          <w:rFonts w:ascii="FontbitDavid" w:hAnsi="FontbitDavid"/>
          <w:sz w:val="24"/>
          <w:rtl/>
        </w:rPr>
        <w:t xml:space="preserve"> היתר זריקה שנינו? </w:t>
      </w:r>
    </w:p>
    <w:p>
      <w:pPr>
        <w:pStyle w:val="38"/>
        <w:rPr>
          <w:ins w:id="91252" w:author="מנוע מכני" w:date="2026-10-11T12:04:39Z"/>
        </w:rPr>
      </w:pPr>
      <w:r w:rsidRPr="002B4E05">
        <w:t>א</w:t>
      </w:r>
      <w:r w:rsidRPr="002B4E05">
        <w:t xml:space="preserve">לא זרקה,</w:t>
      </w:r>
      <w:ins w:id="90900" w:author="מנוע מכני" w:date="2026-10-11T12:04:39Z">
        <w:r>
          <w:t xml:space="preserve"> </w:t>
        </w:r>
      </w:ins>
      <w:del w:id="90901" w:author="מנוע מכני" w:date="2026-10-11T12:04:39Z">
        <w:r w:rsidRPr="002B4E05">
          <w:delText xml:space="preserve"> </w:delText>
        </w:r>
        <w:r w:rsidRPr="002B4E05">
          <w:delText xml:space="preserve"> </w:delText>
        </w:r>
      </w:del>
      <w:r w:rsidRPr="002B4E05">
        <w:t xml:space="preserve">וק</w:t>
      </w:r>
      <w:ins w:id="90055" w:author="מנוע מכני" w:date="2026-10-11T12:04:39Z">
        <w:r>
          <w:t xml:space="preserve">מ"ל</w:t>
        </w:r>
      </w:ins>
      <w:del w:id="90056" w:author="מנוע מכני" w:date="2026-10-11T12:04:39Z">
        <w:r w:rsidRPr="002B4E05">
          <w:delText xml:space="preserve">מ''ל</w:delText>
        </w:r>
      </w:del>
      <w:r w:rsidRPr="002B4E05">
        <w:t xml:space="preserve"> כ</w:t>
      </w:r>
      <w:ins w:id="90057" w:author="מנוע מכני" w:date="2026-10-11T12:04:39Z">
        <w:r>
          <w:t xml:space="preserve">ר"ג</w:t>
        </w:r>
      </w:ins>
      <w:del w:id="90058" w:author="מנוע מכני" w:date="2026-10-11T12:04:39Z">
        <w:r w:rsidRPr="002B4E05">
          <w:delText xml:space="preserve">ר''ג</w:delText>
        </w:r>
      </w:del>
      <w:r w:rsidRPr="002B4E05">
        <w:t xml:space="preserve"> מ</w:t>
      </w:r>
      <w:r w:rsidRPr="002B4E05">
        <w:t xml:space="preserve">רב:</w:t>
      </w:r>
    </w:p>
    <w:p w:rsidR="00E403F0" w:rsidRPr="002B4E05" w:rsidRDefault="00E403F0" w:rsidP="00E403F0">
      <w:pPr>
        <w:rPr>
          <w:spacing w:val="-2"/>
          <w:rtl/>
        </w:rPr>
      </w:pPr>
      <w:del w:id="91253" w:author="מנוע מכני" w:date="2026-10-11T12:04:39Z">
        <w:r w:rsidRPr="002B4E05">
          <w:rPr>
            <w:rFonts w:ascii="FontbitDavid" w:hAnsi="FontbitDavid"/>
            <w:spacing w:val="-2"/>
            <w:sz w:val="24"/>
            <w:rtl/>
          </w:rPr>
          <w:delText xml:space="preserve"> </w:delText>
        </w:r>
      </w:del>
      <w:r w:rsidRPr="002B4E05">
        <w:rPr>
          <w:rFonts w:ascii="FontbitDavid" w:hAnsi="FontbitDavid" w:hint="cs"/>
          <w:spacing w:val="-2"/>
          <w:sz w:val="24"/>
          <w:rtl/>
        </w:rPr>
        <w:t>ד</w:t>
      </w:r>
      <w:r w:rsidRPr="002B4E05">
        <w:rPr>
          <w:rFonts w:ascii="FontbitDavid" w:hAnsi="FontbitDavid"/>
          <w:spacing w:val="-2"/>
          <w:sz w:val="24"/>
          <w:rtl/>
        </w:rPr>
        <w:t xml:space="preserve">זריקת פיגול אינו מוציא </w:t>
      </w:r>
      <w:ins w:id="90710" w:author="מנוע מכני" w:date="2026-10-11T12:04:39Z">
        <w:r>
          <w:rPr>
            <w:rFonts w:ascii="FontbitDavid" w:hAnsi="FontbitDavid"/>
            <w:spacing w:val="-2"/>
            <w:sz w:val="24"/>
            <w:rtl/>
          </w:rPr>
          <w:t xml:space="preserve">כלום</w:t>
        </w:r>
      </w:ins>
      <w:del w:id="90711" w:author="מנוע מכני" w:date="2026-10-11T12:04:39Z">
        <w:r w:rsidRPr="002B4E05">
          <w:rPr>
            <w:rFonts w:ascii="FontbitDavid" w:hAnsi="FontbitDavid"/>
            <w:spacing w:val="-2"/>
            <w:sz w:val="24"/>
            <w:rtl/>
          </w:rPr>
          <w:delText xml:space="preserve">מידי</w:delText>
        </w:r>
      </w:del>
      <w:r w:rsidRPr="002B4E05">
        <w:rPr>
          <w:rFonts w:ascii="FontbitDavid" w:hAnsi="FontbitDavid"/>
          <w:spacing w:val="-2"/>
          <w:sz w:val="24"/>
          <w:rtl/>
        </w:rPr>
        <w:t xml:space="preserve"> מעילה, ואינו מביא לידי מעילה.</w:t>
      </w:r>
    </w:p>
    <w:p w:rsidR="00E403F0" w:rsidRPr="00AD695E" w:rsidRDefault="00E403F0" w:rsidP="00E403F0">
      <w:pPr>
        <w:pStyle w:val="afff3"/>
        <w:framePr w:wrap="around"/>
        <w:rPr>
          <w:rtl/>
        </w:rPr>
      </w:pPr>
      <w:r>
        <w:rPr>
          <w:rFonts w:hint="cs"/>
          <w:rtl/>
        </w:rPr>
        <w:t>ו.</w:t>
      </w:r>
    </w:p>
    <w:p>
      <w:pPr>
        <w:pStyle w:val="afffff8"/>
        <w:rPr>
          <w:ins w:id="90099" w:author="קלוד" w:date="2026-10-11T12:19:32Z"/>
        </w:rPr>
      </w:pPr>
      <w:ins w:id="90100" w:author="קלוד" w:date="2026-10-11T12:19:32Z">
        <w:r>
          <w:rPr>
            <w:color w:val="7B3F00"/>
          </w:rPr>
          <w:t xml:space="preserve">נותר שמועלין בו - ראיה להיתר אכילה</w:t>
        </w:r>
      </w:ins>
    </w:p>
    <w:p>
      <w:pPr>
        <w:pStyle w:val="38"/>
        <w:rPr>
          <w:ins w:id="91254" w:author="מנוע מכני" w:date="2026-10-11T12:04:39Z"/>
        </w:rPr>
      </w:pPr>
      <w:r>
        <w:t>והך ד</w:t>
      </w:r>
      <w:ins w:id="90059" w:author="מנוע מכני" w:date="2026-10-11T12:04:39Z">
        <w:r>
          <w:t xml:space="preserve">ר"ש</w:t>
        </w:r>
      </w:ins>
      <w:del w:id="90060" w:author="מנוע מכני" w:date="2026-10-11T12:04:39Z">
        <w:r w:rsidRPr="003778A1">
          <w:delText xml:space="preserve">ר</w:delText>
        </w:r>
        <w:r>
          <w:delText xml:space="preserve">''ש</w:delText>
        </w:r>
      </w:del>
      <w:r w:rsidRPr="003778A1">
        <w:t xml:space="preserve">:</w:t>
      </w:r>
    </w:p>
    <w:p w:rsidR="00E403F0" w:rsidRPr="00AD695E" w:rsidRDefault="00E403F0" w:rsidP="00E403F0">
      <w:pPr>
        <w:rPr>
          <w:rtl/>
        </w:rPr>
      </w:pPr>
      <w:del w:id="9125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יש נותר שמועלין בו, ויש נותר שאין מועלין בו</w:t>
      </w:r>
      <w:ins w:id="90902" w:author="מנוע מכני" w:date="2026-10-11T12:04:39Z">
        <w:r>
          <w:rPr>
            <w:rFonts w:ascii="FontbitDavid" w:hAnsi="FontbitDavid"/>
            <w:sz w:val="24"/>
            <w:rtl/>
          </w:rPr>
          <w:t xml:space="preserve">,</w:t>
        </w:r>
      </w:ins>
      <w:del w:id="90903" w:author="מנוע מכני" w:date="2026-10-11T12:04:39Z">
        <w:r>
          <w:rPr>
            <w:rFonts w:ascii="FontbitDavid" w:hAnsi="FontbitDavid"/>
            <w:sz w:val="24"/>
            <w:rtl/>
          </w:rPr>
          <w:delText xml:space="preserve">;</w:delText>
        </w:r>
      </w:del>
    </w:p>
    <w:p w:rsidR="00E403F0" w:rsidRPr="00AD695E" w:rsidRDefault="00E403F0" w:rsidP="00E403F0">
      <w:pPr>
        <w:rPr>
          <w:rtl/>
        </w:rPr>
      </w:pPr>
      <w:r w:rsidRPr="003778A1">
        <w:rPr>
          <w:rFonts w:ascii="FontbitDavid" w:hAnsi="FontbitDavid"/>
          <w:sz w:val="24"/>
          <w:rtl/>
        </w:rPr>
        <w:t xml:space="preserve">כיצד, </w:t>
      </w:r>
      <w:ins w:id="91126" w:author="מנוע מכני" w:date="2026-10-11T12:04:39Z">
        <w:r>
          <w:rPr>
            <w:rFonts w:ascii="FontbitDavid" w:hAnsi="FontbitDavid"/>
            <w:sz w:val="24"/>
            <w:rtl/>
          </w:rPr>
          <w:t xml:space="preserve">לנו</w:t>
        </w:r>
      </w:ins>
      <w:del w:id="91127" w:author="מנוע מכני" w:date="2026-10-11T12:04:39Z">
        <w:r w:rsidRPr="003778A1">
          <w:rPr>
            <w:rFonts w:ascii="FontbitDavid" w:hAnsi="FontbitDavid"/>
            <w:sz w:val="24"/>
            <w:rtl/>
          </w:rPr>
          <w:delText xml:space="preserve">לן</w:delText>
        </w:r>
      </w:del>
      <w:r w:rsidRPr="003778A1">
        <w:rPr>
          <w:rFonts w:ascii="FontbitDavid" w:hAnsi="FontbitDavid"/>
          <w:sz w:val="24"/>
          <w:rtl/>
        </w:rPr>
        <w:t xml:space="preserve"> לפני זריקה - מועלין, לאחר זריקה - אין מועלין, </w:t>
      </w:r>
      <w:r>
        <w:rPr>
          <w:rFonts w:ascii="FontbitDavid" w:hAnsi="FontbitDavid" w:hint="cs"/>
          <w:sz w:val="24"/>
          <w:rtl/>
        </w:rPr>
        <w:t>והך ד</w:t>
      </w:r>
      <w:r w:rsidRPr="003778A1">
        <w:rPr>
          <w:rFonts w:ascii="FontbitDavid" w:hAnsi="FontbitDavid"/>
          <w:sz w:val="24"/>
          <w:rtl/>
        </w:rPr>
        <w:t xml:space="preserve">מועלין בו, </w:t>
      </w:r>
      <w:ins w:id="90506" w:author="מנוע מכני" w:date="2026-10-11T12:04:39Z">
        <w:r>
          <w:rPr>
            <w:rFonts w:ascii="FontbitDavid" w:hAnsi="FontbitDavid"/>
            <w:sz w:val="24"/>
            <w:rtl/>
          </w:rPr>
          <w:t xml:space="preserve">לא</w:t>
        </w:r>
      </w:ins>
      <w:del w:id="90507"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w:t>
      </w:r>
      <w:ins w:id="91098" w:author="מנוע מכני" w:date="2026-10-11T12:04:39Z">
        <w:r>
          <w:rPr>
            <w:rFonts w:ascii="FontbitDavid" w:hAnsi="FontbitDavid"/>
            <w:sz w:val="24"/>
            <w:rtl/>
          </w:rPr>
          <w:t xml:space="preserve">דהיה</w:t>
        </w:r>
      </w:ins>
      <w:del w:id="91099" w:author="מנוע מכני" w:date="2026-10-11T12:04:39Z">
        <w:r w:rsidRPr="003778A1">
          <w:rPr>
            <w:rFonts w:ascii="FontbitDavid" w:hAnsi="FontbitDavid"/>
            <w:sz w:val="24"/>
            <w:rtl/>
          </w:rPr>
          <w:delText xml:space="preserve">דהוה</w:delText>
        </w:r>
      </w:del>
      <w:r w:rsidRPr="003778A1">
        <w:rPr>
          <w:rFonts w:ascii="FontbitDavid" w:hAnsi="FontbitDavid"/>
          <w:sz w:val="24"/>
          <w:rtl/>
        </w:rPr>
        <w:t xml:space="preserve"> שהות </w:t>
      </w:r>
      <w:ins w:id="90005" w:author="Claude - סמנטי" w:date="2026-10-11T12:17:22Z">
        <w:r>
          <w:rPr>
            <w:rFonts w:ascii="FontbitDavid" w:hAnsi="FontbitDavid"/>
            <w:sz w:val="24"/>
            <w:rtl/>
          </w:rPr>
          <w:t xml:space="preserve">לזורקו</w:t>
        </w:r>
      </w:ins>
      <w:del w:id="90006" w:author="Claude - סמנטי" w:date="2026-10-11T12:17:22Z">
        <w:r w:rsidRPr="003778A1">
          <w:rPr>
            <w:rFonts w:ascii="FontbitDavid" w:hAnsi="FontbitDavid"/>
            <w:sz w:val="24"/>
            <w:rtl/>
          </w:rPr>
          <w:delText xml:space="preserve">למיזרקיה</w:delText>
        </w:r>
      </w:del>
      <w:r w:rsidRPr="003778A1">
        <w:rPr>
          <w:rFonts w:ascii="FontbitDavid" w:hAnsi="FontbitDavid"/>
          <w:sz w:val="24"/>
          <w:rtl/>
        </w:rPr>
        <w:t xml:space="preserve">, </w:t>
      </w:r>
      <w:ins w:id="91064" w:author="מנוע מכני" w:date="2026-10-11T12:04:39Z">
        <w:r>
          <w:rPr>
            <w:rFonts w:ascii="FontbitDavid" w:hAnsi="FontbitDavid"/>
            <w:sz w:val="24"/>
            <w:rtl/>
          </w:rPr>
          <w:t xml:space="preserve">דאם </w:t>
        </w:r>
      </w:ins>
      <w:del w:id="91065" w:author="מנוע מכני" w:date="2026-10-11T12:04:39Z">
        <w:r w:rsidRPr="003778A1">
          <w:rPr>
            <w:rFonts w:ascii="FontbitDavid" w:hAnsi="FontbitDavid"/>
            <w:sz w:val="24"/>
            <w:rtl/>
          </w:rPr>
          <w:delText xml:space="preserve">דאי </w:delText>
        </w:r>
      </w:del>
      <w:r w:rsidRPr="003778A1">
        <w:rPr>
          <w:rFonts w:ascii="FontbitDavid" w:hAnsi="FontbitDavid"/>
          <w:sz w:val="24"/>
          <w:rtl/>
        </w:rPr>
        <w:t xml:space="preserve">בעי זריק? ו</w:t>
      </w:r>
      <w:ins w:id="90061" w:author="מנוע מכני" w:date="2026-10-11T12:04:39Z">
        <w:r>
          <w:rPr>
            <w:rFonts w:ascii="FontbitDavid" w:hAnsi="FontbitDavid"/>
            <w:sz w:val="24"/>
            <w:rtl/>
          </w:rPr>
          <w:t xml:space="preserve">ש"מ</w:t>
        </w:r>
      </w:ins>
      <w:del w:id="90062" w:author="מנוע מכני" w:date="2026-10-11T12:04:39Z">
        <w:r w:rsidRPr="003778A1">
          <w:rPr>
            <w:rFonts w:ascii="FontbitDavid" w:hAnsi="FontbitDavid"/>
            <w:sz w:val="24"/>
            <w:rtl/>
          </w:rPr>
          <w:delText xml:space="preserve">ש</w:delText>
        </w:r>
        <w:r>
          <w:rPr>
            <w:rFonts w:ascii="FontbitDavid" w:hAnsi="FontbitDavid" w:hint="cs"/>
            <w:sz w:val="24"/>
            <w:rtl/>
          </w:rPr>
          <w:delText xml:space="preserve">''</w:delText>
        </w:r>
        <w:r w:rsidRPr="003778A1">
          <w:rPr>
            <w:rFonts w:ascii="FontbitDavid" w:hAnsi="FontbitDavid"/>
            <w:sz w:val="24"/>
            <w:rtl/>
          </w:rPr>
          <w:delText xml:space="preserve">מ</w:delText>
        </w:r>
      </w:del>
      <w:r w:rsidRPr="003778A1">
        <w:rPr>
          <w:rFonts w:ascii="FontbitDavid" w:hAnsi="FontbitDavid"/>
          <w:sz w:val="24"/>
          <w:rtl/>
        </w:rPr>
        <w:t xml:space="preserve">: היתר אכילה שנינו</w:t>
      </w:r>
      <w:r>
        <w:rPr>
          <w:rFonts w:ascii="FontbitDavid" w:hAnsi="FontbitDavid"/>
          <w:sz w:val="24"/>
          <w:rtl/>
        </w:rPr>
        <w:t>!</w:t>
      </w:r>
    </w:p>
    <w:p>
      <w:pPr>
        <w:pStyle w:val="38"/>
        <w:rPr>
          <w:ins w:id="91615" w:author="מנוע מכני" w:date="2026-10-11T12:04:39Z"/>
        </w:rPr>
      </w:pPr>
      <w:r>
        <w:t>- א</w:t>
      </w:r>
      <w:r w:rsidRPr="003778A1">
        <w:t xml:space="preserve">לא,</w:t>
      </w:r>
    </w:p>
    <w:p w:rsidR="00E403F0" w:rsidRPr="00AD695E" w:rsidRDefault="00E403F0" w:rsidP="00E403F0">
      <w:pPr>
        <w:rPr>
          <w:rtl/>
        </w:rPr>
      </w:pPr>
      <w:del w:id="9161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דקבליה סמוך לשקיעת החמה, דלא היה שהות למזרק: אבל היה שהות </w:t>
      </w:r>
      <w:ins w:id="90712" w:author="מנוע מכני" w:date="2026-10-11T12:04:39Z">
        <w:r>
          <w:rPr>
            <w:rFonts w:ascii="FontbitDavid" w:hAnsi="FontbitDavid"/>
            <w:sz w:val="24"/>
            <w:rtl/>
          </w:rPr>
          <w:t xml:space="preserve">מה</w:t>
        </w:r>
      </w:ins>
      <w:del w:id="90713" w:author="מנוע מכני" w:date="2026-10-11T12:04:39Z">
        <w:r w:rsidRPr="003778A1">
          <w:rPr>
            <w:rFonts w:ascii="FontbitDavid" w:hAnsi="FontbitDavid"/>
            <w:sz w:val="24"/>
            <w:rtl/>
          </w:rPr>
          <w:delText xml:space="preserve">מאי</w:delText>
        </w:r>
      </w:del>
      <w:r w:rsidRPr="003778A1">
        <w:rPr>
          <w:rFonts w:ascii="FontbitDavid" w:hAnsi="FontbitDavid"/>
          <w:sz w:val="24"/>
          <w:rtl/>
        </w:rPr>
        <w:t xml:space="preserve"> </w:t>
      </w:r>
      <w:r>
        <w:rPr>
          <w:rFonts w:ascii="FontbitDavid" w:hAnsi="FontbitDavid"/>
          <w:sz w:val="24"/>
          <w:rtl/>
        </w:rPr>
        <w:t>–</w:t>
      </w:r>
      <w:r w:rsidRPr="003778A1">
        <w:rPr>
          <w:rFonts w:ascii="FontbitDavid" w:hAnsi="FontbitDavid"/>
          <w:sz w:val="24"/>
          <w:rtl/>
        </w:rPr>
        <w:t xml:space="preserve"> </w:t>
      </w:r>
      <w:ins w:id="90063" w:author="מנוע מכני" w:date="2026-10-11T12:04:39Z">
        <w:r>
          <w:rPr>
            <w:rFonts w:ascii="FontbitDavid" w:hAnsi="FontbitDavid"/>
            <w:sz w:val="24"/>
            <w:rtl/>
          </w:rPr>
          <w:t xml:space="preserve">ה"נ</w:t>
        </w:r>
      </w:ins>
      <w:del w:id="90064" w:author="מנוע מכני" w:date="2026-10-11T12:04:39Z">
        <w:r w:rsidRPr="003778A1">
          <w:rPr>
            <w:rFonts w:ascii="FontbitDavid" w:hAnsi="FontbitDavid"/>
            <w:sz w:val="24"/>
            <w:rtl/>
          </w:rPr>
          <w:delText xml:space="preserve">ה</w:delText>
        </w:r>
        <w:r>
          <w:rPr>
            <w:rFonts w:ascii="FontbitDavid" w:hAnsi="FontbitDavid" w:hint="cs"/>
            <w:sz w:val="24"/>
            <w:rtl/>
          </w:rPr>
          <w:delText xml:space="preserve">''נ</w:delText>
        </w:r>
      </w:del>
      <w:r>
        <w:rPr>
          <w:rFonts w:ascii="FontbitDavid" w:hAnsi="FontbitDavid" w:hint="cs"/>
          <w:sz w:val="24"/>
          <w:rtl/>
        </w:rPr>
        <w:t xml:space="preserve"> </w:t>
      </w:r>
      <w:r w:rsidRPr="003778A1">
        <w:rPr>
          <w:rFonts w:ascii="FontbitDavid" w:hAnsi="FontbitDavid"/>
          <w:sz w:val="24"/>
          <w:rtl/>
        </w:rPr>
        <w:t xml:space="preserve">דאין מועלין, </w:t>
      </w:r>
      <w:ins w:id="90714" w:author="מנוע מכני" w:date="2026-10-11T12:04:39Z">
        <w:r>
          <w:rPr>
            <w:rFonts w:ascii="FontbitDavid" w:hAnsi="FontbitDavid"/>
            <w:sz w:val="24"/>
            <w:rtl/>
          </w:rPr>
          <w:t xml:space="preserve">מה</w:t>
        </w:r>
      </w:ins>
      <w:del w:id="90715" w:author="מנוע מכני" w:date="2026-10-11T12:04:39Z">
        <w:r w:rsidRPr="003778A1">
          <w:rPr>
            <w:rFonts w:ascii="FontbitDavid" w:hAnsi="FontbitDavid"/>
            <w:sz w:val="24"/>
            <w:rtl/>
          </w:rPr>
          <w:delText xml:space="preserve">מאי</w:delText>
        </w:r>
      </w:del>
      <w:r w:rsidRPr="003778A1">
        <w:rPr>
          <w:rFonts w:ascii="FontbitDavid" w:hAnsi="FontbitDavid"/>
          <w:sz w:val="24"/>
          <w:rtl/>
        </w:rPr>
        <w:t xml:space="preserve"> איריא דתני לפני זריקה? </w:t>
      </w:r>
      <w:ins w:id="91128" w:author="מנוע מכני" w:date="2026-10-11T12:04:39Z">
        <w:r>
          <w:rPr>
            <w:rFonts w:ascii="FontbitDavid" w:hAnsi="FontbitDavid"/>
            <w:sz w:val="24"/>
            <w:rtl/>
          </w:rPr>
          <w:t xml:space="preserve">ישנה</w:t>
        </w:r>
      </w:ins>
      <w:del w:id="91129" w:author="מנוע מכני" w:date="2026-10-11T12:04:39Z">
        <w:r w:rsidRPr="003778A1">
          <w:rPr>
            <w:rFonts w:ascii="FontbitDavid" w:hAnsi="FontbitDavid"/>
            <w:sz w:val="24"/>
            <w:rtl/>
          </w:rPr>
          <w:delText xml:space="preserve">ליתני</w:delText>
        </w:r>
      </w:del>
      <w:r w:rsidRPr="003778A1">
        <w:rPr>
          <w:rFonts w:ascii="FontbitDavid" w:hAnsi="FontbitDavid"/>
          <w:sz w:val="24"/>
          <w:rtl/>
        </w:rPr>
        <w:t xml:space="preserve"> קודם שקיעה ולאחר שקיעה</w:t>
      </w:r>
      <w:r>
        <w:rPr>
          <w:rFonts w:ascii="FontbitDavid" w:hAnsi="FontbitDavid"/>
          <w:sz w:val="24"/>
          <w:rtl/>
        </w:rPr>
        <w:t>!</w:t>
      </w:r>
    </w:p>
    <w:p w:rsidR="00E403F0" w:rsidRPr="00AD695E" w:rsidRDefault="00E403F0" w:rsidP="00E403F0">
      <w:pPr>
        <w:rPr>
          <w:rtl/>
        </w:rPr>
      </w:pPr>
      <w:ins w:id="90065" w:author="מנוע מכני" w:date="2026-10-11T12:04:39Z">
        <w:r>
          <w:rPr>
            <w:rFonts w:ascii="FontbitDavid" w:hAnsi="FontbitDavid"/>
            <w:sz w:val="24"/>
            <w:rtl/>
          </w:rPr>
          <w:t xml:space="preserve">ה"נ</w:t>
        </w:r>
      </w:ins>
      <w:del w:id="90066" w:author="מנוע מכני" w:date="2026-10-11T12:04:39Z">
        <w:r w:rsidRPr="003778A1">
          <w:rPr>
            <w:rFonts w:ascii="FontbitDavid" w:hAnsi="FontbitDavid"/>
            <w:sz w:val="24"/>
            <w:rtl/>
          </w:rPr>
          <w:delText xml:space="preserve">ה</w:delText>
        </w:r>
        <w:r>
          <w:rPr>
            <w:rFonts w:ascii="FontbitDavid" w:hAnsi="FontbitDavid" w:hint="cs"/>
            <w:sz w:val="24"/>
            <w:rtl/>
          </w:rPr>
          <w:delText xml:space="preserve">''נ</w:delText>
        </w:r>
      </w:del>
      <w:r w:rsidRPr="003778A1">
        <w:rPr>
          <w:rFonts w:ascii="FontbitDavid" w:hAnsi="FontbitDavid"/>
          <w:sz w:val="24"/>
          <w:rtl/>
        </w:rPr>
        <w:t xml:space="preserve"> קתני: קודם שיראה לזריקה, ולאחר שיראה לזריקה</w:t>
      </w:r>
      <w:r>
        <w:rPr>
          <w:rFonts w:ascii="FontbitDavid" w:hAnsi="FontbitDavid"/>
          <w:sz w:val="24"/>
          <w:rtl/>
        </w:rPr>
        <w:t>.</w:t>
      </w:r>
    </w:p>
    <w:p>
      <w:pPr>
        <w:pStyle w:val="38"/>
        <w:rPr>
          <w:ins w:id="91256" w:author="מנוע מכני" w:date="2026-10-11T12:04:39Z"/>
        </w:rPr>
      </w:pPr>
      <w:r>
        <w:t>והך דר</w:t>
      </w:r>
      <w:r w:rsidRPr="003778A1">
        <w:t xml:space="preserve">"ש:</w:t>
      </w:r>
    </w:p>
    <w:p w:rsidR="00E403F0" w:rsidRPr="00AD695E" w:rsidRDefault="00E403F0" w:rsidP="00E403F0">
      <w:pPr>
        <w:rPr>
          <w:rtl/>
        </w:rPr>
      </w:pPr>
      <w:del w:id="9125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יש פיגול שמועלין בו, ויש פיגול שאין מועלין בו</w:t>
      </w:r>
      <w:ins w:id="90904" w:author="מנוע מכני" w:date="2026-10-11T12:04:39Z">
        <w:r>
          <w:rPr>
            <w:rFonts w:ascii="FontbitDavid" w:hAnsi="FontbitDavid"/>
            <w:sz w:val="24"/>
            <w:rtl/>
          </w:rPr>
          <w:t xml:space="preserve">,</w:t>
        </w:r>
      </w:ins>
      <w:del w:id="90905" w:author="מנוע מכני" w:date="2026-10-11T12:04:39Z">
        <w:r>
          <w:rPr>
            <w:rFonts w:ascii="FontbitDavid" w:hAnsi="FontbitDavid"/>
            <w:sz w:val="24"/>
            <w:rtl/>
          </w:rPr>
          <w:delText xml:space="preserve">;</w:delText>
        </w:r>
      </w:del>
    </w:p>
    <w:p w:rsidR="00E403F0" w:rsidRPr="00AD695E" w:rsidRDefault="00E403F0" w:rsidP="00E403F0">
      <w:pPr>
        <w:rPr>
          <w:rtl/>
        </w:rPr>
      </w:pPr>
      <w:r w:rsidRPr="003778A1">
        <w:rPr>
          <w:rFonts w:ascii="FontbitDavid" w:hAnsi="FontbitDavid"/>
          <w:sz w:val="24"/>
          <w:rtl/>
        </w:rPr>
        <w:t xml:space="preserve">כיצד, לפני זריקה - מועלין, לאחר זריקה - אין מועלין </w:t>
      </w:r>
    </w:p>
    <w:p w:rsidR="00E403F0" w:rsidRPr="00AD695E" w:rsidRDefault="00E403F0" w:rsidP="00E403F0">
      <w:pPr>
        <w:rPr>
          <w:rtl/>
        </w:rPr>
      </w:pPr>
      <w:ins w:id="90508" w:author="מנוע מכני" w:date="2026-10-11T12:04:39Z">
        <w:r>
          <w:rPr>
            <w:rFonts w:ascii="FontbitDavid" w:hAnsi="FontbitDavid" w:hint="cs"/>
            <w:sz w:val="24"/>
            <w:rtl/>
          </w:rPr>
          <w:t xml:space="preserve">לא</w:t>
        </w:r>
      </w:ins>
      <w:del w:id="90509" w:author="מנוע מכני" w:date="2026-10-11T12:04:39Z">
        <w:r>
          <w:rPr>
            <w:rFonts w:ascii="FontbitDavid" w:hAnsi="FontbitDavid" w:hint="cs"/>
            <w:sz w:val="24"/>
            <w:rtl/>
          </w:rPr>
          <w:lastRenderedPageBreak/>
          <w:delText xml:space="preserve">לאו</w:delText>
        </w:r>
      </w:del>
      <w:r>
        <w:rPr>
          <w:rFonts w:ascii="FontbitDavid" w:hAnsi="FontbitDavid"/>
          <w:sz w:val="24"/>
          <w:rtl/>
        </w:rPr>
        <w:t xml:space="preserve"> דלא ה</w:t>
      </w:r>
      <w:r>
        <w:rPr>
          <w:rFonts w:ascii="FontbitDavid" w:hAnsi="FontbitDavid" w:hint="cs"/>
          <w:sz w:val="24"/>
          <w:rtl/>
        </w:rPr>
        <w:t>יתה</w:t>
      </w:r>
      <w:r w:rsidRPr="003778A1">
        <w:rPr>
          <w:rFonts w:ascii="FontbitDavid" w:hAnsi="FontbitDavid"/>
          <w:sz w:val="24"/>
          <w:rtl/>
        </w:rPr>
        <w:t xml:space="preserve"> שהות </w:t>
      </w:r>
      <w:ins w:id="90009" w:author="Claude - סמנטי" w:date="2026-10-11T12:17:22Z">
        <w:r>
          <w:rPr>
            <w:rFonts w:ascii="FontbitDavid" w:hAnsi="FontbitDavid"/>
            <w:sz w:val="24"/>
            <w:rtl/>
          </w:rPr>
          <w:t xml:space="preserve">לזורקו</w:t>
        </w:r>
      </w:ins>
      <w:del w:id="90010" w:author="Claude - סמנטי" w:date="2026-10-11T12:17:22Z">
        <w:r w:rsidRPr="003778A1">
          <w:rPr>
            <w:rFonts w:ascii="FontbitDavid" w:hAnsi="FontbitDavid"/>
            <w:sz w:val="24"/>
            <w:rtl/>
          </w:rPr>
          <w:delText xml:space="preserve">למיזרקיה</w:delText>
        </w:r>
      </w:del>
      <w:ins w:id="90906" w:author="מנוע מכני" w:date="2026-10-11T12:04:39Z">
        <w:r>
          <w:rPr>
            <w:rFonts w:ascii="FontbitDavid" w:hAnsi="FontbitDavid"/>
            <w:sz w:val="24"/>
            <w:rtl/>
          </w:rPr>
          <w:t xml:space="preserve">,</w:t>
        </w:r>
      </w:ins>
      <w:del w:id="90907" w:author="מנוע מכני" w:date="2026-10-11T12:04:39Z">
        <w:r>
          <w:rPr>
            <w:rFonts w:ascii="FontbitDavid" w:hAnsi="FontbitDavid"/>
            <w:sz w:val="24"/>
            <w:rtl/>
          </w:rPr>
          <w:delText xml:space="preserve">;</w:delText>
        </w:r>
      </w:del>
      <w:r>
        <w:rPr>
          <w:rFonts w:ascii="FontbitDavid" w:hAnsi="FontbitDavid" w:hint="cs"/>
          <w:sz w:val="24"/>
          <w:rtl/>
        </w:rPr>
        <w:t xml:space="preserve"> אבל היה שהות </w:t>
      </w:r>
      <w:ins w:id="90007" w:author="Claude - סמנטי" w:date="2026-10-11T12:17:22Z">
        <w:r>
          <w:rPr>
            <w:rFonts w:ascii="FontbitDavid" w:hAnsi="FontbitDavid" w:hint="cs"/>
            <w:sz w:val="24"/>
            <w:rtl/>
          </w:rPr>
          <w:t xml:space="preserve">לזורקו</w:t>
        </w:r>
      </w:ins>
      <w:del w:id="90008" w:author="Claude - סמנטי" w:date="2026-10-11T12:17:22Z">
        <w:r>
          <w:rPr>
            <w:rFonts w:ascii="FontbitDavid" w:hAnsi="FontbitDavid" w:hint="cs"/>
            <w:sz w:val="24"/>
            <w:rtl/>
          </w:rPr>
          <w:delText xml:space="preserve">למיזרקיה</w:delText>
        </w:r>
      </w:del>
      <w:r>
        <w:rPr>
          <w:rFonts w:ascii="FontbitDavid" w:hAnsi="FontbitDavid" w:hint="cs"/>
          <w:sz w:val="24"/>
          <w:rtl/>
        </w:rPr>
        <w:t xml:space="preserve"> </w:t>
      </w:r>
      <w:r w:rsidRPr="003778A1">
        <w:rPr>
          <w:rFonts w:ascii="FontbitDavid" w:hAnsi="FontbitDavid"/>
          <w:sz w:val="24"/>
          <w:rtl/>
        </w:rPr>
        <w:t xml:space="preserve">ה"נ</w:t>
      </w:r>
      <w:r w:rsidRPr="003778A1">
        <w:rPr>
          <w:rFonts w:ascii="FontbitDavid" w:hAnsi="FontbitDavid"/>
          <w:sz w:val="24"/>
          <w:rtl/>
        </w:rPr>
        <w:t xml:space="preserve"> </w:t>
      </w:r>
      <w:ins w:id="91150" w:author="מנוע מכני" w:date="2026-10-11T12:04:39Z">
        <w:r>
          <w:rPr>
            <w:rFonts w:ascii="FontbitDavid" w:hAnsi="FontbitDavid"/>
            <w:sz w:val="24"/>
            <w:rtl/>
          </w:rPr>
          <w:t xml:space="preserve">דיצא</w:t>
        </w:r>
      </w:ins>
      <w:del w:id="91151" w:author="מנוע מכני" w:date="2026-10-11T12:04:39Z">
        <w:r w:rsidRPr="003778A1">
          <w:rPr>
            <w:rFonts w:ascii="FontbitDavid" w:hAnsi="FontbitDavid"/>
            <w:sz w:val="24"/>
            <w:rtl/>
          </w:rPr>
          <w:delText xml:space="preserve">דנפק</w:delText>
        </w:r>
      </w:del>
      <w:r w:rsidRPr="003778A1">
        <w:rPr>
          <w:rFonts w:ascii="FontbitDavid" w:hAnsi="FontbitDavid"/>
          <w:sz w:val="24"/>
          <w:rtl/>
        </w:rPr>
        <w:t xml:space="preserve"> </w:t>
      </w:r>
      <w:ins w:id="90716" w:author="מנוע מכני" w:date="2026-10-11T12:04:39Z">
        <w:r>
          <w:rPr>
            <w:rFonts w:ascii="FontbitDavid" w:hAnsi="FontbitDavid"/>
            <w:sz w:val="24"/>
            <w:rtl/>
          </w:rPr>
          <w:t xml:space="preserve">כלום</w:t>
        </w:r>
      </w:ins>
      <w:del w:id="90717"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 </w:t>
      </w:r>
    </w:p>
    <w:p>
      <w:pPr>
        <w:pStyle w:val="38"/>
        <w:rPr>
          <w:ins w:id="91258" w:author="מנוע מכני" w:date="2026-10-11T12:04:39Z"/>
        </w:rPr>
      </w:pPr>
      <w:r>
        <w:t xml:space="preserve">ו</w:t>
      </w:r>
      <w:ins w:id="90067" w:author="מנוע מכני" w:date="2026-10-11T12:04:39Z">
        <w:r>
          <w:t xml:space="preserve">ה"ק</w:t>
        </w:r>
      </w:ins>
      <w:del w:id="90068" w:author="מנוע מכני" w:date="2026-10-11T12:04:39Z">
        <w:r>
          <w:delText xml:space="preserve">ה''ק</w:delText>
        </w:r>
      </w:del>
      <w:r>
        <w:t xml:space="preserve">:</w:t>
      </w:r>
    </w:p>
    <w:p w:rsidR="00E403F0" w:rsidRPr="00AD695E" w:rsidRDefault="00E403F0" w:rsidP="00E403F0">
      <w:pPr>
        <w:rPr>
          <w:rtl/>
        </w:rPr>
      </w:pPr>
      <w:del w:id="91259" w:author="מנוע מכני" w:date="2026-10-11T12:04:39Z">
        <w:r>
          <w:rPr>
            <w:rFonts w:ascii="FontbitDavid" w:hAnsi="FontbitDavid"/>
            <w:sz w:val="24"/>
            <w:rtl/>
          </w:rPr>
          <w:delText xml:space="preserve"> </w:delText>
        </w:r>
      </w:del>
      <w:r>
        <w:rPr>
          <w:rFonts w:ascii="FontbitDavid" w:hAnsi="FontbitDavid"/>
          <w:sz w:val="24"/>
          <w:rtl/>
        </w:rPr>
        <w:t xml:space="preserve">קודם שיראה לזריקה</w:t>
      </w:r>
      <w:r>
        <w:rPr>
          <w:rFonts w:ascii="FontbitDavid" w:hAnsi="FontbitDavid" w:hint="cs"/>
          <w:sz w:val="24"/>
          <w:rtl/>
        </w:rPr>
        <w:t xml:space="preserve"> </w:t>
      </w:r>
      <w:r w:rsidRPr="00A129AB">
        <w:rPr>
          <w:rFonts w:ascii="FontbitDavid" w:hAnsi="FontbitDavid"/>
          <w:sz w:val="24"/>
          <w:rtl/>
        </w:rPr>
        <w:t>לאחר שיראה לזריקה.</w:t>
      </w:r>
      <w:r>
        <w:rPr>
          <w:rFonts w:ascii="FontbitDavid" w:hAnsi="FontbitDavid" w:hint="cs"/>
          <w:sz w:val="24"/>
          <w:rtl/>
        </w:rPr>
        <w:t>[והיינו קודם שקיעה ואחר שקיעה]</w:t>
      </w:r>
    </w:p>
    <w:p w:rsidR="00E403F0" w:rsidRPr="00AD695E" w:rsidRDefault="00E403F0" w:rsidP="00E403F0">
      <w:pPr>
        <w:rPr>
          <w:rtl/>
        </w:rPr>
      </w:pPr>
    </w:p>
    <w:p>
      <w:pPr>
        <w:pStyle w:val="38"/>
        <w:rPr>
          <w:ins w:id="91260" w:author="מנוע מכני" w:date="2026-10-11T12:04:39Z"/>
        </w:rPr>
      </w:pPr>
      <w:r>
        <w:t xml:space="preserve">והך</w:t>
      </w:r>
    </w:p>
    <w:p w:rsidR="00E403F0" w:rsidRPr="00AD695E" w:rsidRDefault="00E403F0" w:rsidP="00E403F0">
      <w:pPr>
        <w:rPr>
          <w:rtl/>
        </w:rPr>
      </w:pPr>
      <w:del w:id="91261"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3778A1">
        <w:rPr>
          <w:rFonts w:ascii="FontbitDavid" w:hAnsi="FontbitDavid"/>
          <w:sz w:val="24"/>
          <w:rtl/>
        </w:rPr>
        <w:t xml:space="preserve">הפיגול בקדשי קדשים - מועלין, </w:t>
      </w:r>
      <w:ins w:id="90510" w:author="מנוע מכני" w:date="2026-10-11T12:04:39Z">
        <w:r>
          <w:rPr>
            <w:rFonts w:ascii="FontbitDavid" w:hAnsi="FontbitDavid"/>
            <w:sz w:val="24"/>
            <w:rtl/>
          </w:rPr>
          <w:t xml:space="preserve">לא</w:t>
        </w:r>
      </w:ins>
      <w:del w:id="90511" w:author="מנוע מכני" w:date="2026-10-11T12:04:39Z">
        <w:r>
          <w:rPr>
            <w:rFonts w:ascii="FontbitDavid" w:hAnsi="FontbitDavid"/>
            <w:sz w:val="24"/>
            <w:rtl/>
          </w:rPr>
          <w:delText xml:space="preserve">לאו</w:delText>
        </w:r>
      </w:del>
      <w:r>
        <w:rPr>
          <w:rFonts w:ascii="FontbitDavid" w:hAnsi="FontbitDavid"/>
          <w:sz w:val="24"/>
          <w:rtl/>
        </w:rPr>
        <w:t xml:space="preserve"> דזרק</w:t>
      </w:r>
      <w:r w:rsidRPr="003778A1">
        <w:rPr>
          <w:rFonts w:ascii="FontbitDavid" w:hAnsi="FontbitDavid"/>
          <w:sz w:val="24"/>
          <w:rtl/>
        </w:rPr>
        <w:t xml:space="preserve"> ו</w:t>
      </w:r>
      <w:ins w:id="90069" w:author="מנוע מכני" w:date="2026-10-11T12:04:39Z">
        <w:r>
          <w:rPr>
            <w:rFonts w:ascii="FontbitDavid" w:hAnsi="FontbitDavid"/>
            <w:sz w:val="24"/>
            <w:rtl/>
          </w:rPr>
          <w:t xml:space="preserve">ש"מ</w:t>
        </w:r>
      </w:ins>
      <w:del w:id="90070" w:author="מנוע מכני" w:date="2026-10-11T12:04:39Z">
        <w:r w:rsidRPr="003778A1">
          <w:rPr>
            <w:rFonts w:ascii="FontbitDavid" w:hAnsi="FontbitDavid"/>
            <w:sz w:val="24"/>
            <w:rtl/>
          </w:rPr>
          <w:delText xml:space="preserve">ש</w:delText>
        </w:r>
        <w:r>
          <w:rPr>
            <w:rFonts w:ascii="FontbitDavid" w:hAnsi="FontbitDavid" w:hint="cs"/>
            <w:sz w:val="24"/>
            <w:rtl/>
          </w:rPr>
          <w:delText xml:space="preserve">''</w:delText>
        </w:r>
        <w:r w:rsidRPr="003778A1">
          <w:rPr>
            <w:rFonts w:ascii="FontbitDavid" w:hAnsi="FontbitDavid"/>
            <w:sz w:val="24"/>
            <w:rtl/>
          </w:rPr>
          <w:delText xml:space="preserve">מ</w:delText>
        </w:r>
      </w:del>
      <w:r w:rsidRPr="003778A1">
        <w:rPr>
          <w:rFonts w:ascii="FontbitDavid" w:hAnsi="FontbitDavid"/>
          <w:sz w:val="24"/>
          <w:rtl/>
        </w:rPr>
        <w:t xml:space="preserve"> היתר אכילה שנינו</w:t>
      </w:r>
      <w:r>
        <w:rPr>
          <w:rFonts w:ascii="FontbitDavid" w:hAnsi="FontbitDavid"/>
          <w:sz w:val="24"/>
          <w:rtl/>
        </w:rPr>
        <w:t>!</w:t>
      </w:r>
    </w:p>
    <w:p>
      <w:pPr>
        <w:pStyle w:val="38"/>
        <w:rPr>
          <w:ins w:id="91617" w:author="מנוע מכני" w:date="2026-10-11T12:04:39Z"/>
        </w:rPr>
      </w:pPr>
      <w:r>
        <w:t>א</w:t>
      </w:r>
      <w:r w:rsidRPr="003778A1">
        <w:t xml:space="preserve">לא,</w:t>
      </w:r>
    </w:p>
    <w:p w:rsidR="00E403F0" w:rsidRPr="00AD695E" w:rsidRDefault="00E403F0" w:rsidP="00E403F0">
      <w:pPr>
        <w:rPr>
          <w:rtl/>
        </w:rPr>
      </w:pPr>
      <w:del w:id="9161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דלא זרק</w:t>
      </w:r>
      <w:ins w:id="90908" w:author="מנוע מכני" w:date="2026-10-11T12:04:39Z">
        <w:r>
          <w:rPr>
            <w:rFonts w:ascii="FontbitDavid" w:hAnsi="FontbitDavid"/>
            <w:sz w:val="24"/>
            <w:rtl/>
          </w:rPr>
          <w:t xml:space="preserve">,</w:t>
        </w:r>
      </w:ins>
      <w:del w:id="90909" w:author="מנוע מכני" w:date="2026-10-11T12:04:39Z">
        <w:r>
          <w:rPr>
            <w:rFonts w:ascii="FontbitDavid" w:hAnsi="FontbitDavid"/>
            <w:sz w:val="24"/>
            <w:rtl/>
          </w:rPr>
          <w:delText xml:space="preserve">;</w:delText>
        </w:r>
      </w:del>
      <w:r>
        <w:rPr>
          <w:rFonts w:ascii="FontbitDavid" w:hAnsi="FontbitDavid" w:hint="cs"/>
          <w:sz w:val="24"/>
          <w:rtl/>
        </w:rPr>
        <w:t xml:space="preserve"> </w:t>
      </w:r>
      <w:r w:rsidRPr="003778A1">
        <w:rPr>
          <w:rFonts w:ascii="FontbitDavid" w:hAnsi="FontbitDavid"/>
          <w:sz w:val="24"/>
          <w:rtl/>
        </w:rPr>
        <w:t xml:space="preserve">אבל זרק </w:t>
      </w:r>
      <w:ins w:id="90071" w:author="מנוע מכני" w:date="2026-10-11T12:04:39Z">
        <w:r>
          <w:rPr>
            <w:rFonts w:ascii="FontbitDavid" w:hAnsi="FontbitDavid" w:hint="cs"/>
            <w:sz w:val="24"/>
            <w:rtl/>
          </w:rPr>
          <w:t xml:space="preserve">ה"נ</w:t>
        </w:r>
      </w:ins>
      <w:del w:id="90072" w:author="מנוע מכני" w:date="2026-10-11T12:04:39Z">
        <w:r>
          <w:rPr>
            <w:rFonts w:ascii="FontbitDavid" w:hAnsi="FontbitDavid" w:hint="cs"/>
            <w:sz w:val="24"/>
            <w:rtl/>
          </w:rPr>
          <w:delText xml:space="preserve">ה''נ</w:delText>
        </w:r>
      </w:del>
      <w:r w:rsidRPr="003778A1">
        <w:rPr>
          <w:rFonts w:ascii="FontbitDavid" w:hAnsi="FontbitDavid"/>
          <w:sz w:val="24"/>
          <w:rtl/>
        </w:rPr>
        <w:t xml:space="preserve"> דאין מועלין בו, </w:t>
      </w:r>
      <w:r>
        <w:rPr>
          <w:rFonts w:ascii="FontbitDavid" w:hAnsi="FontbitDavid" w:hint="cs"/>
          <w:sz w:val="24"/>
          <w:rtl/>
        </w:rPr>
        <w:t xml:space="preserve">ולא חילקנו בין לפני לאחרי זריקה </w:t>
      </w:r>
    </w:p>
    <w:p w:rsidR="00E403F0" w:rsidRPr="00AD695E" w:rsidRDefault="00E403F0" w:rsidP="00E403F0">
      <w:pPr>
        <w:rPr>
          <w:rtl/>
        </w:rPr>
      </w:pPr>
      <w:ins w:id="91154" w:author="מנוע מכני" w:date="2026-10-11T12:04:39Z">
        <w:r>
          <w:rPr>
            <w:rFonts w:ascii="FontbitDavid" w:hAnsi="FontbitDavid" w:hint="cs"/>
            <w:sz w:val="24"/>
            <w:rtl/>
          </w:rPr>
          <w:t xml:space="preserve">דבאה</w:t>
        </w:r>
      </w:ins>
      <w:del w:id="91155" w:author="מנוע מכני" w:date="2026-10-11T12:04:39Z">
        <w:r>
          <w:rPr>
            <w:rFonts w:ascii="FontbitDavid" w:hAnsi="FontbitDavid" w:hint="cs"/>
            <w:sz w:val="24"/>
            <w:rtl/>
          </w:rPr>
          <w:delText xml:space="preserve">ד</w:delText>
        </w:r>
        <w:r w:rsidRPr="003778A1">
          <w:rPr>
            <w:rFonts w:ascii="FontbitDavid" w:hAnsi="FontbitDavid"/>
            <w:sz w:val="24"/>
            <w:rtl/>
          </w:rPr>
          <w:delText xml:space="preserve">אתיא</w:delText>
        </w:r>
      </w:del>
      <w:r w:rsidRPr="003778A1">
        <w:rPr>
          <w:rFonts w:ascii="FontbitDavid" w:hAnsi="FontbitDavid"/>
          <w:sz w:val="24"/>
          <w:rtl/>
        </w:rPr>
        <w:t xml:space="preserve"> </w:t>
      </w:r>
      <w:ins w:id="90011" w:author="Claude - סמנטי" w:date="2026-10-11T12:17:22Z">
        <w:r>
          <w:rPr>
            <w:rFonts w:ascii="FontbitDavid" w:hAnsi="FontbitDavid"/>
            <w:sz w:val="24"/>
            <w:rtl/>
          </w:rPr>
          <w:t xml:space="preserve">ללמדנו</w:t>
        </w:r>
      </w:ins>
      <w:del w:id="90012" w:author="Claude - סמנטי" w:date="2026-10-11T12:17:22Z">
        <w:r w:rsidRPr="003778A1">
          <w:rPr>
            <w:rFonts w:ascii="FontbitDavid" w:hAnsi="FontbitDavid"/>
            <w:sz w:val="24"/>
            <w:rtl/>
          </w:rPr>
          <w:delText xml:space="preserve">לאשמועינן</w:delText>
        </w:r>
      </w:del>
      <w:r w:rsidRPr="003778A1">
        <w:rPr>
          <w:rFonts w:ascii="FontbitDavid" w:hAnsi="FontbitDavid"/>
          <w:sz w:val="24"/>
          <w:rtl/>
        </w:rPr>
        <w:t xml:space="preserve">: כל לאיתויי לידי מעילה - זריקה כתיקנה </w:t>
      </w:r>
      <w:ins w:id="91152" w:author="מנוע מכני" w:date="2026-10-11T12:04:39Z">
        <w:r>
          <w:rPr>
            <w:rFonts w:ascii="FontbitDavid" w:hAnsi="FontbitDavid"/>
            <w:sz w:val="24"/>
            <w:rtl/>
          </w:rPr>
          <w:t xml:space="preserve">מביא</w:t>
        </w:r>
      </w:ins>
      <w:del w:id="91153" w:author="מנוע מכני" w:date="2026-10-11T12:04:39Z">
        <w:r w:rsidRPr="003778A1">
          <w:rPr>
            <w:rFonts w:ascii="FontbitDavid" w:hAnsi="FontbitDavid"/>
            <w:sz w:val="24"/>
            <w:rtl/>
          </w:rPr>
          <w:delText xml:space="preserve">מייתי</w:delText>
        </w:r>
      </w:del>
      <w:r w:rsidRPr="003778A1">
        <w:rPr>
          <w:rFonts w:ascii="FontbitDavid" w:hAnsi="FontbitDavid"/>
          <w:sz w:val="24"/>
          <w:rtl/>
        </w:rPr>
        <w:t xml:space="preserve"> לידי מעילה, </w:t>
      </w:r>
    </w:p>
    <w:p w:rsidR="00E403F0" w:rsidRPr="00AD695E" w:rsidRDefault="00E403F0" w:rsidP="00E403F0">
      <w:pPr>
        <w:rPr>
          <w:rtl/>
        </w:rPr>
      </w:pPr>
      <w:r>
        <w:rPr>
          <w:rFonts w:ascii="FontbitDavid" w:hAnsi="FontbitDavid"/>
          <w:sz w:val="24"/>
          <w:rtl/>
        </w:rPr>
        <w:tab/>
      </w:r>
      <w:r>
        <w:rPr>
          <w:rFonts w:ascii="FontbitDavid" w:hAnsi="FontbitDavid"/>
          <w:sz w:val="24"/>
          <w:rtl/>
        </w:rPr>
        <w:tab/>
      </w:r>
      <w:del w:id="90392" w:author="מנוע מכני" w:date="2026-10-11T12:04:39Z">
        <w:r>
          <w:rPr>
            <w:rFonts w:ascii="FontbitDavid" w:hAnsi="FontbitDavid" w:hint="cs"/>
            <w:sz w:val="24"/>
            <w:rtl/>
          </w:rPr>
          <w:delText xml:space="preserve">               </w:delText>
        </w:r>
      </w:del>
      <w:r w:rsidRPr="003778A1">
        <w:rPr>
          <w:rFonts w:ascii="FontbitDavid" w:hAnsi="FontbitDavid"/>
          <w:sz w:val="24"/>
          <w:rtl/>
        </w:rPr>
        <w:t xml:space="preserve">כל לאפוקי </w:t>
      </w:r>
      <w:ins w:id="90718" w:author="מנוע מכני" w:date="2026-10-11T12:04:39Z">
        <w:r>
          <w:rPr>
            <w:rFonts w:ascii="FontbitDavid" w:hAnsi="FontbitDavid"/>
            <w:sz w:val="24"/>
            <w:rtl/>
          </w:rPr>
          <w:t xml:space="preserve">כלום</w:t>
        </w:r>
      </w:ins>
      <w:del w:id="90719"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 - </w:t>
      </w:r>
      <w:ins w:id="90408" w:author="מנוע מכני" w:date="2026-10-11T12:04:39Z">
        <w:r>
          <w:rPr>
            <w:rFonts w:ascii="FontbitDavid" w:hAnsi="FontbitDavid"/>
            <w:sz w:val="24"/>
            <w:rtl/>
          </w:rPr>
          <w:t xml:space="preserve">אפי'</w:t>
        </w:r>
      </w:ins>
      <w:del w:id="90409"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שלא כתיקנה </w:t>
      </w:r>
      <w:ins w:id="90512" w:author="מנוע מכני" w:date="2026-10-11T12:04:39Z">
        <w:r>
          <w:rPr>
            <w:rFonts w:ascii="FontbitDavid" w:hAnsi="FontbitDavid"/>
            <w:sz w:val="24"/>
            <w:rtl/>
          </w:rPr>
          <w:t xml:space="preserve">גם</w:t>
        </w:r>
      </w:ins>
      <w:del w:id="90513"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מפקע </w:t>
      </w:r>
      <w:ins w:id="90720" w:author="מנוע מכני" w:date="2026-10-11T12:04:39Z">
        <w:r>
          <w:rPr>
            <w:rFonts w:ascii="FontbitDavid" w:hAnsi="FontbitDavid"/>
            <w:sz w:val="24"/>
            <w:rtl/>
          </w:rPr>
          <w:t xml:space="preserve">כלום</w:t>
        </w:r>
      </w:ins>
      <w:del w:id="90721"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ו:</w:t>
      </w:r>
    </w:p>
    <w:p>
      <w:pPr>
        <w:pStyle w:val="MishnaBatzad"/>
        <w:rPr>
          <w:ins w:id="20085" w:author="קלוד" w:date="2026-10-11T09:07:20Z"/>
        </w:rPr>
      </w:pPr>
      <w:ins w:id="20084" w:author="קלוד" w:date="2026-10-11T09:07:20Z">
        <w:r>
          <w:t xml:space="preserve">משנה ב</w:t>
        </w:r>
      </w:ins>
    </w:p>
    <w:p w:rsidR="00E403F0" w:rsidRPr="00D65BEC" w:rsidRDefault="00E403F0" w:rsidP="00E403F0">
      <w:pPr>
        <w:pStyle w:val="afff9"/>
        <w:rPr>
          <w:del w:id="20021" w:author="קלוד" w:date="2026-10-11T09:07:20Z"/>
          <w:rtl/>
        </w:rPr>
      </w:pPr>
      <w:del w:id="20020" w:author="קלוד" w:date="2026-10-11T09:07:20Z">
        <w:r w:rsidRPr="00D65BEC">
          <w:rPr>
            <w:rtl/>
          </w:rPr>
          <w:delText xml:space="preserve">מתני'.</w:delText>
        </w:r>
      </w:del>
    </w:p>
    <w:p w:rsidR="00E403F0" w:rsidRPr="00D65BEC" w:rsidRDefault="00E403F0" w:rsidP="00E403F0">
      <w:pPr>
        <w:pStyle w:val="afff9"/>
        <w:spacing w:before="120"/>
        <w:rPr>
          <w:rtl/>
        </w:rPr>
        <w:pPrChange w:id="90002" w:author="קלוד" w:date="2026-10-11T12:09:42Z">
          <w:pPr>
            <w:pStyle w:val="afff9"/>
          </w:pPr>
        </w:pPrChange>
      </w:pPr>
      <w:r w:rsidRPr="00D65BEC">
        <w:rPr>
          <w:rtl/>
        </w:rPr>
        <w:t xml:space="preserve">בשר קדשי קדשים שיצא לפני זריקת דמים, </w:t>
      </w:r>
    </w:p>
    <w:p w:rsidR="00E403F0" w:rsidRPr="00D65BEC" w:rsidRDefault="00E403F0" w:rsidP="00E403F0">
      <w:pPr>
        <w:pStyle w:val="afff9"/>
        <w:rPr>
          <w:rtl/>
        </w:rPr>
      </w:pPr>
      <w:r>
        <w:rPr>
          <w:rStyle w:val="TanaimMishna"/>
          <w:rtl/>
          <w:rPrChange w:id="92634" w:author="Claude" w:date="2026-10-11T09:07:52Z">
            <w:rPr>
              <w:rtl/>
            </w:rPr>
          </w:rPrChange>
        </w:rPr>
        <w:t xml:space="preserve">ר' אליעזר</w:t>
      </w:r>
      <w:r>
        <w:rPr>
          <w:rtl/>
        </w:rPr>
        <w:t xml:space="preserve"> אומר</w:t>
      </w:r>
      <w:r>
        <w:rPr>
          <w:rStyle w:val="TanaimMishna"/>
          <w:rtl/>
          <w:rPrChange w:id="92635" w:author="Claude" w:date="2026-10-11T09:07:52Z">
            <w:rPr>
              <w:rtl/>
            </w:rPr>
          </w:rPrChange>
        </w:rPr>
        <w:t xml:space="preserve">:</w:t>
      </w:r>
      <w:r>
        <w:rPr>
          <w:rtl/>
        </w:rPr>
        <w:t xml:space="preserve"> מועלין בו, ואין חייבין עליו משום פיגול ונותר וטמא;</w:t>
      </w:r>
    </w:p>
    <w:p w:rsidR="00E403F0" w:rsidRPr="00D65BEC" w:rsidRDefault="00E403F0" w:rsidP="00E403F0">
      <w:pPr>
        <w:pStyle w:val="afff9"/>
        <w:rPr>
          <w:rtl/>
        </w:rPr>
      </w:pPr>
      <w:r>
        <w:rPr>
          <w:rStyle w:val="TanaimMishna"/>
          <w:rtl/>
          <w:rPrChange w:id="92636" w:author="Claude" w:date="2026-10-11T09:07:52Z">
            <w:rPr>
              <w:rtl/>
            </w:rPr>
          </w:rPrChange>
        </w:rPr>
        <w:t xml:space="preserve">ר"ע</w:t>
      </w:r>
      <w:r>
        <w:rPr>
          <w:rtl/>
        </w:rPr>
        <w:t xml:space="preserve"> אומר</w:t>
      </w:r>
      <w:r>
        <w:rPr>
          <w:rStyle w:val="TanaimMishna"/>
          <w:rtl/>
          <w:rPrChange w:id="92637" w:author="Claude" w:date="2026-10-11T09:07:52Z">
            <w:rPr>
              <w:rtl/>
            </w:rPr>
          </w:rPrChange>
        </w:rPr>
        <w:t xml:space="preserve">:</w:t>
      </w:r>
      <w:r>
        <w:rPr>
          <w:rtl/>
        </w:rPr>
        <w:t xml:space="preserve"> אין מועלין בו, וחייבין עליו משום פיגול ונותר וטמא.</w:t>
      </w:r>
    </w:p>
    <w:p w:rsidR="00E403F0" w:rsidRPr="00D65BEC" w:rsidRDefault="00E403F0" w:rsidP="00E403F0">
      <w:pPr>
        <w:pStyle w:val="afff9"/>
        <w:rPr>
          <w:rtl/>
        </w:rPr>
      </w:pPr>
      <w:r>
        <w:rPr>
          <w:rtl/>
        </w:rPr>
        <w:t xml:space="preserve">אמר </w:t>
      </w:r>
      <w:r>
        <w:rPr>
          <w:rStyle w:val="TanaimMishna"/>
          <w:rtl/>
          <w:rPrChange w:id="92638" w:author="Claude" w:date="2026-10-11T09:07:52Z">
            <w:rPr>
              <w:rtl/>
            </w:rPr>
          </w:rPrChange>
        </w:rPr>
        <w:t xml:space="preserve">ר"ע</w:t>
      </w:r>
      <w:r>
        <w:rPr>
          <w:rStyle w:val="TanaimMishna"/>
          <w:rtl/>
          <w:rPrChange w:id="92639" w:author="Claude" w:date="2026-10-11T09:07:52Z">
            <w:rPr>
              <w:rtl/>
            </w:rPr>
          </w:rPrChange>
        </w:rPr>
        <w:t xml:space="preserve">:</w:t>
      </w:r>
      <w:r>
        <w:rPr>
          <w:rtl/>
        </w:rPr>
        <w:t xml:space="preserve"> והרי המפריש חטאתו ואבדה, והפריש אחרת תחתיה, ואחר כך נמצאת הראשונה והרי שתיהן עומדות, לא כשם שדמה פוטר את בשרה כך הוא פוטר את בשר חברתה? אם פטר דמה את בשר חברתה מן המעילה - דין הוא שיפטר את בשר עצמה!</w:t>
      </w:r>
    </w:p>
    <w:p w:rsidR="00E403F0" w:rsidRPr="00D65BEC" w:rsidRDefault="00E403F0" w:rsidP="00E403F0">
      <w:pPr>
        <w:pStyle w:val="afff9"/>
        <w:rPr>
          <w:rtl/>
        </w:rPr>
      </w:pPr>
      <w:r w:rsidRPr="00D65BEC">
        <w:rPr>
          <w:rtl/>
        </w:rPr>
        <w:t xml:space="preserve">אימורי קדשים קלים שיצאו לפני זריקת דמים, </w:t>
      </w:r>
    </w:p>
    <w:p w:rsidR="00E403F0" w:rsidRPr="00D65BEC" w:rsidRDefault="00E403F0" w:rsidP="00E403F0">
      <w:pPr>
        <w:pStyle w:val="afff9"/>
        <w:rPr>
          <w:rtl/>
        </w:rPr>
      </w:pPr>
      <w:r>
        <w:rPr>
          <w:rStyle w:val="TanaimMishna"/>
          <w:rtl/>
          <w:rPrChange w:id="20001" w:author="קלוד" w:date="2026-10-11T09:07:20Z">
            <w:rPr>
              <w:rtl/>
            </w:rPr>
          </w:rPrChange>
        </w:rPr>
        <w:t xml:space="preserve">רבי אליעזר</w:t>
      </w:r>
      <w:r>
        <w:rPr>
          <w:rtl/>
        </w:rPr>
        <w:t xml:space="preserve"> אומר</w:t>
      </w:r>
      <w:r>
        <w:rPr>
          <w:rStyle w:val="TanaimMishna"/>
          <w:rtl/>
          <w:rPrChange w:id="92640" w:author="Claude" w:date="2026-10-11T09:07:52Z">
            <w:rPr>
              <w:rtl/>
            </w:rPr>
          </w:rPrChange>
        </w:rPr>
        <w:t xml:space="preserve">:</w:t>
      </w:r>
      <w:r>
        <w:rPr>
          <w:rtl/>
        </w:rPr>
        <w:t xml:space="preserve"> אין מועלין בהן, ואין חייבין עליהן משום פיגול נותר וטמא;</w:t>
      </w:r>
    </w:p>
    <w:p w:rsidR="00E403F0" w:rsidRPr="00D65BEC" w:rsidRDefault="00E403F0" w:rsidP="00E403F0">
      <w:pPr>
        <w:pStyle w:val="afff9"/>
        <w:rPr>
          <w:rtl/>
        </w:rPr>
      </w:pPr>
      <w:r>
        <w:rPr>
          <w:rStyle w:val="TanaimMishna"/>
          <w:rtl/>
          <w:rPrChange w:id="20002" w:author="קלוד" w:date="2026-10-11T09:07:20Z">
            <w:rPr>
              <w:rtl/>
            </w:rPr>
          </w:rPrChange>
        </w:rPr>
        <w:t xml:space="preserve">רבי עקיבא</w:t>
      </w:r>
      <w:r>
        <w:rPr>
          <w:rtl/>
        </w:rPr>
        <w:t xml:space="preserve"> אומר</w:t>
      </w:r>
      <w:r>
        <w:rPr>
          <w:rStyle w:val="TanaimMishna"/>
          <w:rtl/>
          <w:rPrChange w:id="92641" w:author="Claude" w:date="2026-10-11T09:07:52Z">
            <w:rPr>
              <w:rtl/>
            </w:rPr>
          </w:rPrChange>
        </w:rPr>
        <w:t xml:space="preserve">:</w:t>
      </w:r>
      <w:r>
        <w:rPr>
          <w:rtl/>
        </w:rPr>
        <w:t xml:space="preserve"> מועלין בהן וחייבין עליהן משום פיגול נותר וטמא.</w:t>
      </w:r>
    </w:p>
    <w:p>
      <w:pPr>
        <w:pStyle w:val="afffff8"/>
        <w:rPr>
          <w:ins w:id="90097" w:author="קלוד" w:date="2026-10-11T12:19:32Z"/>
        </w:rPr>
      </w:pPr>
      <w:ins w:id="90098" w:author="קלוד" w:date="2026-10-11T12:19:32Z">
        <w:r>
          <w:rPr>
            <w:color w:val="7B3F00"/>
          </w:rPr>
          <w:t xml:space="preserve">שני הצדדים במחלוקת ר"א ור"ע - למה נשנו</w:t>
        </w:r>
      </w:ins>
    </w:p>
    <w:p>
      <w:pPr>
        <w:pStyle w:val="38"/>
        <w:rPr>
          <w:ins w:id="91262" w:author="מנוע מכני" w:date="2026-10-11T12:04:39Z"/>
        </w:rPr>
      </w:pPr>
      <w:r w:rsidRPr="00E72EF6">
        <w:t>ו</w:t>
      </w:r>
      <w:r w:rsidRPr="00E72EF6">
        <w:t>צריכי</w:t>
      </w:r>
    </w:p>
    <w:p w:rsidR="00E403F0" w:rsidRPr="00AD695E" w:rsidRDefault="00E403F0" w:rsidP="00E403F0">
      <w:pPr>
        <w:rPr>
          <w:rtl/>
        </w:rPr>
      </w:pPr>
      <w:del w:id="91263" w:author="מנוע מכני" w:date="2026-10-11T12:04:39Z">
        <w:r>
          <w:rPr>
            <w:rFonts w:ascii="FontbitDavid" w:hAnsi="FontbitDavid" w:hint="cs"/>
            <w:sz w:val="24"/>
            <w:rtl/>
          </w:rPr>
          <w:delText xml:space="preserve"> </w:delText>
        </w:r>
      </w:del>
      <w:r>
        <w:rPr>
          <w:rFonts w:ascii="FontbitDavid" w:hAnsi="FontbitDavid" w:hint="cs"/>
          <w:sz w:val="24"/>
          <w:rtl/>
        </w:rPr>
        <w:t xml:space="preserve">קדשים קלים דאפי' שלא כתיקנה </w:t>
      </w:r>
      <w:r>
        <w:rPr>
          <w:rFonts w:ascii="FontbitDavid" w:hAnsi="FontbitDavid" w:hint="cs"/>
          <w:sz w:val="24"/>
          <w:rtl/>
        </w:rPr>
        <w:t xml:space="preserve">לא</w:t>
      </w:r>
      <w:r>
        <w:rPr>
          <w:rFonts w:ascii="FontbitDavid" w:hAnsi="FontbitDavid" w:hint="cs"/>
          <w:sz w:val="24"/>
          <w:rtl/>
        </w:rPr>
        <w:t xml:space="preserve"> מודי </w:t>
      </w:r>
      <w:r>
        <w:rPr>
          <w:rStyle w:val="2fb"/>
          <w:rFonts w:ascii="FontbitDavid" w:hAnsi="FontbitDavid" w:hint="cs"/>
          <w:sz w:val="24"/>
          <w:rtl/>
        </w:rPr>
        <w:t xml:space="preserve">ל</w:t>
      </w:r>
      <w:ins w:id="90073" w:author="מנוע מכני" w:date="2026-10-11T12:04:39Z">
        <w:r>
          <w:rPr>
            <w:rStyle w:val="2fb"/>
            <w:rFonts w:ascii="FontbitDavid" w:hAnsi="FontbitDavid" w:hint="cs"/>
            <w:sz w:val="24"/>
            <w:rtl/>
          </w:rPr>
          <w:t xml:space="preserve">ר"ע</w:t>
        </w:r>
      </w:ins>
      <w:del w:id="90074" w:author="מנוע מכני" w:date="2026-10-11T12:04:39Z">
        <w:r>
          <w:rPr>
            <w:rFonts w:ascii="FontbitDavid" w:hAnsi="FontbitDavid" w:hint="cs"/>
            <w:sz w:val="24"/>
            <w:rtl/>
          </w:rPr>
          <w:delText xml:space="preserve">ר''ע</w:delText>
        </w:r>
      </w:del>
      <w:r>
        <w:rPr>
          <w:rFonts w:ascii="FontbitDavid" w:hAnsi="FontbitDavid" w:hint="cs"/>
          <w:sz w:val="24"/>
          <w:rtl/>
        </w:rPr>
        <w:t xml:space="preserve"> שבאה לידי מעילה. </w:t>
      </w:r>
    </w:p>
    <w:p w:rsidR="00E403F0" w:rsidRPr="00AD695E" w:rsidRDefault="00E403F0" w:rsidP="00E403F0">
      <w:pPr>
        <w:rPr>
          <w:rtl/>
        </w:rPr>
      </w:pPr>
      <w:del w:id="90393" w:author="מנוע מכני" w:date="2026-10-11T12:04:39Z">
        <w:r>
          <w:rPr>
            <w:rFonts w:ascii="FontbitDavid" w:hAnsi="FontbitDavid" w:hint="cs"/>
            <w:sz w:val="24"/>
            <w:rtl/>
          </w:rPr>
          <w:delText xml:space="preserve">          </w:delText>
        </w:r>
      </w:del>
      <w:r>
        <w:rPr>
          <w:rFonts w:ascii="FontbitDavid" w:hAnsi="FontbitDavid" w:hint="cs"/>
          <w:sz w:val="24"/>
          <w:rtl/>
        </w:rPr>
        <w:t xml:space="preserve">וקדשי קדשים לאפוקי הוא שלא כתיקנה </w:t>
      </w:r>
      <w:r>
        <w:rPr>
          <w:rFonts w:ascii="FontbitDavid" w:hAnsi="FontbitDavid" w:hint="cs"/>
          <w:sz w:val="24"/>
          <w:rtl/>
        </w:rPr>
        <w:t xml:space="preserve">לא</w:t>
      </w:r>
      <w:r>
        <w:rPr>
          <w:rFonts w:ascii="FontbitDavid" w:hAnsi="FontbitDavid" w:hint="cs"/>
          <w:sz w:val="24"/>
          <w:rtl/>
        </w:rPr>
        <w:t xml:space="preserve"> מפקא </w:t>
      </w:r>
      <w:ins w:id="90722" w:author="מנוע מכני" w:date="2026-10-11T12:04:39Z">
        <w:r>
          <w:rPr>
            <w:rFonts w:ascii="FontbitDavid" w:hAnsi="FontbitDavid" w:hint="cs"/>
            <w:sz w:val="24"/>
            <w:rtl/>
          </w:rPr>
          <w:t xml:space="preserve">כלום</w:t>
        </w:r>
      </w:ins>
      <w:del w:id="90723" w:author="מנוע מכני" w:date="2026-10-11T12:04:39Z">
        <w:r>
          <w:rPr>
            <w:rFonts w:ascii="FontbitDavid" w:hAnsi="FontbitDavid" w:hint="cs"/>
            <w:sz w:val="24"/>
            <w:rtl/>
          </w:rPr>
          <w:delText xml:space="preserve">מידי</w:delText>
        </w:r>
      </w:del>
      <w:r>
        <w:rPr>
          <w:rFonts w:ascii="FontbitDavid" w:hAnsi="FontbitDavid" w:hint="cs"/>
          <w:sz w:val="24"/>
          <w:rtl/>
        </w:rPr>
        <w:t xml:space="preserve"> מעילה ומודה </w:t>
      </w:r>
      <w:r>
        <w:rPr>
          <w:rStyle w:val="2fb"/>
          <w:rFonts w:ascii="FontbitDavid" w:hAnsi="FontbitDavid" w:hint="cs"/>
          <w:sz w:val="24"/>
          <w:rtl/>
        </w:rPr>
        <w:t xml:space="preserve">ל</w:t>
      </w:r>
      <w:ins w:id="90075" w:author="מנוע מכני" w:date="2026-10-11T12:04:39Z">
        <w:r>
          <w:rPr>
            <w:rStyle w:val="2fb"/>
            <w:rFonts w:ascii="FontbitDavid" w:hAnsi="FontbitDavid" w:hint="cs"/>
            <w:sz w:val="24"/>
            <w:rtl/>
          </w:rPr>
          <w:t xml:space="preserve">ר"א</w:t>
        </w:r>
      </w:ins>
      <w:del w:id="90076"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r>
        <w:rPr>
          <w:rFonts w:ascii="FontbitDavid" w:hAnsi="FontbitDavid" w:hint="cs"/>
          <w:sz w:val="24"/>
          <w:rtl/>
        </w:rPr>
        <w:t xml:space="preserve">ק</w:t>
      </w:r>
      <w:ins w:id="90077" w:author="מנוע מכני" w:date="2026-10-11T12:04:39Z">
        <w:r>
          <w:rPr>
            <w:rFonts w:ascii="FontbitDavid" w:hAnsi="FontbitDavid" w:hint="cs"/>
            <w:sz w:val="24"/>
            <w:rtl/>
          </w:rPr>
          <w:t xml:space="preserve">מ"ל</w:t>
        </w:r>
      </w:ins>
      <w:del w:id="90078" w:author="מנוע מכני" w:date="2026-10-11T12:04:39Z">
        <w:r>
          <w:rPr>
            <w:rFonts w:ascii="FontbitDavid" w:hAnsi="FontbitDavid" w:hint="cs"/>
            <w:sz w:val="24"/>
            <w:rtl/>
          </w:rPr>
          <w:delText xml:space="preserve">מ''ל</w:delText>
        </w:r>
      </w:del>
      <w:r>
        <w:rPr>
          <w:rFonts w:ascii="FontbitDavid" w:hAnsi="FontbitDavid" w:hint="cs"/>
          <w:sz w:val="24"/>
          <w:rtl/>
        </w:rPr>
        <w:t xml:space="preserve"> </w:t>
      </w:r>
    </w:p>
    <w:p>
      <w:pPr>
        <w:pStyle w:val="afffff8"/>
        <w:rPr>
          <w:ins w:id="90095" w:author="קלוד" w:date="2026-10-11T12:19:32Z"/>
        </w:rPr>
      </w:pPr>
      <w:ins w:id="90096" w:author="קלוד" w:date="2026-10-11T12:19:32Z">
        <w:r>
          <w:rPr>
            <w:color w:val="7B3F00"/>
          </w:rPr>
          <w:t xml:space="preserve">זריקה מועלת ליוצא - שיצא מקצתו או כולו</w:t>
        </w:r>
      </w:ins>
    </w:p>
    <w:p>
      <w:pPr>
        <w:pStyle w:val="38"/>
        <w:rPr>
          <w:ins w:id="91619" w:author="מנוע מכני" w:date="2026-10-11T12:04:39Z"/>
        </w:rPr>
      </w:pPr>
      <w:r w:rsidRPr="002B4E05">
        <w:t>אתמר,</w:t>
      </w:r>
    </w:p>
    <w:p w:rsidR="00E403F0" w:rsidRPr="002B4E05" w:rsidRDefault="00E403F0" w:rsidP="00E403F0">
      <w:pPr>
        <w:rPr>
          <w:spacing w:val="-2"/>
          <w:rtl/>
        </w:rPr>
      </w:pPr>
      <w:del w:id="91620" w:author="מנוע מכני" w:date="2026-10-11T12:04:39Z">
        <w:r w:rsidRPr="002B4E05">
          <w:rPr>
            <w:rFonts w:ascii="FontbitDavid" w:hAnsi="FontbitDavid" w:hint="cs"/>
            <w:spacing w:val="-2"/>
            <w:sz w:val="24"/>
            <w:rtl/>
          </w:rPr>
          <w:delText xml:space="preserve"> </w:delText>
        </w:r>
      </w:del>
      <w:r w:rsidRPr="002B4E05">
        <w:rPr>
          <w:rStyle w:val="2fb"/>
          <w:rFonts w:ascii="FontbitDavid" w:hAnsi="FontbitDavid" w:hint="cs"/>
          <w:spacing w:val="-2"/>
          <w:sz w:val="24"/>
          <w:rtl/>
        </w:rPr>
        <w:t xml:space="preserve">אר</w:t>
      </w:r>
      <w:ins w:id="90079" w:author="מנוע מכני" w:date="2026-10-11T12:04:39Z">
        <w:r>
          <w:rPr>
            <w:rStyle w:val="2fb"/>
            <w:rFonts w:ascii="FontbitDavid" w:hAnsi="FontbitDavid" w:hint="cs"/>
            <w:spacing w:val="-2"/>
            <w:sz w:val="24"/>
            <w:rtl/>
          </w:rPr>
          <w:t xml:space="preserve">י"ו</w:t>
        </w:r>
      </w:ins>
      <w:del w:id="90080" w:author="מנוע מכני" w:date="2026-10-11T12:04:39Z">
        <w:r w:rsidRPr="002B4E05">
          <w:rPr>
            <w:rFonts w:ascii="FontbitDavid" w:hAnsi="FontbitDavid" w:hint="cs"/>
            <w:spacing w:val="-2"/>
            <w:sz w:val="24"/>
            <w:rtl/>
          </w:rPr>
          <w:delText xml:space="preserve">י''ו</w:delText>
        </w:r>
      </w:del>
      <w:r w:rsidRPr="002B4E05">
        <w:rPr>
          <w:rFonts w:ascii="FontbitDavid" w:hAnsi="FontbitDavid"/>
          <w:spacing w:val="-2"/>
          <w:sz w:val="24"/>
          <w:rtl/>
        </w:rPr>
        <w:t xml:space="preserve"> כי </w:t>
      </w:r>
      <w:r w:rsidRPr="002B4E05">
        <w:rPr>
          <w:rFonts w:ascii="FontbitDavid" w:hAnsi="FontbitDavid"/>
          <w:spacing w:val="-2"/>
          <w:sz w:val="24"/>
          <w:rtl/>
        </w:rPr>
        <w:t xml:space="preserve">אמר</w:t>
      </w:r>
      <w:r w:rsidRPr="002B4E05">
        <w:rPr>
          <w:rFonts w:ascii="FontbitDavid" w:hAnsi="FontbitDavid"/>
          <w:spacing w:val="-2"/>
          <w:sz w:val="24"/>
          <w:rtl/>
        </w:rPr>
        <w:t xml:space="preserve"> </w:t>
      </w:r>
      <w:r w:rsidRPr="002B4E05">
        <w:rPr>
          <w:rStyle w:val="2fb"/>
          <w:rFonts w:ascii="FontbitDavid" w:hAnsi="FontbitDavid"/>
          <w:spacing w:val="-2"/>
          <w:sz w:val="24"/>
          <w:rtl/>
        </w:rPr>
        <w:t xml:space="preserve">ר"ע</w:t>
      </w:r>
      <w:r w:rsidRPr="002B4E05">
        <w:rPr>
          <w:rFonts w:ascii="FontbitDavid" w:hAnsi="FontbitDavid"/>
          <w:spacing w:val="-2"/>
          <w:sz w:val="24"/>
          <w:rtl/>
        </w:rPr>
        <w:t xml:space="preserve"> זריקה מועלת ליוצא - שיצא מקצתו, אבל יוצא כולו - </w:t>
      </w:r>
      <w:r w:rsidRPr="002B4E05">
        <w:rPr>
          <w:rFonts w:ascii="FontbitDavid" w:hAnsi="FontbitDavid"/>
          <w:spacing w:val="-2"/>
          <w:sz w:val="24"/>
          <w:rtl/>
        </w:rPr>
        <w:t xml:space="preserve">לא</w:t>
      </w:r>
      <w:r w:rsidRPr="002B4E05">
        <w:rPr>
          <w:rFonts w:ascii="FontbitDavid" w:hAnsi="FontbitDavid"/>
          <w:spacing w:val="-2"/>
          <w:sz w:val="24"/>
          <w:rtl/>
        </w:rPr>
        <w:t xml:space="preserve"> </w:t>
      </w:r>
      <w:r w:rsidRPr="002B4E05">
        <w:rPr>
          <w:rFonts w:ascii="FontbitDavid" w:hAnsi="FontbitDavid"/>
          <w:spacing w:val="-2"/>
          <w:sz w:val="24"/>
          <w:rtl/>
        </w:rPr>
        <w:t xml:space="preserve">אמר</w:t>
      </w:r>
      <w:r w:rsidRPr="002B4E05">
        <w:rPr>
          <w:rFonts w:ascii="FontbitDavid" w:hAnsi="FontbitDavid"/>
          <w:spacing w:val="-2"/>
          <w:sz w:val="24"/>
          <w:rtl/>
        </w:rPr>
        <w:t xml:space="preserve"> </w:t>
      </w:r>
      <w:r w:rsidRPr="002B4E05">
        <w:rPr>
          <w:rStyle w:val="2fb"/>
          <w:rFonts w:ascii="FontbitDavid" w:hAnsi="FontbitDavid"/>
          <w:spacing w:val="-2"/>
          <w:sz w:val="24"/>
          <w:rtl/>
        </w:rPr>
        <w:t xml:space="preserve">ר"ע</w:t>
      </w:r>
      <w:r w:rsidRPr="002B4E05">
        <w:rPr>
          <w:rFonts w:ascii="FontbitDavid" w:hAnsi="FontbitDavid"/>
          <w:spacing w:val="-2"/>
          <w:sz w:val="24"/>
          <w:rtl/>
        </w:rPr>
        <w:t xml:space="preserve">.</w:t>
      </w:r>
    </w:p>
    <w:p w:rsidR="00E403F0" w:rsidRPr="00AD695E" w:rsidRDefault="00E403F0" w:rsidP="00E403F0">
      <w:pPr>
        <w:pStyle w:val="afff3"/>
        <w:framePr w:wrap="around"/>
        <w:rPr>
          <w:rtl/>
        </w:rPr>
      </w:pPr>
      <w:r>
        <w:rPr>
          <w:rFonts w:hint="cs"/>
          <w:rtl/>
        </w:rPr>
        <w:t>ז.</w:t>
      </w:r>
    </w:p>
    <w:p w:rsidR="00E403F0" w:rsidRPr="00AD695E" w:rsidRDefault="00E403F0" w:rsidP="00E403F0">
      <w:pPr>
        <w:rPr>
          <w:rtl/>
        </w:rPr>
      </w:pPr>
      <w:r w:rsidRPr="003778A1">
        <w:rPr>
          <w:rFonts w:ascii="FontbitDavid" w:hAnsi="FontbitDavid"/>
          <w:sz w:val="24"/>
          <w:rtl/>
        </w:rPr>
        <w:t xml:space="preserve">א"ל</w:t>
      </w:r>
      <w:r w:rsidRPr="003778A1">
        <w:rPr>
          <w:rFonts w:ascii="FontbitDavid" w:hAnsi="FontbitDavid"/>
          <w:sz w:val="24"/>
          <w:rtl/>
        </w:rPr>
        <w:t xml:space="preserve"> </w:t>
      </w:r>
      <w:r w:rsidRPr="003778A1">
        <w:rPr>
          <w:rStyle w:val="2fb"/>
          <w:rFonts w:ascii="FontbitDavid" w:hAnsi="FontbitDavid"/>
          <w:sz w:val="24"/>
          <w:rtl/>
        </w:rPr>
        <w:t xml:space="preserve">רב אסי</w:t>
      </w:r>
      <w:r w:rsidRPr="003778A1">
        <w:rPr>
          <w:rFonts w:ascii="FontbitDavid" w:hAnsi="FontbitDavid"/>
          <w:sz w:val="24"/>
          <w:rtl/>
        </w:rPr>
        <w:t xml:space="preserve"> </w:t>
      </w:r>
      <w:r w:rsidRPr="003778A1">
        <w:rPr>
          <w:rStyle w:val="2fb"/>
          <w:rFonts w:ascii="FontbitDavid" w:hAnsi="FontbitDavid"/>
          <w:sz w:val="24"/>
          <w:rtl/>
        </w:rPr>
        <w:t xml:space="preserve">לר</w:t>
      </w:r>
      <w:ins w:id="90081" w:author="מנוע מכני" w:date="2026-10-11T12:04:39Z">
        <w:r>
          <w:rPr>
            <w:rStyle w:val="2fb"/>
            <w:rFonts w:ascii="FontbitDavid" w:hAnsi="FontbitDavid" w:hint="cs"/>
            <w:sz w:val="24"/>
            <w:rtl/>
          </w:rPr>
          <w:t xml:space="preserve">י"ו</w:t>
        </w:r>
      </w:ins>
      <w:del w:id="90082" w:author="מנוע מכני" w:date="2026-10-11T12:04:39Z">
        <w:r>
          <w:rPr>
            <w:rFonts w:ascii="FontbitDavid" w:hAnsi="FontbitDavid" w:hint="cs"/>
            <w:sz w:val="24"/>
            <w:rtl/>
          </w:rPr>
          <w:delText xml:space="preserve">י''ו</w:delText>
        </w:r>
      </w:del>
      <w:r w:rsidRPr="003778A1">
        <w:rPr>
          <w:rFonts w:ascii="FontbitDavid" w:hAnsi="FontbitDavid"/>
          <w:sz w:val="24"/>
          <w:rtl/>
        </w:rPr>
        <w:t xml:space="preserve">, כבר לימדוני חבירי שבגולה: </w:t>
      </w:r>
      <w:r>
        <w:rPr>
          <w:rFonts w:ascii="FontbitDavid" w:hAnsi="FontbitDavid" w:hint="cs"/>
          <w:sz w:val="24"/>
          <w:rtl/>
        </w:rPr>
        <w:t>ד</w:t>
      </w:r>
      <w:r w:rsidRPr="003778A1">
        <w:rPr>
          <w:rFonts w:ascii="FontbitDavid" w:hAnsi="FontbitDavid"/>
          <w:sz w:val="24"/>
          <w:rtl/>
        </w:rPr>
        <w:t xml:space="preserve">מחשבין על האבוד ועל השרוף,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והא אבוד ושרוף </w:t>
      </w:r>
      <w:r w:rsidRPr="003778A1">
        <w:rPr>
          <w:rFonts w:ascii="FontbitDavid" w:hAnsi="FontbitDavid"/>
          <w:sz w:val="24"/>
          <w:rtl/>
        </w:rPr>
        <w:t xml:space="preserve">לא</w:t>
      </w:r>
      <w:r w:rsidRPr="003778A1">
        <w:rPr>
          <w:rFonts w:ascii="FontbitDavid" w:hAnsi="FontbitDavid"/>
          <w:sz w:val="24"/>
          <w:rtl/>
        </w:rPr>
        <w:t xml:space="preserve"> </w:t>
      </w:r>
      <w:ins w:id="90013" w:author="Claude - סמנטי" w:date="2026-10-11T12:17:22Z">
        <w:r>
          <w:rPr>
            <w:rFonts w:ascii="FontbitDavid" w:hAnsi="FontbitDavid"/>
            <w:sz w:val="24"/>
            <w:rtl/>
          </w:rPr>
          <w:t xml:space="preserve">ישנם</w:t>
        </w:r>
      </w:ins>
      <w:del w:id="90014" w:author="Claude - סמנטי" w:date="2026-10-11T12:17:22Z">
        <w:r w:rsidRPr="003778A1">
          <w:rPr>
            <w:rFonts w:ascii="FontbitDavid" w:hAnsi="FontbitDavid"/>
            <w:sz w:val="24"/>
            <w:rtl/>
          </w:rPr>
          <w:delText xml:space="preserve">איתינון</w:delText>
        </w:r>
      </w:del>
      <w:r w:rsidRPr="003778A1">
        <w:rPr>
          <w:rFonts w:ascii="FontbitDavid" w:hAnsi="FontbitDavid"/>
          <w:sz w:val="24"/>
          <w:rtl/>
        </w:rPr>
        <w:t xml:space="preserve"> בעולם, ואפ"ה קתני מחשבין</w:t>
      </w:r>
      <w:r>
        <w:rPr>
          <w:rFonts w:ascii="FontbitDavid" w:hAnsi="FontbitDavid"/>
          <w:sz w:val="24"/>
          <w:rtl/>
        </w:rPr>
        <w:t>!</w:t>
      </w:r>
    </w:p>
    <w:p>
      <w:pPr>
        <w:pStyle w:val="38"/>
        <w:rPr>
          <w:ins w:id="91264" w:author="מנוע מכני" w:date="2026-10-11T12:04:39Z"/>
        </w:rPr>
      </w:pPr>
      <w:r>
        <w:t xml:space="preserve">והא דבעי </w:t>
      </w:r>
      <w:ins w:id="90083" w:author="מנוע מכני" w:date="2026-10-11T12:04:39Z">
        <w:r>
          <w:t xml:space="preserve">ר"א</w:t>
        </w:r>
      </w:ins>
      <w:del w:id="90084" w:author="מנוע מכני" w:date="2026-10-11T12:04:39Z">
        <w:r>
          <w:delText xml:space="preserve">ר''א</w:delText>
        </w:r>
      </w:del>
      <w:r>
        <w:t xml:space="preserve"> מר</w:t>
      </w:r>
      <w:ins w:id="90085" w:author="מנוע מכני" w:date="2026-10-11T12:04:39Z">
        <w:r>
          <w:t xml:space="preserve">י"ו</w:t>
        </w:r>
      </w:ins>
      <w:del w:id="90086" w:author="מנוע מכני" w:date="2026-10-11T12:04:39Z">
        <w:r>
          <w:delText xml:space="preserve">י''ו</w:delText>
        </w:r>
      </w:del>
      <w:r w:rsidRPr="003778A1">
        <w:t xml:space="preserve">:</w:t>
      </w:r>
    </w:p>
    <w:p w:rsidR="00E403F0" w:rsidRPr="00AD695E" w:rsidRDefault="00E403F0" w:rsidP="00E403F0">
      <w:pPr>
        <w:rPr>
          <w:rtl/>
        </w:rPr>
      </w:pPr>
      <w:del w:id="9126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חישב לנשפכין למחר מהו? </w:t>
      </w:r>
      <w:r w:rsidRPr="003778A1">
        <w:rPr>
          <w:rFonts w:ascii="FontbitDavid" w:hAnsi="FontbitDavid"/>
          <w:sz w:val="24"/>
          <w:rtl/>
        </w:rPr>
        <w:t xml:space="preserve">א"ל</w:t>
      </w:r>
      <w:r w:rsidRPr="003778A1">
        <w:rPr>
          <w:rFonts w:ascii="FontbitDavid" w:hAnsi="FontbitDavid"/>
          <w:sz w:val="24"/>
          <w:rtl/>
        </w:rPr>
        <w:t xml:space="preserve"> </w:t>
      </w:r>
      <w:r w:rsidRPr="003778A1">
        <w:rPr>
          <w:rStyle w:val="2fb"/>
          <w:rFonts w:ascii="FontbitDavid" w:hAnsi="FontbitDavid"/>
          <w:sz w:val="24"/>
          <w:rtl/>
        </w:rPr>
        <w:t xml:space="preserve">רבי זירא</w:t>
      </w:r>
      <w:r w:rsidRPr="003778A1">
        <w:rPr>
          <w:rFonts w:ascii="FontbitDavid" w:hAnsi="FontbitDavid"/>
          <w:sz w:val="24"/>
          <w:rtl/>
        </w:rPr>
        <w:t xml:space="preserve">: כבר שנית לנו אלל אלמא: </w:t>
      </w:r>
      <w:ins w:id="90728" w:author="מנוע מכני" w:date="2026-10-11T12:04:39Z">
        <w:r>
          <w:rPr>
            <w:rFonts w:ascii="FontbitDavid" w:hAnsi="FontbitDavid"/>
            <w:sz w:val="24"/>
            <w:rtl/>
          </w:rPr>
          <w:t xml:space="preserve">זה</w:t>
        </w:r>
      </w:ins>
      <w:del w:id="90729" w:author="מנוע מכני" w:date="2026-10-11T12:04:39Z">
        <w:r w:rsidRPr="003778A1">
          <w:rPr>
            <w:rFonts w:ascii="FontbitDavid" w:hAnsi="FontbitDavid"/>
            <w:sz w:val="24"/>
            <w:rtl/>
          </w:rPr>
          <w:delText xml:space="preserve">האי</w:delText>
        </w:r>
      </w:del>
      <w:r w:rsidRPr="003778A1">
        <w:rPr>
          <w:rFonts w:ascii="FontbitDavid" w:hAnsi="FontbitDavid"/>
          <w:sz w:val="24"/>
          <w:rtl/>
        </w:rPr>
        <w:t xml:space="preserve"> אלל כיון </w:t>
      </w:r>
      <w:ins w:id="90732" w:author="מנוע מכני" w:date="2026-10-11T12:04:39Z">
        <w:r>
          <w:rPr>
            <w:rFonts w:ascii="FontbitDavid" w:hAnsi="FontbitDavid"/>
            <w:sz w:val="24"/>
            <w:rtl/>
          </w:rPr>
          <w:t xml:space="preserve">דאין</w:t>
        </w:r>
      </w:ins>
      <w:del w:id="90733" w:author="מנוע מכני" w:date="2026-10-11T12:04:39Z">
        <w:r w:rsidRPr="003778A1">
          <w:rPr>
            <w:rFonts w:ascii="FontbitDavid" w:hAnsi="FontbitDavid"/>
            <w:sz w:val="24"/>
            <w:rtl/>
          </w:rPr>
          <w:delText xml:space="preserve">דלית</w:delText>
        </w:r>
      </w:del>
      <w:r w:rsidRPr="003778A1">
        <w:rPr>
          <w:rFonts w:ascii="FontbitDavid" w:hAnsi="FontbitDavid"/>
          <w:sz w:val="24"/>
          <w:rtl/>
        </w:rPr>
        <w:t xml:space="preserve"> </w:t>
      </w:r>
      <w:ins w:id="90724" w:author="מנוע מכני" w:date="2026-10-11T12:04:39Z">
        <w:r>
          <w:rPr>
            <w:rFonts w:ascii="FontbitDavid" w:hAnsi="FontbitDavid"/>
            <w:sz w:val="24"/>
            <w:rtl/>
          </w:rPr>
          <w:t xml:space="preserve">בו</w:t>
        </w:r>
      </w:ins>
      <w:del w:id="90725" w:author="מנוע מכני" w:date="2026-10-11T12:04:39Z">
        <w:r w:rsidRPr="003778A1">
          <w:rPr>
            <w:rFonts w:ascii="FontbitDavid" w:hAnsi="FontbitDavid"/>
            <w:sz w:val="24"/>
            <w:rtl/>
          </w:rPr>
          <w:delText xml:space="preserve">ביה</w:delText>
        </w:r>
      </w:del>
      <w:r w:rsidRPr="003778A1">
        <w:rPr>
          <w:rFonts w:ascii="FontbitDavid" w:hAnsi="FontbitDavid"/>
          <w:sz w:val="24"/>
          <w:rtl/>
        </w:rPr>
        <w:t xml:space="preserve"> מששא - </w:t>
      </w:r>
      <w:r w:rsidRPr="003778A1">
        <w:rPr>
          <w:rFonts w:ascii="FontbitDavid" w:hAnsi="FontbitDavid"/>
          <w:sz w:val="24"/>
          <w:rtl/>
        </w:rPr>
        <w:t xml:space="preserve">לא</w:t>
      </w:r>
      <w:r w:rsidRPr="003778A1">
        <w:rPr>
          <w:rFonts w:ascii="FontbitDavid" w:hAnsi="FontbitDavid"/>
          <w:sz w:val="24"/>
          <w:rtl/>
        </w:rPr>
        <w:t xml:space="preserve"> קיבל טומאה, </w:t>
      </w:r>
      <w:ins w:id="90730" w:author="מנוע מכני" w:date="2026-10-11T12:04:39Z">
        <w:r>
          <w:rPr>
            <w:rFonts w:ascii="FontbitDavid" w:hAnsi="FontbitDavid"/>
            <w:sz w:val="24"/>
            <w:rtl/>
          </w:rPr>
          <w:t xml:space="preserve">אלו</w:t>
        </w:r>
      </w:ins>
      <w:del w:id="90731" w:author="מנוע מכני" w:date="2026-10-11T12:04:39Z">
        <w:r w:rsidRPr="003778A1">
          <w:rPr>
            <w:rFonts w:ascii="FontbitDavid" w:hAnsi="FontbitDavid"/>
            <w:sz w:val="24"/>
            <w:rtl/>
          </w:rPr>
          <w:delText xml:space="preserve">הני</w:delText>
        </w:r>
      </w:del>
      <w:r w:rsidRPr="003778A1">
        <w:rPr>
          <w:rFonts w:ascii="FontbitDavid" w:hAnsi="FontbitDavid"/>
          <w:sz w:val="24"/>
          <w:rtl/>
        </w:rPr>
        <w:t xml:space="preserve"> נשפכין </w:t>
      </w:r>
      <w:ins w:id="90514" w:author="מנוע מכני" w:date="2026-10-11T12:04:39Z">
        <w:r>
          <w:rPr>
            <w:rFonts w:ascii="FontbitDavid" w:hAnsi="FontbitDavid"/>
            <w:sz w:val="24"/>
            <w:rtl/>
          </w:rPr>
          <w:t xml:space="preserve">גם</w:t>
        </w:r>
      </w:ins>
      <w:del w:id="90515"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כיון דלאיבוד אזלי </w:t>
      </w:r>
      <w:ins w:id="90726" w:author="מנוע מכני" w:date="2026-10-11T12:04:39Z">
        <w:r>
          <w:rPr>
            <w:rFonts w:ascii="FontbitDavid" w:hAnsi="FontbitDavid"/>
            <w:sz w:val="24"/>
            <w:rtl/>
          </w:rPr>
          <w:t xml:space="preserve">בהם</w:t>
        </w:r>
      </w:ins>
      <w:del w:id="90727" w:author="מנוע מכני" w:date="2026-10-11T12:04:39Z">
        <w:r w:rsidRPr="003778A1">
          <w:rPr>
            <w:rFonts w:ascii="FontbitDavid" w:hAnsi="FontbitDavid"/>
            <w:sz w:val="24"/>
            <w:rtl/>
          </w:rPr>
          <w:delText xml:space="preserve">בהו</w:delText>
        </w:r>
      </w:del>
      <w:r w:rsidRPr="003778A1">
        <w:rPr>
          <w:rFonts w:ascii="FontbitDavid" w:hAnsi="FontbitDavid"/>
          <w:sz w:val="24"/>
          <w:rtl/>
        </w:rPr>
        <w:t xml:space="preserve"> - מחשבה </w:t>
      </w:r>
      <w:r w:rsidRPr="003778A1">
        <w:rPr>
          <w:rFonts w:ascii="FontbitDavid" w:hAnsi="FontbitDavid"/>
          <w:sz w:val="24"/>
          <w:rtl/>
        </w:rPr>
        <w:t xml:space="preserve">לא</w:t>
      </w:r>
      <w:r w:rsidRPr="003778A1">
        <w:rPr>
          <w:rFonts w:ascii="FontbitDavid" w:hAnsi="FontbitDavid"/>
          <w:sz w:val="24"/>
          <w:rtl/>
        </w:rPr>
        <w:t xml:space="preserve"> מהניא אלא דקתני על האבוד ועל השרוף </w:t>
      </w:r>
      <w:ins w:id="91006" w:author="מנוע מכני" w:date="2026-10-11T12:04:39Z">
        <w:r>
          <w:rPr>
            <w:rFonts w:ascii="FontbitDavid" w:hAnsi="FontbitDavid"/>
            <w:b/>
            <w:bCs/>
            <w:sz w:val="24"/>
            <w:rtl/>
          </w:rPr>
          <w:t xml:space="preserve">קשה</w:t>
        </w:r>
      </w:ins>
      <w:del w:id="91007" w:author="מנוע מכני" w:date="2026-10-11T12:04:39Z">
        <w:r w:rsidRPr="00E72EF6">
          <w:rPr>
            <w:rFonts w:ascii="FontbitDavid" w:hAnsi="FontbitDavid"/>
            <w:b/>
            <w:bCs/>
            <w:sz w:val="24"/>
            <w:rtl/>
          </w:rPr>
          <w:delText xml:space="preserve">קשיא</w:delText>
        </w:r>
      </w:del>
      <w:r w:rsidRPr="003778A1">
        <w:rPr>
          <w:rFonts w:ascii="FontbitDavid" w:hAnsi="FontbitDavid"/>
          <w:sz w:val="24"/>
          <w:rtl/>
        </w:rPr>
        <w:t xml:space="preserve"> </w:t>
      </w:r>
    </w:p>
    <w:p>
      <w:pPr>
        <w:pStyle w:val="38"/>
        <w:rPr>
          <w:ins w:id="91266" w:author="מנוע מכני" w:date="2026-10-11T12:04:39Z"/>
        </w:rPr>
      </w:pPr>
      <w:r>
        <w:t xml:space="preserve">- </w:t>
      </w:r>
      <w:r w:rsidRPr="00E72EF6">
        <w:t xml:space="preserve">אמר</w:t>
      </w:r>
      <w:r w:rsidRPr="00E72EF6">
        <w:t xml:space="preserve"> רבא:</w:t>
      </w:r>
    </w:p>
    <w:p w:rsidR="00E403F0" w:rsidRPr="00AD695E" w:rsidRDefault="00E403F0" w:rsidP="00E403F0">
      <w:pPr>
        <w:pStyle w:val="affffb"/>
        <w:rPr>
          <w:rtl/>
        </w:rPr>
      </w:pPr>
      <w:del w:id="91267" w:author="מנוע מכני" w:date="2026-10-11T12:04:39Z">
        <w:r w:rsidRPr="00E72EF6">
          <w:rPr>
            <w:rtl/>
          </w:rPr>
          <w:delText xml:space="preserve"> </w:delText>
        </w:r>
      </w:del>
      <w:r w:rsidRPr="00E72EF6">
        <w:rPr>
          <w:rtl/>
        </w:rPr>
        <w:t xml:space="preserve">אימא על העומד לאיבוד, ועל העומד לישרף.</w:t>
      </w:r>
    </w:p>
    <w:p>
      <w:pPr>
        <w:pStyle w:val="afffff8"/>
        <w:rPr>
          <w:ins w:id="90093" w:author="קלוד" w:date="2026-10-11T12:19:32Z"/>
        </w:rPr>
      </w:pPr>
      <w:ins w:id="90094" w:author="קלוד" w:date="2026-10-11T12:19:32Z">
        <w:r>
          <w:rPr>
            <w:color w:val="7B3F00"/>
          </w:rPr>
          <w:t xml:space="preserve">זריקה מועלת ליוצא - בשר ולא דם</w:t>
        </w:r>
      </w:ins>
    </w:p>
    <w:p>
      <w:pPr>
        <w:pStyle w:val="38"/>
        <w:rPr>
          <w:ins w:id="91268" w:author="מנוע מכני" w:date="2026-10-11T12:04:39Z"/>
        </w:rPr>
      </w:pPr>
      <w:r>
        <w:t xml:space="preserve">א</w:t>
      </w:r>
      <w:ins w:id="90087" w:author="מנוע מכני" w:date="2026-10-11T12:04:39Z">
        <w:r>
          <w:t xml:space="preserve">ר"פ</w:t>
        </w:r>
      </w:ins>
      <w:del w:id="90088" w:author="מנוע מכני" w:date="2026-10-11T12:04:39Z">
        <w:r>
          <w:delText xml:space="preserve">ר''פ</w:delText>
        </w:r>
      </w:del>
      <w:r w:rsidRPr="003778A1">
        <w:t xml:space="preserve">:</w:t>
      </w:r>
    </w:p>
    <w:p w:rsidR="00E403F0" w:rsidRPr="00AD695E" w:rsidRDefault="00E403F0" w:rsidP="00E403F0">
      <w:pPr>
        <w:rPr>
          <w:rtl/>
        </w:rPr>
      </w:pPr>
      <w:del w:id="9126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לא</w:t>
      </w:r>
      <w:r w:rsidRPr="003778A1">
        <w:rPr>
          <w:rFonts w:ascii="FontbitDavid" w:hAnsi="FontbitDavid"/>
          <w:sz w:val="24"/>
          <w:rtl/>
        </w:rPr>
        <w:t xml:space="preserve"> </w:t>
      </w:r>
      <w:r w:rsidRPr="003778A1">
        <w:rPr>
          <w:rStyle w:val="2fb"/>
          <w:rFonts w:ascii="FontbitDavid" w:hAnsi="FontbitDavid"/>
          <w:sz w:val="24"/>
          <w:rtl/>
        </w:rPr>
        <w:t xml:space="preserve">א</w:t>
      </w:r>
      <w:ins w:id="90089" w:author="מנוע מכני" w:date="2026-10-11T12:04:39Z">
        <w:r>
          <w:rPr>
            <w:rStyle w:val="2fb"/>
            <w:rFonts w:ascii="FontbitDavid" w:hAnsi="FontbitDavid" w:hint="cs"/>
            <w:sz w:val="24"/>
            <w:rtl/>
          </w:rPr>
          <w:t xml:space="preserve">ר"ע</w:t>
        </w:r>
      </w:ins>
      <w:del w:id="90090" w:author="מנוע מכני" w:date="2026-10-11T12:04:39Z">
        <w:r>
          <w:rPr>
            <w:rFonts w:ascii="FontbitDavid" w:hAnsi="FontbitDavid" w:hint="cs"/>
            <w:sz w:val="24"/>
            <w:rtl/>
          </w:rPr>
          <w:delText xml:space="preserve">ר''ע</w:delText>
        </w:r>
      </w:del>
      <w:r w:rsidRPr="003778A1">
        <w:rPr>
          <w:rFonts w:ascii="FontbitDavid" w:hAnsi="FontbitDavid"/>
          <w:sz w:val="24"/>
          <w:rtl/>
        </w:rPr>
        <w:t xml:space="preserve"> זריקה מועלת ליוצא - אלא שיצא בשר, אבל דם - אין זריקה מועלת ליוצא</w:t>
      </w:r>
      <w:ins w:id="90910" w:author="מנוע מכני" w:date="2026-10-11T12:04:39Z">
        <w:r>
          <w:rPr>
            <w:rFonts w:ascii="FontbitDavid" w:hAnsi="FontbitDavid"/>
            <w:sz w:val="24"/>
            <w:rtl/>
          </w:rPr>
          <w:t xml:space="preserve">,</w:t>
        </w:r>
      </w:ins>
      <w:del w:id="90911" w:author="מנוע מכני" w:date="2026-10-11T12:04:39Z">
        <w:r>
          <w:rPr>
            <w:rFonts w:ascii="FontbitDavid" w:hAnsi="FontbitDavid"/>
            <w:sz w:val="24"/>
            <w:rtl/>
          </w:rPr>
          <w:delText xml:space="preserve">;</w:delText>
        </w:r>
      </w:del>
    </w:p>
    <w:p>
      <w:pPr>
        <w:pStyle w:val="38"/>
        <w:rPr>
          <w:ins w:id="91270" w:author="מנוע מכני" w:date="2026-10-11T12:04:39Z"/>
        </w:rPr>
      </w:pPr>
      <w:r>
        <w:t xml:space="preserve">ת</w:t>
      </w:r>
      <w:ins w:id="90091" w:author="מנוע מכני" w:date="2026-10-11T12:04:39Z">
        <w:r>
          <w:t xml:space="preserve">נ"ה</w:t>
        </w:r>
      </w:ins>
      <w:del w:id="90092" w:author="מנוע מכני" w:date="2026-10-11T12:04:39Z">
        <w:r>
          <w:delText xml:space="preserve">נ''ה</w:delText>
        </w:r>
      </w:del>
      <w:r w:rsidRPr="003778A1">
        <w:t xml:space="preserve">:</w:t>
      </w:r>
    </w:p>
    <w:p w:rsidR="00E403F0" w:rsidRPr="00AD695E" w:rsidRDefault="00E403F0" w:rsidP="00E403F0">
      <w:pPr>
        <w:rPr>
          <w:rtl/>
        </w:rPr>
      </w:pPr>
      <w:del w:id="9127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שחט בשתיקה ויצא דם, </w:t>
      </w:r>
      <w:ins w:id="90870" w:author="מנוע מכני" w:date="2026-10-11T12:04:39Z">
        <w:r>
          <w:rPr>
            <w:rFonts w:ascii="FontbitDavid" w:hAnsi="FontbitDavid" w:hint="cs"/>
            <w:sz w:val="24"/>
            <w:rtl/>
          </w:rPr>
          <w:t xml:space="preserve">אף</w:t>
        </w:r>
      </w:ins>
      <w:del w:id="90871" w:author="מנוע מכני" w:date="2026-10-11T12:04:39Z">
        <w:r>
          <w:rPr>
            <w:rFonts w:ascii="FontbitDavid" w:hAnsi="FontbitDavid" w:hint="cs"/>
            <w:sz w:val="24"/>
            <w:rtl/>
          </w:rPr>
          <w:delText xml:space="preserve">א</w:delText>
        </w:r>
        <w:r>
          <w:rPr>
            <w:rFonts w:ascii="FontbitDavid" w:hAnsi="FontbitDavid" w:hint="cs"/>
            <w:sz w:val="24"/>
            <w:rtl/>
          </w:rPr>
          <w:delText xml:space="preserve">ע"פ</w:delText>
        </w:r>
      </w:del>
      <w:ins w:id="90093" w:author="מנוע מכני" w:date="2026-10-11T12:04:39Z"/>
      <w:del w:id="90094" w:author="מנוע מכני" w:date="2026-10-11T12:04:39Z">
        <w:r>
          <w:rPr>
            <w:rFonts w:ascii="FontbitDavid" w:hAnsi="FontbitDavid" w:hint="cs"/>
            <w:sz w:val="24"/>
            <w:rtl/>
          </w:rPr>
          <w:delText xml:space="preserve">ע''פ</w:delText>
        </w:r>
      </w:del>
      <w:r w:rsidRPr="003778A1">
        <w:rPr>
          <w:rFonts w:ascii="FontbitDavid" w:hAnsi="FontbitDavid"/>
          <w:sz w:val="24"/>
          <w:rtl/>
        </w:rPr>
        <w:t xml:space="preserve"> שחזר וזרקו - </w:t>
      </w:r>
      <w:r w:rsidRPr="003778A1">
        <w:rPr>
          <w:rFonts w:ascii="FontbitDavid" w:hAnsi="FontbitDavid"/>
          <w:sz w:val="24"/>
          <w:rtl/>
        </w:rPr>
        <w:t xml:space="preserve">לא</w:t>
      </w:r>
      <w:r w:rsidRPr="003778A1">
        <w:rPr>
          <w:rFonts w:ascii="FontbitDavid" w:hAnsi="FontbitDavid"/>
          <w:sz w:val="24"/>
          <w:rtl/>
        </w:rPr>
        <w:t xml:space="preserve"> עשה ולא כלום,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בקדשי קדשים - מועלין בו, בקדשים קלים - אין מועלין בו</w:t>
      </w:r>
      <w:r>
        <w:rPr>
          <w:rFonts w:ascii="FontbitDavid" w:hAnsi="FontbitDavid"/>
          <w:sz w:val="24"/>
          <w:rtl/>
        </w:rPr>
        <w:t>.</w:t>
      </w:r>
    </w:p>
    <w:p>
      <w:pPr>
        <w:pStyle w:val="38"/>
        <w:rPr>
          <w:ins w:id="91272" w:author="מנוע מכני" w:date="2026-10-11T12:04:39Z"/>
        </w:rPr>
      </w:pPr>
      <w:r>
        <w:t xml:space="preserve">א</w:t>
      </w:r>
      <w:ins w:id="90095" w:author="מנוע מכני" w:date="2026-10-11T12:04:39Z">
        <w:r>
          <w:t xml:space="preserve">ר"ע</w:t>
        </w:r>
      </w:ins>
      <w:del w:id="90096" w:author="מנוע מכני" w:date="2026-10-11T12:04:39Z">
        <w:r>
          <w:delText xml:space="preserve">ר''ע</w:delText>
        </w:r>
      </w:del>
      <w:r w:rsidRPr="003778A1">
        <w:t xml:space="preserve"> הא זה למה דומה א</w:t>
      </w:r>
      <w:ins w:id="90097" w:author="מנוע מכני" w:date="2026-10-11T12:04:39Z">
        <w:r>
          <w:t xml:space="preserve">ר"א</w:t>
        </w:r>
      </w:ins>
      <w:del w:id="90098" w:author="מנוע מכני" w:date="2026-10-11T12:04:39Z">
        <w:r>
          <w:delText xml:space="preserve">ר''א</w:delText>
        </w:r>
      </w:del>
      <w:r w:rsidRPr="003778A1">
        <w:t xml:space="preserve">:</w:t>
      </w:r>
    </w:p>
    <w:p w:rsidR="00E403F0" w:rsidRPr="00AD695E" w:rsidRDefault="00E403F0" w:rsidP="00E403F0">
      <w:pPr>
        <w:rPr>
          <w:rtl/>
        </w:rPr>
      </w:pPr>
      <w:del w:id="9127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כי א"ר עקיבא - בבת אחת, אבל בזה אחר זה - </w:t>
      </w:r>
      <w:r w:rsidRPr="003778A1">
        <w:rPr>
          <w:rFonts w:ascii="FontbitDavid" w:hAnsi="FontbitDavid"/>
          <w:sz w:val="24"/>
          <w:rtl/>
        </w:rPr>
        <w:t xml:space="preserve">לא</w:t>
      </w:r>
      <w:r w:rsidRPr="003778A1">
        <w:rPr>
          <w:rFonts w:ascii="FontbitDavid" w:hAnsi="FontbitDavid"/>
          <w:sz w:val="24"/>
          <w:rtl/>
        </w:rPr>
        <w:t xml:space="preserve"> </w:t>
      </w:r>
    </w:p>
    <w:p>
      <w:pPr>
        <w:pStyle w:val="afffff8"/>
        <w:rPr>
          <w:ins w:id="90091" w:author="קלוד" w:date="2026-10-11T12:19:32Z"/>
        </w:rPr>
      </w:pPr>
      <w:ins w:id="90092" w:author="קלוד" w:date="2026-10-11T12:19:32Z">
        <w:r>
          <w:rPr>
            <w:color w:val="7B3F00"/>
          </w:rPr>
          <w:t xml:space="preserve">מעשה ר"ש בזקן - זריקה מועלת ליוצא</w:t>
        </w:r>
      </w:ins>
    </w:p>
    <w:p>
      <w:pPr>
        <w:pStyle w:val="38"/>
        <w:rPr>
          <w:ins w:id="91274" w:author="מנוע מכני" w:date="2026-10-11T12:04:39Z"/>
        </w:rPr>
      </w:pPr>
      <w:r w:rsidRPr="003778A1">
        <w:t xml:space="preserve">תניא</w:t>
      </w:r>
      <w:r w:rsidRPr="003778A1">
        <w:t xml:space="preserve">, א</w:t>
      </w:r>
      <w:ins w:id="90099" w:author="מנוע מכני" w:date="2026-10-11T12:04:39Z">
        <w:r>
          <w:t xml:space="preserve">ר"ש</w:t>
        </w:r>
      </w:ins>
      <w:del w:id="90100" w:author="מנוע מכני" w:date="2026-10-11T12:04:39Z">
        <w:r>
          <w:delText xml:space="preserve">ר''ש</w:delText>
        </w:r>
      </w:del>
      <w:r w:rsidRPr="003778A1">
        <w:t xml:space="preserve">:</w:t>
      </w:r>
    </w:p>
    <w:p w:rsidR="00E403F0" w:rsidRPr="00AD695E" w:rsidRDefault="00E403F0" w:rsidP="00E403F0">
      <w:pPr>
        <w:rPr>
          <w:rtl/>
        </w:rPr>
      </w:pPr>
      <w:del w:id="9127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כשהלכתי לכפר פאני מצאני זקן אחד, ואמר לי, אומר היה ר' עקיבא זריקה מועלת ליוצא? אמרתי לו הן, </w:t>
      </w:r>
    </w:p>
    <w:p w:rsidR="00E403F0" w:rsidRPr="002B4E05" w:rsidRDefault="00E403F0" w:rsidP="00E403F0">
      <w:pPr>
        <w:rPr>
          <w:spacing w:val="-2"/>
          <w:rtl/>
        </w:rPr>
      </w:pPr>
      <w:r w:rsidRPr="002B4E05">
        <w:rPr>
          <w:rFonts w:ascii="FontbitDavid" w:hAnsi="FontbitDavid"/>
          <w:spacing w:val="-2"/>
          <w:sz w:val="24"/>
          <w:rtl/>
        </w:rPr>
        <w:t xml:space="preserve">וכשבאתי והרציתי דברים לפני חבירי שבגליל אמרו לי: הלא פסול הוא, היאך מרצה על הפסול? </w:t>
      </w:r>
    </w:p>
    <w:p w:rsidR="00E403F0" w:rsidRPr="00AD695E" w:rsidRDefault="00E403F0" w:rsidP="00E403F0">
      <w:pPr>
        <w:rPr>
          <w:rtl/>
        </w:rPr>
      </w:pPr>
      <w:r w:rsidRPr="003778A1">
        <w:rPr>
          <w:rFonts w:ascii="FontbitDavid" w:hAnsi="FontbitDavid"/>
          <w:sz w:val="24"/>
          <w:rtl/>
        </w:rPr>
        <w:t xml:space="preserve">וכשיצאתי והרציתי דברים לפני </w:t>
      </w:r>
      <w:r w:rsidRPr="003778A1">
        <w:rPr>
          <w:rStyle w:val="2fb"/>
          <w:rFonts w:ascii="FontbitDavid" w:hAnsi="FontbitDavid"/>
          <w:sz w:val="24"/>
          <w:rtl/>
        </w:rPr>
        <w:t xml:space="preserve">ר"ע</w:t>
      </w:r>
      <w:r w:rsidRPr="003778A1">
        <w:rPr>
          <w:rFonts w:ascii="FontbitDavid" w:hAnsi="FontbitDavid"/>
          <w:sz w:val="24"/>
          <w:rtl/>
        </w:rPr>
        <w:t xml:space="preserve">, </w:t>
      </w:r>
      <w:r w:rsidRPr="003778A1">
        <w:rPr>
          <w:rFonts w:ascii="FontbitDavid" w:hAnsi="FontbitDavid"/>
          <w:sz w:val="24"/>
          <w:rtl/>
        </w:rPr>
        <w:t xml:space="preserve">אמר</w:t>
      </w:r>
      <w:r w:rsidRPr="003778A1">
        <w:rPr>
          <w:rFonts w:ascii="FontbitDavid" w:hAnsi="FontbitDavid"/>
          <w:sz w:val="24"/>
          <w:rtl/>
        </w:rPr>
        <w:t xml:space="preserve"> לי: בני, אי אתה אומר כן? והרי המפריש חטאתו </w:t>
      </w:r>
      <w:r w:rsidRPr="00027215">
        <w:rPr>
          <w:rFonts w:ascii="FontbitDavid" w:hAnsi="FontbitDavid"/>
          <w:spacing w:val="-8"/>
          <w:sz w:val="24"/>
          <w:rtl/>
        </w:rPr>
        <w:t xml:space="preserve">ואבדה, והפריש אחרת תחתיה, </w:t>
      </w:r>
      <w:r w:rsidRPr="00027215">
        <w:rPr>
          <w:rFonts w:ascii="FontbitDavid" w:hAnsi="FontbitDavid"/>
          <w:spacing w:val="-8"/>
          <w:sz w:val="24"/>
          <w:rtl/>
        </w:rPr>
        <w:t xml:space="preserve">ואח"כ</w:t>
      </w:r>
      <w:r w:rsidRPr="00027215">
        <w:rPr>
          <w:rFonts w:ascii="FontbitDavid" w:hAnsi="FontbitDavid"/>
          <w:spacing w:val="-8"/>
          <w:sz w:val="24"/>
          <w:rtl/>
        </w:rPr>
        <w:t xml:space="preserve"> נמצאת הראשונה והרי שתיהן עומדות - מועלין בשתיהן,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שחטן והרי דמן מונח בכוסות - מועלין בשתיהן, </w:t>
      </w:r>
    </w:p>
    <w:p w:rsidR="00E403F0" w:rsidRPr="00AD695E" w:rsidRDefault="00E403F0" w:rsidP="00E403F0">
      <w:pPr>
        <w:pStyle w:val="afff3"/>
        <w:framePr w:wrap="around"/>
        <w:rPr>
          <w:rtl/>
        </w:rPr>
      </w:pPr>
      <w:r>
        <w:rPr>
          <w:rFonts w:hint="cs"/>
          <w:rtl/>
        </w:rPr>
        <w:t>ז:</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נזרק דם של אחד מהם, אי אתה מודה שכשם שדמה פוטר את בשרה מן המעילה אף יפטור בשר חבירתה מן המעילה?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אם הציל בשר חבירתה מן המעילה אף על פי שהוא פסול, דין הוא שיציל את בשרה</w:t>
      </w:r>
      <w:r>
        <w:rPr>
          <w:rFonts w:ascii="FontbitDavid" w:hAnsi="FontbitDavid"/>
          <w:sz w:val="24"/>
          <w:rtl/>
        </w:rPr>
        <w:t>!</w:t>
      </w:r>
    </w:p>
    <w:p>
      <w:pPr>
        <w:pStyle w:val="38"/>
        <w:rPr>
          <w:ins w:id="91276" w:author="מנוע מכני" w:date="2026-10-11T12:04:39Z"/>
        </w:rPr>
      </w:pPr>
      <w:r>
        <w:lastRenderedPageBreak/>
        <w:t xml:space="preserve">א</w:t>
      </w:r>
      <w:ins w:id="90101" w:author="מנוע מכני" w:date="2026-10-11T12:04:39Z">
        <w:r>
          <w:t xml:space="preserve">ר"ל</w:t>
        </w:r>
      </w:ins>
      <w:del w:id="90102" w:author="מנוע מכני" w:date="2026-10-11T12:04:39Z">
        <w:r>
          <w:lastRenderedPageBreak/>
          <w:delText xml:space="preserve">ר''ל</w:delText>
        </w:r>
      </w:del>
      <w:r>
        <w:lastRenderedPageBreak/>
        <w:t xml:space="preserve"> </w:t>
      </w:r>
      <w:r w:rsidRPr="003778A1">
        <w:t xml:space="preserve">משום רב אושעיא:</w:t>
      </w:r>
    </w:p>
    <w:p w:rsidR="00E403F0" w:rsidRPr="00AD695E" w:rsidRDefault="00E403F0" w:rsidP="00E403F0">
      <w:pPr>
        <w:rPr>
          <w:rtl/>
        </w:rPr>
      </w:pPr>
      <w:del w:id="9127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תשובה גנובה השיבו </w:t>
      </w:r>
      <w:ins w:id="90410" w:author="מנוע מכני" w:date="2026-10-11T12:04:39Z">
        <w:r>
          <w:rPr>
            <w:rStyle w:val="2fb"/>
            <w:rFonts w:ascii="FontbitDavid" w:hAnsi="FontbitDavid"/>
            <w:sz w:val="24"/>
            <w:rtl/>
          </w:rPr>
          <w:t xml:space="preserve">ר"ע</w:t>
        </w:r>
      </w:ins>
      <w:del w:id="90411" w:author="מנוע מכני" w:date="2026-10-11T12:04:39Z">
        <w:r w:rsidRPr="003778A1">
          <w:rPr>
            <w:rFonts w:ascii="FontbitDavid" w:hAnsi="FontbitDavid"/>
            <w:sz w:val="24"/>
            <w:rtl/>
          </w:rPr>
          <w:delText xml:space="preserve">רבי עקיבא</w:delText>
        </w:r>
      </w:del>
      <w:r w:rsidRPr="003778A1">
        <w:rPr>
          <w:rFonts w:ascii="FontbitDavid" w:hAnsi="FontbitDavid"/>
          <w:sz w:val="24"/>
          <w:rtl/>
        </w:rPr>
        <w:t xml:space="preserve"> לאותו תלמיד,</w:t>
      </w:r>
      <w:r>
        <w:rPr>
          <w:rFonts w:ascii="FontbitDavid" w:hAnsi="FontbitDavid" w:hint="cs"/>
          <w:sz w:val="24"/>
          <w:rtl/>
        </w:rPr>
        <w:t xml:space="preserve"> ד</w:t>
      </w:r>
      <w:r w:rsidRPr="003778A1">
        <w:rPr>
          <w:rFonts w:ascii="FontbitDavid" w:hAnsi="FontbitDavid"/>
          <w:sz w:val="24"/>
          <w:rtl/>
        </w:rPr>
        <w:t xml:space="preserve">דכיון דפסול הוא, מה לי בבת אחת - מה לי בזה אחר זה? </w:t>
      </w:r>
    </w:p>
    <w:p>
      <w:pPr>
        <w:pStyle w:val="afffff8"/>
        <w:rPr>
          <w:ins w:id="90089" w:author="קלוד" w:date="2026-10-11T12:19:32Z"/>
        </w:rPr>
      </w:pPr>
      <w:ins w:id="90090" w:author="קלוד" w:date="2026-10-11T12:19:32Z">
        <w:r>
          <w:rPr>
            <w:color w:val="7B3F00"/>
          </w:rPr>
          <w:t xml:space="preserve">אשמות לאחריות - אימורים שעלו לפני זריקה</w:t>
        </w:r>
      </w:ins>
    </w:p>
    <w:p>
      <w:pPr>
        <w:pStyle w:val="38"/>
        <w:rPr>
          <w:ins w:id="91278" w:author="מנוע מכני" w:date="2026-10-11T12:04:39Z"/>
        </w:rPr>
      </w:pPr>
      <w:del w:id="91631" w:author="מנוע מכני" w:date="2026-10-11T12:04:39Z">
        <w:r w:rsidRPr="003778A1">
          <w:delText xml:space="preserve">א"ל </w:delText>
        </w:r>
      </w:del>
      <w:r w:rsidRPr="003778A1">
        <w:t xml:space="preserve">ר</w:t>
      </w:r>
      <w:ins w:id="90103" w:author="מנוע מכני" w:date="2026-10-11T12:04:39Z">
        <w:r>
          <w:t xml:space="preserve">י"ו</w:t>
        </w:r>
      </w:ins>
      <w:del w:id="90104" w:author="מנוע מכני" w:date="2026-10-11T12:04:39Z">
        <w:r>
          <w:delText xml:space="preserve">י''ו</w:delText>
        </w:r>
      </w:del>
      <w:r>
        <w:t xml:space="preserve"> ל</w:t>
      </w:r>
      <w:ins w:id="90105" w:author="מנוע מכני" w:date="2026-10-11T12:04:39Z">
        <w:r>
          <w:t xml:space="preserve">ר"ל</w:t>
        </w:r>
      </w:ins>
      <w:del w:id="90106" w:author="מנוע מכני" w:date="2026-10-11T12:04:39Z">
        <w:r>
          <w:delText xml:space="preserve">ר''ל</w:delText>
        </w:r>
      </w:del>
      <w:r>
        <w:t xml:space="preserve">:</w:t>
      </w:r>
    </w:p>
    <w:p w:rsidR="00E403F0" w:rsidRPr="00AD695E" w:rsidRDefault="00E403F0" w:rsidP="00E403F0">
      <w:pPr>
        <w:rPr>
          <w:rtl/>
        </w:rPr>
      </w:pPr>
      <w:del w:id="91279" w:author="מנוע מכני" w:date="2026-10-11T12:04:39Z">
        <w:r>
          <w:rPr>
            <w:rFonts w:ascii="FontbitDavid" w:hAnsi="FontbitDavid" w:hint="cs"/>
            <w:sz w:val="24"/>
            <w:rtl/>
          </w:rPr>
          <w:delText xml:space="preserve"> </w:delText>
        </w:r>
      </w:del>
      <w:r w:rsidRPr="003778A1">
        <w:rPr>
          <w:rFonts w:ascii="FontbitDavid" w:hAnsi="FontbitDavid"/>
          <w:sz w:val="24"/>
          <w:rtl/>
        </w:rPr>
        <w:t xml:space="preserve">ואתה אי אתה אומר כן, אילו הפריש שתי אשמות לאחריות ושחט את שניהן, וקדם והעלה </w:t>
      </w:r>
      <w:ins w:id="90015" w:author="Claude - סמנטי" w:date="2026-10-11T12:17:22Z">
        <w:r>
          <w:rPr>
            <w:rFonts w:ascii="FontbitDavid" w:hAnsi="FontbitDavid"/>
            <w:sz w:val="24"/>
            <w:rtl/>
          </w:rPr>
          <w:t xml:space="preserve">אימורים</w:t>
        </w:r>
      </w:ins>
      <w:del w:id="90016" w:author="Claude - סמנטי" w:date="2026-10-11T12:17:22Z">
        <w:r w:rsidRPr="003778A1">
          <w:rPr>
            <w:rFonts w:ascii="FontbitDavid" w:hAnsi="FontbitDavid"/>
            <w:sz w:val="24"/>
            <w:rtl/>
          </w:rPr>
          <w:delText xml:space="preserve">אימורין</w:delText>
        </w:r>
      </w:del>
      <w:r w:rsidRPr="003778A1">
        <w:rPr>
          <w:rFonts w:ascii="FontbitDavid" w:hAnsi="FontbitDavid"/>
          <w:sz w:val="24"/>
          <w:rtl/>
        </w:rPr>
        <w:t xml:space="preserve"> של אחד מהן קודם זריקה, אי אתה מודה שאם עלו - ירדו? </w:t>
      </w:r>
    </w:p>
    <w:p w:rsidR="00E403F0" w:rsidRPr="00AD695E" w:rsidRDefault="00E403F0" w:rsidP="00E403F0">
      <w:pPr>
        <w:rPr>
          <w:rtl/>
        </w:rPr>
      </w:pPr>
      <w:ins w:id="91066" w:author="מנוע מכני" w:date="2026-10-11T12:04:39Z">
        <w:r>
          <w:rPr>
            <w:rFonts w:ascii="FontbitDavid" w:hAnsi="FontbitDavid"/>
            <w:sz w:val="24"/>
            <w:rtl/>
          </w:rPr>
          <w:t xml:space="preserve">ואם </w:t>
        </w:r>
      </w:ins>
      <w:del w:id="91067" w:author="מנוע מכני" w:date="2026-10-11T12:04:39Z">
        <w:r w:rsidRPr="003778A1">
          <w:rPr>
            <w:rFonts w:ascii="FontbitDavid" w:hAnsi="FontbitDavid"/>
            <w:sz w:val="24"/>
            <w:rtl/>
          </w:rPr>
          <w:delText xml:space="preserve">ואי </w:delText>
        </w:r>
      </w:del>
      <w:r w:rsidRPr="003778A1">
        <w:rPr>
          <w:rFonts w:ascii="FontbitDavid" w:hAnsi="FontbitDavid"/>
          <w:sz w:val="24"/>
          <w:rtl/>
        </w:rPr>
        <w:t xml:space="preserve">ס"ד</w:t>
      </w:r>
      <w:r w:rsidRPr="003778A1">
        <w:rPr>
          <w:rFonts w:ascii="FontbitDavid" w:hAnsi="FontbitDavid"/>
          <w:sz w:val="24"/>
          <w:rtl/>
        </w:rPr>
        <w:t xml:space="preserve"> חד גופא הוא </w:t>
      </w:r>
      <w:ins w:id="90734" w:author="מנוע מכני" w:date="2026-10-11T12:04:39Z">
        <w:r>
          <w:rPr>
            <w:rFonts w:ascii="FontbitDavid" w:hAnsi="FontbitDavid"/>
            <w:sz w:val="24"/>
            <w:rtl/>
          </w:rPr>
          <w:t xml:space="preserve">למה</w:t>
        </w:r>
      </w:ins>
      <w:del w:id="90735" w:author="מנוע מכני" w:date="2026-10-11T12:04:39Z">
        <w:r w:rsidRPr="003778A1">
          <w:rPr>
            <w:rFonts w:ascii="FontbitDavid" w:hAnsi="FontbitDavid"/>
            <w:sz w:val="24"/>
            <w:rtl/>
          </w:rPr>
          <w:delText xml:space="preserve">אמאי</w:delText>
        </w:r>
      </w:del>
      <w:r w:rsidRPr="003778A1">
        <w:rPr>
          <w:rFonts w:ascii="FontbitDavid" w:hAnsi="FontbitDavid"/>
          <w:sz w:val="24"/>
          <w:rtl/>
        </w:rPr>
        <w:t xml:space="preserve"> אם עלו ירדו? האמר </w:t>
      </w:r>
      <w:r w:rsidRPr="003778A1">
        <w:rPr>
          <w:rStyle w:val="2fb"/>
          <w:rFonts w:ascii="FontbitDavid" w:hAnsi="FontbitDavid"/>
          <w:sz w:val="24"/>
          <w:rtl/>
        </w:rPr>
        <w:t xml:space="preserve">עולא</w:t>
      </w:r>
      <w:r w:rsidRPr="003778A1">
        <w:rPr>
          <w:rFonts w:ascii="FontbitDavid" w:hAnsi="FontbitDavid"/>
          <w:sz w:val="24"/>
          <w:rtl/>
        </w:rPr>
        <w:t xml:space="preserve">: אימורי קדשים קלים שהעלן לפני זריקת דם - </w:t>
      </w:r>
      <w:r w:rsidRPr="003778A1">
        <w:rPr>
          <w:rFonts w:ascii="FontbitDavid" w:hAnsi="FontbitDavid"/>
          <w:sz w:val="24"/>
          <w:rtl/>
        </w:rPr>
        <w:t xml:space="preserve">לא</w:t>
      </w:r>
      <w:r w:rsidRPr="003778A1">
        <w:rPr>
          <w:rFonts w:ascii="FontbitDavid" w:hAnsi="FontbitDavid"/>
          <w:sz w:val="24"/>
          <w:rtl/>
        </w:rPr>
        <w:t xml:space="preserve"> ירדו, נעשה לחמו של מזבח</w:t>
      </w:r>
      <w:r>
        <w:rPr>
          <w:rFonts w:ascii="FontbitDavid" w:hAnsi="FontbitDavid"/>
          <w:sz w:val="24"/>
          <w:rtl/>
        </w:rPr>
        <w:t>!</w:t>
      </w:r>
    </w:p>
    <w:p>
      <w:pPr>
        <w:pStyle w:val="38"/>
        <w:rPr>
          <w:ins w:id="91280" w:author="מנוע מכני" w:date="2026-10-11T12:04:39Z"/>
        </w:rPr>
      </w:pPr>
      <w:r w:rsidRPr="003778A1">
        <w:t xml:space="preserve">אישתיק, </w:t>
      </w:r>
      <w:r w:rsidRPr="003778A1">
        <w:t xml:space="preserve">אמר</w:t>
      </w:r>
      <w:r w:rsidRPr="003778A1">
        <w:t xml:space="preserve"> ר' יוחנן:</w:t>
      </w:r>
    </w:p>
    <w:p w:rsidR="00E403F0" w:rsidRPr="00AD695E" w:rsidRDefault="00E403F0" w:rsidP="00E403F0">
      <w:pPr>
        <w:rPr>
          <w:rtl/>
        </w:rPr>
      </w:pPr>
      <w:del w:id="9128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קצצתינון לרגלוהי דינוקא</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087" w:author="קלוד" w:date="2026-10-11T09:07:20Z"/>
        </w:rPr>
      </w:pPr>
      <w:ins w:id="20086" w:author="קלוד" w:date="2026-10-11T09:07:20Z">
        <w:r>
          <w:t xml:space="preserve">משנה ד</w:t>
        </w:r>
      </w:ins>
    </w:p>
    <w:p w:rsidR="00E403F0" w:rsidRPr="00C20F97" w:rsidRDefault="00E403F0" w:rsidP="00E403F0">
      <w:pPr>
        <w:pStyle w:val="afff9"/>
        <w:rPr>
          <w:del w:id="20023" w:author="קלוד" w:date="2026-10-11T09:07:20Z"/>
          <w:spacing w:val="8"/>
          <w:rtl/>
        </w:rPr>
      </w:pPr>
      <w:del w:id="20022"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03" w:author="קלוד" w:date="2026-10-11T12:09:42Z">
          <w:pPr>
            <w:pStyle w:val="afff9"/>
          </w:pPr>
        </w:pPrChange>
      </w:pPr>
      <w:r w:rsidRPr="00C20F97">
        <w:rPr>
          <w:spacing w:val="8"/>
          <w:rtl/>
        </w:rPr>
        <w:t>מעשה דמים בקדשי קדשים להקל ולהחמיר, ובקדשים קלים כולהו להחמיר.</w:t>
      </w:r>
    </w:p>
    <w:p w:rsidR="00E403F0" w:rsidRPr="00C20F97" w:rsidRDefault="00E403F0" w:rsidP="00E403F0">
      <w:pPr>
        <w:pStyle w:val="afff9"/>
        <w:rPr>
          <w:spacing w:val="8"/>
          <w:rtl/>
        </w:rPr>
      </w:pPr>
      <w:r w:rsidRPr="00C20F97">
        <w:rPr>
          <w:spacing w:val="8"/>
          <w:rtl/>
        </w:rPr>
        <w:tab/>
        <w:t xml:space="preserve">כיצד: קדשי קדשים לפני זריקת דמים - מועלין באימוריהן ובבשר, </w:t>
      </w:r>
    </w:p>
    <w:p w:rsidR="00E403F0" w:rsidRPr="00C20F97" w:rsidRDefault="00E403F0" w:rsidP="00E403F0">
      <w:pPr>
        <w:pStyle w:val="afff9"/>
        <w:rPr>
          <w:spacing w:val="8"/>
          <w:rtl/>
        </w:rPr>
      </w:pPr>
      <w:r w:rsidRPr="00C20F97">
        <w:rPr>
          <w:spacing w:val="8"/>
          <w:rtl/>
        </w:rPr>
        <w:tab/>
        <w:t xml:space="preserve">לאחר זריקת דמים - מועלין באימוריהן ואין מועלין בבשר, </w:t>
      </w:r>
    </w:p>
    <w:p w:rsidR="00E403F0" w:rsidRPr="00C20F97" w:rsidRDefault="00E403F0" w:rsidP="00E403F0">
      <w:pPr>
        <w:pStyle w:val="afff9"/>
        <w:rPr>
          <w:spacing w:val="8"/>
          <w:rtl/>
        </w:rPr>
      </w:pPr>
      <w:r w:rsidRPr="00C20F97">
        <w:rPr>
          <w:spacing w:val="8"/>
          <w:rtl/>
        </w:rPr>
        <w:tab/>
        <w:t>ועל זה ועל זה חייב משום פיגול, נותר, וטמא;</w:t>
      </w:r>
    </w:p>
    <w:p w:rsidR="00E403F0" w:rsidRPr="00C20F97" w:rsidRDefault="00E403F0" w:rsidP="00E403F0">
      <w:pPr>
        <w:pStyle w:val="afff9"/>
        <w:rPr>
          <w:spacing w:val="8"/>
          <w:rtl/>
        </w:rPr>
      </w:pPr>
      <w:r w:rsidRPr="00C20F97">
        <w:rPr>
          <w:spacing w:val="8"/>
          <w:rtl/>
        </w:rPr>
        <w:tab/>
        <w:t>נמצא מעשה דמים בקדשי קדשים להקל ולהחמיר.</w:t>
      </w:r>
    </w:p>
    <w:p w:rsidR="00E403F0" w:rsidRPr="00C20F97" w:rsidRDefault="00E403F0" w:rsidP="00E403F0">
      <w:pPr>
        <w:pStyle w:val="afff9"/>
        <w:rPr>
          <w:spacing w:val="8"/>
          <w:rtl/>
        </w:rPr>
      </w:pPr>
      <w:r w:rsidRPr="00C20F97">
        <w:rPr>
          <w:spacing w:val="8"/>
          <w:rtl/>
        </w:rPr>
        <w:t xml:space="preserve">ובקדשים קלים כולן להחמיר, </w:t>
      </w:r>
    </w:p>
    <w:p w:rsidR="00E403F0" w:rsidRPr="00C20F97" w:rsidRDefault="00E403F0" w:rsidP="00E403F0">
      <w:pPr>
        <w:pStyle w:val="afff9"/>
        <w:rPr>
          <w:spacing w:val="8"/>
          <w:rtl/>
        </w:rPr>
      </w:pPr>
      <w:r w:rsidRPr="00C20F97">
        <w:rPr>
          <w:spacing w:val="8"/>
          <w:rtl/>
        </w:rPr>
        <w:t xml:space="preserve">כיצד: קדשים קלים, לפני זריקת דמים אין מועלין לא באימורין ולא בבשר, </w:t>
      </w:r>
    </w:p>
    <w:p w:rsidR="00E403F0" w:rsidRPr="00C20F97" w:rsidRDefault="00E403F0" w:rsidP="00E403F0">
      <w:pPr>
        <w:pStyle w:val="afff9"/>
        <w:rPr>
          <w:spacing w:val="8"/>
          <w:rtl/>
        </w:rPr>
      </w:pPr>
      <w:r w:rsidRPr="00C20F97">
        <w:rPr>
          <w:spacing w:val="8"/>
          <w:rtl/>
        </w:rPr>
        <w:tab/>
        <w:t xml:space="preserve">לאחר זריקת דמים - מועלין באימורין ואין מועלין בבשר, </w:t>
      </w:r>
    </w:p>
    <w:p w:rsidR="00E403F0" w:rsidRPr="00C20F97" w:rsidRDefault="00E403F0" w:rsidP="00E403F0">
      <w:pPr>
        <w:pStyle w:val="afff9"/>
        <w:rPr>
          <w:spacing w:val="8"/>
          <w:rtl/>
        </w:rPr>
      </w:pPr>
      <w:r w:rsidRPr="00C20F97">
        <w:rPr>
          <w:spacing w:val="8"/>
          <w:rtl/>
        </w:rPr>
        <w:tab/>
        <w:t>על זה ועל זה חייבין עליו משום פיגול, נותר, וטמא;</w:t>
      </w:r>
    </w:p>
    <w:p w:rsidR="00E403F0" w:rsidRPr="00C20F97" w:rsidRDefault="00E403F0" w:rsidP="00E403F0">
      <w:pPr>
        <w:pStyle w:val="afff9"/>
        <w:rPr>
          <w:spacing w:val="8"/>
          <w:rtl/>
        </w:rPr>
      </w:pPr>
      <w:r w:rsidRPr="00C20F97">
        <w:rPr>
          <w:spacing w:val="8"/>
          <w:rtl/>
        </w:rPr>
        <w:tab/>
        <w:t>נמצא מעשה דמים בקדשים קלים כולן להחמיר.</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87" w:author="קלוד" w:date="2026-10-11T12:19:32Z"/>
        </w:rPr>
      </w:pPr>
      <w:ins w:id="90088" w:author="קלוד" w:date="2026-10-11T12:19:32Z">
        <w:r>
          <w:rPr>
            <w:color w:val="7B3F00"/>
          </w:rPr>
          <w:t xml:space="preserve">בקדשים קלים - אין מעילה ויש איסור</w:t>
        </w:r>
      </w:ins>
    </w:p>
    <w:p w:rsidR="00E403F0" w:rsidRPr="00AD695E" w:rsidRDefault="00E403F0" w:rsidP="00E403F0">
      <w:pPr>
        <w:rPr>
          <w:rtl/>
        </w:rPr>
      </w:pPr>
      <w:r w:rsidRPr="003778A1">
        <w:rPr>
          <w:rFonts w:ascii="FontbitDavid" w:hAnsi="FontbitDavid"/>
          <w:sz w:val="24"/>
          <w:rtl/>
        </w:rPr>
        <w:t xml:space="preserve">אין מועלין בבשר, </w:t>
      </w:r>
      <w:r>
        <w:rPr>
          <w:rFonts w:ascii="FontbitDavid" w:hAnsi="FontbitDavid" w:hint="cs"/>
          <w:sz w:val="24"/>
          <w:rtl/>
        </w:rPr>
        <w:t xml:space="preserve">ואגם איסור אין אפי' דממון כהן </w:t>
      </w:r>
      <w:r>
        <w:rPr>
          <w:rFonts w:ascii="FontbitDavid" w:hAnsi="FontbitDavid"/>
          <w:sz w:val="24"/>
          <w:rtl/>
        </w:rPr>
        <w:t>–</w:t>
      </w:r>
      <w:r>
        <w:rPr>
          <w:rFonts w:ascii="FontbitDavid" w:hAnsi="FontbitDavid" w:hint="cs"/>
          <w:sz w:val="24"/>
          <w:rtl/>
        </w:rPr>
        <w:t xml:space="preserve"> וקתני מועלין משום רישא </w:t>
      </w:r>
    </w:p>
    <w:p w:rsidR="00E403F0" w:rsidRPr="00AD695E" w:rsidRDefault="00E403F0" w:rsidP="00E403F0">
      <w:pPr>
        <w:rPr>
          <w:rtl/>
        </w:rPr>
      </w:pPr>
      <w:r w:rsidRPr="003778A1">
        <w:rPr>
          <w:rFonts w:ascii="FontbitDavid" w:hAnsi="FontbitDavid"/>
          <w:sz w:val="24"/>
          <w:rtl/>
        </w:rPr>
        <w:t xml:space="preserve">בקדשים קלים </w:t>
      </w:r>
      <w:ins w:id="90516" w:author="מנוע מכני" w:date="2026-10-11T12:04:39Z">
        <w:r>
          <w:rPr>
            <w:rFonts w:ascii="FontbitDavid" w:hAnsi="FontbitDavid"/>
            <w:sz w:val="24"/>
            <w:rtl/>
          </w:rPr>
          <w:t xml:space="preserve">כולם</w:t>
        </w:r>
      </w:ins>
      <w:del w:id="90517" w:author="מנוע מכני" w:date="2026-10-11T12:04:39Z">
        <w:r w:rsidRPr="003778A1">
          <w:rPr>
            <w:rFonts w:ascii="FontbitDavid" w:hAnsi="FontbitDavid"/>
            <w:sz w:val="24"/>
            <w:rtl/>
          </w:rPr>
          <w:delText xml:space="preserve">כולהו</w:delText>
        </w:r>
      </w:del>
      <w:r w:rsidRPr="003778A1">
        <w:rPr>
          <w:rFonts w:ascii="FontbitDavid" w:hAnsi="FontbitDavid"/>
          <w:sz w:val="24"/>
          <w:rtl/>
        </w:rPr>
        <w:t xml:space="preserve"> להחמיר, כיצד, בשר קדשים קלים לפני זריקת דמים - אין מועלין בהן ובאימוריהן, ואין חייבין עליהן משום פיגול נותר וטמא, לאחר זריקת דמים - מועלין באימוריהן ואין מועלין בבשר, מעילה הוא </w:t>
      </w:r>
      <w:ins w:id="90520" w:author="מנוע מכני" w:date="2026-10-11T12:04:39Z">
        <w:r>
          <w:rPr>
            <w:rFonts w:ascii="FontbitDavid" w:hAnsi="FontbitDavid"/>
            <w:sz w:val="24"/>
            <w:rtl/>
          </w:rPr>
          <w:t xml:space="preserve">דאין</w:t>
        </w:r>
      </w:ins>
      <w:del w:id="90521" w:author="מנוע מכני" w:date="2026-10-11T12:04:39Z">
        <w:r w:rsidRPr="003778A1">
          <w:rPr>
            <w:rFonts w:ascii="FontbitDavid" w:hAnsi="FontbitDavid"/>
            <w:sz w:val="24"/>
            <w:rtl/>
          </w:rPr>
          <w:delText xml:space="preserve">דליכא</w:delText>
        </w:r>
      </w:del>
      <w:r w:rsidRPr="003778A1">
        <w:rPr>
          <w:rFonts w:ascii="FontbitDavid" w:hAnsi="FontbitDavid"/>
          <w:sz w:val="24"/>
          <w:rtl/>
        </w:rPr>
        <w:t xml:space="preserve">, הא איסורא </w:t>
      </w:r>
      <w:ins w:id="90518" w:author="מנוע מכני" w:date="2026-10-11T12:04:39Z">
        <w:r>
          <w:rPr>
            <w:rFonts w:ascii="FontbitDavid" w:hAnsi="FontbitDavid"/>
            <w:sz w:val="24"/>
            <w:rtl/>
          </w:rPr>
          <w:t xml:space="preserve">יש</w:t>
        </w:r>
      </w:ins>
      <w:del w:id="90519" w:author="מנוע מכני" w:date="2026-10-11T12:04:39Z">
        <w:r w:rsidRPr="003778A1">
          <w:rPr>
            <w:rFonts w:ascii="FontbitDavid" w:hAnsi="FontbitDavid"/>
            <w:sz w:val="24"/>
            <w:rtl/>
          </w:rPr>
          <w:delText xml:space="preserve">איכא</w:delText>
        </w:r>
      </w:del>
      <w:r>
        <w:rPr>
          <w:rFonts w:ascii="FontbitDavid" w:hAnsi="FontbitDavid"/>
          <w:sz w:val="24"/>
          <w:rtl/>
        </w:rPr>
        <w:t>!</w:t>
      </w:r>
    </w:p>
    <w:p w:rsidR="00E403F0" w:rsidRPr="00AD695E" w:rsidRDefault="00E403F0" w:rsidP="00E403F0">
      <w:pPr>
        <w:rPr>
          <w:rtl/>
        </w:rPr>
      </w:pPr>
      <w:ins w:id="90736" w:author="מנוע מכני" w:date="2026-10-11T12:04:39Z">
        <w:r>
          <w:rPr>
            <w:rFonts w:ascii="FontbitDavid" w:hAnsi="FontbitDavid"/>
            <w:sz w:val="24"/>
            <w:rtl/>
          </w:rPr>
          <w:t xml:space="preserve">ולמה</w:t>
        </w:r>
      </w:ins>
      <w:del w:id="90737" w:author="מנוע מכני" w:date="2026-10-11T12:04:39Z">
        <w:r w:rsidRPr="003778A1">
          <w:rPr>
            <w:rFonts w:ascii="FontbitDavid" w:hAnsi="FontbitDavid"/>
            <w:sz w:val="24"/>
            <w:rtl/>
          </w:rPr>
          <w:delText xml:space="preserve">ואמאי</w:delText>
        </w:r>
      </w:del>
      <w:r w:rsidRPr="003778A1">
        <w:rPr>
          <w:rFonts w:ascii="FontbitDavid" w:hAnsi="FontbitDavid"/>
          <w:sz w:val="24"/>
          <w:rtl/>
        </w:rPr>
        <w:t xml:space="preserve">? הא ממונא דבעלים הוא</w:t>
      </w:r>
      <w:r>
        <w:rPr>
          <w:rFonts w:ascii="FontbitDavid" w:hAnsi="FontbitDavid"/>
          <w:sz w:val="24"/>
          <w:rtl/>
        </w:rPr>
        <w:t>!</w:t>
      </w:r>
    </w:p>
    <w:p w:rsidR="00E403F0" w:rsidRPr="00AD695E" w:rsidRDefault="00E403F0" w:rsidP="00E403F0">
      <w:pPr>
        <w:pStyle w:val="afff3"/>
        <w:framePr w:wrap="around"/>
        <w:rPr>
          <w:rtl/>
        </w:rPr>
      </w:pPr>
      <w:r>
        <w:rPr>
          <w:rFonts w:hint="cs"/>
          <w:rtl/>
        </w:rPr>
        <w:t>ח.</w:t>
      </w:r>
    </w:p>
    <w:p>
      <w:pPr>
        <w:pStyle w:val="afffff8"/>
        <w:rPr>
          <w:ins w:id="90085" w:author="קלוד" w:date="2026-10-11T12:19:32Z"/>
        </w:rPr>
      </w:pPr>
      <w:ins w:id="90086" w:author="קלוד" w:date="2026-10-11T12:19:32Z">
        <w:r>
          <w:rPr>
            <w:color w:val="7B3F00"/>
          </w:rPr>
          <w:t xml:space="preserve">זריקה מועלת ליוצא - לשריפה ולא לאכילה</w:t>
        </w:r>
      </w:ins>
    </w:p>
    <w:p>
      <w:pPr>
        <w:pStyle w:val="38"/>
        <w:rPr>
          <w:ins w:id="91282" w:author="מנוע מכני" w:date="2026-10-11T12:04:39Z"/>
        </w:rPr>
      </w:pPr>
      <w:r>
        <w:t xml:space="preserve">- </w:t>
      </w:r>
      <w:r>
        <w:t xml:space="preserve">א</w:t>
      </w:r>
      <w:ins w:id="90107" w:author="מנוע מכני" w:date="2026-10-11T12:04:39Z">
        <w:r>
          <w:t xml:space="preserve">ר"ח</w:t>
        </w:r>
      </w:ins>
      <w:del w:id="90108" w:author="מנוע מכני" w:date="2026-10-11T12:04:39Z">
        <w:r>
          <w:delText xml:space="preserve">ר''ח</w:delText>
        </w:r>
      </w:del>
      <w:r>
        <w:t xml:space="preserve">:</w:t>
      </w:r>
    </w:p>
    <w:p w:rsidR="00E403F0" w:rsidRPr="00AD695E" w:rsidRDefault="00E403F0" w:rsidP="00E403F0">
      <w:pPr>
        <w:pStyle w:val="affffb"/>
        <w:rPr>
          <w:rtl/>
        </w:rPr>
      </w:pPr>
      <w:del w:id="91283" w:author="מנוע מכני" w:date="2026-10-11T12:04:39Z">
        <w:r w:rsidRPr="000767FE">
          <w:rPr>
            <w:rtl/>
          </w:rPr>
          <w:delText xml:space="preserve"> </w:delText>
        </w:r>
      </w:del>
      <w:r w:rsidRPr="000767FE">
        <w:rPr>
          <w:bCs/>
          <w:rtl/>
        </w:rPr>
        <w:t>ליוצאין</w:t>
      </w:r>
      <w:r w:rsidRPr="000767FE">
        <w:rPr>
          <w:rtl/>
        </w:rPr>
        <w:t xml:space="preserve">, </w:t>
      </w:r>
      <w:r w:rsidRPr="000767FE">
        <w:rPr>
          <w:rStyle w:val="2fb"/>
          <w:rtl/>
        </w:rPr>
        <w:t xml:space="preserve">ו</w:t>
      </w:r>
      <w:r>
        <w:rPr>
          <w:rStyle w:val="2fb"/>
          <w:rFonts w:hint="cs"/>
          <w:rtl/>
        </w:rPr>
        <w:t>כ</w:t>
      </w:r>
      <w:r w:rsidRPr="000767FE">
        <w:rPr>
          <w:rStyle w:val="2fb"/>
          <w:rtl/>
        </w:rPr>
        <w:t xml:space="preserve">ר"ע</w:t>
      </w:r>
      <w:r w:rsidRPr="000767FE">
        <w:rPr>
          <w:rtl/>
        </w:rPr>
        <w:t xml:space="preserve"> </w:t>
      </w:r>
      <w:r>
        <w:rPr>
          <w:rFonts w:hint="cs"/>
          <w:rtl/>
        </w:rPr>
        <w:t>ד</w:t>
      </w:r>
      <w:r w:rsidRPr="000767FE">
        <w:rPr>
          <w:rtl/>
        </w:rPr>
        <w:t>זריקה מועלת ליוצא - לשריפה אבל לאכילה הוא דלא מרצה.</w:t>
      </w:r>
    </w:p>
    <w:p w:rsidR="00E403F0" w:rsidRPr="00AD695E" w:rsidRDefault="00E403F0" w:rsidP="00E403F0">
      <w:pPr>
        <w:pStyle w:val="Hadran"/>
        <w:rPr>
          <w:rtl/>
        </w:rPr>
        <w:pPrChange w:id="93696" w:author="Claude" w:date="2026-10-11T09:08:15Z">
          <w:pPr>
            <w:rPr>
              <w:rtl/>
            </w:rPr>
          </w:pPr>
        </w:pPrChange>
      </w:pPr>
      <w:r w:rsidRPr="003778A1">
        <w:rPr>
          <w:rFonts w:ascii="FontbitDavid" w:hAnsi="FontbitDavid"/>
          <w:sz w:val="24"/>
          <w:rtl/>
        </w:rPr>
        <w:t>הדרן עלך קדשי קדשים</w:t>
      </w:r>
      <w:r>
        <w:rPr>
          <w:rFonts w:ascii="FontbitDavid" w:hAnsi="FontbitDavid"/>
          <w:sz w:val="24"/>
          <w:rtl/>
        </w:rPr>
        <w:t>.</w:t>
      </w:r>
    </w:p>
    <w:p w:rsidR="00E403F0" w:rsidRDefault="00E403F0" w:rsidP="00E403F0">
      <w:pPr>
        <w:rPr>
          <w:rFonts w:ascii="FontbitDavid" w:hAnsi="FontbitDavid"/>
          <w:sz w:val="24"/>
          <w:rtl/>
        </w:rPr>
        <w:sectPr w:rsidR="00E403F0" w:rsidSect="00E403F0">
          <w:headerReference w:type="even" r:id="rId13"/>
          <w:headerReference w:type="default" r:id="rId14"/>
          <w:footerReference w:type="even" r:id="rId15"/>
          <w:footerReference w:type="default" r:id="rId16"/>
          <w:pgSz w:w="6804" w:h="11907" w:code="8"/>
          <w:pgMar w:top="284" w:right="567" w:bottom="284" w:left="567" w:header="284" w:footer="284" w:gutter="0"/>
          <w:pgNumType w:start="1"/>
          <w:cols w:space="284"/>
          <w:bidi/>
          <w:rtlGutter/>
          <w:docGrid w:linePitch="360"/>
        </w:sectPr>
      </w:pPr>
    </w:p>
    <w:p w:rsidR="00E403F0" w:rsidRPr="00AD695E" w:rsidRDefault="00E403F0" w:rsidP="00E403F0">
      <w:pPr>
        <w:pStyle w:val="afff6"/>
        <w:framePr w:wrap="around"/>
        <w:rPr>
          <w:del w:id="92669" w:author="Claude" w:date="2026-10-11T09:07:52Z"/>
          <w:rtl/>
        </w:rPr>
      </w:pPr>
      <w:del w:id="92668" w:author="Claude" w:date="2026-10-11T09:07:52Z">
        <w:r>
          <w:rPr>
            <w:rFonts w:hint="cs"/>
            <w:rtl/>
          </w:rPr>
          <w:lastRenderedPageBreak/>
          <w:delText xml:space="preserve">פרק שני</w:delText>
        </w:r>
      </w:del>
    </w:p>
    <w:p w:rsidR="00E403F0" w:rsidRPr="00AD695E" w:rsidRDefault="00E403F0" w:rsidP="00E403F0">
      <w:pPr>
        <w:pStyle w:val="afff7"/>
        <w:framePr w:wrap="around"/>
        <w:rPr>
          <w:del w:id="92671" w:author="Claude" w:date="2026-10-11T09:07:52Z"/>
          <w:rtl/>
        </w:rPr>
      </w:pPr>
      <w:del w:id="92670" w:author="Claude" w:date="2026-10-11T09:07:52Z">
        <w:r>
          <w:rPr>
            <w:rFonts w:hint="cs"/>
            <w:rtl/>
          </w:rPr>
          <w:delText xml:space="preserve">חטאת העוף </w:delText>
        </w:r>
      </w:del>
    </w:p>
    <w:p>
      <w:pPr>
        <w:pStyle w:val="PetichatPerek"/>
        <w:rPr>
          <w:ins w:id="92667" w:author="Claude" w:date="2026-10-11T09:07:52Z"/>
        </w:rPr>
      </w:pPr>
      <w:ins w:id="92666" w:author="Claude" w:date="2026-10-11T09:07:52Z">
        <w:r>
          <w:rPr>
            <w:rFonts w:hint="cs"/>
            <w:rtl/>
          </w:rPr>
          <w:t xml:space="preserve">פרק שני</w:t>
        </w:r>
        <w:r>
          <w:rPr>
            <w:rFonts w:hint="cs"/>
            <w:rtl/>
          </w:rPr>
          <w:t xml:space="preserve"> - </w:t>
        </w:r>
        <w:r>
          <w:rPr>
            <w:rFonts w:hint="cs"/>
            <w:rtl/>
          </w:rPr>
          <w:t xml:space="preserve">חטאת העוף</w:t>
        </w:r>
      </w:ins>
    </w:p>
    <w:p>
      <w:pPr>
        <w:pStyle w:val="MishnaBatzad"/>
        <w:rPr>
          <w:ins w:id="20089" w:author="קלוד" w:date="2026-10-11T09:07:20Z"/>
        </w:rPr>
      </w:pPr>
      <w:ins w:id="20088" w:author="קלוד" w:date="2026-10-11T09:07:20Z">
        <w:r>
          <w:t xml:space="preserve">משנה א</w:t>
        </w:r>
      </w:ins>
    </w:p>
    <w:p w:rsidR="00E403F0" w:rsidRPr="00C20F97" w:rsidRDefault="00E403F0" w:rsidP="00E403F0">
      <w:pPr>
        <w:pStyle w:val="afff9"/>
        <w:rPr>
          <w:del w:id="20025" w:author="קלוד" w:date="2026-10-11T09:07:20Z"/>
          <w:spacing w:val="8"/>
          <w:rtl/>
        </w:rPr>
      </w:pPr>
      <w:del w:id="20024"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04" w:author="קלוד" w:date="2026-10-11T12:09:42Z">
          <w:pPr>
            <w:pStyle w:val="afff9"/>
          </w:pPr>
        </w:pPrChange>
      </w:pPr>
      <w:r w:rsidRPr="00C20F97">
        <w:rPr>
          <w:spacing w:val="8"/>
          <w:rtl/>
        </w:rPr>
        <w:t>חטאת העוף מועלין בה משהוקדשה.</w:t>
      </w:r>
    </w:p>
    <w:p w:rsidR="00E403F0" w:rsidRPr="00C20F97" w:rsidRDefault="00E403F0" w:rsidP="00E403F0">
      <w:pPr>
        <w:pStyle w:val="afff9"/>
        <w:rPr>
          <w:spacing w:val="8"/>
          <w:rtl/>
        </w:rPr>
      </w:pPr>
      <w:r w:rsidRPr="00C20F97">
        <w:rPr>
          <w:spacing w:val="8"/>
          <w:rtl/>
        </w:rPr>
        <w:t>נמלקה - הוכשרה להפסל בטבול יום, ובמחוסר כפורים, ובלינה.</w:t>
      </w:r>
    </w:p>
    <w:p w:rsidR="00E403F0" w:rsidRPr="00C20F97" w:rsidRDefault="00E403F0" w:rsidP="00E403F0">
      <w:pPr>
        <w:pStyle w:val="afff9"/>
        <w:rPr>
          <w:spacing w:val="8"/>
          <w:rtl/>
        </w:rPr>
      </w:pPr>
      <w:r w:rsidRPr="00C20F97">
        <w:rPr>
          <w:spacing w:val="8"/>
          <w:rtl/>
        </w:rPr>
        <w:t>הוזה דמה - חייבין עליו משום פיגול, נותר, וטמא, ואין בה מעילה.</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83" w:author="קלוד" w:date="2026-10-11T12:19:32Z"/>
        </w:rPr>
      </w:pPr>
      <w:ins w:id="90084" w:author="קלוד" w:date="2026-10-11T12:19:32Z">
        <w:r>
          <w:rPr>
            <w:color w:val="7B3F00"/>
          </w:rPr>
          <w:t xml:space="preserve">הוכשרה ליפסל בטבול יום - ולא לטמא</w:t>
        </w:r>
      </w:ins>
    </w:p>
    <w:p w:rsidR="00E403F0" w:rsidRPr="00AD695E" w:rsidRDefault="00E403F0" w:rsidP="00E403F0">
      <w:pPr>
        <w:rPr>
          <w:rtl/>
        </w:rPr>
      </w:pPr>
      <w:r w:rsidRPr="001B5406">
        <w:rPr>
          <w:rStyle w:val="affff2"/>
          <w:rtl/>
        </w:rPr>
        <w:t>הוכשרה ליפסל בטבול יום ובמחוסר כפורים ובלינה,</w:t>
      </w:r>
      <w:r w:rsidRPr="003778A1">
        <w:rPr>
          <w:rFonts w:ascii="FontbitDavid" w:hAnsi="FontbitDavid"/>
          <w:sz w:val="24"/>
          <w:rtl/>
        </w:rPr>
        <w:t xml:space="preserve"> </w:t>
      </w:r>
    </w:p>
    <w:p w:rsidR="00E403F0" w:rsidRPr="00AD695E" w:rsidRDefault="00E403F0" w:rsidP="00E403F0">
      <w:pPr>
        <w:pStyle w:val="afff3"/>
        <w:framePr w:wrap="around"/>
        <w:rPr>
          <w:rtl/>
        </w:rPr>
      </w:pPr>
      <w:r>
        <w:rPr>
          <w:rFonts w:hint="cs"/>
          <w:rtl/>
        </w:rPr>
        <w:t>ח:</w:t>
      </w:r>
    </w:p>
    <w:p w:rsidR="00E403F0" w:rsidRPr="00AD695E" w:rsidRDefault="00E403F0" w:rsidP="00E403F0">
      <w:pPr>
        <w:rPr>
          <w:rtl/>
        </w:rPr>
      </w:pPr>
      <w:r w:rsidRPr="003778A1">
        <w:rPr>
          <w:rFonts w:ascii="FontbitDavid" w:hAnsi="FontbitDavid"/>
          <w:sz w:val="24"/>
          <w:rtl/>
        </w:rPr>
        <w:t xml:space="preserve">אבל לטמויי - </w:t>
      </w:r>
      <w:r w:rsidRPr="003778A1">
        <w:rPr>
          <w:rFonts w:ascii="FontbitDavid" w:hAnsi="FontbitDavid"/>
          <w:sz w:val="24"/>
          <w:rtl/>
        </w:rPr>
        <w:t xml:space="preserve">לא</w:t>
      </w:r>
      <w:r>
        <w:rPr>
          <w:rFonts w:ascii="FontbitDavid" w:hAnsi="FontbitDavid"/>
          <w:sz w:val="24"/>
          <w:rtl/>
        </w:rPr>
        <w:t>!</w:t>
      </w:r>
      <w:r>
        <w:rPr>
          <w:rFonts w:ascii="FontbitDavid" w:hAnsi="FontbitDavid" w:hint="cs"/>
          <w:sz w:val="24"/>
          <w:rtl/>
        </w:rPr>
        <w:t xml:space="preserve">- וכרבנן </w:t>
      </w:r>
    </w:p>
    <w:p w:rsidR="00E403F0" w:rsidRPr="00AD695E" w:rsidRDefault="00E403F0" w:rsidP="00E403F0">
      <w:pPr>
        <w:rPr>
          <w:rtl/>
        </w:rPr>
      </w:pPr>
      <w:r w:rsidRPr="00D40042">
        <w:rPr>
          <w:rFonts w:ascii="FontbitDavid" w:hAnsi="FontbitDavid" w:hint="cs"/>
          <w:b/>
          <w:bCs/>
          <w:sz w:val="24"/>
          <w:rtl/>
        </w:rPr>
        <w:t>ד</w:t>
      </w:r>
      <w:r w:rsidRPr="00D40042">
        <w:rPr>
          <w:rFonts w:ascii="FontbitDavid" w:hAnsi="FontbitDavid"/>
          <w:b/>
          <w:bCs/>
          <w:sz w:val="24"/>
          <w:rtl/>
        </w:rPr>
        <w:t>אבא שאול</w:t>
      </w:r>
      <w:r w:rsidRPr="003778A1">
        <w:rPr>
          <w:rFonts w:ascii="FontbitDavid" w:hAnsi="FontbitDavid"/>
          <w:sz w:val="24"/>
          <w:rtl/>
        </w:rPr>
        <w:t xml:space="preserve">: טבול יום תחלה לקדש, </w:t>
      </w:r>
    </w:p>
    <w:p>
      <w:pPr>
        <w:pStyle w:val="38"/>
        <w:rPr>
          <w:ins w:id="91284" w:author="מנוע מכני" w:date="2026-10-11T12:04:39Z"/>
        </w:rPr>
      </w:pPr>
      <w:r w:rsidRPr="00D40042">
        <w:t xml:space="preserve">ר"מ:</w:t>
      </w:r>
    </w:p>
    <w:p w:rsidR="00E403F0" w:rsidRPr="00AD695E" w:rsidRDefault="00E403F0" w:rsidP="00E403F0">
      <w:pPr>
        <w:rPr>
          <w:rtl/>
        </w:rPr>
      </w:pPr>
      <w:del w:id="91285" w:author="מנוע מכני" w:date="2026-10-11T12:04:39Z">
        <w:r w:rsidRPr="00D40042">
          <w:rPr>
            <w:rFonts w:ascii="FontbitDavid" w:hAnsi="FontbitDavid"/>
            <w:b/>
            <w:bCs/>
            <w:sz w:val="24"/>
            <w:rtl/>
          </w:rPr>
          <w:delText xml:space="preserve"> </w:delText>
        </w:r>
      </w:del>
      <w:r w:rsidRPr="003778A1">
        <w:rPr>
          <w:rFonts w:ascii="FontbitDavid" w:hAnsi="FontbitDavid"/>
          <w:sz w:val="24"/>
          <w:rtl/>
        </w:rPr>
        <w:t>מטמא את הקדש, ופוסל את התרומה</w:t>
      </w:r>
      <w:ins w:id="90912" w:author="מנוע מכני" w:date="2026-10-11T12:04:39Z">
        <w:r>
          <w:rPr>
            <w:rFonts w:ascii="FontbitDavid" w:hAnsi="FontbitDavid"/>
            <w:sz w:val="24"/>
            <w:rtl/>
          </w:rPr>
          <w:t xml:space="preserve">,</w:t>
        </w:r>
      </w:ins>
      <w:del w:id="90913" w:author="מנוע מכני" w:date="2026-10-11T12:04:39Z">
        <w:r>
          <w:rPr>
            <w:rFonts w:ascii="FontbitDavid" w:hAnsi="FontbitDavid"/>
            <w:sz w:val="24"/>
            <w:rtl/>
          </w:rPr>
          <w:delText xml:space="preserve">;</w:delText>
        </w:r>
      </w:del>
    </w:p>
    <w:p>
      <w:pPr>
        <w:pStyle w:val="38"/>
        <w:rPr>
          <w:ins w:id="91286" w:author="מנוע מכני" w:date="2026-10-11T12:04:39Z"/>
        </w:rPr>
      </w:pPr>
      <w:r w:rsidRPr="00D40042">
        <w:t>וחכ"א:</w:t>
      </w:r>
    </w:p>
    <w:p w:rsidR="00E403F0" w:rsidRPr="00AD695E" w:rsidRDefault="00E403F0" w:rsidP="00E403F0">
      <w:pPr>
        <w:rPr>
          <w:rtl/>
        </w:rPr>
      </w:pPr>
      <w:del w:id="91287" w:author="מנוע מכני" w:date="2026-10-11T12:04:39Z">
        <w:r>
          <w:rPr>
            <w:rFonts w:ascii="FontbitDavid" w:hAnsi="FontbitDavid"/>
            <w:sz w:val="24"/>
            <w:rtl/>
          </w:rPr>
          <w:delText xml:space="preserve"> </w:delText>
        </w:r>
      </w:del>
      <w:r>
        <w:rPr>
          <w:rFonts w:ascii="FontbitDavid" w:hAnsi="FontbitDavid"/>
          <w:sz w:val="24"/>
          <w:rtl/>
        </w:rPr>
        <w:t xml:space="preserve">כשם ש</w:t>
      </w:r>
      <w:r w:rsidRPr="003778A1">
        <w:rPr>
          <w:rFonts w:ascii="FontbitDavid" w:hAnsi="FontbitDavid"/>
          <w:sz w:val="24"/>
          <w:rtl/>
        </w:rPr>
        <w:t>פוסל משקה תרומה ואוכלי תרומה, כך פוסל משקה קדש ואוכלי קדש</w:t>
      </w:r>
      <w:r>
        <w:rPr>
          <w:rFonts w:ascii="FontbitDavid" w:hAnsi="FontbitDavid"/>
          <w:sz w:val="24"/>
          <w:rtl/>
        </w:rPr>
        <w:t>.</w:t>
      </w:r>
    </w:p>
    <w:p>
      <w:pPr>
        <w:pStyle w:val="38"/>
        <w:rPr>
          <w:ins w:id="91288" w:author="מנוע מכני" w:date="2026-10-11T12:04:39Z"/>
        </w:rPr>
      </w:pPr>
      <w:r w:rsidRPr="00D40042">
        <w:t>רבא</w:t>
      </w:r>
      <w:r w:rsidRPr="003778A1">
        <w:t xml:space="preserve">:</w:t>
      </w:r>
    </w:p>
    <w:p w:rsidR="00E403F0" w:rsidRPr="00AD695E" w:rsidRDefault="00E403F0" w:rsidP="00E403F0">
      <w:pPr>
        <w:rPr>
          <w:rtl/>
        </w:rPr>
      </w:pPr>
      <w:del w:id="9128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לאבא שאול - מעלה עשו בקדשים, שוינהו רבנן לטבול יום כראשון</w:t>
      </w:r>
      <w:r>
        <w:rPr>
          <w:rFonts w:ascii="FontbitDavid" w:hAnsi="FontbitDavid"/>
          <w:sz w:val="24"/>
          <w:rtl/>
        </w:rPr>
        <w:t>.</w:t>
      </w:r>
    </w:p>
    <w:p w:rsidR="00E403F0" w:rsidRPr="00AD695E" w:rsidRDefault="00E403F0" w:rsidP="00E403F0">
      <w:pPr>
        <w:rPr>
          <w:rtl/>
        </w:rPr>
      </w:pPr>
      <w:r w:rsidRPr="00D40042">
        <w:rPr>
          <w:rStyle w:val="2fb"/>
          <w:rFonts w:ascii="FontbitDavid" w:hAnsi="FontbitDavid"/>
          <w:b/>
          <w:bCs/>
          <w:sz w:val="24"/>
          <w:rtl/>
        </w:rPr>
        <w:t xml:space="preserve">לר"מ</w:t>
      </w:r>
      <w:r w:rsidRPr="00D40042">
        <w:rPr>
          <w:rFonts w:ascii="FontbitDavid" w:hAnsi="FontbitDavid"/>
          <w:b/>
          <w:bCs/>
          <w:sz w:val="24"/>
          <w:rtl/>
        </w:rPr>
        <w:t xml:space="preserve"> </w:t>
      </w:r>
      <w:r w:rsidRPr="003778A1">
        <w:rPr>
          <w:rFonts w:ascii="FontbitDavid" w:hAnsi="FontbitDavid"/>
          <w:sz w:val="24"/>
          <w:rtl/>
        </w:rPr>
        <w:t xml:space="preserve">- כאוכל שני, </w:t>
      </w:r>
      <w:r w:rsidRPr="00D40042">
        <w:rPr>
          <w:rFonts w:ascii="FontbitDavid" w:hAnsi="FontbitDavid"/>
          <w:b/>
          <w:bCs/>
          <w:sz w:val="24"/>
          <w:rtl/>
        </w:rPr>
        <w:t>לרבנן</w:t>
      </w:r>
      <w:r w:rsidRPr="003778A1">
        <w:rPr>
          <w:rFonts w:ascii="FontbitDavid" w:hAnsi="FontbitDavid"/>
          <w:sz w:val="24"/>
          <w:rtl/>
        </w:rPr>
        <w:t xml:space="preserve"> - כיון דטבל קלש טומאה, פסול - משוי, טמא - </w:t>
      </w:r>
      <w:r w:rsidRPr="003778A1">
        <w:rPr>
          <w:rFonts w:ascii="FontbitDavid" w:hAnsi="FontbitDavid"/>
          <w:sz w:val="24"/>
          <w:rtl/>
        </w:rPr>
        <w:t xml:space="preserve">לא</w:t>
      </w:r>
      <w:r w:rsidRPr="003778A1">
        <w:rPr>
          <w:rFonts w:ascii="FontbitDavid" w:hAnsi="FontbitDavid"/>
          <w:sz w:val="24"/>
          <w:rtl/>
        </w:rPr>
        <w:t xml:space="preserve"> משוי</w:t>
      </w:r>
      <w:r>
        <w:rPr>
          <w:rFonts w:ascii="FontbitDavid" w:hAnsi="FontbitDavid"/>
          <w:sz w:val="24"/>
          <w:rtl/>
        </w:rPr>
        <w:t>.</w:t>
      </w:r>
    </w:p>
    <w:p w:rsidR="00E403F0" w:rsidRPr="00AD695E" w:rsidRDefault="00E403F0" w:rsidP="00E403F0">
      <w:pPr>
        <w:jc w:val="center"/>
        <w:rPr>
          <w:del w:id="90002" w:author="מנוע עיצוב" w:date="2026-10-11T12:09:26Z"/>
          <w:rtl/>
        </w:rPr>
      </w:pPr>
      <w:del w:id="90001"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08" w:author="קלוד" w:date="2026-10-11T09:07:20Z">
          <w:pPr>
            <w:pStyle w:val="affff1"/>
            <w:rPr>
              <w:rtl/>
            </w:rPr>
          </w:pPr>
        </w:pPrChange>
      </w:pPr>
      <w:ins w:id="9801" w:author="מספור קטעי משנה" w:date="2026-10-11T09:25:16Z">
        <w:r>
          <w:rPr>
            <w:rStyle w:val="MisparKeta"/>
          </w:rPr>
          <w:t xml:space="preserve">א. </w:t>
        </w:r>
      </w:ins>
      <w:r w:rsidRPr="003778A1">
        <w:rPr>
          <w:rtl/>
        </w:rPr>
        <w:t>הוזה דמה חייבין כו'</w:t>
      </w:r>
      <w:r>
        <w:rPr>
          <w:rtl/>
        </w:rPr>
        <w:t>.</w:t>
      </w:r>
    </w:p>
    <w:p w:rsidR="00E403F0" w:rsidRPr="00AD695E" w:rsidRDefault="00E403F0" w:rsidP="00E403F0">
      <w:pPr>
        <w:rPr>
          <w:rtl/>
        </w:rPr>
      </w:pPr>
      <w:r w:rsidRPr="003778A1">
        <w:rPr>
          <w:rFonts w:ascii="FontbitDavid" w:hAnsi="FontbitDavid"/>
          <w:sz w:val="24"/>
          <w:rtl/>
        </w:rPr>
        <w:t xml:space="preserve">מעילה הוא </w:t>
      </w:r>
      <w:ins w:id="90524" w:author="מנוע מכני" w:date="2026-10-11T12:04:39Z">
        <w:r>
          <w:rPr>
            <w:rFonts w:ascii="FontbitDavid" w:hAnsi="FontbitDavid"/>
            <w:sz w:val="24"/>
            <w:rtl/>
          </w:rPr>
          <w:t xml:space="preserve">דאין</w:t>
        </w:r>
      </w:ins>
      <w:del w:id="90525" w:author="מנוע מכני" w:date="2026-10-11T12:04:39Z">
        <w:r w:rsidRPr="003778A1">
          <w:rPr>
            <w:rFonts w:ascii="FontbitDavid" w:hAnsi="FontbitDavid"/>
            <w:sz w:val="24"/>
            <w:rtl/>
          </w:rPr>
          <w:delText xml:space="preserve">דליכא</w:delText>
        </w:r>
      </w:del>
      <w:r w:rsidRPr="003778A1">
        <w:rPr>
          <w:rFonts w:ascii="FontbitDavid" w:hAnsi="FontbitDavid"/>
          <w:sz w:val="24"/>
          <w:rtl/>
        </w:rPr>
        <w:t xml:space="preserve">, אבל איסורא - </w:t>
      </w:r>
      <w:ins w:id="90522" w:author="מנוע מכני" w:date="2026-10-11T12:04:39Z">
        <w:r>
          <w:rPr>
            <w:rFonts w:ascii="FontbitDavid" w:hAnsi="FontbitDavid"/>
            <w:sz w:val="24"/>
            <w:rtl/>
          </w:rPr>
          <w:t xml:space="preserve">יש</w:t>
        </w:r>
      </w:ins>
      <w:del w:id="90523" w:author="מנוע מכני" w:date="2026-10-11T12:04:39Z">
        <w:r w:rsidRPr="003778A1">
          <w:rPr>
            <w:rFonts w:ascii="FontbitDavid" w:hAnsi="FontbitDavid"/>
            <w:sz w:val="24"/>
            <w:rtl/>
          </w:rPr>
          <w:delText xml:space="preserve">איכא</w:delText>
        </w:r>
      </w:del>
      <w:r>
        <w:rPr>
          <w:rFonts w:ascii="FontbitDavid" w:hAnsi="FontbitDavid"/>
          <w:sz w:val="24"/>
          <w:rtl/>
        </w:rPr>
        <w:t>!</w:t>
      </w:r>
      <w:r>
        <w:rPr>
          <w:rFonts w:ascii="FontbitDavid" w:hAnsi="FontbitDavid" w:hint="cs"/>
          <w:sz w:val="24"/>
          <w:rtl/>
        </w:rPr>
        <w:t xml:space="preserve"> ואפי' דממון כהנים הוא </w:t>
      </w:r>
    </w:p>
    <w:p>
      <w:pPr>
        <w:pStyle w:val="38"/>
        <w:rPr>
          <w:ins w:id="91290" w:author="מנוע מכני" w:date="2026-10-11T12:04:39Z"/>
        </w:rPr>
      </w:pPr>
      <w:r>
        <w:t xml:space="preserve">- </w:t>
      </w:r>
      <w:ins w:id="90109" w:author="מנוע מכני" w:date="2026-10-11T12:04:39Z">
        <w:r>
          <w:t xml:space="preserve">ר"ח</w:t>
        </w:r>
      </w:ins>
      <w:del w:id="90110" w:author="מנוע מכני" w:date="2026-10-11T12:04:39Z">
        <w:r>
          <w:delText xml:space="preserve">ר''ח</w:delText>
        </w:r>
      </w:del>
      <w:r>
        <w:t xml:space="preserve">:</w:t>
      </w:r>
    </w:p>
    <w:p w:rsidR="00E403F0" w:rsidRPr="00AD695E" w:rsidRDefault="00E403F0" w:rsidP="00E403F0">
      <w:pPr>
        <w:pStyle w:val="affffb"/>
        <w:rPr>
          <w:rtl/>
        </w:rPr>
      </w:pPr>
      <w:del w:id="91291" w:author="מנוע מכני" w:date="2026-10-11T12:04:39Z">
        <w:r w:rsidRPr="00D40042">
          <w:rPr>
            <w:rtl/>
          </w:rPr>
          <w:delText xml:space="preserve"> </w:delText>
        </w:r>
      </w:del>
      <w:r>
        <w:rPr>
          <w:rFonts w:hint="cs"/>
          <w:rtl/>
        </w:rPr>
        <w:t>שיצא</w:t>
      </w:r>
      <w:r w:rsidRPr="00D40042">
        <w:rPr>
          <w:rtl/>
        </w:rPr>
        <w:t xml:space="preserve">, </w:t>
      </w:r>
      <w:r w:rsidRPr="00D40042">
        <w:rPr>
          <w:rStyle w:val="2fb"/>
          <w:rtl/>
        </w:rPr>
        <w:t xml:space="preserve">ו</w:t>
      </w:r>
      <w:r>
        <w:rPr>
          <w:rStyle w:val="2fb"/>
          <w:rFonts w:hint="cs"/>
          <w:rtl/>
        </w:rPr>
        <w:t>כ</w:t>
      </w:r>
      <w:r w:rsidRPr="00D40042">
        <w:rPr>
          <w:rStyle w:val="2fb"/>
          <w:rtl/>
        </w:rPr>
        <w:t xml:space="preserve">ר"ע</w:t>
      </w:r>
      <w:r w:rsidRPr="00D40042">
        <w:rPr>
          <w:rtl/>
        </w:rPr>
        <w:t xml:space="preserve"> דזריקה מועלת ליוצא - </w:t>
      </w:r>
      <w:ins w:id="90526" w:author="מנוע מכני" w:date="2026-10-11T12:04:39Z">
        <w:r>
          <w:rPr>
            <w:rtl/>
          </w:rPr>
          <w:t xml:space="preserve">דלא</w:t>
        </w:r>
      </w:ins>
      <w:del w:id="90527" w:author="מנוע מכני" w:date="2026-10-11T12:04:39Z">
        <w:r w:rsidRPr="00D40042">
          <w:rPr>
            <w:rtl/>
          </w:rPr>
          <w:delText xml:space="preserve">דלאו</w:delText>
        </w:r>
      </w:del>
      <w:r w:rsidRPr="00D40042">
        <w:rPr>
          <w:rtl/>
        </w:rPr>
        <w:t xml:space="preserve"> בת אכילה היא.</w:t>
      </w:r>
    </w:p>
    <w:p w:rsidR="00E403F0" w:rsidRPr="00AD695E" w:rsidRDefault="00E403F0" w:rsidP="00E403F0">
      <w:pPr>
        <w:rPr>
          <w:rtl/>
        </w:rPr>
      </w:pPr>
    </w:p>
    <w:p>
      <w:pPr>
        <w:pStyle w:val="afffff8"/>
        <w:rPr>
          <w:ins w:id="90081" w:author="קלוד" w:date="2026-10-11T12:19:32Z"/>
        </w:rPr>
      </w:pPr>
      <w:ins w:id="90082" w:author="קלוד" w:date="2026-10-11T12:19:32Z">
        <w:r>
          <w:rPr>
            <w:color w:val="7B3F00"/>
          </w:rPr>
          <w:t xml:space="preserve">מיצוי חטאת העוף - מעכב או אינו מעכב</w:t>
        </w:r>
      </w:ins>
    </w:p>
    <w:p>
      <w:pPr>
        <w:pStyle w:val="38"/>
        <w:rPr>
          <w:ins w:id="91293" w:author="מנוע מכני" w:date="2026-10-11T12:04:39Z"/>
        </w:rPr>
      </w:pPr>
      <w:del w:id="91292" w:author="מנוע מכני" w:date="2026-10-11T12:04:39Z">
        <w:r w:rsidRPr="006F178A">
          <w:delText xml:space="preserve">•</w:delText>
        </w:r>
      </w:del>
      <w:r w:rsidRPr="006F178A">
        <w:t xml:space="preserve"> </w:t>
      </w:r>
      <w:r>
        <w:t xml:space="preserve">א</w:t>
      </w:r>
      <w:ins w:id="90111" w:author="מנוע מכני" w:date="2026-10-11T12:04:39Z">
        <w:r>
          <w:t xml:space="preserve">ר"ה</w:t>
        </w:r>
      </w:ins>
      <w:del w:id="90112" w:author="מנוע מכני" w:date="2026-10-11T12:04:39Z">
        <w:r>
          <w:delText xml:space="preserve">ר''ה</w:delText>
        </w:r>
      </w:del>
      <w:r>
        <w:t xml:space="preserve"> מ</w:t>
      </w:r>
      <w:r w:rsidRPr="003778A1">
        <w:t xml:space="preserve">רב:</w:t>
      </w:r>
    </w:p>
    <w:p w:rsidR="00E403F0" w:rsidRPr="00AD695E" w:rsidRDefault="00E403F0" w:rsidP="00E403F0">
      <w:pPr>
        <w:rPr>
          <w:rtl/>
        </w:rPr>
      </w:pPr>
      <w:del w:id="9129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מיצוי חטאת העוף - </w:t>
      </w:r>
      <w:r w:rsidRPr="00D60399">
        <w:rPr>
          <w:rFonts w:ascii="FontbitDavid" w:hAnsi="FontbitDavid"/>
          <w:b/>
          <w:bCs/>
          <w:sz w:val="24"/>
          <w:rtl/>
        </w:rPr>
        <w:t>אינו מעכב</w:t>
      </w:r>
      <w:ins w:id="90914" w:author="מנוע מכני" w:date="2026-10-11T12:04:39Z">
        <w:r>
          <w:rPr>
            <w:rFonts w:ascii="FontbitDavid" w:hAnsi="FontbitDavid"/>
            <w:sz w:val="24"/>
            <w:rtl/>
          </w:rPr>
          <w:t xml:space="preserve">,</w:t>
        </w:r>
      </w:ins>
      <w:del w:id="90915" w:author="מנוע מכני" w:date="2026-10-11T12:04:39Z">
        <w:r>
          <w:rPr>
            <w:rFonts w:ascii="FontbitDavid" w:hAnsi="FontbitDavid"/>
            <w:sz w:val="24"/>
            <w:rtl/>
          </w:rPr>
          <w:delText xml:space="preserve">;</w:delText>
        </w:r>
      </w:del>
      <w:r>
        <w:rPr>
          <w:rFonts w:ascii="FontbitDavid" w:hAnsi="FontbitDavid" w:hint="cs"/>
          <w:sz w:val="24"/>
          <w:rtl/>
        </w:rPr>
        <w:t xml:space="preserve"> - </w:t>
      </w:r>
      <w:r w:rsidRPr="003778A1">
        <w:rPr>
          <w:rFonts w:ascii="FontbitDavid" w:hAnsi="FontbitDavid"/>
          <w:sz w:val="24"/>
          <w:rtl/>
        </w:rPr>
        <w:t xml:space="preserve">דתני </w:t>
      </w:r>
      <w:r w:rsidRPr="003778A1">
        <w:rPr>
          <w:rStyle w:val="2fb"/>
          <w:rFonts w:ascii="FontbitDavid" w:hAnsi="FontbitDavid"/>
          <w:sz w:val="24"/>
          <w:rtl/>
        </w:rPr>
        <w:t xml:space="preserve">רב</w:t>
      </w:r>
      <w:r w:rsidRPr="003778A1">
        <w:rPr>
          <w:rFonts w:ascii="FontbitDavid" w:hAnsi="FontbitDavid"/>
          <w:sz w:val="24"/>
          <w:rtl/>
        </w:rPr>
        <w:t xml:space="preserve">: </w:t>
      </w:r>
      <w:r w:rsidRPr="00D60399">
        <w:rPr>
          <w:rFonts w:ascii="FontbitDavid" w:hAnsi="FontbitDavid"/>
          <w:b/>
          <w:bCs/>
          <w:sz w:val="24"/>
          <w:rtl/>
        </w:rPr>
        <w:t>הוזה</w:t>
      </w:r>
      <w:r w:rsidRPr="003778A1">
        <w:rPr>
          <w:rFonts w:ascii="FontbitDavid" w:hAnsi="FontbitDavid"/>
          <w:sz w:val="24"/>
          <w:rtl/>
        </w:rPr>
        <w:t xml:space="preserve"> דמה</w:t>
      </w:r>
      <w:r>
        <w:rPr>
          <w:rFonts w:ascii="FontbitDavid" w:hAnsi="FontbitDavid"/>
          <w:sz w:val="24"/>
          <w:rtl/>
        </w:rPr>
        <w:t>.</w:t>
      </w:r>
    </w:p>
    <w:p>
      <w:pPr>
        <w:pStyle w:val="38"/>
        <w:rPr>
          <w:ins w:id="91296" w:author="מנוע מכני" w:date="2026-10-11T12:04:39Z"/>
        </w:rPr>
      </w:pPr>
      <w:del w:id="91295" w:author="מנוע מכני" w:date="2026-10-11T12:04:39Z">
        <w:r w:rsidRPr="006F178A">
          <w:delText xml:space="preserve">•</w:delText>
        </w:r>
      </w:del>
      <w:r w:rsidRPr="006F178A">
        <w:t xml:space="preserve"> </w:t>
      </w:r>
      <w:r>
        <w:t xml:space="preserve">רא</w:t>
      </w:r>
      <w:ins w:id="90113" w:author="מנוע מכני" w:date="2026-10-11T12:04:39Z">
        <w:r>
          <w:t xml:space="preserve">ב"א</w:t>
        </w:r>
      </w:ins>
      <w:del w:id="90114" w:author="מנוע מכני" w:date="2026-10-11T12:04:39Z">
        <w:r>
          <w:delText xml:space="preserve">ב''א</w:delText>
        </w:r>
      </w:del>
      <w:r>
        <w:t xml:space="preserve"> מ</w:t>
      </w:r>
      <w:r w:rsidRPr="003778A1">
        <w:t xml:space="preserve">רב:</w:t>
      </w:r>
    </w:p>
    <w:p w:rsidR="00E403F0" w:rsidRPr="00AD695E" w:rsidRDefault="00E403F0" w:rsidP="00E403F0">
      <w:pPr>
        <w:rPr>
          <w:rtl/>
        </w:rPr>
      </w:pPr>
      <w:del w:id="9129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מיצוי חטאת העוף - </w:t>
      </w:r>
      <w:r w:rsidRPr="00D60399">
        <w:rPr>
          <w:rFonts w:ascii="FontbitDavid" w:hAnsi="FontbitDavid"/>
          <w:b/>
          <w:bCs/>
          <w:sz w:val="24"/>
          <w:rtl/>
        </w:rPr>
        <w:t>מעכב</w:t>
      </w:r>
      <w:r w:rsidRPr="003778A1">
        <w:rPr>
          <w:rFonts w:ascii="FontbitDavid" w:hAnsi="FontbitDavid"/>
          <w:sz w:val="24"/>
          <w:rtl/>
        </w:rPr>
        <w:t xml:space="preserve">, </w:t>
      </w:r>
      <w:r>
        <w:rPr>
          <w:rFonts w:ascii="FontbitDavid" w:hAnsi="FontbitDavid"/>
          <w:sz w:val="24"/>
          <w:rtl/>
        </w:rPr>
        <w:tab/>
      </w:r>
      <w:r>
        <w:rPr>
          <w:rFonts w:ascii="FontbitDavid" w:hAnsi="FontbitDavid"/>
          <w:sz w:val="24"/>
          <w:rtl/>
        </w:rPr>
        <w:tab/>
      </w:r>
      <w:r w:rsidRPr="003778A1">
        <w:rPr>
          <w:rFonts w:ascii="FontbitDavid" w:hAnsi="FontbitDavid"/>
          <w:sz w:val="24"/>
          <w:rtl/>
        </w:rPr>
        <w:t xml:space="preserve">ותני </w:t>
      </w:r>
      <w:r w:rsidRPr="003778A1">
        <w:rPr>
          <w:rStyle w:val="2fb"/>
          <w:rFonts w:ascii="FontbitDavid" w:hAnsi="FontbitDavid"/>
          <w:sz w:val="24"/>
          <w:rtl/>
        </w:rPr>
        <w:t xml:space="preserve">רב</w:t>
      </w:r>
      <w:r w:rsidRPr="003778A1">
        <w:rPr>
          <w:rFonts w:ascii="FontbitDavid" w:hAnsi="FontbitDavid"/>
          <w:sz w:val="24"/>
          <w:rtl/>
        </w:rPr>
        <w:t xml:space="preserve">: </w:t>
      </w:r>
      <w:r w:rsidRPr="00D60399">
        <w:rPr>
          <w:rFonts w:ascii="FontbitDavid" w:hAnsi="FontbitDavid"/>
          <w:b/>
          <w:bCs/>
          <w:sz w:val="24"/>
          <w:rtl/>
        </w:rPr>
        <w:t>מיצה</w:t>
      </w:r>
      <w:r w:rsidRPr="003778A1">
        <w:rPr>
          <w:rFonts w:ascii="FontbitDavid" w:hAnsi="FontbitDavid"/>
          <w:sz w:val="24"/>
          <w:rtl/>
        </w:rPr>
        <w:t xml:space="preserve"> דמה</w:t>
      </w:r>
      <w:r>
        <w:rPr>
          <w:rFonts w:ascii="FontbitDavid" w:hAnsi="FontbitDavid"/>
          <w:sz w:val="24"/>
          <w:rtl/>
        </w:rPr>
        <w:t>.</w:t>
      </w:r>
    </w:p>
    <w:p>
      <w:pPr>
        <w:pStyle w:val="38"/>
        <w:rPr>
          <w:ins w:id="91299" w:author="מנוע מכני" w:date="2026-10-11T12:04:39Z"/>
        </w:rPr>
      </w:pPr>
      <w:del w:id="91298" w:author="מנוע מכני" w:date="2026-10-11T12:04:39Z">
        <w:r w:rsidRPr="006F178A">
          <w:delText xml:space="preserve">•</w:delText>
        </w:r>
      </w:del>
      <w:r w:rsidRPr="006F178A">
        <w:t xml:space="preserve"> </w:t>
      </w:r>
      <w:ins w:id="90115" w:author="מנוע מכני" w:date="2026-10-11T12:04:39Z">
        <w:r>
          <w:t xml:space="preserve">ת"ש</w:t>
        </w:r>
      </w:ins>
      <w:del w:id="90116" w:author="מנוע מכני" w:date="2026-10-11T12:04:39Z">
        <w:r>
          <w:delText xml:space="preserve">ת''ש</w:delText>
        </w:r>
      </w:del>
      <w:r w:rsidRPr="003778A1">
        <w:t xml:space="preserve">:</w:t>
      </w:r>
    </w:p>
    <w:p w:rsidR="00E403F0" w:rsidRPr="00AD695E" w:rsidRDefault="00E403F0" w:rsidP="00E403F0">
      <w:pPr>
        <w:rPr>
          <w:rtl/>
        </w:rPr>
      </w:pPr>
      <w:del w:id="91300" w:author="מנוע מכני" w:date="2026-10-11T12:04:39Z">
        <w:r w:rsidRPr="003778A1">
          <w:rPr>
            <w:rFonts w:ascii="FontbitDavid" w:hAnsi="FontbitDavid"/>
            <w:sz w:val="24"/>
            <w:rtl/>
          </w:rPr>
          <w:delText xml:space="preserve"> </w:delText>
        </w:r>
      </w:del>
      <w:r>
        <w:rPr>
          <w:rFonts w:ascii="FontbitDavid" w:hAnsi="FontbitDavid" w:hint="cs"/>
          <w:sz w:val="24"/>
          <w:rtl/>
        </w:rPr>
        <w:t>'</w:t>
      </w:r>
      <w:r>
        <w:rPr>
          <w:rStyle w:val="afffff0"/>
          <w:rFonts w:ascii="FontbitDavid" w:hAnsi="FontbitDavid"/>
          <w:sz w:val="24"/>
          <w:rtl/>
          <w:rPrChange w:id="9001" w:author="מנוע פסוקים" w:date="2026-10-11T09:22:07Z">
            <w:rPr>
              <w:rFonts w:ascii="FontbitDavid" w:hAnsi="FontbitDavid"/>
              <w:sz w:val="24"/>
              <w:rtl/>
            </w:rPr>
          </w:rPrChange>
        </w:rPr>
        <w:t xml:space="preserve">והנשאר בדם ימצה אל יסוד המזבח חטאת היא</w:t>
      </w:r>
      <w:r>
        <w:rPr>
          <w:rFonts w:ascii="FontbitDavid" w:hAnsi="FontbitDavid"/>
          <w:sz w:val="24"/>
          <w:rtl/>
        </w:rPr>
        <w:t xml:space="preserve"> </w:t>
      </w:r>
    </w:p>
    <w:p>
      <w:pPr>
        <w:pStyle w:val="38"/>
        <w:rPr>
          <w:ins w:id="91301" w:author="מנוע מכני" w:date="2026-10-11T12:04:39Z"/>
        </w:rPr>
      </w:pPr>
      <w:r w:rsidRPr="003778A1">
        <w:t>לר</w:t>
      </w:r>
      <w:r>
        <w:t xml:space="preserve">א</w:t>
      </w:r>
      <w:ins w:id="90117" w:author="מנוע מכני" w:date="2026-10-11T12:04:39Z">
        <w:r>
          <w:t xml:space="preserve">ב"א</w:t>
        </w:r>
      </w:ins>
      <w:del w:id="90118" w:author="מנוע מכני" w:date="2026-10-11T12:04:39Z">
        <w:r>
          <w:delText xml:space="preserve">ב''א</w:delText>
        </w:r>
      </w:del>
      <w:r>
        <w:t xml:space="preserve">:</w:t>
      </w:r>
    </w:p>
    <w:p w:rsidR="00E403F0" w:rsidRPr="00AD695E" w:rsidRDefault="00E403F0" w:rsidP="00E403F0">
      <w:pPr>
        <w:rPr>
          <w:rtl/>
        </w:rPr>
      </w:pPr>
      <w:del w:id="91302" w:author="מנוע מכני" w:date="2026-10-11T12:04:39Z">
        <w:r>
          <w:rPr>
            <w:rFonts w:ascii="FontbitDavid" w:hAnsi="FontbitDavid" w:hint="cs"/>
            <w:sz w:val="24"/>
            <w:rtl/>
          </w:rPr>
          <w:delText xml:space="preserve"> </w:delText>
        </w:r>
      </w:del>
      <w:r>
        <w:rPr>
          <w:rFonts w:ascii="FontbitDavid" w:hAnsi="FontbitDavid" w:hint="cs"/>
          <w:sz w:val="24"/>
          <w:rtl/>
        </w:rPr>
        <w:t xml:space="preserve">'</w:t>
      </w:r>
      <w:r w:rsidRPr="003778A1">
        <w:rPr>
          <w:rStyle w:val="afffff0"/>
          <w:rFonts w:ascii="FontbitDavid" w:hAnsi="FontbitDavid"/>
          <w:sz w:val="24"/>
          <w:rtl/>
        </w:rPr>
        <w:t>והנשאר בדם ימצה חטאת היא</w:t>
      </w:r>
      <w:r>
        <w:rPr>
          <w:rFonts w:ascii="FontbitDavid" w:hAnsi="FontbitDavid" w:hint="cs"/>
          <w:sz w:val="24"/>
          <w:rtl/>
        </w:rPr>
        <w:t>'</w:t>
      </w:r>
      <w:r w:rsidRPr="003778A1">
        <w:rPr>
          <w:rFonts w:ascii="FontbitDavid" w:hAnsi="FontbitDavid"/>
          <w:sz w:val="24"/>
          <w:rtl/>
        </w:rPr>
        <w:t xml:space="preserve">, </w:t>
      </w:r>
    </w:p>
    <w:p>
      <w:pPr>
        <w:pStyle w:val="38"/>
        <w:rPr>
          <w:ins w:id="91303" w:author="מנוע מכני" w:date="2026-10-11T12:04:39Z"/>
        </w:rPr>
      </w:pPr>
      <w:r>
        <w:t xml:space="preserve">ל</w:t>
      </w:r>
      <w:ins w:id="90119" w:author="מנוע מכני" w:date="2026-10-11T12:04:39Z">
        <w:r>
          <w:t xml:space="preserve">ר"ה</w:t>
        </w:r>
      </w:ins>
      <w:del w:id="90120" w:author="מנוע מכני" w:date="2026-10-11T12:04:39Z">
        <w:r>
          <w:delText xml:space="preserve">ר''ה</w:delText>
        </w:r>
      </w:del>
      <w:r w:rsidRPr="003778A1">
        <w:t xml:space="preserve"> </w:t>
      </w:r>
      <w:r>
        <w:t>'</w:t>
      </w:r>
      <w:ins w:id="90045" w:author="Claude - סמנטי" w:date="2026-10-11T12:17:22Z">
        <w:r>
          <w:rPr>
            <w:rStyle w:val="afffff0"/>
          </w:rPr>
          <w:t xml:space="preserve">וְהַנִּשְׁאָר</w:t>
        </w:r>
      </w:ins>
      <w:del w:id="90046" w:author="Claude - סמנטי" w:date="2026-10-11T12:17:22Z">
        <w:r w:rsidRPr="003778A1">
          <w:delText xml:space="preserve">והנשאר</w:delText>
        </w:r>
      </w:del>
      <w:r>
        <w:t>'</w:t>
      </w:r>
      <w:r w:rsidRPr="003778A1">
        <w:t xml:space="preserve"> כדת</w:t>
      </w:r>
      <w:r>
        <w:t xml:space="preserve">דר</w:t>
      </w:r>
      <w:ins w:id="90121" w:author="מנוע מכני" w:date="2026-10-11T12:04:39Z">
        <w:r>
          <w:t xml:space="preserve">י"ש</w:t>
        </w:r>
      </w:ins>
      <w:del w:id="90122" w:author="מנוע מכני" w:date="2026-10-11T12:04:39Z">
        <w:r>
          <w:delText xml:space="preserve">י''ש</w:delText>
        </w:r>
      </w:del>
      <w:r w:rsidRPr="003778A1">
        <w:t xml:space="preserve">:</w:t>
      </w:r>
    </w:p>
    <w:p w:rsidR="00E403F0" w:rsidRPr="00AD695E" w:rsidRDefault="00E403F0" w:rsidP="00E403F0">
      <w:pPr>
        <w:rPr>
          <w:rtl/>
        </w:rPr>
      </w:pPr>
      <w:del w:id="9130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שאם נשאר</w:t>
      </w:r>
      <w:ins w:id="90916" w:author="מנוע מכני" w:date="2026-10-11T12:04:39Z">
        <w:r>
          <w:rPr>
            <w:rFonts w:ascii="FontbitDavid" w:hAnsi="FontbitDavid"/>
            <w:sz w:val="24"/>
            <w:rtl/>
          </w:rPr>
          <w:t xml:space="preserve">,</w:t>
        </w:r>
      </w:ins>
      <w:del w:id="90917" w:author="מנוע מכני" w:date="2026-10-11T12:04:39Z">
        <w:r>
          <w:rPr>
            <w:rFonts w:ascii="FontbitDavid" w:hAnsi="FontbitDavid"/>
            <w:sz w:val="24"/>
            <w:rtl/>
          </w:rPr>
          <w:delText xml:space="preserve">;</w:delText>
        </w:r>
      </w:del>
      <w:r>
        <w:rPr>
          <w:rFonts w:ascii="FontbitDavid" w:hAnsi="FontbitDavid" w:hint="cs"/>
          <w:sz w:val="24"/>
          <w:rtl/>
        </w:rPr>
        <w:t xml:space="preserve">- '</w:t>
      </w:r>
      <w:r>
        <w:rPr>
          <w:rStyle w:val="afffff0"/>
          <w:rFonts w:ascii="FontbitDavid" w:hAnsi="FontbitDavid" w:hint="cs"/>
          <w:sz w:val="24"/>
          <w:rtl/>
        </w:rPr>
        <w:t xml:space="preserve">וחטאת היא</w:t>
      </w:r>
      <w:r>
        <w:rPr>
          <w:rFonts w:ascii="FontbitDavid" w:hAnsi="FontbitDavid" w:hint="cs"/>
          <w:sz w:val="24"/>
          <w:rtl/>
        </w:rPr>
        <w:t xml:space="preserve">' -ארישא</w:t>
      </w:r>
    </w:p>
    <w:p w:rsidR="00E403F0" w:rsidRPr="00AD695E" w:rsidRDefault="00E403F0" w:rsidP="00E403F0">
      <w:pPr>
        <w:pStyle w:val="afff3"/>
        <w:framePr w:wrap="around"/>
        <w:rPr>
          <w:rtl/>
        </w:rPr>
      </w:pPr>
      <w:r>
        <w:rPr>
          <w:rFonts w:hint="cs"/>
          <w:rtl/>
        </w:rPr>
        <w:t>ט.</w:t>
      </w:r>
    </w:p>
    <w:p>
      <w:pPr>
        <w:pStyle w:val="38"/>
        <w:rPr>
          <w:ins w:id="91305" w:author="מנוע מכני" w:date="2026-10-11T12:04:39Z"/>
        </w:rPr>
      </w:pPr>
      <w:r w:rsidRPr="003778A1">
        <w:t xml:space="preserve">א"ל</w:t>
      </w:r>
      <w:r w:rsidRPr="003778A1">
        <w:t xml:space="preserve"> ר</w:t>
      </w:r>
      <w:r>
        <w:t xml:space="preserve">אבד</w:t>
      </w:r>
      <w:ins w:id="90123" w:author="מנוע מכני" w:date="2026-10-11T12:04:39Z">
        <w:r>
          <w:t xml:space="preserve">ר"א</w:t>
        </w:r>
      </w:ins>
      <w:del w:id="90124" w:author="מנוע מכני" w:date="2026-10-11T12:04:39Z">
        <w:r>
          <w:delText xml:space="preserve">ר''א</w:delText>
        </w:r>
      </w:del>
      <w:r w:rsidRPr="003778A1">
        <w:t xml:space="preserve">:</w:t>
      </w:r>
    </w:p>
    <w:p w:rsidR="00E403F0" w:rsidRPr="00AD695E" w:rsidRDefault="00E403F0" w:rsidP="00E403F0">
      <w:pPr>
        <w:rPr>
          <w:rtl/>
        </w:rPr>
      </w:pPr>
      <w:del w:id="9130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אלא מעתה, גבי מנחה ד</w:t>
      </w:r>
      <w:r>
        <w:rPr>
          <w:rFonts w:ascii="FontbitDavid" w:hAnsi="FontbitDavid" w:hint="cs"/>
          <w:sz w:val="24"/>
          <w:rtl/>
        </w:rPr>
        <w:t>'</w:t>
      </w:r>
      <w:ins w:id="90021" w:author="Claude - סמנטי" w:date="2026-10-11T12:17:22Z">
        <w:r>
          <w:rPr>
            <w:rStyle w:val="afffff0"/>
            <w:rFonts w:ascii="FontbitDavid" w:hAnsi="FontbitDavid"/>
            <w:sz w:val="24"/>
            <w:rtl/>
          </w:rPr>
          <w:t xml:space="preserve">וְהַנּוֹתֶרֶת</w:t>
        </w:r>
      </w:ins>
      <w:del w:id="90022" w:author="Claude - סמנטי" w:date="2026-10-11T12:17:22Z">
        <w:r w:rsidRPr="003778A1">
          <w:rPr>
            <w:rFonts w:ascii="FontbitDavid" w:hAnsi="FontbitDavid"/>
            <w:sz w:val="24"/>
            <w:rtl/>
          </w:rPr>
          <w:delText xml:space="preserve">והנותרת</w:delText>
        </w:r>
      </w:del>
      <w:r>
        <w:rPr>
          <w:rFonts w:ascii="FontbitDavid" w:hAnsi="FontbitDavid" w:hint="cs"/>
          <w:sz w:val="24"/>
          <w:rtl/>
        </w:rPr>
        <w:t>'</w:t>
      </w:r>
      <w:r w:rsidRPr="003778A1">
        <w:rPr>
          <w:rFonts w:ascii="FontbitDavid" w:hAnsi="FontbitDavid"/>
          <w:sz w:val="24"/>
          <w:rtl/>
        </w:rPr>
        <w:t xml:space="preserve">, </w:t>
      </w:r>
      <w:ins w:id="90125" w:author="מנוע מכני" w:date="2026-10-11T12:04:39Z">
        <w:r>
          <w:rPr>
            <w:rFonts w:ascii="FontbitDavid" w:hAnsi="FontbitDavid"/>
            <w:sz w:val="24"/>
            <w:rtl/>
          </w:rPr>
          <w:t xml:space="preserve">ה"נ</w:t>
        </w:r>
      </w:ins>
      <w:del w:id="90126" w:author="מנוע מכני" w:date="2026-10-11T12:04:39Z">
        <w:r w:rsidRPr="003778A1">
          <w:rPr>
            <w:rFonts w:ascii="FontbitDavid" w:hAnsi="FontbitDavid"/>
            <w:sz w:val="24"/>
            <w:rtl/>
          </w:rPr>
          <w:delText xml:space="preserve">ה</w:delText>
        </w:r>
        <w:r>
          <w:rPr>
            <w:rFonts w:ascii="FontbitDavid" w:hAnsi="FontbitDavid" w:hint="cs"/>
            <w:sz w:val="24"/>
            <w:rtl/>
          </w:rPr>
          <w:delText xml:space="preserve">''נ</w:delText>
        </w:r>
      </w:del>
      <w:r w:rsidRPr="003778A1">
        <w:rPr>
          <w:rFonts w:ascii="FontbitDavid" w:hAnsi="FontbitDavid"/>
          <w:sz w:val="24"/>
          <w:rtl/>
        </w:rPr>
        <w:t xml:space="preserve"> שאם </w:t>
      </w:r>
      <w:ins w:id="90019" w:author="Claude - סמנטי" w:date="2026-10-11T12:17:22Z">
        <w:r>
          <w:rPr>
            <w:rFonts w:ascii="FontbitDavid" w:hAnsi="FontbitDavid"/>
            <w:sz w:val="24"/>
            <w:rtl/>
          </w:rPr>
          <w:t xml:space="preserve">יוותר</w:t>
        </w:r>
      </w:ins>
      <w:del w:id="90020" w:author="Claude - סמנטי" w:date="2026-10-11T12:17:22Z">
        <w:r w:rsidRPr="003778A1">
          <w:rPr>
            <w:rFonts w:ascii="FontbitDavid" w:hAnsi="FontbitDavid"/>
            <w:sz w:val="24"/>
            <w:rtl/>
          </w:rPr>
          <w:delText xml:space="preserve">ניתותר</w:delText>
        </w:r>
      </w:del>
      <w:r w:rsidRPr="003778A1">
        <w:rPr>
          <w:rFonts w:ascii="FontbitDavid" w:hAnsi="FontbitDavid"/>
          <w:sz w:val="24"/>
          <w:rtl/>
        </w:rPr>
        <w:t xml:space="preserve">? וכי </w:t>
      </w:r>
      <w:ins w:id="91130" w:author="מנוע מכני" w:date="2026-10-11T12:04:39Z">
        <w:r>
          <w:rPr>
            <w:rFonts w:ascii="FontbitDavid" w:hAnsi="FontbitDavid"/>
            <w:sz w:val="24"/>
            <w:rtl/>
          </w:rPr>
          <w:t xml:space="preserve">תאמר</w:t>
        </w:r>
      </w:ins>
      <w:del w:id="91131" w:author="מנוע מכני" w:date="2026-10-11T12:04:39Z">
        <w:r w:rsidRPr="003778A1">
          <w:rPr>
            <w:rFonts w:ascii="FontbitDavid" w:hAnsi="FontbitDavid"/>
            <w:sz w:val="24"/>
            <w:rtl/>
          </w:rPr>
          <w:delText xml:space="preserve">תימא</w:delText>
        </w:r>
      </w:del>
      <w:r w:rsidRPr="003778A1">
        <w:rPr>
          <w:rFonts w:ascii="FontbitDavid" w:hAnsi="FontbitDavid"/>
          <w:sz w:val="24"/>
          <w:rtl/>
        </w:rPr>
        <w:t xml:space="preserve"> </w:t>
      </w:r>
      <w:r w:rsidRPr="003778A1">
        <w:rPr>
          <w:rFonts w:ascii="FontbitDavid" w:hAnsi="FontbitDavid"/>
          <w:sz w:val="24"/>
          <w:rtl/>
        </w:rPr>
        <w:t xml:space="preserve">ה"נ</w:t>
      </w:r>
      <w:r w:rsidRPr="003778A1">
        <w:rPr>
          <w:rFonts w:ascii="FontbitDavid" w:hAnsi="FontbitDavid"/>
          <w:sz w:val="24"/>
          <w:rtl/>
        </w:rPr>
        <w:t xml:space="preserve">, </w:t>
      </w:r>
      <w:r w:rsidRPr="00027215">
        <w:rPr>
          <w:rFonts w:ascii="FontbitDavid" w:hAnsi="FontbitDavid"/>
          <w:sz w:val="24"/>
          <w:rtl/>
        </w:rPr>
        <w:t xml:space="preserve">והתניא: </w:t>
      </w:r>
      <w:r w:rsidRPr="00027215">
        <w:rPr>
          <w:rFonts w:ascii="FontbitDavid" w:hAnsi="FontbitDavid" w:hint="cs"/>
          <w:sz w:val="24"/>
          <w:rtl/>
        </w:rPr>
        <w:t>'</w:t>
      </w:r>
      <w:ins w:id="90017" w:author="Claude - סמנטי" w:date="2026-10-11T12:17:22Z">
        <w:r>
          <w:rPr>
            <w:rStyle w:val="afffff0"/>
            <w:rFonts w:ascii="FontbitDavid" w:hAnsi="FontbitDavid"/>
            <w:sz w:val="24"/>
            <w:rtl/>
          </w:rPr>
          <w:t xml:space="preserve">מִסָּלְתָּהּ וּמִשַּׁמְנָהּ עַל כָּל לְבוֹנָתָהּ</w:t>
        </w:r>
      </w:ins>
      <w:del w:id="90018" w:author="Claude - סמנטי" w:date="2026-10-11T12:17:22Z">
        <w:r w:rsidRPr="00027215">
          <w:rPr>
            <w:rFonts w:ascii="FontbitDavid" w:hAnsi="FontbitDavid"/>
            <w:sz w:val="24"/>
            <w:rtl/>
          </w:rPr>
          <w:delText xml:space="preserve">מסלתה ומשמנה על כל לבונתה</w:delText>
        </w:r>
      </w:del>
      <w:r w:rsidRPr="00027215">
        <w:rPr>
          <w:rFonts w:ascii="FontbitDavid" w:hAnsi="FontbitDavid" w:hint="cs"/>
          <w:sz w:val="24"/>
          <w:rtl/>
        </w:rPr>
        <w:t>'</w:t>
      </w:r>
      <w:r w:rsidRPr="00027215">
        <w:rPr>
          <w:rFonts w:ascii="FontbitDavid" w:hAnsi="FontbitDavid"/>
          <w:sz w:val="24"/>
          <w:rtl/>
        </w:rPr>
        <w:t xml:space="preserve"> - פרט שחסרה סלתה, וחסרה שמנה, וחסרה לבונתה!</w:t>
      </w:r>
    </w:p>
    <w:p>
      <w:pPr>
        <w:pStyle w:val="38"/>
        <w:rPr>
          <w:ins w:id="91307" w:author="מנוע מכני" w:date="2026-10-11T12:04:39Z"/>
        </w:rPr>
      </w:pPr>
      <w:r>
        <w:t xml:space="preserve">- </w:t>
      </w:r>
      <w:ins w:id="90528" w:author="מנוע מכני" w:date="2026-10-11T12:04:39Z">
        <w:r>
          <w:t xml:space="preserve">אמרו</w:t>
        </w:r>
      </w:ins>
      <w:del w:id="90529" w:author="מנוע מכני" w:date="2026-10-11T12:04:39Z">
        <w:r w:rsidRPr="002A6CBB">
          <w:delText xml:space="preserve">אמרי</w:delText>
        </w:r>
      </w:del>
      <w:r w:rsidRPr="002A6CBB">
        <w:t xml:space="preserve">:</w:t>
      </w:r>
    </w:p>
    <w:p w:rsidR="00E403F0" w:rsidRPr="00AD695E" w:rsidRDefault="00E403F0" w:rsidP="00E403F0">
      <w:pPr>
        <w:pStyle w:val="affffb"/>
        <w:rPr>
          <w:rtl/>
        </w:rPr>
      </w:pPr>
      <w:del w:id="91308" w:author="מנוע מכני" w:date="2026-10-11T12:04:39Z">
        <w:r w:rsidRPr="002A6CBB">
          <w:rPr>
            <w:rtl/>
          </w:rPr>
          <w:delText xml:space="preserve"> </w:delText>
        </w:r>
      </w:del>
      <w:ins w:id="90530" w:author="מנוע מכני" w:date="2026-10-11T12:04:39Z">
        <w:r>
          <w:rPr>
            <w:rtl/>
          </w:rPr>
          <w:t xml:space="preserve">שם</w:t>
        </w:r>
      </w:ins>
      <w:del w:id="90531" w:author="מנוע מכני" w:date="2026-10-11T12:04:39Z">
        <w:r w:rsidRPr="002A6CBB">
          <w:rPr>
            <w:rtl/>
          </w:rPr>
          <w:delText xml:space="preserve">התם</w:delText>
        </w:r>
      </w:del>
      <w:r w:rsidRPr="002A6CBB">
        <w:rPr>
          <w:rtl/>
        </w:rPr>
        <w:t xml:space="preserve"> </w:t>
      </w:r>
      <w:r w:rsidRPr="002A6CBB">
        <w:rPr>
          <w:rFonts w:hint="cs"/>
          <w:rtl/>
        </w:rPr>
        <w:t>'</w:t>
      </w:r>
      <w:ins w:id="90047" w:author="Claude - סמנטי" w:date="2026-10-11T12:17:22Z">
        <w:r>
          <w:rPr>
            <w:rStyle w:val="afffff0"/>
            <w:rtl/>
          </w:rPr>
          <w:t xml:space="preserve">וְהַנּוֹתֶרֶת</w:t>
        </w:r>
      </w:ins>
      <w:del w:id="90048" w:author="Claude - סמנטי" w:date="2026-10-11T12:17:22Z">
        <w:r w:rsidRPr="002A6CBB">
          <w:rPr>
            <w:rtl/>
          </w:rPr>
          <w:delText xml:space="preserve">והנותרת</w:delText>
        </w:r>
      </w:del>
      <w:r w:rsidRPr="002A6CBB">
        <w:rPr>
          <w:rFonts w:hint="cs"/>
          <w:rtl/>
        </w:rPr>
        <w:t>'</w:t>
      </w:r>
      <w:r w:rsidRPr="002A6CBB">
        <w:rPr>
          <w:rtl/>
        </w:rPr>
        <w:t xml:space="preserve"> - קרא יתירא כתיב.</w:t>
      </w:r>
    </w:p>
    <w:p>
      <w:pPr>
        <w:pStyle w:val="afffff8"/>
        <w:rPr>
          <w:ins w:id="90079" w:author="קלוד" w:date="2026-10-11T12:19:32Z"/>
        </w:rPr>
      </w:pPr>
      <w:ins w:id="90080" w:author="קלוד" w:date="2026-10-11T12:19:32Z">
        <w:r>
          <w:rPr>
            <w:color w:val="7B3F00"/>
          </w:rPr>
          <w:t xml:space="preserve">חוץ לזמנן וחוץ למקומן - מיצוי עולת העוף וחטאת העוף</w:t>
        </w:r>
      </w:ins>
    </w:p>
    <w:p>
      <w:pPr>
        <w:pStyle w:val="38"/>
        <w:rPr>
          <w:ins w:id="91310" w:author="מנוע מכני" w:date="2026-10-11T12:04:39Z"/>
        </w:rPr>
      </w:pPr>
      <w:del w:id="91309" w:author="מנוע מכני" w:date="2026-10-11T12:04:39Z">
        <w:r w:rsidRPr="006F178A">
          <w:delText xml:space="preserve">•</w:delText>
        </w:r>
      </w:del>
      <w:r w:rsidRPr="006F178A">
        <w:t xml:space="preserve"> </w:t>
      </w:r>
      <w:r w:rsidRPr="003778A1">
        <w:t xml:space="preserve">אבוה דשמואל </w:t>
      </w:r>
      <w:r>
        <w:t xml:space="preserve">ל</w:t>
      </w:r>
      <w:ins w:id="90127" w:author="מנוע מכני" w:date="2026-10-11T12:04:39Z">
        <w:r>
          <w:t xml:space="preserve">ר"ה</w:t>
        </w:r>
      </w:ins>
      <w:del w:id="90128" w:author="מנוע מכני" w:date="2026-10-11T12:04:39Z">
        <w:r>
          <w:delText xml:space="preserve">ר''ה</w:delText>
        </w:r>
      </w:del>
      <w:r w:rsidRPr="003778A1">
        <w:t xml:space="preserve">:</w:t>
      </w:r>
    </w:p>
    <w:p w:rsidR="00E403F0" w:rsidRPr="00AD695E" w:rsidRDefault="00E403F0" w:rsidP="00E403F0">
      <w:pPr>
        <w:rPr>
          <w:rtl/>
        </w:rPr>
      </w:pPr>
      <w:del w:id="91311" w:author="מנוע מכני" w:date="2026-10-11T12:04:39Z">
        <w:r w:rsidRPr="003778A1">
          <w:rPr>
            <w:rFonts w:ascii="FontbitDavid" w:hAnsi="FontbitDavid"/>
            <w:sz w:val="24"/>
            <w:rtl/>
          </w:rPr>
          <w:delText xml:space="preserve"> </w:delText>
        </w:r>
      </w:del>
      <w:r>
        <w:rPr>
          <w:rFonts w:ascii="FontbitDavid" w:hAnsi="FontbitDavid" w:hint="cs"/>
          <w:sz w:val="24"/>
          <w:rtl/>
        </w:rPr>
        <w:t>הך ד</w:t>
      </w:r>
      <w:r w:rsidRPr="003778A1">
        <w:rPr>
          <w:rFonts w:ascii="FontbitDavid" w:hAnsi="FontbitDavid"/>
          <w:sz w:val="24"/>
          <w:rtl/>
        </w:rPr>
        <w:t xml:space="preserve">אחד חטאת העוף ואחד עולת העוף שמלקן </w:t>
      </w:r>
      <w:r w:rsidRPr="002A6CBB">
        <w:rPr>
          <w:rFonts w:ascii="FontbitDavid" w:hAnsi="FontbitDavid"/>
          <w:b/>
          <w:bCs/>
          <w:sz w:val="24"/>
          <w:rtl/>
        </w:rPr>
        <w:t>ומיצה דמן</w:t>
      </w:r>
      <w:r w:rsidRPr="003778A1">
        <w:rPr>
          <w:rFonts w:ascii="FontbitDavid" w:hAnsi="FontbitDavid"/>
          <w:sz w:val="24"/>
          <w:rtl/>
        </w:rPr>
        <w:t xml:space="preserve">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חוץ למקומן - פסול ואין בו כרת,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חוץ לזמנן - פיגול וחייבין עליו כרת קתני </w:t>
      </w:r>
    </w:p>
    <w:p>
      <w:pPr>
        <w:pStyle w:val="38"/>
        <w:rPr>
          <w:ins w:id="91312" w:author="מנוע מכני" w:date="2026-10-11T12:04:39Z"/>
        </w:rPr>
      </w:pPr>
      <w:r>
        <w:tab/>
      </w:r>
      <w:r>
        <w:t xml:space="preserve">הך</w:t>
      </w:r>
    </w:p>
    <w:p w:rsidR="00E403F0" w:rsidRPr="00AD695E" w:rsidRDefault="00E403F0" w:rsidP="00E403F0">
      <w:pPr>
        <w:rPr>
          <w:rtl/>
        </w:rPr>
      </w:pPr>
      <w:del w:id="91313" w:author="מנוע מכני" w:date="2026-10-11T12:04:39Z">
        <w:r>
          <w:rPr>
            <w:rFonts w:ascii="FontbitDavid" w:hAnsi="FontbitDavid" w:hint="cs"/>
            <w:sz w:val="24"/>
            <w:rtl/>
          </w:rPr>
          <w:delText xml:space="preserve"> </w:delText>
        </w:r>
      </w:del>
      <w:r>
        <w:rPr>
          <w:rFonts w:ascii="FontbitDavid" w:hAnsi="FontbitDavid" w:hint="cs"/>
          <w:sz w:val="24"/>
          <w:rtl/>
        </w:rPr>
        <w:t xml:space="preserve">דמיצה דמן לצדדין קתני ורק אעולת העוף</w:t>
      </w:r>
      <w:ins w:id="90918" w:author="מנוע מכני" w:date="2026-10-11T12:04:39Z">
        <w:r>
          <w:rPr>
            <w:rFonts w:ascii="FontbitDavid" w:hAnsi="FontbitDavid" w:hint="cs"/>
            <w:sz w:val="24"/>
            <w:rtl/>
          </w:rPr>
          <w:t xml:space="preserve"> </w:t>
        </w:r>
      </w:ins>
      <w:del w:id="90919" w:author="מנוע מכני" w:date="2026-10-11T12:04:39Z">
        <w:r>
          <w:rPr>
            <w:rFonts w:ascii="FontbitDavid" w:hAnsi="FontbitDavid" w:hint="cs"/>
            <w:sz w:val="24"/>
            <w:rtl/>
          </w:rPr>
          <w:delText xml:space="preserve">  </w:delText>
        </w:r>
      </w:del>
    </w:p>
    <w:p w:rsidR="00E403F0" w:rsidRPr="00AD695E" w:rsidRDefault="00E403F0" w:rsidP="00E403F0">
      <w:pPr>
        <w:rPr>
          <w:rtl/>
        </w:rPr>
      </w:pPr>
    </w:p>
    <w:p>
      <w:pPr>
        <w:pStyle w:val="38"/>
        <w:rPr>
          <w:ins w:id="91315" w:author="מנוע מכני" w:date="2026-10-11T12:04:39Z"/>
        </w:rPr>
      </w:pPr>
      <w:del w:id="91314" w:author="מנוע מכני" w:date="2026-10-11T12:04:39Z">
        <w:r w:rsidRPr="008954DC">
          <w:delText xml:space="preserve">•</w:delText>
        </w:r>
      </w:del>
      <w:r w:rsidRPr="008954DC">
        <w:t xml:space="preserve"> </w:t>
      </w:r>
      <w:r w:rsidRPr="008954DC">
        <w:t>גופא תנ</w:t>
      </w:r>
      <w:r w:rsidRPr="008954DC">
        <w:t xml:space="preserve">ד</w:t>
      </w:r>
      <w:ins w:id="90129" w:author="מנוע מכני" w:date="2026-10-11T12:04:39Z">
        <w:r>
          <w:t xml:space="preserve">ר"י</w:t>
        </w:r>
      </w:ins>
      <w:del w:id="90130" w:author="מנוע מכני" w:date="2026-10-11T12:04:39Z">
        <w:r w:rsidRPr="008954DC">
          <w:delText xml:space="preserve">ר''י</w:delText>
        </w:r>
      </w:del>
      <w:r w:rsidRPr="008954DC">
        <w:t xml:space="preserve">:</w:t>
      </w:r>
    </w:p>
    <w:p w:rsidR="00E403F0" w:rsidRPr="00AD695E" w:rsidRDefault="00E403F0" w:rsidP="00E403F0">
      <w:pPr>
        <w:rPr>
          <w:rtl/>
        </w:rPr>
      </w:pPr>
      <w:del w:id="91316" w:author="מנוע מכני" w:date="2026-10-11T12:04:39Z">
        <w:r w:rsidRPr="008954DC">
          <w:rPr>
            <w:rFonts w:ascii="FontbitDavid" w:hAnsi="FontbitDavid"/>
            <w:b/>
            <w:bCs/>
            <w:sz w:val="24"/>
            <w:rtl/>
          </w:rPr>
          <w:delText xml:space="preserve"> </w:delText>
        </w:r>
      </w:del>
      <w:r w:rsidRPr="008954DC">
        <w:rPr>
          <w:rFonts w:ascii="FontbitDavid" w:hAnsi="FontbitDavid"/>
          <w:b/>
          <w:bCs/>
          <w:sz w:val="24"/>
          <w:rtl/>
        </w:rPr>
        <w:t xml:space="preserve">שאם נשאר בדם</w:t>
      </w:r>
      <w:r w:rsidRPr="003778A1">
        <w:rPr>
          <w:rFonts w:ascii="FontbitDavid" w:hAnsi="FontbitDavid"/>
          <w:sz w:val="24"/>
          <w:rtl/>
        </w:rPr>
        <w:t xml:space="preserve">, והא </w:t>
      </w:r>
      <w:r w:rsidRPr="003778A1">
        <w:rPr>
          <w:rStyle w:val="2fb"/>
          <w:rFonts w:ascii="FontbitDavid" w:hAnsi="FontbitDavid"/>
          <w:sz w:val="24"/>
          <w:rtl/>
        </w:rPr>
        <w:t xml:space="preserve">תנ</w:t>
      </w:r>
      <w:r>
        <w:rPr>
          <w:rStyle w:val="2fb"/>
          <w:rFonts w:ascii="FontbitDavid" w:hAnsi="FontbitDavid" w:hint="cs"/>
          <w:sz w:val="24"/>
          <w:rtl/>
        </w:rPr>
        <w:t xml:space="preserve">ד</w:t>
      </w:r>
      <w:ins w:id="90131" w:author="מנוע מכני" w:date="2026-10-11T12:04:39Z">
        <w:r>
          <w:rPr>
            <w:rStyle w:val="2fb"/>
            <w:rFonts w:ascii="FontbitDavid" w:hAnsi="FontbitDavid" w:hint="cs"/>
            <w:sz w:val="24"/>
            <w:rtl/>
          </w:rPr>
          <w:t xml:space="preserve">ר"י</w:t>
        </w:r>
      </w:ins>
      <w:del w:id="90132" w:author="מנוע מכני" w:date="2026-10-11T12:04:39Z">
        <w:r>
          <w:rPr>
            <w:rFonts w:ascii="FontbitDavid" w:hAnsi="FontbitDavid" w:hint="cs"/>
            <w:sz w:val="24"/>
            <w:rtl/>
          </w:rPr>
          <w:delText xml:space="preserve">ר''י</w:delText>
        </w:r>
      </w:del>
      <w:r w:rsidRPr="003778A1">
        <w:rPr>
          <w:rFonts w:ascii="FontbitDavid" w:hAnsi="FontbitDavid"/>
          <w:sz w:val="24"/>
          <w:rtl/>
        </w:rPr>
        <w:t>: שיריים מעכבין</w:t>
      </w:r>
      <w:ins w:id="90920" w:author="מנוע מכני" w:date="2026-10-11T12:04:39Z">
        <w:r>
          <w:rPr>
            <w:rFonts w:ascii="FontbitDavid" w:hAnsi="FontbitDavid"/>
            <w:sz w:val="24"/>
            <w:rtl/>
          </w:rPr>
          <w:t xml:space="preserve">,</w:t>
        </w:r>
      </w:ins>
      <w:del w:id="90921" w:author="מנוע מכני" w:date="2026-10-11T12:04:39Z">
        <w:r>
          <w:rPr>
            <w:rFonts w:ascii="FontbitDavid" w:hAnsi="FontbitDavid"/>
            <w:sz w:val="24"/>
            <w:rtl/>
          </w:rPr>
          <w:delText xml:space="preserve">;</w:delText>
        </w:r>
      </w:del>
      <w:r>
        <w:rPr>
          <w:rFonts w:ascii="FontbitDavid" w:hAnsi="FontbitDavid" w:hint="cs"/>
          <w:sz w:val="24"/>
          <w:rtl/>
        </w:rPr>
        <w:t xml:space="preserve"> </w:t>
      </w:r>
    </w:p>
    <w:p>
      <w:pPr>
        <w:pStyle w:val="38"/>
        <w:rPr>
          <w:ins w:id="91317" w:author="מנוע מכני" w:date="2026-10-11T12:04:39Z"/>
        </w:rPr>
      </w:pPr>
      <w:r>
        <w:tab/>
      </w:r>
      <w:r w:rsidRPr="003778A1">
        <w:t>וא</w:t>
      </w:r>
      <w:ins w:id="90133" w:author="מנוע מכני" w:date="2026-10-11T12:04:39Z">
        <w:r>
          <w:t xml:space="preserve">ר"פ</w:t>
        </w:r>
      </w:ins>
      <w:del w:id="90134" w:author="מנוע מכני" w:date="2026-10-11T12:04:39Z">
        <w:r>
          <w:delText xml:space="preserve">ר''פ</w:delText>
        </w:r>
      </w:del>
      <w:r w:rsidRPr="003778A1">
        <w:t xml:space="preserve">:</w:t>
      </w:r>
    </w:p>
    <w:p w:rsidR="00E403F0" w:rsidRPr="00AD695E" w:rsidRDefault="00E403F0" w:rsidP="00E403F0">
      <w:pPr>
        <w:rPr>
          <w:rtl/>
        </w:rPr>
      </w:pPr>
      <w:del w:id="91318" w:author="מנוע מכני" w:date="2026-10-11T12:04:39Z">
        <w:r w:rsidRPr="003778A1">
          <w:rPr>
            <w:rFonts w:ascii="FontbitDavid" w:hAnsi="FontbitDavid"/>
            <w:sz w:val="24"/>
            <w:rtl/>
          </w:rPr>
          <w:delText xml:space="preserve"> </w:delText>
        </w:r>
      </w:del>
      <w:ins w:id="90532" w:author="מנוע מכני" w:date="2026-10-11T12:04:39Z">
        <w:r>
          <w:rPr>
            <w:rFonts w:ascii="FontbitDavid" w:hAnsi="FontbitDavid" w:hint="cs"/>
            <w:b/>
            <w:bCs/>
            <w:sz w:val="24"/>
            <w:rtl/>
          </w:rPr>
          <w:t xml:space="preserve">יש</w:t>
        </w:r>
      </w:ins>
      <w:del w:id="90533" w:author="מנוע מכני" w:date="2026-10-11T12:04:39Z">
        <w:r w:rsidRPr="00D60399">
          <w:rPr>
            <w:rFonts w:ascii="FontbitDavid" w:hAnsi="FontbitDavid" w:hint="cs"/>
            <w:b/>
            <w:bCs/>
            <w:sz w:val="24"/>
            <w:rtl/>
          </w:rPr>
          <w:delText xml:space="preserve">איכא</w:delText>
        </w:r>
      </w:del>
      <w:r>
        <w:rPr>
          <w:rFonts w:ascii="FontbitDavid" w:hAnsi="FontbitDavid" w:hint="cs"/>
          <w:sz w:val="24"/>
          <w:rtl/>
        </w:rPr>
        <w:t xml:space="preserve"> </w:t>
      </w:r>
      <w:ins w:id="90023" w:author="Claude - סמנטי" w:date="2026-10-11T12:17:22Z">
        <w:r>
          <w:rPr>
            <w:rFonts w:ascii="FontbitDavid" w:hAnsi="FontbitDavid" w:hint="cs"/>
            <w:b/>
            <w:bCs/>
            <w:sz w:val="24"/>
            <w:rtl/>
          </w:rPr>
          <w:t xml:space="preserve">ביניהם</w:t>
        </w:r>
      </w:ins>
      <w:del w:id="90024" w:author="Claude - סמנטי" w:date="2026-10-11T12:17:22Z">
        <w:r w:rsidRPr="00D60399">
          <w:rPr>
            <w:rFonts w:ascii="FontbitDavid" w:hAnsi="FontbitDavid" w:hint="cs"/>
            <w:b/>
            <w:bCs/>
            <w:sz w:val="24"/>
            <w:rtl/>
          </w:rPr>
          <w:delText xml:space="preserve">בנייהו</w:delText>
        </w:r>
      </w:del>
      <w:r>
        <w:rPr>
          <w:rFonts w:ascii="FontbitDavid" w:hAnsi="FontbitDavid" w:hint="cs"/>
          <w:sz w:val="24"/>
          <w:rtl/>
        </w:rPr>
        <w:t xml:space="preserve">: </w:t>
      </w:r>
      <w:r w:rsidRPr="003778A1">
        <w:rPr>
          <w:rFonts w:ascii="FontbitDavid" w:hAnsi="FontbitDavid"/>
          <w:sz w:val="24"/>
          <w:rtl/>
        </w:rPr>
        <w:t xml:space="preserve">מיצוי חטאת העוף </w:t>
      </w:r>
    </w:p>
    <w:p w:rsidR="00E403F0" w:rsidRPr="00AD695E" w:rsidRDefault="00E403F0" w:rsidP="00E403F0">
      <w:pPr>
        <w:pStyle w:val="affffb"/>
        <w:rPr>
          <w:rtl/>
        </w:rPr>
      </w:pPr>
      <w:r>
        <w:rPr>
          <w:rtl/>
        </w:rPr>
        <w:t xml:space="preserve">- </w:t>
      </w:r>
      <w:ins w:id="90738" w:author="מנוע מכני" w:date="2026-10-11T12:04:39Z">
        <w:r>
          <w:rPr>
            <w:rtl/>
          </w:rPr>
          <w:t xml:space="preserve">שני</w:t>
        </w:r>
      </w:ins>
      <w:del w:id="90739" w:author="מנוע מכני" w:date="2026-10-11T12:04:39Z">
        <w:r w:rsidRPr="00D60399">
          <w:rPr>
            <w:rtl/>
          </w:rPr>
          <w:delText xml:space="preserve">תרי</w:delText>
        </w:r>
      </w:del>
      <w:r w:rsidRPr="00D60399">
        <w:rPr>
          <w:rtl/>
        </w:rPr>
        <w:t xml:space="preserve"> תנאי ואליבא </w:t>
      </w:r>
      <w:r w:rsidRPr="00D60399">
        <w:rPr>
          <w:rStyle w:val="2fb"/>
          <w:rtl/>
        </w:rPr>
        <w:t xml:space="preserve">דרבי ישמעאל</w:t>
      </w:r>
      <w:r w:rsidRPr="00D60399">
        <w:rPr>
          <w:rtl/>
        </w:rPr>
        <w:t xml:space="preserve">: </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091" w:author="קלוד" w:date="2026-10-11T09:07:20Z"/>
        </w:rPr>
      </w:pPr>
      <w:ins w:id="20090" w:author="קלוד" w:date="2026-10-11T09:07:20Z">
        <w:r>
          <w:t xml:space="preserve">משנה ב</w:t>
        </w:r>
      </w:ins>
    </w:p>
    <w:p w:rsidR="00E403F0" w:rsidRPr="00C20F97" w:rsidRDefault="00E403F0" w:rsidP="00E403F0">
      <w:pPr>
        <w:pStyle w:val="afff9"/>
        <w:rPr>
          <w:del w:id="20027" w:author="קלוד" w:date="2026-10-11T09:07:20Z"/>
          <w:spacing w:val="8"/>
          <w:rtl/>
        </w:rPr>
      </w:pPr>
      <w:del w:id="20026"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05" w:author="קלוד" w:date="2026-10-11T12:09:42Z">
          <w:pPr>
            <w:pStyle w:val="afff9"/>
          </w:pPr>
        </w:pPrChange>
      </w:pPr>
      <w:r w:rsidRPr="00C20F97">
        <w:rPr>
          <w:spacing w:val="8"/>
          <w:rtl/>
        </w:rPr>
        <w:t>עולת העוף מועלין בה משהוקדשה.</w:t>
      </w:r>
    </w:p>
    <w:p w:rsidR="00E403F0" w:rsidRPr="00C20F97" w:rsidRDefault="00E403F0" w:rsidP="00E403F0">
      <w:pPr>
        <w:pStyle w:val="afff9"/>
        <w:rPr>
          <w:spacing w:val="8"/>
          <w:rtl/>
        </w:rPr>
      </w:pPr>
      <w:r w:rsidRPr="00C20F97">
        <w:rPr>
          <w:spacing w:val="8"/>
          <w:rtl/>
        </w:rPr>
        <w:t>נמלקה - הוכשרה ליפסל בטבול יום ובמחוסר כפורים ובלינה.</w:t>
      </w:r>
    </w:p>
    <w:p w:rsidR="00E403F0" w:rsidRPr="00C20F97" w:rsidRDefault="00E403F0" w:rsidP="00E403F0">
      <w:pPr>
        <w:pStyle w:val="afff9"/>
        <w:rPr>
          <w:spacing w:val="8"/>
          <w:rtl/>
        </w:rPr>
      </w:pPr>
      <w:r w:rsidRPr="00C20F97">
        <w:rPr>
          <w:spacing w:val="8"/>
          <w:rtl/>
        </w:rPr>
        <w:t>מיצה דמה - חייבין עליו משום פיגול, נותר, וטמא, ומועלין בה עד שתצא לבית הדשן.</w:t>
      </w:r>
    </w:p>
    <w:p w:rsidR="00E403F0" w:rsidRPr="00C20F97" w:rsidRDefault="00E403F0" w:rsidP="00E403F0">
      <w:pPr>
        <w:pStyle w:val="afff9"/>
        <w:rPr>
          <w:spacing w:val="8"/>
          <w:rtl/>
        </w:rPr>
      </w:pPr>
    </w:p>
    <w:p w:rsidR="00E403F0" w:rsidRPr="00C20F97" w:rsidRDefault="00E403F0" w:rsidP="00E403F0">
      <w:pPr>
        <w:pStyle w:val="afff9"/>
        <w:rPr>
          <w:spacing w:val="8"/>
          <w:rtl/>
        </w:rPr>
      </w:pPr>
      <w:r w:rsidRPr="00C20F97">
        <w:rPr>
          <w:spacing w:val="8"/>
          <w:rtl/>
        </w:rPr>
        <w:t>פרים הנשרפים ושעירים הנשרפים - מועלין בהן משהוקדשו.</w:t>
      </w:r>
    </w:p>
    <w:p w:rsidR="00E403F0" w:rsidRPr="00C20F97" w:rsidRDefault="00E403F0" w:rsidP="00E403F0">
      <w:pPr>
        <w:pStyle w:val="afff9"/>
        <w:rPr>
          <w:spacing w:val="8"/>
          <w:rtl/>
        </w:rPr>
      </w:pPr>
      <w:r w:rsidRPr="00C20F97">
        <w:rPr>
          <w:spacing w:val="8"/>
          <w:rtl/>
        </w:rPr>
        <w:t>נשחטו - הוכשרו ליפסל בטבול יום ובמחוסר כפורים ובלינה.</w:t>
      </w:r>
    </w:p>
    <w:p w:rsidR="00E403F0" w:rsidRPr="00C20F97" w:rsidRDefault="00E403F0" w:rsidP="00E403F0">
      <w:pPr>
        <w:pStyle w:val="afff9"/>
        <w:rPr>
          <w:spacing w:val="8"/>
          <w:rtl/>
        </w:rPr>
      </w:pPr>
      <w:r w:rsidRPr="00C20F97">
        <w:rPr>
          <w:spacing w:val="8"/>
          <w:rtl/>
        </w:rPr>
        <w:lastRenderedPageBreak/>
        <w:t xml:space="preserve">הוזה דמן - חייבין עליהן משום פיגול נותר וטמא, </w:t>
      </w:r>
    </w:p>
    <w:p w:rsidR="00E403F0" w:rsidRPr="00C20F97" w:rsidRDefault="00E403F0" w:rsidP="00E403F0">
      <w:pPr>
        <w:pStyle w:val="afff9"/>
        <w:rPr>
          <w:spacing w:val="8"/>
          <w:rtl/>
        </w:rPr>
      </w:pPr>
      <w:r w:rsidRPr="00C20F97">
        <w:rPr>
          <w:spacing w:val="8"/>
          <w:rtl/>
        </w:rPr>
        <w:t>ומועלין בהן בבית הדשן עד שיתיך הבשר.</w:t>
      </w:r>
    </w:p>
    <w:p w:rsidR="00E403F0" w:rsidRPr="00C20F97" w:rsidRDefault="00E403F0" w:rsidP="00E403F0">
      <w:pPr>
        <w:pStyle w:val="afff9"/>
        <w:rPr>
          <w:spacing w:val="8"/>
          <w:rtl/>
        </w:rPr>
      </w:pPr>
    </w:p>
    <w:p w:rsidR="00E403F0" w:rsidRPr="00C20F97" w:rsidRDefault="00E403F0" w:rsidP="00E403F0">
      <w:pPr>
        <w:pStyle w:val="afff9"/>
        <w:rPr>
          <w:spacing w:val="8"/>
          <w:rtl/>
        </w:rPr>
      </w:pPr>
      <w:r w:rsidRPr="00C20F97">
        <w:rPr>
          <w:spacing w:val="8"/>
          <w:rtl/>
        </w:rPr>
        <w:t xml:space="preserve">העולה מועלין בה משהוקדשה, </w:t>
      </w:r>
    </w:p>
    <w:p w:rsidR="00E403F0" w:rsidRPr="00C20F97" w:rsidRDefault="00E403F0" w:rsidP="00E403F0">
      <w:pPr>
        <w:pStyle w:val="afff9"/>
        <w:rPr>
          <w:spacing w:val="8"/>
          <w:rtl/>
        </w:rPr>
      </w:pPr>
      <w:r w:rsidRPr="00C20F97">
        <w:rPr>
          <w:spacing w:val="8"/>
          <w:rtl/>
        </w:rPr>
        <w:t>נשחטה הוכשרה ליפסל בטבול יום, ובמחוסר כפורים, ובלינה.</w:t>
      </w:r>
    </w:p>
    <w:p w:rsidR="00E403F0" w:rsidRPr="00C20F97" w:rsidRDefault="00E403F0" w:rsidP="00E403F0">
      <w:pPr>
        <w:pStyle w:val="afff9"/>
        <w:rPr>
          <w:spacing w:val="8"/>
          <w:rtl/>
        </w:rPr>
      </w:pPr>
      <w:r w:rsidRPr="00C20F97">
        <w:rPr>
          <w:spacing w:val="8"/>
          <w:rtl/>
        </w:rPr>
        <w:t xml:space="preserve">משנזרק דמה חייבין עליה משום פיגול נותר וטמא, </w:t>
      </w:r>
    </w:p>
    <w:p w:rsidR="00E403F0" w:rsidRPr="00C20F97" w:rsidRDefault="00E403F0" w:rsidP="00E403F0">
      <w:pPr>
        <w:pStyle w:val="afff9"/>
        <w:rPr>
          <w:spacing w:val="8"/>
          <w:rtl/>
        </w:rPr>
      </w:pPr>
      <w:r w:rsidRPr="00C20F97">
        <w:rPr>
          <w:spacing w:val="8"/>
          <w:rtl/>
        </w:rPr>
        <w:t>ואין מועלין בעורות, אבל מועלין בבשר עד שתצא לבית הדשן.</w:t>
      </w:r>
    </w:p>
    <w:p w:rsidR="00E403F0" w:rsidRPr="00C20F97" w:rsidRDefault="00E403F0" w:rsidP="00E403F0">
      <w:pPr>
        <w:pStyle w:val="afff9"/>
        <w:rPr>
          <w:spacing w:val="8"/>
          <w:rtl/>
        </w:rPr>
      </w:pPr>
    </w:p>
    <w:p w:rsidR="00E403F0" w:rsidRPr="00C20F97" w:rsidRDefault="00E403F0" w:rsidP="00E403F0">
      <w:pPr>
        <w:pStyle w:val="afff9"/>
        <w:rPr>
          <w:spacing w:val="8"/>
          <w:rtl/>
        </w:rPr>
      </w:pPr>
      <w:r w:rsidRPr="00C20F97">
        <w:rPr>
          <w:spacing w:val="8"/>
          <w:rtl/>
        </w:rPr>
        <w:t>חטאת ואשם וזבחי שלמי ציבור מועלין בהן משהוקדשו.</w:t>
      </w:r>
    </w:p>
    <w:p w:rsidR="00E403F0" w:rsidRPr="00C20F97" w:rsidRDefault="00E403F0" w:rsidP="00E403F0">
      <w:pPr>
        <w:pStyle w:val="afff9"/>
        <w:rPr>
          <w:spacing w:val="8"/>
          <w:rtl/>
        </w:rPr>
      </w:pPr>
      <w:r w:rsidRPr="00C20F97">
        <w:rPr>
          <w:spacing w:val="8"/>
          <w:rtl/>
        </w:rPr>
        <w:t>נשחטו - הוכשרו ליפסל בטבול יום, ובמחוסר כפורים, ובלינה.</w:t>
      </w:r>
    </w:p>
    <w:p w:rsidR="00E403F0" w:rsidRPr="002B4E05" w:rsidRDefault="00E403F0" w:rsidP="00E403F0">
      <w:pPr>
        <w:pStyle w:val="afff9"/>
        <w:rPr>
          <w:spacing w:val="0"/>
          <w:rtl/>
        </w:rPr>
      </w:pPr>
      <w:r w:rsidRPr="002B4E05">
        <w:rPr>
          <w:spacing w:val="0"/>
          <w:rtl/>
        </w:rPr>
        <w:t>נזרק דמן - חייבין עליהן משום פיגול נותר וטמא, אין מועלין בבשר, אבל מועלין באימוריהן עד שיצאו לבית הדשן.</w:t>
      </w:r>
    </w:p>
    <w:p w:rsidR="00E403F0" w:rsidRPr="00C20F97" w:rsidRDefault="00E403F0" w:rsidP="00E403F0">
      <w:pPr>
        <w:pStyle w:val="afff9"/>
        <w:rPr>
          <w:spacing w:val="8"/>
          <w:rtl/>
        </w:rPr>
      </w:pPr>
    </w:p>
    <w:p w:rsidR="00E403F0" w:rsidRPr="00C20F97" w:rsidRDefault="00E403F0" w:rsidP="00E403F0">
      <w:pPr>
        <w:pStyle w:val="afff9"/>
        <w:rPr>
          <w:spacing w:val="8"/>
          <w:rtl/>
        </w:rPr>
      </w:pPr>
      <w:r w:rsidRPr="00C20F97">
        <w:rPr>
          <w:spacing w:val="8"/>
          <w:rtl/>
        </w:rPr>
        <w:t>שתי הלחם מועלין בהן משהוקדשו.</w:t>
      </w:r>
    </w:p>
    <w:p w:rsidR="00E403F0" w:rsidRPr="00C20F97" w:rsidRDefault="00E403F0" w:rsidP="00E403F0">
      <w:pPr>
        <w:pStyle w:val="afff9"/>
        <w:rPr>
          <w:spacing w:val="8"/>
          <w:rtl/>
        </w:rPr>
      </w:pPr>
      <w:r w:rsidRPr="00C20F97">
        <w:rPr>
          <w:spacing w:val="8"/>
          <w:rtl/>
        </w:rPr>
        <w:t xml:space="preserve">קרמו בתנור - הוכשרו ליפסל בטבול יום, ובמחוסר כפורים, ולישחוט עליהן את הזבח, </w:t>
      </w:r>
    </w:p>
    <w:p w:rsidR="00E403F0" w:rsidRPr="00C20F97" w:rsidRDefault="00E403F0" w:rsidP="00E403F0">
      <w:pPr>
        <w:pStyle w:val="afff9"/>
        <w:rPr>
          <w:spacing w:val="8"/>
          <w:rtl/>
        </w:rPr>
      </w:pPr>
      <w:r w:rsidRPr="00C20F97">
        <w:rPr>
          <w:spacing w:val="8"/>
          <w:rtl/>
        </w:rPr>
        <w:t>נזרק דמן של כבשים חייבין עליהן משום פיגול, נותר, וטמא, ואין בהן מעילה.</w:t>
      </w:r>
    </w:p>
    <w:p w:rsidR="00E403F0" w:rsidRPr="00C20F97" w:rsidRDefault="00E403F0" w:rsidP="00E403F0">
      <w:pPr>
        <w:pStyle w:val="afff9"/>
        <w:rPr>
          <w:spacing w:val="8"/>
          <w:rtl/>
        </w:rPr>
      </w:pPr>
    </w:p>
    <w:p w:rsidR="00E403F0" w:rsidRPr="00C20F97" w:rsidRDefault="00E403F0" w:rsidP="00E403F0">
      <w:pPr>
        <w:pStyle w:val="afff9"/>
        <w:rPr>
          <w:spacing w:val="8"/>
          <w:rtl/>
        </w:rPr>
      </w:pPr>
      <w:r w:rsidRPr="00C20F97">
        <w:rPr>
          <w:spacing w:val="8"/>
          <w:rtl/>
        </w:rPr>
        <w:t>לחם הפנים מועלין בו משהוקדשה.</w:t>
      </w:r>
    </w:p>
    <w:p w:rsidR="00E403F0" w:rsidRPr="00C20F97" w:rsidRDefault="00E403F0" w:rsidP="00E403F0">
      <w:pPr>
        <w:pStyle w:val="afff9"/>
        <w:rPr>
          <w:spacing w:val="8"/>
          <w:rtl/>
        </w:rPr>
      </w:pPr>
      <w:r w:rsidRPr="00C20F97">
        <w:rPr>
          <w:spacing w:val="8"/>
          <w:rtl/>
        </w:rPr>
        <w:t>קרם בתנור - הוכשר ליפסל בטבול יום ובמחוסר כפורים, ולהסדר על גבי השולחן.</w:t>
      </w:r>
    </w:p>
    <w:p w:rsidR="00E403F0" w:rsidRPr="00C20F97" w:rsidRDefault="00E403F0" w:rsidP="00E403F0">
      <w:pPr>
        <w:pStyle w:val="afff9"/>
        <w:rPr>
          <w:spacing w:val="8"/>
          <w:rtl/>
        </w:rPr>
      </w:pPr>
      <w:r w:rsidRPr="00C20F97">
        <w:rPr>
          <w:spacing w:val="8"/>
          <w:rtl/>
        </w:rPr>
        <w:t>קרבו הבזיכין - חייבין עליו משום פיגול נותר וטמא, ואין בו מעילה.</w:t>
      </w:r>
    </w:p>
    <w:p w:rsidR="00E403F0" w:rsidRPr="00C20F97" w:rsidRDefault="00E403F0" w:rsidP="00E403F0">
      <w:pPr>
        <w:pStyle w:val="afff9"/>
        <w:rPr>
          <w:spacing w:val="8"/>
          <w:rtl/>
        </w:rPr>
      </w:pPr>
    </w:p>
    <w:p w:rsidR="00E403F0" w:rsidRPr="00C20F97" w:rsidRDefault="00E403F0" w:rsidP="00E403F0">
      <w:pPr>
        <w:pStyle w:val="afff9"/>
        <w:rPr>
          <w:spacing w:val="8"/>
          <w:rtl/>
        </w:rPr>
      </w:pPr>
      <w:r w:rsidRPr="00C20F97">
        <w:rPr>
          <w:spacing w:val="8"/>
          <w:rtl/>
        </w:rPr>
        <w:t>המנחות מועלין בהן משהוקדשו;</w:t>
      </w:r>
    </w:p>
    <w:p w:rsidR="00E403F0" w:rsidRPr="00C20F97" w:rsidRDefault="00E403F0" w:rsidP="00E403F0">
      <w:pPr>
        <w:pStyle w:val="afff9"/>
        <w:rPr>
          <w:spacing w:val="8"/>
          <w:rtl/>
        </w:rPr>
      </w:pPr>
      <w:r w:rsidRPr="00C20F97">
        <w:rPr>
          <w:spacing w:val="8"/>
          <w:rtl/>
        </w:rPr>
        <w:t>קדשו בכלי - הוכשרו ליפסל בטבול יום, ובמחוסר כפורים, ובלינה.</w:t>
      </w:r>
    </w:p>
    <w:p w:rsidR="00E403F0" w:rsidRPr="00C20F97" w:rsidRDefault="00E403F0" w:rsidP="00E403F0">
      <w:pPr>
        <w:pStyle w:val="afff9"/>
        <w:rPr>
          <w:spacing w:val="8"/>
          <w:rtl/>
        </w:rPr>
      </w:pPr>
      <w:r w:rsidRPr="00C20F97">
        <w:rPr>
          <w:spacing w:val="8"/>
          <w:rtl/>
        </w:rPr>
        <w:t xml:space="preserve">קרב הקומץ - חייבין עליו משום פיגול נותר וטמא, </w:t>
      </w:r>
    </w:p>
    <w:p w:rsidR="00E403F0" w:rsidRPr="00C20F97" w:rsidRDefault="00E403F0" w:rsidP="00E403F0">
      <w:pPr>
        <w:pStyle w:val="afff9"/>
        <w:rPr>
          <w:spacing w:val="8"/>
          <w:rtl/>
        </w:rPr>
      </w:pPr>
      <w:r w:rsidRPr="00C20F97">
        <w:rPr>
          <w:spacing w:val="8"/>
          <w:rtl/>
        </w:rPr>
        <w:t xml:space="preserve">ואין מועלין בשירים, אבל מועלין בקומץ עד שיצא לבית הדשן: </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77" w:author="קלוד" w:date="2026-10-11T12:19:32Z"/>
        </w:rPr>
      </w:pPr>
      <w:ins w:id="90078" w:author="קלוד" w:date="2026-10-11T12:19:32Z">
        <w:r>
          <w:rPr>
            <w:color w:val="7B3F00"/>
          </w:rPr>
          <w:t xml:space="preserve">אפר תפוח - מעילה לפני ולאחר תרומת הדשן</w:t>
        </w:r>
      </w:ins>
    </w:p>
    <w:p w:rsidR="00E403F0" w:rsidRPr="00AD695E" w:rsidRDefault="00E403F0" w:rsidP="00E403F0">
      <w:pPr>
        <w:rPr>
          <w:rtl/>
        </w:rPr>
      </w:pPr>
      <w:r w:rsidRPr="00EF0BB2">
        <w:rPr>
          <w:rFonts w:ascii="Fb Fontext" w:hAnsi="Fb Fontext"/>
          <w:b/>
          <w:bCs/>
          <w:rtl/>
        </w:rPr>
        <w:t xml:space="preserve">• </w:t>
      </w:r>
      <w:r w:rsidRPr="00EF0BB2">
        <w:rPr>
          <w:rFonts w:ascii="FontbitDavid" w:hAnsi="FontbitDavid"/>
          <w:b/>
          <w:bCs/>
          <w:sz w:val="24"/>
          <w:rtl/>
        </w:rPr>
        <w:t xml:space="preserve">איתמר, הנהנה מאפר תפוח שעל גבי המזבח, </w:t>
      </w:r>
    </w:p>
    <w:p w:rsidR="00E403F0" w:rsidRPr="00AD695E" w:rsidRDefault="00E403F0" w:rsidP="00E403F0">
      <w:pPr>
        <w:rPr>
          <w:rtl/>
        </w:rPr>
      </w:pPr>
      <w:r w:rsidRPr="003778A1">
        <w:rPr>
          <w:rFonts w:ascii="FontbitDavid" w:hAnsi="FontbitDavid"/>
          <w:sz w:val="24"/>
          <w:rtl/>
        </w:rPr>
        <w:t xml:space="preserve">לפני תרומת הדשן </w:t>
      </w:r>
      <w:r>
        <w:rPr>
          <w:rFonts w:ascii="FontbitDavid" w:hAnsi="FontbitDavid"/>
          <w:sz w:val="24"/>
          <w:rtl/>
        </w:rPr>
        <w:t>–</w:t>
      </w:r>
      <w:r w:rsidRPr="003778A1">
        <w:rPr>
          <w:rFonts w:ascii="FontbitDavid" w:hAnsi="FontbitDavid"/>
          <w:sz w:val="24"/>
          <w:rtl/>
        </w:rPr>
        <w:t xml:space="preserve"> </w:t>
      </w:r>
      <w:r>
        <w:rPr>
          <w:rFonts w:ascii="FontbitDavid" w:hAnsi="FontbitDavid" w:hint="cs"/>
          <w:sz w:val="24"/>
          <w:rtl/>
        </w:rPr>
        <w:t xml:space="preserve">לכ</w:t>
      </w:r>
      <w:ins w:id="90135" w:author="מנוע מכני" w:date="2026-10-11T12:04:39Z">
        <w:r>
          <w:rPr>
            <w:rFonts w:ascii="FontbitDavid" w:hAnsi="FontbitDavid" w:hint="cs"/>
            <w:sz w:val="24"/>
            <w:rtl/>
          </w:rPr>
          <w:t xml:space="preserve">ו"ע</w:t>
        </w:r>
      </w:ins>
      <w:del w:id="90136" w:author="מנוע מכני" w:date="2026-10-11T12:04:39Z">
        <w:r>
          <w:rPr>
            <w:rFonts w:ascii="FontbitDavid" w:hAnsi="FontbitDavid" w:hint="cs"/>
            <w:sz w:val="24"/>
            <w:rtl/>
          </w:rPr>
          <w:delText xml:space="preserve">ו''ע</w:delText>
        </w:r>
      </w:del>
      <w:r>
        <w:rPr>
          <w:rFonts w:ascii="FontbitDavid" w:hAnsi="FontbitDavid" w:hint="cs"/>
          <w:sz w:val="24"/>
          <w:rtl/>
        </w:rPr>
        <w:t xml:space="preserve"> </w:t>
      </w:r>
      <w:r w:rsidRPr="003778A1">
        <w:rPr>
          <w:rFonts w:ascii="FontbitDavid" w:hAnsi="FontbitDavid"/>
          <w:sz w:val="24"/>
          <w:rtl/>
        </w:rPr>
        <w:t xml:space="preserve">מועלין בו, </w:t>
      </w:r>
    </w:p>
    <w:p>
      <w:pPr>
        <w:pStyle w:val="38"/>
        <w:rPr>
          <w:ins w:id="91319" w:author="מנוע מכני" w:date="2026-10-11T12:04:39Z"/>
        </w:rPr>
      </w:pPr>
      <w:r>
        <w:t xml:space="preserve">לאחר תרומת הדשן </w:t>
      </w:r>
      <w:r>
        <w:t>–</w:t>
      </w:r>
      <w:r>
        <w:t xml:space="preserve"> לרב:</w:t>
      </w:r>
    </w:p>
    <w:p w:rsidR="00E403F0" w:rsidRPr="00AD695E" w:rsidRDefault="00E403F0" w:rsidP="00E403F0">
      <w:pPr>
        <w:rPr>
          <w:rtl/>
        </w:rPr>
      </w:pPr>
      <w:del w:id="91320" w:author="מנוע מכני" w:date="2026-10-11T12:04:39Z">
        <w:r>
          <w:rPr>
            <w:rFonts w:ascii="FontbitDavid" w:hAnsi="FontbitDavid" w:hint="cs"/>
            <w:sz w:val="24"/>
            <w:rtl/>
          </w:rPr>
          <w:delText xml:space="preserve"> </w:delText>
        </w:r>
      </w:del>
      <w:r w:rsidRPr="003778A1">
        <w:rPr>
          <w:rFonts w:ascii="FontbitDavid" w:hAnsi="FontbitDavid"/>
          <w:sz w:val="24"/>
          <w:rtl/>
        </w:rPr>
        <w:t xml:space="preserve">אין מועלין בו - </w:t>
      </w:r>
      <w:r>
        <w:rPr>
          <w:rFonts w:ascii="FontbitDavid" w:hAnsi="FontbitDavid" w:hint="cs"/>
          <w:sz w:val="24"/>
          <w:rtl/>
        </w:rPr>
        <w:t>ד</w:t>
      </w:r>
      <w:r w:rsidRPr="003778A1">
        <w:rPr>
          <w:rFonts w:ascii="FontbitDavid" w:hAnsi="FontbitDavid"/>
          <w:sz w:val="24"/>
          <w:rtl/>
        </w:rPr>
        <w:t xml:space="preserve">הרי נעשה מצותו, </w:t>
      </w:r>
    </w:p>
    <w:p>
      <w:pPr>
        <w:pStyle w:val="38"/>
        <w:rPr>
          <w:ins w:id="91321" w:author="מנוע מכני" w:date="2026-10-11T12:04:39Z"/>
        </w:rPr>
      </w:pPr>
      <w:r w:rsidRPr="00027215">
        <w:tab/>
      </w:r>
      <w:r w:rsidRPr="00027215">
        <w:tab/>
      </w:r>
      <w:del w:id="90394" w:author="מנוע מכני" w:date="2026-10-11T12:04:39Z">
        <w:r w:rsidRPr="00027215">
          <w:delText xml:space="preserve">   </w:delText>
        </w:r>
      </w:del>
      <w:r w:rsidRPr="00027215">
        <w:t xml:space="preserve">ולר</w:t>
      </w:r>
      <w:ins w:id="90137" w:author="מנוע מכני" w:date="2026-10-11T12:04:39Z">
        <w:r>
          <w:t xml:space="preserve">י"ו</w:t>
        </w:r>
      </w:ins>
      <w:del w:id="90138" w:author="מנוע מכני" w:date="2026-10-11T12:04:39Z">
        <w:r w:rsidRPr="00027215">
          <w:delText xml:space="preserve">י''ו</w:delText>
        </w:r>
      </w:del>
      <w:r w:rsidRPr="00027215">
        <w:t>:</w:t>
      </w:r>
    </w:p>
    <w:p w:rsidR="00E403F0" w:rsidRPr="00027215" w:rsidRDefault="00E403F0" w:rsidP="00E403F0">
      <w:pPr>
        <w:rPr>
          <w:spacing w:val="-6"/>
          <w:rtl/>
        </w:rPr>
      </w:pPr>
      <w:del w:id="91322" w:author="מנוע מכני" w:date="2026-10-11T12:04:39Z">
        <w:r w:rsidRPr="00027215">
          <w:rPr>
            <w:rFonts w:ascii="FontbitDavid" w:hAnsi="FontbitDavid" w:hint="cs"/>
            <w:spacing w:val="-6"/>
            <w:sz w:val="24"/>
            <w:rtl/>
          </w:rPr>
          <w:delText xml:space="preserve"> </w:delText>
        </w:r>
      </w:del>
      <w:r w:rsidRPr="00027215">
        <w:rPr>
          <w:rFonts w:ascii="FontbitDavid" w:hAnsi="FontbitDavid" w:hint="cs"/>
          <w:spacing w:val="-6"/>
          <w:sz w:val="24"/>
          <w:rtl/>
        </w:rPr>
        <w:t xml:space="preserve">מועלין בו ד'</w:t>
      </w:r>
      <w:ins w:id="90049" w:author="Claude - סמנטי" w:date="2026-10-11T12:17:22Z">
        <w:r>
          <w:rPr>
            <w:rStyle w:val="afffff0"/>
            <w:rFonts w:ascii="FontbitDavid" w:hAnsi="FontbitDavid"/>
            <w:spacing w:val="-6"/>
            <w:sz w:val="24"/>
            <w:rtl/>
          </w:rPr>
          <w:t xml:space="preserve">וְלָבַשׁ הַכֹּהֵן מִדּוֹ בַד וְגוֹ</w:t>
        </w:r>
      </w:ins>
      <w:del w:id="90050" w:author="Claude - סמנטי" w:date="2026-10-11T12:17:22Z">
        <w:r w:rsidRPr="00027215">
          <w:rPr>
            <w:rFonts w:ascii="FontbitDavid" w:hAnsi="FontbitDavid"/>
            <w:spacing w:val="-6"/>
            <w:sz w:val="24"/>
            <w:rtl/>
          </w:rPr>
          <w:delText xml:space="preserve">ולבש הכהן מדו בד וגו</w:delText>
        </w:r>
      </w:del>
      <w:r w:rsidRPr="00027215">
        <w:rPr>
          <w:rFonts w:ascii="FontbitDavid" w:hAnsi="FontbitDavid"/>
          <w:spacing w:val="-6"/>
          <w:sz w:val="24"/>
          <w:rtl/>
        </w:rPr>
        <w:t xml:space="preserve">' כיון דצריך לבגדי כהונה בקדושת</w:t>
      </w:r>
      <w:r w:rsidRPr="00027215">
        <w:rPr>
          <w:rFonts w:ascii="FontbitDavid" w:hAnsi="FontbitDavid" w:hint="cs"/>
          <w:spacing w:val="-6"/>
          <w:sz w:val="24"/>
          <w:rtl/>
        </w:rPr>
        <w:t>ו הוא</w:t>
      </w:r>
      <w:r w:rsidRPr="00027215">
        <w:rPr>
          <w:rFonts w:ascii="FontbitDavid" w:hAnsi="FontbitDavid"/>
          <w:spacing w:val="-6"/>
          <w:sz w:val="24"/>
          <w:rtl/>
        </w:rPr>
        <w:t>.</w:t>
      </w:r>
    </w:p>
    <w:p w:rsidR="00E403F0" w:rsidRPr="00AD695E" w:rsidRDefault="00E403F0" w:rsidP="00E403F0">
      <w:pPr>
        <w:rPr>
          <w:rtl/>
        </w:rPr>
      </w:pPr>
    </w:p>
    <w:p>
      <w:pPr>
        <w:pStyle w:val="38"/>
        <w:rPr>
          <w:ins w:id="91324" w:author="מנוע מכני" w:date="2026-10-11T12:04:39Z"/>
        </w:rPr>
      </w:pPr>
      <w:del w:id="91323" w:author="מנוע מכני" w:date="2026-10-11T12:04:39Z">
        <w:r w:rsidRPr="006F178A">
          <w:delText xml:space="preserve">•</w:delText>
        </w:r>
      </w:del>
      <w:r w:rsidRPr="006F178A">
        <w:t xml:space="preserve"> </w:t>
      </w:r>
      <w:r>
        <w:t xml:space="preserve">והך</w:t>
      </w:r>
    </w:p>
    <w:p w:rsidR="00E403F0" w:rsidRPr="00AD695E" w:rsidRDefault="00E403F0" w:rsidP="00E403F0">
      <w:pPr>
        <w:rPr>
          <w:rtl/>
        </w:rPr>
      </w:pPr>
      <w:del w:id="91325" w:author="מנוע מכני" w:date="2026-10-11T12:04:39Z">
        <w:r>
          <w:rPr>
            <w:rFonts w:ascii="Fb Fontext" w:hAnsi="Fb Fontext" w:hint="cs"/>
            <w:rtl/>
          </w:rPr>
          <w:delText xml:space="preserve"> </w:delText>
        </w:r>
      </w:del>
      <w:r>
        <w:rPr>
          <w:rFonts w:ascii="Fb Fontext" w:hAnsi="Fb Fontext" w:hint="cs"/>
          <w:rtl/>
        </w:rPr>
        <w:t xml:space="preserve">ד</w:t>
      </w:r>
      <w:r w:rsidRPr="003778A1">
        <w:rPr>
          <w:rFonts w:ascii="FontbitDavid" w:hAnsi="FontbitDavid"/>
          <w:sz w:val="24"/>
          <w:rtl/>
        </w:rPr>
        <w:t>תנן</w:t>
      </w:r>
      <w:r>
        <w:rPr>
          <w:rFonts w:ascii="FontbitDavid" w:hAnsi="FontbitDavid" w:hint="cs"/>
          <w:sz w:val="24"/>
          <w:rtl/>
        </w:rPr>
        <w:t xml:space="preserve"> </w:t>
      </w:r>
      <w:r w:rsidRPr="003778A1">
        <w:rPr>
          <w:rFonts w:ascii="FontbitDavid" w:hAnsi="FontbitDavid"/>
          <w:sz w:val="24"/>
          <w:rtl/>
        </w:rPr>
        <w:t>מועלי</w:t>
      </w:r>
      <w:r>
        <w:rPr>
          <w:rFonts w:ascii="FontbitDavid" w:hAnsi="FontbitDavid"/>
          <w:sz w:val="24"/>
          <w:rtl/>
        </w:rPr>
        <w:t>ן בהן עד שתצא לבית הדשן</w:t>
      </w:r>
      <w:ins w:id="90922" w:author="מנוע מכני" w:date="2026-10-11T12:04:39Z">
        <w:r>
          <w:rPr>
            <w:rFonts w:ascii="FontbitDavid" w:hAnsi="FontbitDavid" w:hint="cs"/>
            <w:sz w:val="24"/>
            <w:rtl/>
          </w:rPr>
          <w:t xml:space="preserve"> </w:t>
        </w:r>
      </w:ins>
      <w:del w:id="90923" w:author="מנוע מכני" w:date="2026-10-11T12:04:39Z">
        <w:r>
          <w:rPr>
            <w:rFonts w:ascii="FontbitDavid" w:hAnsi="FontbitDavid" w:hint="cs"/>
            <w:sz w:val="24"/>
            <w:rtl/>
          </w:rPr>
          <w:delText xml:space="preserve">  </w:delText>
        </w:r>
      </w:del>
      <w:r>
        <w:rPr>
          <w:rFonts w:ascii="FontbitDavid" w:hAnsi="FontbitDavid" w:hint="cs"/>
          <w:sz w:val="24"/>
          <w:rtl/>
        </w:rPr>
        <w:t xml:space="preserve">- </w:t>
      </w:r>
      <w:r w:rsidRPr="003778A1">
        <w:rPr>
          <w:rFonts w:ascii="FontbitDavid" w:hAnsi="FontbitDavid"/>
          <w:sz w:val="24"/>
          <w:rtl/>
        </w:rPr>
        <w:t xml:space="preserve">אמר</w:t>
      </w:r>
      <w:r w:rsidRPr="003778A1">
        <w:rPr>
          <w:rFonts w:ascii="FontbitDavid" w:hAnsi="FontbitDavid"/>
          <w:sz w:val="24"/>
          <w:rtl/>
        </w:rPr>
        <w:t xml:space="preserve"> לך </w:t>
      </w:r>
      <w:r w:rsidRPr="003778A1">
        <w:rPr>
          <w:rStyle w:val="2fb"/>
          <w:rFonts w:ascii="FontbitDavid" w:hAnsi="FontbitDavid"/>
          <w:sz w:val="24"/>
          <w:rtl/>
        </w:rPr>
        <w:t xml:space="preserve">רב</w:t>
      </w:r>
      <w:r w:rsidRPr="003778A1">
        <w:rPr>
          <w:rFonts w:ascii="FontbitDavid" w:hAnsi="FontbitDavid"/>
          <w:sz w:val="24"/>
          <w:rtl/>
        </w:rPr>
        <w:t xml:space="preserve">: עד שתראה לבית הדשן</w:t>
      </w:r>
      <w:r>
        <w:rPr>
          <w:rFonts w:ascii="FontbitDavid" w:hAnsi="FontbitDavid"/>
          <w:sz w:val="24"/>
          <w:rtl/>
        </w:rPr>
        <w:t>.</w:t>
      </w:r>
    </w:p>
    <w:p w:rsidR="00E403F0" w:rsidRPr="00AD695E" w:rsidRDefault="00E403F0" w:rsidP="00E403F0">
      <w:pPr>
        <w:pStyle w:val="afff3"/>
        <w:framePr w:wrap="around"/>
        <w:rPr>
          <w:rtl/>
        </w:rPr>
      </w:pPr>
      <w:r>
        <w:rPr>
          <w:rFonts w:hint="cs"/>
          <w:rtl/>
        </w:rPr>
        <w:t>ט:</w:t>
      </w:r>
    </w:p>
    <w:p>
      <w:pPr>
        <w:pStyle w:val="afffff8"/>
        <w:rPr>
          <w:ins w:id="90075" w:author="קלוד" w:date="2026-10-11T12:19:32Z"/>
        </w:rPr>
      </w:pPr>
      <w:ins w:id="90076" w:author="קלוד" w:date="2026-10-11T12:19:32Z">
        <w:r>
          <w:rPr>
            <w:color w:val="7B3F00"/>
          </w:rPr>
          <w:t xml:space="preserve">גחלת שפקעה מעל גבי המזבח - לא יחזיר</w:t>
        </w:r>
      </w:ins>
    </w:p>
    <w:p>
      <w:pPr>
        <w:pStyle w:val="38"/>
        <w:rPr>
          <w:ins w:id="91327" w:author="מנוע מכני" w:date="2026-10-11T12:04:39Z"/>
        </w:rPr>
      </w:pPr>
      <w:del w:id="91326" w:author="מנוע מכני" w:date="2026-10-11T12:04:39Z">
        <w:r w:rsidRPr="002B4E05">
          <w:delText xml:space="preserve">•</w:delText>
        </w:r>
      </w:del>
      <w:r w:rsidRPr="002B4E05">
        <w:t xml:space="preserve"> </w:t>
      </w:r>
      <w:r w:rsidRPr="002B4E05">
        <w:t xml:space="preserve">והך</w:t>
      </w:r>
    </w:p>
    <w:p w:rsidR="00E403F0" w:rsidRPr="002B4E05" w:rsidRDefault="00E403F0" w:rsidP="00E403F0">
      <w:pPr>
        <w:rPr>
          <w:spacing w:val="-2"/>
          <w:rtl/>
        </w:rPr>
      </w:pPr>
      <w:del w:id="91328" w:author="מנוע מכני" w:date="2026-10-11T12:04:39Z">
        <w:r w:rsidRPr="002B4E05">
          <w:rPr>
            <w:rFonts w:ascii="Fb Fontext" w:hAnsi="Fb Fontext" w:hint="cs"/>
            <w:spacing w:val="-2"/>
            <w:rtl/>
          </w:rPr>
          <w:delText xml:space="preserve"> </w:delText>
        </w:r>
      </w:del>
      <w:r w:rsidRPr="002B4E05">
        <w:rPr>
          <w:rFonts w:ascii="FontbitDavid" w:hAnsi="FontbitDavid" w:hint="cs"/>
          <w:spacing w:val="-2"/>
          <w:sz w:val="24"/>
          <w:rtl/>
        </w:rPr>
        <w:t>ד</w:t>
      </w:r>
      <w:r w:rsidRPr="002B4E05">
        <w:rPr>
          <w:rFonts w:ascii="FontbitDavid" w:hAnsi="FontbitDavid"/>
          <w:spacing w:val="-2"/>
          <w:sz w:val="24"/>
          <w:rtl/>
        </w:rPr>
        <w:t xml:space="preserve">וכולן שפקעו מעל גבי המזבח - </w:t>
      </w:r>
      <w:r w:rsidRPr="002B4E05">
        <w:rPr>
          <w:rFonts w:ascii="FontbitDavid" w:hAnsi="FontbitDavid"/>
          <w:spacing w:val="-2"/>
          <w:sz w:val="24"/>
          <w:rtl/>
        </w:rPr>
        <w:t xml:space="preserve">לא</w:t>
      </w:r>
      <w:r w:rsidRPr="002B4E05">
        <w:rPr>
          <w:rFonts w:ascii="FontbitDavid" w:hAnsi="FontbitDavid"/>
          <w:spacing w:val="-2"/>
          <w:sz w:val="24"/>
          <w:rtl/>
        </w:rPr>
        <w:t xml:space="preserve"> יחזיר, וכן גחלת שפקעה מעל גבי המזבח - </w:t>
      </w:r>
      <w:r w:rsidRPr="002B4E05">
        <w:rPr>
          <w:rFonts w:ascii="FontbitDavid" w:hAnsi="FontbitDavid"/>
          <w:spacing w:val="-2"/>
          <w:sz w:val="24"/>
          <w:rtl/>
        </w:rPr>
        <w:t xml:space="preserve">לא</w:t>
      </w:r>
      <w:r w:rsidRPr="002B4E05">
        <w:rPr>
          <w:rFonts w:ascii="FontbitDavid" w:hAnsi="FontbitDavid"/>
          <w:spacing w:val="-2"/>
          <w:sz w:val="24"/>
          <w:rtl/>
        </w:rPr>
        <w:t xml:space="preserve"> יחזיר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הא על גבי המזבח - יחזיר, </w:t>
      </w:r>
      <w:r>
        <w:rPr>
          <w:rStyle w:val="2fb"/>
          <w:rFonts w:ascii="FontbitDavid" w:hAnsi="FontbitDavid" w:hint="cs"/>
          <w:sz w:val="24"/>
          <w:rtl/>
        </w:rPr>
        <w:t xml:space="preserve">לר</w:t>
      </w:r>
      <w:ins w:id="90139" w:author="מנוע מכני" w:date="2026-10-11T12:04:39Z">
        <w:r>
          <w:rPr>
            <w:rStyle w:val="2fb"/>
            <w:rFonts w:ascii="FontbitDavid" w:hAnsi="FontbitDavid" w:hint="cs"/>
            <w:sz w:val="24"/>
            <w:rtl/>
          </w:rPr>
          <w:t xml:space="preserve">י"ו</w:t>
        </w:r>
      </w:ins>
      <w:del w:id="90140"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ניחא, </w:t>
      </w:r>
      <w:r>
        <w:rPr>
          <w:rStyle w:val="2fb"/>
          <w:rFonts w:ascii="FontbitDavid" w:hAnsi="FontbitDavid" w:hint="cs"/>
          <w:sz w:val="24"/>
          <w:rtl/>
        </w:rPr>
        <w:t xml:space="preserve">ול</w:t>
      </w:r>
      <w:r w:rsidRPr="003778A1">
        <w:rPr>
          <w:rStyle w:val="2fb"/>
          <w:rFonts w:ascii="FontbitDavid" w:hAnsi="FontbitDavid"/>
          <w:sz w:val="24"/>
          <w:rtl/>
        </w:rPr>
        <w:t xml:space="preserve">רב</w:t>
      </w:r>
      <w:r w:rsidRPr="003778A1">
        <w:rPr>
          <w:rFonts w:ascii="FontbitDavid" w:hAnsi="FontbitDavid"/>
          <w:sz w:val="24"/>
          <w:rtl/>
        </w:rPr>
        <w:t xml:space="preserve">: שאני גחלת </w:t>
      </w:r>
      <w:ins w:id="90742" w:author="מנוע מכני" w:date="2026-10-11T12:04:39Z">
        <w:r>
          <w:rPr>
            <w:rFonts w:ascii="FontbitDavid" w:hAnsi="FontbitDavid"/>
            <w:sz w:val="24"/>
            <w:rtl/>
          </w:rPr>
          <w:t xml:space="preserve">דיש</w:t>
        </w:r>
      </w:ins>
      <w:del w:id="90743" w:author="מנוע מכני" w:date="2026-10-11T12:04:39Z">
        <w:r w:rsidRPr="003778A1">
          <w:rPr>
            <w:rFonts w:ascii="FontbitDavid" w:hAnsi="FontbitDavid"/>
            <w:sz w:val="24"/>
            <w:rtl/>
          </w:rPr>
          <w:delText xml:space="preserve">דאית</w:delText>
        </w:r>
      </w:del>
      <w:r w:rsidRPr="003778A1">
        <w:rPr>
          <w:rFonts w:ascii="FontbitDavid" w:hAnsi="FontbitDavid"/>
          <w:sz w:val="24"/>
          <w:rtl/>
        </w:rPr>
        <w:t xml:space="preserve"> </w:t>
      </w:r>
      <w:ins w:id="90740" w:author="מנוע מכני" w:date="2026-10-11T12:04:39Z">
        <w:r>
          <w:rPr>
            <w:rFonts w:ascii="FontbitDavid" w:hAnsi="FontbitDavid"/>
            <w:sz w:val="24"/>
            <w:rtl/>
          </w:rPr>
          <w:t xml:space="preserve">בו</w:t>
        </w:r>
      </w:ins>
      <w:del w:id="90741" w:author="מנוע מכני" w:date="2026-10-11T12:04:39Z">
        <w:r w:rsidRPr="003778A1">
          <w:rPr>
            <w:rFonts w:ascii="FontbitDavid" w:hAnsi="FontbitDavid"/>
            <w:sz w:val="24"/>
            <w:rtl/>
          </w:rPr>
          <w:delText xml:space="preserve">ביה</w:delText>
        </w:r>
      </w:del>
      <w:r w:rsidRPr="003778A1">
        <w:rPr>
          <w:rFonts w:ascii="FontbitDavid" w:hAnsi="FontbitDavid"/>
          <w:sz w:val="24"/>
          <w:rtl/>
        </w:rPr>
        <w:t xml:space="preserve"> מששא</w:t>
      </w:r>
      <w:r>
        <w:rPr>
          <w:rFonts w:ascii="FontbitDavid" w:hAnsi="FontbitDavid"/>
          <w:sz w:val="24"/>
          <w:rtl/>
        </w:rPr>
        <w:t>.</w:t>
      </w:r>
    </w:p>
    <w:p w:rsidR="00E403F0" w:rsidRPr="00AD695E" w:rsidRDefault="00E403F0" w:rsidP="00E403F0">
      <w:pPr>
        <w:rPr>
          <w:rtl/>
        </w:rPr>
      </w:pPr>
      <w:r w:rsidRPr="006F178A">
        <w:rPr>
          <w:rFonts w:ascii="Fb Fontext" w:hAnsi="Fb Fontext"/>
          <w:rtl/>
        </w:rPr>
        <w:t xml:space="preserve">• </w:t>
      </w:r>
      <w:ins w:id="90534" w:author="מנוע מכני" w:date="2026-10-11T12:04:39Z">
        <w:r>
          <w:rPr>
            <w:rFonts w:ascii="FontbitDavid" w:hAnsi="FontbitDavid"/>
            <w:sz w:val="24"/>
            <w:rtl/>
          </w:rPr>
          <w:t xml:space="preserve">יש</w:t>
        </w:r>
      </w:ins>
      <w:del w:id="90535" w:author="מנוע מכני" w:date="2026-10-11T12:04:39Z">
        <w:r w:rsidRPr="003778A1">
          <w:rPr>
            <w:rFonts w:ascii="FontbitDavid" w:hAnsi="FontbitDavid"/>
            <w:sz w:val="24"/>
            <w:rtl/>
          </w:rPr>
          <w:delText xml:space="preserve">איכא</w:delText>
        </w:r>
      </w:del>
      <w:r w:rsidRPr="003778A1">
        <w:rPr>
          <w:rFonts w:ascii="FontbitDavid" w:hAnsi="FontbitDavid"/>
          <w:sz w:val="24"/>
          <w:rtl/>
        </w:rPr>
        <w:t xml:space="preserve"> דאמר להך גיסא: טעמא משום גחלת - </w:t>
      </w:r>
      <w:ins w:id="90750" w:author="מנוע מכני" w:date="2026-10-11T12:04:39Z">
        <w:r>
          <w:rPr>
            <w:rFonts w:ascii="FontbitDavid" w:hAnsi="FontbitDavid"/>
            <w:sz w:val="24"/>
            <w:rtl/>
          </w:rPr>
          <w:t xml:space="preserve">דיש</w:t>
        </w:r>
      </w:ins>
      <w:del w:id="90751" w:author="מנוע מכני" w:date="2026-10-11T12:04:39Z">
        <w:r w:rsidRPr="003778A1">
          <w:rPr>
            <w:rFonts w:ascii="FontbitDavid" w:hAnsi="FontbitDavid"/>
            <w:sz w:val="24"/>
            <w:rtl/>
          </w:rPr>
          <w:delText xml:space="preserve">דאית</w:delText>
        </w:r>
      </w:del>
      <w:r w:rsidRPr="003778A1">
        <w:rPr>
          <w:rFonts w:ascii="FontbitDavid" w:hAnsi="FontbitDavid"/>
          <w:sz w:val="24"/>
          <w:rtl/>
        </w:rPr>
        <w:t xml:space="preserve"> </w:t>
      </w:r>
      <w:ins w:id="90744" w:author="מנוע מכני" w:date="2026-10-11T12:04:39Z">
        <w:r>
          <w:rPr>
            <w:rFonts w:ascii="FontbitDavid" w:hAnsi="FontbitDavid"/>
            <w:sz w:val="24"/>
            <w:rtl/>
          </w:rPr>
          <w:t xml:space="preserve">בו</w:t>
        </w:r>
      </w:ins>
      <w:del w:id="90745" w:author="מנוע מכני" w:date="2026-10-11T12:04:39Z">
        <w:r w:rsidRPr="003778A1">
          <w:rPr>
            <w:rFonts w:ascii="FontbitDavid" w:hAnsi="FontbitDavid"/>
            <w:sz w:val="24"/>
            <w:rtl/>
          </w:rPr>
          <w:delText xml:space="preserve">ביה</w:delText>
        </w:r>
      </w:del>
      <w:r w:rsidRPr="003778A1">
        <w:rPr>
          <w:rFonts w:ascii="FontbitDavid" w:hAnsi="FontbitDavid"/>
          <w:sz w:val="24"/>
          <w:rtl/>
        </w:rPr>
        <w:t xml:space="preserve"> מששא, הא אפר </w:t>
      </w:r>
      <w:ins w:id="90748" w:author="מנוע מכני" w:date="2026-10-11T12:04:39Z">
        <w:r>
          <w:rPr>
            <w:rFonts w:ascii="FontbitDavid" w:hAnsi="FontbitDavid"/>
            <w:sz w:val="24"/>
            <w:rtl/>
          </w:rPr>
          <w:t xml:space="preserve">דאין</w:t>
        </w:r>
      </w:ins>
      <w:del w:id="90749" w:author="מנוע מכני" w:date="2026-10-11T12:04:39Z">
        <w:r w:rsidRPr="003778A1">
          <w:rPr>
            <w:rFonts w:ascii="FontbitDavid" w:hAnsi="FontbitDavid"/>
            <w:sz w:val="24"/>
            <w:rtl/>
          </w:rPr>
          <w:delText xml:space="preserve">דלית</w:delText>
        </w:r>
      </w:del>
      <w:r w:rsidRPr="003778A1">
        <w:rPr>
          <w:rFonts w:ascii="FontbitDavid" w:hAnsi="FontbitDavid"/>
          <w:sz w:val="24"/>
          <w:rtl/>
        </w:rPr>
        <w:t xml:space="preserve"> </w:t>
      </w:r>
      <w:ins w:id="90746" w:author="מנוע מכני" w:date="2026-10-11T12:04:39Z">
        <w:r>
          <w:rPr>
            <w:rFonts w:ascii="FontbitDavid" w:hAnsi="FontbitDavid"/>
            <w:sz w:val="24"/>
            <w:rtl/>
          </w:rPr>
          <w:t xml:space="preserve">בו</w:t>
        </w:r>
      </w:ins>
      <w:del w:id="90747" w:author="מנוע מכני" w:date="2026-10-11T12:04:39Z">
        <w:r w:rsidRPr="003778A1">
          <w:rPr>
            <w:rFonts w:ascii="FontbitDavid" w:hAnsi="FontbitDavid"/>
            <w:sz w:val="24"/>
            <w:rtl/>
          </w:rPr>
          <w:delText xml:space="preserve">ביה</w:delText>
        </w:r>
      </w:del>
      <w:r w:rsidRPr="003778A1">
        <w:rPr>
          <w:rFonts w:ascii="FontbitDavid" w:hAnsi="FontbitDavid"/>
          <w:sz w:val="24"/>
          <w:rtl/>
        </w:rPr>
        <w:t xml:space="preserve"> מששא - </w:t>
      </w:r>
      <w:ins w:id="90412" w:author="מנוע מכני" w:date="2026-10-11T12:04:39Z">
        <w:r>
          <w:rPr>
            <w:rFonts w:ascii="FontbitDavid" w:hAnsi="FontbitDavid"/>
            <w:sz w:val="24"/>
            <w:rtl/>
          </w:rPr>
          <w:t xml:space="preserve">אפי'</w:t>
        </w:r>
      </w:ins>
      <w:del w:id="90413"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לגבי מזבח אין מועלין בו, </w:t>
      </w:r>
      <w:r w:rsidRPr="003778A1">
        <w:rPr>
          <w:rStyle w:val="2fb"/>
          <w:rFonts w:ascii="FontbitDavid" w:hAnsi="FontbitDavid"/>
          <w:sz w:val="24"/>
          <w:rtl/>
        </w:rPr>
        <w:t xml:space="preserve">לרב</w:t>
      </w:r>
      <w:r w:rsidRPr="003778A1">
        <w:rPr>
          <w:rFonts w:ascii="FontbitDavid" w:hAnsi="FontbitDavid"/>
          <w:sz w:val="24"/>
          <w:rtl/>
        </w:rPr>
        <w:t xml:space="preserve"> - ניחא, </w:t>
      </w:r>
    </w:p>
    <w:p>
      <w:pPr>
        <w:pStyle w:val="38"/>
        <w:rPr>
          <w:ins w:id="91329" w:author="מנוע מכני" w:date="2026-10-11T12:04:39Z"/>
        </w:rPr>
      </w:pPr>
      <w:r>
        <w:tab/>
      </w:r>
      <w:r>
        <w:t xml:space="preserve">ולר</w:t>
      </w:r>
      <w:ins w:id="90141" w:author="מנוע מכני" w:date="2026-10-11T12:04:39Z">
        <w:r>
          <w:t xml:space="preserve">י"ו</w:t>
        </w:r>
      </w:ins>
      <w:del w:id="90142" w:author="מנוע מכני" w:date="2026-10-11T12:04:39Z">
        <w:r>
          <w:delText xml:space="preserve">י''ו</w:delText>
        </w:r>
      </w:del>
      <w:r w:rsidRPr="003778A1">
        <w:t xml:space="preserve">:</w:t>
      </w:r>
    </w:p>
    <w:p w:rsidR="00E403F0" w:rsidRPr="00AD695E" w:rsidRDefault="00E403F0" w:rsidP="00E403F0">
      <w:pPr>
        <w:rPr>
          <w:rtl/>
        </w:rPr>
      </w:pPr>
      <w:del w:id="91330" w:author="מנוע מכני" w:date="2026-10-11T12:04:39Z">
        <w:r w:rsidRPr="003778A1">
          <w:rPr>
            <w:rFonts w:ascii="FontbitDavid" w:hAnsi="FontbitDavid"/>
            <w:sz w:val="24"/>
            <w:rtl/>
          </w:rPr>
          <w:delText xml:space="preserve"> </w:delText>
        </w:r>
      </w:del>
      <w:ins w:id="90143" w:author="מנוע מכני" w:date="2026-10-11T12:04:39Z">
        <w:r>
          <w:rPr>
            <w:rFonts w:ascii="FontbitDavid" w:hAnsi="FontbitDavid"/>
            <w:sz w:val="24"/>
            <w:rtl/>
          </w:rPr>
          <w:t xml:space="preserve">ה"ה</w:t>
        </w:r>
      </w:ins>
      <w:del w:id="90144" w:author="מנוע מכני" w:date="2026-10-11T12:04:39Z">
        <w:r w:rsidRPr="003778A1">
          <w:rPr>
            <w:rFonts w:ascii="FontbitDavid" w:hAnsi="FontbitDavid"/>
            <w:sz w:val="24"/>
            <w:rtl/>
          </w:rPr>
          <w:delText xml:space="preserve">ה</w:delText>
        </w:r>
        <w:r>
          <w:rPr>
            <w:rFonts w:ascii="FontbitDavid" w:hAnsi="FontbitDavid" w:hint="cs"/>
            <w:sz w:val="24"/>
            <w:rtl/>
          </w:rPr>
          <w:delText xml:space="preserve">''ה</w:delText>
        </w:r>
      </w:del>
      <w:r w:rsidRPr="003778A1">
        <w:rPr>
          <w:rFonts w:ascii="FontbitDavid" w:hAnsi="FontbitDavid"/>
          <w:sz w:val="24"/>
          <w:rtl/>
        </w:rPr>
        <w:t xml:space="preserve"> </w:t>
      </w:r>
      <w:ins w:id="90414" w:author="מנוע מכני" w:date="2026-10-11T12:04:39Z">
        <w:r>
          <w:rPr>
            <w:rFonts w:ascii="FontbitDavid" w:hAnsi="FontbitDavid"/>
            <w:sz w:val="24"/>
            <w:rtl/>
          </w:rPr>
          <w:t xml:space="preserve">דאפי'</w:t>
        </w:r>
      </w:ins>
      <w:del w:id="90415" w:author="מנוע מכני" w:date="2026-10-11T12:04:39Z">
        <w:r w:rsidRPr="003778A1">
          <w:rPr>
            <w:rFonts w:ascii="FontbitDavid" w:hAnsi="FontbitDavid"/>
            <w:sz w:val="24"/>
            <w:rtl/>
          </w:rPr>
          <w:delText xml:space="preserve">דאפילו</w:delText>
        </w:r>
      </w:del>
      <w:r w:rsidRPr="003778A1">
        <w:rPr>
          <w:rFonts w:ascii="FontbitDavid" w:hAnsi="FontbitDavid"/>
          <w:sz w:val="24"/>
          <w:rtl/>
        </w:rPr>
        <w:t xml:space="preserve"> אפר, וה</w:t>
      </w:r>
      <w:r>
        <w:rPr>
          <w:rFonts w:ascii="FontbitDavid" w:hAnsi="FontbitDavid" w:hint="cs"/>
          <w:sz w:val="24"/>
          <w:rtl/>
        </w:rPr>
        <w:t xml:space="preserve">ך </w:t>
      </w:r>
      <w:r>
        <w:rPr>
          <w:rFonts w:ascii="FontbitDavid" w:hAnsi="FontbitDavid"/>
          <w:sz w:val="24"/>
          <w:rtl/>
        </w:rPr>
        <w:t>דקתני גחלת, אתי לאשמועינן דאפי</w:t>
      </w:r>
      <w:r>
        <w:rPr>
          <w:rFonts w:ascii="FontbitDavid" w:hAnsi="FontbitDavid" w:hint="cs"/>
          <w:sz w:val="24"/>
          <w:rtl/>
        </w:rPr>
        <w:t>'</w:t>
      </w:r>
      <w:r w:rsidRPr="003778A1">
        <w:rPr>
          <w:rFonts w:ascii="FontbitDavid" w:hAnsi="FontbitDavid"/>
          <w:sz w:val="24"/>
          <w:rtl/>
        </w:rPr>
        <w:t xml:space="preserve"> גחלת </w:t>
      </w:r>
      <w:ins w:id="90752" w:author="מנוע מכני" w:date="2026-10-11T12:04:39Z">
        <w:r>
          <w:rPr>
            <w:rFonts w:ascii="FontbitDavid" w:hAnsi="FontbitDavid"/>
            <w:sz w:val="24"/>
            <w:rtl/>
          </w:rPr>
          <w:t xml:space="preserve">דיש</w:t>
        </w:r>
      </w:ins>
      <w:del w:id="90753" w:author="מנוע מכני" w:date="2026-10-11T12:04:39Z">
        <w:r w:rsidRPr="003778A1">
          <w:rPr>
            <w:rFonts w:ascii="FontbitDavid" w:hAnsi="FontbitDavid"/>
            <w:sz w:val="24"/>
            <w:rtl/>
          </w:rPr>
          <w:delText xml:space="preserve">דאית</w:delText>
        </w:r>
      </w:del>
      <w:r w:rsidRPr="003778A1">
        <w:rPr>
          <w:rFonts w:ascii="FontbitDavid" w:hAnsi="FontbitDavid"/>
          <w:sz w:val="24"/>
          <w:rtl/>
        </w:rPr>
        <w:t xml:space="preserve"> בה מששא, כי פקעה מעל גבי המזבח - </w:t>
      </w:r>
      <w:r w:rsidRPr="003778A1">
        <w:rPr>
          <w:rFonts w:ascii="FontbitDavid" w:hAnsi="FontbitDavid"/>
          <w:sz w:val="24"/>
          <w:rtl/>
        </w:rPr>
        <w:t xml:space="preserve">לא</w:t>
      </w:r>
      <w:r w:rsidRPr="003778A1">
        <w:rPr>
          <w:rFonts w:ascii="FontbitDavid" w:hAnsi="FontbitDavid"/>
          <w:sz w:val="24"/>
          <w:rtl/>
        </w:rPr>
        <w:t xml:space="preserve"> יחזיר</w:t>
      </w:r>
      <w:r>
        <w:rPr>
          <w:rFonts w:ascii="FontbitDavid" w:hAnsi="FontbitDavid"/>
          <w:sz w:val="24"/>
          <w:rtl/>
        </w:rPr>
        <w:t>.</w:t>
      </w:r>
    </w:p>
    <w:p>
      <w:pPr>
        <w:pStyle w:val="afffff8"/>
        <w:rPr>
          <w:ins w:id="90073" w:author="קלוד" w:date="2026-10-11T12:19:32Z"/>
        </w:rPr>
      </w:pPr>
      <w:ins w:id="90074" w:author="קלוד" w:date="2026-10-11T12:19:32Z">
        <w:r>
          <w:rPr>
            <w:color w:val="7B3F00"/>
          </w:rPr>
          <w:t xml:space="preserve">נהנה לפני זריקה - לנדבה או דבר שכולו למזבח</w:t>
        </w:r>
      </w:ins>
    </w:p>
    <w:p w:rsidR="00E403F0" w:rsidRPr="002B4E05" w:rsidRDefault="00E403F0" w:rsidP="00E403F0">
      <w:pPr>
        <w:rPr>
          <w:spacing w:val="-2"/>
          <w:rtl/>
        </w:rPr>
      </w:pPr>
      <w:r w:rsidRPr="002B4E05">
        <w:rPr>
          <w:rFonts w:ascii="Fb Fontext" w:hAnsi="Fb Fontext"/>
          <w:spacing w:val="-2"/>
          <w:rtl/>
        </w:rPr>
        <w:t xml:space="preserve">• </w:t>
      </w:r>
      <w:r w:rsidRPr="002B4E05">
        <w:rPr>
          <w:rFonts w:ascii="FontbitDavid" w:hAnsi="FontbitDavid"/>
          <w:b/>
          <w:bCs/>
          <w:spacing w:val="-2"/>
          <w:sz w:val="24"/>
          <w:rtl/>
        </w:rPr>
        <w:t>איתמר, הנהנה מבשר קדשי קדשים לפני זריקת דמים</w:t>
      </w:r>
      <w:r w:rsidRPr="002B4E05">
        <w:rPr>
          <w:rFonts w:ascii="FontbitDavid" w:hAnsi="FontbitDavid"/>
          <w:spacing w:val="-2"/>
          <w:sz w:val="24"/>
          <w:rtl/>
        </w:rPr>
        <w:t xml:space="preserve">, ואמורי קדשים קלים לאחר זריקת דמים, </w:t>
      </w:r>
    </w:p>
    <w:p>
      <w:pPr>
        <w:pStyle w:val="38"/>
        <w:rPr>
          <w:ins w:id="91331" w:author="מנוע מכני" w:date="2026-10-11T12:04:39Z"/>
        </w:rPr>
      </w:pPr>
      <w:r>
        <w:tab/>
      </w:r>
      <w:r>
        <w:t>ל</w:t>
      </w:r>
      <w:r>
        <w:t>רב</w:t>
      </w:r>
      <w:r w:rsidRPr="003778A1">
        <w:t xml:space="preserve">:</w:t>
      </w:r>
    </w:p>
    <w:p w:rsidR="00E403F0" w:rsidRPr="00AD695E" w:rsidRDefault="00E403F0" w:rsidP="00E403F0">
      <w:pPr>
        <w:rPr>
          <w:rtl/>
        </w:rPr>
      </w:pPr>
      <w:del w:id="9133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מה שנהנה יפלו לנדבה, ו</w:t>
      </w:r>
      <w:r>
        <w:rPr>
          <w:rFonts w:ascii="FontbitDavid" w:hAnsi="FontbitDavid" w:hint="cs"/>
          <w:sz w:val="24"/>
          <w:rtl/>
        </w:rPr>
        <w:t>ל</w:t>
      </w:r>
      <w:r w:rsidRPr="003778A1">
        <w:rPr>
          <w:rFonts w:ascii="FontbitDavid" w:hAnsi="FontbitDavid"/>
          <w:sz w:val="24"/>
          <w:rtl/>
        </w:rPr>
        <w:t>לוי: יביא דבר שכולו למזבח</w:t>
      </w:r>
      <w:r>
        <w:rPr>
          <w:rFonts w:ascii="FontbitDavid" w:hAnsi="FontbitDavid"/>
          <w:sz w:val="24"/>
          <w:rtl/>
        </w:rPr>
        <w:t>.</w:t>
      </w:r>
    </w:p>
    <w:p w:rsidR="00E403F0" w:rsidRPr="00E87E21" w:rsidRDefault="00E403F0" w:rsidP="00E403F0">
      <w:pPr>
        <w:rPr>
          <w:spacing w:val="-4"/>
          <w:rtl/>
        </w:rPr>
      </w:pPr>
      <w:r w:rsidRPr="00E87E21">
        <w:rPr>
          <w:rFonts w:ascii="Fb Fontext" w:hAnsi="Fb Fontext"/>
          <w:spacing w:val="-4"/>
          <w:rtl/>
        </w:rPr>
        <w:t xml:space="preserve">• </w:t>
      </w:r>
      <w:ins w:id="90145" w:author="מנוע מכני" w:date="2026-10-11T12:04:39Z">
        <w:r>
          <w:rPr>
            <w:rFonts w:ascii="FontbitDavid" w:hAnsi="FontbitDavid"/>
            <w:b/>
            <w:bCs/>
            <w:spacing w:val="-4"/>
            <w:sz w:val="24"/>
            <w:rtl/>
          </w:rPr>
          <w:t xml:space="preserve">ת"כ</w:t>
        </w:r>
      </w:ins>
      <w:del w:id="90146" w:author="מנוע מכני" w:date="2026-10-11T12:04:39Z">
        <w:r w:rsidRPr="00E87E21">
          <w:rPr>
            <w:rFonts w:ascii="FontbitDavid" w:hAnsi="FontbitDavid"/>
            <w:b/>
            <w:bCs/>
            <w:spacing w:val="-4"/>
            <w:sz w:val="24"/>
            <w:rtl/>
          </w:rPr>
          <w:delText xml:space="preserve">ת</w:delText>
        </w:r>
        <w:r w:rsidRPr="00E87E21">
          <w:rPr>
            <w:rFonts w:ascii="FontbitDavid" w:hAnsi="FontbitDavid" w:hint="cs"/>
            <w:b/>
            <w:bCs/>
            <w:spacing w:val="-4"/>
            <w:sz w:val="24"/>
            <w:rtl/>
          </w:rPr>
          <w:delText xml:space="preserve">''כ</w:delText>
        </w:r>
      </w:del>
      <w:r w:rsidRPr="00E87E21">
        <w:rPr>
          <w:rFonts w:ascii="FontbitDavid" w:hAnsi="FontbitDavid"/>
          <w:b/>
          <w:bCs/>
          <w:spacing w:val="-4"/>
          <w:sz w:val="24"/>
          <w:rtl/>
        </w:rPr>
        <w:t xml:space="preserve"> דלוי</w:t>
      </w:r>
      <w:r w:rsidRPr="00E87E21">
        <w:rPr>
          <w:rFonts w:ascii="FontbitDavid" w:hAnsi="FontbitDavid" w:hint="cs"/>
          <w:spacing w:val="-4"/>
          <w:sz w:val="24"/>
          <w:rtl/>
        </w:rPr>
        <w:t>:</w:t>
      </w:r>
      <w:r w:rsidRPr="00E87E21">
        <w:rPr>
          <w:rFonts w:ascii="FontbitDavid" w:hAnsi="FontbitDavid"/>
          <w:spacing w:val="-4"/>
          <w:sz w:val="24"/>
          <w:rtl/>
        </w:rPr>
        <w:t xml:space="preserve"> מעילה זו להיכן הולכת? הלמידין לפני חכמים: יביא דבר שכולו למזבח, </w:t>
      </w:r>
      <w:r w:rsidRPr="00E87E21">
        <w:rPr>
          <w:rFonts w:ascii="FontbitDavid" w:hAnsi="FontbitDavid" w:hint="cs"/>
          <w:spacing w:val="-4"/>
          <w:sz w:val="24"/>
          <w:rtl/>
        </w:rPr>
        <w:t>והיינו</w:t>
      </w:r>
      <w:r w:rsidRPr="00E87E21">
        <w:rPr>
          <w:rFonts w:ascii="FontbitDavid" w:hAnsi="FontbitDavid"/>
          <w:spacing w:val="-4"/>
          <w:sz w:val="24"/>
          <w:rtl/>
        </w:rPr>
        <w:t xml:space="preserve"> קטרת.</w:t>
      </w:r>
    </w:p>
    <w:p>
      <w:pPr>
        <w:pStyle w:val="38"/>
        <w:rPr>
          <w:ins w:id="91333" w:author="מנוע מכני" w:date="2026-10-11T12:04:39Z"/>
        </w:rPr>
      </w:pPr>
      <w:del w:id="90395" w:author="מנוע מכני" w:date="2026-10-11T12:04:39Z">
        <w:r>
          <w:lastRenderedPageBreak/>
          <w:delText xml:space="preserve">  </w:delText>
        </w:r>
      </w:del>
      <w:ins w:id="90147" w:author="מנוע מכני" w:date="2026-10-11T12:04:39Z">
        <w:r>
          <w:t xml:space="preserve">ת"כ</w:t>
        </w:r>
      </w:ins>
      <w:del w:id="90148" w:author="מנוע מכני" w:date="2026-10-11T12:04:39Z">
        <w:r w:rsidRPr="00CA41E9">
          <w:delText xml:space="preserve">ת''כ</w:delText>
        </w:r>
      </w:del>
      <w:r w:rsidRPr="00CA41E9">
        <w:t xml:space="preserve"> דרב:</w:t>
      </w:r>
    </w:p>
    <w:p w:rsidR="00E403F0" w:rsidRPr="00AD695E" w:rsidRDefault="00E403F0" w:rsidP="00E403F0">
      <w:pPr>
        <w:rPr>
          <w:rtl/>
        </w:rPr>
      </w:pPr>
      <w:del w:id="9133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הנהנה מדמי חטאת ומדמי אשם, עד שלא קרבה חטאתו - יוסיף ויביא חטאתו, ועד שלא קרבה אשמו - יוסיף ויביא אשמו</w:t>
      </w:r>
      <w:r>
        <w:rPr>
          <w:rFonts w:ascii="FontbitDavid" w:hAnsi="FontbitDavid"/>
          <w:sz w:val="24"/>
          <w:rtl/>
        </w:rPr>
        <w:t>.</w:t>
      </w:r>
    </w:p>
    <w:p w:rsidR="00E403F0" w:rsidRPr="00AD695E" w:rsidRDefault="00E403F0" w:rsidP="00E403F0">
      <w:pPr>
        <w:rPr>
          <w:rtl/>
        </w:rPr>
      </w:pPr>
      <w:r w:rsidRPr="00CA41E9">
        <w:rPr>
          <w:rFonts w:ascii="FontbitDavid" w:hAnsi="FontbitDavid"/>
          <w:b/>
          <w:bCs/>
          <w:sz w:val="24"/>
          <w:rtl/>
        </w:rPr>
        <w:t>קרב חטאתו</w:t>
      </w:r>
      <w:r w:rsidRPr="003778A1">
        <w:rPr>
          <w:rFonts w:ascii="FontbitDavid" w:hAnsi="FontbitDavid"/>
          <w:sz w:val="24"/>
          <w:rtl/>
        </w:rPr>
        <w:t xml:space="preserve"> - ילכו לים המלח, </w:t>
      </w:r>
      <w:r w:rsidRPr="00CA41E9">
        <w:rPr>
          <w:rFonts w:ascii="FontbitDavid" w:hAnsi="FontbitDavid"/>
          <w:b/>
          <w:bCs/>
          <w:sz w:val="24"/>
          <w:rtl/>
        </w:rPr>
        <w:t xml:space="preserve">כבר קרב אשמו </w:t>
      </w:r>
      <w:r w:rsidRPr="003778A1">
        <w:rPr>
          <w:rFonts w:ascii="FontbitDavid" w:hAnsi="FontbitDavid"/>
          <w:sz w:val="24"/>
          <w:rtl/>
        </w:rPr>
        <w:t>- יפלו לנדבה</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הנהנה מקדשי קדשים לפני זריקת דמים, ואימורי קדשים קלים לאחר זריקת דמים - מה שנהנה יפלו לנדבה</w:t>
      </w:r>
      <w:r>
        <w:rPr>
          <w:rFonts w:ascii="FontbitDavid" w:hAnsi="FontbitDavid"/>
          <w:sz w:val="24"/>
          <w:rtl/>
        </w:rPr>
        <w:t>.</w:t>
      </w:r>
    </w:p>
    <w:p w:rsidR="00E403F0" w:rsidRPr="00AD695E" w:rsidRDefault="00E403F0" w:rsidP="00E403F0">
      <w:pPr>
        <w:rPr>
          <w:rtl/>
        </w:rPr>
      </w:pPr>
      <w:r>
        <w:rPr>
          <w:rFonts w:ascii="FontbitDavid" w:hAnsi="FontbitDavid"/>
          <w:sz w:val="24"/>
          <w:rtl/>
        </w:rPr>
        <w:t xml:space="preserve">כל קרבנות המזבח למזבח, קרבנות קדשי בדק הבית </w:t>
      </w:r>
      <w:r w:rsidRPr="003778A1">
        <w:rPr>
          <w:rFonts w:ascii="FontbitDavid" w:hAnsi="FontbitDavid"/>
          <w:sz w:val="24"/>
          <w:rtl/>
        </w:rPr>
        <w:t>לבדק הבית, קרבנות צבור - לנדבת צבור</w:t>
      </w:r>
      <w:r>
        <w:rPr>
          <w:rFonts w:ascii="FontbitDavid" w:hAnsi="FontbitDavid"/>
          <w:sz w:val="24"/>
          <w:rtl/>
        </w:rPr>
        <w:t>.</w:t>
      </w:r>
    </w:p>
    <w:p>
      <w:pPr>
        <w:pStyle w:val="38"/>
        <w:rPr>
          <w:ins w:id="91335" w:author="מנוע מכני" w:date="2026-10-11T12:04:39Z"/>
        </w:rPr>
      </w:pPr>
      <w:r w:rsidRPr="003778A1">
        <w:t xml:space="preserve">הא גופה </w:t>
      </w:r>
      <w:ins w:id="91008" w:author="מנוע מכני" w:date="2026-10-11T12:04:39Z">
        <w:r>
          <w:t xml:space="preserve">קשה</w:t>
        </w:r>
      </w:ins>
      <w:del w:id="91009" w:author="מנוע מכני" w:date="2026-10-11T12:04:39Z">
        <w:r w:rsidRPr="003778A1">
          <w:delText xml:space="preserve">קשיא</w:delText>
        </w:r>
      </w:del>
      <w:r w:rsidRPr="003778A1">
        <w:t xml:space="preserve">:</w:t>
      </w:r>
    </w:p>
    <w:p w:rsidR="00E403F0" w:rsidRPr="00AD695E" w:rsidRDefault="00E403F0" w:rsidP="00E403F0">
      <w:pPr>
        <w:rPr>
          <w:rtl/>
        </w:rPr>
      </w:pPr>
      <w:del w:id="9133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עד שלא קרבה חטאתו - יוסיף ויביא חטאתו, משקרבה חטאתו - ילכו לים </w:t>
      </w:r>
      <w:r w:rsidRPr="00E87E21">
        <w:rPr>
          <w:rFonts w:ascii="FontbitDavid" w:hAnsi="FontbitDavid"/>
          <w:spacing w:val="-6"/>
          <w:sz w:val="24"/>
          <w:rtl/>
        </w:rPr>
        <w:t xml:space="preserve">המלח וקתני: כל קרבנות המזבח - למזבח, ול"ש דאיכפור בעלים, ול"ש </w:t>
      </w:r>
      <w:ins w:id="90536" w:author="מנוע מכני" w:date="2026-10-11T12:04:39Z">
        <w:r>
          <w:rPr>
            <w:rFonts w:ascii="FontbitDavid" w:hAnsi="FontbitDavid"/>
            <w:spacing w:val="-6"/>
            <w:sz w:val="24"/>
            <w:rtl/>
          </w:rPr>
          <w:t xml:space="preserve">מקום</w:t>
        </w:r>
      </w:ins>
      <w:del w:id="90537" w:author="מנוע מכני" w:date="2026-10-11T12:04:39Z">
        <w:r w:rsidRPr="00E87E21">
          <w:rPr>
            <w:rFonts w:ascii="FontbitDavid" w:hAnsi="FontbitDavid"/>
            <w:spacing w:val="-6"/>
            <w:sz w:val="24"/>
            <w:rtl/>
          </w:rPr>
          <w:delText xml:space="preserve">היכא</w:delText>
        </w:r>
      </w:del>
      <w:r w:rsidRPr="00E87E21">
        <w:rPr>
          <w:rFonts w:ascii="FontbitDavid" w:hAnsi="FontbitDavid"/>
          <w:spacing w:val="-6"/>
          <w:sz w:val="24"/>
          <w:rtl/>
        </w:rPr>
        <w:t xml:space="preserve"> דלא איכפור!</w:t>
      </w:r>
    </w:p>
    <w:p>
      <w:pPr>
        <w:pStyle w:val="38"/>
        <w:rPr>
          <w:ins w:id="91337" w:author="מנוע מכני" w:date="2026-10-11T12:04:39Z"/>
        </w:rPr>
      </w:pPr>
      <w:r w:rsidRPr="003778A1">
        <w:t xml:space="preserve">רישא </w:t>
      </w:r>
      <w:r>
        <w:t xml:space="preserve">כ</w:t>
      </w:r>
      <w:ins w:id="90149" w:author="מנוע מכני" w:date="2026-10-11T12:04:39Z">
        <w:r>
          <w:t xml:space="preserve">ר"ש</w:t>
        </w:r>
      </w:ins>
      <w:del w:id="90150" w:author="מנוע מכני" w:date="2026-10-11T12:04:39Z">
        <w:r>
          <w:delText xml:space="preserve">ר''ש</w:delText>
        </w:r>
      </w:del>
      <w:r w:rsidRPr="003778A1">
        <w:t xml:space="preserve"> דאמר:</w:t>
      </w:r>
    </w:p>
    <w:p w:rsidR="00E403F0" w:rsidRPr="00AD695E" w:rsidRDefault="00E403F0" w:rsidP="00E403F0">
      <w:pPr>
        <w:rPr>
          <w:rtl/>
        </w:rPr>
      </w:pPr>
      <w:del w:id="9133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כל חטאת שכיפרו בעליה - תמות</w:t>
      </w:r>
      <w:r>
        <w:rPr>
          <w:rFonts w:ascii="FontbitDavid" w:hAnsi="FontbitDavid"/>
          <w:sz w:val="24"/>
          <w:rtl/>
        </w:rPr>
        <w:t>.</w:t>
      </w:r>
      <w:r>
        <w:rPr>
          <w:rFonts w:ascii="FontbitDavid" w:hAnsi="FontbitDavid" w:hint="cs"/>
          <w:sz w:val="24"/>
          <w:rtl/>
        </w:rPr>
        <w:t xml:space="preserve"> וסיפא כרבנן </w:t>
      </w:r>
    </w:p>
    <w:p w:rsidR="00E403F0" w:rsidRPr="00AD695E" w:rsidRDefault="00E403F0" w:rsidP="00E403F0">
      <w:pPr>
        <w:pStyle w:val="afff3"/>
        <w:framePr w:wrap="around"/>
        <w:rPr>
          <w:rtl/>
        </w:rPr>
      </w:pPr>
      <w:r>
        <w:rPr>
          <w:rFonts w:hint="cs"/>
          <w:rtl/>
        </w:rPr>
        <w:t>י.</w:t>
      </w:r>
    </w:p>
    <w:p w:rsidR="00E403F0" w:rsidRPr="00AD695E" w:rsidRDefault="00E403F0" w:rsidP="00E403F0">
      <w:pPr>
        <w:rPr>
          <w:rtl/>
        </w:rPr>
      </w:pPr>
      <w:r w:rsidRPr="003778A1">
        <w:rPr>
          <w:rFonts w:ascii="FontbitDavid" w:hAnsi="FontbitDavid"/>
          <w:sz w:val="24"/>
          <w:rtl/>
        </w:rPr>
        <w:t xml:space="preserve">אמר</w:t>
      </w:r>
      <w:r w:rsidRPr="003778A1">
        <w:rPr>
          <w:rFonts w:ascii="FontbitDavid" w:hAnsi="FontbitDavid"/>
          <w:sz w:val="24"/>
          <w:rtl/>
        </w:rPr>
        <w:t xml:space="preserve"> </w:t>
      </w:r>
      <w:ins w:id="90151" w:author="מנוע מכני" w:date="2026-10-11T12:04:39Z">
        <w:r>
          <w:rPr>
            <w:rStyle w:val="2fb"/>
            <w:rFonts w:ascii="FontbitDavid" w:hAnsi="FontbitDavid"/>
            <w:sz w:val="24"/>
            <w:rtl/>
          </w:rPr>
          <w:t xml:space="preserve">ר"ג</w:t>
        </w:r>
      </w:ins>
      <w:del w:id="90152" w:author="מנוע מכני" w:date="2026-10-11T12:04:39Z">
        <w:r w:rsidRPr="003778A1">
          <w:rPr>
            <w:rFonts w:ascii="FontbitDavid" w:hAnsi="FontbitDavid"/>
            <w:sz w:val="24"/>
            <w:rtl/>
          </w:rPr>
          <w:delText xml:space="preserve">ר</w:delText>
        </w:r>
        <w:r>
          <w:rPr>
            <w:rFonts w:ascii="FontbitDavid" w:hAnsi="FontbitDavid" w:hint="cs"/>
            <w:sz w:val="24"/>
            <w:rtl/>
          </w:rPr>
          <w:delText xml:space="preserve">''ג</w:delText>
        </w:r>
      </w:del>
      <w:r>
        <w:rPr>
          <w:rFonts w:ascii="FontbitDavid" w:hAnsi="FontbitDavid" w:hint="cs"/>
          <w:sz w:val="24"/>
          <w:rtl/>
        </w:rPr>
        <w:t xml:space="preserve"> </w:t>
      </w:r>
      <w:ins w:id="90153" w:author="מנוע מכני" w:date="2026-10-11T12:04:39Z">
        <w:r>
          <w:rPr>
            <w:rFonts w:ascii="FontbitDavid" w:hAnsi="FontbitDavid" w:hint="cs"/>
            <w:sz w:val="24"/>
            <w:rtl/>
          </w:rPr>
          <w:t xml:space="preserve">ד"כ</w:t>
        </w:r>
      </w:ins>
      <w:del w:id="90154" w:author="מנוע מכני" w:date="2026-10-11T12:04:39Z">
        <w:r>
          <w:rPr>
            <w:rFonts w:ascii="FontbitDavid" w:hAnsi="FontbitDavid" w:hint="cs"/>
            <w:sz w:val="24"/>
            <w:rtl/>
          </w:rPr>
          <w:delText xml:space="preserve">ד''כ</w:delText>
        </w:r>
      </w:del>
      <w:r w:rsidRPr="003778A1">
        <w:rPr>
          <w:rFonts w:ascii="FontbitDavid" w:hAnsi="FontbitDavid"/>
          <w:sz w:val="24"/>
          <w:rtl/>
        </w:rPr>
        <w:t xml:space="preserve"> </w:t>
      </w:r>
      <w:r w:rsidRPr="003778A1">
        <w:rPr>
          <w:rStyle w:val="2fb"/>
          <w:rFonts w:ascii="FontbitDavid" w:hAnsi="FontbitDavid"/>
          <w:sz w:val="24"/>
          <w:rtl/>
        </w:rPr>
        <w:t xml:space="preserve">לרב אשי</w:t>
      </w:r>
      <w:r w:rsidRPr="003778A1">
        <w:rPr>
          <w:rFonts w:ascii="FontbitDavid" w:hAnsi="FontbitDavid"/>
          <w:sz w:val="24"/>
          <w:rtl/>
        </w:rPr>
        <w:t xml:space="preserve">, </w:t>
      </w:r>
      <w:ins w:id="90754" w:author="מנוע מכני" w:date="2026-10-11T12:04:39Z">
        <w:r>
          <w:rPr>
            <w:rFonts w:ascii="FontbitDavid" w:hAnsi="FontbitDavid"/>
            <w:sz w:val="24"/>
            <w:rtl/>
          </w:rPr>
          <w:t xml:space="preserve">כך</w:t>
        </w:r>
      </w:ins>
      <w:del w:id="90755" w:author="מנוע מכני" w:date="2026-10-11T12:04:39Z">
        <w:r w:rsidRPr="003778A1">
          <w:rPr>
            <w:rFonts w:ascii="FontbitDavid" w:hAnsi="FontbitDavid"/>
            <w:sz w:val="24"/>
            <w:rtl/>
          </w:rPr>
          <w:delText xml:space="preserve">הכי</w:delText>
        </w:r>
      </w:del>
      <w:r w:rsidRPr="003778A1">
        <w:rPr>
          <w:rFonts w:ascii="FontbitDavid" w:hAnsi="FontbitDavid"/>
          <w:sz w:val="24"/>
          <w:rtl/>
        </w:rPr>
        <w:t xml:space="preserve"> </w:t>
      </w:r>
      <w:r w:rsidRPr="003778A1">
        <w:rPr>
          <w:rFonts w:ascii="FontbitDavid" w:hAnsi="FontbitDavid"/>
          <w:sz w:val="24"/>
          <w:rtl/>
        </w:rPr>
        <w:t xml:space="preserve">אמר</w:t>
      </w:r>
      <w:r w:rsidRPr="003778A1">
        <w:rPr>
          <w:rFonts w:ascii="FontbitDavid" w:hAnsi="FontbitDavid"/>
          <w:sz w:val="24"/>
          <w:rtl/>
        </w:rPr>
        <w:t xml:space="preserve"> </w:t>
      </w:r>
      <w:r w:rsidRPr="003778A1">
        <w:rPr>
          <w:rStyle w:val="2fb"/>
          <w:rFonts w:ascii="FontbitDavid" w:hAnsi="FontbitDavid"/>
          <w:sz w:val="24"/>
          <w:rtl/>
        </w:rPr>
        <w:t xml:space="preserve">אביי</w:t>
      </w:r>
      <w:r w:rsidRPr="003778A1">
        <w:rPr>
          <w:rFonts w:ascii="FontbitDavid" w:hAnsi="FontbitDavid"/>
          <w:sz w:val="24"/>
          <w:rtl/>
        </w:rPr>
        <w:t xml:space="preserve">: רישא </w:t>
      </w:r>
      <w:ins w:id="90416" w:author="מנוע מכני" w:date="2026-10-11T12:04:39Z">
        <w:r>
          <w:rPr>
            <w:rStyle w:val="2fb"/>
            <w:rFonts w:ascii="FontbitDavid" w:hAnsi="FontbitDavid"/>
            <w:sz w:val="24"/>
            <w:rtl/>
          </w:rPr>
          <w:t xml:space="preserve">ר"ש</w:t>
        </w:r>
      </w:ins>
      <w:del w:id="90417" w:author="מנוע מכני" w:date="2026-10-11T12:04:39Z">
        <w:r w:rsidRPr="003778A1">
          <w:rPr>
            <w:rFonts w:ascii="FontbitDavid" w:hAnsi="FontbitDavid"/>
            <w:sz w:val="24"/>
            <w:rtl/>
          </w:rPr>
          <w:delText xml:space="preserve">רבי שמעון</w:delText>
        </w:r>
      </w:del>
      <w:r w:rsidRPr="003778A1">
        <w:rPr>
          <w:rFonts w:ascii="FontbitDavid" w:hAnsi="FontbitDavid"/>
          <w:sz w:val="24"/>
          <w:rtl/>
        </w:rPr>
        <w:t xml:space="preserve"> וסיפא רבנן</w:t>
      </w:r>
      <w:r>
        <w:rPr>
          <w:rFonts w:ascii="FontbitDavid" w:hAnsi="FontbitDavid"/>
          <w:sz w:val="24"/>
          <w:rtl/>
        </w:rPr>
        <w:t>.</w:t>
      </w:r>
    </w:p>
    <w:p>
      <w:pPr>
        <w:pStyle w:val="afffff8"/>
        <w:rPr>
          <w:ins w:id="90071" w:author="קלוד" w:date="2026-10-11T12:19:32Z"/>
        </w:rPr>
      </w:pPr>
      <w:ins w:id="90072" w:author="קלוד" w:date="2026-10-11T12:19:32Z">
        <w:r>
          <w:rPr>
            <w:color w:val="7B3F00"/>
          </w:rPr>
          <w:t xml:space="preserve">נהנה מבשר שנטמא ומאימורים שהועלו - פטור</w:t>
        </w:r>
      </w:ins>
    </w:p>
    <w:p>
      <w:pPr>
        <w:pStyle w:val="38"/>
        <w:rPr>
          <w:ins w:id="91340" w:author="מנוע מכני" w:date="2026-10-11T12:04:39Z"/>
        </w:rPr>
      </w:pPr>
      <w:del w:id="91339" w:author="מנוע מכני" w:date="2026-10-11T12:04:39Z">
        <w:r w:rsidRPr="006F178A">
          <w:delText xml:space="preserve">•</w:delText>
        </w:r>
      </w:del>
      <w:r w:rsidRPr="006F178A">
        <w:t xml:space="preserve"> </w:t>
      </w:r>
      <w:r w:rsidRPr="003778A1">
        <w:t xml:space="preserve">רבא:</w:t>
      </w:r>
    </w:p>
    <w:p w:rsidR="00E403F0" w:rsidRPr="00AD695E" w:rsidRDefault="00E403F0" w:rsidP="00E403F0">
      <w:pPr>
        <w:rPr>
          <w:rtl/>
        </w:rPr>
      </w:pPr>
      <w:del w:id="9134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הכל מודים שאם נהנה מב</w:t>
      </w:r>
      <w:r>
        <w:rPr>
          <w:rFonts w:ascii="FontbitDavid" w:hAnsi="FontbitDavid"/>
          <w:sz w:val="24"/>
          <w:rtl/>
        </w:rPr>
        <w:t>שר קדשי קדשים שנטמא</w:t>
      </w:r>
      <w:r w:rsidRPr="003778A1">
        <w:rPr>
          <w:rFonts w:ascii="FontbitDavid" w:hAnsi="FontbitDavid"/>
          <w:sz w:val="24"/>
          <w:rtl/>
        </w:rPr>
        <w:t>, ומאימורי קדשים קלין לאחר שהעלן - דפטור</w:t>
      </w:r>
      <w:r>
        <w:rPr>
          <w:rFonts w:ascii="FontbitDavid" w:hAnsi="FontbitDavid"/>
          <w:sz w:val="24"/>
          <w:rtl/>
        </w:rPr>
        <w:t>.</w:t>
      </w:r>
    </w:p>
    <w:p w:rsidR="00E403F0" w:rsidRPr="00AD695E" w:rsidRDefault="00E403F0" w:rsidP="00E403F0">
      <w:pPr>
        <w:rPr>
          <w:rtl/>
        </w:rPr>
      </w:pPr>
      <w:r>
        <w:rPr>
          <w:rFonts w:ascii="FontbitDavid" w:hAnsi="FontbitDavid" w:hint="cs"/>
          <w:sz w:val="24"/>
          <w:rtl/>
        </w:rPr>
        <w:t xml:space="preserve">ד</w:t>
      </w:r>
      <w:ins w:id="90155" w:author="מנוע מכני" w:date="2026-10-11T12:04:39Z">
        <w:r>
          <w:rPr>
            <w:rFonts w:ascii="FontbitDavid" w:hAnsi="FontbitDavid" w:hint="cs"/>
            <w:sz w:val="24"/>
            <w:rtl/>
          </w:rPr>
          <w:t xml:space="preserve">ס"ד</w:t>
        </w:r>
      </w:ins>
      <w:del w:id="90156" w:author="מנוע מכני" w:date="2026-10-11T12:04:39Z">
        <w:r>
          <w:rPr>
            <w:rFonts w:ascii="FontbitDavid" w:hAnsi="FontbitDavid" w:hint="cs"/>
            <w:sz w:val="24"/>
            <w:rtl/>
          </w:rPr>
          <w:delText xml:space="preserve">ס''ד</w:delText>
        </w:r>
      </w:del>
      <w:r>
        <w:rPr>
          <w:rFonts w:ascii="FontbitDavid" w:hAnsi="FontbitDavid" w:hint="cs"/>
          <w:sz w:val="24"/>
          <w:rtl/>
        </w:rPr>
        <w:t xml:space="preserve"> </w:t>
      </w:r>
      <w:r w:rsidRPr="003778A1">
        <w:rPr>
          <w:rFonts w:ascii="FontbitDavid" w:hAnsi="FontbitDavid"/>
          <w:sz w:val="24"/>
          <w:rtl/>
        </w:rPr>
        <w:t xml:space="preserve">בשר קדשי קדשים שנטמא </w:t>
      </w:r>
      <w:r>
        <w:rPr>
          <w:rFonts w:ascii="FontbitDavid" w:hAnsi="FontbitDavid" w:hint="cs"/>
          <w:sz w:val="24"/>
          <w:rtl/>
        </w:rPr>
        <w:t xml:space="preserve">יש לו </w:t>
      </w:r>
      <w:r w:rsidRPr="003778A1">
        <w:rPr>
          <w:rFonts w:ascii="FontbitDavid" w:hAnsi="FontbitDavid"/>
          <w:sz w:val="24"/>
          <w:rtl/>
        </w:rPr>
        <w:t xml:space="preserve">מצות שריפה לכהנים, אימורי קדשים קלין </w:t>
      </w:r>
      <w:r>
        <w:rPr>
          <w:rFonts w:ascii="FontbitDavid" w:hAnsi="FontbitDavid" w:hint="cs"/>
          <w:sz w:val="24"/>
          <w:rtl/>
        </w:rPr>
        <w:t>יש מ</w:t>
      </w:r>
      <w:r w:rsidRPr="003778A1">
        <w:rPr>
          <w:rFonts w:ascii="FontbitDavid" w:hAnsi="FontbitDavid"/>
          <w:sz w:val="24"/>
          <w:rtl/>
        </w:rPr>
        <w:t xml:space="preserve">צוה להפוכי בצינורא, </w:t>
      </w:r>
      <w:r w:rsidRPr="003778A1">
        <w:rPr>
          <w:rFonts w:ascii="FontbitDavid" w:hAnsi="FontbitDavid"/>
          <w:sz w:val="24"/>
          <w:rtl/>
        </w:rPr>
        <w:t xml:space="preserve">קמ"ל</w:t>
      </w:r>
      <w:r w:rsidRPr="003778A1">
        <w:rPr>
          <w:rFonts w:ascii="FontbitDavid" w:hAnsi="FontbitDavid"/>
          <w:sz w:val="24"/>
          <w:rtl/>
        </w:rPr>
        <w:t xml:space="preserve"> דלא</w:t>
      </w:r>
      <w:r>
        <w:rPr>
          <w:rFonts w:ascii="FontbitDavid" w:hAnsi="FontbitDavid"/>
          <w:sz w:val="24"/>
          <w:rtl/>
        </w:rPr>
        <w:t>.</w:t>
      </w:r>
    </w:p>
    <w:p>
      <w:pPr>
        <w:pStyle w:val="38"/>
        <w:rPr>
          <w:ins w:id="91343" w:author="מנוע מכני" w:date="2026-10-11T12:04:39Z"/>
        </w:rPr>
      </w:pPr>
      <w:del w:id="91342" w:author="מנוע מכני" w:date="2026-10-11T12:04:39Z">
        <w:r w:rsidRPr="006F178A">
          <w:delText xml:space="preserve">•</w:delText>
        </w:r>
      </w:del>
      <w:r w:rsidRPr="006F178A">
        <w:t xml:space="preserve"> </w:t>
      </w:r>
      <w:r w:rsidRPr="003778A1">
        <w:t xml:space="preserve">רבא:</w:t>
      </w:r>
    </w:p>
    <w:p w:rsidR="00E403F0" w:rsidRPr="00AD695E" w:rsidRDefault="00E403F0" w:rsidP="00E403F0">
      <w:pPr>
        <w:rPr>
          <w:rtl/>
        </w:rPr>
      </w:pPr>
      <w:del w:id="9134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הא דאמרת כבר קרבה חטאת - ילכו לים המלח, </w:t>
      </w:r>
      <w:ins w:id="90157" w:author="מנוע מכני" w:date="2026-10-11T12:04:39Z">
        <w:r>
          <w:rPr>
            <w:rFonts w:ascii="FontbitDavid" w:hAnsi="FontbitDavid"/>
            <w:sz w:val="24"/>
            <w:rtl/>
          </w:rPr>
          <w:t xml:space="preserve">ה"מ</w:t>
        </w:r>
      </w:ins>
      <w:del w:id="90158" w:author="מנוע מכני" w:date="2026-10-11T12:04:39Z">
        <w:r w:rsidRPr="003778A1">
          <w:rPr>
            <w:rFonts w:ascii="FontbitDavid" w:hAnsi="FontbitDavid"/>
            <w:sz w:val="24"/>
            <w:rtl/>
          </w:rPr>
          <w:delText xml:space="preserve">ה</w:delText>
        </w:r>
        <w:r>
          <w:rPr>
            <w:rFonts w:ascii="FontbitDavid" w:hAnsi="FontbitDavid" w:hint="cs"/>
            <w:sz w:val="24"/>
            <w:rtl/>
          </w:rPr>
          <w:delText xml:space="preserve">''מ</w:delText>
        </w:r>
      </w:del>
      <w:r>
        <w:rPr>
          <w:rFonts w:ascii="FontbitDavid" w:hAnsi="FontbitDavid" w:hint="cs"/>
          <w:sz w:val="24"/>
          <w:rtl/>
        </w:rPr>
        <w:t xml:space="preserve"> </w:t>
      </w:r>
      <w:r w:rsidRPr="003778A1">
        <w:rPr>
          <w:rFonts w:ascii="FontbitDavid" w:hAnsi="FontbitDavid"/>
          <w:sz w:val="24"/>
          <w:rtl/>
        </w:rPr>
        <w:t xml:space="preserve">- דאתידע </w:t>
      </w:r>
      <w:ins w:id="90756" w:author="מנוע מכני" w:date="2026-10-11T12:04:39Z">
        <w:r>
          <w:rPr>
            <w:rFonts w:ascii="FontbitDavid" w:hAnsi="FontbitDavid"/>
            <w:sz w:val="24"/>
            <w:rtl/>
          </w:rPr>
          <w:t xml:space="preserve">לו</w:t>
        </w:r>
      </w:ins>
      <w:del w:id="90757"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קמי כפרה, אבל לאחר כפרה - יפלו לנדבה,</w:t>
      </w:r>
      <w:r>
        <w:rPr>
          <w:rFonts w:ascii="FontbitDavid" w:hAnsi="FontbitDavid" w:hint="cs"/>
          <w:sz w:val="24"/>
          <w:rtl/>
        </w:rPr>
        <w:t xml:space="preserve"> ד</w:t>
      </w:r>
      <w:r w:rsidRPr="003778A1">
        <w:rPr>
          <w:rFonts w:ascii="FontbitDavid" w:hAnsi="FontbitDavid"/>
          <w:sz w:val="24"/>
          <w:rtl/>
        </w:rPr>
        <w:t>אין מפרישין מתחלה לאיבוד</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093" w:author="קלוד" w:date="2026-10-11T09:07:20Z"/>
        </w:rPr>
      </w:pPr>
      <w:ins w:id="20092" w:author="קלוד" w:date="2026-10-11T09:07:20Z">
        <w:r>
          <w:t xml:space="preserve">משנה ט</w:t>
        </w:r>
      </w:ins>
    </w:p>
    <w:p w:rsidR="00E403F0" w:rsidRPr="00C20F97" w:rsidRDefault="00E403F0" w:rsidP="00E403F0">
      <w:pPr>
        <w:pStyle w:val="afff9"/>
        <w:rPr>
          <w:del w:id="20029" w:author="קלוד" w:date="2026-10-11T09:07:20Z"/>
          <w:spacing w:val="8"/>
          <w:rtl/>
        </w:rPr>
      </w:pPr>
      <w:del w:id="20028"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06" w:author="קלוד" w:date="2026-10-11T12:09:42Z">
          <w:pPr>
            <w:pStyle w:val="afff9"/>
          </w:pPr>
        </w:pPrChange>
      </w:pPr>
      <w:r w:rsidRPr="00C20F97">
        <w:rPr>
          <w:spacing w:val="8"/>
          <w:rtl/>
        </w:rPr>
        <w:t xml:space="preserve">הקומץ, והלבונה, והקטורת, ומנחת כהנים, ומנחת כהן משיח, ומנחת נסכים - מועלין בהם משהוקדשו, </w:t>
      </w:r>
    </w:p>
    <w:p w:rsidR="00E403F0" w:rsidRPr="00C20F97" w:rsidRDefault="00E403F0" w:rsidP="00E403F0">
      <w:pPr>
        <w:pStyle w:val="afff9"/>
        <w:rPr>
          <w:spacing w:val="8"/>
          <w:rtl/>
        </w:rPr>
      </w:pPr>
      <w:r w:rsidRPr="00C20F97">
        <w:rPr>
          <w:spacing w:val="8"/>
          <w:rtl/>
        </w:rPr>
        <w:t>קדשן בכלי - הוכשר ליפסל בטבול יום ובמחוסר כפורים ובלינה, וחייבין עליו משום נותר ומשום טמא, ופיגול אין בה.</w:t>
      </w:r>
    </w:p>
    <w:p w:rsidR="00E403F0" w:rsidRPr="00C20F97" w:rsidRDefault="00E403F0" w:rsidP="00E403F0">
      <w:pPr>
        <w:pStyle w:val="afff9"/>
        <w:rPr>
          <w:spacing w:val="8"/>
          <w:rtl/>
        </w:rPr>
      </w:pPr>
      <w:r w:rsidRPr="00C20F97">
        <w:rPr>
          <w:spacing w:val="8"/>
          <w:rtl/>
        </w:rPr>
        <w:t xml:space="preserve">זה הכלל: כל שיש לו מתירין אין חייבין עליו משום פיגול ונותר וטמא עד שיקריבו מתירין, </w:t>
      </w:r>
    </w:p>
    <w:p w:rsidR="00E403F0" w:rsidRPr="00C20F97" w:rsidRDefault="00E403F0" w:rsidP="00E403F0">
      <w:pPr>
        <w:pStyle w:val="afff9"/>
        <w:rPr>
          <w:spacing w:val="8"/>
          <w:rtl/>
        </w:rPr>
      </w:pPr>
      <w:r w:rsidRPr="00C20F97">
        <w:rPr>
          <w:spacing w:val="8"/>
          <w:rtl/>
        </w:rPr>
        <w:t>וכל שאין לו מתירין - כיון שקידש בכלי, חייבין עליו משום נותר וטמא;</w:t>
      </w:r>
    </w:p>
    <w:p w:rsidR="00E403F0" w:rsidRPr="00C20F97" w:rsidRDefault="00E403F0" w:rsidP="00E403F0">
      <w:pPr>
        <w:pStyle w:val="afff9"/>
        <w:rPr>
          <w:spacing w:val="8"/>
          <w:rtl/>
        </w:rPr>
      </w:pPr>
      <w:r w:rsidRPr="00C20F97">
        <w:rPr>
          <w:spacing w:val="8"/>
          <w:rtl/>
        </w:rPr>
        <w:t>ופיגול אין בה.</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י:</w:t>
      </w:r>
    </w:p>
    <w:p>
      <w:pPr>
        <w:pStyle w:val="afffff8"/>
        <w:rPr>
          <w:ins w:id="90069" w:author="קלוד" w:date="2026-10-11T12:19:32Z"/>
        </w:rPr>
      </w:pPr>
      <w:ins w:id="90070" w:author="קלוד" w:date="2026-10-11T12:19:32Z">
        <w:r>
          <w:rPr>
            <w:color w:val="7B3F00"/>
          </w:rPr>
          <w:t xml:space="preserve">חיוב טומאה בדבר שאין לו מתירין - מקור</w:t>
        </w:r>
      </w:ins>
    </w:p>
    <w:p>
      <w:pPr>
        <w:pStyle w:val="38"/>
        <w:rPr>
          <w:ins w:id="91345" w:author="מנוע מכני" w:date="2026-10-11T12:04:39Z"/>
        </w:rPr>
      </w:pPr>
      <w:r w:rsidRPr="003778A1">
        <w:t>מה"מ? ד</w:t>
      </w:r>
      <w:r w:rsidRPr="002D69EF">
        <w:t>ת"ר</w:t>
      </w:r>
      <w:r w:rsidRPr="003778A1">
        <w:t xml:space="preserve">:</w:t>
      </w:r>
    </w:p>
    <w:p w:rsidR="00E403F0" w:rsidRPr="00AD695E" w:rsidRDefault="00E403F0" w:rsidP="00E403F0">
      <w:pPr>
        <w:rPr>
          <w:rtl/>
        </w:rPr>
      </w:pPr>
      <w:del w:id="9134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יכול אין חייבין משום טומאה אלא בדבר שיש לו מתירין</w:t>
      </w:r>
      <w:ins w:id="90924" w:author="מנוע מכני" w:date="2026-10-11T12:04:39Z">
        <w:r>
          <w:rPr>
            <w:rFonts w:ascii="FontbitDavid" w:hAnsi="FontbitDavid"/>
            <w:sz w:val="24"/>
            <w:rtl/>
          </w:rPr>
          <w:t xml:space="preserve">,</w:t>
        </w:r>
      </w:ins>
      <w:del w:id="90925" w:author="מנוע מכני" w:date="2026-10-11T12:04:39Z">
        <w:r>
          <w:rPr>
            <w:rFonts w:ascii="FontbitDavid" w:hAnsi="FontbitDavid"/>
            <w:sz w:val="24"/>
            <w:rtl/>
          </w:rPr>
          <w:delText xml:space="preserve">;</w:delText>
        </w:r>
      </w:del>
    </w:p>
    <w:p w:rsidR="00E403F0" w:rsidRPr="00AD695E" w:rsidRDefault="00E403F0" w:rsidP="00E403F0">
      <w:pPr>
        <w:rPr>
          <w:rtl/>
        </w:rPr>
      </w:pPr>
      <w:r>
        <w:rPr>
          <w:rFonts w:ascii="FontbitDavid" w:hAnsi="FontbitDavid" w:hint="cs"/>
          <w:sz w:val="24"/>
          <w:rtl/>
        </w:rPr>
        <w:t xml:space="preserve">ד</w:t>
      </w:r>
      <w:ins w:id="90159" w:author="מנוע מכני" w:date="2026-10-11T12:04:39Z">
        <w:r>
          <w:rPr>
            <w:rFonts w:ascii="FontbitDavid" w:hAnsi="FontbitDavid" w:hint="cs"/>
            <w:sz w:val="24"/>
            <w:rtl/>
          </w:rPr>
          <w:t xml:space="preserve">ק"ו</w:t>
        </w:r>
      </w:ins>
      <w:del w:id="90160" w:author="מנוע מכני" w:date="2026-10-11T12:04:39Z">
        <w:r>
          <w:rPr>
            <w:rFonts w:ascii="FontbitDavid" w:hAnsi="FontbitDavid" w:hint="cs"/>
            <w:sz w:val="24"/>
            <w:rtl/>
          </w:rPr>
          <w:delText xml:space="preserve">ק''ו</w:delText>
        </w:r>
      </w:del>
      <w:r>
        <w:rPr>
          <w:rFonts w:ascii="FontbitDavid" w:hAnsi="FontbitDavid" w:hint="cs"/>
          <w:sz w:val="24"/>
          <w:rtl/>
        </w:rPr>
        <w:t xml:space="preserve"> מ</w:t>
      </w:r>
      <w:r w:rsidRPr="003778A1">
        <w:rPr>
          <w:rFonts w:ascii="FontbitDavid" w:hAnsi="FontbitDavid"/>
          <w:sz w:val="24"/>
          <w:rtl/>
        </w:rPr>
        <w:t>פיגול שהוא בידיעה אח</w:t>
      </w:r>
      <w:r>
        <w:rPr>
          <w:rFonts w:ascii="FontbitDavid" w:hAnsi="FontbitDavid"/>
          <w:sz w:val="24"/>
          <w:rtl/>
        </w:rPr>
        <w:t>ת, וקרבנו קבוע, ולא הותר מכללו</w:t>
      </w:r>
      <w:r w:rsidRPr="003778A1">
        <w:rPr>
          <w:rFonts w:ascii="FontbitDavid" w:hAnsi="FontbitDavid"/>
          <w:sz w:val="24"/>
          <w:rtl/>
        </w:rPr>
        <w:t xml:space="preserve"> אין חייבין אלא על דבר שיש לו מתירין, </w:t>
      </w:r>
    </w:p>
    <w:p w:rsidR="00E403F0" w:rsidRPr="00AD695E" w:rsidRDefault="00E403F0" w:rsidP="00E403F0">
      <w:pPr>
        <w:rPr>
          <w:rtl/>
        </w:rPr>
      </w:pPr>
      <w:r w:rsidRPr="003778A1">
        <w:rPr>
          <w:rFonts w:ascii="FontbitDavid" w:hAnsi="FontbitDavid"/>
          <w:sz w:val="24"/>
          <w:rtl/>
        </w:rPr>
        <w:t xml:space="preserve">טומאה </w:t>
      </w:r>
      <w:r>
        <w:rPr>
          <w:rFonts w:ascii="FontbitDavid" w:hAnsi="FontbitDavid" w:hint="cs"/>
          <w:sz w:val="24"/>
          <w:rtl/>
        </w:rPr>
        <w:t>ד</w:t>
      </w:r>
      <w:r w:rsidRPr="003778A1">
        <w:rPr>
          <w:rFonts w:ascii="FontbitDavid" w:hAnsi="FontbitDavid"/>
          <w:sz w:val="24"/>
          <w:rtl/>
        </w:rPr>
        <w:t xml:space="preserve">בשתי ידיעות, וקרבנו עולה ויורד, והותרה מכללה </w:t>
      </w:r>
      <w:r>
        <w:rPr>
          <w:rFonts w:ascii="FontbitDavid" w:hAnsi="FontbitDavid"/>
          <w:sz w:val="24"/>
          <w:rtl/>
        </w:rPr>
        <w:t>–</w:t>
      </w:r>
      <w:r w:rsidRPr="003778A1">
        <w:rPr>
          <w:rFonts w:ascii="FontbitDavid" w:hAnsi="FontbitDavid"/>
          <w:sz w:val="24"/>
          <w:rtl/>
        </w:rPr>
        <w:t xml:space="preserve"> </w:t>
      </w:r>
      <w:r>
        <w:rPr>
          <w:rFonts w:ascii="FontbitDavid" w:hAnsi="FontbitDavid" w:hint="cs"/>
          <w:sz w:val="24"/>
          <w:rtl/>
        </w:rPr>
        <w:t xml:space="preserve">דחייב רק על שיש לו מתירין </w:t>
      </w:r>
    </w:p>
    <w:p>
      <w:pPr>
        <w:pStyle w:val="38"/>
        <w:rPr>
          <w:ins w:id="91347" w:author="מנוע מכני" w:date="2026-10-11T12:04:39Z"/>
        </w:rPr>
      </w:pPr>
      <w:ins w:id="90161" w:author="מנוע מכני" w:date="2026-10-11T12:04:39Z">
        <w:r>
          <w:t xml:space="preserve">ת"ל</w:t>
        </w:r>
      </w:ins>
      <w:del w:id="90162" w:author="מנוע מכני" w:date="2026-10-11T12:04:39Z">
        <w:r w:rsidRPr="002B4E05">
          <w:delText xml:space="preserve">ת''ל</w:delText>
        </w:r>
      </w:del>
      <w:r w:rsidRPr="002B4E05">
        <w:t xml:space="preserve">:</w:t>
      </w:r>
    </w:p>
    <w:p w:rsidR="00E403F0" w:rsidRPr="002B4E05" w:rsidRDefault="00E403F0" w:rsidP="00E403F0">
      <w:pPr>
        <w:rPr>
          <w:spacing w:val="-2"/>
          <w:rtl/>
        </w:rPr>
      </w:pPr>
      <w:del w:id="91348" w:author="מנוע מכני" w:date="2026-10-11T12:04:39Z">
        <w:r w:rsidRPr="002B4E05">
          <w:rPr>
            <w:rFonts w:ascii="FontbitDavid" w:hAnsi="FontbitDavid" w:hint="cs"/>
            <w:spacing w:val="-2"/>
            <w:sz w:val="24"/>
            <w:rtl/>
          </w:rPr>
          <w:delText xml:space="preserve"> </w:delText>
        </w:r>
      </w:del>
      <w:r w:rsidRPr="002B4E05">
        <w:rPr>
          <w:rFonts w:ascii="FontbitDavid" w:hAnsi="FontbitDavid" w:hint="cs"/>
          <w:spacing w:val="-2"/>
          <w:sz w:val="24"/>
          <w:rtl/>
        </w:rPr>
        <w:t xml:space="preserve">'</w:t>
      </w:r>
      <w:ins w:id="90051" w:author="Claude - סמנטי" w:date="2026-10-11T12:17:22Z">
        <w:r>
          <w:rPr>
            <w:rStyle w:val="afffff0"/>
            <w:rFonts w:ascii="FontbitDavid" w:hAnsi="FontbitDavid"/>
            <w:spacing w:val="-2"/>
            <w:sz w:val="24"/>
            <w:rtl/>
          </w:rPr>
          <w:t xml:space="preserve">אֱמוֹר אֲלֵיהֶם לְדוֹרוֹתֵיכֶם כָּל אִישׁ אֲשֶׁר יִקְרַב מִכָּל זַרְעֲכֶם וְגוֹ</w:t>
        </w:r>
      </w:ins>
      <w:del w:id="90052" w:author="Claude - סמנטי" w:date="2026-10-11T12:17:22Z">
        <w:r w:rsidRPr="002B4E05">
          <w:rPr>
            <w:rFonts w:ascii="FontbitDavid" w:hAnsi="FontbitDavid"/>
            <w:spacing w:val="-2"/>
            <w:sz w:val="24"/>
            <w:rtl/>
          </w:rPr>
          <w:delText xml:space="preserve">אמור אליהם לדורותיכם כל איש אשר יקרב מכל זרעכם וגו</w:delText>
        </w:r>
      </w:del>
      <w:r w:rsidRPr="002B4E05">
        <w:rPr>
          <w:rFonts w:ascii="FontbitDavid" w:hAnsi="FontbitDavid"/>
          <w:spacing w:val="-2"/>
          <w:sz w:val="24"/>
          <w:rtl/>
        </w:rPr>
        <w:t xml:space="preserve">' בכל הקדשים הכתוב מדבר</w:t>
      </w:r>
      <w:r w:rsidRPr="002B4E05">
        <w:rPr>
          <w:rFonts w:ascii="FontbitDavid" w:hAnsi="FontbitDavid" w:hint="cs"/>
          <w:spacing w:val="-2"/>
          <w:sz w:val="24"/>
          <w:rtl/>
        </w:rPr>
        <w:t>.</w:t>
      </w:r>
    </w:p>
    <w:p w:rsidR="00E403F0" w:rsidRPr="00AD695E" w:rsidRDefault="00E403F0" w:rsidP="00E403F0">
      <w:pPr>
        <w:rPr>
          <w:rtl/>
        </w:rPr>
      </w:pPr>
      <w:r>
        <w:rPr>
          <w:rFonts w:ascii="FontbitDavid" w:hAnsi="FontbitDavid" w:hint="cs"/>
          <w:sz w:val="24"/>
          <w:rtl/>
        </w:rPr>
        <w:t xml:space="preserve">אשר יקרב' ולאמיד </w:t>
      </w:r>
    </w:p>
    <w:p>
      <w:pPr>
        <w:pStyle w:val="38"/>
        <w:rPr>
          <w:ins w:id="91350" w:author="מנוע מכני" w:date="2026-10-11T12:04:39Z"/>
        </w:rPr>
      </w:pPr>
      <w:del w:id="91349" w:author="מנוע מכני" w:date="2026-10-11T12:04:39Z">
        <w:r w:rsidRPr="00E87E21">
          <w:delText xml:space="preserve">•</w:delText>
        </w:r>
      </w:del>
      <w:r w:rsidRPr="00E87E21">
        <w:t xml:space="preserve"> </w:t>
      </w:r>
      <w:r w:rsidRPr="00E87E21">
        <w:t xml:space="preserve">א</w:t>
      </w:r>
      <w:ins w:id="90163" w:author="מנוע מכני" w:date="2026-10-11T12:04:39Z">
        <w:r>
          <w:t xml:space="preserve">ר"א</w:t>
        </w:r>
      </w:ins>
      <w:del w:id="90164" w:author="מנוע מכני" w:date="2026-10-11T12:04:39Z">
        <w:r w:rsidRPr="00E87E21">
          <w:delText xml:space="preserve">ר''א</w:delText>
        </w:r>
      </w:del>
      <w:r w:rsidRPr="00E87E21">
        <w:t xml:space="preserve">:</w:t>
      </w:r>
    </w:p>
    <w:p w:rsidR="00E403F0" w:rsidRPr="00E87E21" w:rsidRDefault="00E403F0" w:rsidP="00E403F0">
      <w:pPr>
        <w:rPr>
          <w:spacing w:val="-4"/>
          <w:rtl/>
        </w:rPr>
      </w:pPr>
      <w:del w:id="91351" w:author="מנוע מכני" w:date="2026-10-11T12:04:39Z">
        <w:r w:rsidRPr="00E87E21">
          <w:rPr>
            <w:rFonts w:ascii="FontbitDavid" w:hAnsi="FontbitDavid" w:hint="cs"/>
            <w:spacing w:val="-4"/>
            <w:sz w:val="24"/>
            <w:rtl/>
          </w:rPr>
          <w:delText xml:space="preserve"> </w:delText>
        </w:r>
      </w:del>
      <w:r w:rsidRPr="00E87E21">
        <w:rPr>
          <w:rFonts w:ascii="FontbitDavid" w:hAnsi="FontbitDavid"/>
          <w:spacing w:val="-4"/>
          <w:sz w:val="24"/>
          <w:rtl/>
        </w:rPr>
        <w:t xml:space="preserve">וכי יש נוגע שהוא חייב? הא כיצד, כל דבר שיש לו מתירין אינו חייב עד שיקרבו מתירין,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וכל דבר שאין לו מתירין - אינו חייב עד שיקדש בכלי</w:t>
      </w:r>
      <w:r>
        <w:rPr>
          <w:rFonts w:ascii="FontbitDavid" w:hAnsi="FontbitDavid"/>
          <w:sz w:val="24"/>
          <w:rtl/>
        </w:rPr>
        <w:t>.</w:t>
      </w:r>
    </w:p>
    <w:p w:rsidR="00E403F0" w:rsidRPr="00AD695E" w:rsidRDefault="00E403F0" w:rsidP="00C20F97">
      <w:pPr>
        <w:pStyle w:val="Hadran"/>
        <w:rPr>
          <w:rtl/>
        </w:rPr>
        <w:pPrChange w:id="93697" w:author="Claude" w:date="2026-10-11T09:08:15Z">
          <w:pPr>
            <w:pStyle w:val="affff"/>
            <w:rPr>
              <w:rtl/>
            </w:rPr>
          </w:pPr>
        </w:pPrChange>
      </w:pPr>
      <w:r w:rsidRPr="003778A1">
        <w:rPr>
          <w:rtl/>
        </w:rPr>
        <w:t>הדרן עלך חטאת העוף</w:t>
      </w:r>
      <w:r>
        <w:rPr>
          <w:rtl/>
        </w:rPr>
        <w:t>.</w:t>
      </w:r>
    </w:p>
    <w:p w:rsidR="00E403F0" w:rsidRDefault="00E403F0" w:rsidP="00E403F0">
      <w:pPr>
        <w:rPr>
          <w:rFonts w:ascii="FontbitDavid" w:hAnsi="FontbitDavid"/>
          <w:sz w:val="24"/>
          <w:rtl/>
        </w:rPr>
        <w:sectPr w:rsidR="00E403F0" w:rsidSect="00E403F0">
          <w:pgSz w:w="6804" w:h="11907" w:code="8"/>
          <w:pgMar w:top="284" w:right="567" w:bottom="284" w:left="567" w:header="284" w:footer="284" w:gutter="0"/>
          <w:pgNumType w:start="1"/>
          <w:cols w:space="284"/>
          <w:bidi/>
          <w:rtlGutter/>
          <w:docGrid w:linePitch="360"/>
        </w:sectPr>
      </w:pPr>
    </w:p>
    <w:p w:rsidR="00E403F0" w:rsidRPr="00AD695E" w:rsidRDefault="00E403F0" w:rsidP="00E403F0">
      <w:pPr>
        <w:pStyle w:val="afff6"/>
        <w:framePr w:wrap="around"/>
        <w:rPr>
          <w:del w:id="92675" w:author="Claude" w:date="2026-10-11T09:07:52Z"/>
          <w:rtl/>
        </w:rPr>
      </w:pPr>
      <w:del w:id="92674" w:author="Claude" w:date="2026-10-11T09:07:52Z">
        <w:r>
          <w:rPr>
            <w:rFonts w:hint="cs"/>
            <w:rtl/>
          </w:rPr>
          <w:lastRenderedPageBreak/>
          <w:delText xml:space="preserve">פרק שלישי</w:delText>
        </w:r>
      </w:del>
    </w:p>
    <w:p w:rsidR="00E403F0" w:rsidRPr="00AD695E" w:rsidRDefault="00E403F0" w:rsidP="00E403F0">
      <w:pPr>
        <w:pStyle w:val="afff7"/>
        <w:framePr w:wrap="around"/>
        <w:rPr>
          <w:del w:id="92677" w:author="Claude" w:date="2026-10-11T09:07:52Z"/>
          <w:rtl/>
        </w:rPr>
      </w:pPr>
      <w:del w:id="92676" w:author="Claude" w:date="2026-10-11T09:07:52Z">
        <w:r>
          <w:rPr>
            <w:rFonts w:hint="cs"/>
            <w:rtl/>
          </w:rPr>
          <w:delText xml:space="preserve">ולד חטאת </w:delText>
        </w:r>
      </w:del>
    </w:p>
    <w:p>
      <w:pPr>
        <w:pStyle w:val="PetichatPerek"/>
        <w:rPr>
          <w:ins w:id="92673" w:author="Claude" w:date="2026-10-11T09:07:52Z"/>
        </w:rPr>
      </w:pPr>
      <w:ins w:id="92672" w:author="Claude" w:date="2026-10-11T09:07:52Z">
        <w:r>
          <w:rPr>
            <w:rFonts w:hint="cs"/>
            <w:rtl/>
          </w:rPr>
          <w:t xml:space="preserve">פרק שלישי</w:t>
        </w:r>
        <w:r>
          <w:rPr>
            <w:rFonts w:hint="cs"/>
            <w:rtl/>
          </w:rPr>
          <w:t xml:space="preserve"> - </w:t>
        </w:r>
        <w:r>
          <w:rPr>
            <w:rFonts w:hint="cs"/>
            <w:rtl/>
          </w:rPr>
          <w:t xml:space="preserve">ולד חטאת</w:t>
        </w:r>
      </w:ins>
    </w:p>
    <w:p>
      <w:pPr>
        <w:pStyle w:val="MishnaBatzad"/>
        <w:rPr>
          <w:ins w:id="20095" w:author="קלוד" w:date="2026-10-11T09:07:20Z"/>
        </w:rPr>
      </w:pPr>
      <w:ins w:id="20094" w:author="קלוד" w:date="2026-10-11T09:07:20Z">
        <w:r>
          <w:t xml:space="preserve">משנה א</w:t>
        </w:r>
      </w:ins>
    </w:p>
    <w:p w:rsidR="00E403F0" w:rsidRPr="00C20F97" w:rsidRDefault="00E403F0" w:rsidP="00E403F0">
      <w:pPr>
        <w:pStyle w:val="afff9"/>
        <w:rPr>
          <w:del w:id="20031" w:author="קלוד" w:date="2026-10-11T09:07:20Z"/>
          <w:spacing w:val="8"/>
          <w:rtl/>
        </w:rPr>
      </w:pPr>
      <w:del w:id="20030"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07" w:author="קלוד" w:date="2026-10-11T12:09:42Z">
          <w:pPr>
            <w:pStyle w:val="afff9"/>
          </w:pPr>
        </w:pPrChange>
      </w:pPr>
      <w:r w:rsidRPr="00C20F97">
        <w:rPr>
          <w:spacing w:val="8"/>
          <w:rtl/>
        </w:rPr>
        <w:t>ולד חטאת, ותמורת חטאת, וחטאת שמתו בעליה - ימותו;</w:t>
      </w:r>
    </w:p>
    <w:p w:rsidR="00E403F0" w:rsidRPr="00C20F97" w:rsidRDefault="00E403F0" w:rsidP="00E403F0">
      <w:pPr>
        <w:pStyle w:val="afff9"/>
        <w:rPr>
          <w:spacing w:val="8"/>
          <w:rtl/>
        </w:rPr>
      </w:pPr>
      <w:r w:rsidRPr="00C20F97">
        <w:rPr>
          <w:spacing w:val="8"/>
          <w:rtl/>
        </w:rPr>
        <w:t>ושעיברה שנתה, ושאבדה ונמצאת בעלת מום, אם משכיפרו הבעלים - תמות, ואינה עושה תמורה, ולא נהנין ולא מועלין;</w:t>
      </w:r>
    </w:p>
    <w:p w:rsidR="00E403F0" w:rsidRPr="00AD695E" w:rsidRDefault="00E403F0" w:rsidP="00E403F0">
      <w:pPr>
        <w:pStyle w:val="afff3"/>
        <w:framePr w:wrap="around"/>
        <w:rPr>
          <w:rtl/>
        </w:rPr>
      </w:pPr>
      <w:r>
        <w:rPr>
          <w:rFonts w:hint="cs"/>
          <w:rtl/>
        </w:rPr>
        <w:t xml:space="preserve">יא. </w:t>
      </w:r>
    </w:p>
    <w:p>
      <w:pPr>
        <w:pStyle w:val="MishnaBatzad"/>
        <w:rPr>
          <w:ins w:id="20097" w:author="קלוד" w:date="2026-10-11T09:07:20Z"/>
        </w:rPr>
      </w:pPr>
      <w:ins w:id="20096" w:author="קלוד" w:date="2026-10-11T09:07:20Z">
        <w:r>
          <w:t xml:space="preserve">משנה א</w:t>
        </w:r>
      </w:ins>
    </w:p>
    <w:p w:rsidR="00E403F0" w:rsidRPr="00C20F97" w:rsidRDefault="00E403F0" w:rsidP="00E403F0">
      <w:pPr>
        <w:pStyle w:val="afff9"/>
        <w:rPr>
          <w:spacing w:val="8"/>
          <w:rtl/>
        </w:rPr>
      </w:pPr>
      <w:r w:rsidRPr="00C20F97">
        <w:rPr>
          <w:spacing w:val="8"/>
          <w:rtl/>
        </w:rPr>
        <w:t xml:space="preserve">אם עד שלא כיפרו הבעלים - תרעה עד שתסתאב, ותמכר, ויקחו בדמיה אחרת, ועושה תמורה, ומועלין בה: </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r>
        <w:rPr>
          <w:rFonts w:ascii="FontbitDavid" w:hAnsi="FontbitDavid" w:hint="cs"/>
          <w:sz w:val="24"/>
          <w:rtl/>
        </w:rPr>
        <w:t xml:space="preserve">רישא דלא </w:t>
      </w:r>
      <w:ins w:id="90538" w:author="מנוע מכני" w:date="2026-10-11T12:04:39Z">
        <w:r>
          <w:rPr>
            <w:rFonts w:ascii="FontbitDavid" w:hAnsi="FontbitDavid" w:hint="cs"/>
            <w:sz w:val="24"/>
            <w:rtl/>
          </w:rPr>
          <w:t xml:space="preserve">חלקו</w:t>
        </w:r>
      </w:ins>
      <w:del w:id="90539" w:author="מנוע מכני" w:date="2026-10-11T12:04:39Z">
        <w:r>
          <w:rPr>
            <w:rFonts w:ascii="FontbitDavid" w:hAnsi="FontbitDavid" w:hint="cs"/>
            <w:sz w:val="24"/>
            <w:rtl/>
          </w:rPr>
          <w:delText xml:space="preserve">פליגי</w:delText>
        </w:r>
      </w:del>
      <w:r>
        <w:rPr>
          <w:rFonts w:ascii="FontbitDavid" w:hAnsi="FontbitDavid" w:hint="cs"/>
          <w:sz w:val="24"/>
          <w:rtl/>
        </w:rPr>
        <w:t xml:space="preserve"> ד</w:t>
      </w:r>
      <w:r w:rsidRPr="003778A1">
        <w:rPr>
          <w:rFonts w:ascii="FontbitDavid" w:hAnsi="FontbitDavid"/>
          <w:sz w:val="24"/>
          <w:rtl/>
        </w:rPr>
        <w:t xml:space="preserve">פסיקא </w:t>
      </w:r>
      <w:ins w:id="90758" w:author="מנוע מכני" w:date="2026-10-11T12:04:39Z">
        <w:r>
          <w:rPr>
            <w:rFonts w:ascii="FontbitDavid" w:hAnsi="FontbitDavid"/>
            <w:sz w:val="24"/>
            <w:rtl/>
          </w:rPr>
          <w:t xml:space="preserve">לו</w:t>
        </w:r>
      </w:ins>
      <w:del w:id="90759"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סיפא </w:t>
      </w:r>
      <w:r>
        <w:rPr>
          <w:rFonts w:ascii="FontbitDavid" w:hAnsi="FontbitDavid" w:hint="cs"/>
          <w:sz w:val="24"/>
          <w:rtl/>
        </w:rPr>
        <w:t xml:space="preserve">דלא </w:t>
      </w:r>
      <w:ins w:id="90540" w:author="מנוע מכני" w:date="2026-10-11T12:04:39Z">
        <w:r>
          <w:rPr>
            <w:rFonts w:ascii="FontbitDavid" w:hAnsi="FontbitDavid" w:hint="cs"/>
            <w:sz w:val="24"/>
            <w:rtl/>
          </w:rPr>
          <w:t xml:space="preserve">חלקו</w:t>
        </w:r>
      </w:ins>
      <w:del w:id="90541" w:author="מנוע מכני" w:date="2026-10-11T12:04:39Z">
        <w:r>
          <w:rPr>
            <w:rFonts w:ascii="FontbitDavid" w:hAnsi="FontbitDavid" w:hint="cs"/>
            <w:sz w:val="24"/>
            <w:rtl/>
          </w:rPr>
          <w:delText xml:space="preserve">פליגי</w:delText>
        </w:r>
      </w:del>
      <w:r>
        <w:rPr>
          <w:rFonts w:ascii="FontbitDavid" w:hAnsi="FontbitDavid" w:hint="cs"/>
          <w:sz w:val="24"/>
          <w:rtl/>
        </w:rPr>
        <w:t xml:space="preserve"> </w:t>
      </w:r>
      <w:r w:rsidRPr="003778A1">
        <w:rPr>
          <w:rFonts w:ascii="FontbitDavid" w:hAnsi="FontbitDavid"/>
          <w:sz w:val="24"/>
          <w:rtl/>
        </w:rPr>
        <w:t xml:space="preserve">לא</w:t>
      </w:r>
      <w:r w:rsidRPr="003778A1">
        <w:rPr>
          <w:rFonts w:ascii="FontbitDavid" w:hAnsi="FontbitDavid"/>
          <w:sz w:val="24"/>
          <w:rtl/>
        </w:rPr>
        <w:t xml:space="preserve"> פסיקא </w:t>
      </w:r>
      <w:ins w:id="90760" w:author="מנוע מכני" w:date="2026-10-11T12:04:39Z">
        <w:r>
          <w:rPr>
            <w:rFonts w:ascii="FontbitDavid" w:hAnsi="FontbitDavid"/>
            <w:sz w:val="24"/>
            <w:rtl/>
          </w:rPr>
          <w:t xml:space="preserve">לו</w:t>
        </w:r>
      </w:ins>
      <w:del w:id="90761" w:author="מנוע מכני" w:date="2026-10-11T12:04:39Z">
        <w:r w:rsidRPr="003778A1">
          <w:rPr>
            <w:rFonts w:ascii="FontbitDavid" w:hAnsi="FontbitDavid"/>
            <w:sz w:val="24"/>
            <w:rtl/>
          </w:rPr>
          <w:delText xml:space="preserve">ליה</w:delText>
        </w:r>
      </w:del>
      <w:r>
        <w:rPr>
          <w:rFonts w:ascii="FontbitDavid" w:hAnsi="FontbitDavid"/>
          <w:sz w:val="24"/>
          <w:rtl/>
        </w:rPr>
        <w:t>.</w:t>
      </w:r>
    </w:p>
    <w:p w:rsidR="00E403F0" w:rsidRPr="00AD695E" w:rsidRDefault="00E403F0" w:rsidP="00E403F0">
      <w:pPr>
        <w:rPr>
          <w:rtl/>
        </w:rPr>
      </w:pPr>
      <w:r>
        <w:rPr>
          <w:rFonts w:ascii="FontbitDavid" w:hAnsi="FontbitDavid" w:hint="cs"/>
          <w:sz w:val="24"/>
          <w:rtl/>
        </w:rPr>
        <w:t xml:space="preserve">ואפי' דתנא </w:t>
      </w:r>
      <w:ins w:id="90542" w:author="מנוע מכני" w:date="2026-10-11T12:04:39Z">
        <w:r>
          <w:rPr>
            <w:rFonts w:ascii="FontbitDavid" w:hAnsi="FontbitDavid" w:hint="cs"/>
            <w:sz w:val="24"/>
            <w:rtl/>
          </w:rPr>
          <w:t xml:space="preserve">שם</w:t>
        </w:r>
      </w:ins>
      <w:del w:id="90543" w:author="מנוע מכני" w:date="2026-10-11T12:04:39Z">
        <w:r>
          <w:rPr>
            <w:rFonts w:ascii="FontbitDavid" w:hAnsi="FontbitDavid" w:hint="cs"/>
            <w:sz w:val="24"/>
            <w:rtl/>
          </w:rPr>
          <w:delText xml:space="preserve">התם</w:delText>
        </w:r>
      </w:del>
      <w:r>
        <w:rPr>
          <w:rFonts w:ascii="FontbitDavid" w:hAnsi="FontbitDavid" w:hint="cs"/>
          <w:sz w:val="24"/>
          <w:rtl/>
        </w:rPr>
        <w:t xml:space="preserve"> משום תמורה תנא </w:t>
      </w:r>
      <w:ins w:id="90544" w:author="מנוע מכני" w:date="2026-10-11T12:04:39Z">
        <w:r>
          <w:rPr>
            <w:rFonts w:ascii="FontbitDavid" w:hAnsi="FontbitDavid" w:hint="cs"/>
            <w:sz w:val="24"/>
            <w:rtl/>
          </w:rPr>
          <w:t xml:space="preserve">כאן</w:t>
        </w:r>
      </w:ins>
      <w:del w:id="90545" w:author="מנוע מכני" w:date="2026-10-11T12:04:39Z">
        <w:r>
          <w:rPr>
            <w:rFonts w:ascii="FontbitDavid" w:hAnsi="FontbitDavid" w:hint="cs"/>
            <w:sz w:val="24"/>
            <w:rtl/>
          </w:rPr>
          <w:delText xml:space="preserve">הכא</w:delText>
        </w:r>
      </w:del>
      <w:r>
        <w:rPr>
          <w:rFonts w:ascii="FontbitDavid" w:hAnsi="FontbitDavid" w:hint="cs"/>
          <w:sz w:val="24"/>
          <w:rtl/>
        </w:rPr>
        <w:t xml:space="preserve"> משום מעילה </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099" w:author="קלוד" w:date="2026-10-11T09:07:20Z"/>
        </w:rPr>
      </w:pPr>
      <w:ins w:id="20098" w:author="קלוד" w:date="2026-10-11T09:07:20Z">
        <w:r>
          <w:t xml:space="preserve">משנה ב</w:t>
        </w:r>
      </w:ins>
    </w:p>
    <w:p w:rsidR="00E403F0" w:rsidRPr="00C20F97" w:rsidRDefault="00E403F0" w:rsidP="00E403F0">
      <w:pPr>
        <w:pStyle w:val="afff9"/>
        <w:rPr>
          <w:del w:id="20033" w:author="קלוד" w:date="2026-10-11T09:07:20Z"/>
          <w:spacing w:val="8"/>
          <w:rtl/>
        </w:rPr>
      </w:pPr>
      <w:del w:id="20032"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08" w:author="קלוד" w:date="2026-10-11T12:09:42Z">
          <w:pPr>
            <w:pStyle w:val="afff9"/>
          </w:pPr>
        </w:pPrChange>
      </w:pPr>
      <w:r w:rsidRPr="00C20F97">
        <w:rPr>
          <w:spacing w:val="8"/>
          <w:rtl/>
        </w:rPr>
        <w:t>המפריש מעות לנזירותו - לא נהנין ולא מועלין, מפני שהן ראוין לבא כולן שלמים.</w:t>
      </w:r>
    </w:p>
    <w:p w:rsidR="00E403F0" w:rsidRPr="00C20F97" w:rsidRDefault="00E403F0" w:rsidP="00E403F0">
      <w:pPr>
        <w:pStyle w:val="afff9"/>
        <w:rPr>
          <w:spacing w:val="8"/>
          <w:rtl/>
        </w:rPr>
      </w:pPr>
      <w:r w:rsidRPr="00C20F97">
        <w:rPr>
          <w:spacing w:val="8"/>
          <w:rtl/>
        </w:rPr>
        <w:t>מת והיו לו מעות סתומין - יפלו לנדבה;</w:t>
      </w:r>
    </w:p>
    <w:p w:rsidR="00E403F0" w:rsidRPr="00C20F97" w:rsidRDefault="00E403F0" w:rsidP="00E403F0">
      <w:pPr>
        <w:pStyle w:val="afff9"/>
        <w:rPr>
          <w:spacing w:val="8"/>
          <w:rtl/>
        </w:rPr>
      </w:pPr>
      <w:r w:rsidRPr="00C20F97">
        <w:rPr>
          <w:spacing w:val="8"/>
          <w:rtl/>
        </w:rPr>
        <w:t xml:space="preserve">מעות מפורשים, דמי חטאת - ילכו לים המלח, לא נהנין ולא מועלין, </w:t>
      </w:r>
    </w:p>
    <w:p w:rsidR="00E403F0" w:rsidRPr="00C20F97" w:rsidRDefault="00E403F0" w:rsidP="00E403F0">
      <w:pPr>
        <w:pStyle w:val="afff9"/>
        <w:rPr>
          <w:spacing w:val="8"/>
          <w:rtl/>
        </w:rPr>
      </w:pPr>
      <w:r w:rsidRPr="00C20F97">
        <w:rPr>
          <w:spacing w:val="8"/>
          <w:rtl/>
        </w:rPr>
        <w:tab/>
      </w:r>
      <w:r w:rsidRPr="00C20F97">
        <w:rPr>
          <w:spacing w:val="8"/>
          <w:rtl/>
        </w:rPr>
        <w:tab/>
        <w:t xml:space="preserve">דמי עולה - יביאו עולה ומועלין בהן, </w:t>
      </w:r>
    </w:p>
    <w:p w:rsidR="00E403F0" w:rsidRPr="00C20F97" w:rsidRDefault="00E403F0" w:rsidP="00E403F0">
      <w:pPr>
        <w:pStyle w:val="afff9"/>
        <w:rPr>
          <w:spacing w:val="8"/>
          <w:rtl/>
        </w:rPr>
      </w:pPr>
      <w:r w:rsidRPr="00C20F97">
        <w:rPr>
          <w:spacing w:val="8"/>
          <w:rtl/>
        </w:rPr>
        <w:tab/>
      </w:r>
      <w:r w:rsidRPr="00C20F97">
        <w:rPr>
          <w:spacing w:val="8"/>
          <w:rtl/>
        </w:rPr>
        <w:tab/>
        <w:t>דמי שלמים - יביאו שלמים, ונאכלין ליום אחד, ואין טעונין לחם.</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67" w:author="קלוד" w:date="2026-10-11T12:19:32Z"/>
        </w:rPr>
      </w:pPr>
      <w:ins w:id="90068" w:author="קלוד" w:date="2026-10-11T12:19:32Z">
        <w:r>
          <w:rPr>
            <w:color w:val="7B3F00"/>
          </w:rPr>
          <w:t xml:space="preserve">מעות קינים - אין מעילה, שראויות לתורין</w:t>
        </w:r>
      </w:ins>
    </w:p>
    <w:p w:rsidR="00E403F0" w:rsidRPr="00AD695E" w:rsidRDefault="00E403F0" w:rsidP="00E403F0">
      <w:pPr>
        <w:rPr>
          <w:rtl/>
        </w:rPr>
      </w:pPr>
      <w:ins w:id="90762" w:author="מנוע מכני" w:date="2026-10-11T12:04:39Z">
        <w:r>
          <w:rPr>
            <w:rFonts w:ascii="FontbitDavid" w:hAnsi="FontbitDavid" w:hint="cs"/>
            <w:sz w:val="24"/>
            <w:rtl/>
          </w:rPr>
          <w:t xml:space="preserve">ומה</w:t>
        </w:r>
      </w:ins>
      <w:del w:id="90763" w:author="מנוע מכני" w:date="2026-10-11T12:04:39Z">
        <w:r>
          <w:rPr>
            <w:rFonts w:ascii="FontbitDavid" w:hAnsi="FontbitDavid" w:hint="cs"/>
            <w:sz w:val="24"/>
            <w:rtl/>
          </w:rPr>
          <w:delText xml:space="preserve">ומאי</w:delText>
        </w:r>
      </w:del>
      <w:r>
        <w:rPr>
          <w:rFonts w:ascii="FontbitDavid" w:hAnsi="FontbitDavid" w:hint="cs"/>
          <w:sz w:val="24"/>
          <w:rtl/>
        </w:rPr>
        <w:t xml:space="preserve"> דלא תני</w:t>
      </w:r>
      <w:r w:rsidRPr="003778A1">
        <w:rPr>
          <w:rFonts w:ascii="FontbitDavid" w:hAnsi="FontbitDavid"/>
          <w:sz w:val="24"/>
          <w:rtl/>
        </w:rPr>
        <w:t xml:space="preserve"> מפריש מעות לקינים - </w:t>
      </w:r>
      <w:r w:rsidRPr="003778A1">
        <w:rPr>
          <w:rFonts w:ascii="FontbitDavid" w:hAnsi="FontbitDavid"/>
          <w:sz w:val="24"/>
          <w:rtl/>
        </w:rPr>
        <w:t xml:space="preserve">לא</w:t>
      </w:r>
      <w:r w:rsidRPr="003778A1">
        <w:rPr>
          <w:rFonts w:ascii="FontbitDavid" w:hAnsi="FontbitDavid"/>
          <w:sz w:val="24"/>
          <w:rtl/>
        </w:rPr>
        <w:t xml:space="preserve"> נהנין ולא מועלין, מפני שהן ראוין להביא תורין שלא הגיע זמנן ובני יונה שעבר זמנן</w:t>
      </w:r>
      <w:r>
        <w:rPr>
          <w:rFonts w:ascii="FontbitDavid" w:hAnsi="FontbitDavid"/>
          <w:sz w:val="24"/>
          <w:rtl/>
        </w:rPr>
        <w:t>!</w:t>
      </w:r>
    </w:p>
    <w:p>
      <w:pPr>
        <w:pStyle w:val="38"/>
        <w:rPr>
          <w:ins w:id="91352" w:author="מנוע מכני" w:date="2026-10-11T12:04:39Z"/>
        </w:rPr>
      </w:pPr>
      <w:r w:rsidRPr="00E87E21">
        <w:t>כ</w:t>
      </w:r>
      <w:r w:rsidRPr="00E87E21">
        <w:t xml:space="preserve">רבא </w:t>
      </w:r>
      <w:r w:rsidRPr="00E87E21">
        <w:t>ד</w:t>
      </w:r>
      <w:r w:rsidRPr="00E87E21">
        <w:t xml:space="preserve">אמרה תורה:</w:t>
      </w:r>
    </w:p>
    <w:p w:rsidR="00E403F0" w:rsidRPr="00E87E21" w:rsidRDefault="00E403F0" w:rsidP="00E403F0">
      <w:pPr>
        <w:rPr>
          <w:spacing w:val="-4"/>
          <w:rtl/>
        </w:rPr>
      </w:pPr>
      <w:del w:id="91353" w:author="מנוע מכני" w:date="2026-10-11T12:04:39Z">
        <w:r w:rsidRPr="00E87E21">
          <w:rPr>
            <w:rFonts w:ascii="FontbitDavid" w:hAnsi="FontbitDavid"/>
            <w:spacing w:val="-4"/>
            <w:sz w:val="24"/>
            <w:rtl/>
          </w:rPr>
          <w:delText xml:space="preserve"> </w:delText>
        </w:r>
      </w:del>
      <w:r w:rsidRPr="00E87E21">
        <w:rPr>
          <w:rFonts w:ascii="FontbitDavid" w:hAnsi="FontbitDavid"/>
          <w:spacing w:val="-4"/>
          <w:sz w:val="24"/>
          <w:rtl/>
        </w:rPr>
        <w:t xml:space="preserve">במעות סתומין - הבא שלמים, </w:t>
      </w:r>
      <w:r w:rsidRPr="00E87E21">
        <w:rPr>
          <w:rFonts w:ascii="FontbitDavid" w:hAnsi="FontbitDavid" w:hint="cs"/>
          <w:spacing w:val="-4"/>
          <w:sz w:val="24"/>
          <w:rtl/>
        </w:rPr>
        <w:t xml:space="preserve">אבל בתורין שלא הגיע זמן </w:t>
      </w:r>
      <w:r w:rsidRPr="00E87E21">
        <w:rPr>
          <w:rFonts w:ascii="FontbitDavid" w:hAnsi="FontbitDavid"/>
          <w:spacing w:val="-4"/>
          <w:sz w:val="24"/>
          <w:rtl/>
        </w:rPr>
        <w:t>–</w:t>
      </w:r>
      <w:r w:rsidRPr="00E87E21">
        <w:rPr>
          <w:rFonts w:ascii="FontbitDavid" w:hAnsi="FontbitDavid" w:hint="cs"/>
          <w:spacing w:val="-4"/>
          <w:sz w:val="24"/>
          <w:rtl/>
        </w:rPr>
        <w:t xml:space="preserve"> אינן ראוין למזבח </w:t>
      </w:r>
    </w:p>
    <w:p w:rsidR="00E403F0" w:rsidRPr="00AD695E" w:rsidRDefault="00E403F0" w:rsidP="00F536B4">
      <w:pPr>
        <w:jc w:val="center"/>
        <w:rPr>
          <w:rtl/>
        </w:rPr>
      </w:pPr>
      <w:r w:rsidRPr="00C636AE">
        <w:rPr>
          <w:rFonts w:ascii="BA חניכי הישיבות" w:hAnsi="BA חניכי הישיבות" w:cs="BA חניכי הישיבות"/>
          <w:sz w:val="24"/>
          <w:rtl/>
        </w:rPr>
        <w:t>׹</w:t>
      </w:r>
    </w:p>
    <w:p>
      <w:pPr>
        <w:pStyle w:val="MishnaBatzad"/>
        <w:rPr>
          <w:ins w:id="20101" w:author="קלוד" w:date="2026-10-11T09:07:20Z"/>
        </w:rPr>
      </w:pPr>
      <w:ins w:id="20100" w:author="קלוד" w:date="2026-10-11T09:07:20Z">
        <w:r>
          <w:t xml:space="preserve">משנה ג</w:t>
        </w:r>
      </w:ins>
    </w:p>
    <w:p w:rsidR="00E403F0" w:rsidRPr="00C20F97" w:rsidRDefault="00E403F0" w:rsidP="00E403F0">
      <w:pPr>
        <w:pStyle w:val="afff9"/>
        <w:rPr>
          <w:del w:id="20035" w:author="קלוד" w:date="2026-10-11T09:07:20Z"/>
          <w:spacing w:val="8"/>
          <w:rtl/>
        </w:rPr>
      </w:pPr>
      <w:del w:id="20034"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09" w:author="קלוד" w:date="2026-10-11T12:09:42Z">
          <w:pPr>
            <w:pStyle w:val="afff9"/>
          </w:pPr>
        </w:pPrChange>
      </w:pPr>
      <w:r>
        <w:rPr>
          <w:rStyle w:val="TanaimMishna"/>
          <w:spacing w:val="8"/>
          <w:rtl/>
          <w:rPrChange w:id="20003" w:author="קלוד" w:date="2026-10-11T09:07:20Z">
            <w:rPr>
              <w:spacing w:val="8"/>
              <w:rtl/>
            </w:rPr>
          </w:rPrChange>
        </w:rPr>
        <w:t xml:space="preserve">רבי שמעון</w:t>
      </w:r>
      <w:r>
        <w:rPr>
          <w:spacing w:val="8"/>
          <w:rtl/>
        </w:rPr>
        <w:t xml:space="preserve"> אומר</w:t>
      </w:r>
      <w:r>
        <w:rPr>
          <w:rStyle w:val="TanaimMishna"/>
          <w:spacing w:val="8"/>
          <w:rtl/>
          <w:rPrChange w:id="92642" w:author="Claude" w:date="2026-10-11T09:07:52Z">
            <w:rPr>
              <w:spacing w:val="8"/>
              <w:rtl/>
            </w:rPr>
          </w:rPrChange>
        </w:rPr>
        <w:t xml:space="preserve">:</w:t>
      </w:r>
      <w:r>
        <w:rPr>
          <w:spacing w:val="8"/>
          <w:rtl/>
        </w:rPr>
        <w:t xml:space="preserve"> הדם - קל בתחלה וחמור בסופו;</w:t>
      </w:r>
    </w:p>
    <w:p w:rsidR="00E403F0" w:rsidRPr="00C20F97" w:rsidRDefault="00E403F0" w:rsidP="00E403F0">
      <w:pPr>
        <w:pStyle w:val="afff9"/>
        <w:rPr>
          <w:spacing w:val="8"/>
          <w:rtl/>
        </w:rPr>
      </w:pPr>
      <w:r w:rsidRPr="00C20F97">
        <w:rPr>
          <w:spacing w:val="8"/>
          <w:rtl/>
        </w:rPr>
        <w:t>נסכין - חומר בתחלתן, וקל בסופן.</w:t>
      </w:r>
    </w:p>
    <w:p w:rsidR="00E403F0" w:rsidRPr="00C20F97" w:rsidRDefault="00E403F0" w:rsidP="00E403F0">
      <w:pPr>
        <w:pStyle w:val="afff9"/>
        <w:rPr>
          <w:spacing w:val="8"/>
          <w:rtl/>
        </w:rPr>
      </w:pPr>
      <w:r w:rsidRPr="00C20F97">
        <w:rPr>
          <w:spacing w:val="8"/>
          <w:rtl/>
        </w:rPr>
        <w:t>דם, בתחלתו - אין מועלין, יצא לנחל קדרון - מועלין בו;</w:t>
      </w:r>
    </w:p>
    <w:p w:rsidR="00E403F0" w:rsidRPr="00C20F97" w:rsidRDefault="00E403F0" w:rsidP="00E403F0">
      <w:pPr>
        <w:pStyle w:val="afff9"/>
        <w:rPr>
          <w:spacing w:val="8"/>
          <w:rtl/>
        </w:rPr>
      </w:pPr>
      <w:r w:rsidRPr="00C20F97">
        <w:rPr>
          <w:spacing w:val="8"/>
          <w:rtl/>
        </w:rPr>
        <w:t>נסכין, בתחלתן - מועלין בהן, ירדו לשיתין - אין מועלין בהן.</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65" w:author="קלוד" w:date="2026-10-11T12:19:32Z"/>
        </w:rPr>
      </w:pPr>
      <w:ins w:id="90066" w:author="קלוד" w:date="2026-10-11T12:19:32Z">
        <w:r>
          <w:rPr>
            <w:color w:val="7B3F00"/>
          </w:rPr>
          <w:t xml:space="preserve">מעילה בדם - מחלוקת תנאים</w:t>
        </w:r>
      </w:ins>
    </w:p>
    <w:p>
      <w:pPr>
        <w:pStyle w:val="38"/>
        <w:rPr>
          <w:ins w:id="91354" w:author="מנוע מכני" w:date="2026-10-11T12:04:39Z"/>
        </w:rPr>
      </w:pPr>
      <w:r w:rsidRPr="00CE53FD">
        <w:t>ת"ר</w:t>
      </w:r>
      <w:r w:rsidRPr="003778A1">
        <w:t xml:space="preserve"> </w:t>
      </w:r>
      <w:r>
        <w:t>–</w:t>
      </w:r>
      <w:r>
        <w:t xml:space="preserve"> ל</w:t>
      </w:r>
      <w:ins w:id="90165" w:author="מנוע מכני" w:date="2026-10-11T12:04:39Z">
        <w:r>
          <w:t xml:space="preserve">ר"מ</w:t>
        </w:r>
      </w:ins>
      <w:del w:id="90166" w:author="מנוע מכני" w:date="2026-10-11T12:04:39Z">
        <w:r>
          <w:delText xml:space="preserve">ר''מ</w:delText>
        </w:r>
      </w:del>
      <w:r>
        <w:t xml:space="preserve"> ו</w:t>
      </w:r>
      <w:ins w:id="90167" w:author="מנוע מכני" w:date="2026-10-11T12:04:39Z">
        <w:r>
          <w:t xml:space="preserve">ר"ש</w:t>
        </w:r>
      </w:ins>
      <w:del w:id="90168" w:author="מנוע מכני" w:date="2026-10-11T12:04:39Z">
        <w:r>
          <w:delText xml:space="preserve">ר''ש</w:delText>
        </w:r>
      </w:del>
      <w:r>
        <w:t xml:space="preserve">:</w:t>
      </w:r>
    </w:p>
    <w:p w:rsidR="00E403F0" w:rsidRPr="00AD695E" w:rsidRDefault="00E403F0" w:rsidP="00E403F0">
      <w:pPr>
        <w:rPr>
          <w:rtl/>
        </w:rPr>
      </w:pPr>
      <w:del w:id="91355" w:author="מנוע מכני" w:date="2026-10-11T12:04:39Z">
        <w:r>
          <w:rPr>
            <w:rFonts w:ascii="FontbitDavid" w:hAnsi="FontbitDavid" w:hint="cs"/>
            <w:sz w:val="24"/>
            <w:rtl/>
          </w:rPr>
          <w:delText xml:space="preserve"> </w:delText>
        </w:r>
      </w:del>
      <w:r w:rsidRPr="003778A1">
        <w:rPr>
          <w:rFonts w:ascii="FontbitDavid" w:hAnsi="FontbitDavid"/>
          <w:sz w:val="24"/>
          <w:rtl/>
        </w:rPr>
        <w:t xml:space="preserve">מועלין בדמים </w:t>
      </w:r>
      <w:r>
        <w:rPr>
          <w:rFonts w:ascii="FontbitDavid" w:hAnsi="FontbitDavid"/>
          <w:sz w:val="24"/>
          <w:rtl/>
        </w:rPr>
        <w:tab/>
      </w:r>
      <w:r w:rsidRPr="003778A1">
        <w:rPr>
          <w:rFonts w:ascii="FontbitDavid" w:hAnsi="FontbitDavid"/>
          <w:sz w:val="24"/>
          <w:rtl/>
        </w:rPr>
        <w:t>חכ"א: אין מועלין</w:t>
      </w:r>
      <w:r>
        <w:rPr>
          <w:rFonts w:ascii="FontbitDavid" w:hAnsi="FontbitDavid"/>
          <w:sz w:val="24"/>
          <w:rtl/>
        </w:rPr>
        <w:t>.</w:t>
      </w:r>
    </w:p>
    <w:p>
      <w:pPr>
        <w:pStyle w:val="38"/>
        <w:rPr>
          <w:ins w:id="91356" w:author="מנוע מכני" w:date="2026-10-11T12:04:39Z"/>
        </w:rPr>
      </w:pPr>
      <w:r>
        <w:t>ל</w:t>
      </w:r>
      <w:r w:rsidRPr="003778A1">
        <w:t xml:space="preserve">מ"ד</w:t>
      </w:r>
      <w:r w:rsidRPr="003778A1">
        <w:t xml:space="preserve"> אין מועלין</w:t>
      </w:r>
      <w:r>
        <w:t xml:space="preserve"> כ</w:t>
      </w:r>
      <w:r w:rsidRPr="003778A1">
        <w:t xml:space="preserve">עולא:</w:t>
      </w:r>
    </w:p>
    <w:p w:rsidR="00E403F0" w:rsidRPr="00AD695E" w:rsidRDefault="00E403F0" w:rsidP="00E403F0">
      <w:pPr>
        <w:rPr>
          <w:rtl/>
        </w:rPr>
      </w:pPr>
      <w:del w:id="91357" w:author="מנוע מכני" w:date="2026-10-11T12:04:39Z">
        <w:r w:rsidRPr="003778A1">
          <w:rPr>
            <w:rFonts w:ascii="FontbitDavid" w:hAnsi="FontbitDavid"/>
            <w:sz w:val="24"/>
            <w:rtl/>
          </w:rPr>
          <w:delText xml:space="preserve"> </w:delText>
        </w:r>
      </w:del>
      <w:r>
        <w:rPr>
          <w:rFonts w:ascii="FontbitDavid" w:hAnsi="FontbitDavid" w:hint="cs"/>
          <w:sz w:val="24"/>
          <w:rtl/>
        </w:rPr>
        <w:t>'</w:t>
      </w:r>
      <w:ins w:id="90053" w:author="Claude - סמנטי" w:date="2026-10-11T12:17:22Z">
        <w:r>
          <w:rPr>
            <w:rStyle w:val="afffff0"/>
            <w:rFonts w:ascii="FontbitDavid" w:hAnsi="FontbitDavid"/>
            <w:sz w:val="24"/>
            <w:rtl/>
          </w:rPr>
          <w:t xml:space="preserve">וַאֲנִי נְתַתִּיו לָכֶם</w:t>
        </w:r>
      </w:ins>
      <w:del w:id="90054" w:author="Claude - סמנטי" w:date="2026-10-11T12:17:22Z">
        <w:r w:rsidRPr="003778A1">
          <w:rPr>
            <w:rFonts w:ascii="FontbitDavid" w:hAnsi="FontbitDavid"/>
            <w:sz w:val="24"/>
            <w:rtl/>
          </w:rPr>
          <w:delText xml:space="preserve">ואני נתתיו לכם</w:delText>
        </w:r>
      </w:del>
      <w:r>
        <w:rPr>
          <w:rFonts w:ascii="FontbitDavid" w:hAnsi="FontbitDavid" w:hint="cs"/>
          <w:sz w:val="24"/>
          <w:rtl/>
        </w:rPr>
        <w:t>'</w:t>
      </w:r>
      <w:r w:rsidRPr="003778A1">
        <w:rPr>
          <w:rFonts w:ascii="FontbitDavid" w:hAnsi="FontbitDavid"/>
          <w:sz w:val="24"/>
          <w:rtl/>
        </w:rPr>
        <w:t xml:space="preserve"> - שלכם הוא</w:t>
      </w:r>
      <w:r>
        <w:rPr>
          <w:rFonts w:ascii="FontbitDavid" w:hAnsi="FontbitDavid"/>
          <w:sz w:val="24"/>
          <w:rtl/>
        </w:rPr>
        <w:t>.</w:t>
      </w:r>
    </w:p>
    <w:p w:rsidR="00E403F0" w:rsidRPr="00AD695E" w:rsidRDefault="00E403F0" w:rsidP="00E403F0">
      <w:pPr>
        <w:rPr>
          <w:rtl/>
        </w:rPr>
      </w:pPr>
    </w:p>
    <w:p w:rsidR="00E403F0" w:rsidRPr="00AD695E" w:rsidRDefault="00E403F0" w:rsidP="00E403F0">
      <w:pPr>
        <w:rPr>
          <w:rtl/>
        </w:rPr>
      </w:pPr>
      <w:r w:rsidRPr="003778A1">
        <w:rPr>
          <w:rStyle w:val="2fb"/>
          <w:rFonts w:ascii="FontbitDavid" w:hAnsi="FontbitDavid"/>
          <w:sz w:val="24"/>
          <w:rtl/>
        </w:rPr>
        <w:t>דב</w:t>
      </w:r>
      <w:r>
        <w:rPr>
          <w:rStyle w:val="2fb"/>
          <w:rFonts w:ascii="FontbitDavid" w:hAnsi="FontbitDavid" w:hint="cs"/>
          <w:sz w:val="24"/>
          <w:rtl/>
        </w:rPr>
        <w:t xml:space="preserve">ר</w:t>
      </w:r>
      <w:ins w:id="90169" w:author="מנוע מכני" w:date="2026-10-11T12:04:39Z">
        <w:r>
          <w:rPr>
            <w:rStyle w:val="2fb"/>
            <w:rFonts w:ascii="FontbitDavid" w:hAnsi="FontbitDavid" w:hint="cs"/>
            <w:sz w:val="24"/>
            <w:rtl/>
          </w:rPr>
          <w:t xml:space="preserve">י"ש</w:t>
        </w:r>
      </w:ins>
      <w:del w:id="90170" w:author="מנוע מכני" w:date="2026-10-11T12:04:39Z">
        <w:r>
          <w:rPr>
            <w:rFonts w:ascii="FontbitDavid" w:hAnsi="FontbitDavid" w:hint="cs"/>
            <w:sz w:val="24"/>
            <w:rtl/>
          </w:rPr>
          <w:delText xml:space="preserve">י''ש</w:delText>
        </w:r>
      </w:del>
      <w:r>
        <w:rPr>
          <w:rFonts w:ascii="FontbitDavid" w:hAnsi="FontbitDavid" w:hint="cs"/>
          <w:sz w:val="24"/>
          <w:rtl/>
        </w:rPr>
        <w:t xml:space="preserve"> </w:t>
      </w:r>
      <w:r w:rsidRPr="003778A1">
        <w:rPr>
          <w:rFonts w:ascii="FontbitDavid" w:hAnsi="FontbitDavid"/>
          <w:sz w:val="24"/>
          <w:rtl/>
        </w:rPr>
        <w:t xml:space="preserve">תנא: </w:t>
      </w:r>
      <w:r>
        <w:rPr>
          <w:rFonts w:ascii="FontbitDavid" w:hAnsi="FontbitDavid" w:hint="cs"/>
          <w:sz w:val="24"/>
          <w:rtl/>
        </w:rPr>
        <w:t>'</w:t>
      </w:r>
      <w:ins w:id="90055" w:author="Claude - סמנטי" w:date="2026-10-11T12:17:22Z">
        <w:r>
          <w:rPr>
            <w:rStyle w:val="afffff0"/>
            <w:rFonts w:ascii="FontbitDavid" w:hAnsi="FontbitDavid"/>
            <w:sz w:val="24"/>
            <w:rtl/>
          </w:rPr>
          <w:t xml:space="preserve">לְכַפֵּר</w:t>
        </w:r>
      </w:ins>
      <w:del w:id="90056" w:author="Claude - סמנטי" w:date="2026-10-11T12:17:22Z">
        <w:r w:rsidRPr="003778A1">
          <w:rPr>
            <w:rFonts w:ascii="FontbitDavid" w:hAnsi="FontbitDavid"/>
            <w:sz w:val="24"/>
            <w:rtl/>
          </w:rPr>
          <w:delText xml:space="preserve">לכפר</w:delText>
        </w:r>
      </w:del>
      <w:r>
        <w:rPr>
          <w:rFonts w:ascii="FontbitDavid" w:hAnsi="FontbitDavid" w:hint="cs"/>
          <w:sz w:val="24"/>
          <w:rtl/>
        </w:rPr>
        <w:t>'</w:t>
      </w:r>
      <w:r w:rsidRPr="003778A1">
        <w:rPr>
          <w:rFonts w:ascii="FontbitDavid" w:hAnsi="FontbitDavid"/>
          <w:sz w:val="24"/>
          <w:rtl/>
        </w:rPr>
        <w:t xml:space="preserve"> - לכפרה נתתיו ולא למעילה</w:t>
      </w:r>
      <w:r>
        <w:rPr>
          <w:rFonts w:ascii="FontbitDavid" w:hAnsi="FontbitDavid"/>
          <w:sz w:val="24"/>
          <w:rtl/>
        </w:rPr>
        <w:t>.</w:t>
      </w:r>
    </w:p>
    <w:p>
      <w:pPr>
        <w:pStyle w:val="38"/>
        <w:rPr>
          <w:ins w:id="91358" w:author="מנוע מכני" w:date="2026-10-11T12:04:39Z"/>
        </w:rPr>
      </w:pPr>
      <w:r w:rsidRPr="003778A1">
        <w:t>ר</w:t>
      </w:r>
      <w:ins w:id="90171" w:author="מנוע מכני" w:date="2026-10-11T12:04:39Z">
        <w:r>
          <w:t xml:space="preserve">י"ו</w:t>
        </w:r>
      </w:ins>
      <w:del w:id="90172" w:author="מנוע מכני" w:date="2026-10-11T12:04:39Z">
        <w:r>
          <w:delText xml:space="preserve">י''ו</w:delText>
        </w:r>
      </w:del>
      <w:r w:rsidRPr="003778A1">
        <w:t xml:space="preserve">:</w:t>
      </w:r>
    </w:p>
    <w:p w:rsidR="00E403F0" w:rsidRPr="00AD695E" w:rsidRDefault="00E403F0" w:rsidP="00E403F0">
      <w:pPr>
        <w:rPr>
          <w:rtl/>
        </w:rPr>
      </w:pPr>
      <w:del w:id="91359" w:author="מנוע מכני" w:date="2026-10-11T12:04:39Z">
        <w:r w:rsidRPr="003778A1">
          <w:rPr>
            <w:rFonts w:ascii="FontbitDavid" w:hAnsi="FontbitDavid"/>
            <w:sz w:val="24"/>
            <w:rtl/>
          </w:rPr>
          <w:delText xml:space="preserve"> </w:delText>
        </w:r>
      </w:del>
      <w:r>
        <w:rPr>
          <w:rFonts w:ascii="FontbitDavid" w:hAnsi="FontbitDavid" w:hint="cs"/>
          <w:sz w:val="24"/>
          <w:rtl/>
        </w:rPr>
        <w:t>'</w:t>
      </w:r>
      <w:ins w:id="90057" w:author="Claude - סמנטי" w:date="2026-10-11T12:17:22Z">
        <w:r>
          <w:rPr>
            <w:rStyle w:val="afffff0"/>
            <w:rFonts w:ascii="FontbitDavid" w:hAnsi="FontbitDavid"/>
            <w:sz w:val="24"/>
            <w:rtl/>
          </w:rPr>
          <w:t xml:space="preserve">כִּי הַדָּם הוּא בַּנֶּפֶשׁ יְכַפֵּר</w:t>
        </w:r>
      </w:ins>
      <w:del w:id="90058" w:author="Claude - סמנטי" w:date="2026-10-11T12:17:22Z">
        <w:r w:rsidRPr="003778A1">
          <w:rPr>
            <w:rFonts w:ascii="FontbitDavid" w:hAnsi="FontbitDavid"/>
            <w:sz w:val="24"/>
            <w:rtl/>
          </w:rPr>
          <w:delText xml:space="preserve">כי הדם הוא בנפש יכפר</w:delText>
        </w:r>
      </w:del>
      <w:r>
        <w:rPr>
          <w:rFonts w:ascii="FontbitDavid" w:hAnsi="FontbitDavid" w:hint="cs"/>
          <w:sz w:val="24"/>
          <w:rtl/>
        </w:rPr>
        <w:t>'</w:t>
      </w:r>
      <w:r w:rsidRPr="003778A1">
        <w:rPr>
          <w:rFonts w:ascii="FontbitDavid" w:hAnsi="FontbitDavid"/>
          <w:sz w:val="24"/>
          <w:rtl/>
        </w:rPr>
        <w:t xml:space="preserve"> - לפני כפרה כלאחר כפרה הוא, </w:t>
      </w:r>
      <w:r>
        <w:rPr>
          <w:rFonts w:ascii="FontbitDavid" w:hAnsi="FontbitDavid" w:hint="cs"/>
          <w:sz w:val="24"/>
          <w:rtl/>
        </w:rPr>
        <w:t>ד</w:t>
      </w:r>
      <w:r w:rsidRPr="003778A1">
        <w:rPr>
          <w:rFonts w:ascii="FontbitDavid" w:hAnsi="FontbitDavid"/>
          <w:sz w:val="24"/>
          <w:rtl/>
        </w:rPr>
        <w:t xml:space="preserve">אין בו מעילה, </w:t>
      </w:r>
    </w:p>
    <w:p>
      <w:pPr>
        <w:pStyle w:val="38"/>
        <w:rPr>
          <w:ins w:id="91360" w:author="מנוע מכני" w:date="2026-10-11T12:04:39Z"/>
        </w:rPr>
      </w:pPr>
      <w:r>
        <w:t xml:space="preserve">ולא אמרי'</w:t>
      </w:r>
    </w:p>
    <w:p w:rsidR="00E403F0" w:rsidRPr="00AD695E" w:rsidRDefault="00E403F0" w:rsidP="00E403F0">
      <w:pPr>
        <w:rPr>
          <w:rtl/>
        </w:rPr>
      </w:pPr>
      <w:del w:id="91361" w:author="מנוע מכני" w:date="2026-10-11T12:04:39Z">
        <w:r>
          <w:rPr>
            <w:rFonts w:ascii="FontbitDavid" w:hAnsi="FontbitDavid" w:hint="cs"/>
            <w:sz w:val="24"/>
            <w:rtl/>
          </w:rPr>
          <w:delText xml:space="preserve"> </w:delText>
        </w:r>
      </w:del>
      <w:r>
        <w:rPr>
          <w:rFonts w:ascii="FontbitDavid" w:hAnsi="FontbitDavid" w:hint="cs"/>
          <w:sz w:val="24"/>
          <w:rtl/>
        </w:rPr>
        <w:t xml:space="preserve">להיפך דכ</w:t>
      </w:r>
      <w:r w:rsidRPr="003778A1">
        <w:rPr>
          <w:rFonts w:ascii="FontbitDavid" w:hAnsi="FontbitDavid"/>
          <w:sz w:val="24"/>
          <w:rtl/>
        </w:rPr>
        <w:t xml:space="preserve">לפני כפרה </w:t>
      </w:r>
      <w:r>
        <w:rPr>
          <w:rFonts w:ascii="FontbitDavid" w:hAnsi="FontbitDavid" w:hint="cs"/>
          <w:sz w:val="24"/>
          <w:rtl/>
        </w:rPr>
        <w:t>ד</w:t>
      </w:r>
      <w:r w:rsidRPr="003778A1">
        <w:rPr>
          <w:rFonts w:ascii="FontbitDavid" w:hAnsi="FontbitDavid"/>
          <w:sz w:val="24"/>
          <w:rtl/>
        </w:rPr>
        <w:t xml:space="preserve">יש בו מעילה, </w:t>
      </w:r>
    </w:p>
    <w:p w:rsidR="00E403F0" w:rsidRPr="00AD695E" w:rsidRDefault="00E403F0" w:rsidP="00E403F0">
      <w:pPr>
        <w:pStyle w:val="afff3"/>
        <w:framePr w:wrap="around"/>
        <w:rPr>
          <w:rtl/>
        </w:rPr>
      </w:pPr>
      <w:r>
        <w:rPr>
          <w:rFonts w:hint="cs"/>
          <w:rtl/>
        </w:rPr>
        <w:t>יא:</w:t>
      </w:r>
    </w:p>
    <w:p w:rsidR="00E403F0" w:rsidRPr="00AD695E" w:rsidRDefault="00E403F0" w:rsidP="00E403F0">
      <w:pPr>
        <w:rPr>
          <w:rtl/>
        </w:rPr>
      </w:pPr>
      <w:r>
        <w:rPr>
          <w:rFonts w:ascii="FontbitDavid" w:hAnsi="FontbitDavid" w:hint="cs"/>
          <w:sz w:val="24"/>
          <w:rtl/>
        </w:rPr>
        <w:t xml:space="preserve">דאם נעשית מצוותו אין בו מעילה </w:t>
      </w:r>
    </w:p>
    <w:p w:rsidR="00E403F0" w:rsidRPr="00AD695E" w:rsidRDefault="00E403F0" w:rsidP="00E403F0">
      <w:pPr>
        <w:rPr>
          <w:rtl/>
        </w:rPr>
      </w:pPr>
      <w:r>
        <w:rPr>
          <w:rFonts w:ascii="FontbitDavid" w:hAnsi="FontbitDavid" w:hint="cs"/>
          <w:sz w:val="24"/>
          <w:rtl/>
        </w:rPr>
        <w:t xml:space="preserve">ואפי' דתרומת הדשן ואיברי שעיר המשתלח -נעשית </w:t>
      </w:r>
      <w:r w:rsidRPr="003778A1">
        <w:rPr>
          <w:rFonts w:ascii="FontbitDavid" w:hAnsi="FontbitDavid"/>
          <w:sz w:val="24"/>
          <w:rtl/>
        </w:rPr>
        <w:t>שנעשה מצותו ויש בו מעילה</w:t>
      </w:r>
      <w:r>
        <w:rPr>
          <w:rFonts w:ascii="FontbitDavid" w:hAnsi="FontbitDavid"/>
          <w:sz w:val="24"/>
          <w:rtl/>
        </w:rPr>
        <w:t>!</w:t>
      </w:r>
    </w:p>
    <w:p w:rsidR="00E403F0" w:rsidRPr="00AD695E" w:rsidRDefault="00E403F0" w:rsidP="00E403F0">
      <w:pPr>
        <w:rPr>
          <w:rtl/>
        </w:rPr>
      </w:pPr>
      <w:r>
        <w:rPr>
          <w:rFonts w:ascii="FontbitDavid" w:hAnsi="FontbitDavid" w:hint="cs"/>
          <w:sz w:val="24"/>
          <w:rtl/>
        </w:rPr>
        <w:t xml:space="preserve">ה</w:t>
      </w:r>
      <w:ins w:id="90173" w:author="מנוע מכני" w:date="2026-10-11T12:04:39Z">
        <w:r>
          <w:rPr>
            <w:rFonts w:ascii="FontbitDavid" w:hAnsi="FontbitDavid" w:hint="cs"/>
            <w:sz w:val="24"/>
            <w:rtl/>
          </w:rPr>
          <w:t xml:space="preserve">ו"ל</w:t>
        </w:r>
      </w:ins>
      <w:del w:id="90174" w:author="מנוע מכני" w:date="2026-10-11T12:04:39Z">
        <w:r>
          <w:rPr>
            <w:rFonts w:ascii="FontbitDavid" w:hAnsi="FontbitDavid" w:hint="cs"/>
            <w:sz w:val="24"/>
            <w:rtl/>
          </w:rPr>
          <w:delText xml:space="preserve">ו''ל</w:delText>
        </w:r>
      </w:del>
      <w:r>
        <w:rPr>
          <w:rFonts w:ascii="FontbitDavid" w:hAnsi="FontbitDavid" w:hint="cs"/>
          <w:sz w:val="24"/>
          <w:rtl/>
        </w:rPr>
        <w:t xml:space="preserve"> שני כתובין הבאין כאחד ואין מלמדין </w:t>
      </w:r>
    </w:p>
    <w:p w:rsidR="00E403F0" w:rsidRPr="002B4E05" w:rsidRDefault="00E403F0" w:rsidP="00E403F0">
      <w:pPr>
        <w:rPr>
          <w:spacing w:val="-2"/>
          <w:rtl/>
        </w:rPr>
      </w:pPr>
      <w:r w:rsidRPr="002B4E05">
        <w:rPr>
          <w:rFonts w:ascii="FontbitDavid" w:hAnsi="FontbitDavid" w:hint="cs"/>
          <w:spacing w:val="-2"/>
          <w:sz w:val="24"/>
          <w:rtl/>
        </w:rPr>
        <w:t xml:space="preserve">ואפי' </w:t>
      </w:r>
      <w:r w:rsidRPr="002B4E05">
        <w:rPr>
          <w:rFonts w:ascii="FontbitDavid" w:hAnsi="FontbitDavid" w:hint="cs"/>
          <w:spacing w:val="-2"/>
          <w:sz w:val="24"/>
          <w:rtl/>
        </w:rPr>
        <w:t xml:space="preserve">ל</w:t>
      </w:r>
      <w:ins w:id="90175" w:author="מנוע מכני" w:date="2026-10-11T12:04:39Z">
        <w:r>
          <w:rPr>
            <w:rFonts w:ascii="FontbitDavid" w:hAnsi="FontbitDavid" w:hint="cs"/>
            <w:spacing w:val="-2"/>
            <w:sz w:val="24"/>
            <w:rtl/>
          </w:rPr>
          <w:t xml:space="preserve">מ"ד</w:t>
        </w:r>
      </w:ins>
      <w:del w:id="90176" w:author="מנוע מכני" w:date="2026-10-11T12:04:39Z">
        <w:r w:rsidRPr="002B4E05">
          <w:rPr>
            <w:rFonts w:ascii="FontbitDavid" w:hAnsi="FontbitDavid" w:hint="cs"/>
            <w:spacing w:val="-2"/>
            <w:sz w:val="24"/>
            <w:rtl/>
          </w:rPr>
          <w:delText xml:space="preserve">מ''ד</w:delText>
        </w:r>
      </w:del>
      <w:r w:rsidRPr="002B4E05">
        <w:rPr>
          <w:rFonts w:ascii="FontbitDavid" w:hAnsi="FontbitDavid" w:hint="cs"/>
          <w:spacing w:val="-2"/>
          <w:sz w:val="24"/>
          <w:rtl/>
        </w:rPr>
        <w:t xml:space="preserve"> </w:t>
      </w:r>
      <w:r w:rsidRPr="002B4E05">
        <w:rPr>
          <w:rFonts w:ascii="FontbitDavid" w:hAnsi="FontbitDavid"/>
          <w:spacing w:val="-2"/>
          <w:sz w:val="24"/>
          <w:rtl/>
        </w:rPr>
        <w:t xml:space="preserve">נהנין </w:t>
      </w:r>
      <w:r w:rsidRPr="002B4E05">
        <w:rPr>
          <w:rFonts w:ascii="FontbitDavid" w:hAnsi="FontbitDavid" w:hint="cs"/>
          <w:spacing w:val="-2"/>
          <w:sz w:val="24"/>
          <w:rtl/>
        </w:rPr>
        <w:t xml:space="preserve">מאברי שעיר המשתלח הוו'ל </w:t>
      </w:r>
      <w:r w:rsidRPr="002B4E05">
        <w:rPr>
          <w:rStyle w:val="2fb"/>
          <w:rFonts w:ascii="FontbitDavid" w:hAnsi="FontbitDavid" w:hint="cs"/>
          <w:spacing w:val="-2"/>
          <w:sz w:val="24"/>
          <w:rtl/>
        </w:rPr>
        <w:t xml:space="preserve">תרו</w:t>
      </w:r>
      <w:ins w:id="90177" w:author="מנוע מכני" w:date="2026-10-11T12:04:39Z">
        <w:r>
          <w:rPr>
            <w:rStyle w:val="2fb"/>
            <w:rFonts w:ascii="FontbitDavid" w:hAnsi="FontbitDavid" w:hint="cs"/>
            <w:spacing w:val="-2"/>
            <w:sz w:val="24"/>
            <w:rtl/>
          </w:rPr>
          <w:t xml:space="preserve">ה"ד</w:t>
        </w:r>
      </w:ins>
      <w:del w:id="90178" w:author="מנוע מכני" w:date="2026-10-11T12:04:39Z">
        <w:r w:rsidRPr="002B4E05">
          <w:rPr>
            <w:rFonts w:ascii="FontbitDavid" w:hAnsi="FontbitDavid" w:hint="cs"/>
            <w:spacing w:val="-2"/>
            <w:sz w:val="24"/>
            <w:rtl/>
          </w:rPr>
          <w:delText xml:space="preserve">ה''ד</w:delText>
        </w:r>
      </w:del>
      <w:r w:rsidRPr="002B4E05">
        <w:rPr>
          <w:rFonts w:ascii="FontbitDavid" w:hAnsi="FontbitDavid" w:hint="cs"/>
          <w:spacing w:val="-2"/>
          <w:sz w:val="24"/>
          <w:rtl/>
        </w:rPr>
        <w:t xml:space="preserve"> ובגדי כהונה </w:t>
      </w:r>
      <w:r w:rsidRPr="002B4E05">
        <w:rPr>
          <w:rFonts w:ascii="FontbitDavid" w:hAnsi="FontbitDavid"/>
          <w:spacing w:val="-2"/>
          <w:sz w:val="24"/>
          <w:rtl/>
        </w:rPr>
        <w:t xml:space="preserve">שני כתובין הבאין כאחד, </w:t>
      </w:r>
    </w:p>
    <w:p w:rsidR="00E403F0" w:rsidRPr="00AD695E" w:rsidRDefault="00E403F0" w:rsidP="00E403F0">
      <w:pPr>
        <w:rPr>
          <w:rtl/>
        </w:rPr>
      </w:pPr>
      <w:r w:rsidRPr="003778A1">
        <w:rPr>
          <w:rFonts w:ascii="FontbitDavid" w:hAnsi="FontbitDavid"/>
          <w:sz w:val="24"/>
          <w:rtl/>
        </w:rPr>
        <w:t xml:space="preserve">הניחא לרבנן </w:t>
      </w:r>
      <w:r>
        <w:rPr>
          <w:rFonts w:ascii="FontbitDavid" w:hAnsi="FontbitDavid" w:hint="cs"/>
          <w:sz w:val="24"/>
          <w:rtl/>
        </w:rPr>
        <w:t>ד'</w:t>
      </w:r>
      <w:ins w:id="90059" w:author="Claude - סמנטי" w:date="2026-10-11T12:17:22Z">
        <w:r>
          <w:rPr>
            <w:rStyle w:val="afffff0"/>
            <w:rFonts w:ascii="FontbitDavid" w:hAnsi="FontbitDavid"/>
            <w:sz w:val="24"/>
            <w:rtl/>
          </w:rPr>
          <w:t xml:space="preserve">וְהִנִּיחָם שָׁם</w:t>
        </w:r>
      </w:ins>
      <w:del w:id="90060" w:author="Claude - סמנטי" w:date="2026-10-11T12:17:22Z">
        <w:r w:rsidRPr="003778A1">
          <w:rPr>
            <w:rFonts w:ascii="FontbitDavid" w:hAnsi="FontbitDavid"/>
            <w:sz w:val="24"/>
            <w:rtl/>
          </w:rPr>
          <w:delText xml:space="preserve">והניחם שם</w:delText>
        </w:r>
      </w:del>
      <w:r>
        <w:rPr>
          <w:rFonts w:ascii="FontbitDavid" w:hAnsi="FontbitDavid" w:hint="cs"/>
          <w:sz w:val="24"/>
          <w:rtl/>
        </w:rPr>
        <w:t>'</w:t>
      </w:r>
      <w:r w:rsidRPr="003778A1">
        <w:rPr>
          <w:rFonts w:ascii="FontbitDavid" w:hAnsi="FontbitDavid"/>
          <w:sz w:val="24"/>
          <w:rtl/>
        </w:rPr>
        <w:t xml:space="preserve"> - מלמד שהן טעונין גניזה, </w:t>
      </w:r>
      <w:ins w:id="91156" w:author="מנוע מכני" w:date="2026-10-11T12:04:39Z">
        <w:r>
          <w:rPr>
            <w:rFonts w:ascii="FontbitDavid" w:hAnsi="FontbitDavid"/>
            <w:sz w:val="24"/>
            <w:rtl/>
          </w:rPr>
          <w:t xml:space="preserve">יפה</w:t>
        </w:r>
      </w:ins>
      <w:del w:id="91157" w:author="מנוע מכני" w:date="2026-10-11T12:04:39Z">
        <w:r w:rsidRPr="003778A1">
          <w:rPr>
            <w:rFonts w:ascii="FontbitDavid" w:hAnsi="FontbitDavid"/>
            <w:sz w:val="24"/>
            <w:rtl/>
          </w:rPr>
          <w:delText xml:space="preserve">שפיר</w:delText>
        </w:r>
      </w:del>
      <w:r w:rsidRPr="003778A1">
        <w:rPr>
          <w:rFonts w:ascii="FontbitDavid" w:hAnsi="FontbitDavid"/>
          <w:sz w:val="24"/>
          <w:rtl/>
        </w:rPr>
        <w:t xml:space="preserve">, </w:t>
      </w:r>
    </w:p>
    <w:p>
      <w:pPr>
        <w:pStyle w:val="38"/>
        <w:rPr>
          <w:ins w:id="91362" w:author="מנוע מכני" w:date="2026-10-11T12:04:39Z"/>
        </w:rPr>
      </w:pPr>
      <w:r w:rsidRPr="002B4E05">
        <w:t>ו</w:t>
      </w:r>
      <w:r w:rsidRPr="002B4E05">
        <w:t xml:space="preserve">ל</w:t>
      </w:r>
      <w:ins w:id="90179" w:author="מנוע מכני" w:date="2026-10-11T12:04:39Z">
        <w:r>
          <w:t xml:space="preserve">ר"ד</w:t>
        </w:r>
      </w:ins>
      <w:del w:id="90180" w:author="מנוע מכני" w:date="2026-10-11T12:04:39Z">
        <w:r w:rsidRPr="002B4E05">
          <w:delText xml:space="preserve">ר</w:delText>
        </w:r>
        <w:r w:rsidRPr="002B4E05">
          <w:delText xml:space="preserve">''ד</w:delText>
        </w:r>
      </w:del>
      <w:r w:rsidRPr="002B4E05">
        <w:t xml:space="preserve">:</w:t>
      </w:r>
    </w:p>
    <w:p w:rsidR="00E403F0" w:rsidRPr="002B4E05" w:rsidRDefault="00E403F0" w:rsidP="00E403F0">
      <w:pPr>
        <w:rPr>
          <w:spacing w:val="-2"/>
          <w:rtl/>
        </w:rPr>
      </w:pPr>
      <w:del w:id="91363" w:author="מנוע מכני" w:date="2026-10-11T12:04:39Z">
        <w:r w:rsidRPr="002B4E05">
          <w:rPr>
            <w:rFonts w:ascii="FontbitDavid" w:hAnsi="FontbitDavid"/>
            <w:spacing w:val="-2"/>
            <w:sz w:val="24"/>
            <w:rtl/>
          </w:rPr>
          <w:delText xml:space="preserve"> </w:delText>
        </w:r>
      </w:del>
      <w:r w:rsidRPr="002B4E05">
        <w:rPr>
          <w:rFonts w:ascii="FontbitDavid" w:hAnsi="FontbitDavid" w:hint="cs"/>
          <w:spacing w:val="-2"/>
          <w:sz w:val="24"/>
          <w:rtl/>
        </w:rPr>
        <w:t>ד</w:t>
      </w:r>
      <w:r w:rsidRPr="002B4E05">
        <w:rPr>
          <w:rFonts w:ascii="FontbitDavid" w:hAnsi="FontbitDavid"/>
          <w:spacing w:val="-2"/>
          <w:sz w:val="24"/>
          <w:rtl/>
        </w:rPr>
        <w:t xml:space="preserve">מותר להשתמש בהן כהן הדיוט, </w:t>
      </w:r>
      <w:r w:rsidRPr="002B4E05">
        <w:rPr>
          <w:rFonts w:ascii="FontbitDavid" w:hAnsi="FontbitDavid" w:hint="cs"/>
          <w:spacing w:val="-2"/>
          <w:sz w:val="24"/>
          <w:rtl/>
        </w:rPr>
        <w:t xml:space="preserve">- </w:t>
      </w:r>
      <w:ins w:id="91100" w:author="מנוע מכני" w:date="2026-10-11T12:04:39Z">
        <w:r>
          <w:rPr>
            <w:rFonts w:ascii="FontbitDavid" w:hAnsi="FontbitDavid" w:hint="cs"/>
            <w:spacing w:val="-2"/>
            <w:sz w:val="24"/>
            <w:rtl/>
          </w:rPr>
          <w:t xml:space="preserve">היה</w:t>
        </w:r>
      </w:ins>
      <w:del w:id="91101" w:author="מנוע מכני" w:date="2026-10-11T12:04:39Z">
        <w:r w:rsidRPr="002B4E05">
          <w:rPr>
            <w:rFonts w:ascii="FontbitDavid" w:hAnsi="FontbitDavid" w:hint="cs"/>
            <w:spacing w:val="-2"/>
            <w:sz w:val="24"/>
            <w:rtl/>
          </w:rPr>
          <w:delText xml:space="preserve">הוה</w:delText>
        </w:r>
      </w:del>
      <w:r w:rsidRPr="002B4E05">
        <w:rPr>
          <w:rFonts w:ascii="FontbitDavid" w:hAnsi="FontbitDavid" w:hint="cs"/>
          <w:spacing w:val="-2"/>
          <w:sz w:val="24"/>
          <w:rtl/>
        </w:rPr>
        <w:t xml:space="preserve"> </w:t>
      </w:r>
      <w:r w:rsidRPr="002B4E05">
        <w:rPr>
          <w:rStyle w:val="2fb"/>
          <w:rFonts w:ascii="FontbitDavid" w:hAnsi="FontbitDavid" w:hint="cs"/>
          <w:spacing w:val="-2"/>
          <w:sz w:val="24"/>
          <w:rtl/>
        </w:rPr>
        <w:t xml:space="preserve">תרו</w:t>
      </w:r>
      <w:ins w:id="90181" w:author="מנוע מכני" w:date="2026-10-11T12:04:39Z">
        <w:r>
          <w:rPr>
            <w:rStyle w:val="2fb"/>
            <w:rFonts w:ascii="FontbitDavid" w:hAnsi="FontbitDavid" w:hint="cs"/>
            <w:spacing w:val="-2"/>
            <w:sz w:val="24"/>
            <w:rtl/>
          </w:rPr>
          <w:t xml:space="preserve">ה"ד</w:t>
        </w:r>
      </w:ins>
      <w:del w:id="90182" w:author="מנוע מכני" w:date="2026-10-11T12:04:39Z">
        <w:r w:rsidRPr="002B4E05">
          <w:rPr>
            <w:rFonts w:ascii="FontbitDavid" w:hAnsi="FontbitDavid" w:hint="cs"/>
            <w:spacing w:val="-2"/>
            <w:sz w:val="24"/>
            <w:rtl/>
          </w:rPr>
          <w:delText xml:space="preserve">ה''ד</w:delText>
        </w:r>
      </w:del>
      <w:r w:rsidRPr="002B4E05">
        <w:rPr>
          <w:rFonts w:ascii="FontbitDavid" w:hAnsi="FontbitDavid" w:hint="cs"/>
          <w:spacing w:val="-2"/>
          <w:sz w:val="24"/>
          <w:rtl/>
        </w:rPr>
        <w:t xml:space="preserve"> </w:t>
      </w:r>
      <w:r w:rsidRPr="002B4E05">
        <w:rPr>
          <w:rFonts w:ascii="FontbitDavid" w:hAnsi="FontbitDavid"/>
          <w:spacing w:val="-2"/>
          <w:sz w:val="24"/>
          <w:rtl/>
        </w:rPr>
        <w:t>ועגלה ערופה שני כתובין הבאין כאחד.</w:t>
      </w:r>
    </w:p>
    <w:p w:rsidR="00E403F0" w:rsidRPr="00AD695E" w:rsidRDefault="00E403F0" w:rsidP="00E403F0">
      <w:pPr>
        <w:rPr>
          <w:rtl/>
        </w:rPr>
      </w:pPr>
      <w:r>
        <w:rPr>
          <w:rFonts w:ascii="FontbitDavid" w:hAnsi="FontbitDavid" w:hint="cs"/>
          <w:sz w:val="24"/>
          <w:rtl/>
        </w:rPr>
        <w:t xml:space="preserve">ואפי'ד </w:t>
      </w:r>
      <w:r>
        <w:rPr>
          <w:rFonts w:ascii="FontbitDavid" w:hAnsi="FontbitDavid" w:hint="cs"/>
          <w:sz w:val="24"/>
          <w:rtl/>
        </w:rPr>
        <w:t xml:space="preserve">ל</w:t>
      </w:r>
      <w:ins w:id="90183" w:author="מנוע מכני" w:date="2026-10-11T12:04:39Z">
        <w:r>
          <w:rPr>
            <w:rFonts w:ascii="FontbitDavid" w:hAnsi="FontbitDavid" w:hint="cs"/>
            <w:sz w:val="24"/>
            <w:rtl/>
          </w:rPr>
          <w:t xml:space="preserve">מ"ד</w:t>
        </w:r>
      </w:ins>
      <w:del w:id="90184" w:author="מנוע מכני" w:date="2026-10-11T12:04:39Z">
        <w:r>
          <w:rPr>
            <w:rFonts w:ascii="FontbitDavid" w:hAnsi="FontbitDavid" w:hint="cs"/>
            <w:sz w:val="24"/>
            <w:rtl/>
          </w:rPr>
          <w:delText xml:space="preserve">מ''ד</w:delText>
        </w:r>
      </w:del>
      <w:r>
        <w:rPr>
          <w:rFonts w:ascii="FontbitDavid" w:hAnsi="FontbitDavid" w:hint="cs"/>
          <w:sz w:val="24"/>
          <w:rtl/>
        </w:rPr>
        <w:t xml:space="preserve"> שני כתובין הבאין כאחד מלמדין</w:t>
      </w:r>
    </w:p>
    <w:p w:rsidR="00E403F0" w:rsidRPr="00AD695E" w:rsidRDefault="00E403F0" w:rsidP="00E403F0">
      <w:pPr>
        <w:pStyle w:val="affffb"/>
        <w:rPr>
          <w:rtl/>
        </w:rPr>
      </w:pPr>
      <w:r>
        <w:rPr>
          <w:rtl/>
        </w:rPr>
        <w:t xml:space="preserve">- </w:t>
      </w:r>
      <w:ins w:id="90768" w:author="מנוע מכני" w:date="2026-10-11T12:04:39Z">
        <w:r>
          <w:rPr>
            <w:rtl/>
          </w:rPr>
          <w:t xml:space="preserve">שני</w:t>
        </w:r>
      </w:ins>
      <w:del w:id="90769" w:author="מנוע מכני" w:date="2026-10-11T12:04:39Z">
        <w:r w:rsidRPr="00602773">
          <w:rPr>
            <w:rtl/>
          </w:rPr>
          <w:delText xml:space="preserve">תרי</w:delText>
        </w:r>
      </w:del>
      <w:r w:rsidRPr="00602773">
        <w:rPr>
          <w:rtl/>
        </w:rPr>
        <w:t xml:space="preserve"> מיעוטי כתיבי, </w:t>
      </w:r>
      <w:r w:rsidRPr="00602773">
        <w:rPr>
          <w:rFonts w:hint="cs"/>
          <w:rtl/>
        </w:rPr>
        <w:t>'</w:t>
      </w:r>
      <w:r w:rsidRPr="00602773">
        <w:rPr>
          <w:rStyle w:val="afffff0"/>
          <w:rtl/>
        </w:rPr>
        <w:t>הערופה</w:t>
      </w:r>
      <w:r w:rsidRPr="00602773">
        <w:rPr>
          <w:rFonts w:hint="cs"/>
          <w:rtl/>
        </w:rPr>
        <w:t>'</w:t>
      </w:r>
      <w:r w:rsidRPr="00602773">
        <w:rPr>
          <w:rtl/>
        </w:rPr>
        <w:t xml:space="preserve">, </w:t>
      </w:r>
      <w:r w:rsidRPr="00602773">
        <w:rPr>
          <w:rFonts w:hint="cs"/>
          <w:rtl/>
        </w:rPr>
        <w:t>'</w:t>
      </w:r>
      <w:ins w:id="90061" w:author="Claude - סמנטי" w:date="2026-10-11T12:17:22Z">
        <w:r>
          <w:rPr>
            <w:rStyle w:val="afffff0"/>
            <w:rtl/>
          </w:rPr>
          <w:t xml:space="preserve">וְשָׂמוֹ אֵצֶל הַמִּזְבֵּחַ</w:t>
        </w:r>
      </w:ins>
      <w:del w:id="90062" w:author="Claude - סמנטי" w:date="2026-10-11T12:17:22Z">
        <w:r w:rsidRPr="00602773">
          <w:rPr>
            <w:rtl/>
          </w:rPr>
          <w:delText xml:space="preserve">ושמו אצל המזבח</w:delText>
        </w:r>
      </w:del>
      <w:r w:rsidRPr="00602773">
        <w:rPr>
          <w:rFonts w:hint="cs"/>
          <w:rtl/>
        </w:rPr>
        <w:t>'</w:t>
      </w:r>
      <w:r w:rsidRPr="00602773">
        <w:rPr>
          <w:rtl/>
        </w:rPr>
        <w:t xml:space="preserve">, </w:t>
      </w:r>
      <w:ins w:id="90766" w:author="מנוע מכני" w:date="2026-10-11T12:04:39Z">
        <w:r>
          <w:rPr>
            <w:rtl/>
          </w:rPr>
          <w:t xml:space="preserve">אלו</w:t>
        </w:r>
      </w:ins>
      <w:del w:id="90767" w:author="מנוע מכני" w:date="2026-10-11T12:04:39Z">
        <w:r w:rsidRPr="00602773">
          <w:rPr>
            <w:rtl/>
          </w:rPr>
          <w:delText xml:space="preserve">הני</w:delText>
        </w:r>
      </w:del>
      <w:r w:rsidRPr="00602773">
        <w:rPr>
          <w:rtl/>
        </w:rPr>
        <w:t xml:space="preserve"> - אין, </w:t>
      </w:r>
      <w:ins w:id="90764" w:author="מנוע מכני" w:date="2026-10-11T12:04:39Z">
        <w:r>
          <w:rPr>
            <w:rtl/>
          </w:rPr>
          <w:t xml:space="preserve">כלום</w:t>
        </w:r>
      </w:ins>
      <w:del w:id="90765" w:author="מנוע מכני" w:date="2026-10-11T12:04:39Z">
        <w:r w:rsidRPr="00602773">
          <w:rPr>
            <w:rtl/>
          </w:rPr>
          <w:delText xml:space="preserve">מידי</w:delText>
        </w:r>
      </w:del>
      <w:r w:rsidRPr="00602773">
        <w:rPr>
          <w:rtl/>
        </w:rPr>
        <w:t xml:space="preserve"> אחרינא - </w:t>
      </w:r>
      <w:r w:rsidRPr="00602773">
        <w:rPr>
          <w:rtl/>
        </w:rPr>
        <w:t xml:space="preserve">לא</w:t>
      </w:r>
      <w:r w:rsidRPr="00602773">
        <w:rPr>
          <w:rtl/>
        </w:rPr>
        <w:t xml:space="preserve">.</w:t>
      </w:r>
    </w:p>
    <w:p w:rsidR="00E403F0" w:rsidRPr="00AD695E" w:rsidRDefault="00E403F0" w:rsidP="00F536B4">
      <w:pPr>
        <w:jc w:val="center"/>
        <w:rPr>
          <w:del w:id="90004" w:author="מנוע עיצוב" w:date="2026-10-11T12:09:26Z"/>
          <w:rtl/>
        </w:rPr>
      </w:pPr>
      <w:del w:id="90003"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09" w:author="קלוד" w:date="2026-10-11T09:07:20Z">
          <w:pPr>
            <w:pStyle w:val="affff1"/>
            <w:rPr>
              <w:rtl/>
            </w:rPr>
          </w:pPr>
        </w:pPrChange>
      </w:pPr>
      <w:ins w:id="9802" w:author="מספור קטעי משנה" w:date="2026-10-11T09:25:16Z">
        <w:r>
          <w:rPr>
            <w:rStyle w:val="MisparKeta"/>
          </w:rPr>
          <w:t xml:space="preserve">א. </w:t>
        </w:r>
      </w:ins>
      <w:r w:rsidRPr="003778A1">
        <w:rPr>
          <w:rtl/>
        </w:rPr>
        <w:lastRenderedPageBreak/>
        <w:t>נסכים בתחילה מועלין בהן [וכו']</w:t>
      </w:r>
      <w:r>
        <w:rPr>
          <w:rtl/>
        </w:rPr>
        <w:t>.</w:t>
      </w:r>
    </w:p>
    <w:p>
      <w:pPr>
        <w:pStyle w:val="38"/>
        <w:rPr>
          <w:ins w:id="91364" w:author="מנוע מכני" w:date="2026-10-11T12:04:39Z"/>
        </w:rPr>
      </w:pPr>
      <w:r w:rsidRPr="003778A1">
        <w:t>לימא מתני' דלא כר</w:t>
      </w:r>
      <w:r>
        <w:t xml:space="preserve">אב</w:t>
      </w:r>
      <w:ins w:id="90185" w:author="מנוע מכני" w:date="2026-10-11T12:04:39Z">
        <w:r>
          <w:t xml:space="preserve">ר"צ</w:t>
        </w:r>
      </w:ins>
      <w:del w:id="90186" w:author="מנוע מכני" w:date="2026-10-11T12:04:39Z">
        <w:r>
          <w:delText xml:space="preserve">ר''צ</w:delText>
        </w:r>
      </w:del>
      <w:r w:rsidRPr="003778A1">
        <w:t xml:space="preserve">:</w:t>
      </w:r>
    </w:p>
    <w:p w:rsidR="00E403F0" w:rsidRPr="00AD695E" w:rsidRDefault="00E403F0" w:rsidP="00E403F0">
      <w:pPr>
        <w:rPr>
          <w:rtl/>
        </w:rPr>
      </w:pPr>
      <w:del w:id="91365" w:author="מנוע מכני" w:date="2026-10-11T12:04:39Z">
        <w:r w:rsidRPr="003778A1">
          <w:rPr>
            <w:rFonts w:ascii="FontbitDavid" w:hAnsi="FontbitDavid"/>
            <w:sz w:val="24"/>
            <w:rtl/>
          </w:rPr>
          <w:delText xml:space="preserve"> </w:delText>
        </w:r>
      </w:del>
      <w:r>
        <w:rPr>
          <w:rFonts w:ascii="FontbitDavid" w:hAnsi="FontbitDavid" w:hint="cs"/>
          <w:sz w:val="24"/>
          <w:rtl/>
        </w:rPr>
        <w:t>ד</w:t>
      </w:r>
      <w:r w:rsidRPr="003778A1">
        <w:rPr>
          <w:rFonts w:ascii="FontbitDavid" w:hAnsi="FontbitDavid"/>
          <w:sz w:val="24"/>
          <w:rtl/>
        </w:rPr>
        <w:t>לול קטן היה בין כבש למזבח במערבו של כבש, אחת לשבעים שנה פרחי כהונה יורדין בו, ומביאין יין קרוש שהוא דומה לעגולי ד</w:t>
      </w:r>
      <w:r>
        <w:rPr>
          <w:rFonts w:ascii="FontbitDavid" w:hAnsi="FontbitDavid"/>
          <w:sz w:val="24"/>
          <w:rtl/>
        </w:rPr>
        <w:t xml:space="preserve">בילה, ושורפין </w:t>
      </w:r>
      <w:r w:rsidRPr="00E87E21">
        <w:rPr>
          <w:rFonts w:ascii="FontbitDavid" w:hAnsi="FontbitDavid"/>
          <w:spacing w:val="-8"/>
          <w:sz w:val="24"/>
          <w:rtl/>
        </w:rPr>
        <w:t>אותה בקדושה, שנא</w:t>
      </w:r>
      <w:r w:rsidRPr="00E87E21">
        <w:rPr>
          <w:rFonts w:ascii="FontbitDavid" w:hAnsi="FontbitDavid" w:hint="cs"/>
          <w:spacing w:val="-8"/>
          <w:sz w:val="24"/>
          <w:rtl/>
        </w:rPr>
        <w:t>'</w:t>
      </w:r>
      <w:r w:rsidRPr="00E87E21">
        <w:rPr>
          <w:rStyle w:val="afffff0"/>
          <w:rFonts w:ascii="FontbitDavid" w:hAnsi="FontbitDavid"/>
          <w:spacing w:val="-8"/>
          <w:sz w:val="24"/>
          <w:rtl/>
        </w:rPr>
        <w:t xml:space="preserve"> בקודש הסך נסך שכר לה</w:t>
      </w:r>
      <w:r w:rsidRPr="00E87E21">
        <w:rPr>
          <w:rFonts w:ascii="FontbitDavid" w:hAnsi="FontbitDavid"/>
          <w:spacing w:val="-8"/>
          <w:sz w:val="24"/>
          <w:rtl/>
        </w:rPr>
        <w:t xml:space="preserve">', כשם שניסוכה בקדושה </w:t>
      </w:r>
      <w:r w:rsidRPr="00E87E21">
        <w:rPr>
          <w:rFonts w:ascii="FontbitDavid" w:hAnsi="FontbitDavid" w:hint="cs"/>
          <w:spacing w:val="-8"/>
          <w:sz w:val="24"/>
          <w:rtl/>
        </w:rPr>
        <w:t>ד</w:t>
      </w:r>
      <w:r w:rsidRPr="00E87E21">
        <w:rPr>
          <w:rFonts w:ascii="FontbitDavid" w:hAnsi="FontbitDavid"/>
          <w:spacing w:val="-8"/>
          <w:sz w:val="24"/>
          <w:rtl/>
        </w:rPr>
        <w:t>כך שריפתה בקדושה.</w:t>
      </w:r>
    </w:p>
    <w:p>
      <w:pPr>
        <w:pStyle w:val="38"/>
        <w:rPr>
          <w:ins w:id="91366" w:author="מנוע מכני" w:date="2026-10-11T12:04:39Z"/>
        </w:rPr>
      </w:pPr>
      <w:r>
        <w:t>וכ</w:t>
      </w:r>
      <w:r w:rsidRPr="003778A1">
        <w:t xml:space="preserve">רבינא:</w:t>
      </w:r>
    </w:p>
    <w:p w:rsidR="00E403F0" w:rsidRPr="00AD695E" w:rsidRDefault="00E403F0" w:rsidP="00E403F0">
      <w:pPr>
        <w:rPr>
          <w:rtl/>
        </w:rPr>
      </w:pPr>
      <w:del w:id="91367" w:author="מנוע מכני" w:date="2026-10-11T12:04:39Z">
        <w:r w:rsidRPr="003778A1">
          <w:rPr>
            <w:rFonts w:ascii="FontbitDavid" w:hAnsi="FontbitDavid"/>
            <w:sz w:val="24"/>
            <w:rtl/>
          </w:rPr>
          <w:delText xml:space="preserve"> </w:delText>
        </w:r>
      </w:del>
      <w:ins w:id="91158" w:author="מנוע מכני" w:date="2026-10-11T12:04:39Z">
        <w:r>
          <w:rPr>
            <w:rFonts w:ascii="FontbitDavid" w:hAnsi="FontbitDavid" w:hint="cs"/>
            <w:sz w:val="24"/>
            <w:rtl/>
          </w:rPr>
          <w:t xml:space="preserve">דבאה</w:t>
        </w:r>
      </w:ins>
      <w:del w:id="91159" w:author="מנוע מכני" w:date="2026-10-11T12:04:39Z">
        <w:r>
          <w:rPr>
            <w:rFonts w:ascii="FontbitDavid" w:hAnsi="FontbitDavid" w:hint="cs"/>
            <w:sz w:val="24"/>
            <w:rtl/>
          </w:rPr>
          <w:delText xml:space="preserve">ד</w:delText>
        </w:r>
        <w:r w:rsidRPr="003778A1">
          <w:rPr>
            <w:rFonts w:ascii="FontbitDavid" w:hAnsi="FontbitDavid"/>
            <w:sz w:val="24"/>
            <w:rtl/>
          </w:rPr>
          <w:delText xml:space="preserve">אתיא</w:delText>
        </w:r>
      </w:del>
      <w:r w:rsidRPr="003778A1">
        <w:rPr>
          <w:rFonts w:ascii="FontbitDavid" w:hAnsi="FontbitDavid"/>
          <w:sz w:val="24"/>
          <w:rtl/>
        </w:rPr>
        <w:t xml:space="preserve"> קודש קודש</w:t>
      </w:r>
      <w:ins w:id="90926" w:author="מנוע מכני" w:date="2026-10-11T12:04:39Z">
        <w:r>
          <w:rPr>
            <w:rFonts w:ascii="FontbitDavid" w:hAnsi="FontbitDavid"/>
            <w:sz w:val="24"/>
            <w:rtl/>
          </w:rPr>
          <w:t xml:space="preserve">,</w:t>
        </w:r>
      </w:ins>
      <w:del w:id="90927" w:author="מנוע מכני" w:date="2026-10-11T12:04:39Z">
        <w:r>
          <w:rPr>
            <w:rFonts w:ascii="FontbitDavid" w:hAnsi="FontbitDavid"/>
            <w:sz w:val="24"/>
            <w:rtl/>
          </w:rPr>
          <w:delText xml:space="preserve">;</w:delText>
        </w:r>
      </w:del>
      <w:r>
        <w:rPr>
          <w:rFonts w:ascii="FontbitDavid" w:hAnsi="FontbitDavid" w:hint="cs"/>
          <w:sz w:val="24"/>
          <w:rtl/>
        </w:rPr>
        <w:t xml:space="preserve"> דשריפתו</w:t>
      </w:r>
      <w:r w:rsidRPr="003778A1">
        <w:rPr>
          <w:rFonts w:ascii="FontbitDavid" w:hAnsi="FontbitDavid"/>
          <w:sz w:val="24"/>
          <w:rtl/>
        </w:rPr>
        <w:t xml:space="preserve"> בקדושה</w:t>
      </w:r>
      <w:r>
        <w:rPr>
          <w:rFonts w:ascii="FontbitDavid" w:hAnsi="FontbitDavid"/>
          <w:sz w:val="24"/>
          <w:rtl/>
        </w:rPr>
        <w:t>!</w:t>
      </w:r>
    </w:p>
    <w:p w:rsidR="00E403F0" w:rsidRPr="00AD695E" w:rsidRDefault="00E403F0" w:rsidP="00E403F0">
      <w:pPr>
        <w:rPr>
          <w:rtl/>
        </w:rPr>
      </w:pPr>
      <w:ins w:id="90418" w:author="מנוע מכני" w:date="2026-10-11T12:04:39Z">
        <w:r>
          <w:rPr>
            <w:rFonts w:ascii="FontbitDavid" w:hAnsi="FontbitDavid"/>
            <w:sz w:val="24"/>
            <w:rtl/>
          </w:rPr>
          <w:t xml:space="preserve">אפי'</w:t>
        </w:r>
      </w:ins>
      <w:del w:id="90419"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w:t>
      </w:r>
      <w:r>
        <w:rPr>
          <w:rStyle w:val="2fb"/>
          <w:rFonts w:ascii="FontbitDavid" w:hAnsi="FontbitDavid" w:hint="cs"/>
          <w:sz w:val="24"/>
          <w:rtl/>
        </w:rPr>
        <w:t xml:space="preserve">כרא</w:t>
      </w:r>
      <w:ins w:id="90187" w:author="מנוע מכני" w:date="2026-10-11T12:04:39Z">
        <w:r>
          <w:rPr>
            <w:rStyle w:val="2fb"/>
            <w:rFonts w:ascii="FontbitDavid" w:hAnsi="FontbitDavid" w:hint="cs"/>
            <w:sz w:val="24"/>
            <w:rtl/>
          </w:rPr>
          <w:t xml:space="preserve">ב"צ</w:t>
        </w:r>
      </w:ins>
      <w:del w:id="90188" w:author="מנוע מכני" w:date="2026-10-11T12:04:39Z">
        <w:r>
          <w:rPr>
            <w:rFonts w:ascii="FontbitDavid" w:hAnsi="FontbitDavid" w:hint="cs"/>
            <w:sz w:val="24"/>
            <w:rtl/>
          </w:rPr>
          <w:delText xml:space="preserve">ב''צ</w:delText>
        </w:r>
      </w:del>
      <w:r>
        <w:rPr>
          <w:rFonts w:ascii="FontbitDavid" w:hAnsi="FontbitDavid" w:hint="cs"/>
          <w:sz w:val="24"/>
          <w:rtl/>
        </w:rPr>
        <w:t xml:space="preserve"> </w:t>
      </w:r>
      <w:ins w:id="91068" w:author="מנוע מכני" w:date="2026-10-11T12:04:39Z">
        <w:r>
          <w:rPr>
            <w:rFonts w:ascii="FontbitDavid" w:hAnsi="FontbitDavid"/>
            <w:sz w:val="24"/>
            <w:rtl/>
          </w:rPr>
          <w:t xml:space="preserve">דאם </w:t>
        </w:r>
      </w:ins>
      <w:del w:id="91069" w:author="מנוע מכני" w:date="2026-10-11T12:04:39Z">
        <w:r w:rsidRPr="003778A1">
          <w:rPr>
            <w:rFonts w:ascii="FontbitDavid" w:hAnsi="FontbitDavid"/>
            <w:sz w:val="24"/>
            <w:rtl/>
          </w:rPr>
          <w:delText xml:space="preserve">דאי </w:delText>
        </w:r>
      </w:del>
      <w:r w:rsidRPr="003778A1">
        <w:rPr>
          <w:rFonts w:ascii="FontbitDavid" w:hAnsi="FontbitDavid"/>
          <w:sz w:val="24"/>
          <w:rtl/>
        </w:rPr>
        <w:t xml:space="preserve">קלט</w:t>
      </w:r>
      <w:r>
        <w:rPr>
          <w:rFonts w:ascii="FontbitDavid" w:hAnsi="FontbitDavid"/>
          <w:sz w:val="24"/>
          <w:rtl/>
        </w:rPr>
        <w:t>.</w:t>
      </w:r>
    </w:p>
    <w:p>
      <w:pPr>
        <w:pStyle w:val="afffff8"/>
        <w:rPr>
          <w:ins w:id="90063" w:author="קלוד" w:date="2026-10-11T12:19:32Z"/>
        </w:rPr>
      </w:pPr>
      <w:ins w:id="90064" w:author="קלוד" w:date="2026-10-11T12:19:32Z">
        <w:r>
          <w:rPr>
            <w:color w:val="7B3F00"/>
          </w:rPr>
          <w:t xml:space="preserve">מעילה בנסכים - ראב"צ ושריפת יין קרוש</w:t>
        </w:r>
      </w:ins>
    </w:p>
    <w:p>
      <w:pPr>
        <w:pStyle w:val="38"/>
        <w:rPr>
          <w:ins w:id="91368" w:author="מנוע מכני" w:date="2026-10-11T12:04:39Z"/>
        </w:rPr>
      </w:pPr>
      <w:ins w:id="90189" w:author="מנוע מכני" w:date="2026-10-11T12:04:39Z">
        <w:r>
          <w:t xml:space="preserve">א"ד</w:t>
        </w:r>
      </w:ins>
      <w:del w:id="90190" w:author="מנוע מכני" w:date="2026-10-11T12:04:39Z">
        <w:r w:rsidRPr="003778A1">
          <w:delText xml:space="preserve">א</w:delText>
        </w:r>
        <w:r>
          <w:delText xml:space="preserve">''ד</w:delText>
        </w:r>
      </w:del>
      <w:r w:rsidRPr="003778A1">
        <w:t xml:space="preserve">:</w:t>
      </w:r>
    </w:p>
    <w:p w:rsidR="00E403F0" w:rsidRPr="00AD695E" w:rsidRDefault="00E403F0" w:rsidP="00E403F0">
      <w:pPr>
        <w:rPr>
          <w:rtl/>
        </w:rPr>
      </w:pPr>
      <w:del w:id="9136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לימא מתני' </w:t>
      </w:r>
      <w:r w:rsidRPr="003778A1">
        <w:rPr>
          <w:rStyle w:val="2fb"/>
          <w:rFonts w:ascii="FontbitDavid" w:hAnsi="FontbitDavid"/>
          <w:sz w:val="24"/>
          <w:rtl/>
        </w:rPr>
        <w:t xml:space="preserve">כר</w:t>
      </w:r>
      <w:r>
        <w:rPr>
          <w:rStyle w:val="2fb"/>
          <w:rFonts w:ascii="FontbitDavid" w:hAnsi="FontbitDavid" w:hint="cs"/>
          <w:sz w:val="24"/>
          <w:rtl/>
        </w:rPr>
        <w:t xml:space="preserve">אב</w:t>
      </w:r>
      <w:ins w:id="90191" w:author="מנוע מכני" w:date="2026-10-11T12:04:39Z">
        <w:r>
          <w:rPr>
            <w:rStyle w:val="2fb"/>
            <w:rFonts w:ascii="FontbitDavid" w:hAnsi="FontbitDavid" w:hint="cs"/>
            <w:sz w:val="24"/>
            <w:rtl/>
          </w:rPr>
          <w:t xml:space="preserve">ר"צ</w:t>
        </w:r>
      </w:ins>
      <w:del w:id="90192" w:author="מנוע מכני" w:date="2026-10-11T12:04:39Z">
        <w:r>
          <w:rPr>
            <w:rFonts w:ascii="FontbitDavid" w:hAnsi="FontbitDavid" w:hint="cs"/>
            <w:sz w:val="24"/>
            <w:rtl/>
          </w:rPr>
          <w:delText xml:space="preserve">ר''צ</w:delText>
        </w:r>
      </w:del>
      <w:r>
        <w:rPr>
          <w:rFonts w:ascii="FontbitDavid" w:hAnsi="FontbitDavid" w:hint="cs"/>
          <w:sz w:val="24"/>
          <w:rtl/>
        </w:rPr>
        <w:t xml:space="preserve"> </w:t>
      </w:r>
      <w:ins w:id="91070" w:author="מנוע מכני" w:date="2026-10-11T12:04:39Z">
        <w:r>
          <w:rPr>
            <w:rFonts w:ascii="FontbitDavid" w:hAnsi="FontbitDavid"/>
            <w:sz w:val="24"/>
            <w:rtl/>
          </w:rPr>
          <w:t xml:space="preserve">דאם </w:t>
        </w:r>
      </w:ins>
      <w:del w:id="91071" w:author="מנוע מכני" w:date="2026-10-11T12:04:39Z">
        <w:r w:rsidRPr="003778A1">
          <w:rPr>
            <w:rFonts w:ascii="FontbitDavid" w:hAnsi="FontbitDavid"/>
            <w:sz w:val="24"/>
            <w:rtl/>
          </w:rPr>
          <w:delText xml:space="preserve">דאי </w:delText>
        </w:r>
      </w:del>
      <w:r w:rsidRPr="003778A1">
        <w:rPr>
          <w:rFonts w:ascii="FontbitDavid" w:hAnsi="FontbitDavid"/>
          <w:sz w:val="24"/>
          <w:rtl/>
        </w:rPr>
        <w:t xml:space="preserve">קלט? </w:t>
      </w:r>
      <w:ins w:id="90546" w:author="מנוע מכני" w:date="2026-10-11T12:04:39Z">
        <w:r>
          <w:rPr>
            <w:rFonts w:ascii="FontbitDavid" w:hAnsi="FontbitDavid"/>
            <w:sz w:val="24"/>
            <w:rtl/>
          </w:rPr>
          <w:t xml:space="preserve">אמרו</w:t>
        </w:r>
      </w:ins>
      <w:del w:id="90547" w:author="מנוע מכני" w:date="2026-10-11T12:04:39Z">
        <w:r w:rsidRPr="003778A1">
          <w:rPr>
            <w:rFonts w:ascii="FontbitDavid" w:hAnsi="FontbitDavid"/>
            <w:sz w:val="24"/>
            <w:rtl/>
          </w:rPr>
          <w:delText xml:space="preserve">אמרי</w:delText>
        </w:r>
      </w:del>
      <w:r w:rsidRPr="003778A1">
        <w:rPr>
          <w:rFonts w:ascii="FontbitDavid" w:hAnsi="FontbitDavid"/>
          <w:sz w:val="24"/>
          <w:rtl/>
        </w:rPr>
        <w:t xml:space="preserve">: </w:t>
      </w:r>
      <w:r w:rsidRPr="003778A1">
        <w:rPr>
          <w:rFonts w:ascii="FontbitDavid" w:hAnsi="FontbitDavid"/>
          <w:sz w:val="24"/>
          <w:rtl/>
        </w:rPr>
        <w:t xml:space="preserve">לא</w:t>
      </w:r>
      <w:r w:rsidRPr="003778A1">
        <w:rPr>
          <w:rFonts w:ascii="FontbitDavid" w:hAnsi="FontbitDavid"/>
          <w:sz w:val="24"/>
          <w:rtl/>
        </w:rPr>
        <w:t xml:space="preserve">, ומדרבנן</w:t>
      </w:r>
      <w:r>
        <w:rPr>
          <w:rFonts w:ascii="FontbitDavid" w:hAnsi="FontbitDavid"/>
          <w:sz w:val="24"/>
          <w:rtl/>
        </w:rPr>
        <w:t>.</w:t>
      </w:r>
      <w:r>
        <w:rPr>
          <w:rFonts w:ascii="FontbitDavid" w:hAnsi="FontbitDavid" w:hint="cs"/>
          <w:sz w:val="24"/>
          <w:rtl/>
        </w:rPr>
        <w:t xml:space="preserve"> </w:t>
      </w:r>
      <w:r>
        <w:rPr>
          <w:rFonts w:ascii="FontbitDavid" w:hAnsi="FontbitDavid"/>
          <w:sz w:val="24"/>
          <w:rtl/>
        </w:rPr>
        <w:t>–</w:t>
      </w:r>
      <w:r>
        <w:rPr>
          <w:rFonts w:ascii="FontbitDavid" w:hAnsi="FontbitDavid" w:hint="cs"/>
          <w:sz w:val="24"/>
          <w:rtl/>
        </w:rPr>
        <w:t xml:space="preserve"> וקרא אסמכתא הוא </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03" w:author="קלוד" w:date="2026-10-11T09:07:20Z"/>
        </w:rPr>
      </w:pPr>
      <w:ins w:id="20102" w:author="קלוד" w:date="2026-10-11T09:07:20Z">
        <w:r>
          <w:t xml:space="preserve">משנה ד</w:t>
        </w:r>
      </w:ins>
    </w:p>
    <w:p w:rsidR="00E403F0" w:rsidRPr="00C20F97" w:rsidRDefault="00E403F0" w:rsidP="00E403F0">
      <w:pPr>
        <w:pStyle w:val="afff9"/>
        <w:rPr>
          <w:del w:id="20037" w:author="קלוד" w:date="2026-10-11T09:07:20Z"/>
          <w:spacing w:val="8"/>
          <w:rtl/>
        </w:rPr>
      </w:pPr>
      <w:del w:id="20036"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0" w:author="קלוד" w:date="2026-10-11T12:09:42Z">
          <w:pPr>
            <w:pStyle w:val="afff9"/>
          </w:pPr>
        </w:pPrChange>
      </w:pPr>
      <w:r w:rsidRPr="00C20F97">
        <w:rPr>
          <w:spacing w:val="8"/>
          <w:rtl/>
        </w:rPr>
        <w:t>דישון מזבח הפנימי, והמנורה - לא נהנין ולא מועלין.</w:t>
      </w:r>
    </w:p>
    <w:p w:rsidR="00E403F0" w:rsidRPr="00C20F97" w:rsidRDefault="00E403F0" w:rsidP="00E403F0">
      <w:pPr>
        <w:pStyle w:val="afff9"/>
        <w:rPr>
          <w:spacing w:val="8"/>
          <w:rtl/>
        </w:rPr>
      </w:pPr>
      <w:r w:rsidRPr="00C20F97">
        <w:rPr>
          <w:spacing w:val="8"/>
          <w:rtl/>
        </w:rPr>
        <w:t>המקדיש דישון בתחלה - מועלין בה.</w:t>
      </w:r>
    </w:p>
    <w:p w:rsidR="00E403F0" w:rsidRPr="00C20F97" w:rsidRDefault="00E403F0" w:rsidP="00E403F0">
      <w:pPr>
        <w:pStyle w:val="afff9"/>
        <w:rPr>
          <w:spacing w:val="8"/>
          <w:rtl/>
        </w:rPr>
      </w:pPr>
      <w:r w:rsidRPr="00C20F97">
        <w:rPr>
          <w:spacing w:val="8"/>
          <w:rtl/>
        </w:rPr>
        <w:t>תורין שלא הגיע זמנן, ובני יונה שעבר זמנן - לא נהנין ולא מועלין.</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יב.</w:t>
      </w:r>
    </w:p>
    <w:p>
      <w:pPr>
        <w:pStyle w:val="afffff8"/>
        <w:rPr>
          <w:ins w:id="90061" w:author="קלוד" w:date="2026-10-11T12:19:32Z"/>
        </w:rPr>
      </w:pPr>
      <w:ins w:id="90062" w:author="קלוד" w:date="2026-10-11T12:19:32Z">
        <w:r>
          <w:rPr>
            <w:color w:val="7B3F00"/>
          </w:rPr>
          <w:t xml:space="preserve">דישון מזבח הפנימי והמנורה - מקור</w:t>
        </w:r>
      </w:ins>
    </w:p>
    <w:p w:rsidR="00E403F0" w:rsidRPr="00AD695E" w:rsidRDefault="00E403F0" w:rsidP="00E403F0">
      <w:pPr>
        <w:rPr>
          <w:rtl/>
        </w:rPr>
      </w:pPr>
      <w:r w:rsidRPr="00D274DE">
        <w:rPr>
          <w:rFonts w:ascii="FontbitDavid" w:hAnsi="FontbitDavid"/>
          <w:b/>
          <w:bCs/>
          <w:sz w:val="24"/>
          <w:rtl/>
        </w:rPr>
        <w:t>מזבח החיצון</w:t>
      </w:r>
      <w:r w:rsidRPr="003778A1">
        <w:rPr>
          <w:rFonts w:ascii="FontbitDavid" w:hAnsi="FontbitDavid"/>
          <w:sz w:val="24"/>
          <w:rtl/>
        </w:rPr>
        <w:t xml:space="preserve"> </w:t>
      </w:r>
      <w:r>
        <w:rPr>
          <w:rFonts w:ascii="FontbitDavid" w:hAnsi="FontbitDavid"/>
          <w:sz w:val="24"/>
          <w:rtl/>
        </w:rPr>
        <w:t>–</w:t>
      </w:r>
      <w:r w:rsidRPr="003778A1">
        <w:rPr>
          <w:rFonts w:ascii="FontbitDavid" w:hAnsi="FontbitDavid"/>
          <w:sz w:val="24"/>
          <w:rtl/>
        </w:rPr>
        <w:t xml:space="preserve"> ד</w:t>
      </w:r>
      <w:r>
        <w:rPr>
          <w:rFonts w:ascii="FontbitDavid" w:hAnsi="FontbitDavid" w:hint="cs"/>
          <w:sz w:val="24"/>
          <w:rtl/>
        </w:rPr>
        <w:t>'</w:t>
      </w:r>
      <w:ins w:id="90063" w:author="Claude - סמנטי" w:date="2026-10-11T12:17:22Z">
        <w:r>
          <w:rPr>
            <w:rStyle w:val="afffff0"/>
            <w:rFonts w:ascii="FontbitDavid" w:hAnsi="FontbitDavid"/>
            <w:sz w:val="24"/>
            <w:rtl/>
          </w:rPr>
          <w:t xml:space="preserve">וְשָׂמוֹ אֵצֶל הַמִּזְבֵּחַ</w:t>
        </w:r>
      </w:ins>
      <w:del w:id="90064" w:author="Claude - סמנטי" w:date="2026-10-11T12:17:22Z">
        <w:r w:rsidRPr="003778A1">
          <w:rPr>
            <w:rFonts w:ascii="FontbitDavid" w:hAnsi="FontbitDavid"/>
            <w:sz w:val="24"/>
            <w:rtl/>
          </w:rPr>
          <w:delText xml:space="preserve">ושמו אצל המזבח</w:delText>
        </w:r>
      </w:del>
      <w:r>
        <w:rPr>
          <w:rFonts w:ascii="FontbitDavid" w:hAnsi="FontbitDavid" w:hint="cs"/>
          <w:sz w:val="24"/>
          <w:rtl/>
        </w:rPr>
        <w:t>'</w:t>
      </w:r>
      <w:r w:rsidRPr="003778A1">
        <w:rPr>
          <w:rFonts w:ascii="FontbitDavid" w:hAnsi="FontbitDavid"/>
          <w:sz w:val="24"/>
          <w:rtl/>
        </w:rPr>
        <w:t xml:space="preserve">, </w:t>
      </w:r>
    </w:p>
    <w:p>
      <w:pPr>
        <w:pStyle w:val="38"/>
        <w:rPr>
          <w:ins w:id="91370" w:author="מנוע מכני" w:date="2026-10-11T12:04:39Z"/>
        </w:rPr>
      </w:pPr>
      <w:r w:rsidRPr="00D274DE">
        <w:t>מזבח הפנימי</w:t>
      </w:r>
      <w:r w:rsidRPr="003778A1">
        <w:t xml:space="preserve"> </w:t>
      </w:r>
      <w:r>
        <w:t>מ</w:t>
      </w:r>
      <w:r w:rsidRPr="003778A1">
        <w:t xml:space="preserve">ר"א:</w:t>
      </w:r>
    </w:p>
    <w:p w:rsidR="00E403F0" w:rsidRPr="00AD695E" w:rsidRDefault="00E403F0" w:rsidP="00E403F0">
      <w:pPr>
        <w:rPr>
          <w:rtl/>
        </w:rPr>
      </w:pPr>
      <w:del w:id="9137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ד</w:t>
      </w:r>
      <w:r>
        <w:rPr>
          <w:rFonts w:ascii="FontbitDavid" w:hAnsi="FontbitDavid" w:hint="cs"/>
          <w:sz w:val="24"/>
          <w:rtl/>
        </w:rPr>
        <w:t>'</w:t>
      </w:r>
      <w:ins w:id="90065" w:author="Claude - סמנטי" w:date="2026-10-11T12:17:22Z">
        <w:r>
          <w:rPr>
            <w:rStyle w:val="afffff0"/>
            <w:rFonts w:ascii="FontbitDavid" w:hAnsi="FontbitDavid"/>
            <w:sz w:val="24"/>
            <w:rtl/>
          </w:rPr>
          <w:t xml:space="preserve">וְהֵסִיר אֶת מוּרְאָתוֹ בְּנוֹצָתָהּ</w:t>
        </w:r>
      </w:ins>
      <w:del w:id="90066" w:author="Claude - סמנטי" w:date="2026-10-11T12:17:22Z">
        <w:r w:rsidRPr="003778A1">
          <w:rPr>
            <w:rFonts w:ascii="FontbitDavid" w:hAnsi="FontbitDavid"/>
            <w:sz w:val="24"/>
            <w:rtl/>
          </w:rPr>
          <w:delText xml:space="preserve">והסיר את מוראתו בנוצתה</w:delText>
        </w:r>
      </w:del>
      <w:r>
        <w:rPr>
          <w:rFonts w:ascii="FontbitDavid" w:hAnsi="FontbitDavid" w:hint="cs"/>
          <w:sz w:val="24"/>
          <w:rtl/>
        </w:rPr>
        <w:t>'</w:t>
      </w:r>
      <w:r w:rsidRPr="003778A1">
        <w:rPr>
          <w:rFonts w:ascii="FontbitDavid" w:hAnsi="FontbitDavid"/>
          <w:sz w:val="24"/>
          <w:rtl/>
        </w:rPr>
        <w:t>, אם אינו ענין למזבח החיצון - תנהו ענין למזבח הפנימי</w:t>
      </w:r>
      <w:r>
        <w:rPr>
          <w:rFonts w:ascii="FontbitDavid" w:hAnsi="FontbitDavid"/>
          <w:sz w:val="24"/>
          <w:rtl/>
        </w:rPr>
        <w:t>.</w:t>
      </w:r>
    </w:p>
    <w:p w:rsidR="00E403F0" w:rsidRPr="002B4E05" w:rsidRDefault="00E403F0" w:rsidP="00E403F0">
      <w:pPr>
        <w:rPr>
          <w:spacing w:val="-2"/>
          <w:rtl/>
        </w:rPr>
      </w:pPr>
      <w:r w:rsidRPr="002B4E05">
        <w:rPr>
          <w:rFonts w:ascii="FontbitDavid" w:hAnsi="FontbitDavid" w:hint="cs"/>
          <w:spacing w:val="-2"/>
          <w:sz w:val="24"/>
          <w:rtl/>
        </w:rPr>
        <w:t xml:space="preserve">ולא שניהם במזבח החיצון</w:t>
      </w:r>
      <w:ins w:id="90928" w:author="מנוע מכני" w:date="2026-10-11T12:04:39Z">
        <w:r>
          <w:rPr>
            <w:rFonts w:ascii="FontbitDavid" w:hAnsi="FontbitDavid" w:hint="cs"/>
            <w:spacing w:val="-2"/>
            <w:sz w:val="24"/>
            <w:rtl/>
          </w:rPr>
          <w:t xml:space="preserve"> </w:t>
        </w:r>
      </w:ins>
      <w:del w:id="90929" w:author="מנוע מכני" w:date="2026-10-11T12:04:39Z">
        <w:r w:rsidRPr="002B4E05">
          <w:rPr>
            <w:rFonts w:ascii="FontbitDavid" w:hAnsi="FontbitDavid" w:hint="cs"/>
            <w:spacing w:val="-2"/>
            <w:sz w:val="24"/>
            <w:rtl/>
          </w:rPr>
          <w:delText xml:space="preserve">  </w:delText>
        </w:r>
      </w:del>
      <w:r w:rsidRPr="002B4E05">
        <w:rPr>
          <w:rFonts w:ascii="FontbitDavid" w:hAnsi="FontbitDavid" w:hint="cs"/>
          <w:spacing w:val="-2"/>
          <w:sz w:val="24"/>
          <w:rtl/>
        </w:rPr>
        <w:t xml:space="preserve">ולקבוע מקום ד</w:t>
      </w:r>
      <w:ins w:id="90193" w:author="מנוע מכני" w:date="2026-10-11T12:04:39Z">
        <w:r>
          <w:rPr>
            <w:rFonts w:ascii="FontbitDavid" w:hAnsi="FontbitDavid" w:hint="cs"/>
            <w:spacing w:val="-2"/>
            <w:sz w:val="24"/>
            <w:rtl/>
          </w:rPr>
          <w:t xml:space="preserve">א"א</w:t>
        </w:r>
      </w:ins>
      <w:del w:id="90194" w:author="מנוע מכני" w:date="2026-10-11T12:04:39Z">
        <w:r w:rsidRPr="002B4E05">
          <w:rPr>
            <w:rFonts w:ascii="FontbitDavid" w:hAnsi="FontbitDavid" w:hint="cs"/>
            <w:spacing w:val="-2"/>
            <w:sz w:val="24"/>
            <w:rtl/>
          </w:rPr>
          <w:delText xml:space="preserve">א''א</w:delText>
        </w:r>
      </w:del>
      <w:r w:rsidRPr="002B4E05">
        <w:rPr>
          <w:rFonts w:ascii="FontbitDavid" w:hAnsi="FontbitDavid" w:hint="cs"/>
          <w:spacing w:val="-2"/>
          <w:sz w:val="24"/>
          <w:rtl/>
        </w:rPr>
        <w:t xml:space="preserve"> לימא אצל המזבח '</w:t>
      </w:r>
      <w:ins w:id="90067" w:author="Claude - סמנטי" w:date="2026-10-11T12:17:22Z">
        <w:r>
          <w:rPr>
            <w:rStyle w:val="afffff0"/>
            <w:rFonts w:ascii="FontbitDavid" w:hAnsi="FontbitDavid" w:hint="cs"/>
            <w:spacing w:val="-2"/>
            <w:sz w:val="24"/>
            <w:rtl/>
          </w:rPr>
          <w:t xml:space="preserve">הַדֶּשֶׁן</w:t>
        </w:r>
      </w:ins>
      <w:del w:id="90068" w:author="Claude - סמנטי" w:date="2026-10-11T12:17:22Z">
        <w:r w:rsidRPr="002B4E05">
          <w:rPr>
            <w:rFonts w:ascii="FontbitDavid" w:hAnsi="FontbitDavid" w:hint="cs"/>
            <w:spacing w:val="-2"/>
            <w:sz w:val="24"/>
            <w:rtl/>
          </w:rPr>
          <w:delText xml:space="preserve">הדשן</w:delText>
        </w:r>
      </w:del>
      <w:r w:rsidRPr="002B4E05">
        <w:rPr>
          <w:rFonts w:ascii="FontbitDavid" w:hAnsi="FontbitDavid" w:hint="cs"/>
          <w:spacing w:val="-2"/>
          <w:sz w:val="24"/>
          <w:rtl/>
        </w:rPr>
        <w:t xml:space="preserve">' דאפי' מזבח הפנימי</w:t>
      </w:r>
    </w:p>
    <w:p w:rsidR="00E403F0" w:rsidRPr="00AD695E" w:rsidRDefault="00E403F0" w:rsidP="00E403F0">
      <w:pPr>
        <w:rPr>
          <w:rtl/>
        </w:rPr>
      </w:pPr>
      <w:r w:rsidRPr="00320620">
        <w:rPr>
          <w:rFonts w:ascii="FontbitDavid" w:hAnsi="FontbitDavid"/>
          <w:b/>
          <w:bCs/>
          <w:sz w:val="24"/>
          <w:rtl/>
        </w:rPr>
        <w:t>מנורה</w:t>
      </w:r>
      <w:r w:rsidRPr="003778A1">
        <w:rPr>
          <w:rFonts w:ascii="FontbitDavid" w:hAnsi="FontbitDavid"/>
          <w:sz w:val="24"/>
          <w:rtl/>
        </w:rPr>
        <w:t xml:space="preserve"> </w:t>
      </w:r>
      <w:r>
        <w:rPr>
          <w:rFonts w:ascii="FontbitDavid" w:hAnsi="FontbitDavid" w:hint="cs"/>
          <w:sz w:val="24"/>
          <w:rtl/>
        </w:rPr>
        <w:t>- מ</w:t>
      </w:r>
      <w:r w:rsidRPr="003778A1">
        <w:rPr>
          <w:rFonts w:ascii="FontbitDavid" w:hAnsi="FontbitDavid"/>
          <w:sz w:val="24"/>
          <w:rtl/>
        </w:rPr>
        <w:t xml:space="preserve">דשן </w:t>
      </w:r>
      <w:r>
        <w:rPr>
          <w:rFonts w:ascii="FontbitDavid" w:hAnsi="FontbitDavid" w:hint="cs"/>
          <w:b/>
          <w:bCs/>
          <w:sz w:val="24"/>
          <w:rtl/>
        </w:rPr>
        <w:t>'</w:t>
      </w:r>
      <w:r w:rsidRPr="00320620">
        <w:rPr>
          <w:rFonts w:ascii="FontbitDavid" w:hAnsi="FontbitDavid"/>
          <w:b/>
          <w:bCs/>
          <w:sz w:val="24"/>
          <w:rtl/>
        </w:rPr>
        <w:t>ה</w:t>
      </w:r>
      <w:r w:rsidRPr="003778A1">
        <w:rPr>
          <w:rFonts w:ascii="FontbitDavid" w:hAnsi="FontbitDavid"/>
          <w:sz w:val="24"/>
          <w:rtl/>
        </w:rPr>
        <w:t>דשן</w:t>
      </w:r>
      <w:r>
        <w:rPr>
          <w:rFonts w:ascii="FontbitDavid" w:hAnsi="FontbitDavid" w:hint="cs"/>
          <w:sz w:val="24"/>
          <w:rtl/>
        </w:rPr>
        <w:t>'</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05" w:author="קלוד" w:date="2026-10-11T09:07:20Z"/>
        </w:rPr>
      </w:pPr>
      <w:ins w:id="20104" w:author="קלוד" w:date="2026-10-11T09:07:20Z">
        <w:r>
          <w:t xml:space="preserve">משנה ד</w:t>
        </w:r>
      </w:ins>
    </w:p>
    <w:p w:rsidR="00E403F0" w:rsidRPr="00C20F97" w:rsidRDefault="00E403F0" w:rsidP="00E403F0">
      <w:pPr>
        <w:pStyle w:val="afff9"/>
        <w:rPr>
          <w:del w:id="20039" w:author="קלוד" w:date="2026-10-11T09:07:20Z"/>
          <w:spacing w:val="8"/>
          <w:rtl/>
        </w:rPr>
      </w:pPr>
      <w:del w:id="20038"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1" w:author="קלוד" w:date="2026-10-11T12:09:42Z">
          <w:pPr>
            <w:pStyle w:val="afff9"/>
          </w:pPr>
        </w:pPrChange>
      </w:pPr>
      <w:r>
        <w:rPr>
          <w:rStyle w:val="TanaimMishna"/>
          <w:spacing w:val="8"/>
          <w:rtl/>
          <w:rPrChange w:id="92643" w:author="Claude" w:date="2026-10-11T09:07:52Z">
            <w:rPr>
              <w:spacing w:val="8"/>
              <w:rtl/>
            </w:rPr>
          </w:rPrChange>
        </w:rPr>
        <w:t xml:space="preserve">ר"ש</w:t>
      </w:r>
      <w:r>
        <w:rPr>
          <w:spacing w:val="8"/>
          <w:rtl/>
        </w:rPr>
        <w:t xml:space="preserve"> אומר</w:t>
      </w:r>
      <w:r>
        <w:rPr>
          <w:rStyle w:val="TanaimMishna"/>
          <w:spacing w:val="8"/>
          <w:rtl/>
          <w:rPrChange w:id="92644" w:author="Claude" w:date="2026-10-11T09:07:52Z">
            <w:rPr>
              <w:spacing w:val="8"/>
              <w:rtl/>
            </w:rPr>
          </w:rPrChange>
        </w:rPr>
        <w:t xml:space="preserve">:</w:t>
      </w:r>
      <w:r>
        <w:rPr>
          <w:spacing w:val="8"/>
          <w:rtl/>
        </w:rPr>
        <w:t xml:space="preserve"> תורין שלא הגיע זמנן - מועלין בהן </w:t>
      </w:r>
    </w:p>
    <w:p w:rsidR="00E403F0" w:rsidRPr="00C20F97" w:rsidRDefault="00E403F0" w:rsidP="00E403F0">
      <w:pPr>
        <w:pStyle w:val="afff9"/>
        <w:rPr>
          <w:spacing w:val="8"/>
          <w:rtl/>
        </w:rPr>
      </w:pPr>
      <w:r w:rsidRPr="00C20F97">
        <w:rPr>
          <w:spacing w:val="8"/>
          <w:rtl/>
        </w:rPr>
        <w:t>בני יונה שעבר זמנן - לא נהנין ולא מועלין בהן.</w:t>
      </w:r>
    </w:p>
    <w:p>
      <w:pPr>
        <w:pStyle w:val="afffff8"/>
        <w:rPr>
          <w:ins w:id="90059" w:author="קלוד" w:date="2026-10-11T12:19:32Z"/>
        </w:rPr>
      </w:pPr>
      <w:ins w:id="90060" w:author="קלוד" w:date="2026-10-11T12:19:32Z">
        <w:r>
          <w:rPr>
            <w:color w:val="7B3F00"/>
          </w:rPr>
          <w:t xml:space="preserve">תורין שלא הגיע זמנן - ר"ש ורבנן</w:t>
        </w:r>
      </w:ins>
    </w:p>
    <w:p>
      <w:pPr>
        <w:pStyle w:val="38"/>
        <w:rPr>
          <w:ins w:id="91372" w:author="מנוע מכני" w:date="2026-10-11T12:04:39Z"/>
        </w:rPr>
      </w:pPr>
      <w:ins w:id="90195" w:author="מנוע מכני" w:date="2026-10-11T12:04:39Z">
        <w:r>
          <w:t xml:space="preserve">ר"ש</w:t>
        </w:r>
      </w:ins>
      <w:del w:id="90196" w:author="מנוע מכני" w:date="2026-10-11T12:04:39Z">
        <w:r w:rsidRPr="00E87E21">
          <w:delText xml:space="preserve">ר''ש</w:delText>
        </w:r>
      </w:del>
      <w:ins w:id="91038" w:author="מנוע מכני" w:date="2026-10-11T12:04:39Z">
        <w:r>
          <w:t xml:space="preserve">:</w:t>
        </w:r>
      </w:ins>
    </w:p>
    <w:p w:rsidR="00E403F0" w:rsidRPr="00E87E21" w:rsidRDefault="00E403F0" w:rsidP="00E403F0">
      <w:pPr>
        <w:rPr>
          <w:spacing w:val="-4"/>
          <w:rtl/>
        </w:rPr>
      </w:pPr>
      <w:del w:id="91039" w:author="מנוע מכני" w:date="2026-10-11T12:04:39Z">
        <w:r w:rsidRPr="00E87E21">
          <w:rPr>
            <w:rFonts w:ascii="FontbitDavid" w:hAnsi="FontbitDavid" w:hint="cs"/>
            <w:spacing w:val="-4"/>
            <w:sz w:val="24"/>
            <w:rtl/>
          </w:rPr>
          <w:delText xml:space="preserve"> </w:delText>
        </w:r>
        <w:r>
          <w:rPr>
            <w:rFonts w:ascii="FontbitDavid" w:hAnsi="FontbitDavid" w:hint="cs"/>
            <w:spacing w:val="-4"/>
            <w:sz w:val="24"/>
            <w:rtl/>
          </w:rPr>
          <w:delText xml:space="preserve">:</w:delText>
        </w:r>
      </w:del>
      <w:ins w:id="90387" w:author="מנוע מכני" w:date="2026-10-11T12:04:39Z">
        <w:del w:id="91373" w:author="מנוע מכני" w:date="2026-10-11T12:04:39Z">
          <w:r>
            <w:rPr>
              <w:rFonts w:ascii="FontbitDavid" w:hAnsi="FontbitDavid" w:hint="cs"/>
              <w:spacing w:val="-4"/>
              <w:sz w:val="24"/>
              <w:rtl/>
            </w:rPr>
            <w:delText xml:space="preserve"> </w:delText>
          </w:r>
        </w:del>
        <w:r>
          <w:rPr>
            <w:rFonts w:ascii="FontbitDavid" w:hAnsi="FontbitDavid" w:hint="cs"/>
            <w:spacing w:val="-4"/>
            <w:sz w:val="24"/>
            <w:rtl/>
          </w:rPr>
          <w:t xml:space="preserve">ש</w:t>
        </w:r>
      </w:ins>
      <w:del w:id="90388" w:author="מנוע מכני" w:date="2026-10-11T12:04:39Z">
        <w:r w:rsidRPr="00E87E21">
          <w:rPr>
            <w:rFonts w:ascii="FontbitDavid" w:hAnsi="FontbitDavid" w:hint="cs"/>
            <w:spacing w:val="-4"/>
            <w:sz w:val="24"/>
            <w:rtl/>
          </w:rPr>
          <w:delText xml:space="preserve">:ש</w:delText>
        </w:r>
      </w:del>
      <w:r w:rsidRPr="00E87E21">
        <w:rPr>
          <w:rFonts w:ascii="FontbitDavid" w:hAnsi="FontbitDavid" w:hint="cs"/>
          <w:spacing w:val="-4"/>
          <w:sz w:val="24"/>
          <w:rtl/>
        </w:rPr>
        <w:t xml:space="preserve">היה</w:t>
      </w:r>
      <w:r w:rsidRPr="00E87E21">
        <w:rPr>
          <w:rFonts w:ascii="FontbitDavid" w:hAnsi="FontbitDavid"/>
          <w:spacing w:val="-4"/>
          <w:sz w:val="24"/>
          <w:rtl/>
        </w:rPr>
        <w:t xml:space="preserve"> אומר: כל הראוי לאחר זמן והקדישו בתוך זמנו - הרי הוא בלא תעשה, ואין בו כרת.</w:t>
      </w:r>
    </w:p>
    <w:p w:rsidR="00E403F0" w:rsidRPr="00AD695E" w:rsidRDefault="00E403F0" w:rsidP="00E403F0">
      <w:pPr>
        <w:rPr>
          <w:rtl/>
        </w:rPr>
      </w:pPr>
      <w:r>
        <w:rPr>
          <w:rFonts w:ascii="FontbitDavid" w:hAnsi="FontbitDavid" w:hint="cs"/>
          <w:sz w:val="24"/>
          <w:rtl/>
        </w:rPr>
        <w:t>ול</w:t>
      </w:r>
      <w:r w:rsidRPr="003778A1">
        <w:rPr>
          <w:rFonts w:ascii="FontbitDavid" w:hAnsi="FontbitDavid"/>
          <w:sz w:val="24"/>
          <w:rtl/>
        </w:rPr>
        <w:t>רבנן</w:t>
      </w:r>
      <w:r>
        <w:rPr>
          <w:rFonts w:ascii="FontbitDavid" w:hAnsi="FontbitDavid" w:hint="cs"/>
          <w:sz w:val="24"/>
          <w:rtl/>
        </w:rPr>
        <w:t xml:space="preserve"> שאני מ</w:t>
      </w:r>
      <w:r w:rsidRPr="003778A1">
        <w:rPr>
          <w:rFonts w:ascii="FontbitDavid" w:hAnsi="FontbitDavid"/>
          <w:sz w:val="24"/>
          <w:rtl/>
        </w:rPr>
        <w:t xml:space="preserve">מחוסר זמן </w:t>
      </w:r>
      <w:ins w:id="91102" w:author="מנוע מכני" w:date="2026-10-11T12:04:39Z">
        <w:r>
          <w:rPr>
            <w:rFonts w:ascii="FontbitDavid" w:hAnsi="FontbitDavid"/>
            <w:sz w:val="24"/>
            <w:rtl/>
          </w:rPr>
          <w:t xml:space="preserve">דהיה</w:t>
        </w:r>
      </w:ins>
      <w:del w:id="91103" w:author="מנוע מכני" w:date="2026-10-11T12:04:39Z">
        <w:r w:rsidRPr="003778A1">
          <w:rPr>
            <w:rFonts w:ascii="FontbitDavid" w:hAnsi="FontbitDavid"/>
            <w:sz w:val="24"/>
            <w:rtl/>
          </w:rPr>
          <w:delText xml:space="preserve">דהוה</w:delText>
        </w:r>
      </w:del>
      <w:r w:rsidRPr="003778A1">
        <w:rPr>
          <w:rFonts w:ascii="FontbitDavid" w:hAnsi="FontbitDavid"/>
          <w:sz w:val="24"/>
          <w:rtl/>
        </w:rPr>
        <w:t xml:space="preserve"> אבעל מום דבר פדיון הוא, אבל </w:t>
      </w:r>
      <w:ins w:id="90770" w:author="מנוע מכני" w:date="2026-10-11T12:04:39Z">
        <w:r>
          <w:rPr>
            <w:rFonts w:ascii="FontbitDavid" w:hAnsi="FontbitDavid"/>
            <w:sz w:val="24"/>
            <w:rtl/>
          </w:rPr>
          <w:t xml:space="preserve">אלו</w:t>
        </w:r>
      </w:ins>
      <w:del w:id="90771" w:author="מנוע מכני" w:date="2026-10-11T12:04:39Z">
        <w:r w:rsidRPr="003778A1">
          <w:rPr>
            <w:rFonts w:ascii="FontbitDavid" w:hAnsi="FontbitDavid"/>
            <w:sz w:val="24"/>
            <w:rtl/>
          </w:rPr>
          <w:delText xml:space="preserve">הני</w:delText>
        </w:r>
      </w:del>
      <w:r w:rsidRPr="003778A1">
        <w:rPr>
          <w:rFonts w:ascii="FontbitDavid" w:hAnsi="FontbitDavid"/>
          <w:sz w:val="24"/>
          <w:rtl/>
        </w:rPr>
        <w:t xml:space="preserve"> עופות, כיון דאין מום פוסל בעופות - אין לעופות פדיון</w:t>
      </w:r>
      <w:r>
        <w:rPr>
          <w:rFonts w:ascii="FontbitDavid" w:hAnsi="FontbitDavid"/>
          <w:sz w:val="24"/>
          <w:rtl/>
        </w:rPr>
        <w:t>.</w:t>
      </w:r>
    </w:p>
    <w:p>
      <w:pPr>
        <w:pStyle w:val="afffff8"/>
        <w:rPr>
          <w:ins w:id="90057" w:author="קלוד" w:date="2026-10-11T12:19:32Z"/>
        </w:rPr>
      </w:pPr>
      <w:ins w:id="90058" w:author="קלוד" w:date="2026-10-11T12:19:32Z">
        <w:r>
          <w:rPr>
            <w:color w:val="7B3F00"/>
          </w:rPr>
          <w:t xml:space="preserve">קדשים שמתו - קדושה שבהן להיכן הלכה</w:t>
        </w:r>
      </w:ins>
    </w:p>
    <w:p>
      <w:pPr>
        <w:pStyle w:val="38"/>
        <w:rPr>
          <w:ins w:id="91375" w:author="מנוע מכני" w:date="2026-10-11T12:04:39Z"/>
        </w:rPr>
      </w:pPr>
      <w:del w:id="91374" w:author="מנוע מכני" w:date="2026-10-11T12:04:39Z">
        <w:r w:rsidRPr="006F178A">
          <w:delText xml:space="preserve">•</w:delText>
        </w:r>
      </w:del>
      <w:r w:rsidRPr="006F178A">
        <w:t xml:space="preserve"> </w:t>
      </w:r>
      <w:r w:rsidRPr="003778A1">
        <w:t xml:space="preserve">עולא א"ר יוחנן:</w:t>
      </w:r>
    </w:p>
    <w:p w:rsidR="00E403F0" w:rsidRPr="00AD695E" w:rsidRDefault="00E403F0" w:rsidP="00E403F0">
      <w:pPr>
        <w:rPr>
          <w:rtl/>
        </w:rPr>
      </w:pPr>
      <w:del w:id="9137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קדשים שמתו - יצאו </w:t>
      </w:r>
      <w:ins w:id="90772" w:author="מנוע מכני" w:date="2026-10-11T12:04:39Z">
        <w:r>
          <w:rPr>
            <w:rFonts w:ascii="FontbitDavid" w:hAnsi="FontbitDavid"/>
            <w:sz w:val="24"/>
            <w:rtl/>
          </w:rPr>
          <w:t xml:space="preserve">כלום</w:t>
        </w:r>
      </w:ins>
      <w:del w:id="90773"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 דבר תורה</w:t>
      </w:r>
      <w:r>
        <w:rPr>
          <w:rFonts w:ascii="FontbitDavid" w:hAnsi="FontbitDavid"/>
          <w:sz w:val="24"/>
          <w:rtl/>
        </w:rPr>
        <w:t>.</w:t>
      </w:r>
    </w:p>
    <w:p w:rsidR="00E403F0" w:rsidRPr="00E87E21" w:rsidRDefault="00E403F0" w:rsidP="00E403F0">
      <w:pPr>
        <w:rPr>
          <w:spacing w:val="-4"/>
          <w:rtl/>
        </w:rPr>
      </w:pPr>
      <w:ins w:id="91104" w:author="מנוע מכני" w:date="2026-10-11T12:04:39Z">
        <w:r>
          <w:rPr>
            <w:rFonts w:ascii="FontbitDavid" w:hAnsi="FontbitDavid"/>
            <w:spacing w:val="-4"/>
            <w:sz w:val="24"/>
            <w:rtl/>
          </w:rPr>
          <w:t xml:space="preserve">ישב</w:t>
        </w:r>
      </w:ins>
      <w:del w:id="91105" w:author="מנוע מכני" w:date="2026-10-11T12:04:39Z">
        <w:r w:rsidRPr="00E87E21">
          <w:rPr>
            <w:rFonts w:ascii="FontbitDavid" w:hAnsi="FontbitDavid"/>
            <w:spacing w:val="-4"/>
            <w:sz w:val="24"/>
            <w:rtl/>
          </w:rPr>
          <w:delText xml:space="preserve">יתיב</w:delText>
        </w:r>
      </w:del>
      <w:r w:rsidRPr="00E87E21">
        <w:rPr>
          <w:rFonts w:ascii="FontbitDavid" w:hAnsi="FontbitDavid"/>
          <w:spacing w:val="-4"/>
          <w:sz w:val="24"/>
          <w:rtl/>
        </w:rPr>
        <w:t xml:space="preserve"> </w:t>
      </w:r>
      <w:r w:rsidRPr="00E87E21">
        <w:rPr>
          <w:rFonts w:ascii="FontbitDavid" w:hAnsi="FontbitDavid"/>
          <w:spacing w:val="-4"/>
          <w:sz w:val="24"/>
          <w:rtl/>
        </w:rPr>
        <w:t xml:space="preserve">אמר</w:t>
      </w:r>
      <w:r w:rsidRPr="00E87E21">
        <w:rPr>
          <w:rFonts w:ascii="FontbitDavid" w:hAnsi="FontbitDavid"/>
          <w:spacing w:val="-4"/>
          <w:sz w:val="24"/>
          <w:rtl/>
        </w:rPr>
        <w:t xml:space="preserve"> להא </w:t>
      </w:r>
      <w:ins w:id="91010" w:author="מנוע מכני" w:date="2026-10-11T12:04:39Z">
        <w:r>
          <w:rPr>
            <w:rFonts w:ascii="FontbitDavid" w:hAnsi="FontbitDavid"/>
            <w:spacing w:val="-4"/>
            <w:sz w:val="24"/>
            <w:rtl/>
          </w:rPr>
          <w:t xml:space="preserve">שמועה</w:t>
        </w:r>
      </w:ins>
      <w:del w:id="91011" w:author="מנוע מכני" w:date="2026-10-11T12:04:39Z">
        <w:r w:rsidRPr="00E87E21">
          <w:rPr>
            <w:rFonts w:ascii="FontbitDavid" w:hAnsi="FontbitDavid"/>
            <w:spacing w:val="-4"/>
            <w:sz w:val="24"/>
            <w:rtl/>
          </w:rPr>
          <w:delText xml:space="preserve">שמעתא</w:delText>
        </w:r>
      </w:del>
      <w:r w:rsidRPr="00E87E21">
        <w:rPr>
          <w:rFonts w:ascii="FontbitDavid" w:hAnsi="FontbitDavid"/>
          <w:spacing w:val="-4"/>
          <w:sz w:val="24"/>
          <w:rtl/>
        </w:rPr>
        <w:t xml:space="preserve">, </w:t>
      </w:r>
      <w:r w:rsidRPr="00E87E21">
        <w:rPr>
          <w:rFonts w:ascii="FontbitDavid" w:hAnsi="FontbitDavid"/>
          <w:spacing w:val="-4"/>
          <w:sz w:val="24"/>
          <w:rtl/>
        </w:rPr>
        <w:t xml:space="preserve">א"ל</w:t>
      </w:r>
      <w:r w:rsidRPr="00E87E21">
        <w:rPr>
          <w:rFonts w:ascii="FontbitDavid" w:hAnsi="FontbitDavid"/>
          <w:spacing w:val="-4"/>
          <w:sz w:val="24"/>
          <w:rtl/>
        </w:rPr>
        <w:t xml:space="preserve"> </w:t>
      </w:r>
      <w:r w:rsidRPr="00E87E21">
        <w:rPr>
          <w:rStyle w:val="2fb"/>
          <w:rFonts w:ascii="FontbitDavid" w:hAnsi="FontbitDavid"/>
          <w:spacing w:val="-4"/>
          <w:sz w:val="24"/>
          <w:rtl/>
        </w:rPr>
        <w:t xml:space="preserve">רב חסדא</w:t>
      </w:r>
      <w:r w:rsidRPr="00E87E21">
        <w:rPr>
          <w:rFonts w:ascii="FontbitDavid" w:hAnsi="FontbitDavid"/>
          <w:spacing w:val="-4"/>
          <w:sz w:val="24"/>
          <w:rtl/>
        </w:rPr>
        <w:t xml:space="preserve">: מאן שמע לך </w:t>
      </w:r>
      <w:r w:rsidRPr="00E87E21">
        <w:rPr>
          <w:rStyle w:val="2fb"/>
          <w:rFonts w:ascii="FontbitDavid" w:hAnsi="FontbitDavid"/>
          <w:spacing w:val="-4"/>
          <w:sz w:val="24"/>
          <w:rtl/>
        </w:rPr>
        <w:t xml:space="preserve">ולר' יוחנן</w:t>
      </w:r>
      <w:r w:rsidRPr="00E87E21">
        <w:rPr>
          <w:rFonts w:ascii="FontbitDavid" w:hAnsi="FontbitDavid"/>
          <w:spacing w:val="-4"/>
          <w:sz w:val="24"/>
          <w:rtl/>
        </w:rPr>
        <w:t xml:space="preserve"> רבך</w:t>
      </w:r>
      <w:r w:rsidRPr="00E87E21">
        <w:rPr>
          <w:rFonts w:ascii="FontbitDavid" w:hAnsi="FontbitDavid" w:hint="cs"/>
          <w:spacing w:val="-4"/>
          <w:sz w:val="24"/>
          <w:rtl/>
        </w:rPr>
        <w:t xml:space="preserve"> ד</w:t>
      </w:r>
      <w:r w:rsidRPr="00E87E21">
        <w:rPr>
          <w:rFonts w:ascii="FontbitDavid" w:hAnsi="FontbitDavid"/>
          <w:spacing w:val="-4"/>
          <w:sz w:val="24"/>
          <w:rtl/>
        </w:rPr>
        <w:t>קדושה שבהן להיכן הלכה!</w:t>
      </w:r>
    </w:p>
    <w:p>
      <w:pPr>
        <w:pStyle w:val="38"/>
        <w:rPr>
          <w:ins w:id="91377" w:author="מנוע מכני" w:date="2026-10-11T12:04:39Z"/>
        </w:rPr>
      </w:pPr>
      <w:r>
        <w:t xml:space="preserve">א"ל</w:t>
      </w:r>
      <w:r>
        <w:t xml:space="preserve">:</w:t>
      </w:r>
    </w:p>
    <w:p w:rsidR="00E403F0" w:rsidRPr="00AD695E" w:rsidRDefault="00E403F0" w:rsidP="00E403F0">
      <w:pPr>
        <w:rPr>
          <w:rtl/>
        </w:rPr>
      </w:pPr>
      <w:del w:id="91378" w:author="מנוע מכני" w:date="2026-10-11T12:04:39Z">
        <w:r>
          <w:rPr>
            <w:rFonts w:ascii="FontbitDavid" w:hAnsi="FontbitDavid"/>
            <w:sz w:val="24"/>
            <w:rtl/>
          </w:rPr>
          <w:delText xml:space="preserve"> </w:delText>
        </w:r>
      </w:del>
      <w:r>
        <w:rPr>
          <w:rFonts w:ascii="FontbitDavid" w:hAnsi="FontbitDavid"/>
          <w:sz w:val="24"/>
          <w:rtl/>
        </w:rPr>
        <w:t xml:space="preserve">תיקשי מתני</w:t>
      </w:r>
      <w:r>
        <w:rPr>
          <w:rFonts w:ascii="FontbitDavid" w:hAnsi="FontbitDavid" w:hint="cs"/>
          <w:sz w:val="24"/>
          <w:rtl/>
        </w:rPr>
        <w:t>'</w:t>
      </w:r>
      <w:r w:rsidRPr="003778A1">
        <w:rPr>
          <w:rFonts w:ascii="FontbitDavid" w:hAnsi="FontbitDavid"/>
          <w:sz w:val="24"/>
          <w:rtl/>
        </w:rPr>
        <w:t xml:space="preserve"> תורין שלא הגיע זמנן ובני יונה שעבר זמנן - </w:t>
      </w:r>
      <w:r w:rsidRPr="003778A1">
        <w:rPr>
          <w:rFonts w:ascii="FontbitDavid" w:hAnsi="FontbitDavid"/>
          <w:sz w:val="24"/>
          <w:rtl/>
        </w:rPr>
        <w:t xml:space="preserve">לא</w:t>
      </w:r>
      <w:r w:rsidRPr="003778A1">
        <w:rPr>
          <w:rFonts w:ascii="FontbitDavid" w:hAnsi="FontbitDavid"/>
          <w:sz w:val="24"/>
          <w:rtl/>
        </w:rPr>
        <w:t xml:space="preserve"> נהנין ולא מועלין, </w:t>
      </w:r>
    </w:p>
    <w:p w:rsidR="00E403F0" w:rsidRPr="00AD695E" w:rsidRDefault="00E403F0" w:rsidP="00E403F0">
      <w:pPr>
        <w:rPr>
          <w:rtl/>
        </w:rPr>
      </w:pPr>
      <w:ins w:id="90197" w:author="מנוע מכני" w:date="2026-10-11T12:04:39Z">
        <w:r>
          <w:rPr>
            <w:rFonts w:ascii="FontbitDavid" w:hAnsi="FontbitDavid"/>
            <w:sz w:val="24"/>
            <w:rtl/>
          </w:rPr>
          <w:t xml:space="preserve">ה"נ</w:t>
        </w:r>
      </w:ins>
      <w:del w:id="90198" w:author="מנוע מכני" w:date="2026-10-11T12:04:39Z">
        <w:r w:rsidRPr="003778A1">
          <w:rPr>
            <w:rFonts w:ascii="FontbitDavid" w:hAnsi="FontbitDavid"/>
            <w:sz w:val="24"/>
            <w:rtl/>
          </w:rPr>
          <w:delText xml:space="preserve">ה</w:delText>
        </w:r>
        <w:r>
          <w:rPr>
            <w:rFonts w:ascii="FontbitDavid" w:hAnsi="FontbitDavid" w:hint="cs"/>
            <w:sz w:val="24"/>
            <w:rtl/>
          </w:rPr>
          <w:delText xml:space="preserve">''נ</w:delText>
        </w:r>
      </w:del>
      <w:r>
        <w:rPr>
          <w:rFonts w:ascii="FontbitDavid" w:hAnsi="FontbitDavid" w:hint="cs"/>
          <w:sz w:val="24"/>
          <w:rtl/>
        </w:rPr>
        <w:t xml:space="preserve"> נימא</w:t>
      </w:r>
      <w:r w:rsidRPr="003778A1">
        <w:rPr>
          <w:rFonts w:ascii="FontbitDavid" w:hAnsi="FontbitDavid"/>
          <w:sz w:val="24"/>
          <w:rtl/>
        </w:rPr>
        <w:t xml:space="preserve">: קדושה שבהן להיכן הלכה? </w:t>
      </w:r>
    </w:p>
    <w:p>
      <w:pPr>
        <w:pStyle w:val="38"/>
        <w:rPr>
          <w:ins w:id="91379" w:author="מנוע מכני" w:date="2026-10-11T12:04:39Z"/>
        </w:rPr>
      </w:pPr>
      <w:r w:rsidRPr="003778A1">
        <w:t xml:space="preserve">א"ל</w:t>
      </w:r>
      <w:r w:rsidRPr="003778A1">
        <w:t xml:space="preserve">:</w:t>
      </w:r>
    </w:p>
    <w:p w:rsidR="00E403F0" w:rsidRPr="00AD695E" w:rsidRDefault="00E403F0" w:rsidP="00E403F0">
      <w:pPr>
        <w:rPr>
          <w:rtl/>
        </w:rPr>
      </w:pPr>
      <w:del w:id="9138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מודינא לך </w:t>
      </w:r>
      <w:ins w:id="90548" w:author="מנוע מכני" w:date="2026-10-11T12:04:39Z">
        <w:r>
          <w:rPr>
            <w:rFonts w:ascii="FontbitDavid" w:hAnsi="FontbitDavid"/>
            <w:sz w:val="24"/>
            <w:rtl/>
          </w:rPr>
          <w:t xml:space="preserve">דיש</w:t>
        </w:r>
      </w:ins>
      <w:del w:id="90549" w:author="מנוע מכני" w:date="2026-10-11T12:04:39Z">
        <w:r w:rsidRPr="003778A1">
          <w:rPr>
            <w:rFonts w:ascii="FontbitDavid" w:hAnsi="FontbitDavid"/>
            <w:sz w:val="24"/>
            <w:rtl/>
          </w:rPr>
          <w:delText xml:space="preserve">דאיכא</w:delText>
        </w:r>
      </w:del>
      <w:r w:rsidRPr="003778A1">
        <w:rPr>
          <w:rFonts w:ascii="FontbitDavid" w:hAnsi="FontbitDavid"/>
          <w:sz w:val="24"/>
          <w:rtl/>
        </w:rPr>
        <w:t xml:space="preserve"> מעילה מדרבנן</w:t>
      </w:r>
      <w:ins w:id="90930" w:author="מנוע מכני" w:date="2026-10-11T12:04:39Z">
        <w:r>
          <w:rPr>
            <w:rFonts w:ascii="FontbitDavid" w:hAnsi="FontbitDavid"/>
            <w:sz w:val="24"/>
            <w:rtl/>
          </w:rPr>
          <w:t xml:space="preserve">,</w:t>
        </w:r>
      </w:ins>
      <w:del w:id="90931" w:author="מנוע מכני" w:date="2026-10-11T12:04:39Z">
        <w:r>
          <w:rPr>
            <w:rFonts w:ascii="FontbitDavid" w:hAnsi="FontbitDavid"/>
            <w:sz w:val="24"/>
            <w:rtl/>
          </w:rPr>
          <w:delText xml:space="preserve">;</w:delText>
        </w:r>
      </w:del>
      <w:r>
        <w:rPr>
          <w:rFonts w:ascii="FontbitDavid" w:hAnsi="FontbitDavid" w:hint="cs"/>
          <w:sz w:val="24"/>
          <w:rtl/>
        </w:rPr>
        <w:t xml:space="preserve"> </w:t>
      </w:r>
      <w:ins w:id="91012" w:author="מנוע מכני" w:date="2026-10-11T12:04:39Z">
        <w:r>
          <w:rPr>
            <w:rFonts w:ascii="FontbitDavid" w:hAnsi="FontbitDavid"/>
            <w:sz w:val="24"/>
            <w:rtl/>
          </w:rPr>
          <w:t xml:space="preserve">וקשה</w:t>
        </w:r>
      </w:ins>
      <w:del w:id="91013" w:author="מנוע מכני" w:date="2026-10-11T12:04:39Z">
        <w:r w:rsidRPr="003778A1">
          <w:rPr>
            <w:rFonts w:ascii="FontbitDavid" w:hAnsi="FontbitDavid"/>
            <w:sz w:val="24"/>
            <w:rtl/>
          </w:rPr>
          <w:delText xml:space="preserve">וקשיא</w:delText>
        </w:r>
      </w:del>
      <w:r w:rsidRPr="003778A1">
        <w:rPr>
          <w:rFonts w:ascii="FontbitDavid" w:hAnsi="FontbitDavid"/>
          <w:sz w:val="24"/>
          <w:rtl/>
        </w:rPr>
        <w:t xml:space="preserve"> לי: מ</w:t>
      </w:r>
      <w:r>
        <w:rPr>
          <w:rFonts w:ascii="FontbitDavid" w:hAnsi="FontbitDavid" w:hint="cs"/>
          <w:sz w:val="24"/>
          <w:rtl/>
        </w:rPr>
        <w:t xml:space="preserve">י יש דבר שמתחילה אין בו מעילה ולבסוף ישבו </w:t>
      </w:r>
    </w:p>
    <w:p w:rsidR="00E403F0" w:rsidRPr="00AD695E" w:rsidRDefault="00E403F0" w:rsidP="00E403F0">
      <w:r>
        <w:rPr>
          <w:rFonts w:ascii="FontbitDavid" w:hAnsi="FontbitDavid" w:hint="cs"/>
          <w:sz w:val="24"/>
          <w:rtl/>
        </w:rPr>
        <w:t xml:space="preserve">ודם </w:t>
      </w:r>
      <w:ins w:id="90199" w:author="מנוע מכני" w:date="2026-10-11T12:04:39Z">
        <w:ins w:id="91090" w:author="מנוע מכני" w:date="2026-10-11T12:04:39Z">
          <w:r>
            <w:rPr>
              <w:rFonts w:ascii="FontbitDavid" w:hAnsi="FontbitDavid" w:hint="cs"/>
              <w:sz w:val="24"/>
              <w:rtl/>
            </w:rPr>
            <w:t xml:space="preserve">סבר</w:t>
          </w:r>
        </w:ins>
        <w:del w:id="91091" w:author="מנוע מכני" w:date="2026-10-11T12:04:39Z">
          <w:r>
            <w:rPr>
              <w:rFonts w:ascii="FontbitDavid" w:hAnsi="FontbitDavid" w:hint="cs"/>
              <w:sz w:val="24"/>
              <w:rtl/>
            </w:rPr>
            <w:delText xml:space="preserve">ס"ל</w:delText>
          </w:r>
        </w:del>
      </w:ins>
      <w:del w:id="90200" w:author="מנוע מכני" w:date="2026-10-11T12:04:39Z">
        <w:r>
          <w:rPr>
            <w:rFonts w:ascii="FontbitDavid" w:hAnsi="FontbitDavid" w:hint="cs"/>
            <w:sz w:val="24"/>
            <w:rtl/>
          </w:rPr>
          <w:delText xml:space="preserve">ס''ל</w:delText>
        </w:r>
      </w:del>
      <w:r>
        <w:rPr>
          <w:rFonts w:ascii="FontbitDavid" w:hAnsi="FontbitDavid" w:hint="cs"/>
          <w:sz w:val="24"/>
          <w:rtl/>
        </w:rPr>
        <w:t xml:space="preserve"> </w:t>
      </w:r>
      <w:r>
        <w:rPr>
          <w:rStyle w:val="2fb"/>
          <w:rFonts w:ascii="FontbitDavid" w:hAnsi="FontbitDavid" w:hint="cs"/>
          <w:sz w:val="24"/>
          <w:rtl/>
        </w:rPr>
        <w:t xml:space="preserve">כרב</w:t>
      </w:r>
      <w:r>
        <w:rPr>
          <w:rFonts w:ascii="FontbitDavid" w:hAnsi="FontbitDavid" w:hint="cs"/>
          <w:sz w:val="24"/>
          <w:rtl/>
        </w:rPr>
        <w:t xml:space="preserve"> דמקיז דם לבהמת קדשים אסור בהנאה ומועלין בו </w:t>
      </w:r>
    </w:p>
    <w:p w:rsidR="00E403F0" w:rsidRPr="00AD695E" w:rsidRDefault="00E403F0" w:rsidP="00E403F0">
      <w:pPr>
        <w:pStyle w:val="afff3"/>
        <w:framePr w:wrap="around"/>
        <w:rPr>
          <w:rtl/>
        </w:rPr>
      </w:pPr>
      <w:r>
        <w:rPr>
          <w:rFonts w:hint="cs"/>
          <w:rtl/>
        </w:rPr>
        <w:t>יב:</w:t>
      </w:r>
    </w:p>
    <w:p w:rsidR="00E403F0" w:rsidRPr="00AD695E" w:rsidRDefault="00E403F0" w:rsidP="00E403F0">
      <w:pPr>
        <w:rPr>
          <w:rtl/>
        </w:rPr>
      </w:pPr>
      <w:r>
        <w:rPr>
          <w:rFonts w:ascii="BA חניכי הישיבות" w:hAnsi="BA חניכי הישיבות" w:cs="BA חניכי הישיבות"/>
          <w:sz w:val="24"/>
          <w:rtl/>
        </w:rPr>
        <w:t>׻</w:t>
      </w:r>
    </w:p>
    <w:p>
      <w:pPr>
        <w:pStyle w:val="afffff8"/>
        <w:rPr>
          <w:ins w:id="90055" w:author="קלוד" w:date="2026-10-11T12:19:32Z"/>
        </w:rPr>
      </w:pPr>
      <w:ins w:id="90056" w:author="קלוד" w:date="2026-10-11T12:19:32Z">
        <w:r>
          <w:rPr>
            <w:color w:val="7B3F00"/>
          </w:rPr>
          <w:t xml:space="preserve">המקיז דם לבהמת קדשים - אסור בהנאה</w:t>
        </w:r>
      </w:ins>
    </w:p>
    <w:p>
      <w:pPr>
        <w:pStyle w:val="38"/>
        <w:rPr>
          <w:ins w:id="91382" w:author="מנוע מכני" w:date="2026-10-11T12:04:39Z"/>
        </w:rPr>
      </w:pPr>
      <w:del w:id="91381" w:author="מנוע מכני" w:date="2026-10-11T12:04:39Z">
        <w:r w:rsidRPr="006F178A">
          <w:delText xml:space="preserve">•</w:delText>
        </w:r>
      </w:del>
      <w:r w:rsidRPr="006F178A">
        <w:t xml:space="preserve"> </w:t>
      </w:r>
      <w:r w:rsidRPr="00591043">
        <w:t>גופא, א</w:t>
      </w:r>
      <w:ins w:id="90201" w:author="מנוע מכני" w:date="2026-10-11T12:04:39Z">
        <w:r>
          <w:t xml:space="preserve">ר"ה</w:t>
        </w:r>
      </w:ins>
      <w:del w:id="90202" w:author="מנוע מכני" w:date="2026-10-11T12:04:39Z">
        <w:r w:rsidRPr="00591043">
          <w:delText xml:space="preserve">ר''ה</w:delText>
        </w:r>
      </w:del>
      <w:r w:rsidRPr="00591043">
        <w:t xml:space="preserve"> מרב:</w:t>
      </w:r>
    </w:p>
    <w:p w:rsidR="00E403F0" w:rsidRPr="00AD695E" w:rsidRDefault="00E403F0" w:rsidP="00E403F0">
      <w:pPr>
        <w:rPr>
          <w:rtl/>
        </w:rPr>
      </w:pPr>
      <w:del w:id="91383" w:author="מנוע מכני" w:date="2026-10-11T12:04:39Z">
        <w:r w:rsidRPr="00591043">
          <w:rPr>
            <w:rFonts w:ascii="FontbitDavid" w:hAnsi="FontbitDavid"/>
            <w:b/>
            <w:bCs/>
            <w:sz w:val="24"/>
            <w:rtl/>
          </w:rPr>
          <w:delText xml:space="preserve"> </w:delText>
        </w:r>
      </w:del>
      <w:r w:rsidRPr="00591043">
        <w:rPr>
          <w:rFonts w:ascii="FontbitDavid" w:hAnsi="FontbitDavid"/>
          <w:b/>
          <w:bCs/>
          <w:sz w:val="24"/>
          <w:rtl/>
        </w:rPr>
        <w:t xml:space="preserve">המקיז דם לבהמת קדשים - אסור בהנאה, ומועלין בו.</w:t>
      </w:r>
    </w:p>
    <w:p>
      <w:pPr>
        <w:pStyle w:val="38"/>
        <w:rPr>
          <w:ins w:id="91384" w:author="מנוע מכני" w:date="2026-10-11T12:04:39Z"/>
        </w:rPr>
      </w:pPr>
      <w:r w:rsidRPr="003778A1">
        <w:t xml:space="preserve">מתיב רב המנונא:</w:t>
      </w:r>
    </w:p>
    <w:p w:rsidR="00E403F0" w:rsidRPr="00AD695E" w:rsidRDefault="00E403F0" w:rsidP="00E403F0">
      <w:pPr>
        <w:rPr>
          <w:rtl/>
        </w:rPr>
      </w:pPr>
      <w:del w:id="9138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חלב המוקדשין וביצי תורין </w:t>
      </w:r>
      <w:r w:rsidRPr="003778A1">
        <w:rPr>
          <w:rFonts w:ascii="FontbitDavid" w:hAnsi="FontbitDavid"/>
          <w:sz w:val="24"/>
          <w:rtl/>
        </w:rPr>
        <w:t xml:space="preserve">לא</w:t>
      </w:r>
      <w:r w:rsidRPr="003778A1">
        <w:rPr>
          <w:rFonts w:ascii="FontbitDavid" w:hAnsi="FontbitDavid"/>
          <w:sz w:val="24"/>
          <w:rtl/>
        </w:rPr>
        <w:t xml:space="preserve"> נהנין ולא מועלין</w:t>
      </w:r>
      <w:r>
        <w:rPr>
          <w:rFonts w:ascii="FontbitDavid" w:hAnsi="FontbitDavid"/>
          <w:sz w:val="24"/>
          <w:rtl/>
        </w:rPr>
        <w:t>!</w:t>
      </w:r>
    </w:p>
    <w:p>
      <w:pPr>
        <w:pStyle w:val="38"/>
        <w:rPr>
          <w:ins w:id="91386" w:author="מנוע מכני" w:date="2026-10-11T12:04:39Z"/>
        </w:rPr>
      </w:pPr>
      <w:r>
        <w:t xml:space="preserve">- </w:t>
      </w:r>
      <w:ins w:id="90203" w:author="מנוע מכני" w:date="2026-10-11T12:04:39Z">
        <w:r>
          <w:t xml:space="preserve">א"ל</w:t>
        </w:r>
      </w:ins>
      <w:del w:id="90204" w:author="מנוע מכני" w:date="2026-10-11T12:04:39Z">
        <w:r w:rsidRPr="00357A5C">
          <w:delText xml:space="preserve">א</w:delText>
        </w:r>
        <w:r w:rsidRPr="00357A5C">
          <w:delText xml:space="preserve">''ל</w:delText>
        </w:r>
      </w:del>
      <w:r w:rsidRPr="00357A5C">
        <w:t xml:space="preserve">:</w:t>
      </w:r>
    </w:p>
    <w:p w:rsidR="00E403F0" w:rsidRPr="00AD695E" w:rsidRDefault="00E403F0" w:rsidP="00E403F0">
      <w:pPr>
        <w:pStyle w:val="affffb"/>
        <w:rPr>
          <w:rtl/>
        </w:rPr>
      </w:pPr>
      <w:del w:id="91387" w:author="מנוע מכני" w:date="2026-10-11T12:04:39Z">
        <w:r w:rsidRPr="00357A5C">
          <w:rPr>
            <w:rtl/>
          </w:rPr>
          <w:delText xml:space="preserve"> </w:delText>
        </w:r>
      </w:del>
      <w:r>
        <w:rPr>
          <w:rFonts w:hint="cs"/>
          <w:rtl/>
        </w:rPr>
        <w:t xml:space="preserve">דווקא</w:t>
      </w:r>
      <w:ins w:id="90932" w:author="מנוע מכני" w:date="2026-10-11T12:04:39Z">
        <w:r>
          <w:rPr>
            <w:rFonts w:hint="cs"/>
            <w:rtl/>
          </w:rPr>
          <w:t xml:space="preserve"> </w:t>
        </w:r>
      </w:ins>
      <w:del w:id="90933" w:author="מנוע מכני" w:date="2026-10-11T12:04:39Z">
        <w:r>
          <w:rPr>
            <w:rFonts w:hint="cs"/>
            <w:rtl/>
          </w:rPr>
          <w:delText xml:space="preserve"> </w:delText>
        </w:r>
        <w:r w:rsidRPr="00357A5C">
          <w:rPr>
            <w:rtl/>
          </w:rPr>
          <w:delText xml:space="preserve"> </w:delText>
        </w:r>
      </w:del>
      <w:r w:rsidRPr="00357A5C">
        <w:rPr>
          <w:rtl/>
        </w:rPr>
        <w:t xml:space="preserve">- לגבי דם, דלא מתקיימת בלא דם, אבל חלב, דמקיימא בלא חלב - </w:t>
      </w:r>
      <w:r w:rsidRPr="00357A5C">
        <w:rPr>
          <w:rtl/>
        </w:rPr>
        <w:t xml:space="preserve">לא</w:t>
      </w:r>
      <w:r w:rsidRPr="00357A5C">
        <w:rPr>
          <w:rtl/>
        </w:rPr>
        <w:t xml:space="preserve">.</w:t>
      </w:r>
    </w:p>
    <w:p>
      <w:pPr>
        <w:pStyle w:val="38"/>
        <w:rPr>
          <w:ins w:id="91389" w:author="מנוע מכני" w:date="2026-10-11T12:04:39Z"/>
        </w:rPr>
      </w:pPr>
      <w:del w:id="91388" w:author="מנוע מכני" w:date="2026-10-11T12:04:39Z">
        <w:r w:rsidRPr="006F178A">
          <w:delText xml:space="preserve">•</w:delText>
        </w:r>
      </w:del>
      <w:ins w:id="90934" w:author="מנוע מכני" w:date="2026-10-11T12:04:39Z">
        <w:r>
          <w:t xml:space="preserve"> </w:t>
        </w:r>
      </w:ins>
      <w:del w:id="90935" w:author="מנוע מכני" w:date="2026-10-11T12:04:39Z">
        <w:r w:rsidRPr="006F178A">
          <w:delText xml:space="preserve"> </w:delText>
        </w:r>
        <w:r>
          <w:delText xml:space="preserve"> </w:delText>
        </w:r>
      </w:del>
      <w:r>
        <w:t xml:space="preserve">והך</w:t>
      </w:r>
    </w:p>
    <w:p w:rsidR="00E403F0" w:rsidRPr="00AD695E" w:rsidRDefault="00E403F0" w:rsidP="00E403F0">
      <w:pPr>
        <w:rPr>
          <w:rtl/>
        </w:rPr>
      </w:pPr>
      <w:del w:id="91390"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Pr>
          <w:rFonts w:ascii="FontbitDavid" w:hAnsi="FontbitDavid"/>
          <w:sz w:val="24"/>
          <w:rtl/>
        </w:rPr>
        <w:t xml:space="preserve">הזבל והפרש שבחצר </w:t>
      </w:r>
      <w:r w:rsidRPr="003778A1">
        <w:rPr>
          <w:rFonts w:ascii="FontbitDavid" w:hAnsi="FontbitDavid"/>
          <w:sz w:val="24"/>
          <w:rtl/>
        </w:rPr>
        <w:t xml:space="preserve">אין נהנין ואין מועלין, ויפלו </w:t>
      </w:r>
      <w:ins w:id="91132" w:author="מנוע מכני" w:date="2026-10-11T12:04:39Z">
        <w:r>
          <w:rPr>
            <w:rFonts w:ascii="FontbitDavid" w:hAnsi="FontbitDavid"/>
            <w:sz w:val="24"/>
            <w:rtl/>
          </w:rPr>
          <w:t xml:space="preserve">ושנה</w:t>
        </w:r>
      </w:ins>
      <w:del w:id="91133" w:author="מנוע מכני" w:date="2026-10-11T12:04:39Z">
        <w:r w:rsidRPr="003778A1">
          <w:rPr>
            <w:rFonts w:ascii="FontbitDavid" w:hAnsi="FontbitDavid"/>
            <w:sz w:val="24"/>
            <w:rtl/>
          </w:rPr>
          <w:delText xml:space="preserve">דמיה</w:delText>
        </w:r>
      </w:del>
      <w:r w:rsidRPr="003778A1">
        <w:rPr>
          <w:rFonts w:ascii="FontbitDavid" w:hAnsi="FontbitDavid"/>
          <w:sz w:val="24"/>
          <w:rtl/>
        </w:rPr>
        <w:t xml:space="preserve"> ללשכה</w:t>
      </w:r>
      <w:r>
        <w:rPr>
          <w:rFonts w:ascii="FontbitDavid" w:hAnsi="FontbitDavid"/>
          <w:sz w:val="24"/>
          <w:rtl/>
        </w:rPr>
        <w:t>.</w:t>
      </w:r>
    </w:p>
    <w:p w:rsidR="00E403F0" w:rsidRPr="002B4E05" w:rsidRDefault="00E403F0" w:rsidP="00E403F0">
      <w:pPr>
        <w:rPr>
          <w:spacing w:val="-2"/>
          <w:rtl/>
        </w:rPr>
      </w:pPr>
      <w:r w:rsidRPr="002B4E05">
        <w:rPr>
          <w:rFonts w:ascii="FontbitDavid" w:hAnsi="FontbitDavid" w:hint="cs"/>
          <w:spacing w:val="-2"/>
          <w:sz w:val="24"/>
          <w:rtl/>
        </w:rPr>
        <w:t>ואפי' ד</w:t>
      </w:r>
      <w:r w:rsidRPr="002B4E05">
        <w:rPr>
          <w:rFonts w:ascii="FontbitDavid" w:hAnsi="FontbitDavid"/>
          <w:spacing w:val="-2"/>
          <w:sz w:val="24"/>
          <w:rtl/>
        </w:rPr>
        <w:t>לא מקיים בלא פרש</w:t>
      </w:r>
      <w:r w:rsidRPr="002B4E05">
        <w:rPr>
          <w:rFonts w:ascii="FontbitDavid" w:hAnsi="FontbitDavid" w:hint="cs"/>
          <w:spacing w:val="-2"/>
          <w:sz w:val="24"/>
          <w:rtl/>
        </w:rPr>
        <w:t xml:space="preserve">- </w:t>
      </w:r>
      <w:ins w:id="90550" w:author="מנוע מכני" w:date="2026-10-11T12:04:39Z">
        <w:r>
          <w:rPr>
            <w:rFonts w:ascii="FontbitDavid" w:hAnsi="FontbitDavid" w:hint="cs"/>
            <w:spacing w:val="-2"/>
            <w:sz w:val="24"/>
            <w:rtl/>
          </w:rPr>
          <w:t xml:space="preserve">דשם</w:t>
        </w:r>
      </w:ins>
      <w:del w:id="90551" w:author="מנוע מכני" w:date="2026-10-11T12:04:39Z">
        <w:r w:rsidRPr="002B4E05">
          <w:rPr>
            <w:rFonts w:ascii="FontbitDavid" w:hAnsi="FontbitDavid" w:hint="cs"/>
            <w:spacing w:val="-2"/>
            <w:sz w:val="24"/>
            <w:rtl/>
          </w:rPr>
          <w:delText xml:space="preserve">דהתם</w:delText>
        </w:r>
      </w:del>
      <w:r w:rsidRPr="002B4E05">
        <w:rPr>
          <w:rFonts w:ascii="FontbitDavid" w:hAnsi="FontbitDavid" w:hint="cs"/>
          <w:spacing w:val="-2"/>
          <w:sz w:val="24"/>
          <w:rtl/>
        </w:rPr>
        <w:t xml:space="preserve"> </w:t>
      </w:r>
      <w:r w:rsidRPr="002B4E05">
        <w:rPr>
          <w:rFonts w:ascii="FontbitDavid" w:hAnsi="FontbitDavid"/>
          <w:spacing w:val="-2"/>
          <w:sz w:val="24"/>
          <w:rtl/>
        </w:rPr>
        <w:t xml:space="preserve">פרש דמעלמא אתי לה </w:t>
      </w:r>
      <w:r w:rsidRPr="002B4E05">
        <w:rPr>
          <w:rFonts w:ascii="FontbitDavid" w:hAnsi="FontbitDavid" w:hint="cs"/>
          <w:spacing w:val="-2"/>
          <w:sz w:val="24"/>
          <w:rtl/>
        </w:rPr>
        <w:t xml:space="preserve">יילך זה יבוא אחר </w:t>
      </w:r>
      <w:r w:rsidRPr="002B4E05">
        <w:rPr>
          <w:rFonts w:ascii="FontbitDavid" w:hAnsi="FontbitDavid" w:hint="cs"/>
          <w:spacing w:val="-2"/>
          <w:sz w:val="24"/>
          <w:rtl/>
        </w:rPr>
        <w:t xml:space="preserve">מש</w:t>
      </w:r>
      <w:ins w:id="90205" w:author="מנוע מכני" w:date="2026-10-11T12:04:39Z">
        <w:r>
          <w:rPr>
            <w:rFonts w:ascii="FontbitDavid" w:hAnsi="FontbitDavid" w:hint="cs"/>
            <w:spacing w:val="-2"/>
            <w:sz w:val="24"/>
            <w:rtl/>
          </w:rPr>
          <w:t xml:space="preserve">א"כ</w:t>
        </w:r>
      </w:ins>
      <w:del w:id="90206" w:author="מנוע מכני" w:date="2026-10-11T12:04:39Z">
        <w:r w:rsidRPr="002B4E05">
          <w:rPr>
            <w:rFonts w:ascii="FontbitDavid" w:hAnsi="FontbitDavid" w:hint="cs"/>
            <w:spacing w:val="-2"/>
            <w:sz w:val="24"/>
            <w:rtl/>
          </w:rPr>
          <w:delText xml:space="preserve">א''כ</w:delText>
        </w:r>
      </w:del>
      <w:r w:rsidRPr="002B4E05">
        <w:rPr>
          <w:rFonts w:ascii="FontbitDavid" w:hAnsi="FontbitDavid" w:hint="cs"/>
          <w:spacing w:val="-2"/>
          <w:sz w:val="24"/>
          <w:rtl/>
        </w:rPr>
        <w:t xml:space="preserve"> דם דמגופה </w:t>
      </w:r>
    </w:p>
    <w:p w:rsidR="00E403F0" w:rsidRPr="00AD695E" w:rsidRDefault="00E403F0" w:rsidP="00E403F0">
      <w:pPr>
        <w:rPr>
          <w:rtl/>
        </w:rPr>
      </w:pPr>
      <w:r w:rsidRPr="003778A1">
        <w:rPr>
          <w:rFonts w:ascii="FontbitDavid" w:hAnsi="FontbitDavid"/>
          <w:sz w:val="24"/>
          <w:rtl/>
        </w:rPr>
        <w:t xml:space="preserve">הא קתני </w:t>
      </w:r>
      <w:r w:rsidRPr="003778A1">
        <w:rPr>
          <w:rFonts w:ascii="FontbitDavid" w:hAnsi="FontbitDavid"/>
          <w:sz w:val="24"/>
          <w:rtl/>
        </w:rPr>
        <w:t xml:space="preserve">לא</w:t>
      </w:r>
      <w:r w:rsidRPr="003778A1">
        <w:rPr>
          <w:rFonts w:ascii="FontbitDavid" w:hAnsi="FontbitDavid"/>
          <w:sz w:val="24"/>
          <w:rtl/>
        </w:rPr>
        <w:t xml:space="preserve"> נהנין ולא מועלין ודמיו ללשכה מסייעא </w:t>
      </w:r>
      <w:r w:rsidRPr="003778A1">
        <w:rPr>
          <w:rStyle w:val="2fb"/>
          <w:rFonts w:ascii="FontbitDavid" w:hAnsi="FontbitDavid"/>
          <w:sz w:val="24"/>
          <w:rtl/>
        </w:rPr>
        <w:t xml:space="preserve">ל</w:t>
      </w:r>
      <w:ins w:id="90207" w:author="מנוע מכני" w:date="2026-10-11T12:04:39Z">
        <w:r>
          <w:rPr>
            <w:rStyle w:val="2fb"/>
            <w:rFonts w:ascii="FontbitDavid" w:hAnsi="FontbitDavid" w:hint="cs"/>
            <w:sz w:val="24"/>
            <w:rtl/>
          </w:rPr>
          <w:t xml:space="preserve">ר"א</w:t>
        </w:r>
      </w:ins>
      <w:del w:id="90208" w:author="מנוע מכני" w:date="2026-10-11T12:04:39Z">
        <w:r>
          <w:rPr>
            <w:rFonts w:ascii="FontbitDavid" w:hAnsi="FontbitDavid" w:hint="cs"/>
            <w:sz w:val="24"/>
            <w:rtl/>
          </w:rPr>
          <w:delText xml:space="preserve">ר''א</w:delText>
        </w:r>
      </w:del>
      <w:r>
        <w:rPr>
          <w:rFonts w:ascii="FontbitDavid" w:hAnsi="FontbitDavid" w:hint="cs"/>
          <w:sz w:val="24"/>
          <w:rtl/>
        </w:rPr>
        <w:t xml:space="preserve"> </w:t>
      </w:r>
      <w:r>
        <w:rPr>
          <w:rStyle w:val="2fb"/>
          <w:rFonts w:ascii="FontbitDavid" w:hAnsi="FontbitDavid" w:hint="cs"/>
          <w:sz w:val="24"/>
          <w:rtl/>
        </w:rPr>
        <w:t xml:space="preserve">דא</w:t>
      </w:r>
      <w:r w:rsidRPr="003778A1">
        <w:rPr>
          <w:rStyle w:val="2fb"/>
          <w:rFonts w:ascii="FontbitDavid" w:hAnsi="FontbitDavid"/>
          <w:sz w:val="24"/>
          <w:rtl/>
        </w:rPr>
        <w:t xml:space="preserve">ר"א</w:t>
      </w:r>
      <w:r w:rsidRPr="003778A1">
        <w:rPr>
          <w:rFonts w:ascii="FontbitDavid" w:hAnsi="FontbitDavid"/>
          <w:sz w:val="24"/>
          <w:rtl/>
        </w:rPr>
        <w:t xml:space="preserve">: כל מקום שאמרו חכמים קדוש ואינו קדוש - דמיו יפלו ללשכה</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07" w:author="קלוד" w:date="2026-10-11T09:07:20Z"/>
        </w:rPr>
      </w:pPr>
      <w:ins w:id="20106" w:author="קלוד" w:date="2026-10-11T09:07:20Z">
        <w:r>
          <w:t xml:space="preserve">משנה ה</w:t>
        </w:r>
      </w:ins>
    </w:p>
    <w:p w:rsidR="00E403F0" w:rsidRPr="00C20F97" w:rsidRDefault="00E403F0" w:rsidP="00E403F0">
      <w:pPr>
        <w:pStyle w:val="afff9"/>
        <w:rPr>
          <w:del w:id="20041" w:author="קלוד" w:date="2026-10-11T09:07:20Z"/>
          <w:spacing w:val="8"/>
          <w:rtl/>
        </w:rPr>
      </w:pPr>
      <w:del w:id="20040"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2" w:author="קלוד" w:date="2026-10-11T12:09:42Z">
          <w:pPr>
            <w:pStyle w:val="afff9"/>
          </w:pPr>
        </w:pPrChange>
      </w:pPr>
      <w:r w:rsidRPr="00C20F97">
        <w:rPr>
          <w:spacing w:val="8"/>
          <w:rtl/>
        </w:rPr>
        <w:lastRenderedPageBreak/>
        <w:t xml:space="preserve">חלב המוקדשין וביצי תורין - לא נהנין ולא מועלין, </w:t>
      </w:r>
    </w:p>
    <w:p w:rsidR="00E403F0" w:rsidRPr="00C20F97" w:rsidRDefault="00E403F0" w:rsidP="00E403F0">
      <w:pPr>
        <w:pStyle w:val="afff9"/>
        <w:rPr>
          <w:spacing w:val="8"/>
          <w:rtl/>
        </w:rPr>
      </w:pPr>
      <w:r w:rsidRPr="00C20F97">
        <w:rPr>
          <w:spacing w:val="8"/>
          <w:rtl/>
        </w:rPr>
        <w:t xml:space="preserve">בד"א - בקדשי מזבח, </w:t>
      </w:r>
      <w:r w:rsidRPr="00C20F97">
        <w:rPr>
          <w:rFonts w:hint="cs"/>
          <w:spacing w:val="8"/>
          <w:rtl/>
        </w:rPr>
        <w:t xml:space="preserve"> </w:t>
      </w:r>
      <w:r w:rsidRPr="00C20F97">
        <w:rPr>
          <w:spacing w:val="8"/>
          <w:rtl/>
        </w:rPr>
        <w:t xml:space="preserve">אבל בקדשי בדק הבית, </w:t>
      </w:r>
    </w:p>
    <w:p w:rsidR="00E403F0" w:rsidRPr="00C20F97" w:rsidRDefault="00E403F0" w:rsidP="00E403F0">
      <w:pPr>
        <w:pStyle w:val="afff9"/>
        <w:rPr>
          <w:spacing w:val="8"/>
          <w:rtl/>
        </w:rPr>
      </w:pPr>
      <w:r w:rsidRPr="00C20F97">
        <w:rPr>
          <w:rFonts w:hint="cs"/>
          <w:spacing w:val="8"/>
          <w:rtl/>
        </w:rPr>
        <w:t xml:space="preserve">- </w:t>
      </w:r>
      <w:r w:rsidRPr="00C20F97">
        <w:rPr>
          <w:spacing w:val="8"/>
          <w:rtl/>
        </w:rPr>
        <w:t>הקדיש תרנגולת - מועלין בה ובביצתה, חמורה - מועלין בה ובחלבה.</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53" w:author="קלוד" w:date="2026-10-11T12:19:32Z"/>
        </w:rPr>
      </w:pPr>
      <w:ins w:id="90054" w:author="קלוד" w:date="2026-10-11T12:19:32Z">
        <w:r>
          <w:rPr>
            <w:color w:val="7B3F00"/>
          </w:rPr>
          <w:t xml:space="preserve">חלב המוקדשין - קדושת הגוף וקדושת דמים</w:t>
        </w:r>
      </w:ins>
    </w:p>
    <w:p w:rsidR="00E403F0" w:rsidRPr="00AD695E" w:rsidRDefault="00E403F0" w:rsidP="00E403F0">
      <w:pPr>
        <w:rPr>
          <w:rtl/>
        </w:rPr>
      </w:pPr>
      <w:ins w:id="90209" w:author="מנוע מכני" w:date="2026-10-11T12:04:39Z">
        <w:r>
          <w:rPr>
            <w:rStyle w:val="2fb"/>
            <w:rFonts w:ascii="FontbitDavid" w:hAnsi="FontbitDavid" w:hint="cs"/>
            <w:sz w:val="24"/>
            <w:rtl/>
          </w:rPr>
          <w:t xml:space="preserve">ר"פ</w:t>
        </w:r>
      </w:ins>
      <w:del w:id="90210" w:author="מנוע מכני" w:date="2026-10-11T12:04:39Z">
        <w:r>
          <w:rPr>
            <w:rFonts w:ascii="FontbitDavid" w:hAnsi="FontbitDavid" w:hint="cs"/>
            <w:sz w:val="24"/>
            <w:rtl/>
          </w:rPr>
          <w:delText xml:space="preserve">ר''פ</w:delText>
        </w:r>
      </w:del>
      <w:r>
        <w:rPr>
          <w:rFonts w:ascii="FontbitDavid" w:hAnsi="FontbitDavid" w:hint="cs"/>
          <w:sz w:val="24"/>
          <w:rtl/>
        </w:rPr>
        <w:t xml:space="preserve"> </w:t>
      </w:r>
      <w:ins w:id="90211" w:author="מנוע מכני" w:date="2026-10-11T12:04:39Z">
        <w:r>
          <w:rPr>
            <w:rFonts w:ascii="FontbitDavid" w:hAnsi="FontbitDavid" w:hint="cs"/>
            <w:sz w:val="24"/>
            <w:rtl/>
          </w:rPr>
          <w:t xml:space="preserve">ה"ק</w:t>
        </w:r>
      </w:ins>
      <w:del w:id="90212" w:author="מנוע מכני" w:date="2026-10-11T12:04:39Z">
        <w:r>
          <w:rPr>
            <w:rFonts w:ascii="FontbitDavid" w:hAnsi="FontbitDavid" w:hint="cs"/>
            <w:sz w:val="24"/>
            <w:rtl/>
          </w:rPr>
          <w:delText xml:space="preserve">ה''ק</w:delText>
        </w:r>
      </w:del>
      <w:r w:rsidRPr="003778A1">
        <w:rPr>
          <w:rFonts w:ascii="FontbitDavid" w:hAnsi="FontbitDavid"/>
          <w:sz w:val="24"/>
          <w:rtl/>
        </w:rPr>
        <w:t xml:space="preserve"> </w:t>
      </w:r>
      <w:r w:rsidRPr="003778A1">
        <w:rPr>
          <w:rFonts w:ascii="FontbitDavid" w:hAnsi="FontbitDavid"/>
          <w:sz w:val="24"/>
          <w:rtl/>
        </w:rPr>
        <w:t xml:space="preserve">בד"א</w:t>
      </w:r>
      <w:r w:rsidRPr="003778A1">
        <w:rPr>
          <w:rFonts w:ascii="FontbitDavid" w:hAnsi="FontbitDavid"/>
          <w:sz w:val="24"/>
          <w:rtl/>
        </w:rPr>
        <w:t xml:space="preserve"> - כשהקדיש קדושת הגוף לגבי מזבח, אבל הקדישו קדושת דמים לגבי מזבח - נעשה כמי שהקדישו לבדק הבית,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הקדיש תרנגולת - מועלין בה ובביצתה, חמורה - מועלין בה ובחלבה</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יג.</w:t>
      </w:r>
    </w:p>
    <w:p>
      <w:pPr>
        <w:pStyle w:val="MishnaBatzad"/>
        <w:rPr>
          <w:ins w:id="20109" w:author="קלוד" w:date="2026-10-11T09:07:20Z"/>
        </w:rPr>
      </w:pPr>
      <w:ins w:id="20108" w:author="קלוד" w:date="2026-10-11T09:07:20Z">
        <w:r>
          <w:t xml:space="preserve">משנה ו</w:t>
        </w:r>
      </w:ins>
    </w:p>
    <w:p w:rsidR="00E403F0" w:rsidRPr="00C20F97" w:rsidRDefault="00E403F0" w:rsidP="00E403F0">
      <w:pPr>
        <w:pStyle w:val="afff9"/>
        <w:rPr>
          <w:del w:id="20043" w:author="קלוד" w:date="2026-10-11T09:07:20Z"/>
          <w:spacing w:val="8"/>
          <w:rtl/>
        </w:rPr>
      </w:pPr>
      <w:del w:id="20042"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3" w:author="קלוד" w:date="2026-10-11T12:09:42Z">
          <w:pPr>
            <w:pStyle w:val="afff9"/>
          </w:pPr>
        </w:pPrChange>
      </w:pPr>
      <w:r w:rsidRPr="00C20F97">
        <w:rPr>
          <w:spacing w:val="8"/>
          <w:rtl/>
        </w:rPr>
        <w:t>כל הראוי למזבח ולא לבדק הבית, לבדק הבית ולא למזבח, לא למזבח ולא לבדק הבית - מועלין בה.</w:t>
      </w:r>
    </w:p>
    <w:p w:rsidR="00E403F0" w:rsidRPr="00C20F97" w:rsidRDefault="00E403F0" w:rsidP="00E403F0">
      <w:pPr>
        <w:pStyle w:val="afff9"/>
        <w:rPr>
          <w:spacing w:val="8"/>
          <w:rtl/>
        </w:rPr>
      </w:pPr>
      <w:r w:rsidRPr="00C20F97">
        <w:rPr>
          <w:spacing w:val="8"/>
          <w:rtl/>
        </w:rPr>
        <w:t>כיצד: הקדיש בור מלא מים, אשפות מלאות זבל, שובך מלא יונים, אילן מלא פירות, שדה מלאה עשבים - מועלין בהם ובמה שבתוכה.</w:t>
      </w:r>
    </w:p>
    <w:p w:rsidR="00E403F0" w:rsidRPr="00C20F97" w:rsidRDefault="00E403F0" w:rsidP="00E403F0">
      <w:pPr>
        <w:pStyle w:val="afff9"/>
        <w:rPr>
          <w:spacing w:val="8"/>
          <w:rtl/>
        </w:rPr>
      </w:pPr>
      <w:r w:rsidRPr="00C20F97">
        <w:rPr>
          <w:spacing w:val="8"/>
          <w:rtl/>
        </w:rPr>
        <w:t>אבל אם הקדיש בור ואח"כ נתמלא מים, אשפה ואח"כ נתמלא זבל, שובך ואח"כ נתמלא יונים, אילן ואח"כ נתמלא פירות, שדה ואחר כך נתמלאה עשבים - מועלין בהם ואין מועלין במה שבתוכה.</w:t>
      </w:r>
    </w:p>
    <w:p w:rsidR="00E403F0" w:rsidRPr="00C20F97" w:rsidRDefault="00E403F0" w:rsidP="00E403F0">
      <w:pPr>
        <w:pStyle w:val="afff9"/>
        <w:rPr>
          <w:spacing w:val="8"/>
          <w:rtl/>
        </w:rPr>
      </w:pPr>
      <w:r>
        <w:rPr>
          <w:rStyle w:val="TanaimMishna"/>
          <w:spacing w:val="8"/>
          <w:rtl/>
          <w:rPrChange w:id="92645" w:author="Claude" w:date="2026-10-11T09:07:52Z">
            <w:rPr>
              <w:spacing w:val="8"/>
              <w:rtl/>
            </w:rPr>
          </w:rPrChange>
        </w:rPr>
        <w:t xml:space="preserve">ר' יוסי</w:t>
      </w:r>
      <w:r>
        <w:rPr>
          <w:spacing w:val="8"/>
          <w:rtl/>
        </w:rPr>
        <w:t xml:space="preserve"> אומר</w:t>
      </w:r>
      <w:r>
        <w:rPr>
          <w:rStyle w:val="TanaimMishna"/>
          <w:spacing w:val="8"/>
          <w:rtl/>
          <w:rPrChange w:id="92646" w:author="Claude" w:date="2026-10-11T09:07:52Z">
            <w:rPr>
              <w:spacing w:val="8"/>
              <w:rtl/>
            </w:rPr>
          </w:rPrChange>
        </w:rPr>
        <w:t xml:space="preserve">:</w:t>
      </w:r>
      <w:r>
        <w:rPr>
          <w:spacing w:val="8"/>
          <w:rtl/>
        </w:rPr>
        <w:t xml:space="preserve"> המקדיש את השדה והאילן - מועלין בהן ובגידולה, מפני שהן גידולי הקדש.</w:t>
      </w:r>
    </w:p>
    <w:p w:rsidR="00E403F0" w:rsidRPr="00C20F97" w:rsidRDefault="00E403F0" w:rsidP="00E403F0">
      <w:pPr>
        <w:pStyle w:val="afff9"/>
        <w:rPr>
          <w:spacing w:val="8"/>
          <w:rtl/>
        </w:rPr>
      </w:pPr>
      <w:r w:rsidRPr="00C20F97">
        <w:rPr>
          <w:spacing w:val="8"/>
          <w:rtl/>
        </w:rPr>
        <w:t>ולד המעושרת לא ינוק מן המעושרת, ואחרים מתנדבים כן.</w:t>
      </w:r>
    </w:p>
    <w:p w:rsidR="00E403F0" w:rsidRPr="00C20F97" w:rsidRDefault="00E403F0" w:rsidP="00E403F0">
      <w:pPr>
        <w:pStyle w:val="afff9"/>
        <w:rPr>
          <w:spacing w:val="8"/>
          <w:rtl/>
        </w:rPr>
      </w:pPr>
      <w:r w:rsidRPr="00C20F97">
        <w:rPr>
          <w:spacing w:val="8"/>
          <w:rtl/>
        </w:rPr>
        <w:t>ולד המוקדשין לא ינוק מן המוקדשין, ואחרים מתנדבים כן.</w:t>
      </w:r>
    </w:p>
    <w:p w:rsidR="00E403F0" w:rsidRPr="00C20F97" w:rsidRDefault="00E403F0" w:rsidP="00E403F0">
      <w:pPr>
        <w:pStyle w:val="afff9"/>
        <w:rPr>
          <w:spacing w:val="8"/>
          <w:rtl/>
        </w:rPr>
      </w:pPr>
      <w:r w:rsidRPr="00C20F97">
        <w:rPr>
          <w:spacing w:val="8"/>
          <w:rtl/>
        </w:rPr>
        <w:t>הפועלים לא יאכלו מן גרוגרות הקדש, וכן פרה מכרשיני הקדש.</w:t>
      </w:r>
    </w:p>
    <w:p w:rsidR="00E403F0" w:rsidRPr="00AD695E" w:rsidRDefault="00E403F0" w:rsidP="00F536B4">
      <w:pPr>
        <w:jc w:val="center"/>
        <w:rPr>
          <w:del w:id="90006" w:author="מנוע עיצוב" w:date="2026-10-11T12:09:26Z"/>
          <w:rtl/>
        </w:rPr>
      </w:pPr>
      <w:del w:id="90005"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10" w:author="קלוד" w:date="2026-10-11T09:07:20Z">
          <w:pPr>
            <w:pStyle w:val="affff1"/>
            <w:rPr>
              <w:rtl/>
            </w:rPr>
          </w:pPr>
        </w:pPrChange>
      </w:pPr>
      <w:ins w:id="9803" w:author="מספור קטעי משנה" w:date="2026-10-11T09:25:16Z">
        <w:r>
          <w:rPr>
            <w:rStyle w:val="MisparKeta"/>
          </w:rPr>
          <w:t xml:space="preserve">א. </w:t>
        </w:r>
      </w:ins>
      <w:r w:rsidRPr="003778A1">
        <w:rPr>
          <w:rtl/>
        </w:rPr>
        <w:t>ולד המעושרת לא ינק מן המעושרת,</w:t>
      </w:r>
      <w:r>
        <w:rPr>
          <w:rFonts w:hint="cs"/>
          <w:rtl/>
        </w:rPr>
        <w:t xml:space="preserve"> </w:t>
      </w:r>
    </w:p>
    <w:p>
      <w:pPr>
        <w:pStyle w:val="38"/>
        <w:rPr>
          <w:ins w:id="91391" w:author="מנוע מכני" w:date="2026-10-11T12:04:39Z"/>
        </w:rPr>
      </w:pPr>
      <w:r>
        <w:t xml:space="preserve">- </w:t>
      </w:r>
      <w:r w:rsidRPr="00807CAE">
        <w:t xml:space="preserve">ראב</w:t>
      </w:r>
      <w:ins w:id="90213" w:author="מנוע מכני" w:date="2026-10-11T12:04:39Z">
        <w:r>
          <w:t xml:space="preserve">ר"א</w:t>
        </w:r>
      </w:ins>
      <w:del w:id="90214" w:author="מנוע מכני" w:date="2026-10-11T12:04:39Z">
        <w:r w:rsidRPr="00807CAE">
          <w:delText xml:space="preserve">ר''א</w:delText>
        </w:r>
      </w:del>
      <w:r w:rsidRPr="00807CAE">
        <w:t xml:space="preserve">:</w:t>
      </w:r>
    </w:p>
    <w:p w:rsidR="00E403F0" w:rsidRPr="00AD695E" w:rsidRDefault="00E403F0" w:rsidP="00E403F0">
      <w:pPr>
        <w:pStyle w:val="affffb"/>
        <w:rPr>
          <w:rtl/>
        </w:rPr>
      </w:pPr>
      <w:del w:id="91392" w:author="מנוע מכני" w:date="2026-10-11T12:04:39Z">
        <w:r w:rsidRPr="00807CAE">
          <w:rPr>
            <w:rtl/>
          </w:rPr>
          <w:delText xml:space="preserve"> </w:delText>
        </w:r>
      </w:del>
      <w:ins w:id="91160" w:author="מנוע מכני" w:date="2026-10-11T12:04:39Z">
        <w:r>
          <w:rPr>
            <w:rtl/>
          </w:rPr>
          <w:t xml:space="preserve">באה</w:t>
        </w:r>
      </w:ins>
      <w:del w:id="91161" w:author="מנוע מכני" w:date="2026-10-11T12:04:39Z">
        <w:r w:rsidRPr="00807CAE">
          <w:rPr>
            <w:rtl/>
          </w:rPr>
          <w:delText xml:space="preserve">אתיא</w:delText>
        </w:r>
      </w:del>
      <w:r w:rsidRPr="00807CAE">
        <w:rPr>
          <w:rtl/>
        </w:rPr>
        <w:t xml:space="preserve"> העברה העברה מבכו</w:t>
      </w:r>
      <w:ins w:id="90389" w:author="מנוע מכני" w:date="2026-10-11T12:04:39Z">
        <w:r>
          <w:rPr>
            <w:rtl/>
          </w:rPr>
          <w:t xml:space="preserve">ר, ד</w:t>
        </w:r>
      </w:ins>
      <w:del w:id="90390" w:author="מנוע מכני" w:date="2026-10-11T12:04:39Z">
        <w:r w:rsidRPr="00807CAE">
          <w:rPr>
            <w:rtl/>
          </w:rPr>
          <w:delText xml:space="preserve">ר,</w:delText>
        </w:r>
        <w:r>
          <w:rPr>
            <w:rFonts w:hint="cs"/>
            <w:rtl/>
          </w:rPr>
          <w:delText xml:space="preserve">ד</w:delText>
        </w:r>
      </w:del>
      <w:r w:rsidRPr="00807CAE">
        <w:rPr>
          <w:rtl/>
        </w:rPr>
        <w:t xml:space="preserve">מועלין בו, </w:t>
      </w:r>
    </w:p>
    <w:p w:rsidR="00E403F0" w:rsidRPr="00AD695E" w:rsidRDefault="00E403F0" w:rsidP="00E403F0">
      <w:pPr>
        <w:rPr>
          <w:rtl/>
        </w:rPr>
      </w:pPr>
      <w:r w:rsidRPr="00807CAE">
        <w:rPr>
          <w:rStyle w:val="affff2"/>
          <w:rtl/>
        </w:rPr>
        <w:t>חלב המוקדש</w:t>
      </w:r>
      <w:r w:rsidRPr="003778A1">
        <w:rPr>
          <w:rFonts w:ascii="FontbitDavid" w:hAnsi="FontbitDavid"/>
          <w:sz w:val="24"/>
          <w:rtl/>
        </w:rPr>
        <w:t xml:space="preserve"> </w:t>
      </w:r>
      <w:r>
        <w:rPr>
          <w:rFonts w:ascii="FontbitDavid" w:hAnsi="FontbitDavid" w:hint="cs"/>
          <w:sz w:val="24"/>
          <w:rtl/>
        </w:rPr>
        <w:t xml:space="preserve">- </w:t>
      </w:r>
      <w:ins w:id="91162" w:author="מנוע מכני" w:date="2026-10-11T12:04:39Z">
        <w:r>
          <w:rPr>
            <w:rFonts w:ascii="FontbitDavid" w:hAnsi="FontbitDavid"/>
            <w:sz w:val="24"/>
            <w:rtl/>
          </w:rPr>
          <w:t xml:space="preserve">באה</w:t>
        </w:r>
      </w:ins>
      <w:del w:id="91163" w:author="מנוע מכני" w:date="2026-10-11T12:04:39Z">
        <w:r w:rsidRPr="003778A1">
          <w:rPr>
            <w:rFonts w:ascii="FontbitDavid" w:hAnsi="FontbitDavid"/>
            <w:sz w:val="24"/>
            <w:rtl/>
          </w:rPr>
          <w:delText xml:space="preserve">אתיא</w:delText>
        </w:r>
      </w:del>
      <w:r w:rsidRPr="003778A1">
        <w:rPr>
          <w:rFonts w:ascii="FontbitDavid" w:hAnsi="FontbitDavid"/>
          <w:sz w:val="24"/>
          <w:rtl/>
        </w:rPr>
        <w:t xml:space="preserve"> אמו אמו מבכור</w:t>
      </w:r>
      <w:r>
        <w:rPr>
          <w:rFonts w:ascii="FontbitDavid" w:hAnsi="FontbitDavid"/>
          <w:sz w:val="24"/>
          <w:rtl/>
        </w:rPr>
        <w:t>.</w:t>
      </w:r>
    </w:p>
    <w:p w:rsidR="00E403F0" w:rsidRPr="00AD695E" w:rsidRDefault="00E403F0" w:rsidP="00E403F0">
      <w:pPr>
        <w:rPr>
          <w:del w:id="90008" w:author="מנוע עיצוב" w:date="2026-10-11T12:09:26Z"/>
          <w:rtl/>
        </w:rPr>
      </w:pPr>
      <w:del w:id="90007"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11" w:author="קלוד" w:date="2026-10-11T09:07:20Z">
          <w:pPr>
            <w:pStyle w:val="affff1"/>
            <w:rPr>
              <w:rtl/>
            </w:rPr>
          </w:pPr>
        </w:pPrChange>
      </w:pPr>
      <w:ins w:id="9804" w:author="מספור קטעי משנה" w:date="2026-10-11T09:25:16Z">
        <w:r>
          <w:rPr>
            <w:rStyle w:val="MisparKeta"/>
          </w:rPr>
          <w:t xml:space="preserve">ב. </w:t>
        </w:r>
      </w:ins>
      <w:r w:rsidRPr="003778A1">
        <w:rPr>
          <w:rtl/>
        </w:rPr>
        <w:t>הפועלין לא יאכלו כו'</w:t>
      </w:r>
      <w:r>
        <w:rPr>
          <w:rtl/>
        </w:rPr>
        <w:t>.</w:t>
      </w:r>
    </w:p>
    <w:p>
      <w:pPr>
        <w:pStyle w:val="38"/>
        <w:rPr>
          <w:ins w:id="91393" w:author="מנוע מכני" w:date="2026-10-11T12:04:39Z"/>
        </w:rPr>
      </w:pPr>
      <w:r>
        <w:t xml:space="preserve">ראב</w:t>
      </w:r>
      <w:ins w:id="90215" w:author="מנוע מכני" w:date="2026-10-11T12:04:39Z">
        <w:r>
          <w:t xml:space="preserve">ר"א</w:t>
        </w:r>
      </w:ins>
      <w:del w:id="90216" w:author="מנוע מכני" w:date="2026-10-11T12:04:39Z">
        <w:r>
          <w:delText xml:space="preserve">ר''א</w:delText>
        </w:r>
      </w:del>
      <w:r>
        <w:t xml:space="preserve">:</w:t>
      </w:r>
    </w:p>
    <w:p w:rsidR="00E403F0" w:rsidRPr="00AD695E" w:rsidRDefault="00E403F0" w:rsidP="00E403F0">
      <w:pPr>
        <w:rPr>
          <w:rtl/>
        </w:rPr>
      </w:pPr>
      <w:del w:id="91394" w:author="מנוע מכני" w:date="2026-10-11T12:04:39Z">
        <w:r w:rsidRPr="003778A1">
          <w:rPr>
            <w:rFonts w:ascii="FontbitDavid" w:hAnsi="FontbitDavid"/>
            <w:sz w:val="24"/>
            <w:rtl/>
          </w:rPr>
          <w:delText xml:space="preserve"> </w:delText>
        </w:r>
      </w:del>
      <w:r>
        <w:rPr>
          <w:rFonts w:ascii="FontbitDavid" w:hAnsi="FontbitDavid" w:hint="cs"/>
          <w:sz w:val="24"/>
          <w:rtl/>
        </w:rPr>
        <w:t>'</w:t>
      </w:r>
      <w:r w:rsidRPr="003778A1">
        <w:rPr>
          <w:rStyle w:val="afffff0"/>
          <w:rFonts w:ascii="FontbitDavid" w:hAnsi="FontbitDavid"/>
          <w:sz w:val="24"/>
          <w:rtl/>
        </w:rPr>
        <w:t>לא תחסום שור בדישו דישו</w:t>
      </w:r>
      <w:r>
        <w:rPr>
          <w:rFonts w:ascii="FontbitDavid" w:hAnsi="FontbitDavid" w:hint="cs"/>
          <w:sz w:val="24"/>
          <w:rtl/>
        </w:rPr>
        <w:t>'</w:t>
      </w:r>
      <w:r w:rsidRPr="003778A1">
        <w:rPr>
          <w:rFonts w:ascii="FontbitDavid" w:hAnsi="FontbitDavid"/>
          <w:sz w:val="24"/>
          <w:rtl/>
        </w:rPr>
        <w:t xml:space="preserve"> - שלך, ולא דישו של הקדש</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הדש קלעילין בשדה הקדש - מעל, </w:t>
      </w:r>
      <w:r>
        <w:rPr>
          <w:rFonts w:ascii="FontbitDavid" w:hAnsi="FontbitDavid" w:hint="cs"/>
          <w:sz w:val="24"/>
          <w:rtl/>
        </w:rPr>
        <w:t>ואפי' ד</w:t>
      </w:r>
      <w:r w:rsidRPr="003778A1">
        <w:rPr>
          <w:rFonts w:ascii="FontbitDavid" w:hAnsi="FontbitDavid"/>
          <w:sz w:val="24"/>
          <w:rtl/>
        </w:rPr>
        <w:t xml:space="preserve">בתלוש </w:t>
      </w:r>
      <w:ins w:id="90552" w:author="מנוע מכני" w:date="2026-10-11T12:04:39Z">
        <w:r>
          <w:rPr>
            <w:rFonts w:ascii="FontbitDavid" w:hAnsi="FontbitDavid"/>
            <w:sz w:val="24"/>
            <w:rtl/>
          </w:rPr>
          <w:t xml:space="preserve">צריך</w:t>
        </w:r>
      </w:ins>
      <w:del w:id="90553" w:author="מנוע מכני" w:date="2026-10-11T12:04:39Z">
        <w:r w:rsidRPr="003778A1">
          <w:rPr>
            <w:rFonts w:ascii="FontbitDavid" w:hAnsi="FontbitDavid"/>
            <w:sz w:val="24"/>
            <w:rtl/>
          </w:rPr>
          <w:delText xml:space="preserve">בעינן</w:delText>
        </w:r>
      </w:del>
      <w:r w:rsidRPr="003778A1">
        <w:rPr>
          <w:rFonts w:ascii="FontbitDavid" w:hAnsi="FontbitDavid"/>
          <w:sz w:val="24"/>
          <w:rtl/>
        </w:rPr>
        <w:t xml:space="preserve"> </w:t>
      </w:r>
      <w:r w:rsidRPr="003778A1">
        <w:rPr>
          <w:rFonts w:ascii="FontbitDavid" w:hAnsi="FontbitDavid"/>
          <w:sz w:val="24"/>
          <w:rtl/>
        </w:rPr>
        <w:t xml:space="preserve">ש"מ</w:t>
      </w:r>
      <w:r w:rsidRPr="003778A1">
        <w:rPr>
          <w:rFonts w:ascii="FontbitDavid" w:hAnsi="FontbitDavid"/>
          <w:sz w:val="24"/>
          <w:rtl/>
        </w:rPr>
        <w:t xml:space="preserve"> - אבקה מעלי לה</w:t>
      </w:r>
      <w:r>
        <w:rPr>
          <w:rFonts w:ascii="FontbitDavid" w:hAnsi="FontbitDavid" w:hint="cs"/>
          <w:sz w:val="24"/>
          <w:rtl/>
        </w:rPr>
        <w:t>[ובזה מעל]</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 xml:space="preserve">יג: </w:t>
      </w:r>
    </w:p>
    <w:p>
      <w:pPr>
        <w:pStyle w:val="MishnaBatzad"/>
        <w:rPr>
          <w:ins w:id="20111" w:author="קלוד" w:date="2026-10-11T09:07:20Z"/>
        </w:rPr>
      </w:pPr>
      <w:ins w:id="20110" w:author="קלוד" w:date="2026-10-11T09:07:20Z">
        <w:r>
          <w:t xml:space="preserve">משנה ז</w:t>
        </w:r>
      </w:ins>
    </w:p>
    <w:p w:rsidR="00E403F0" w:rsidRPr="00C20F97" w:rsidRDefault="00E403F0" w:rsidP="00E403F0">
      <w:pPr>
        <w:pStyle w:val="afff9"/>
        <w:rPr>
          <w:del w:id="20045" w:author="קלוד" w:date="2026-10-11T09:07:20Z"/>
          <w:spacing w:val="8"/>
          <w:rtl/>
        </w:rPr>
      </w:pPr>
      <w:del w:id="20044"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4" w:author="קלוד" w:date="2026-10-11T12:09:42Z">
          <w:pPr>
            <w:pStyle w:val="afff9"/>
          </w:pPr>
        </w:pPrChange>
      </w:pPr>
      <w:r w:rsidRPr="00C20F97">
        <w:rPr>
          <w:spacing w:val="8"/>
          <w:rtl/>
        </w:rPr>
        <w:t>שרשי אילן של הדיוט הבאין בשל הקדש, ושל הקדש שבאין בשל הדיוט - לא נהנין ולא מועלין.</w:t>
      </w:r>
    </w:p>
    <w:p w:rsidR="00E403F0" w:rsidRPr="00C20F97" w:rsidRDefault="00E403F0" w:rsidP="00E403F0">
      <w:pPr>
        <w:pStyle w:val="afff9"/>
        <w:rPr>
          <w:spacing w:val="8"/>
          <w:rtl/>
        </w:rPr>
      </w:pPr>
      <w:r w:rsidRPr="00C20F97">
        <w:rPr>
          <w:spacing w:val="8"/>
          <w:rtl/>
        </w:rPr>
        <w:t xml:space="preserve">מעין שהוא יוצא מתוך השדה של הקדש - לא נהנין ולא מועלין, </w:t>
      </w:r>
    </w:p>
    <w:p w:rsidR="00E403F0" w:rsidRPr="00C20F97" w:rsidRDefault="00E403F0" w:rsidP="00E403F0">
      <w:pPr>
        <w:pStyle w:val="afff9"/>
        <w:rPr>
          <w:spacing w:val="8"/>
          <w:rtl/>
        </w:rPr>
      </w:pPr>
      <w:r w:rsidRPr="00C20F97">
        <w:rPr>
          <w:spacing w:val="8"/>
          <w:rtl/>
        </w:rPr>
        <w:tab/>
        <w:t>יצא חוץ לשדה - נהנין ממנו.</w:t>
      </w:r>
    </w:p>
    <w:p w:rsidR="00E403F0" w:rsidRPr="00C20F97" w:rsidRDefault="00E403F0" w:rsidP="00E403F0">
      <w:pPr>
        <w:pStyle w:val="afff9"/>
        <w:rPr>
          <w:spacing w:val="8"/>
          <w:rtl/>
        </w:rPr>
      </w:pPr>
      <w:r w:rsidRPr="00C20F97">
        <w:rPr>
          <w:spacing w:val="8"/>
          <w:rtl/>
        </w:rPr>
        <w:t>המים שבכד של זהב - לא נהנין ולא מועלין, נתנן בצלוחית - מועלין בהן.</w:t>
      </w:r>
    </w:p>
    <w:p w:rsidR="00E403F0" w:rsidRPr="00C20F97" w:rsidRDefault="00E403F0" w:rsidP="00E403F0">
      <w:pPr>
        <w:pStyle w:val="afff9"/>
        <w:rPr>
          <w:spacing w:val="8"/>
          <w:rtl/>
        </w:rPr>
      </w:pPr>
      <w:r w:rsidRPr="00C20F97">
        <w:rPr>
          <w:spacing w:val="8"/>
          <w:rtl/>
        </w:rPr>
        <w:t xml:space="preserve">ערבה - לא נהנין ולא מועלין, </w:t>
      </w:r>
    </w:p>
    <w:p w:rsidR="00E403F0" w:rsidRPr="00C20F97" w:rsidRDefault="00E403F0" w:rsidP="00E403F0">
      <w:pPr>
        <w:pStyle w:val="afff9"/>
        <w:rPr>
          <w:spacing w:val="8"/>
          <w:rtl/>
        </w:rPr>
      </w:pPr>
      <w:r>
        <w:rPr>
          <w:rStyle w:val="TanaimMishna"/>
          <w:spacing w:val="8"/>
          <w:rtl/>
          <w:rPrChange w:id="92647" w:author="Claude" w:date="2026-10-11T09:07:52Z">
            <w:rPr>
              <w:spacing w:val="8"/>
              <w:rtl/>
            </w:rPr>
          </w:rPrChange>
        </w:rPr>
        <w:t xml:space="preserve">ר"א</w:t>
      </w:r>
      <w:r>
        <w:rPr>
          <w:spacing w:val="8"/>
          <w:rtl/>
        </w:rPr>
        <w:t xml:space="preserve"> ברבי צדוק אומר: נוהגין היו הזקנים שנהנים ממנו בלולביהן.</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r>
        <w:rPr>
          <w:rFonts w:ascii="FontbitDavid" w:hAnsi="FontbitDavid" w:hint="cs"/>
          <w:sz w:val="24"/>
          <w:rtl/>
        </w:rPr>
        <w:t>וסיפא ד</w:t>
      </w:r>
      <w:r w:rsidRPr="003778A1">
        <w:rPr>
          <w:rFonts w:ascii="FontbitDavid" w:hAnsi="FontbitDavid"/>
          <w:sz w:val="24"/>
          <w:rtl/>
        </w:rPr>
        <w:t xml:space="preserve">מועלין בהן </w:t>
      </w:r>
    </w:p>
    <w:p>
      <w:pPr>
        <w:pStyle w:val="afffff8"/>
        <w:rPr>
          <w:ins w:id="90051" w:author="קלוד" w:date="2026-10-11T12:19:32Z"/>
        </w:rPr>
      </w:pPr>
      <w:ins w:id="90052" w:author="קלוד" w:date="2026-10-11T12:19:32Z">
        <w:r>
          <w:rPr>
            <w:color w:val="7B3F00"/>
          </w:rPr>
          <w:t xml:space="preserve">שיעור מעילה במים - שלשה לוגין או בכולן</w:t>
        </w:r>
      </w:ins>
    </w:p>
    <w:p>
      <w:pPr>
        <w:pStyle w:val="38"/>
        <w:rPr>
          <w:ins w:id="91395" w:author="מנוע מכני" w:date="2026-10-11T12:04:39Z"/>
        </w:rPr>
      </w:pPr>
      <w:r w:rsidRPr="002C1162">
        <w:t>אר</w:t>
      </w:r>
      <w:r w:rsidRPr="003778A1">
        <w:t xml:space="preserve">"ל:</w:t>
      </w:r>
    </w:p>
    <w:p w:rsidR="00E403F0" w:rsidRPr="00AD695E" w:rsidRDefault="00E403F0" w:rsidP="00E403F0">
      <w:pPr>
        <w:rPr>
          <w:rtl/>
        </w:rPr>
      </w:pPr>
      <w:del w:id="9139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אין מועלין אלא בג' לוגין, </w:t>
      </w:r>
    </w:p>
    <w:p>
      <w:pPr>
        <w:pStyle w:val="38"/>
        <w:rPr>
          <w:ins w:id="91397" w:author="מנוע מכני" w:date="2026-10-11T12:04:39Z"/>
        </w:rPr>
      </w:pPr>
      <w:r w:rsidRPr="002C1162">
        <w:t xml:space="preserve">ור</w:t>
      </w:r>
      <w:ins w:id="90217" w:author="מנוע מכני" w:date="2026-10-11T12:04:39Z">
        <w:r>
          <w:t xml:space="preserve">י"ו</w:t>
        </w:r>
      </w:ins>
      <w:del w:id="90218" w:author="מנוע מכני" w:date="2026-10-11T12:04:39Z">
        <w:r w:rsidRPr="002C1162">
          <w:delText xml:space="preserve">י''ו</w:delText>
        </w:r>
      </w:del>
      <w:r w:rsidRPr="003778A1">
        <w:t xml:space="preserve">:</w:t>
      </w:r>
    </w:p>
    <w:p w:rsidR="00E403F0" w:rsidRPr="00AD695E" w:rsidRDefault="00E403F0" w:rsidP="00E403F0">
      <w:pPr>
        <w:rPr>
          <w:rtl/>
        </w:rPr>
      </w:pPr>
      <w:del w:id="9139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מועלין בכולן</w:t>
      </w:r>
      <w:r>
        <w:rPr>
          <w:rFonts w:ascii="FontbitDavid" w:hAnsi="FontbitDavid"/>
          <w:sz w:val="24"/>
          <w:rtl/>
        </w:rPr>
        <w:t>.</w:t>
      </w:r>
    </w:p>
    <w:p w:rsidR="00E403F0" w:rsidRPr="00AD695E" w:rsidRDefault="00E403F0" w:rsidP="00E403F0">
      <w:pPr>
        <w:rPr>
          <w:rtl/>
        </w:rPr>
      </w:pPr>
      <w:r>
        <w:rPr>
          <w:rFonts w:ascii="FontbitDavid" w:hAnsi="FontbitDavid"/>
          <w:sz w:val="24"/>
          <w:rtl/>
        </w:rPr>
        <w:t>למימרא ד</w:t>
      </w:r>
      <w:r w:rsidRPr="003778A1">
        <w:rPr>
          <w:rFonts w:ascii="FontbitDavid" w:hAnsi="FontbitDavid"/>
          <w:sz w:val="24"/>
          <w:rtl/>
        </w:rPr>
        <w:t xml:space="preserve">סבר </w:t>
      </w:r>
      <w:r w:rsidRPr="003778A1">
        <w:rPr>
          <w:rStyle w:val="2fb"/>
          <w:rFonts w:ascii="FontbitDavid" w:hAnsi="FontbitDavid"/>
          <w:sz w:val="24"/>
          <w:rtl/>
        </w:rPr>
        <w:t xml:space="preserve">ר"ל</w:t>
      </w:r>
      <w:r w:rsidRPr="003778A1">
        <w:rPr>
          <w:rFonts w:ascii="FontbitDavid" w:hAnsi="FontbitDavid"/>
          <w:sz w:val="24"/>
          <w:rtl/>
        </w:rPr>
        <w:t xml:space="preserve"> יש שיעור למים? והתנן: </w:t>
      </w:r>
      <w:r w:rsidRPr="003778A1">
        <w:rPr>
          <w:rStyle w:val="2fb"/>
          <w:rFonts w:ascii="FontbitDavid" w:hAnsi="FontbitDavid"/>
          <w:sz w:val="24"/>
          <w:rtl/>
        </w:rPr>
        <w:t xml:space="preserve">אר"א</w:t>
      </w:r>
      <w:r w:rsidRPr="003778A1">
        <w:rPr>
          <w:rFonts w:ascii="FontbitDavid" w:hAnsi="FontbitDavid"/>
          <w:sz w:val="24"/>
          <w:rtl/>
        </w:rPr>
        <w:t xml:space="preserve">, המנסך מי חג בחג בחוץ - חייב, </w:t>
      </w:r>
    </w:p>
    <w:p>
      <w:pPr>
        <w:pStyle w:val="38"/>
        <w:rPr>
          <w:ins w:id="91399" w:author="מנוע מכני" w:date="2026-10-11T12:04:39Z"/>
        </w:rPr>
      </w:pPr>
      <w:r>
        <w:lastRenderedPageBreak/>
        <w:t xml:space="preserve">ואר</w:t>
      </w:r>
      <w:ins w:id="90219" w:author="מנוע מכני" w:date="2026-10-11T12:04:39Z">
        <w:r>
          <w:t xml:space="preserve">י"ו</w:t>
        </w:r>
      </w:ins>
      <w:del w:id="90220" w:author="מנוע מכני" w:date="2026-10-11T12:04:39Z">
        <w:r>
          <w:lastRenderedPageBreak/>
          <w:delText xml:space="preserve">י''ו</w:delText>
        </w:r>
      </w:del>
      <w:r>
        <w:lastRenderedPageBreak/>
        <w:t xml:space="preserve"> </w:t>
      </w:r>
      <w:r w:rsidRPr="003778A1">
        <w:t xml:space="preserve">ממנחם יודאפה:</w:t>
      </w:r>
    </w:p>
    <w:p w:rsidR="00E403F0" w:rsidRPr="00AD695E" w:rsidRDefault="00E403F0" w:rsidP="00E403F0">
      <w:pPr>
        <w:rPr>
          <w:rtl/>
        </w:rPr>
      </w:pPr>
      <w:del w:id="91400" w:author="מנוע מכני" w:date="2026-10-11T12:04:39Z">
        <w:r w:rsidRPr="003778A1">
          <w:rPr>
            <w:rFonts w:ascii="FontbitDavid" w:hAnsi="FontbitDavid"/>
            <w:sz w:val="24"/>
            <w:rtl/>
          </w:rPr>
          <w:delText xml:space="preserve"> </w:delText>
        </w:r>
      </w:del>
      <w:r w:rsidRPr="003778A1">
        <w:rPr>
          <w:rStyle w:val="2fb"/>
          <w:rFonts w:ascii="FontbitDavid" w:hAnsi="FontbitDavid"/>
          <w:sz w:val="24"/>
          <w:rtl/>
        </w:rPr>
        <w:t xml:space="preserve">ר"א</w:t>
      </w:r>
      <w:r w:rsidRPr="003778A1">
        <w:rPr>
          <w:rFonts w:ascii="FontbitDavid" w:hAnsi="FontbitDavid"/>
          <w:sz w:val="24"/>
          <w:rtl/>
        </w:rPr>
        <w:t xml:space="preserve"> בשיטת </w:t>
      </w:r>
      <w:r w:rsidRPr="003778A1">
        <w:rPr>
          <w:rStyle w:val="2fb"/>
          <w:rFonts w:ascii="FontbitDavid" w:hAnsi="FontbitDavid"/>
          <w:sz w:val="24"/>
          <w:rtl/>
        </w:rPr>
        <w:t xml:space="preserve">ר"ע</w:t>
      </w:r>
      <w:r>
        <w:rPr>
          <w:rFonts w:ascii="FontbitDavid" w:hAnsi="FontbitDavid" w:hint="cs"/>
          <w:sz w:val="24"/>
          <w:rtl/>
        </w:rPr>
        <w:t>:</w:t>
      </w:r>
      <w:r w:rsidRPr="003778A1">
        <w:rPr>
          <w:rFonts w:ascii="FontbitDavid" w:hAnsi="FontbitDavid"/>
          <w:sz w:val="24"/>
          <w:rtl/>
        </w:rPr>
        <w:t xml:space="preserve"> ד</w:t>
      </w:r>
      <w:r>
        <w:rPr>
          <w:rFonts w:ascii="FontbitDavid" w:hAnsi="FontbitDavid" w:hint="cs"/>
          <w:sz w:val="24"/>
          <w:rtl/>
        </w:rPr>
        <w:t>'</w:t>
      </w:r>
      <w:ins w:id="90069" w:author="Claude - סמנטי" w:date="2026-10-11T12:17:22Z">
        <w:r>
          <w:rPr>
            <w:rStyle w:val="afffff0"/>
            <w:rFonts w:ascii="FontbitDavid" w:hAnsi="FontbitDavid"/>
            <w:sz w:val="24"/>
            <w:rtl/>
          </w:rPr>
          <w:t xml:space="preserve">נִסְכֵּיהֶם</w:t>
        </w:r>
      </w:ins>
      <w:del w:id="90070" w:author="Claude - סמנטי" w:date="2026-10-11T12:17:22Z">
        <w:r w:rsidRPr="003778A1">
          <w:rPr>
            <w:rFonts w:ascii="FontbitDavid" w:hAnsi="FontbitDavid"/>
            <w:sz w:val="24"/>
            <w:rtl/>
          </w:rPr>
          <w:delText xml:space="preserve">נסכיהם</w:delText>
        </w:r>
      </w:del>
      <w:r>
        <w:rPr>
          <w:rFonts w:ascii="FontbitDavid" w:hAnsi="FontbitDavid" w:hint="cs"/>
          <w:sz w:val="24"/>
          <w:rtl/>
        </w:rPr>
        <w:t>'</w:t>
      </w:r>
      <w:r w:rsidRPr="003778A1">
        <w:rPr>
          <w:rFonts w:ascii="FontbitDavid" w:hAnsi="FontbitDavid"/>
          <w:sz w:val="24"/>
          <w:rtl/>
        </w:rPr>
        <w:t xml:space="preserve"> - אחד ניסוך המים ואחד ניסוך היין </w:t>
      </w:r>
    </w:p>
    <w:p w:rsidR="00E403F0" w:rsidRPr="00AD695E" w:rsidRDefault="00E403F0" w:rsidP="00E403F0">
      <w:pPr>
        <w:rPr>
          <w:rtl/>
        </w:rPr>
      </w:pPr>
      <w:r>
        <w:rPr>
          <w:rStyle w:val="2fb"/>
          <w:rFonts w:ascii="FontbitDavid" w:hAnsi="FontbitDavid" w:hint="cs"/>
          <w:sz w:val="24"/>
          <w:rtl/>
        </w:rPr>
        <w:t xml:space="preserve">וא</w:t>
      </w:r>
      <w:ins w:id="90221" w:author="מנוע מכני" w:date="2026-10-11T12:04:39Z">
        <w:r>
          <w:rPr>
            <w:rStyle w:val="2fb"/>
            <w:rFonts w:ascii="FontbitDavid" w:hAnsi="FontbitDavid" w:hint="cs"/>
            <w:sz w:val="24"/>
            <w:rtl/>
          </w:rPr>
          <w:t xml:space="preserve">ר"ל</w:t>
        </w:r>
      </w:ins>
      <w:del w:id="90222" w:author="מנוע מכני" w:date="2026-10-11T12:04:39Z">
        <w:r>
          <w:rPr>
            <w:rFonts w:ascii="FontbitDavid" w:hAnsi="FontbitDavid" w:hint="cs"/>
            <w:sz w:val="24"/>
            <w:rtl/>
          </w:rPr>
          <w:delText xml:space="preserve">ר''ל</w:delText>
        </w:r>
      </w:del>
      <w:ins w:id="90938" w:author="מנוע מכני" w:date="2026-10-11T12:04:39Z">
        <w:r>
          <w:rPr>
            <w:rFonts w:ascii="FontbitDavid" w:hAnsi="FontbitDavid" w:hint="cs"/>
            <w:sz w:val="24"/>
            <w:rtl/>
          </w:rPr>
          <w:t xml:space="preserve"> </w:t>
        </w:r>
      </w:ins>
      <w:del w:id="90939" w:author="מנוע מכני" w:date="2026-10-11T12:04:39Z">
        <w:r>
          <w:rPr>
            <w:rFonts w:ascii="FontbitDavid" w:hAnsi="FontbitDavid" w:hint="cs"/>
            <w:sz w:val="24"/>
            <w:rtl/>
          </w:rPr>
          <w:delText xml:space="preserve"> </w:delText>
        </w:r>
        <w:r w:rsidRPr="003778A1">
          <w:rPr>
            <w:rFonts w:ascii="FontbitDavid" w:hAnsi="FontbitDavid"/>
            <w:sz w:val="24"/>
            <w:rtl/>
          </w:rPr>
          <w:delText xml:space="preserve"> </w:delText>
        </w:r>
      </w:del>
      <w:ins w:id="91072" w:author="מנוע מכני" w:date="2026-10-11T12:04:39Z">
        <w:r>
          <w:rPr>
            <w:rFonts w:ascii="FontbitDavid" w:hAnsi="FontbitDavid"/>
            <w:sz w:val="24"/>
            <w:rtl/>
          </w:rPr>
          <w:t xml:space="preserve">אם </w:t>
        </w:r>
      </w:ins>
      <w:del w:id="91073" w:author="מנוע מכני" w:date="2026-10-11T12:04:39Z">
        <w:r w:rsidRPr="003778A1">
          <w:rPr>
            <w:rFonts w:ascii="FontbitDavid" w:hAnsi="FontbitDavid"/>
            <w:sz w:val="24"/>
            <w:rtl/>
          </w:rPr>
          <w:delText xml:space="preserve">אי </w:delText>
        </w:r>
      </w:del>
      <w:r w:rsidRPr="003778A1">
        <w:rPr>
          <w:rFonts w:ascii="FontbitDavid" w:hAnsi="FontbitDavid"/>
          <w:sz w:val="24"/>
          <w:rtl/>
        </w:rPr>
        <w:t xml:space="preserve">מה יין - שלש לוגין, אף מים - שלש לוגין</w:t>
      </w:r>
      <w:ins w:id="90936" w:author="מנוע מכני" w:date="2026-10-11T12:04:39Z">
        <w:r>
          <w:rPr>
            <w:rFonts w:ascii="FontbitDavid" w:hAnsi="FontbitDavid"/>
            <w:sz w:val="24"/>
            <w:rtl/>
          </w:rPr>
          <w:t xml:space="preserve">,</w:t>
        </w:r>
      </w:ins>
      <w:del w:id="90937" w:author="מנוע מכני" w:date="2026-10-11T12:04:39Z">
        <w:r>
          <w:rPr>
            <w:rFonts w:ascii="FontbitDavid" w:hAnsi="FontbitDavid"/>
            <w:sz w:val="24"/>
            <w:rtl/>
          </w:rPr>
          <w:delText xml:space="preserve">;</w:delText>
        </w:r>
      </w:del>
      <w:r>
        <w:rPr>
          <w:rFonts w:ascii="FontbitDavid" w:hAnsi="FontbitDavid" w:hint="cs"/>
          <w:sz w:val="24"/>
          <w:rtl/>
        </w:rPr>
        <w:t xml:space="preserve">- </w:t>
      </w:r>
      <w:r w:rsidRPr="003778A1">
        <w:rPr>
          <w:rFonts w:ascii="FontbitDavid" w:hAnsi="FontbitDavid"/>
          <w:sz w:val="24"/>
          <w:rtl/>
        </w:rPr>
        <w:t xml:space="preserve">מכלל דסבר </w:t>
      </w:r>
      <w:ins w:id="90223" w:author="מנוע מכני" w:date="2026-10-11T12:04:39Z">
        <w:r>
          <w:rPr>
            <w:rStyle w:val="2fb"/>
            <w:rFonts w:ascii="FontbitDavid" w:hAnsi="FontbitDavid"/>
            <w:sz w:val="24"/>
            <w:rtl/>
          </w:rPr>
          <w:t xml:space="preserve">ר"ל</w:t>
        </w:r>
      </w:ins>
      <w:del w:id="90224" w:author="מנוע מכני" w:date="2026-10-11T12:04:39Z">
        <w:r w:rsidRPr="003778A1">
          <w:rPr>
            <w:rFonts w:ascii="FontbitDavid" w:hAnsi="FontbitDavid"/>
            <w:sz w:val="24"/>
            <w:rtl/>
          </w:rPr>
          <w:delText xml:space="preserve">ר</w:delText>
        </w:r>
        <w:r>
          <w:rPr>
            <w:rFonts w:ascii="FontbitDavid" w:hAnsi="FontbitDavid" w:hint="cs"/>
            <w:sz w:val="24"/>
            <w:rtl/>
          </w:rPr>
          <w:delText xml:space="preserve">''ל</w:delText>
        </w:r>
      </w:del>
      <w:r w:rsidRPr="003778A1">
        <w:rPr>
          <w:rFonts w:ascii="FontbitDavid" w:hAnsi="FontbitDavid"/>
          <w:sz w:val="24"/>
          <w:rtl/>
        </w:rPr>
        <w:t xml:space="preserve"> אין שיעור למים</w:t>
      </w:r>
      <w:r>
        <w:rPr>
          <w:rFonts w:ascii="FontbitDavid" w:hAnsi="FontbitDavid"/>
          <w:sz w:val="24"/>
          <w:rtl/>
        </w:rPr>
        <w:t>.</w:t>
      </w:r>
    </w:p>
    <w:p w:rsidR="00E403F0" w:rsidRPr="00AD695E" w:rsidRDefault="00E403F0" w:rsidP="00E403F0">
      <w:pPr>
        <w:pStyle w:val="affffb"/>
        <w:rPr>
          <w:rtl/>
        </w:rPr>
      </w:pPr>
      <w:r>
        <w:rPr>
          <w:rtl/>
        </w:rPr>
        <w:t xml:space="preserve">- </w:t>
      </w:r>
      <w:r w:rsidRPr="002C1162">
        <w:rPr>
          <w:rtl/>
        </w:rPr>
        <w:t xml:space="preserve">לטעמא דמנחם יודאפה </w:t>
      </w:r>
      <w:ins w:id="90774" w:author="מנוע מכני" w:date="2026-10-11T12:04:39Z">
        <w:r>
          <w:rPr>
            <w:rtl/>
          </w:rPr>
          <w:t xml:space="preserve">אומר</w:t>
        </w:r>
      </w:ins>
      <w:del w:id="90775" w:author="מנוע מכני" w:date="2026-10-11T12:04:39Z">
        <w:r w:rsidRPr="002C1162">
          <w:rPr>
            <w:rtl/>
          </w:rPr>
          <w:delText xml:space="preserve">קאמר</w:delText>
        </w:r>
      </w:del>
      <w:r w:rsidRPr="002C1162">
        <w:rPr>
          <w:rtl/>
        </w:rPr>
        <w:t xml:space="preserve">.</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13" w:author="קלוד" w:date="2026-10-11T09:07:20Z"/>
        </w:rPr>
      </w:pPr>
      <w:ins w:id="20112" w:author="קלוד" w:date="2026-10-11T09:07:20Z">
        <w:r>
          <w:t xml:space="preserve">משנה ח</w:t>
        </w:r>
      </w:ins>
    </w:p>
    <w:p w:rsidR="00E403F0" w:rsidRPr="00C20F97" w:rsidRDefault="00E403F0" w:rsidP="00E403F0">
      <w:pPr>
        <w:pStyle w:val="afff9"/>
        <w:rPr>
          <w:del w:id="20047" w:author="קלוד" w:date="2026-10-11T09:07:20Z"/>
          <w:spacing w:val="8"/>
          <w:rtl/>
        </w:rPr>
      </w:pPr>
      <w:del w:id="20046"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5" w:author="קלוד" w:date="2026-10-11T12:09:42Z">
          <w:pPr>
            <w:pStyle w:val="afff9"/>
          </w:pPr>
        </w:pPrChange>
      </w:pPr>
      <w:r w:rsidRPr="00C20F97">
        <w:rPr>
          <w:spacing w:val="8"/>
          <w:rtl/>
        </w:rPr>
        <w:t xml:space="preserve">הקן שבראש האילן של הקדש - לא נהנין ולא מועלין, </w:t>
      </w:r>
    </w:p>
    <w:p w:rsidR="00E403F0" w:rsidRPr="00C20F97" w:rsidRDefault="00E403F0" w:rsidP="00E403F0">
      <w:pPr>
        <w:pStyle w:val="afff9"/>
        <w:rPr>
          <w:spacing w:val="8"/>
          <w:rtl/>
        </w:rPr>
      </w:pPr>
      <w:r w:rsidRPr="00C20F97">
        <w:rPr>
          <w:spacing w:val="8"/>
          <w:rtl/>
        </w:rPr>
        <w:t>שבאשירה - יתיז בקנה.</w:t>
      </w:r>
    </w:p>
    <w:p w:rsidR="00E403F0" w:rsidRPr="00C20F97" w:rsidRDefault="00E403F0" w:rsidP="00E403F0">
      <w:pPr>
        <w:pStyle w:val="afff9"/>
        <w:rPr>
          <w:spacing w:val="8"/>
          <w:rtl/>
        </w:rPr>
      </w:pPr>
      <w:r w:rsidRPr="00C20F97">
        <w:rPr>
          <w:spacing w:val="8"/>
          <w:rtl/>
        </w:rPr>
        <w:t>המקדיש את החורש - מועלין בכולו.</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יד.</w:t>
      </w:r>
    </w:p>
    <w:p>
      <w:pPr>
        <w:pStyle w:val="afffff8"/>
        <w:rPr>
          <w:ins w:id="90049" w:author="קלוד" w:date="2026-10-11T12:19:32Z"/>
        </w:rPr>
      </w:pPr>
      <w:ins w:id="90050" w:author="קלוד" w:date="2026-10-11T12:19:32Z">
        <w:r>
          <w:rPr>
            <w:color w:val="7B3F00"/>
          </w:rPr>
          <w:t xml:space="preserve">ע"ז שנשתברה מאליה - מותרת או אסורה</w:t>
        </w:r>
      </w:ins>
    </w:p>
    <w:p w:rsidR="00E403F0" w:rsidRPr="00AD695E" w:rsidRDefault="00E403F0" w:rsidP="00E403F0">
      <w:pPr>
        <w:rPr>
          <w:rtl/>
        </w:rPr>
      </w:pPr>
      <w:del w:id="90396" w:author="מנוע מכני" w:date="2026-10-11T12:04:39Z">
        <w:r w:rsidRPr="003778A1">
          <w:rPr>
            <w:rFonts w:ascii="FontbitDavid" w:hAnsi="FontbitDavid"/>
            <w:sz w:val="24"/>
            <w:rtl/>
          </w:rPr>
          <w:delText xml:space="preserve"> </w:delText>
        </w:r>
      </w:del>
      <w:r w:rsidRPr="002C1162">
        <w:rPr>
          <w:rFonts w:ascii="FontbitDavid" w:hAnsi="FontbitDavid"/>
          <w:b/>
          <w:bCs/>
          <w:sz w:val="24"/>
          <w:rtl/>
        </w:rPr>
        <w:t xml:space="preserve">איתמר, </w:t>
      </w:r>
      <w:ins w:id="91014" w:author="מנוע מכני" w:date="2026-10-11T12:04:39Z">
        <w:r>
          <w:rPr>
            <w:rFonts w:ascii="FontbitDavid" w:hAnsi="FontbitDavid"/>
            <w:b/>
            <w:bCs/>
            <w:sz w:val="24"/>
            <w:rtl/>
          </w:rPr>
          <w:t xml:space="preserve">ע"ז</w:t>
        </w:r>
      </w:ins>
      <w:del w:id="91015" w:author="מנוע מכני" w:date="2026-10-11T12:04:39Z">
        <w:r w:rsidRPr="002C1162">
          <w:rPr>
            <w:rFonts w:ascii="FontbitDavid" w:hAnsi="FontbitDavid"/>
            <w:b/>
            <w:bCs/>
            <w:sz w:val="24"/>
            <w:rtl/>
          </w:rPr>
          <w:delText xml:space="preserve">עבודת כוכבים</w:delText>
        </w:r>
      </w:del>
      <w:r w:rsidRPr="002C1162">
        <w:rPr>
          <w:rFonts w:ascii="FontbitDavid" w:hAnsi="FontbitDavid"/>
          <w:b/>
          <w:bCs/>
          <w:sz w:val="24"/>
          <w:rtl/>
        </w:rPr>
        <w:t xml:space="preserve"> שנשתברה מאליה, </w:t>
      </w:r>
    </w:p>
    <w:p>
      <w:pPr>
        <w:pStyle w:val="38"/>
        <w:rPr>
          <w:ins w:id="91401" w:author="מנוע מכני" w:date="2026-10-11T12:04:39Z"/>
        </w:rPr>
      </w:pPr>
      <w:r w:rsidRPr="003A6603">
        <w:t xml:space="preserve">לר</w:t>
      </w:r>
      <w:ins w:id="90225" w:author="מנוע מכני" w:date="2026-10-11T12:04:39Z">
        <w:r>
          <w:t xml:space="preserve">י"ו</w:t>
        </w:r>
      </w:ins>
      <w:del w:id="90226" w:author="מנוע מכני" w:date="2026-10-11T12:04:39Z">
        <w:r w:rsidRPr="003A6603">
          <w:delText xml:space="preserve">י''ו</w:delText>
        </w:r>
      </w:del>
      <w:r>
        <w:t>:</w:t>
      </w:r>
    </w:p>
    <w:p w:rsidR="00E403F0" w:rsidRPr="00AD695E" w:rsidRDefault="00E403F0" w:rsidP="00E403F0">
      <w:pPr>
        <w:rPr>
          <w:rtl/>
        </w:rPr>
      </w:pPr>
      <w:del w:id="9140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אסורה - דלא בטלה עובד כוכבים, </w:t>
      </w:r>
    </w:p>
    <w:p>
      <w:pPr>
        <w:pStyle w:val="38"/>
        <w:rPr>
          <w:ins w:id="91403" w:author="מנוע מכני" w:date="2026-10-11T12:04:39Z"/>
        </w:rPr>
      </w:pPr>
      <w:r w:rsidRPr="003A6603">
        <w:t>ור</w:t>
      </w:r>
      <w:r>
        <w:t>"ל</w:t>
      </w:r>
      <w:r w:rsidRPr="003778A1">
        <w:t xml:space="preserve">:</w:t>
      </w:r>
    </w:p>
    <w:p w:rsidR="00E403F0" w:rsidRPr="00AD695E" w:rsidRDefault="00E403F0" w:rsidP="00E403F0">
      <w:pPr>
        <w:rPr>
          <w:rtl/>
        </w:rPr>
      </w:pPr>
      <w:del w:id="9140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מותרת, </w:t>
      </w:r>
      <w:ins w:id="91164" w:author="מנוע מכני" w:date="2026-10-11T12:04:39Z">
        <w:r>
          <w:rPr>
            <w:rFonts w:ascii="FontbitDavid" w:hAnsi="FontbitDavid"/>
            <w:sz w:val="24"/>
            <w:rtl/>
          </w:rPr>
          <w:t xml:space="preserve">לומר</w:t>
        </w:r>
      </w:ins>
      <w:del w:id="91165" w:author="מנוע מכני" w:date="2026-10-11T12:04:39Z">
        <w:r w:rsidRPr="003778A1">
          <w:rPr>
            <w:rFonts w:ascii="FontbitDavid" w:hAnsi="FontbitDavid"/>
            <w:sz w:val="24"/>
            <w:rtl/>
          </w:rPr>
          <w:delText xml:space="preserve">מימר</w:delText>
        </w:r>
      </w:del>
      <w:r w:rsidRPr="003778A1">
        <w:rPr>
          <w:rFonts w:ascii="FontbitDavid" w:hAnsi="FontbitDavid"/>
          <w:sz w:val="24"/>
          <w:rtl/>
        </w:rPr>
        <w:t xml:space="preserve"> </w:t>
      </w:r>
      <w:r w:rsidRPr="003778A1">
        <w:rPr>
          <w:rFonts w:ascii="FontbitDavid" w:hAnsi="FontbitDavid"/>
          <w:sz w:val="24"/>
          <w:rtl/>
        </w:rPr>
        <w:t xml:space="preserve">אמר</w:t>
      </w:r>
      <w:r w:rsidRPr="003778A1">
        <w:rPr>
          <w:rFonts w:ascii="FontbitDavid" w:hAnsi="FontbitDavid"/>
          <w:sz w:val="24"/>
          <w:rtl/>
        </w:rPr>
        <w:t xml:space="preserve"> - היא גופה </w:t>
      </w:r>
      <w:r w:rsidRPr="003778A1">
        <w:rPr>
          <w:rFonts w:ascii="FontbitDavid" w:hAnsi="FontbitDavid"/>
          <w:sz w:val="24"/>
          <w:rtl/>
        </w:rPr>
        <w:t xml:space="preserve">לא</w:t>
      </w:r>
      <w:r w:rsidRPr="003778A1">
        <w:rPr>
          <w:rFonts w:ascii="FontbitDavid" w:hAnsi="FontbitDavid"/>
          <w:sz w:val="24"/>
          <w:rtl/>
        </w:rPr>
        <w:t xml:space="preserve"> מצלה, </w:t>
      </w:r>
      <w:ins w:id="90776" w:author="מנוע מכני" w:date="2026-10-11T12:04:39Z">
        <w:r>
          <w:rPr>
            <w:rFonts w:ascii="FontbitDavid" w:hAnsi="FontbitDavid"/>
            <w:sz w:val="24"/>
            <w:rtl/>
          </w:rPr>
          <w:t xml:space="preserve">לי</w:t>
        </w:r>
      </w:ins>
      <w:del w:id="90777" w:author="מנוע מכני" w:date="2026-10-11T12:04:39Z">
        <w:r w:rsidRPr="003778A1">
          <w:rPr>
            <w:rFonts w:ascii="FontbitDavid" w:hAnsi="FontbitDavid"/>
            <w:sz w:val="24"/>
            <w:rtl/>
          </w:rPr>
          <w:delText xml:space="preserve">לדידי</w:delText>
        </w:r>
      </w:del>
      <w:r w:rsidRPr="003778A1">
        <w:rPr>
          <w:rFonts w:ascii="FontbitDavid" w:hAnsi="FontbitDavid"/>
          <w:sz w:val="24"/>
          <w:rtl/>
        </w:rPr>
        <w:t xml:space="preserve"> מצלה לי? </w:t>
      </w:r>
    </w:p>
    <w:p>
      <w:pPr>
        <w:pStyle w:val="38"/>
        <w:rPr>
          <w:ins w:id="91406" w:author="מנוע מכני" w:date="2026-10-11T12:04:39Z"/>
        </w:rPr>
      </w:pPr>
      <w:del w:id="91405" w:author="מנוע מכני" w:date="2026-10-11T12:04:39Z">
        <w:r w:rsidRPr="00E87E21">
          <w:delText xml:space="preserve">•</w:delText>
        </w:r>
      </w:del>
      <w:r w:rsidRPr="00E87E21">
        <w:t xml:space="preserve"> </w:t>
      </w:r>
      <w:r w:rsidRPr="00E87E21">
        <w:t xml:space="preserve">איתיביה </w:t>
      </w:r>
      <w:ins w:id="90227" w:author="מנוע מכני" w:date="2026-10-11T12:04:39Z">
        <w:r>
          <w:t xml:space="preserve">ר"ל</w:t>
        </w:r>
      </w:ins>
      <w:del w:id="90228" w:author="מנוע מכני" w:date="2026-10-11T12:04:39Z">
        <w:r w:rsidRPr="00E87E21">
          <w:delText xml:space="preserve">ר</w:delText>
        </w:r>
        <w:r w:rsidRPr="00E87E21">
          <w:delText xml:space="preserve">''ל</w:delText>
        </w:r>
      </w:del>
      <w:r w:rsidRPr="00E87E21">
        <w:t xml:space="preserve"> לר</w:t>
      </w:r>
      <w:ins w:id="90229" w:author="מנוע מכני" w:date="2026-10-11T12:04:39Z">
        <w:r>
          <w:t xml:space="preserve">י"ו</w:t>
        </w:r>
      </w:ins>
      <w:del w:id="90230" w:author="מנוע מכני" w:date="2026-10-11T12:04:39Z">
        <w:r w:rsidRPr="00E87E21">
          <w:delText xml:space="preserve">י''ו</w:delText>
        </w:r>
      </w:del>
      <w:r w:rsidRPr="00E87E21">
        <w:t xml:space="preserve">:</w:t>
      </w:r>
    </w:p>
    <w:p w:rsidR="00E403F0" w:rsidRPr="00E87E21" w:rsidRDefault="00E403F0" w:rsidP="00E403F0">
      <w:pPr>
        <w:rPr>
          <w:spacing w:val="-6"/>
          <w:rtl/>
        </w:rPr>
      </w:pPr>
      <w:del w:id="91407" w:author="מנוע מכני" w:date="2026-10-11T12:04:39Z">
        <w:r w:rsidRPr="00E87E21">
          <w:rPr>
            <w:rFonts w:ascii="FontbitDavid" w:hAnsi="FontbitDavid"/>
            <w:spacing w:val="-6"/>
            <w:sz w:val="24"/>
            <w:rtl/>
          </w:rPr>
          <w:delText xml:space="preserve"> </w:delText>
        </w:r>
      </w:del>
      <w:r w:rsidRPr="00E87E21">
        <w:rPr>
          <w:rFonts w:ascii="FontbitDavid" w:hAnsi="FontbitDavid"/>
          <w:spacing w:val="-6"/>
          <w:sz w:val="24"/>
          <w:rtl/>
        </w:rPr>
        <w:t xml:space="preserve">הקן שבראש האילן של הקדש - אין נהנין ואין מועלין, שבאשירה יתיז בקנה, </w:t>
      </w:r>
    </w:p>
    <w:p w:rsidR="00E403F0" w:rsidRPr="00AD695E" w:rsidRDefault="00E403F0" w:rsidP="00E403F0">
      <w:pPr>
        <w:rPr>
          <w:rtl/>
        </w:rPr>
      </w:pPr>
      <w:ins w:id="90778" w:author="מנוע מכני" w:date="2026-10-11T12:04:39Z">
        <w:r>
          <w:rPr>
            <w:rFonts w:ascii="FontbitDavid" w:hAnsi="FontbitDavid"/>
            <w:sz w:val="24"/>
            <w:rtl/>
          </w:rPr>
          <w:t xml:space="preserve">מה</w:t>
        </w:r>
      </w:ins>
      <w:del w:id="90779" w:author="מנוע מכני" w:date="2026-10-11T12:04:39Z">
        <w:r w:rsidRPr="003778A1">
          <w:rPr>
            <w:rFonts w:ascii="FontbitDavid" w:hAnsi="FontbitDavid"/>
            <w:sz w:val="24"/>
            <w:rtl/>
          </w:rPr>
          <w:delText xml:space="preserve">מאי</w:delText>
        </w:r>
      </w:del>
      <w:r w:rsidRPr="003778A1">
        <w:rPr>
          <w:rFonts w:ascii="FontbitDavid" w:hAnsi="FontbitDavid"/>
          <w:sz w:val="24"/>
          <w:rtl/>
        </w:rPr>
        <w:t xml:space="preserve"> </w:t>
      </w:r>
      <w:ins w:id="90554" w:author="מנוע מכני" w:date="2026-10-11T12:04:39Z">
        <w:r>
          <w:rPr>
            <w:rFonts w:ascii="FontbitDavid" w:hAnsi="FontbitDavid"/>
            <w:sz w:val="24"/>
            <w:rtl/>
          </w:rPr>
          <w:t xml:space="preserve">לא</w:t>
        </w:r>
      </w:ins>
      <w:del w:id="90555"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 דאיתבר מגופה וקתני יתיז בקנה</w:t>
      </w:r>
      <w:r>
        <w:rPr>
          <w:rFonts w:ascii="FontbitDavid" w:hAnsi="FontbitDavid"/>
          <w:sz w:val="24"/>
          <w:rtl/>
        </w:rPr>
        <w:t>!</w:t>
      </w:r>
    </w:p>
    <w:p w:rsidR="00E403F0" w:rsidRPr="00AD695E" w:rsidRDefault="00E403F0" w:rsidP="00E403F0">
      <w:pPr>
        <w:rPr>
          <w:rtl/>
        </w:rPr>
      </w:pPr>
      <w:r>
        <w:rPr>
          <w:rFonts w:ascii="FontbitDavid" w:hAnsi="FontbitDavid" w:hint="cs"/>
          <w:sz w:val="24"/>
          <w:rtl/>
        </w:rPr>
        <w:t xml:space="preserve">ולא מדובר שהביא עצים </w:t>
      </w:r>
      <w:ins w:id="91016" w:author="מנוע מכני" w:date="2026-10-11T12:04:39Z">
        <w:r>
          <w:rPr>
            <w:rFonts w:ascii="FontbitDavid" w:hAnsi="FontbitDavid" w:hint="cs"/>
            <w:sz w:val="24"/>
            <w:rtl/>
          </w:rPr>
          <w:t xml:space="preserve">מעולם</w:t>
        </w:r>
      </w:ins>
      <w:del w:id="91017" w:author="מנוע מכני" w:date="2026-10-11T12:04:39Z">
        <w:r>
          <w:rPr>
            <w:rFonts w:ascii="FontbitDavid" w:hAnsi="FontbitDavid" w:hint="cs"/>
            <w:sz w:val="24"/>
            <w:rtl/>
          </w:rPr>
          <w:delText xml:space="preserve">מעלמא</w:delText>
        </w:r>
      </w:del>
      <w:r>
        <w:rPr>
          <w:rFonts w:ascii="FontbitDavid" w:hAnsi="FontbitDavid" w:hint="cs"/>
          <w:sz w:val="24"/>
          <w:rtl/>
        </w:rPr>
        <w:t xml:space="preserve"> </w:t>
      </w:r>
      <w:ins w:id="90556" w:author="מנוע מכני" w:date="2026-10-11T12:04:39Z">
        <w:r>
          <w:rPr>
            <w:rFonts w:ascii="FontbitDavid" w:hAnsi="FontbitDavid" w:hint="cs"/>
            <w:sz w:val="24"/>
            <w:rtl/>
          </w:rPr>
          <w:t xml:space="preserve">דא"כ</w:t>
        </w:r>
      </w:ins>
      <w:del w:id="90557" w:author="מנוע מכני" w:date="2026-10-11T12:04:39Z">
        <w:r>
          <w:rPr>
            <w:rFonts w:ascii="FontbitDavid" w:hAnsi="FontbitDavid" w:hint="cs"/>
            <w:sz w:val="24"/>
            <w:rtl/>
          </w:rPr>
          <w:delText xml:space="preserve">דאי הכי</w:delText>
        </w:r>
      </w:del>
      <w:r>
        <w:rPr>
          <w:rFonts w:ascii="FontbitDavid" w:hAnsi="FontbitDavid" w:hint="cs"/>
          <w:sz w:val="24"/>
          <w:rtl/>
        </w:rPr>
        <w:t xml:space="preserve"> </w:t>
      </w:r>
      <w:ins w:id="90780" w:author="מנוע מכני" w:date="2026-10-11T12:04:39Z">
        <w:r>
          <w:rPr>
            <w:rFonts w:ascii="FontbitDavid" w:hAnsi="FontbitDavid" w:hint="cs"/>
            <w:sz w:val="24"/>
            <w:rtl/>
          </w:rPr>
          <w:t xml:space="preserve">למה</w:t>
        </w:r>
      </w:ins>
      <w:del w:id="90781" w:author="מנוע מכני" w:date="2026-10-11T12:04:39Z">
        <w:r>
          <w:rPr>
            <w:rFonts w:ascii="FontbitDavid" w:hAnsi="FontbitDavid" w:hint="cs"/>
            <w:sz w:val="24"/>
            <w:rtl/>
          </w:rPr>
          <w:delText xml:space="preserve">אמאי</w:delText>
        </w:r>
      </w:del>
      <w:r>
        <w:rPr>
          <w:rFonts w:ascii="FontbitDavid" w:hAnsi="FontbitDavid" w:hint="cs"/>
          <w:sz w:val="24"/>
          <w:rtl/>
        </w:rPr>
        <w:t xml:space="preserve"> של הקדש אין נהנין ואין מועלין </w:t>
      </w:r>
    </w:p>
    <w:p>
      <w:pPr>
        <w:pStyle w:val="38"/>
        <w:rPr>
          <w:ins w:id="91408" w:author="מנוע מכני" w:date="2026-10-11T12:04:39Z"/>
        </w:rPr>
      </w:pPr>
      <w:r>
        <w:t xml:space="preserve">אלא</w:t>
      </w:r>
    </w:p>
    <w:p w:rsidR="00E403F0" w:rsidRPr="00AD695E" w:rsidRDefault="00E403F0" w:rsidP="00E403F0">
      <w:pPr>
        <w:rPr>
          <w:rtl/>
        </w:rPr>
      </w:pPr>
      <w:del w:id="91409" w:author="מנוע מכני" w:date="2026-10-11T12:04:39Z">
        <w:r>
          <w:rPr>
            <w:rFonts w:ascii="FontbitDavid" w:hAnsi="FontbitDavid" w:hint="cs"/>
            <w:sz w:val="24"/>
            <w:rtl/>
          </w:rPr>
          <w:delText xml:space="preserve"> </w:delText>
        </w:r>
      </w:del>
      <w:r>
        <w:rPr>
          <w:rFonts w:ascii="FontbitDavid" w:hAnsi="FontbitDavid" w:hint="cs"/>
          <w:sz w:val="24"/>
          <w:rtl/>
        </w:rPr>
        <w:t xml:space="preserve">בגידולין הבאין לאחר מכן </w:t>
      </w:r>
      <w:ins w:id="91092" w:author="מנוע מכני" w:date="2026-10-11T12:04:39Z">
        <w:r>
          <w:rPr>
            <w:rFonts w:ascii="FontbitDavid" w:hAnsi="FontbitDavid" w:hint="cs"/>
            <w:sz w:val="24"/>
            <w:rtl/>
          </w:rPr>
          <w:t xml:space="preserve">וסבר</w:t>
        </w:r>
      </w:ins>
      <w:del w:id="91093" w:author="מנוע מכני" w:date="2026-10-11T12:04:39Z">
        <w:r>
          <w:rPr>
            <w:rFonts w:ascii="FontbitDavid" w:hAnsi="FontbitDavid" w:hint="cs"/>
            <w:sz w:val="24"/>
            <w:rtl/>
          </w:rPr>
          <w:delText xml:space="preserve">ו</w:delText>
        </w:r>
        <w:r>
          <w:rPr>
            <w:rFonts w:ascii="FontbitDavid" w:hAnsi="FontbitDavid" w:hint="cs"/>
            <w:sz w:val="24"/>
            <w:rtl/>
          </w:rPr>
          <w:delText xml:space="preserve">ס"ל</w:delText>
        </w:r>
      </w:del>
      <w:ins w:id="90231" w:author="מנוע מכני" w:date="2026-10-11T12:04:39Z"/>
      <w:del w:id="90232" w:author="מנוע מכני" w:date="2026-10-11T12:04:39Z">
        <w:r>
          <w:rPr>
            <w:rFonts w:ascii="FontbitDavid" w:hAnsi="FontbitDavid" w:hint="cs"/>
            <w:sz w:val="24"/>
            <w:rtl/>
          </w:rPr>
          <w:delText xml:space="preserve">ס''ל</w:delText>
        </w:r>
      </w:del>
      <w:r>
        <w:rPr>
          <w:rFonts w:ascii="FontbitDavid" w:hAnsi="FontbitDavid" w:hint="cs"/>
          <w:sz w:val="24"/>
          <w:rtl/>
        </w:rPr>
        <w:t xml:space="preserve"> דאין </w:t>
      </w:r>
      <w:r w:rsidRPr="003778A1">
        <w:rPr>
          <w:rFonts w:ascii="FontbitDavid" w:hAnsi="FontbitDavid"/>
          <w:sz w:val="24"/>
          <w:rtl/>
        </w:rPr>
        <w:t>מועלין בגידולין</w:t>
      </w:r>
      <w:r>
        <w:rPr>
          <w:rFonts w:ascii="FontbitDavid" w:hAnsi="FontbitDavid" w:hint="cs"/>
          <w:sz w:val="24"/>
          <w:rtl/>
        </w:rPr>
        <w:t xml:space="preserve"> </w:t>
      </w:r>
      <w:r>
        <w:rPr>
          <w:rFonts w:ascii="FontbitDavid" w:hAnsi="FontbitDavid" w:hint="cs"/>
          <w:sz w:val="24"/>
          <w:rtl/>
        </w:rPr>
        <w:t xml:space="preserve">ו</w:t>
      </w:r>
      <w:ins w:id="90001" w:author="מנוע מכני" w:date="2026-10-11T12:04:39Z">
        <w:r>
          <w:rPr>
            <w:rFonts w:ascii="FontbitDavid" w:hAnsi="FontbitDavid" w:hint="cs"/>
            <w:sz w:val="24"/>
            <w:rtl/>
          </w:rPr>
          <w:t xml:space="preserve">ה"נ</w:t>
        </w:r>
      </w:ins>
      <w:del w:id="90002" w:author="מנוע מכני" w:date="2026-10-11T12:04:39Z">
        <w:r>
          <w:rPr>
            <w:rFonts w:ascii="FontbitDavid" w:hAnsi="FontbitDavid" w:hint="cs"/>
            <w:sz w:val="24"/>
            <w:rtl/>
          </w:rPr>
          <w:delText xml:space="preserve">ה'נ</w:delText>
        </w:r>
      </w:del>
      <w:r>
        <w:rPr>
          <w:rFonts w:ascii="FontbitDavid" w:hAnsi="FontbitDavid" w:hint="cs"/>
          <w:sz w:val="24"/>
          <w:rtl/>
        </w:rPr>
        <w:t xml:space="preserve"> </w:t>
      </w:r>
      <w:ins w:id="91166" w:author="מנוע מכני" w:date="2026-10-11T12:04:39Z">
        <w:r>
          <w:rPr>
            <w:rFonts w:ascii="FontbitDavid" w:hAnsi="FontbitDavid" w:hint="cs"/>
            <w:sz w:val="24"/>
            <w:rtl/>
          </w:rPr>
          <w:t xml:space="preserve">מסתבר</w:t>
        </w:r>
      </w:ins>
      <w:del w:id="91167" w:author="מנוע מכני" w:date="2026-10-11T12:04:39Z">
        <w:r>
          <w:rPr>
            <w:rFonts w:ascii="FontbitDavid" w:hAnsi="FontbitDavid" w:hint="cs"/>
            <w:sz w:val="24"/>
            <w:rtl/>
          </w:rPr>
          <w:delText xml:space="preserve">מסתברא</w:delText>
        </w:r>
      </w:del>
      <w:r>
        <w:rPr>
          <w:rFonts w:ascii="FontbitDavid" w:hAnsi="FontbitDavid" w:hint="cs"/>
          <w:sz w:val="24"/>
          <w:rtl/>
        </w:rPr>
        <w:t xml:space="preserve"> </w:t>
      </w:r>
      <w:ins w:id="91074" w:author="מנוע מכני" w:date="2026-10-11T12:04:39Z">
        <w:r>
          <w:rPr>
            <w:rFonts w:ascii="FontbitDavid" w:hAnsi="FontbitDavid" w:hint="cs"/>
            <w:sz w:val="24"/>
            <w:rtl/>
          </w:rPr>
          <w:t xml:space="preserve">דאם </w:t>
        </w:r>
      </w:ins>
      <w:del w:id="91075" w:author="מנוע מכני" w:date="2026-10-11T12:04:39Z">
        <w:r>
          <w:rPr>
            <w:rFonts w:ascii="FontbitDavid" w:hAnsi="FontbitDavid" w:hint="cs"/>
            <w:sz w:val="24"/>
            <w:rtl/>
          </w:rPr>
          <w:delText xml:space="preserve">דאי </w:delText>
        </w:r>
      </w:del>
      <w:ins w:id="91018" w:author="מנוע מכני" w:date="2026-10-11T12:04:39Z">
        <w:r>
          <w:rPr>
            <w:rFonts w:ascii="FontbitDavid" w:hAnsi="FontbitDavid" w:hint="cs"/>
            <w:sz w:val="24"/>
            <w:rtl/>
          </w:rPr>
          <w:t xml:space="preserve">מעולם</w:t>
        </w:r>
      </w:ins>
      <w:del w:id="91019" w:author="מנוע מכני" w:date="2026-10-11T12:04:39Z">
        <w:r>
          <w:rPr>
            <w:rFonts w:ascii="FontbitDavid" w:hAnsi="FontbitDavid" w:hint="cs"/>
            <w:sz w:val="24"/>
            <w:rtl/>
          </w:rPr>
          <w:delText xml:space="preserve">מעלמא</w:delText>
        </w:r>
      </w:del>
      <w:r>
        <w:rPr>
          <w:rFonts w:ascii="FontbitDavid" w:hAnsi="FontbitDavid" w:hint="cs"/>
          <w:sz w:val="24"/>
          <w:rtl/>
        </w:rPr>
        <w:t xml:space="preserve"> </w:t>
      </w:r>
      <w:ins w:id="90782" w:author="מנוע מכני" w:date="2026-10-11T12:04:39Z">
        <w:r>
          <w:rPr>
            <w:rFonts w:ascii="FontbitDavid" w:hAnsi="FontbitDavid" w:hint="cs"/>
            <w:sz w:val="24"/>
            <w:rtl/>
          </w:rPr>
          <w:t xml:space="preserve">למה</w:t>
        </w:r>
      </w:ins>
      <w:del w:id="90783" w:author="מנוע מכני" w:date="2026-10-11T12:04:39Z">
        <w:r>
          <w:rPr>
            <w:rFonts w:ascii="FontbitDavid" w:hAnsi="FontbitDavid" w:hint="cs"/>
            <w:sz w:val="24"/>
            <w:rtl/>
          </w:rPr>
          <w:delText xml:space="preserve">אמאי</w:delText>
        </w:r>
      </w:del>
      <w:r>
        <w:rPr>
          <w:rFonts w:ascii="FontbitDavid" w:hAnsi="FontbitDavid" w:hint="cs"/>
          <w:sz w:val="24"/>
          <w:rtl/>
        </w:rPr>
        <w:t xml:space="preserve"> יתיז בקנה, שיקח ביד. </w:t>
      </w:r>
    </w:p>
    <w:p>
      <w:pPr>
        <w:pStyle w:val="38"/>
        <w:rPr>
          <w:ins w:id="91410" w:author="מנוע מכני" w:date="2026-10-11T12:04:39Z"/>
        </w:rPr>
      </w:pPr>
      <w:r>
        <w:t xml:space="preserve">- </w:t>
      </w:r>
      <w:r w:rsidRPr="003A6603">
        <w:t xml:space="preserve">א</w:t>
      </w:r>
      <w:ins w:id="90233" w:author="מנוע מכני" w:date="2026-10-11T12:04:39Z">
        <w:r>
          <w:t xml:space="preserve">ר"א</w:t>
        </w:r>
      </w:ins>
      <w:del w:id="90234" w:author="מנוע מכני" w:date="2026-10-11T12:04:39Z">
        <w:r w:rsidRPr="003A6603">
          <w:delText xml:space="preserve">ר''א</w:delText>
        </w:r>
      </w:del>
      <w:r w:rsidRPr="003A6603">
        <w:t xml:space="preserve"> מר</w:t>
      </w:r>
      <w:ins w:id="90235" w:author="מנוע מכני" w:date="2026-10-11T12:04:39Z">
        <w:r>
          <w:t xml:space="preserve">י"ו</w:t>
        </w:r>
      </w:ins>
      <w:del w:id="90236" w:author="מנוע מכני" w:date="2026-10-11T12:04:39Z">
        <w:r w:rsidRPr="003A6603">
          <w:delText xml:space="preserve">י''ו</w:delText>
        </w:r>
      </w:del>
      <w:ins w:id="91040" w:author="מנוע מכני" w:date="2026-10-11T12:04:39Z">
        <w:r>
          <w:t xml:space="preserve">:</w:t>
        </w:r>
      </w:ins>
    </w:p>
    <w:p w:rsidR="00E403F0" w:rsidRPr="00AD695E" w:rsidRDefault="00E403F0" w:rsidP="00E403F0">
      <w:pPr>
        <w:pStyle w:val="affffb"/>
        <w:rPr>
          <w:rtl/>
        </w:rPr>
      </w:pPr>
      <w:del w:id="91041" w:author="מנוע מכני" w:date="2026-10-11T12:04:39Z">
        <w:r w:rsidRPr="003A6603">
          <w:rPr>
            <w:rFonts w:hint="cs"/>
            <w:rtl/>
          </w:rPr>
          <w:delText xml:space="preserve"> </w:delText>
        </w:r>
        <w:r w:rsidRPr="003A6603">
          <w:rPr>
            <w:rtl/>
          </w:rPr>
          <w:delText xml:space="preserve">:</w:delText>
        </w:r>
      </w:del>
      <w:del w:id="91411" w:author="מנוע מכני" w:date="2026-10-11T12:04:39Z">
        <w:r w:rsidRPr="003A6603">
          <w:rPr>
            <w:rtl/>
          </w:rPr>
          <w:delText xml:space="preserve"> </w:delText>
        </w:r>
      </w:del>
      <w:r w:rsidRPr="003A6603">
        <w:rPr>
          <w:rtl/>
        </w:rPr>
        <w:t xml:space="preserve">לעולם דאייתי </w:t>
      </w:r>
      <w:ins w:id="91020" w:author="מנוע מכני" w:date="2026-10-11T12:04:39Z">
        <w:r>
          <w:rPr>
            <w:rtl/>
          </w:rPr>
          <w:t xml:space="preserve">מעולם</w:t>
        </w:r>
      </w:ins>
      <w:del w:id="91021" w:author="מנוע מכני" w:date="2026-10-11T12:04:39Z">
        <w:r w:rsidRPr="003A6603">
          <w:rPr>
            <w:rtl/>
          </w:rPr>
          <w:delText xml:space="preserve">מעלמא</w:delText>
        </w:r>
      </w:del>
      <w:r w:rsidRPr="003A6603">
        <w:rPr>
          <w:rtl/>
        </w:rPr>
        <w:t xml:space="preserve">, </w:t>
      </w:r>
      <w:ins w:id="90784" w:author="מנוע מכני" w:date="2026-10-11T12:04:39Z">
        <w:r>
          <w:rPr>
            <w:rtl/>
          </w:rPr>
          <w:t xml:space="preserve">ומה</w:t>
        </w:r>
      </w:ins>
      <w:del w:id="90785" w:author="מנוע מכני" w:date="2026-10-11T12:04:39Z">
        <w:r w:rsidRPr="003A6603">
          <w:rPr>
            <w:rtl/>
          </w:rPr>
          <w:delText xml:space="preserve">ומאי</w:delText>
        </w:r>
      </w:del>
      <w:r w:rsidRPr="003A6603">
        <w:rPr>
          <w:rtl/>
        </w:rPr>
        <w:t xml:space="preserve"> יתיז - יתיז אפרוחים.</w:t>
      </w:r>
    </w:p>
    <w:p>
      <w:pPr>
        <w:pStyle w:val="38"/>
        <w:rPr>
          <w:ins w:id="91413" w:author="מנוע מכני" w:date="2026-10-11T12:04:39Z"/>
        </w:rPr>
      </w:pPr>
      <w:del w:id="91412" w:author="מנוע מכני" w:date="2026-10-11T12:04:39Z">
        <w:r w:rsidRPr="006F178A">
          <w:delText xml:space="preserve">•</w:delText>
        </w:r>
      </w:del>
      <w:r w:rsidRPr="006F178A">
        <w:t xml:space="preserve"> </w:t>
      </w:r>
      <w:ins w:id="90237" w:author="מנוע מכני" w:date="2026-10-11T12:04:39Z">
        <w:del w:id="91632" w:author="מנוע מכני" w:date="2026-10-11T12:04:39Z">
          <w:r>
            <w:delText xml:space="preserve">א"ל</w:delText>
          </w:r>
          <w:r>
            <w:delText xml:space="preserve"> </w:delText>
          </w:r>
        </w:del>
      </w:ins>
      <w:del w:id="90238" w:author="מנוע מכני" w:date="2026-10-11T12:04:39Z">
        <w:r w:rsidRPr="003778A1">
          <w:delText xml:space="preserve">א</w:delText>
        </w:r>
        <w:r>
          <w:delText xml:space="preserve">''ל</w:delText>
        </w:r>
      </w:del>
      <w:r>
        <w:t xml:space="preserve">ר</w:t>
      </w:r>
      <w:ins w:id="90239" w:author="מנוע מכני" w:date="2026-10-11T12:04:39Z">
        <w:r>
          <w:t xml:space="preserve">י"ע</w:t>
        </w:r>
      </w:ins>
      <w:del w:id="90240" w:author="מנוע מכני" w:date="2026-10-11T12:04:39Z">
        <w:r>
          <w:delText xml:space="preserve">י''ע</w:delText>
        </w:r>
      </w:del>
      <w:r>
        <w:t xml:space="preserve"> לר</w:t>
      </w:r>
      <w:ins w:id="90241" w:author="מנוע מכני" w:date="2026-10-11T12:04:39Z">
        <w:r>
          <w:t xml:space="preserve">י"ר</w:t>
        </w:r>
      </w:ins>
      <w:del w:id="90242" w:author="מנוע מכני" w:date="2026-10-11T12:04:39Z">
        <w:r>
          <w:delText xml:space="preserve">י''ר</w:delText>
        </w:r>
      </w:del>
      <w:r w:rsidRPr="003778A1">
        <w:t xml:space="preserve">:</w:t>
      </w:r>
    </w:p>
    <w:p w:rsidR="00E403F0" w:rsidRPr="00AD695E" w:rsidRDefault="00E403F0" w:rsidP="00E403F0">
      <w:pPr>
        <w:rPr>
          <w:rtl/>
        </w:rPr>
      </w:pPr>
      <w:del w:id="9141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אפרוחים - כאן וכאן מותרין, ביצים - כאן וכאן אסורין</w:t>
      </w:r>
      <w:r>
        <w:rPr>
          <w:rFonts w:ascii="FontbitDavid" w:hAnsi="FontbitDavid"/>
          <w:sz w:val="24"/>
          <w:rtl/>
        </w:rPr>
        <w:t>.</w:t>
      </w:r>
    </w:p>
    <w:p>
      <w:pPr>
        <w:pStyle w:val="38"/>
        <w:rPr>
          <w:ins w:id="91416" w:author="מנוע מכני" w:date="2026-10-11T12:04:39Z"/>
        </w:rPr>
      </w:pPr>
      <w:del w:id="91415" w:author="מנוע מכני" w:date="2026-10-11T12:04:39Z">
        <w:r w:rsidRPr="006F178A">
          <w:delText xml:space="preserve">•</w:delText>
        </w:r>
      </w:del>
      <w:r w:rsidRPr="006F178A">
        <w:t xml:space="preserve"> </w:t>
      </w:r>
      <w:del w:id="91626" w:author="מנוע מכני" w:date="2026-10-11T12:04:39Z">
        <w:r w:rsidRPr="003778A1">
          <w:delText xml:space="preserve">אמר </w:delText>
        </w:r>
      </w:del>
      <w:r w:rsidRPr="003778A1">
        <w:t xml:space="preserve">רב אשי:</w:t>
      </w:r>
    </w:p>
    <w:p w:rsidR="00E403F0" w:rsidRPr="00AD695E" w:rsidRDefault="00E403F0" w:rsidP="00E403F0">
      <w:pPr>
        <w:rPr>
          <w:rtl/>
        </w:rPr>
      </w:pPr>
      <w:del w:id="9141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אם אפרוחים צריכין לאמן - כביצים דמו</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15" w:author="קלוד" w:date="2026-10-11T09:07:20Z"/>
        </w:rPr>
      </w:pPr>
      <w:ins w:id="20114" w:author="קלוד" w:date="2026-10-11T09:07:20Z">
        <w:r>
          <w:t xml:space="preserve">משנה ח</w:t>
        </w:r>
      </w:ins>
    </w:p>
    <w:p w:rsidR="00E403F0" w:rsidRPr="00C20F97" w:rsidRDefault="00E403F0" w:rsidP="00E403F0">
      <w:pPr>
        <w:pStyle w:val="afff9"/>
        <w:rPr>
          <w:del w:id="20049" w:author="קלוד" w:date="2026-10-11T09:07:20Z"/>
          <w:spacing w:val="8"/>
          <w:rtl/>
        </w:rPr>
      </w:pPr>
      <w:del w:id="20048"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6" w:author="קלוד" w:date="2026-10-11T12:09:42Z">
          <w:pPr>
            <w:pStyle w:val="afff9"/>
          </w:pPr>
        </w:pPrChange>
      </w:pPr>
      <w:r w:rsidRPr="00C20F97">
        <w:rPr>
          <w:spacing w:val="8"/>
          <w:rtl/>
        </w:rPr>
        <w:t>הגזברים שלקחו עצים - מועלין בעצים, ואין מועלין לא בשיפויי ולא בנבייה.</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47" w:author="קלוד" w:date="2026-10-11T12:19:32Z"/>
        </w:rPr>
      </w:pPr>
      <w:ins w:id="90048" w:author="קלוד" w:date="2026-10-11T12:19:32Z">
        <w:r>
          <w:rPr>
            <w:color w:val="7B3F00"/>
          </w:rPr>
          <w:t xml:space="preserve">הגזברים שלקחו עצים - בונין בחול ואחר כך מקדישין</w:t>
        </w:r>
      </w:ins>
    </w:p>
    <w:p>
      <w:pPr>
        <w:pStyle w:val="38"/>
        <w:rPr>
          <w:ins w:id="91418" w:author="מנוע מכני" w:date="2026-10-11T12:04:39Z"/>
        </w:rPr>
      </w:pPr>
      <w:r w:rsidRPr="003778A1">
        <w:t xml:space="preserve">שמואל:</w:t>
      </w:r>
    </w:p>
    <w:p w:rsidR="00E403F0" w:rsidRPr="00AD695E" w:rsidRDefault="00E403F0" w:rsidP="00E403F0">
      <w:pPr>
        <w:rPr>
          <w:rtl/>
        </w:rPr>
      </w:pPr>
      <w:del w:id="9141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בונין בחול </w:t>
      </w:r>
      <w:r w:rsidRPr="003778A1">
        <w:rPr>
          <w:rFonts w:ascii="FontbitDavid" w:hAnsi="FontbitDavid"/>
          <w:sz w:val="24"/>
          <w:rtl/>
        </w:rPr>
        <w:t xml:space="preserve">ואח"כ</w:t>
      </w:r>
      <w:r w:rsidRPr="003778A1">
        <w:rPr>
          <w:rFonts w:ascii="FontbitDavid" w:hAnsi="FontbitDavid"/>
          <w:sz w:val="24"/>
          <w:rtl/>
        </w:rPr>
        <w:t xml:space="preserve"> מקדישין</w:t>
      </w:r>
      <w:r>
        <w:rPr>
          <w:rFonts w:ascii="FontbitDavid" w:hAnsi="FontbitDavid"/>
          <w:sz w:val="24"/>
          <w:rtl/>
        </w:rPr>
        <w:t>.</w:t>
      </w:r>
    </w:p>
    <w:p w:rsidR="00E403F0" w:rsidRPr="00AD695E" w:rsidRDefault="00E403F0" w:rsidP="00E403F0">
      <w:pPr>
        <w:rPr>
          <w:rtl/>
        </w:rPr>
      </w:pPr>
      <w:r>
        <w:rPr>
          <w:rFonts w:ascii="FontbitDavid" w:hAnsi="FontbitDavid" w:hint="cs"/>
          <w:sz w:val="24"/>
          <w:rtl/>
        </w:rPr>
        <w:t>ד</w:t>
      </w:r>
      <w:r w:rsidRPr="003778A1">
        <w:rPr>
          <w:rFonts w:ascii="FontbitDavid" w:hAnsi="FontbitDavid"/>
          <w:sz w:val="24"/>
          <w:rtl/>
        </w:rPr>
        <w:t>מאן דמתנדב מעות מקדש</w:t>
      </w:r>
      <w:r>
        <w:rPr>
          <w:rFonts w:ascii="FontbitDavid" w:hAnsi="FontbitDavid" w:hint="cs"/>
          <w:sz w:val="24"/>
          <w:rtl/>
        </w:rPr>
        <w:t>ם</w:t>
      </w:r>
      <w:r w:rsidRPr="003778A1">
        <w:rPr>
          <w:rFonts w:ascii="FontbitDavid" w:hAnsi="FontbitDavid"/>
          <w:sz w:val="24"/>
          <w:rtl/>
        </w:rPr>
        <w:t>, דתחול קדושת מעות אבנין ו</w:t>
      </w:r>
      <w:r>
        <w:rPr>
          <w:rFonts w:ascii="FontbitDavid" w:hAnsi="FontbitDavid" w:hint="cs"/>
          <w:sz w:val="24"/>
          <w:rtl/>
        </w:rPr>
        <w:t xml:space="preserve">נותן לאומנין בשכרן </w:t>
      </w:r>
    </w:p>
    <w:p w:rsidR="00E403F0" w:rsidRPr="00AD695E" w:rsidRDefault="00E403F0" w:rsidP="00E403F0">
      <w:pPr>
        <w:pStyle w:val="afff3"/>
        <w:framePr w:wrap="around"/>
        <w:rPr>
          <w:rtl/>
        </w:rPr>
      </w:pPr>
      <w:r>
        <w:rPr>
          <w:rFonts w:hint="cs"/>
          <w:rtl/>
        </w:rPr>
        <w:t>יד:</w:t>
      </w:r>
    </w:p>
    <w:p>
      <w:pPr>
        <w:pStyle w:val="38"/>
        <w:rPr>
          <w:ins w:id="91420" w:author="מנוע מכני" w:date="2026-10-11T12:04:39Z"/>
        </w:rPr>
      </w:pPr>
      <w:r>
        <w:t xml:space="preserve">והך</w:t>
      </w:r>
    </w:p>
    <w:p w:rsidR="00E403F0" w:rsidRPr="00AD695E" w:rsidRDefault="00E403F0" w:rsidP="00E403F0">
      <w:pPr>
        <w:rPr>
          <w:rtl/>
        </w:rPr>
      </w:pPr>
      <w:del w:id="91421"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3778A1">
        <w:rPr>
          <w:rFonts w:ascii="FontbitDavid" w:hAnsi="FontbitDavid"/>
          <w:sz w:val="24"/>
          <w:rtl/>
        </w:rPr>
        <w:t xml:space="preserve">מותר הקטרת - היו מפרישין ממנה שכר האומנין, ומחללין אותה על מעות האומנין, ונותנין אותה לאומנין, וחוזרין ונוטלין אותה מתרומה חדשה </w:t>
      </w:r>
    </w:p>
    <w:p>
      <w:pPr>
        <w:pStyle w:val="38"/>
        <w:rPr>
          <w:ins w:id="91422" w:author="מנוע מכני" w:date="2026-10-11T12:04:39Z"/>
        </w:rPr>
      </w:pPr>
      <w:r>
        <w:t xml:space="preserve">ו</w:t>
      </w:r>
      <w:ins w:id="90243" w:author="מנוע מכני" w:date="2026-10-11T12:04:39Z">
        <w:r>
          <w:t xml:space="preserve">א"א</w:t>
        </w:r>
      </w:ins>
    </w:p>
    <w:p w:rsidR="00E403F0" w:rsidRPr="00AD695E" w:rsidRDefault="00E403F0" w:rsidP="00E403F0">
      <w:pPr>
        <w:rPr>
          <w:rtl/>
        </w:rPr>
      </w:pPr>
      <w:del w:id="90244" w:author="מנוע מכני" w:date="2026-10-11T12:04:39Z">
        <w:r>
          <w:rPr>
            <w:rFonts w:ascii="FontbitDavid" w:hAnsi="FontbitDavid" w:hint="cs"/>
            <w:sz w:val="24"/>
            <w:rtl/>
          </w:rPr>
          <w:delText xml:space="preserve">א''א</w:delText>
        </w:r>
      </w:del>
      <w:del w:id="91423" w:author="מנוע מכני" w:date="2026-10-11T12:04:39Z">
        <w:r>
          <w:rPr>
            <w:rFonts w:ascii="FontbitDavid" w:hAnsi="FontbitDavid" w:hint="cs"/>
            <w:sz w:val="24"/>
            <w:rtl/>
          </w:rPr>
          <w:delText xml:space="preserve"> </w:delText>
        </w:r>
      </w:del>
      <w:r>
        <w:rPr>
          <w:rFonts w:ascii="FontbitDavid" w:hAnsi="FontbitDavid" w:hint="cs"/>
          <w:sz w:val="24"/>
          <w:rtl/>
        </w:rPr>
        <w:t xml:space="preserve">לחלל על הבנין </w:t>
      </w:r>
      <w:ins w:id="90558" w:author="מנוע מכני" w:date="2026-10-11T12:04:39Z">
        <w:r>
          <w:rPr>
            <w:rFonts w:ascii="FontbitDavid" w:hAnsi="FontbitDavid" w:hint="cs"/>
            <w:sz w:val="24"/>
            <w:rtl/>
          </w:rPr>
          <w:t xml:space="preserve">דאין</w:t>
        </w:r>
      </w:ins>
      <w:del w:id="90559" w:author="מנוע מכני" w:date="2026-10-11T12:04:39Z">
        <w:r>
          <w:rPr>
            <w:rFonts w:ascii="FontbitDavid" w:hAnsi="FontbitDavid" w:hint="cs"/>
            <w:sz w:val="24"/>
            <w:rtl/>
          </w:rPr>
          <w:delText xml:space="preserve">דליכא</w:delText>
        </w:r>
      </w:del>
      <w:r>
        <w:rPr>
          <w:rFonts w:ascii="FontbitDavid" w:hAnsi="FontbitDavid" w:hint="cs"/>
          <w:sz w:val="24"/>
          <w:rtl/>
        </w:rPr>
        <w:t xml:space="preserve"> בנין </w:t>
      </w:r>
    </w:p>
    <w:p w:rsidR="00E403F0" w:rsidRPr="00AD695E" w:rsidRDefault="00E403F0" w:rsidP="00E403F0">
      <w:pPr>
        <w:rPr>
          <w:rtl/>
        </w:rPr>
      </w:pPr>
      <w:r>
        <w:rPr>
          <w:rFonts w:ascii="FontbitDavid" w:hAnsi="FontbitDavid" w:hint="cs"/>
          <w:sz w:val="24"/>
          <w:rtl/>
        </w:rPr>
        <w:t xml:space="preserve">ולא על </w:t>
      </w:r>
      <w:r w:rsidRPr="003778A1">
        <w:rPr>
          <w:rFonts w:ascii="FontbitDavid" w:hAnsi="FontbitDavid"/>
          <w:sz w:val="24"/>
          <w:rtl/>
        </w:rPr>
        <w:t xml:space="preserve">מעות האומנין </w:t>
      </w:r>
      <w:r>
        <w:rPr>
          <w:rFonts w:ascii="FontbitDavid" w:hAnsi="FontbitDavid" w:hint="cs"/>
          <w:sz w:val="24"/>
          <w:rtl/>
        </w:rPr>
        <w:t xml:space="preserve">- </w:t>
      </w:r>
      <w:ins w:id="90560" w:author="מנוע מכני" w:date="2026-10-11T12:04:39Z">
        <w:r>
          <w:rPr>
            <w:rFonts w:ascii="FontbitDavid" w:hAnsi="FontbitDavid"/>
            <w:sz w:val="24"/>
            <w:rtl/>
          </w:rPr>
          <w:t xml:space="preserve">דאין</w:t>
        </w:r>
      </w:ins>
      <w:del w:id="90561" w:author="מנוע מכני" w:date="2026-10-11T12:04:39Z">
        <w:r w:rsidRPr="003778A1">
          <w:rPr>
            <w:rFonts w:ascii="FontbitDavid" w:hAnsi="FontbitDavid"/>
            <w:sz w:val="24"/>
            <w:rtl/>
          </w:rPr>
          <w:delText xml:space="preserve">דליכא</w:delText>
        </w:r>
      </w:del>
      <w:r w:rsidRPr="003778A1">
        <w:rPr>
          <w:rFonts w:ascii="FontbitDavid" w:hAnsi="FontbitDavid"/>
          <w:sz w:val="24"/>
          <w:rtl/>
        </w:rPr>
        <w:t xml:space="preserve"> בנין כשיעור מעות</w:t>
      </w:r>
      <w:ins w:id="90940" w:author="מנוע מכני" w:date="2026-10-11T12:04:39Z">
        <w:r>
          <w:rPr>
            <w:rFonts w:ascii="FontbitDavid" w:hAnsi="FontbitDavid"/>
            <w:sz w:val="24"/>
            <w:rtl/>
          </w:rPr>
          <w:t xml:space="preserve">,</w:t>
        </w:r>
      </w:ins>
      <w:del w:id="90941" w:author="מנוע מכני" w:date="2026-10-11T12:04:39Z">
        <w:r>
          <w:rPr>
            <w:rFonts w:ascii="FontbitDavid" w:hAnsi="FontbitDavid"/>
            <w:sz w:val="24"/>
            <w:rtl/>
          </w:rPr>
          <w:delText xml:space="preserve">;</w:delText>
        </w:r>
      </w:del>
    </w:p>
    <w:p>
      <w:pPr>
        <w:pStyle w:val="38"/>
        <w:rPr>
          <w:ins w:id="91424" w:author="מנוע מכני" w:date="2026-10-11T12:04:39Z"/>
        </w:rPr>
      </w:pPr>
      <w:r w:rsidRPr="00625445">
        <w:t>והך ד</w:t>
      </w:r>
      <w:r w:rsidRPr="00625445">
        <w:t xml:space="preserve">שמואל:</w:t>
      </w:r>
    </w:p>
    <w:p w:rsidR="00E403F0" w:rsidRPr="00625445" w:rsidRDefault="00E403F0" w:rsidP="00E403F0">
      <w:pPr>
        <w:rPr>
          <w:spacing w:val="-4"/>
          <w:rtl/>
        </w:rPr>
      </w:pPr>
      <w:del w:id="91425" w:author="מנוע מכני" w:date="2026-10-11T12:04:39Z">
        <w:r w:rsidRPr="00625445">
          <w:rPr>
            <w:rFonts w:ascii="FontbitDavid" w:hAnsi="FontbitDavid"/>
            <w:spacing w:val="-4"/>
            <w:sz w:val="24"/>
            <w:rtl/>
          </w:rPr>
          <w:delText xml:space="preserve"> </w:delText>
        </w:r>
      </w:del>
      <w:r w:rsidRPr="00625445">
        <w:rPr>
          <w:rFonts w:ascii="FontbitDavid" w:hAnsi="FontbitDavid"/>
          <w:spacing w:val="-4"/>
          <w:sz w:val="24"/>
          <w:rtl/>
        </w:rPr>
        <w:t xml:space="preserve">הקדש שוה מנה שחיללו על שוה פרוטה - מחולל!</w:t>
      </w:r>
      <w:r w:rsidRPr="00625445">
        <w:rPr>
          <w:rFonts w:ascii="FontbitDavid" w:hAnsi="FontbitDavid" w:hint="cs"/>
          <w:spacing w:val="-4"/>
          <w:sz w:val="24"/>
          <w:rtl/>
        </w:rPr>
        <w:t xml:space="preserve">רק בדיעבד אבל לכתחילה </w:t>
      </w:r>
      <w:r w:rsidRPr="00625445">
        <w:rPr>
          <w:rFonts w:ascii="FontbitDavid" w:hAnsi="FontbitDavid" w:hint="cs"/>
          <w:spacing w:val="-4"/>
          <w:sz w:val="24"/>
          <w:rtl/>
        </w:rPr>
        <w:t xml:space="preserve">לא</w:t>
      </w:r>
    </w:p>
    <w:p>
      <w:pPr>
        <w:pStyle w:val="38"/>
        <w:rPr>
          <w:ins w:id="91427" w:author="מנוע מכני" w:date="2026-10-11T12:04:39Z"/>
        </w:rPr>
      </w:pPr>
      <w:del w:id="91426" w:author="מנוע מכני" w:date="2026-10-11T12:04:39Z">
        <w:r w:rsidRPr="006F178A">
          <w:delText xml:space="preserve">•</w:delText>
        </w:r>
      </w:del>
      <w:r w:rsidRPr="006F178A">
        <w:t xml:space="preserve"> </w:t>
      </w:r>
      <w:r>
        <w:t xml:space="preserve">ב. </w:t>
      </w:r>
      <w:ins w:id="90245" w:author="מנוע מכני" w:date="2026-10-11T12:04:39Z">
        <w:r>
          <w:t xml:space="preserve">ר"פ</w:t>
        </w:r>
      </w:ins>
      <w:del w:id="90246" w:author="מנוע מכני" w:date="2026-10-11T12:04:39Z">
        <w:r>
          <w:delText xml:space="preserve">ר''פ</w:delText>
        </w:r>
      </w:del>
      <w:r w:rsidRPr="003778A1">
        <w:t xml:space="preserve">:</w:t>
      </w:r>
    </w:p>
    <w:p w:rsidR="00E403F0" w:rsidRPr="00AD695E" w:rsidRDefault="00E403F0" w:rsidP="00E403F0">
      <w:pPr>
        <w:rPr>
          <w:rtl/>
        </w:rPr>
      </w:pPr>
      <w:del w:id="9142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היינו טעמא דבונין בחול - </w:t>
      </w:r>
      <w:r w:rsidRPr="003778A1">
        <w:rPr>
          <w:rFonts w:ascii="FontbitDavid" w:hAnsi="FontbitDavid"/>
          <w:sz w:val="24"/>
          <w:rtl/>
        </w:rPr>
        <w:t xml:space="preserve">לא</w:t>
      </w:r>
      <w:r w:rsidRPr="003778A1">
        <w:rPr>
          <w:rFonts w:ascii="FontbitDavid" w:hAnsi="FontbitDavid"/>
          <w:sz w:val="24"/>
          <w:rtl/>
        </w:rPr>
        <w:t xml:space="preserve"> נתנה תורה למלאכי השרת, </w:t>
      </w:r>
      <w:r>
        <w:rPr>
          <w:rFonts w:ascii="FontbitDavid" w:hAnsi="FontbitDavid" w:hint="cs"/>
          <w:sz w:val="24"/>
          <w:rtl/>
        </w:rPr>
        <w:t xml:space="preserve">דשמא </w:t>
      </w:r>
      <w:r w:rsidRPr="003778A1">
        <w:rPr>
          <w:rFonts w:ascii="FontbitDavid" w:hAnsi="FontbitDavid"/>
          <w:sz w:val="24"/>
          <w:rtl/>
        </w:rPr>
        <w:t xml:space="preserve">בעי </w:t>
      </w:r>
      <w:r>
        <w:rPr>
          <w:rFonts w:ascii="FontbitDavid" w:hAnsi="FontbitDavid" w:hint="cs"/>
          <w:sz w:val="24"/>
          <w:rtl/>
        </w:rPr>
        <w:t xml:space="preserve">לישב וישב עליהם </w:t>
      </w:r>
      <w:ins w:id="91076" w:author="מנוע מכני" w:date="2026-10-11T12:04:39Z">
        <w:r>
          <w:rPr>
            <w:rFonts w:ascii="FontbitDavid" w:hAnsi="FontbitDavid" w:hint="cs"/>
            <w:sz w:val="24"/>
            <w:rtl/>
          </w:rPr>
          <w:t xml:space="preserve">ואם </w:t>
        </w:r>
      </w:ins>
      <w:del w:id="91077" w:author="מנוע מכני" w:date="2026-10-11T12:04:39Z">
        <w:r>
          <w:rPr>
            <w:rFonts w:ascii="FontbitDavid" w:hAnsi="FontbitDavid" w:hint="cs"/>
            <w:sz w:val="24"/>
            <w:rtl/>
          </w:rPr>
          <w:delText xml:space="preserve">ואי </w:delText>
        </w:r>
      </w:del>
      <w:r>
        <w:rPr>
          <w:rFonts w:ascii="FontbitDavid" w:hAnsi="FontbitDavid" w:hint="cs"/>
          <w:sz w:val="24"/>
          <w:rtl/>
        </w:rPr>
        <w:t xml:space="preserve">בנה בקודש מועל בקודש הוא </w:t>
      </w:r>
    </w:p>
    <w:p>
      <w:pPr>
        <w:pStyle w:val="38"/>
        <w:rPr>
          <w:ins w:id="91429" w:author="מנוע מכני" w:date="2026-10-11T12:04:39Z"/>
        </w:rPr>
      </w:pPr>
      <w:r w:rsidRPr="003778A1">
        <w:t xml:space="preserve">תנן</w:t>
      </w:r>
      <w:r w:rsidRPr="003778A1">
        <w:t xml:space="preserve">:</w:t>
      </w:r>
    </w:p>
    <w:p w:rsidR="00E403F0" w:rsidRPr="00AD695E" w:rsidRDefault="00E403F0" w:rsidP="00E403F0">
      <w:pPr>
        <w:rPr>
          <w:rtl/>
        </w:rPr>
      </w:pPr>
      <w:del w:id="9143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הגזברין שלקחו את העצים - מועלין בהן, ואין מועלין </w:t>
      </w:r>
      <w:r w:rsidRPr="003778A1">
        <w:rPr>
          <w:rFonts w:ascii="FontbitDavid" w:hAnsi="FontbitDavid"/>
          <w:sz w:val="24"/>
          <w:rtl/>
        </w:rPr>
        <w:t xml:space="preserve">לא</w:t>
      </w:r>
      <w:r w:rsidRPr="003778A1">
        <w:rPr>
          <w:rFonts w:ascii="FontbitDavid" w:hAnsi="FontbitDavid"/>
          <w:sz w:val="24"/>
          <w:rtl/>
        </w:rPr>
        <w:t xml:space="preserve"> בשיפויי ולא בנבייה,</w:t>
      </w:r>
    </w:p>
    <w:p w:rsidR="00E403F0" w:rsidRPr="00AD695E" w:rsidRDefault="00E403F0" w:rsidP="00E403F0">
      <w:pPr>
        <w:rPr>
          <w:rtl/>
        </w:rPr>
      </w:pPr>
      <w:r>
        <w:rPr>
          <w:rFonts w:ascii="FontbitDavid" w:hAnsi="FontbitDavid" w:hint="cs"/>
          <w:sz w:val="24"/>
          <w:rtl/>
        </w:rPr>
        <w:t xml:space="preserve">דשמא ירצה לשבת וישב עליהם בטעות ונמצא </w:t>
      </w:r>
      <w:r w:rsidRPr="003778A1">
        <w:rPr>
          <w:rFonts w:ascii="FontbitDavid" w:hAnsi="FontbitDavid"/>
          <w:sz w:val="24"/>
          <w:rtl/>
        </w:rPr>
        <w:t>מועל בקדשים</w:t>
      </w:r>
    </w:p>
    <w:p>
      <w:pPr>
        <w:pStyle w:val="38"/>
        <w:rPr>
          <w:ins w:id="91432" w:author="מנוע מכני" w:date="2026-10-11T12:04:39Z"/>
        </w:rPr>
      </w:pPr>
      <w:del w:id="91431" w:author="מנוע מכני" w:date="2026-10-11T12:04:39Z">
        <w:r w:rsidRPr="006F178A">
          <w:delText xml:space="preserve">•</w:delText>
        </w:r>
      </w:del>
      <w:r w:rsidRPr="006F178A">
        <w:t xml:space="preserve"> </w:t>
      </w:r>
      <w:r w:rsidRPr="003778A1">
        <w:t xml:space="preserve">א"ר פפא:</w:t>
      </w:r>
    </w:p>
    <w:p w:rsidR="00E403F0" w:rsidRPr="00AD695E" w:rsidRDefault="00E403F0" w:rsidP="00E403F0">
      <w:pPr>
        <w:rPr>
          <w:rtl/>
        </w:rPr>
      </w:pPr>
      <w:del w:id="91433" w:author="מנוע מכני" w:date="2026-10-11T12:04:39Z">
        <w:r w:rsidRPr="003778A1">
          <w:rPr>
            <w:rFonts w:ascii="FontbitDavid" w:hAnsi="FontbitDavid"/>
            <w:sz w:val="24"/>
            <w:rtl/>
          </w:rPr>
          <w:delText xml:space="preserve"> </w:delText>
        </w:r>
      </w:del>
      <w:ins w:id="91078" w:author="מנוע מכני" w:date="2026-10-11T12:04:39Z">
        <w:r>
          <w:rPr>
            <w:rFonts w:ascii="FontbitDavid" w:hAnsi="FontbitDavid"/>
            <w:sz w:val="24"/>
            <w:rtl/>
          </w:rPr>
          <w:t xml:space="preserve">אם </w:t>
        </w:r>
      </w:ins>
      <w:del w:id="91079" w:author="מנוע מכני" w:date="2026-10-11T12:04:39Z">
        <w:r w:rsidRPr="003778A1">
          <w:rPr>
            <w:rFonts w:ascii="FontbitDavid" w:hAnsi="FontbitDavid"/>
            <w:sz w:val="24"/>
            <w:rtl/>
          </w:rPr>
          <w:delText xml:space="preserve">אי </w:delText>
        </w:r>
      </w:del>
      <w:r w:rsidRPr="003778A1">
        <w:rPr>
          <w:rFonts w:ascii="FontbitDavid" w:hAnsi="FontbitDavid"/>
          <w:sz w:val="24"/>
          <w:rtl/>
        </w:rPr>
        <w:t xml:space="preserve">בעצים דמכאן ואילך - </w:t>
      </w:r>
      <w:ins w:id="90786" w:author="מנוע מכני" w:date="2026-10-11T12:04:39Z">
        <w:r>
          <w:rPr>
            <w:rFonts w:ascii="FontbitDavid" w:hAnsi="FontbitDavid"/>
            <w:sz w:val="24"/>
            <w:rtl/>
          </w:rPr>
          <w:t xml:space="preserve">כך</w:t>
        </w:r>
      </w:ins>
      <w:del w:id="90787" w:author="מנוע מכני" w:date="2026-10-11T12:04:39Z">
        <w:r w:rsidRPr="003778A1">
          <w:rPr>
            <w:rFonts w:ascii="FontbitDavid" w:hAnsi="FontbitDavid"/>
            <w:sz w:val="24"/>
            <w:rtl/>
          </w:rPr>
          <w:delText xml:space="preserve">הכי</w:delText>
        </w:r>
      </w:del>
      <w:r w:rsidRPr="003778A1">
        <w:rPr>
          <w:rFonts w:ascii="FontbitDavid" w:hAnsi="FontbitDavid"/>
          <w:sz w:val="24"/>
          <w:rtl/>
        </w:rPr>
        <w:t xml:space="preserve"> </w:t>
      </w:r>
      <w:ins w:id="90562" w:author="מנוע מכני" w:date="2026-10-11T12:04:39Z">
        <w:r>
          <w:rPr>
            <w:rFonts w:ascii="FontbitDavid" w:hAnsi="FontbitDavid"/>
            <w:sz w:val="24"/>
            <w:rtl/>
          </w:rPr>
          <w:t xml:space="preserve">גם</w:t>
        </w:r>
      </w:ins>
      <w:del w:id="90563"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אלא כי </w:t>
      </w:r>
      <w:r w:rsidRPr="003778A1">
        <w:rPr>
          <w:rFonts w:ascii="FontbitDavid" w:hAnsi="FontbitDavid"/>
          <w:sz w:val="24"/>
          <w:rtl/>
        </w:rPr>
        <w:t xml:space="preserve">תנן</w:t>
      </w:r>
      <w:r w:rsidRPr="003778A1">
        <w:rPr>
          <w:rFonts w:ascii="FontbitDavid" w:hAnsi="FontbitDavid"/>
          <w:sz w:val="24"/>
          <w:rtl/>
        </w:rPr>
        <w:t xml:space="preserve"> במתניתין - בעצים דיומיה</w:t>
      </w:r>
      <w:r>
        <w:rPr>
          <w:rFonts w:ascii="FontbitDavid" w:hAnsi="FontbitDavid"/>
          <w:sz w:val="24"/>
          <w:rtl/>
        </w:rPr>
        <w:t>.</w:t>
      </w:r>
    </w:p>
    <w:p w:rsidR="00E403F0" w:rsidRPr="00AD695E" w:rsidRDefault="00E403F0" w:rsidP="00F536B4">
      <w:pPr>
        <w:pStyle w:val="Hadran"/>
        <w:rPr>
          <w:rtl/>
        </w:rPr>
        <w:pPrChange w:id="93698" w:author="Claude" w:date="2026-10-11T09:08:15Z">
          <w:pPr>
            <w:pStyle w:val="affff"/>
            <w:rPr>
              <w:rtl/>
            </w:rPr>
          </w:pPr>
        </w:pPrChange>
      </w:pPr>
      <w:r w:rsidRPr="003778A1">
        <w:rPr>
          <w:rtl/>
        </w:rPr>
        <w:t>הדרן עלך ולד חטאת</w:t>
      </w:r>
      <w:r>
        <w:rPr>
          <w:rtl/>
        </w:rPr>
        <w:t>.</w:t>
      </w:r>
    </w:p>
    <w:p w:rsidR="00E403F0" w:rsidRDefault="00E403F0" w:rsidP="00E403F0">
      <w:pPr>
        <w:rPr>
          <w:rFonts w:ascii="FontbitDavid" w:hAnsi="FontbitDavid"/>
          <w:sz w:val="24"/>
          <w:rtl/>
        </w:rPr>
        <w:sectPr w:rsidR="00E403F0" w:rsidSect="00E403F0">
          <w:pgSz w:w="6804" w:h="11907" w:code="8"/>
          <w:pgMar w:top="284" w:right="567" w:bottom="284" w:left="567" w:header="284" w:footer="284" w:gutter="0"/>
          <w:pgNumType w:start="1"/>
          <w:cols w:space="284"/>
          <w:bidi/>
          <w:rtlGutter/>
          <w:docGrid w:linePitch="360"/>
        </w:sectPr>
      </w:pPr>
    </w:p>
    <w:p w:rsidR="00E403F0" w:rsidRPr="00AD695E" w:rsidRDefault="00E403F0" w:rsidP="00E403F0">
      <w:pPr>
        <w:pStyle w:val="afff6"/>
        <w:framePr w:wrap="around"/>
        <w:rPr>
          <w:del w:id="92681" w:author="Claude" w:date="2026-10-11T09:07:52Z"/>
          <w:rtl/>
        </w:rPr>
      </w:pPr>
      <w:del w:id="92680" w:author="Claude" w:date="2026-10-11T09:07:52Z">
        <w:r>
          <w:rPr>
            <w:rFonts w:hint="cs"/>
            <w:rtl/>
          </w:rPr>
          <w:lastRenderedPageBreak/>
          <w:delText xml:space="preserve">פרק ד </w:delText>
        </w:r>
      </w:del>
    </w:p>
    <w:p w:rsidR="00E403F0" w:rsidRPr="00AD695E" w:rsidRDefault="00E403F0" w:rsidP="00E403F0">
      <w:pPr>
        <w:pStyle w:val="afff7"/>
        <w:framePr w:wrap="around"/>
        <w:rPr>
          <w:del w:id="92683" w:author="Claude" w:date="2026-10-11T09:07:52Z"/>
          <w:rtl/>
        </w:rPr>
      </w:pPr>
      <w:del w:id="92682" w:author="Claude" w:date="2026-10-11T09:07:52Z">
        <w:r>
          <w:rPr>
            <w:rFonts w:hint="cs"/>
            <w:rtl/>
          </w:rPr>
          <w:delText xml:space="preserve">קדשי מזבח</w:delText>
        </w:r>
      </w:del>
    </w:p>
    <w:p w:rsidR="00E403F0" w:rsidRPr="00AD695E" w:rsidRDefault="00E403F0" w:rsidP="00E403F0">
      <w:pPr>
        <w:pStyle w:val="afff3"/>
        <w:framePr w:wrap="around"/>
        <w:rPr>
          <w:rtl/>
        </w:rPr>
      </w:pPr>
      <w:r>
        <w:rPr>
          <w:rFonts w:hint="cs"/>
          <w:rtl/>
        </w:rPr>
        <w:t>טו.</w:t>
      </w:r>
    </w:p>
    <w:p>
      <w:pPr>
        <w:pStyle w:val="PetichatPerek"/>
        <w:rPr>
          <w:ins w:id="92679" w:author="Claude" w:date="2026-10-11T09:07:52Z"/>
        </w:rPr>
      </w:pPr>
      <w:ins w:id="92678" w:author="Claude" w:date="2026-10-11T09:07:52Z">
        <w:r>
          <w:rPr>
            <w:rFonts w:hint="cs"/>
            <w:rtl/>
          </w:rPr>
          <w:t xml:space="preserve">פרק ד</w:t>
        </w:r>
        <w:r>
          <w:rPr>
            <w:rFonts w:hint="cs"/>
            <w:rtl/>
          </w:rPr>
          <w:t xml:space="preserve"> - </w:t>
        </w:r>
        <w:r>
          <w:rPr>
            <w:rFonts w:hint="cs"/>
            <w:rtl/>
          </w:rPr>
          <w:t xml:space="preserve">קדשי מזבח</w:t>
        </w:r>
      </w:ins>
    </w:p>
    <w:p>
      <w:pPr>
        <w:pStyle w:val="MishnaBatzad"/>
        <w:rPr>
          <w:ins w:id="20117" w:author="קלוד" w:date="2026-10-11T09:07:20Z"/>
        </w:rPr>
      </w:pPr>
      <w:ins w:id="20116" w:author="קלוד" w:date="2026-10-11T09:07:20Z">
        <w:r>
          <w:t xml:space="preserve">משנה א</w:t>
        </w:r>
      </w:ins>
    </w:p>
    <w:p w:rsidR="00E403F0" w:rsidRPr="00C20F97" w:rsidRDefault="00E403F0" w:rsidP="00E403F0">
      <w:pPr>
        <w:pStyle w:val="afff9"/>
        <w:rPr>
          <w:del w:id="20051" w:author="קלוד" w:date="2026-10-11T09:07:20Z"/>
          <w:spacing w:val="8"/>
          <w:rtl/>
        </w:rPr>
      </w:pPr>
      <w:del w:id="20050" w:author="קלוד" w:date="2026-10-11T09:07:20Z">
        <w:r w:rsidRPr="00C20F97">
          <w:rPr>
            <w:spacing w:val="8"/>
            <w:rtl/>
          </w:rPr>
          <w:delText xml:space="preserve"> מתני'.</w:delText>
        </w:r>
      </w:del>
    </w:p>
    <w:p w:rsidR="00E403F0" w:rsidRPr="00C20F97" w:rsidRDefault="00E403F0" w:rsidP="00E403F0">
      <w:pPr>
        <w:pStyle w:val="afff9"/>
        <w:spacing w:before="120"/>
        <w:rPr>
          <w:spacing w:val="8"/>
          <w:rtl/>
        </w:rPr>
        <w:pPrChange w:id="90017" w:author="קלוד" w:date="2026-10-11T12:09:42Z">
          <w:pPr>
            <w:pStyle w:val="afff9"/>
          </w:pPr>
        </w:pPrChange>
      </w:pPr>
      <w:r w:rsidRPr="00C20F97">
        <w:rPr>
          <w:spacing w:val="8"/>
          <w:rtl/>
        </w:rPr>
        <w:t>קדשי מזבח מצטרפין זה עם זה למעילה, ולחייב עליהם משום פיגול ונותר וטמא.</w:t>
      </w:r>
    </w:p>
    <w:p w:rsidR="00E403F0" w:rsidRPr="00C20F97" w:rsidRDefault="00E403F0" w:rsidP="00E403F0">
      <w:pPr>
        <w:pStyle w:val="afff9"/>
        <w:rPr>
          <w:spacing w:val="8"/>
          <w:rtl/>
        </w:rPr>
      </w:pPr>
      <w:r w:rsidRPr="00C20F97">
        <w:rPr>
          <w:spacing w:val="8"/>
          <w:rtl/>
        </w:rPr>
        <w:t>קדשי בדק הבית מצטרפין זה עם זה.</w:t>
      </w:r>
    </w:p>
    <w:p w:rsidR="00E403F0" w:rsidRPr="00C20F97" w:rsidRDefault="00E403F0" w:rsidP="00E403F0">
      <w:pPr>
        <w:pStyle w:val="afff9"/>
        <w:rPr>
          <w:spacing w:val="8"/>
          <w:rtl/>
        </w:rPr>
      </w:pPr>
      <w:r w:rsidRPr="00C20F97">
        <w:rPr>
          <w:spacing w:val="8"/>
          <w:rtl/>
        </w:rPr>
        <w:t>אחד קדשי מזבח ואחד קדשי בדק הבית מצטרפין זה עם זה למעילה.</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45" w:author="קלוד" w:date="2026-10-11T12:19:32Z"/>
        </w:rPr>
      </w:pPr>
      <w:ins w:id="90046" w:author="קלוד" w:date="2026-10-11T12:19:32Z">
        <w:r>
          <w:rPr>
            <w:color w:val="7B3F00"/>
          </w:rPr>
          <w:t xml:space="preserve">קדשי מזבח ובדק הבית - הצטרפות למעילה</w:t>
        </w:r>
      </w:ins>
    </w:p>
    <w:p w:rsidR="00E403F0" w:rsidRPr="00AD695E" w:rsidRDefault="00E403F0" w:rsidP="00E403F0">
      <w:pPr>
        <w:rPr>
          <w:rtl/>
        </w:rPr>
      </w:pPr>
      <w:r w:rsidRPr="003778A1">
        <w:rPr>
          <w:rFonts w:ascii="FontbitDavid" w:hAnsi="FontbitDavid"/>
          <w:sz w:val="24"/>
          <w:rtl/>
        </w:rPr>
        <w:t xml:space="preserve">אחד קדשי מזבח ואחד קדשי בדק הבית </w:t>
      </w:r>
      <w:r>
        <w:rPr>
          <w:rFonts w:ascii="FontbitDavid" w:hAnsi="FontbitDavid" w:hint="cs"/>
          <w:sz w:val="24"/>
          <w:rtl/>
        </w:rPr>
        <w:t>אפי' דזה</w:t>
      </w:r>
      <w:r w:rsidRPr="003778A1">
        <w:rPr>
          <w:rFonts w:ascii="FontbitDavid" w:hAnsi="FontbitDavid"/>
          <w:sz w:val="24"/>
          <w:rtl/>
        </w:rPr>
        <w:t xml:space="preserve"> קדושת הגוף ו</w:t>
      </w:r>
      <w:r>
        <w:rPr>
          <w:rFonts w:ascii="FontbitDavid" w:hAnsi="FontbitDavid" w:hint="cs"/>
          <w:sz w:val="24"/>
          <w:rtl/>
        </w:rPr>
        <w:t>זה</w:t>
      </w:r>
      <w:r w:rsidRPr="003778A1">
        <w:rPr>
          <w:rFonts w:ascii="FontbitDavid" w:hAnsi="FontbitDavid"/>
          <w:sz w:val="24"/>
          <w:rtl/>
        </w:rPr>
        <w:t xml:space="preserve"> קדושת דמים, </w:t>
      </w:r>
    </w:p>
    <w:p w:rsidR="00E403F0" w:rsidRPr="00AD695E" w:rsidRDefault="00E403F0" w:rsidP="00E403F0">
      <w:pPr>
        <w:rPr>
          <w:rtl/>
        </w:rPr>
      </w:pPr>
      <w:r w:rsidRPr="003778A1">
        <w:rPr>
          <w:rFonts w:ascii="FontbitDavid" w:hAnsi="FontbitDavid"/>
          <w:sz w:val="24"/>
          <w:rtl/>
        </w:rPr>
        <w:t xml:space="preserve">קתני מצטרפין זה עם זה, קדשי מזבח עם קדשי מזבח </w:t>
      </w:r>
      <w:ins w:id="91168" w:author="מנוע מכני" w:date="2026-10-11T12:04:39Z">
        <w:r>
          <w:rPr>
            <w:rFonts w:ascii="FontbitDavid" w:hAnsi="FontbitDavid"/>
            <w:sz w:val="24"/>
            <w:rtl/>
          </w:rPr>
          <w:t xml:space="preserve">צריכה</w:t>
        </w:r>
      </w:ins>
      <w:del w:id="91169" w:author="מנוע מכני" w:date="2026-10-11T12:04:39Z">
        <w:r w:rsidRPr="003778A1">
          <w:rPr>
            <w:rFonts w:ascii="FontbitDavid" w:hAnsi="FontbitDavid"/>
            <w:sz w:val="24"/>
            <w:rtl/>
          </w:rPr>
          <w:delText xml:space="preserve">מיבעיא</w:delText>
        </w:r>
      </w:del>
      <w:r>
        <w:rPr>
          <w:rFonts w:ascii="FontbitDavid" w:hAnsi="FontbitDavid"/>
          <w:sz w:val="24"/>
          <w:rtl/>
        </w:rPr>
        <w:t>!</w:t>
      </w:r>
    </w:p>
    <w:p w:rsidR="00E403F0" w:rsidRPr="00AD695E" w:rsidRDefault="00E403F0" w:rsidP="00E403F0">
      <w:pPr>
        <w:pStyle w:val="affffb"/>
        <w:rPr>
          <w:rtl/>
        </w:rPr>
      </w:pPr>
      <w:r>
        <w:rPr>
          <w:rtl/>
        </w:rPr>
        <w:t xml:space="preserve">- </w:t>
      </w:r>
      <w:r>
        <w:rPr>
          <w:rFonts w:hint="cs"/>
          <w:rtl/>
        </w:rPr>
        <w:t xml:space="preserve">ק</w:t>
      </w:r>
      <w:ins w:id="90247" w:author="מנוע מכני" w:date="2026-10-11T12:04:39Z">
        <w:r>
          <w:rPr>
            <w:rFonts w:hint="cs"/>
            <w:rtl/>
          </w:rPr>
          <w:t xml:space="preserve">מ"ל</w:t>
        </w:r>
      </w:ins>
      <w:del w:id="90248" w:author="מנוע מכני" w:date="2026-10-11T12:04:39Z">
        <w:r>
          <w:rPr>
            <w:rFonts w:hint="cs"/>
            <w:rtl/>
          </w:rPr>
          <w:delText xml:space="preserve">מ''ל</w:delText>
        </w:r>
      </w:del>
      <w:r>
        <w:rPr>
          <w:rFonts w:hint="cs"/>
          <w:rtl/>
        </w:rPr>
        <w:t xml:space="preserve"> </w:t>
      </w:r>
      <w:r w:rsidRPr="00600D46">
        <w:rPr>
          <w:rtl/>
        </w:rPr>
        <w:t>משום דקתני עלה לחייב עליהן משום פיגול נותר וטמא ד</w:t>
      </w:r>
      <w:r>
        <w:rPr>
          <w:rFonts w:hint="cs"/>
          <w:rtl/>
        </w:rPr>
        <w:t>אין ב</w:t>
      </w:r>
      <w:r w:rsidRPr="00600D46">
        <w:rPr>
          <w:rtl/>
        </w:rPr>
        <w:t xml:space="preserve">קדשי בדק הבית </w:t>
      </w:r>
    </w:p>
    <w:p>
      <w:pPr>
        <w:pStyle w:val="afffff8"/>
        <w:rPr>
          <w:ins w:id="90043" w:author="קלוד" w:date="2026-10-11T12:19:32Z"/>
        </w:rPr>
      </w:pPr>
      <w:ins w:id="90044" w:author="קלוד" w:date="2026-10-11T12:19:32Z">
        <w:r>
          <w:rPr>
            <w:color w:val="7B3F00"/>
          </w:rPr>
          <w:t xml:space="preserve">מעילה בקדשי מזבח - מדאורייתא או מדרבנן</w:t>
        </w:r>
      </w:ins>
    </w:p>
    <w:p>
      <w:pPr>
        <w:pStyle w:val="38"/>
        <w:rPr>
          <w:ins w:id="91435" w:author="מנוע מכני" w:date="2026-10-11T12:04:39Z"/>
        </w:rPr>
      </w:pPr>
      <w:del w:id="91434" w:author="מנוע מכני" w:date="2026-10-11T12:04:39Z">
        <w:r w:rsidRPr="006F178A">
          <w:delText xml:space="preserve">•</w:delText>
        </w:r>
      </w:del>
      <w:r w:rsidRPr="006F178A">
        <w:t xml:space="preserve"> </w:t>
      </w:r>
      <w:r w:rsidRPr="003778A1">
        <w:t xml:space="preserve">א"ר ינאי:</w:t>
      </w:r>
    </w:p>
    <w:p w:rsidR="00E403F0" w:rsidRPr="00AD695E" w:rsidRDefault="00E403F0" w:rsidP="00E403F0">
      <w:pPr>
        <w:rPr>
          <w:rtl/>
        </w:rPr>
      </w:pPr>
      <w:del w:id="9143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מחוורתא, אין חייבין משום מעילה - אלא על קדשי בדק הבית ועולה בלבד, </w:t>
      </w:r>
      <w:r>
        <w:rPr>
          <w:rFonts w:ascii="FontbitDavid" w:hAnsi="FontbitDavid" w:hint="cs"/>
          <w:sz w:val="24"/>
          <w:rtl/>
        </w:rPr>
        <w:t>ד'</w:t>
      </w:r>
      <w:r w:rsidRPr="003778A1">
        <w:rPr>
          <w:rStyle w:val="afffff0"/>
          <w:rFonts w:ascii="FontbitDavid" w:hAnsi="FontbitDavid"/>
          <w:sz w:val="24"/>
          <w:rtl/>
        </w:rPr>
        <w:t xml:space="preserve">נפש כי תמעול מעל מקדשי ה</w:t>
      </w:r>
      <w:r w:rsidRPr="003778A1">
        <w:rPr>
          <w:rFonts w:ascii="FontbitDavid" w:hAnsi="FontbitDavid"/>
          <w:sz w:val="24"/>
          <w:rtl/>
        </w:rPr>
        <w:t xml:space="preserve">', קדשים המיוחדין לה' - יש בהן מעילה,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אבל קדשי מזבח - </w:t>
      </w:r>
      <w:ins w:id="90792" w:author="מנוע מכני" w:date="2026-10-11T12:04:39Z">
        <w:r>
          <w:rPr>
            <w:rFonts w:ascii="FontbitDavid" w:hAnsi="FontbitDavid"/>
            <w:sz w:val="24"/>
            <w:rtl/>
          </w:rPr>
          <w:t xml:space="preserve">יש</w:t>
        </w:r>
      </w:ins>
      <w:del w:id="90793" w:author="מנוע מכני" w:date="2026-10-11T12:04:39Z">
        <w:r w:rsidRPr="003778A1">
          <w:rPr>
            <w:rFonts w:ascii="FontbitDavid" w:hAnsi="FontbitDavid"/>
            <w:sz w:val="24"/>
            <w:rtl/>
          </w:rPr>
          <w:delText xml:space="preserve">אית</w:delText>
        </w:r>
      </w:del>
      <w:r w:rsidRPr="003778A1">
        <w:rPr>
          <w:rFonts w:ascii="FontbitDavid" w:hAnsi="FontbitDavid"/>
          <w:sz w:val="24"/>
          <w:rtl/>
        </w:rPr>
        <w:t xml:space="preserve"> </w:t>
      </w:r>
      <w:ins w:id="90788" w:author="מנוע מכני" w:date="2026-10-11T12:04:39Z">
        <w:r>
          <w:rPr>
            <w:rFonts w:ascii="FontbitDavid" w:hAnsi="FontbitDavid"/>
            <w:sz w:val="24"/>
            <w:rtl/>
          </w:rPr>
          <w:t xml:space="preserve">בהם</w:t>
        </w:r>
      </w:ins>
      <w:del w:id="90789" w:author="מנוע מכני" w:date="2026-10-11T12:04:39Z">
        <w:r w:rsidRPr="003778A1">
          <w:rPr>
            <w:rFonts w:ascii="FontbitDavid" w:hAnsi="FontbitDavid"/>
            <w:sz w:val="24"/>
            <w:rtl/>
          </w:rPr>
          <w:delText xml:space="preserve">בהו</w:delText>
        </w:r>
      </w:del>
      <w:r w:rsidRPr="003778A1">
        <w:rPr>
          <w:rFonts w:ascii="FontbitDavid" w:hAnsi="FontbitDavid"/>
          <w:sz w:val="24"/>
          <w:rtl/>
        </w:rPr>
        <w:t xml:space="preserve"> לכהנים </w:t>
      </w:r>
      <w:ins w:id="90794" w:author="מנוע מכני" w:date="2026-10-11T12:04:39Z">
        <w:r>
          <w:rPr>
            <w:rFonts w:ascii="FontbitDavid" w:hAnsi="FontbitDavid"/>
            <w:sz w:val="24"/>
            <w:rtl/>
          </w:rPr>
          <w:t xml:space="preserve">ויש</w:t>
        </w:r>
      </w:ins>
      <w:del w:id="90795" w:author="מנוע מכני" w:date="2026-10-11T12:04:39Z">
        <w:r w:rsidRPr="003778A1">
          <w:rPr>
            <w:rFonts w:ascii="FontbitDavid" w:hAnsi="FontbitDavid"/>
            <w:sz w:val="24"/>
            <w:rtl/>
          </w:rPr>
          <w:delText xml:space="preserve">ואית</w:delText>
        </w:r>
      </w:del>
      <w:r w:rsidRPr="003778A1">
        <w:rPr>
          <w:rFonts w:ascii="FontbitDavid" w:hAnsi="FontbitDavid"/>
          <w:sz w:val="24"/>
          <w:rtl/>
        </w:rPr>
        <w:t xml:space="preserve"> </w:t>
      </w:r>
      <w:ins w:id="90790" w:author="מנוע מכני" w:date="2026-10-11T12:04:39Z">
        <w:r>
          <w:rPr>
            <w:rFonts w:ascii="FontbitDavid" w:hAnsi="FontbitDavid"/>
            <w:sz w:val="24"/>
            <w:rtl/>
          </w:rPr>
          <w:t xml:space="preserve">בהם</w:t>
        </w:r>
      </w:ins>
      <w:del w:id="90791" w:author="מנוע מכני" w:date="2026-10-11T12:04:39Z">
        <w:r w:rsidRPr="003778A1">
          <w:rPr>
            <w:rFonts w:ascii="FontbitDavid" w:hAnsi="FontbitDavid"/>
            <w:sz w:val="24"/>
            <w:rtl/>
          </w:rPr>
          <w:delText xml:space="preserve">בהו</w:delText>
        </w:r>
      </w:del>
      <w:r w:rsidRPr="003778A1">
        <w:rPr>
          <w:rFonts w:ascii="FontbitDavid" w:hAnsi="FontbitDavid"/>
          <w:sz w:val="24"/>
          <w:rtl/>
        </w:rPr>
        <w:t xml:space="preserve"> לבעלים</w:t>
      </w:r>
      <w:r>
        <w:rPr>
          <w:rFonts w:ascii="FontbitDavid" w:hAnsi="FontbitDavid"/>
          <w:sz w:val="24"/>
          <w:rtl/>
        </w:rPr>
        <w:t>.</w:t>
      </w:r>
    </w:p>
    <w:p>
      <w:pPr>
        <w:pStyle w:val="38"/>
        <w:rPr>
          <w:ins w:id="91438" w:author="מנוע מכני" w:date="2026-10-11T12:04:39Z"/>
        </w:rPr>
      </w:pPr>
      <w:del w:id="91437" w:author="מנוע מכני" w:date="2026-10-11T12:04:39Z">
        <w:r w:rsidRPr="006F178A">
          <w:delText xml:space="preserve">•</w:delText>
        </w:r>
      </w:del>
      <w:r w:rsidRPr="006F178A">
        <w:t xml:space="preserve"> </w:t>
      </w:r>
      <w:r w:rsidRPr="003778A1">
        <w:t xml:space="preserve">תנן</w:t>
      </w:r>
      <w:r w:rsidRPr="003778A1">
        <w:t xml:space="preserve">:</w:t>
      </w:r>
    </w:p>
    <w:p w:rsidR="00E403F0" w:rsidRPr="00AD695E" w:rsidRDefault="00E403F0" w:rsidP="00E403F0">
      <w:pPr>
        <w:rPr>
          <w:rtl/>
        </w:rPr>
      </w:pPr>
      <w:del w:id="9143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קדשי מזבח מצטרפין זה עם זה למעילה</w:t>
      </w:r>
      <w:r>
        <w:rPr>
          <w:rFonts w:ascii="FontbitDavid" w:hAnsi="FontbitDavid"/>
          <w:sz w:val="24"/>
          <w:rtl/>
        </w:rPr>
        <w:t>!</w:t>
      </w:r>
      <w:r>
        <w:rPr>
          <w:rFonts w:ascii="FontbitDavid" w:hAnsi="FontbitDavid" w:hint="cs"/>
          <w:sz w:val="24"/>
          <w:rtl/>
        </w:rPr>
        <w:t xml:space="preserve"> - </w:t>
      </w:r>
      <w:r w:rsidRPr="003778A1">
        <w:rPr>
          <w:rFonts w:ascii="FontbitDavid" w:hAnsi="FontbitDavid"/>
          <w:sz w:val="24"/>
          <w:rtl/>
        </w:rPr>
        <w:t>מדרבנן</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קדשי קדשים ששחטן בדרום - מועלים בהן</w:t>
      </w:r>
      <w:r>
        <w:rPr>
          <w:rFonts w:ascii="FontbitDavid" w:hAnsi="FontbitDavid"/>
          <w:sz w:val="24"/>
          <w:rtl/>
        </w:rPr>
        <w:t>!</w:t>
      </w:r>
      <w:r>
        <w:rPr>
          <w:rFonts w:ascii="FontbitDavid" w:hAnsi="FontbitDavid" w:hint="cs"/>
          <w:sz w:val="24"/>
          <w:rtl/>
        </w:rPr>
        <w:t xml:space="preserve">- </w:t>
      </w:r>
      <w:r w:rsidRPr="003778A1">
        <w:rPr>
          <w:rFonts w:ascii="FontbitDavid" w:hAnsi="FontbitDavid"/>
          <w:sz w:val="24"/>
          <w:rtl/>
        </w:rPr>
        <w:t>מדרבנן</w:t>
      </w:r>
      <w:r>
        <w:rPr>
          <w:rFonts w:ascii="FontbitDavid" w:hAnsi="FontbitDavid"/>
          <w:sz w:val="24"/>
          <w:rtl/>
        </w:rPr>
        <w:t>.</w:t>
      </w:r>
    </w:p>
    <w:p>
      <w:pPr>
        <w:pStyle w:val="38"/>
        <w:rPr>
          <w:ins w:id="91440" w:author="מנוע מכני" w:date="2026-10-11T12:04:39Z"/>
        </w:rPr>
      </w:pPr>
      <w:r w:rsidRPr="003778A1">
        <w:t xml:space="preserve">תנן</w:t>
      </w:r>
      <w:r w:rsidRPr="003778A1">
        <w:t xml:space="preserve">:</w:t>
      </w:r>
    </w:p>
    <w:p w:rsidR="00E403F0" w:rsidRPr="00AD695E" w:rsidRDefault="00E403F0" w:rsidP="00E403F0">
      <w:pPr>
        <w:rPr>
          <w:rtl/>
        </w:rPr>
      </w:pPr>
      <w:del w:id="9144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הנהנה מן החטאת כשהיא חיה - </w:t>
      </w:r>
      <w:r w:rsidRPr="003778A1">
        <w:rPr>
          <w:rFonts w:ascii="FontbitDavid" w:hAnsi="FontbitDavid"/>
          <w:sz w:val="24"/>
          <w:rtl/>
        </w:rPr>
        <w:t xml:space="preserve">לא</w:t>
      </w:r>
      <w:r w:rsidRPr="003778A1">
        <w:rPr>
          <w:rFonts w:ascii="FontbitDavid" w:hAnsi="FontbitDavid"/>
          <w:sz w:val="24"/>
          <w:rtl/>
        </w:rPr>
        <w:t xml:space="preserve"> מעל עד שיפגום, </w:t>
      </w:r>
    </w:p>
    <w:p w:rsidR="00E403F0" w:rsidRPr="00AD695E" w:rsidRDefault="00E403F0" w:rsidP="00E403F0">
      <w:pPr>
        <w:rPr>
          <w:rtl/>
        </w:rPr>
      </w:pPr>
      <w:r>
        <w:rPr>
          <w:rFonts w:ascii="FontbitDavid" w:hAnsi="FontbitDavid"/>
          <w:sz w:val="24"/>
          <w:rtl/>
        </w:rPr>
        <w:tab/>
      </w:r>
      <w:r>
        <w:rPr>
          <w:rFonts w:ascii="FontbitDavid" w:hAnsi="FontbitDavid"/>
          <w:sz w:val="24"/>
          <w:rtl/>
        </w:rPr>
        <w:tab/>
      </w:r>
      <w:r>
        <w:rPr>
          <w:rFonts w:ascii="FontbitDavid" w:hAnsi="FontbitDavid"/>
          <w:sz w:val="24"/>
          <w:rtl/>
        </w:rPr>
        <w:tab/>
      </w:r>
      <w:r>
        <w:rPr>
          <w:rFonts w:ascii="FontbitDavid" w:hAnsi="FontbitDavid"/>
          <w:sz w:val="24"/>
          <w:rtl/>
        </w:rPr>
        <w:tab/>
      </w:r>
      <w:r w:rsidRPr="003778A1">
        <w:rPr>
          <w:rFonts w:ascii="FontbitDavid" w:hAnsi="FontbitDavid"/>
          <w:sz w:val="24"/>
          <w:rtl/>
        </w:rPr>
        <w:t>כשהיא מתה - כיון שנהנה כל שהוא מעל</w:t>
      </w:r>
      <w:r>
        <w:rPr>
          <w:rFonts w:ascii="FontbitDavid" w:hAnsi="FontbitDavid" w:hint="cs"/>
          <w:sz w:val="24"/>
          <w:rtl/>
        </w:rPr>
        <w:t xml:space="preserve">- </w:t>
      </w:r>
      <w:r w:rsidRPr="003778A1">
        <w:rPr>
          <w:rFonts w:ascii="FontbitDavid" w:hAnsi="FontbitDavid"/>
          <w:sz w:val="24"/>
          <w:rtl/>
        </w:rPr>
        <w:t>מדרבנן</w:t>
      </w:r>
      <w:r>
        <w:rPr>
          <w:rFonts w:ascii="FontbitDavid" w:hAnsi="FontbitDavid"/>
          <w:sz w:val="24"/>
          <w:rtl/>
        </w:rPr>
        <w:t>.</w:t>
      </w:r>
    </w:p>
    <w:p>
      <w:pPr>
        <w:pStyle w:val="38"/>
        <w:rPr>
          <w:ins w:id="91442" w:author="מנוע מכני" w:date="2026-10-11T12:04:39Z"/>
        </w:rPr>
      </w:pPr>
      <w:r>
        <w:t xml:space="preserve">והך</w:t>
      </w:r>
    </w:p>
    <w:p w:rsidR="00E403F0" w:rsidRPr="00AD695E" w:rsidRDefault="00E403F0" w:rsidP="00E403F0">
      <w:pPr>
        <w:rPr>
          <w:rtl/>
        </w:rPr>
      </w:pPr>
      <w:del w:id="91443"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r w:rsidRPr="003778A1">
        <w:rPr>
          <w:rStyle w:val="afffff0"/>
          <w:rFonts w:ascii="FontbitDavid" w:hAnsi="FontbitDavid"/>
          <w:sz w:val="24"/>
          <w:rtl/>
        </w:rPr>
        <w:t xml:space="preserve">כל חלב לה</w:t>
      </w:r>
      <w:r w:rsidRPr="003778A1">
        <w:rPr>
          <w:rFonts w:ascii="FontbitDavid" w:hAnsi="FontbitDavid"/>
          <w:sz w:val="24"/>
          <w:rtl/>
        </w:rPr>
        <w:t xml:space="preserve">' - לרבות אימורי קדשים קלים למעילה</w:t>
      </w:r>
      <w:r>
        <w:rPr>
          <w:rFonts w:ascii="FontbitDavid" w:hAnsi="FontbitDavid" w:hint="cs"/>
          <w:sz w:val="24"/>
          <w:rtl/>
        </w:rPr>
        <w:t xml:space="preserve">- </w:t>
      </w:r>
      <w:r w:rsidRPr="003778A1">
        <w:rPr>
          <w:rFonts w:ascii="FontbitDavid" w:hAnsi="FontbitDavid"/>
          <w:sz w:val="24"/>
          <w:rtl/>
        </w:rPr>
        <w:t>מדרבנן</w:t>
      </w:r>
      <w:r>
        <w:rPr>
          <w:rFonts w:ascii="FontbitDavid" w:hAnsi="FontbitDavid"/>
          <w:sz w:val="24"/>
          <w:rtl/>
        </w:rPr>
        <w:t>.</w:t>
      </w:r>
      <w:ins w:id="90942" w:author="מנוע מכני" w:date="2026-10-11T12:04:39Z">
        <w:r>
          <w:rPr>
            <w:rFonts w:ascii="FontbitDavid" w:hAnsi="FontbitDavid" w:hint="cs"/>
            <w:sz w:val="24"/>
            <w:rtl/>
          </w:rPr>
          <w:t xml:space="preserve"> </w:t>
        </w:r>
      </w:ins>
      <w:del w:id="90943" w:author="מנוע מכני" w:date="2026-10-11T12:04:39Z">
        <w:r>
          <w:rPr>
            <w:rFonts w:ascii="FontbitDavid" w:hAnsi="FontbitDavid" w:hint="cs"/>
            <w:sz w:val="24"/>
            <w:rtl/>
          </w:rPr>
          <w:delText xml:space="preserve">  </w:delText>
        </w:r>
      </w:del>
      <w:r>
        <w:rPr>
          <w:rFonts w:ascii="FontbitDavid" w:hAnsi="FontbitDavid"/>
          <w:sz w:val="24"/>
          <w:rtl/>
        </w:rPr>
        <w:t>ו</w:t>
      </w:r>
      <w:r>
        <w:rPr>
          <w:rFonts w:ascii="FontbitDavid" w:hAnsi="FontbitDavid" w:hint="cs"/>
          <w:sz w:val="24"/>
          <w:rtl/>
        </w:rPr>
        <w:t xml:space="preserve">קרא - </w:t>
      </w:r>
      <w:r w:rsidRPr="003778A1">
        <w:rPr>
          <w:rFonts w:ascii="FontbitDavid" w:hAnsi="FontbitDavid"/>
          <w:sz w:val="24"/>
          <w:rtl/>
        </w:rPr>
        <w:t xml:space="preserve">אסמכתא </w:t>
      </w:r>
      <w:ins w:id="90796" w:author="מנוע מכני" w:date="2026-10-11T12:04:39Z">
        <w:r>
          <w:rPr>
            <w:rFonts w:ascii="FontbitDavid" w:hAnsi="FontbitDavid"/>
            <w:sz w:val="24"/>
            <w:rtl/>
          </w:rPr>
          <w:t xml:space="preserve">סתם</w:t>
        </w:r>
      </w:ins>
      <w:del w:id="90797" w:author="מנוע מכני" w:date="2026-10-11T12:04:39Z">
        <w:r w:rsidRPr="003778A1">
          <w:rPr>
            <w:rFonts w:ascii="FontbitDavid" w:hAnsi="FontbitDavid"/>
            <w:sz w:val="24"/>
            <w:rtl/>
          </w:rPr>
          <w:delText xml:space="preserve">בעלמא</w:delText>
        </w:r>
      </w:del>
      <w:r>
        <w:rPr>
          <w:rFonts w:ascii="FontbitDavid" w:hAnsi="FontbitDavid"/>
          <w:sz w:val="24"/>
          <w:rtl/>
        </w:rPr>
        <w:t>.</w:t>
      </w:r>
    </w:p>
    <w:p>
      <w:pPr>
        <w:pStyle w:val="38"/>
        <w:rPr>
          <w:ins w:id="91444" w:author="מנוע מכני" w:date="2026-10-11T12:04:39Z"/>
        </w:rPr>
      </w:pPr>
      <w:r>
        <w:t xml:space="preserve">והא דעולא מר</w:t>
      </w:r>
      <w:ins w:id="90249" w:author="מנוע מכני" w:date="2026-10-11T12:04:39Z">
        <w:r>
          <w:t xml:space="preserve">י"ו</w:t>
        </w:r>
      </w:ins>
      <w:del w:id="90250" w:author="מנוע מכני" w:date="2026-10-11T12:04:39Z">
        <w:r>
          <w:delText xml:space="preserve">י''ו</w:delText>
        </w:r>
      </w:del>
      <w:r w:rsidRPr="003778A1">
        <w:t xml:space="preserve">:</w:t>
      </w:r>
    </w:p>
    <w:p w:rsidR="00E403F0" w:rsidRPr="00AD695E" w:rsidRDefault="00E403F0" w:rsidP="00E403F0">
      <w:pPr>
        <w:rPr>
          <w:rtl/>
        </w:rPr>
      </w:pPr>
      <w:del w:id="9144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קדשים שמתו - יצאו </w:t>
      </w:r>
      <w:ins w:id="90798" w:author="מנוע מכני" w:date="2026-10-11T12:04:39Z">
        <w:r>
          <w:rPr>
            <w:rFonts w:ascii="FontbitDavid" w:hAnsi="FontbitDavid"/>
            <w:sz w:val="24"/>
            <w:rtl/>
          </w:rPr>
          <w:t xml:space="preserve">כלום</w:t>
        </w:r>
      </w:ins>
      <w:del w:id="90799" w:author="מנוע מכני" w:date="2026-10-11T12:04:39Z">
        <w:r w:rsidRPr="003778A1">
          <w:rPr>
            <w:rFonts w:ascii="FontbitDavid" w:hAnsi="FontbitDavid"/>
            <w:sz w:val="24"/>
            <w:rtl/>
          </w:rPr>
          <w:delText xml:space="preserve">מידי</w:delText>
        </w:r>
      </w:del>
      <w:r w:rsidRPr="003778A1">
        <w:rPr>
          <w:rFonts w:ascii="FontbitDavid" w:hAnsi="FontbitDavid"/>
          <w:sz w:val="24"/>
          <w:rtl/>
        </w:rPr>
        <w:t xml:space="preserve"> מעילה דבר תורה</w:t>
      </w:r>
      <w:ins w:id="90944" w:author="מנוע מכני" w:date="2026-10-11T12:04:39Z">
        <w:r>
          <w:rPr>
            <w:rFonts w:ascii="FontbitDavid" w:hAnsi="FontbitDavid"/>
            <w:sz w:val="24"/>
            <w:rtl/>
          </w:rPr>
          <w:t xml:space="preserve">,</w:t>
        </w:r>
      </w:ins>
      <w:del w:id="90945" w:author="מנוע מכני" w:date="2026-10-11T12:04:39Z">
        <w:r>
          <w:rPr>
            <w:rFonts w:ascii="FontbitDavid" w:hAnsi="FontbitDavid"/>
            <w:sz w:val="24"/>
            <w:rtl/>
          </w:rPr>
          <w:delText xml:space="preserve">;</w:delText>
        </w:r>
      </w:del>
    </w:p>
    <w:p w:rsidR="00E403F0" w:rsidRPr="00AD695E" w:rsidRDefault="00E403F0" w:rsidP="00E403F0">
      <w:pPr>
        <w:rPr>
          <w:rtl/>
        </w:rPr>
      </w:pPr>
      <w:ins w:id="91080" w:author="מנוע מכני" w:date="2026-10-11T12:04:39Z">
        <w:r>
          <w:rPr>
            <w:rFonts w:ascii="FontbitDavid" w:hAnsi="FontbitDavid" w:hint="cs"/>
            <w:sz w:val="24"/>
            <w:rtl/>
          </w:rPr>
          <w:t xml:space="preserve">אם </w:t>
        </w:r>
      </w:ins>
      <w:del w:id="91081" w:author="מנוע מכני" w:date="2026-10-11T12:04:39Z">
        <w:r>
          <w:rPr>
            <w:rFonts w:ascii="FontbitDavid" w:hAnsi="FontbitDavid" w:hint="cs"/>
            <w:sz w:val="24"/>
            <w:rtl/>
          </w:rPr>
          <w:delText xml:space="preserve">אי </w:delText>
        </w:r>
      </w:del>
      <w:r>
        <w:rPr>
          <w:rFonts w:ascii="FontbitDavid" w:hAnsi="FontbitDavid"/>
          <w:sz w:val="24"/>
          <w:rtl/>
        </w:rPr>
        <w:t xml:space="preserve">בקדשי בדק הבית - </w:t>
      </w:r>
      <w:ins w:id="90420" w:author="מנוע מכני" w:date="2026-10-11T12:04:39Z">
        <w:r>
          <w:rPr>
            <w:rFonts w:ascii="FontbitDavid" w:hAnsi="FontbitDavid"/>
            <w:sz w:val="24"/>
            <w:rtl/>
          </w:rPr>
          <w:t xml:space="preserve">אפי'</w:t>
        </w:r>
      </w:ins>
      <w:del w:id="90421" w:author="מנוע מכני" w:date="2026-10-11T12:04:39Z">
        <w:r>
          <w:rPr>
            <w:rFonts w:ascii="FontbitDavid" w:hAnsi="FontbitDavid"/>
            <w:sz w:val="24"/>
            <w:rtl/>
          </w:rPr>
          <w:delText xml:space="preserve">אפילו</w:delText>
        </w:r>
      </w:del>
      <w:r>
        <w:rPr>
          <w:rFonts w:ascii="FontbitDavid" w:hAnsi="FontbitDavid"/>
          <w:sz w:val="24"/>
          <w:rtl/>
        </w:rPr>
        <w:t xml:space="preserve"> מתו, </w:t>
      </w:r>
      <w:r>
        <w:rPr>
          <w:rFonts w:ascii="FontbitDavid" w:hAnsi="FontbitDavid"/>
          <w:sz w:val="24"/>
          <w:rtl/>
        </w:rPr>
        <w:t xml:space="preserve">לא</w:t>
      </w:r>
      <w:r>
        <w:rPr>
          <w:rFonts w:ascii="FontbitDavid" w:hAnsi="FontbitDavid"/>
          <w:sz w:val="24"/>
          <w:rtl/>
        </w:rPr>
        <w:t xml:space="preserve"> </w:t>
      </w:r>
      <w:r>
        <w:rPr>
          <w:rFonts w:ascii="FontbitDavid" w:hAnsi="FontbitDavid" w:hint="cs"/>
          <w:sz w:val="24"/>
          <w:rtl/>
        </w:rPr>
        <w:t>גרע ממ</w:t>
      </w:r>
      <w:r w:rsidRPr="003778A1">
        <w:rPr>
          <w:rFonts w:ascii="FontbitDavid" w:hAnsi="FontbitDavid"/>
          <w:sz w:val="24"/>
          <w:rtl/>
        </w:rPr>
        <w:t xml:space="preserve">קדיש אשפה לבדק הבית, </w:t>
      </w:r>
      <w:r>
        <w:rPr>
          <w:rFonts w:ascii="FontbitDavid" w:hAnsi="FontbitDavid" w:hint="cs"/>
          <w:sz w:val="24"/>
          <w:rtl/>
        </w:rPr>
        <w:t xml:space="preserve">שאין בו מעילה </w:t>
      </w:r>
    </w:p>
    <w:p w:rsidR="00E403F0" w:rsidRPr="00AD695E" w:rsidRDefault="00E403F0" w:rsidP="00E403F0">
      <w:pPr>
        <w:rPr>
          <w:rtl/>
        </w:rPr>
      </w:pPr>
      <w:r w:rsidRPr="003778A1">
        <w:rPr>
          <w:rFonts w:ascii="FontbitDavid" w:hAnsi="FontbitDavid"/>
          <w:sz w:val="24"/>
          <w:rtl/>
        </w:rPr>
        <w:t xml:space="preserve">קדשי מזבח, דאורייתא מי </w:t>
      </w:r>
      <w:ins w:id="90802" w:author="מנוע מכני" w:date="2026-10-11T12:04:39Z">
        <w:r>
          <w:rPr>
            <w:rFonts w:ascii="FontbitDavid" w:hAnsi="FontbitDavid"/>
            <w:sz w:val="24"/>
            <w:rtl/>
          </w:rPr>
          <w:t xml:space="preserve">יש</w:t>
        </w:r>
      </w:ins>
      <w:del w:id="90803" w:author="מנוע מכני" w:date="2026-10-11T12:04:39Z">
        <w:r w:rsidRPr="003778A1">
          <w:rPr>
            <w:rFonts w:ascii="FontbitDavid" w:hAnsi="FontbitDavid"/>
            <w:sz w:val="24"/>
            <w:rtl/>
          </w:rPr>
          <w:delText xml:space="preserve">אית</w:delText>
        </w:r>
      </w:del>
      <w:r w:rsidRPr="003778A1">
        <w:rPr>
          <w:rFonts w:ascii="FontbitDavid" w:hAnsi="FontbitDavid"/>
          <w:sz w:val="24"/>
          <w:rtl/>
        </w:rPr>
        <w:t xml:space="preserve"> </w:t>
      </w:r>
      <w:ins w:id="90800" w:author="מנוע מכני" w:date="2026-10-11T12:04:39Z">
        <w:r>
          <w:rPr>
            <w:rFonts w:ascii="FontbitDavid" w:hAnsi="FontbitDavid"/>
            <w:sz w:val="24"/>
            <w:rtl/>
          </w:rPr>
          <w:t xml:space="preserve">בהם</w:t>
        </w:r>
      </w:ins>
      <w:del w:id="90801" w:author="מנוע מכני" w:date="2026-10-11T12:04:39Z">
        <w:r w:rsidRPr="003778A1">
          <w:rPr>
            <w:rFonts w:ascii="FontbitDavid" w:hAnsi="FontbitDavid"/>
            <w:sz w:val="24"/>
            <w:rtl/>
          </w:rPr>
          <w:delText xml:space="preserve">בהו</w:delText>
        </w:r>
      </w:del>
      <w:r w:rsidRPr="003778A1">
        <w:rPr>
          <w:rFonts w:ascii="FontbitDavid" w:hAnsi="FontbitDavid"/>
          <w:sz w:val="24"/>
          <w:rtl/>
        </w:rPr>
        <w:t xml:space="preserve"> מעילה? </w:t>
      </w:r>
    </w:p>
    <w:p>
      <w:pPr>
        <w:pStyle w:val="38"/>
        <w:rPr>
          <w:ins w:id="91446" w:author="מנוע מכני" w:date="2026-10-11T12:04:39Z"/>
        </w:rPr>
      </w:pPr>
      <w:r w:rsidRPr="003778A1">
        <w:t xml:space="preserve">אלא </w:t>
      </w:r>
      <w:ins w:id="90804" w:author="מנוע מכני" w:date="2026-10-11T12:04:39Z">
        <w:r>
          <w:t xml:space="preserve">כך</w:t>
        </w:r>
      </w:ins>
      <w:del w:id="90805" w:author="מנוע מכני" w:date="2026-10-11T12:04:39Z">
        <w:r w:rsidRPr="003778A1">
          <w:delText xml:space="preserve">הכי</w:delText>
        </w:r>
      </w:del>
      <w:r w:rsidRPr="003778A1">
        <w:t xml:space="preserve"> </w:t>
      </w:r>
      <w:ins w:id="90564" w:author="מנוע מכני" w:date="2026-10-11T12:04:39Z">
        <w:r>
          <w:t xml:space="preserve">אמרו</w:t>
        </w:r>
      </w:ins>
      <w:del w:id="90565" w:author="מנוע מכני" w:date="2026-10-11T12:04:39Z">
        <w:r w:rsidRPr="003778A1">
          <w:delText xml:space="preserve">אמרי</w:delText>
        </w:r>
      </w:del>
      <w:r w:rsidRPr="003778A1">
        <w:t xml:space="preserve"> ד</w:t>
      </w:r>
      <w:ins w:id="90251" w:author="מנוע מכני" w:date="2026-10-11T12:04:39Z">
        <w:r>
          <w:t xml:space="preserve">ר"י</w:t>
        </w:r>
      </w:ins>
      <w:del w:id="90252" w:author="מנוע מכני" w:date="2026-10-11T12:04:39Z">
        <w:r>
          <w:delText xml:space="preserve">ר''י</w:delText>
        </w:r>
      </w:del>
      <w:r>
        <w:t xml:space="preserve">נ</w:t>
      </w:r>
      <w:r w:rsidRPr="003778A1">
        <w:t xml:space="preserve">:</w:t>
      </w:r>
    </w:p>
    <w:p w:rsidR="00E403F0" w:rsidRPr="00AD695E" w:rsidRDefault="00E403F0" w:rsidP="00E403F0">
      <w:pPr>
        <w:rPr>
          <w:rtl/>
        </w:rPr>
      </w:pPr>
      <w:del w:id="91447" w:author="מנוע מכני" w:date="2026-10-11T12:04:39Z">
        <w:r w:rsidRPr="003778A1">
          <w:rPr>
            <w:rFonts w:ascii="FontbitDavid" w:hAnsi="FontbitDavid"/>
            <w:sz w:val="24"/>
            <w:rtl/>
          </w:rPr>
          <w:delText xml:space="preserve"> </w:delText>
        </w:r>
      </w:del>
      <w:r>
        <w:rPr>
          <w:rFonts w:ascii="FontbitDavid" w:hAnsi="FontbitDavid" w:hint="cs"/>
          <w:sz w:val="24"/>
          <w:rtl/>
        </w:rPr>
        <w:t xml:space="preserve">מהך </w:t>
      </w:r>
      <w:r w:rsidRPr="003778A1">
        <w:rPr>
          <w:rFonts w:ascii="FontbitDavid" w:hAnsi="FontbitDavid"/>
          <w:sz w:val="24"/>
          <w:rtl/>
        </w:rPr>
        <w:t xml:space="preserve">קרא - קדשי בדק הבית שמעין מינה, </w:t>
      </w:r>
      <w:r>
        <w:rPr>
          <w:rFonts w:ascii="FontbitDavid" w:hAnsi="FontbitDavid" w:hint="cs"/>
          <w:sz w:val="24"/>
          <w:rtl/>
        </w:rPr>
        <w:t xml:space="preserve">ולא </w:t>
      </w:r>
      <w:r w:rsidRPr="003778A1">
        <w:rPr>
          <w:rFonts w:ascii="FontbitDavid" w:hAnsi="FontbitDavid"/>
          <w:sz w:val="24"/>
          <w:rtl/>
        </w:rPr>
        <w:t>קדשי מזבח</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טו:</w:t>
      </w:r>
    </w:p>
    <w:p>
      <w:pPr>
        <w:pStyle w:val="MishnaBatzad"/>
        <w:rPr>
          <w:ins w:id="20119" w:author="קלוד" w:date="2026-10-11T09:07:20Z"/>
        </w:rPr>
      </w:pPr>
      <w:ins w:id="20118" w:author="קלוד" w:date="2026-10-11T09:07:20Z">
        <w:r>
          <w:t xml:space="preserve">משנה ב</w:t>
        </w:r>
      </w:ins>
    </w:p>
    <w:p w:rsidR="00E403F0" w:rsidRPr="00C20F97" w:rsidRDefault="00E403F0" w:rsidP="00E403F0">
      <w:pPr>
        <w:pStyle w:val="afff9"/>
        <w:rPr>
          <w:del w:id="20053" w:author="קלוד" w:date="2026-10-11T09:07:20Z"/>
          <w:spacing w:val="8"/>
          <w:rtl/>
        </w:rPr>
      </w:pPr>
      <w:del w:id="20052"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8" w:author="קלוד" w:date="2026-10-11T12:09:42Z">
          <w:pPr>
            <w:pStyle w:val="afff9"/>
          </w:pPr>
        </w:pPrChange>
      </w:pPr>
      <w:r w:rsidRPr="00C20F97">
        <w:rPr>
          <w:spacing w:val="8"/>
          <w:rtl/>
        </w:rPr>
        <w:t>חמשה דברים בעולה מצטרפין זה עם זה: הבשר, והחלב, והסולת, והיין, והשמן.</w:t>
      </w:r>
    </w:p>
    <w:p w:rsidR="00E403F0" w:rsidRPr="00C20F97" w:rsidRDefault="00E403F0" w:rsidP="00E403F0">
      <w:pPr>
        <w:pStyle w:val="afff9"/>
        <w:rPr>
          <w:spacing w:val="8"/>
          <w:rtl/>
        </w:rPr>
      </w:pPr>
      <w:r w:rsidRPr="00C20F97">
        <w:rPr>
          <w:spacing w:val="8"/>
          <w:rtl/>
        </w:rPr>
        <w:t>וששה בתודה: הבשר, והחלב, והסולת, והיין, והשמן והלחם.</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r w:rsidRPr="006F178A">
        <w:rPr>
          <w:rFonts w:ascii="Fb Fontext" w:hAnsi="Fb Fontext"/>
          <w:rtl/>
        </w:rPr>
        <w:t xml:space="preserve">• </w:t>
      </w:r>
      <w:ins w:id="90253" w:author="מנוע מכני" w:date="2026-10-11T12:04:39Z">
        <w:r>
          <w:rPr>
            <w:rStyle w:val="2fb"/>
            <w:rFonts w:ascii="FontbitDavid" w:hAnsi="FontbitDavid" w:hint="cs"/>
            <w:sz w:val="24"/>
            <w:rtl/>
          </w:rPr>
          <w:t xml:space="preserve">ר"ה</w:t>
        </w:r>
      </w:ins>
      <w:del w:id="90254" w:author="מנוע מכני" w:date="2026-10-11T12:04:39Z">
        <w:r>
          <w:rPr>
            <w:rFonts w:ascii="FontbitDavid" w:hAnsi="FontbitDavid" w:hint="cs"/>
            <w:sz w:val="24"/>
            <w:rtl/>
          </w:rPr>
          <w:delText xml:space="preserve">ר''ה</w:delText>
        </w:r>
      </w:del>
      <w:r>
        <w:rPr>
          <w:rFonts w:ascii="FontbitDavid" w:hAnsi="FontbitDavid" w:hint="cs"/>
          <w:sz w:val="24"/>
          <w:rtl/>
        </w:rPr>
        <w:t xml:space="preserve"> שנה </w:t>
      </w:r>
      <w:r>
        <w:rPr>
          <w:rStyle w:val="2fb"/>
          <w:rFonts w:ascii="FontbitDavid" w:hAnsi="FontbitDavid" w:hint="cs"/>
          <w:sz w:val="24"/>
          <w:rtl/>
        </w:rPr>
        <w:t xml:space="preserve">לרבא</w:t>
      </w:r>
      <w:r>
        <w:rPr>
          <w:rFonts w:ascii="FontbitDavid" w:hAnsi="FontbitDavid" w:hint="cs"/>
          <w:sz w:val="24"/>
          <w:rtl/>
        </w:rPr>
        <w:t xml:space="preserve"> בעולם ומהך דתודה שינה הלשון לחמשה דברים בעולה וששה בתודה </w:t>
      </w:r>
    </w:p>
    <w:p>
      <w:pPr>
        <w:pStyle w:val="afffff8"/>
        <w:rPr>
          <w:ins w:id="90041" w:author="קלוד" w:date="2026-10-11T12:19:32Z"/>
        </w:rPr>
      </w:pPr>
      <w:ins w:id="90042" w:author="קלוד" w:date="2026-10-11T12:19:32Z">
        <w:r>
          <w:rPr>
            <w:color w:val="7B3F00"/>
          </w:rPr>
          <w:t xml:space="preserve">עולה ואימוריה - הצטרפות לכזית</w:t>
        </w:r>
      </w:ins>
    </w:p>
    <w:p>
      <w:pPr>
        <w:pStyle w:val="38"/>
        <w:rPr>
          <w:ins w:id="91448" w:author="מנוע מכני" w:date="2026-10-11T12:04:39Z"/>
        </w:rPr>
      </w:pPr>
      <w:r w:rsidRPr="003778A1">
        <w:t xml:space="preserve">תנינא להא ד</w:t>
      </w:r>
      <w:ins w:id="90255" w:author="מנוע מכני" w:date="2026-10-11T12:04:39Z">
        <w:r>
          <w:t xml:space="preserve">ת"ר</w:t>
        </w:r>
      </w:ins>
      <w:del w:id="90256" w:author="מנוע מכני" w:date="2026-10-11T12:04:39Z">
        <w:r w:rsidRPr="003778A1">
          <w:delText xml:space="preserve">ת</w:delText>
        </w:r>
        <w:r>
          <w:delText xml:space="preserve">''ר</w:delText>
        </w:r>
      </w:del>
      <w:r w:rsidRPr="003778A1">
        <w:t xml:space="preserve">:</w:t>
      </w:r>
    </w:p>
    <w:p w:rsidR="00E403F0" w:rsidRPr="00AD695E" w:rsidRDefault="00E403F0" w:rsidP="00E403F0">
      <w:pPr>
        <w:rPr>
          <w:rtl/>
        </w:rPr>
      </w:pPr>
      <w:del w:id="91449" w:author="מנוע מכני" w:date="2026-10-11T12:04:39Z">
        <w:r w:rsidRPr="003778A1">
          <w:rPr>
            <w:rFonts w:ascii="FontbitDavid" w:hAnsi="FontbitDavid"/>
            <w:sz w:val="24"/>
            <w:rtl/>
          </w:rPr>
          <w:delText xml:space="preserve"> </w:delText>
        </w:r>
      </w:del>
      <w:r w:rsidRPr="00AF4A38">
        <w:rPr>
          <w:rFonts w:ascii="FontbitDavid" w:hAnsi="FontbitDavid"/>
          <w:b/>
          <w:bCs/>
          <w:sz w:val="24"/>
          <w:rtl/>
        </w:rPr>
        <w:t>עולות</w:t>
      </w:r>
      <w:r w:rsidRPr="003778A1">
        <w:rPr>
          <w:rFonts w:ascii="FontbitDavid" w:hAnsi="FontbitDavid"/>
          <w:sz w:val="24"/>
          <w:rtl/>
        </w:rPr>
        <w:t xml:space="preserve"> ואימורים מצטרפין לכזית להעלותן בחוץ, ולחייב עליהן משום פיגול ונותר וטמא</w:t>
      </w:r>
      <w:r>
        <w:rPr>
          <w:rFonts w:ascii="FontbitDavid" w:hAnsi="FontbitDavid"/>
          <w:sz w:val="24"/>
          <w:rtl/>
        </w:rPr>
        <w:t>.</w:t>
      </w:r>
      <w:r>
        <w:rPr>
          <w:rFonts w:ascii="FontbitDavid" w:hAnsi="FontbitDavid" w:hint="cs"/>
          <w:sz w:val="24"/>
          <w:rtl/>
        </w:rPr>
        <w:t xml:space="preserve"> [ומשמע אבל </w:t>
      </w:r>
      <w:r>
        <w:rPr>
          <w:rFonts w:ascii="FontbitDavid" w:hAnsi="FontbitDavid" w:hint="cs"/>
          <w:sz w:val="24"/>
          <w:rtl/>
        </w:rPr>
        <w:t xml:space="preserve">לא</w:t>
      </w:r>
      <w:r>
        <w:rPr>
          <w:rFonts w:ascii="FontbitDavid" w:hAnsi="FontbitDavid" w:hint="cs"/>
          <w:sz w:val="24"/>
          <w:rtl/>
        </w:rPr>
        <w:t xml:space="preserve"> שלמים] </w:t>
      </w:r>
    </w:p>
    <w:p w:rsidR="00E403F0" w:rsidRPr="00AD695E" w:rsidRDefault="00E403F0" w:rsidP="00E403F0">
      <w:pPr>
        <w:rPr>
          <w:rtl/>
        </w:rPr>
      </w:pPr>
      <w:r w:rsidRPr="003778A1">
        <w:rPr>
          <w:rFonts w:ascii="FontbitDavid" w:hAnsi="FontbitDavid"/>
          <w:sz w:val="24"/>
          <w:rtl/>
        </w:rPr>
        <w:t xml:space="preserve">להעלותן בחוץ, עולה דכליל היא - מצטרפין, שלמים - </w:t>
      </w:r>
      <w:r w:rsidRPr="003778A1">
        <w:rPr>
          <w:rFonts w:ascii="FontbitDavid" w:hAnsi="FontbitDavid"/>
          <w:sz w:val="24"/>
          <w:rtl/>
        </w:rPr>
        <w:t xml:space="preserve">לא</w:t>
      </w:r>
      <w:r w:rsidRPr="003778A1">
        <w:rPr>
          <w:rFonts w:ascii="FontbitDavid" w:hAnsi="FontbitDavid"/>
          <w:sz w:val="24"/>
          <w:rtl/>
        </w:rPr>
        <w:t xml:space="preserve"> מצטרפין: </w:t>
      </w:r>
    </w:p>
    <w:p>
      <w:pPr>
        <w:pStyle w:val="38"/>
        <w:rPr>
          <w:ins w:id="91450" w:author="מנוע מכני" w:date="2026-10-11T12:04:39Z"/>
        </w:rPr>
      </w:pPr>
      <w:r w:rsidRPr="003778A1">
        <w:t xml:space="preserve">אלא</w:t>
      </w:r>
    </w:p>
    <w:p w:rsidR="00E403F0" w:rsidRPr="00AD695E" w:rsidRDefault="00E403F0" w:rsidP="00E403F0">
      <w:pPr>
        <w:rPr>
          <w:rtl/>
        </w:rPr>
      </w:pPr>
      <w:del w:id="91451"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לחייב עליהן משום פיגול ונותר וטמא, </w:t>
      </w:r>
      <w:r>
        <w:rPr>
          <w:rFonts w:ascii="FontbitDavid" w:hAnsi="FontbitDavid" w:hint="cs"/>
          <w:sz w:val="24"/>
          <w:rtl/>
        </w:rPr>
        <w:t xml:space="preserve">הא שלמים חיב כדתנן כל הפיגולים </w:t>
      </w:r>
      <w:r w:rsidRPr="003778A1">
        <w:rPr>
          <w:rFonts w:ascii="FontbitDavid" w:hAnsi="FontbitDavid"/>
          <w:sz w:val="24"/>
          <w:rtl/>
        </w:rPr>
        <w:t>מצטרפין זה עם זה, וכל הנותרות מצטרפות זו עם זו</w:t>
      </w:r>
      <w:r>
        <w:rPr>
          <w:rFonts w:ascii="FontbitDavid" w:hAnsi="FontbitDavid"/>
          <w:sz w:val="24"/>
          <w:rtl/>
        </w:rPr>
        <w:t>!</w:t>
      </w:r>
    </w:p>
    <w:p>
      <w:pPr>
        <w:pStyle w:val="38"/>
        <w:rPr>
          <w:ins w:id="91452" w:author="מנוע מכני" w:date="2026-10-11T12:04:39Z"/>
        </w:rPr>
      </w:pPr>
      <w:r>
        <w:t xml:space="preserve">- </w:t>
      </w:r>
      <w:r w:rsidRPr="00AF4A38">
        <w:t xml:space="preserve">אלא</w:t>
      </w:r>
    </w:p>
    <w:p w:rsidR="00E403F0" w:rsidRPr="00AD695E" w:rsidRDefault="00E403F0" w:rsidP="00E403F0">
      <w:pPr>
        <w:pStyle w:val="affffb"/>
        <w:rPr>
          <w:rtl/>
        </w:rPr>
      </w:pPr>
      <w:del w:id="91453" w:author="מנוע מכני" w:date="2026-10-11T12:04:39Z">
        <w:r w:rsidRPr="00AF4A38">
          <w:rPr>
            <w:rtl/>
          </w:rPr>
          <w:delText xml:space="preserve"> </w:delText>
        </w:r>
      </w:del>
      <w:r w:rsidRPr="00AF4A38">
        <w:rPr>
          <w:rtl/>
        </w:rPr>
        <w:t xml:space="preserve">אימא </w:t>
      </w:r>
      <w:r w:rsidRPr="00AF4A38">
        <w:rPr>
          <w:bCs/>
          <w:rtl/>
        </w:rPr>
        <w:t>עולה ואימוריה</w:t>
      </w:r>
      <w:r w:rsidRPr="00AF4A38">
        <w:rPr>
          <w:rtl/>
        </w:rPr>
        <w:t xml:space="preserve"> - מצטרפין זה עם זה לכזית ליזרק עליהן את הדם וכיון דמצטרפין ליזרק את הדם - חייב וכו'.</w:t>
      </w:r>
    </w:p>
    <w:p w:rsidR="00E403F0" w:rsidRPr="00AD695E" w:rsidRDefault="00E403F0" w:rsidP="00E403F0">
      <w:pPr>
        <w:rPr>
          <w:rtl/>
        </w:rPr>
      </w:pPr>
      <w:r w:rsidRPr="003778A1">
        <w:rPr>
          <w:rStyle w:val="2fb"/>
          <w:rFonts w:ascii="FontbitDavid" w:hAnsi="FontbitDavid"/>
          <w:sz w:val="24"/>
          <w:rtl/>
        </w:rPr>
        <w:t>ו</w:t>
      </w:r>
      <w:r>
        <w:rPr>
          <w:rStyle w:val="2fb"/>
          <w:rFonts w:ascii="FontbitDavid" w:hAnsi="FontbitDavid" w:hint="cs"/>
          <w:sz w:val="24"/>
          <w:rtl/>
        </w:rPr>
        <w:t xml:space="preserve">כרבי</w:t>
      </w:r>
      <w:r>
        <w:rPr>
          <w:rFonts w:ascii="FontbitDavid" w:hAnsi="FontbitDavid" w:hint="cs"/>
          <w:sz w:val="24"/>
          <w:rtl/>
        </w:rPr>
        <w:t xml:space="preserve"> יהושע ד</w:t>
      </w:r>
      <w:r w:rsidRPr="003778A1">
        <w:rPr>
          <w:rFonts w:ascii="FontbitDavid" w:hAnsi="FontbitDavid"/>
          <w:sz w:val="24"/>
          <w:rtl/>
        </w:rPr>
        <w:t>כל הזבחים שבתורה ש</w:t>
      </w:r>
      <w:r>
        <w:rPr>
          <w:rFonts w:ascii="FontbitDavid" w:hAnsi="FontbitDavid"/>
          <w:sz w:val="24"/>
          <w:rtl/>
        </w:rPr>
        <w:t xml:space="preserve">נשתייר מהן כזית בשר וכזית חלב </w:t>
      </w:r>
      <w:r w:rsidRPr="003778A1">
        <w:rPr>
          <w:rFonts w:ascii="FontbitDavid" w:hAnsi="FontbitDavid"/>
          <w:sz w:val="24"/>
          <w:rtl/>
        </w:rPr>
        <w:t xml:space="preserve">זורק את הדם, כחצי זית בשר וכחצי זית חלב - אינו זורק את הדם, </w:t>
      </w:r>
    </w:p>
    <w:p w:rsidR="00E403F0" w:rsidRPr="00AD695E" w:rsidRDefault="00E403F0" w:rsidP="00E403F0">
      <w:pPr>
        <w:rPr>
          <w:rtl/>
        </w:rPr>
      </w:pPr>
      <w:r w:rsidRPr="003778A1">
        <w:rPr>
          <w:rFonts w:ascii="FontbitDavid" w:hAnsi="FontbitDavid"/>
          <w:sz w:val="24"/>
          <w:rtl/>
        </w:rPr>
        <w:t xml:space="preserve">ובעולה </w:t>
      </w:r>
      <w:ins w:id="90422" w:author="מנוע מכני" w:date="2026-10-11T12:04:39Z">
        <w:r>
          <w:rPr>
            <w:rFonts w:ascii="FontbitDavid" w:hAnsi="FontbitDavid"/>
            <w:sz w:val="24"/>
            <w:rtl/>
          </w:rPr>
          <w:t xml:space="preserve">אפי'</w:t>
        </w:r>
      </w:ins>
      <w:del w:id="90423" w:author="מנוע מכני" w:date="2026-10-11T12:04:39Z">
        <w:r w:rsidRPr="003778A1">
          <w:rPr>
            <w:rFonts w:ascii="FontbitDavid" w:hAnsi="FontbitDavid"/>
            <w:sz w:val="24"/>
            <w:rtl/>
          </w:rPr>
          <w:delText xml:space="preserve">אפי</w:delText>
        </w:r>
        <w:r>
          <w:rPr>
            <w:rFonts w:ascii="FontbitDavid" w:hAnsi="FontbitDavid"/>
            <w:sz w:val="24"/>
            <w:rtl/>
          </w:rPr>
          <w:delText xml:space="preserve">לו</w:delText>
        </w:r>
      </w:del>
      <w:r>
        <w:rPr>
          <w:rFonts w:ascii="FontbitDavid" w:hAnsi="FontbitDavid"/>
          <w:sz w:val="24"/>
          <w:rtl/>
        </w:rPr>
        <w:t xml:space="preserve"> כחצי זית בשר וכחצי זית חלב </w:t>
      </w:r>
      <w:r w:rsidRPr="003778A1">
        <w:rPr>
          <w:rFonts w:ascii="FontbitDavid" w:hAnsi="FontbitDavid"/>
          <w:sz w:val="24"/>
          <w:rtl/>
        </w:rPr>
        <w:t xml:space="preserve">זורק את הדם מפני שכולה כליל: </w:t>
      </w:r>
    </w:p>
    <w:p>
      <w:pPr>
        <w:pStyle w:val="38"/>
        <w:rPr>
          <w:ins w:id="91454" w:author="מנוע מכני" w:date="2026-10-11T12:04:39Z"/>
        </w:rPr>
      </w:pPr>
      <w:r w:rsidRPr="003778A1">
        <w:t xml:space="preserve">ובמנחה </w:t>
      </w:r>
      <w:r>
        <w:t xml:space="preserve">[</w:t>
      </w:r>
      <w:ins w:id="90257" w:author="מנוע מכני" w:date="2026-10-11T12:04:39Z">
        <w:r>
          <w:t xml:space="preserve">ר"פ</w:t>
        </w:r>
      </w:ins>
      <w:del w:id="90258" w:author="מנוע מכני" w:date="2026-10-11T12:04:39Z">
        <w:r>
          <w:delText xml:space="preserve">ר''פ</w:delText>
        </w:r>
      </w:del>
      <w:r>
        <w:t xml:space="preserve">:</w:t>
      </w:r>
    </w:p>
    <w:p w:rsidR="00E403F0" w:rsidRPr="00AD695E" w:rsidRDefault="00E403F0" w:rsidP="00E403F0">
      <w:pPr>
        <w:rPr>
          <w:rtl/>
        </w:rPr>
      </w:pPr>
      <w:del w:id="91455" w:author="מנוע מכני" w:date="2026-10-11T12:04:39Z">
        <w:r>
          <w:rPr>
            <w:rFonts w:ascii="FontbitDavid" w:hAnsi="FontbitDavid" w:hint="cs"/>
            <w:sz w:val="24"/>
            <w:rtl/>
          </w:rPr>
          <w:delText xml:space="preserve"> </w:delText>
        </w:r>
      </w:del>
      <w:r>
        <w:rPr>
          <w:rFonts w:ascii="FontbitDavid" w:hAnsi="FontbitDavid" w:hint="cs"/>
          <w:sz w:val="24"/>
          <w:rtl/>
        </w:rPr>
        <w:t xml:space="preserve">מנחת נסכים]</w:t>
      </w:r>
      <w:r w:rsidRPr="003778A1">
        <w:rPr>
          <w:rFonts w:ascii="FontbitDavid" w:hAnsi="FontbitDavid"/>
          <w:sz w:val="24"/>
          <w:rtl/>
        </w:rPr>
        <w:t xml:space="preserve">- </w:t>
      </w:r>
      <w:ins w:id="90424" w:author="מנוע מכני" w:date="2026-10-11T12:04:39Z">
        <w:r>
          <w:rPr>
            <w:rFonts w:ascii="FontbitDavid" w:hAnsi="FontbitDavid"/>
            <w:sz w:val="24"/>
            <w:rtl/>
          </w:rPr>
          <w:t xml:space="preserve">אפי'</w:t>
        </w:r>
      </w:ins>
      <w:del w:id="90425"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כולה קיימת </w:t>
      </w:r>
      <w:r w:rsidRPr="003778A1">
        <w:rPr>
          <w:rFonts w:ascii="FontbitDavid" w:hAnsi="FontbitDavid"/>
          <w:sz w:val="24"/>
          <w:rtl/>
        </w:rPr>
        <w:t xml:space="preserve">לא</w:t>
      </w:r>
      <w:r w:rsidRPr="003778A1">
        <w:rPr>
          <w:rFonts w:ascii="FontbitDavid" w:hAnsi="FontbitDavid"/>
          <w:sz w:val="24"/>
          <w:rtl/>
        </w:rPr>
        <w:t xml:space="preserve"> יזרוק</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21" w:author="קלוד" w:date="2026-10-11T09:07:20Z"/>
        </w:rPr>
      </w:pPr>
      <w:ins w:id="20120" w:author="קלוד" w:date="2026-10-11T09:07:20Z">
        <w:r>
          <w:t xml:space="preserve">משנה ב</w:t>
        </w:r>
      </w:ins>
    </w:p>
    <w:p w:rsidR="00E403F0" w:rsidRPr="00C20F97" w:rsidRDefault="00E403F0" w:rsidP="00E403F0">
      <w:pPr>
        <w:pStyle w:val="afff9"/>
        <w:rPr>
          <w:del w:id="20055" w:author="קלוד" w:date="2026-10-11T09:07:20Z"/>
          <w:spacing w:val="8"/>
          <w:rtl/>
        </w:rPr>
      </w:pPr>
      <w:del w:id="20054"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19" w:author="קלוד" w:date="2026-10-11T12:09:42Z">
          <w:pPr>
            <w:pStyle w:val="afff9"/>
          </w:pPr>
        </w:pPrChange>
      </w:pPr>
      <w:r w:rsidRPr="00C20F97">
        <w:rPr>
          <w:spacing w:val="8"/>
          <w:rtl/>
        </w:rPr>
        <w:t>התרומה, ותרומת מעשר, ותרומת מעשר של דמאי, והחלה, והביכורים - מצטרפין זה עם זה לאסור, ולחייב עליהן את החומש.</w:t>
      </w:r>
    </w:p>
    <w:p w:rsidR="00E403F0" w:rsidRPr="00C20F97" w:rsidRDefault="00E403F0" w:rsidP="00E403F0">
      <w:pPr>
        <w:pStyle w:val="afff9"/>
        <w:rPr>
          <w:spacing w:val="8"/>
          <w:rtl/>
        </w:rPr>
      </w:pPr>
      <w:r w:rsidRPr="00C20F97">
        <w:rPr>
          <w:spacing w:val="8"/>
          <w:rtl/>
        </w:rPr>
        <w:t>כל הפיגולים מצטרפין זה עם זה, וכל הנותרים מצטרפין זה עם זה.</w:t>
      </w:r>
    </w:p>
    <w:p w:rsidR="00E403F0" w:rsidRPr="00AD695E" w:rsidRDefault="00E403F0" w:rsidP="00F536B4">
      <w:pPr>
        <w:jc w:val="center"/>
        <w:rPr>
          <w:rtl/>
        </w:rPr>
      </w:pPr>
      <w:r>
        <w:rPr>
          <w:rFonts w:ascii="BA חניכי הישיבות" w:hAnsi="BA חניכי הישיבות" w:cs="BA חניכי הישיבות"/>
          <w:sz w:val="24"/>
          <w:rtl/>
        </w:rPr>
        <w:lastRenderedPageBreak/>
        <w:t>׹</w:t>
      </w:r>
    </w:p>
    <w:p w:rsidR="00E403F0" w:rsidRPr="00AD695E" w:rsidRDefault="00E403F0" w:rsidP="00E403F0">
      <w:pPr>
        <w:rPr>
          <w:rtl/>
        </w:rPr>
      </w:pPr>
      <w:ins w:id="90566" w:author="מנוע מכני" w:date="2026-10-11T12:04:39Z">
        <w:r>
          <w:rPr>
            <w:rFonts w:ascii="FontbitDavid" w:hAnsi="FontbitDavid" w:hint="cs"/>
            <w:sz w:val="24"/>
            <w:rtl/>
          </w:rPr>
          <w:t xml:space="preserve">דכולם</w:t>
        </w:r>
      </w:ins>
      <w:del w:id="90567" w:author="מנוע מכני" w:date="2026-10-11T12:04:39Z">
        <w:r>
          <w:rPr>
            <w:rFonts w:ascii="FontbitDavid" w:hAnsi="FontbitDavid" w:hint="cs"/>
            <w:sz w:val="24"/>
            <w:rtl/>
          </w:rPr>
          <w:delText xml:space="preserve">ד</w:delText>
        </w:r>
        <w:r w:rsidRPr="003778A1">
          <w:rPr>
            <w:rFonts w:ascii="FontbitDavid" w:hAnsi="FontbitDavid"/>
            <w:sz w:val="24"/>
            <w:rtl/>
          </w:rPr>
          <w:delText xml:space="preserve">כולהו</w:delText>
        </w:r>
      </w:del>
      <w:r w:rsidRPr="003778A1">
        <w:rPr>
          <w:rFonts w:ascii="FontbitDavid" w:hAnsi="FontbitDavid"/>
          <w:sz w:val="24"/>
          <w:rtl/>
        </w:rPr>
        <w:t xml:space="preserve"> איקרו תרומה</w:t>
      </w:r>
      <w:ins w:id="90946" w:author="מנוע מכני" w:date="2026-10-11T12:04:39Z">
        <w:r>
          <w:rPr>
            <w:rFonts w:ascii="FontbitDavid" w:hAnsi="FontbitDavid"/>
            <w:sz w:val="24"/>
            <w:rtl/>
          </w:rPr>
          <w:t xml:space="preserve">,</w:t>
        </w:r>
      </w:ins>
      <w:del w:id="90947" w:author="מנוע מכני" w:date="2026-10-11T12:04:39Z">
        <w:r>
          <w:rPr>
            <w:rFonts w:ascii="FontbitDavid" w:hAnsi="FontbitDavid"/>
            <w:sz w:val="24"/>
            <w:rtl/>
          </w:rPr>
          <w:delText xml:space="preserve">;</w:delText>
        </w:r>
      </w:del>
    </w:p>
    <w:p w:rsidR="00E403F0" w:rsidRPr="00AD695E" w:rsidRDefault="00E403F0" w:rsidP="00E403F0">
      <w:pPr>
        <w:rPr>
          <w:rtl/>
        </w:rPr>
      </w:pPr>
      <w:r>
        <w:rPr>
          <w:rFonts w:ascii="FontbitDavid" w:hAnsi="FontbitDavid"/>
          <w:sz w:val="24"/>
          <w:rtl/>
        </w:rPr>
        <w:t xml:space="preserve">גבי חלה </w:t>
      </w:r>
      <w:r>
        <w:rPr>
          <w:rFonts w:ascii="FontbitDavid" w:hAnsi="FontbitDavid" w:hint="cs"/>
          <w:sz w:val="24"/>
          <w:rtl/>
        </w:rPr>
        <w:t>ד'</w:t>
      </w:r>
      <w:ins w:id="90071" w:author="Claude - סמנטי" w:date="2026-10-11T12:17:22Z">
        <w:r>
          <w:rPr>
            <w:rStyle w:val="afffff0"/>
            <w:rFonts w:ascii="FontbitDavid" w:hAnsi="FontbitDavid"/>
            <w:sz w:val="24"/>
            <w:rtl/>
          </w:rPr>
          <w:t xml:space="preserve">רֵאשִׁית עֲרִיסוֹתֵיכֶם חַלָּה תָּרִימוּ תְרוּמָה</w:t>
        </w:r>
      </w:ins>
      <w:del w:id="90072" w:author="Claude - סמנטי" w:date="2026-10-11T12:17:22Z">
        <w:r w:rsidRPr="003778A1">
          <w:rPr>
            <w:rFonts w:ascii="FontbitDavid" w:hAnsi="FontbitDavid"/>
            <w:sz w:val="24"/>
            <w:rtl/>
          </w:rPr>
          <w:delText xml:space="preserve">ראשית עריסותיכם חלה תרימו תרומה</w:delText>
        </w:r>
      </w:del>
      <w:r>
        <w:rPr>
          <w:rFonts w:ascii="FontbitDavid" w:hAnsi="FontbitDavid" w:hint="cs"/>
          <w:sz w:val="24"/>
          <w:rtl/>
        </w:rPr>
        <w:t>'</w:t>
      </w:r>
      <w:r w:rsidRPr="003778A1">
        <w:rPr>
          <w:rFonts w:ascii="FontbitDavid" w:hAnsi="FontbitDavid"/>
          <w:sz w:val="24"/>
          <w:rtl/>
        </w:rPr>
        <w:t xml:space="preserve">, </w:t>
      </w:r>
    </w:p>
    <w:p w:rsidR="00E403F0" w:rsidRPr="00AD695E" w:rsidRDefault="00E403F0" w:rsidP="00E403F0">
      <w:pPr>
        <w:rPr>
          <w:rtl/>
        </w:rPr>
      </w:pPr>
      <w:r w:rsidRPr="003778A1">
        <w:rPr>
          <w:rFonts w:ascii="FontbitDavid" w:hAnsi="FontbitDavid"/>
          <w:sz w:val="24"/>
          <w:rtl/>
        </w:rPr>
        <w:t xml:space="preserve">גבי ביכורים </w:t>
      </w:r>
      <w:r>
        <w:rPr>
          <w:rFonts w:ascii="FontbitDavid" w:hAnsi="FontbitDavid" w:hint="cs"/>
          <w:sz w:val="24"/>
          <w:rtl/>
        </w:rPr>
        <w:t>דאיקרו תרומה '</w:t>
      </w:r>
      <w:ins w:id="90073" w:author="Claude - סמנטי" w:date="2026-10-11T12:17:22Z">
        <w:r>
          <w:rPr>
            <w:rStyle w:val="afffff0"/>
            <w:rFonts w:ascii="FontbitDavid" w:hAnsi="FontbitDavid"/>
            <w:sz w:val="24"/>
            <w:rtl/>
          </w:rPr>
          <w:t xml:space="preserve">וּתְרוּמַת יָדֶךָ</w:t>
        </w:r>
      </w:ins>
      <w:del w:id="90074" w:author="Claude - סמנטי" w:date="2026-10-11T12:17:22Z">
        <w:r w:rsidRPr="003778A1">
          <w:rPr>
            <w:rFonts w:ascii="FontbitDavid" w:hAnsi="FontbitDavid"/>
            <w:sz w:val="24"/>
            <w:rtl/>
          </w:rPr>
          <w:delText xml:space="preserve">ותרומת ידך</w:delText>
        </w:r>
      </w:del>
      <w:r>
        <w:rPr>
          <w:rFonts w:ascii="FontbitDavid" w:hAnsi="FontbitDavid" w:hint="cs"/>
          <w:sz w:val="24"/>
          <w:rtl/>
        </w:rPr>
        <w:t>'</w:t>
      </w:r>
      <w:r w:rsidRPr="003778A1">
        <w:rPr>
          <w:rFonts w:ascii="FontbitDavid" w:hAnsi="FontbitDavid"/>
          <w:sz w:val="24"/>
          <w:rtl/>
        </w:rPr>
        <w:t xml:space="preserve"> - אלו ביכורים, אבל אינך </w:t>
      </w:r>
      <w:r w:rsidRPr="003778A1">
        <w:rPr>
          <w:rFonts w:ascii="FontbitDavid" w:hAnsi="FontbitDavid"/>
          <w:sz w:val="24"/>
          <w:rtl/>
        </w:rPr>
        <w:t xml:space="preserve">לא</w:t>
      </w:r>
      <w:r w:rsidRPr="003778A1">
        <w:rPr>
          <w:rFonts w:ascii="FontbitDavid" w:hAnsi="FontbitDavid"/>
          <w:sz w:val="24"/>
          <w:rtl/>
        </w:rPr>
        <w:t xml:space="preserve"> צריכא</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23" w:author="קלוד" w:date="2026-10-11T09:07:20Z"/>
        </w:rPr>
      </w:pPr>
      <w:ins w:id="20122" w:author="קלוד" w:date="2026-10-11T09:07:20Z">
        <w:r>
          <w:t xml:space="preserve">משנה ג</w:t>
        </w:r>
      </w:ins>
    </w:p>
    <w:p w:rsidR="00E403F0" w:rsidRPr="00C20F97" w:rsidRDefault="00E403F0" w:rsidP="00E403F0">
      <w:pPr>
        <w:pStyle w:val="afff9"/>
        <w:rPr>
          <w:del w:id="20057" w:author="קלוד" w:date="2026-10-11T09:07:20Z"/>
          <w:spacing w:val="8"/>
          <w:rtl/>
        </w:rPr>
      </w:pPr>
      <w:del w:id="20056"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0" w:author="קלוד" w:date="2026-10-11T12:09:42Z">
          <w:pPr>
            <w:pStyle w:val="afff9"/>
          </w:pPr>
        </w:pPrChange>
      </w:pPr>
      <w:r w:rsidRPr="00C20F97">
        <w:rPr>
          <w:spacing w:val="8"/>
          <w:rtl/>
        </w:rPr>
        <w:t xml:space="preserve">כל הנבילות מצטרפין זו עם זו, וכל השקצים מצטרפין זה עם זה: </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 xml:space="preserve">טז. </w:t>
      </w:r>
    </w:p>
    <w:p>
      <w:pPr>
        <w:pStyle w:val="afffff8"/>
        <w:rPr>
          <w:ins w:id="90039" w:author="קלוד" w:date="2026-10-11T12:19:32Z"/>
        </w:rPr>
      </w:pPr>
      <w:ins w:id="90040" w:author="קלוד" w:date="2026-10-11T12:19:32Z">
        <w:r>
          <w:rPr>
            <w:color w:val="7B3F00"/>
          </w:rPr>
          <w:t xml:space="preserve">נבילות ושקצים - הצטרפות לטומאה ולאכילה</w:t>
        </w:r>
      </w:ins>
    </w:p>
    <w:p>
      <w:pPr>
        <w:pStyle w:val="38"/>
        <w:rPr>
          <w:ins w:id="91456" w:author="מנוע מכני" w:date="2026-10-11T12:04:39Z"/>
        </w:rPr>
      </w:pPr>
      <w:r w:rsidRPr="00CD1282">
        <w:t>רב</w:t>
      </w:r>
      <w:r w:rsidRPr="003778A1">
        <w:t xml:space="preserve">:</w:t>
      </w:r>
    </w:p>
    <w:p w:rsidR="00E403F0" w:rsidRPr="00AD695E" w:rsidRDefault="00E403F0" w:rsidP="00E403F0">
      <w:pPr>
        <w:rPr>
          <w:rtl/>
        </w:rPr>
      </w:pPr>
      <w:del w:id="91457" w:author="מנוע מכני" w:date="2026-10-11T12:04:39Z">
        <w:r w:rsidRPr="003778A1">
          <w:rPr>
            <w:rFonts w:ascii="FontbitDavid" w:hAnsi="FontbitDavid"/>
            <w:sz w:val="24"/>
            <w:rtl/>
          </w:rPr>
          <w:delText xml:space="preserve"> </w:delText>
        </w:r>
      </w:del>
      <w:r>
        <w:rPr>
          <w:rFonts w:ascii="FontbitDavid" w:hAnsi="FontbitDavid" w:hint="cs"/>
          <w:sz w:val="24"/>
          <w:rtl/>
        </w:rPr>
        <w:t xml:space="preserve">רק </w:t>
      </w:r>
      <w:r w:rsidRPr="003778A1">
        <w:rPr>
          <w:rFonts w:ascii="FontbitDavid" w:hAnsi="FontbitDavid"/>
          <w:sz w:val="24"/>
          <w:rtl/>
        </w:rPr>
        <w:t>לענין טומאה, אבל לענין אכילה - טהורין בפני עצמן, וטמאים בפני עצמן</w:t>
      </w:r>
      <w:ins w:id="90948" w:author="מנוע מכני" w:date="2026-10-11T12:04:39Z">
        <w:r>
          <w:rPr>
            <w:rFonts w:ascii="FontbitDavid" w:hAnsi="FontbitDavid"/>
            <w:sz w:val="24"/>
            <w:rtl/>
          </w:rPr>
          <w:t xml:space="preserve">,</w:t>
        </w:r>
      </w:ins>
      <w:del w:id="90949" w:author="מנוע מכני" w:date="2026-10-11T12:04:39Z">
        <w:r>
          <w:rPr>
            <w:rFonts w:ascii="FontbitDavid" w:hAnsi="FontbitDavid"/>
            <w:sz w:val="24"/>
            <w:rtl/>
          </w:rPr>
          <w:delText xml:space="preserve">;</w:delText>
        </w:r>
      </w:del>
    </w:p>
    <w:p w:rsidR="00E403F0" w:rsidRPr="00AD695E" w:rsidRDefault="00E403F0" w:rsidP="00E403F0">
      <w:pPr>
        <w:rPr>
          <w:rtl/>
        </w:rPr>
      </w:pPr>
      <w:r w:rsidRPr="00CD1282">
        <w:rPr>
          <w:rFonts w:ascii="FontbitDavid" w:hAnsi="FontbitDavid"/>
          <w:b/>
          <w:bCs/>
          <w:sz w:val="24"/>
          <w:rtl/>
        </w:rPr>
        <w:t>ולוי</w:t>
      </w:r>
      <w:r w:rsidRPr="003778A1">
        <w:rPr>
          <w:rFonts w:ascii="FontbitDavid" w:hAnsi="FontbitDavid"/>
          <w:sz w:val="24"/>
          <w:rtl/>
        </w:rPr>
        <w:t xml:space="preserve">: </w:t>
      </w:r>
      <w:ins w:id="90426" w:author="מנוע מכני" w:date="2026-10-11T12:04:39Z">
        <w:r>
          <w:rPr>
            <w:rFonts w:ascii="FontbitDavid" w:hAnsi="FontbitDavid"/>
            <w:sz w:val="24"/>
            <w:rtl/>
          </w:rPr>
          <w:t xml:space="preserve">אפי'</w:t>
        </w:r>
      </w:ins>
      <w:del w:id="90427"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לאכילה </w:t>
      </w:r>
      <w:ins w:id="90568" w:author="מנוע מכני" w:date="2026-10-11T12:04:39Z">
        <w:r>
          <w:rPr>
            <w:rFonts w:ascii="FontbitDavid" w:hAnsi="FontbitDavid"/>
            <w:sz w:val="24"/>
            <w:rtl/>
          </w:rPr>
          <w:t xml:space="preserve">גם</w:t>
        </w:r>
      </w:ins>
      <w:del w:id="90569"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מצטרפין</w:t>
      </w:r>
      <w:ins w:id="90950" w:author="מנוע מכני" w:date="2026-10-11T12:04:39Z">
        <w:r>
          <w:rPr>
            <w:rFonts w:ascii="FontbitDavid" w:hAnsi="FontbitDavid"/>
            <w:sz w:val="24"/>
            <w:rtl/>
          </w:rPr>
          <w:t xml:space="preserve">,</w:t>
        </w:r>
      </w:ins>
      <w:del w:id="90951" w:author="מנוע מכני" w:date="2026-10-11T12:04:39Z">
        <w:r>
          <w:rPr>
            <w:rFonts w:ascii="FontbitDavid" w:hAnsi="FontbitDavid"/>
            <w:sz w:val="24"/>
            <w:rtl/>
          </w:rPr>
          <w:delText xml:space="preserve">;</w:delText>
        </w:r>
      </w:del>
    </w:p>
    <w:p>
      <w:pPr>
        <w:pStyle w:val="38"/>
        <w:rPr>
          <w:ins w:id="91458" w:author="מנוע מכני" w:date="2026-10-11T12:04:39Z"/>
        </w:rPr>
      </w:pPr>
      <w:r w:rsidRPr="00517F67">
        <w:t>ורב אסי:</w:t>
      </w:r>
    </w:p>
    <w:p w:rsidR="00E403F0" w:rsidRPr="00AD695E" w:rsidRDefault="00E403F0" w:rsidP="00E403F0">
      <w:pPr>
        <w:rPr>
          <w:rtl/>
        </w:rPr>
      </w:pPr>
      <w:del w:id="9145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טהורים לעצמן וטמאין לעצמן</w:t>
      </w:r>
      <w:r>
        <w:rPr>
          <w:rFonts w:ascii="FontbitDavid" w:hAnsi="FontbitDavid"/>
          <w:sz w:val="24"/>
          <w:rtl/>
        </w:rPr>
        <w:t>.</w:t>
      </w:r>
    </w:p>
    <w:p w:rsidR="00E403F0" w:rsidRPr="00AD695E" w:rsidRDefault="00E403F0" w:rsidP="00E403F0">
      <w:pPr>
        <w:rPr>
          <w:rtl/>
        </w:rPr>
      </w:pPr>
      <w:r w:rsidRPr="006F178A">
        <w:rPr>
          <w:rFonts w:ascii="Fb Fontext" w:hAnsi="Fb Fontext"/>
          <w:rtl/>
        </w:rPr>
        <w:t xml:space="preserve">• </w:t>
      </w:r>
      <w:ins w:id="90574" w:author="מנוע מכני" w:date="2026-10-11T12:04:39Z">
        <w:r>
          <w:rPr>
            <w:rFonts w:ascii="FontbitDavid" w:hAnsi="FontbitDavid"/>
            <w:sz w:val="24"/>
            <w:rtl/>
          </w:rPr>
          <w:t xml:space="preserve">יש</w:t>
        </w:r>
      </w:ins>
      <w:del w:id="90575" w:author="מנוע מכני" w:date="2026-10-11T12:04:39Z">
        <w:r w:rsidRPr="003778A1">
          <w:rPr>
            <w:rFonts w:ascii="FontbitDavid" w:hAnsi="FontbitDavid"/>
            <w:sz w:val="24"/>
            <w:rtl/>
          </w:rPr>
          <w:delText xml:space="preserve">איכא</w:delText>
        </w:r>
      </w:del>
      <w:r w:rsidRPr="003778A1">
        <w:rPr>
          <w:rFonts w:ascii="FontbitDavid" w:hAnsi="FontbitDavid"/>
          <w:sz w:val="24"/>
          <w:rtl/>
        </w:rPr>
        <w:t xml:space="preserve"> </w:t>
      </w:r>
      <w:ins w:id="90570" w:author="מנוע מכני" w:date="2026-10-11T12:04:39Z">
        <w:r>
          <w:rPr>
            <w:rFonts w:ascii="FontbitDavid" w:hAnsi="FontbitDavid"/>
            <w:sz w:val="24"/>
            <w:rtl/>
          </w:rPr>
          <w:t xml:space="preserve">דאמרו</w:t>
        </w:r>
      </w:ins>
      <w:del w:id="90571" w:author="מנוע מכני" w:date="2026-10-11T12:04:39Z">
        <w:r w:rsidRPr="003778A1">
          <w:rPr>
            <w:rFonts w:ascii="FontbitDavid" w:hAnsi="FontbitDavid"/>
            <w:sz w:val="24"/>
            <w:rtl/>
          </w:rPr>
          <w:delText xml:space="preserve">דאמרי</w:delText>
        </w:r>
      </w:del>
      <w:r w:rsidRPr="003778A1">
        <w:rPr>
          <w:rFonts w:ascii="FontbitDavid" w:hAnsi="FontbitDavid"/>
          <w:sz w:val="24"/>
          <w:rtl/>
        </w:rPr>
        <w:t xml:space="preserve">: פליגא </w:t>
      </w:r>
      <w:r w:rsidRPr="003778A1">
        <w:rPr>
          <w:rStyle w:val="2fb"/>
          <w:rFonts w:ascii="FontbitDavid" w:hAnsi="FontbitDavid"/>
          <w:sz w:val="24"/>
          <w:rtl/>
        </w:rPr>
        <w:t xml:space="preserve">אדרב</w:t>
      </w:r>
      <w:r w:rsidRPr="003778A1">
        <w:rPr>
          <w:rFonts w:ascii="FontbitDavid" w:hAnsi="FontbitDavid"/>
          <w:sz w:val="24"/>
          <w:rtl/>
        </w:rPr>
        <w:t xml:space="preserve">, </w:t>
      </w:r>
      <w:ins w:id="90576" w:author="מנוע מכני" w:date="2026-10-11T12:04:39Z">
        <w:r>
          <w:rPr>
            <w:rFonts w:ascii="FontbitDavid" w:hAnsi="FontbitDavid"/>
            <w:sz w:val="24"/>
            <w:rtl/>
          </w:rPr>
          <w:t xml:space="preserve">ויש</w:t>
        </w:r>
      </w:ins>
      <w:del w:id="90577" w:author="מנוע מכני" w:date="2026-10-11T12:04:39Z">
        <w:r w:rsidRPr="003778A1">
          <w:rPr>
            <w:rFonts w:ascii="FontbitDavid" w:hAnsi="FontbitDavid"/>
            <w:sz w:val="24"/>
            <w:rtl/>
          </w:rPr>
          <w:delText xml:space="preserve">ואיכא</w:delText>
        </w:r>
      </w:del>
      <w:r w:rsidRPr="003778A1">
        <w:rPr>
          <w:rFonts w:ascii="FontbitDavid" w:hAnsi="FontbitDavid"/>
          <w:sz w:val="24"/>
          <w:rtl/>
        </w:rPr>
        <w:t xml:space="preserve"> </w:t>
      </w:r>
      <w:ins w:id="90572" w:author="מנוע מכני" w:date="2026-10-11T12:04:39Z">
        <w:r>
          <w:rPr>
            <w:rFonts w:ascii="FontbitDavid" w:hAnsi="FontbitDavid"/>
            <w:sz w:val="24"/>
            <w:rtl/>
          </w:rPr>
          <w:t xml:space="preserve">דאמרו</w:t>
        </w:r>
      </w:ins>
      <w:del w:id="90573" w:author="מנוע מכני" w:date="2026-10-11T12:04:39Z">
        <w:r w:rsidRPr="003778A1">
          <w:rPr>
            <w:rFonts w:ascii="FontbitDavid" w:hAnsi="FontbitDavid"/>
            <w:sz w:val="24"/>
            <w:rtl/>
          </w:rPr>
          <w:delText xml:space="preserve">דאמרי</w:delText>
        </w:r>
      </w:del>
      <w:r w:rsidRPr="003778A1">
        <w:rPr>
          <w:rFonts w:ascii="FontbitDavid" w:hAnsi="FontbitDavid"/>
          <w:sz w:val="24"/>
          <w:rtl/>
        </w:rPr>
        <w:t xml:space="preserve">: </w:t>
      </w:r>
      <w:r w:rsidRPr="003778A1">
        <w:rPr>
          <w:rFonts w:ascii="FontbitDavid" w:hAnsi="FontbitDavid"/>
          <w:sz w:val="24"/>
          <w:rtl/>
        </w:rPr>
        <w:t xml:space="preserve">לא</w:t>
      </w:r>
      <w:r w:rsidRPr="003778A1">
        <w:rPr>
          <w:rFonts w:ascii="FontbitDavid" w:hAnsi="FontbitDavid"/>
          <w:sz w:val="24"/>
          <w:rtl/>
        </w:rPr>
        <w:t xml:space="preserve"> פליגא</w:t>
      </w:r>
      <w:r>
        <w:rPr>
          <w:rFonts w:ascii="FontbitDavid" w:hAnsi="FontbitDavid"/>
          <w:sz w:val="24"/>
          <w:rtl/>
        </w:rPr>
        <w:t>.</w:t>
      </w:r>
    </w:p>
    <w:p>
      <w:pPr>
        <w:pStyle w:val="38"/>
        <w:rPr>
          <w:ins w:id="91460" w:author="מנוע מכני" w:date="2026-10-11T12:04:39Z"/>
        </w:rPr>
      </w:pPr>
      <w:r w:rsidRPr="00027215">
        <w:t xml:space="preserve">והך</w:t>
      </w:r>
    </w:p>
    <w:p w:rsidR="00E403F0" w:rsidRPr="00027215" w:rsidRDefault="00E403F0" w:rsidP="00E403F0">
      <w:pPr>
        <w:rPr>
          <w:spacing w:val="-4"/>
          <w:rtl/>
        </w:rPr>
      </w:pPr>
      <w:del w:id="91461" w:author="מנוע מכני" w:date="2026-10-11T12:04:39Z">
        <w:r w:rsidRPr="00027215">
          <w:rPr>
            <w:rFonts w:ascii="FontbitDavid" w:hAnsi="FontbitDavid" w:hint="cs"/>
            <w:spacing w:val="-4"/>
            <w:sz w:val="24"/>
            <w:rtl/>
          </w:rPr>
          <w:delText xml:space="preserve"> </w:delText>
        </w:r>
      </w:del>
      <w:r w:rsidRPr="00027215">
        <w:rPr>
          <w:rFonts w:ascii="FontbitDavid" w:hAnsi="FontbitDavid" w:hint="cs"/>
          <w:spacing w:val="-4"/>
          <w:sz w:val="24"/>
          <w:rtl/>
        </w:rPr>
        <w:t xml:space="preserve">ד</w:t>
      </w:r>
      <w:r w:rsidRPr="00027215">
        <w:rPr>
          <w:rFonts w:ascii="FontbitDavid" w:hAnsi="FontbitDavid"/>
          <w:spacing w:val="-4"/>
          <w:sz w:val="24"/>
          <w:rtl/>
        </w:rPr>
        <w:t xml:space="preserve">מיתת פרה וחיי גמל - אין מצטרפין זה עם זה, הא מיתת שניהם - מצטרפין, </w:t>
      </w:r>
      <w:ins w:id="91022" w:author="מנוע מכני" w:date="2026-10-11T12:04:39Z">
        <w:r>
          <w:rPr>
            <w:rFonts w:ascii="FontbitDavid" w:hAnsi="FontbitDavid"/>
            <w:spacing w:val="-4"/>
            <w:sz w:val="24"/>
            <w:rtl/>
          </w:rPr>
          <w:t xml:space="preserve">וקשה</w:t>
        </w:r>
      </w:ins>
      <w:del w:id="91023" w:author="מנוע מכני" w:date="2026-10-11T12:04:39Z">
        <w:r w:rsidRPr="00027215">
          <w:rPr>
            <w:rFonts w:ascii="FontbitDavid" w:hAnsi="FontbitDavid"/>
            <w:spacing w:val="-4"/>
            <w:sz w:val="24"/>
            <w:rtl/>
          </w:rPr>
          <w:delText xml:space="preserve">וקשיא</w:delText>
        </w:r>
      </w:del>
      <w:r w:rsidRPr="00027215">
        <w:rPr>
          <w:rFonts w:ascii="FontbitDavid" w:hAnsi="FontbitDavid"/>
          <w:spacing w:val="-4"/>
          <w:sz w:val="24"/>
          <w:rtl/>
        </w:rPr>
        <w:t xml:space="preserve"> </w:t>
      </w:r>
      <w:r w:rsidRPr="00027215">
        <w:rPr>
          <w:rStyle w:val="2fb"/>
          <w:rFonts w:ascii="FontbitDavid" w:hAnsi="FontbitDavid"/>
          <w:spacing w:val="-4"/>
          <w:sz w:val="24"/>
          <w:rtl/>
        </w:rPr>
        <w:t xml:space="preserve">לרב אסי</w:t>
      </w:r>
      <w:r w:rsidRPr="00027215">
        <w:rPr>
          <w:rFonts w:ascii="FontbitDavid" w:hAnsi="FontbitDavid"/>
          <w:spacing w:val="-4"/>
          <w:sz w:val="24"/>
          <w:rtl/>
        </w:rPr>
        <w:t xml:space="preserve">!</w:t>
      </w:r>
    </w:p>
    <w:p>
      <w:pPr>
        <w:pStyle w:val="38"/>
        <w:rPr>
          <w:ins w:id="91462" w:author="מנוע מכני" w:date="2026-10-11T12:04:39Z"/>
        </w:rPr>
      </w:pPr>
      <w:r w:rsidRPr="003778A1">
        <w:t xml:space="preserve">אימא:</w:t>
      </w:r>
    </w:p>
    <w:p w:rsidR="00E403F0" w:rsidRPr="00AD695E" w:rsidRDefault="00E403F0" w:rsidP="00E403F0">
      <w:pPr>
        <w:rPr>
          <w:rtl/>
        </w:rPr>
      </w:pPr>
      <w:del w:id="9146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הא חיי שניהם - מצטרפין, </w:t>
      </w:r>
      <w:r w:rsidRPr="003778A1">
        <w:rPr>
          <w:rStyle w:val="2fb"/>
          <w:rFonts w:ascii="FontbitDavid" w:hAnsi="FontbitDavid"/>
          <w:sz w:val="24"/>
          <w:rtl/>
        </w:rPr>
        <w:t xml:space="preserve">ו</w:t>
      </w:r>
      <w:r>
        <w:rPr>
          <w:rStyle w:val="2fb"/>
          <w:rFonts w:ascii="FontbitDavid" w:hAnsi="FontbitDavid" w:hint="cs"/>
          <w:sz w:val="24"/>
          <w:rtl/>
        </w:rPr>
        <w:t xml:space="preserve">כ</w:t>
      </w:r>
      <w:ins w:id="90259" w:author="מנוע מכני" w:date="2026-10-11T12:04:39Z">
        <w:r>
          <w:rPr>
            <w:rStyle w:val="2fb"/>
            <w:rFonts w:ascii="FontbitDavid" w:hAnsi="FontbitDavid" w:hint="cs"/>
            <w:sz w:val="24"/>
            <w:rtl/>
          </w:rPr>
          <w:t xml:space="preserve">ר"י</w:t>
        </w:r>
      </w:ins>
      <w:del w:id="90260" w:author="מנוע מכני" w:date="2026-10-11T12:04:39Z">
        <w:r>
          <w:rPr>
            <w:rFonts w:ascii="FontbitDavid" w:hAnsi="FontbitDavid" w:hint="cs"/>
            <w:sz w:val="24"/>
            <w:rtl/>
          </w:rPr>
          <w:delText xml:space="preserve">ר''י</w:delText>
        </w:r>
      </w:del>
      <w:r w:rsidRPr="003778A1">
        <w:rPr>
          <w:rFonts w:ascii="FontbitDavid" w:hAnsi="FontbitDavid"/>
          <w:sz w:val="24"/>
          <w:rtl/>
        </w:rPr>
        <w:t xml:space="preserve"> דאבר מן החי נוהג בטמאה</w:t>
      </w:r>
      <w:r>
        <w:rPr>
          <w:rFonts w:ascii="FontbitDavid" w:hAnsi="FontbitDavid"/>
          <w:sz w:val="24"/>
          <w:rtl/>
        </w:rPr>
        <w:t>.</w:t>
      </w:r>
    </w:p>
    <w:p w:rsidR="00E403F0" w:rsidRPr="00AD695E" w:rsidRDefault="00E403F0" w:rsidP="00E403F0">
      <w:pPr>
        <w:rPr>
          <w:rtl/>
        </w:rPr>
      </w:pPr>
      <w:r>
        <w:rPr>
          <w:rFonts w:ascii="FontbitDavid" w:hAnsi="FontbitDavid"/>
          <w:sz w:val="24"/>
          <w:rtl/>
        </w:rPr>
        <w:t xml:space="preserve">אבל מיתת שניהם </w:t>
      </w:r>
      <w:r w:rsidRPr="003778A1">
        <w:rPr>
          <w:rFonts w:ascii="FontbitDavid" w:hAnsi="FontbitDavid"/>
          <w:sz w:val="24"/>
          <w:rtl/>
        </w:rPr>
        <w:t xml:space="preserve">לא</w:t>
      </w:r>
      <w:r w:rsidRPr="003778A1">
        <w:rPr>
          <w:rFonts w:ascii="FontbitDavid" w:hAnsi="FontbitDavid"/>
          <w:sz w:val="24"/>
          <w:rtl/>
        </w:rPr>
        <w:t xml:space="preserve"> מצטרפי, </w:t>
      </w:r>
      <w:r>
        <w:rPr>
          <w:rFonts w:ascii="FontbitDavid" w:hAnsi="FontbitDavid" w:hint="cs"/>
          <w:sz w:val="24"/>
          <w:rtl/>
        </w:rPr>
        <w:t>ד</w:t>
      </w:r>
      <w:r w:rsidRPr="003778A1">
        <w:rPr>
          <w:rFonts w:ascii="FontbitDavid" w:hAnsi="FontbitDavid"/>
          <w:sz w:val="24"/>
          <w:rtl/>
        </w:rPr>
        <w:t xml:space="preserve">א"כ</w:t>
      </w:r>
      <w:r w:rsidRPr="003778A1">
        <w:rPr>
          <w:rFonts w:ascii="FontbitDavid" w:hAnsi="FontbitDavid"/>
          <w:sz w:val="24"/>
          <w:rtl/>
        </w:rPr>
        <w:t xml:space="preserve"> </w:t>
      </w:r>
      <w:ins w:id="90806" w:author="מנוע מכני" w:date="2026-10-11T12:04:39Z">
        <w:r>
          <w:rPr>
            <w:rFonts w:ascii="FontbitDavid" w:hAnsi="FontbitDavid"/>
            <w:sz w:val="24"/>
            <w:rtl/>
          </w:rPr>
          <w:t xml:space="preserve">מה</w:t>
        </w:r>
      </w:ins>
      <w:del w:id="90807" w:author="מנוע מכני" w:date="2026-10-11T12:04:39Z">
        <w:r w:rsidRPr="003778A1">
          <w:rPr>
            <w:rFonts w:ascii="FontbitDavid" w:hAnsi="FontbitDavid"/>
            <w:sz w:val="24"/>
            <w:rtl/>
          </w:rPr>
          <w:delText xml:space="preserve">מאי</w:delText>
        </w:r>
      </w:del>
      <w:r w:rsidRPr="003778A1">
        <w:rPr>
          <w:rFonts w:ascii="FontbitDavid" w:hAnsi="FontbitDavid"/>
          <w:sz w:val="24"/>
          <w:rtl/>
        </w:rPr>
        <w:t xml:space="preserve"> איריא דרהיט ותני מיתת פרה וחיי גמל, הא </w:t>
      </w:r>
      <w:ins w:id="90428" w:author="מנוע מכני" w:date="2026-10-11T12:04:39Z">
        <w:r>
          <w:rPr>
            <w:rFonts w:ascii="FontbitDavid" w:hAnsi="FontbitDavid"/>
            <w:sz w:val="24"/>
            <w:rtl/>
          </w:rPr>
          <w:t xml:space="preserve">אפי'</w:t>
        </w:r>
      </w:ins>
      <w:del w:id="90429"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מיתת שניהם </w:t>
      </w:r>
      <w:r w:rsidRPr="003778A1">
        <w:rPr>
          <w:rFonts w:ascii="FontbitDavid" w:hAnsi="FontbitDavid"/>
          <w:sz w:val="24"/>
          <w:rtl/>
        </w:rPr>
        <w:t xml:space="preserve">לא</w:t>
      </w:r>
      <w:r w:rsidRPr="003778A1">
        <w:rPr>
          <w:rFonts w:ascii="FontbitDavid" w:hAnsi="FontbitDavid"/>
          <w:sz w:val="24"/>
          <w:rtl/>
        </w:rPr>
        <w:t xml:space="preserve"> מצטרפי</w:t>
      </w:r>
      <w:r>
        <w:rPr>
          <w:rFonts w:ascii="FontbitDavid" w:hAnsi="FontbitDavid"/>
          <w:sz w:val="24"/>
          <w:rtl/>
        </w:rPr>
        <w:t>!</w:t>
      </w:r>
    </w:p>
    <w:p>
      <w:pPr>
        <w:pStyle w:val="38"/>
        <w:rPr>
          <w:ins w:id="91464" w:author="מנוע מכני" w:date="2026-10-11T12:04:39Z"/>
        </w:rPr>
      </w:pPr>
      <w:r w:rsidRPr="003778A1">
        <w:t xml:space="preserve">ועוד, </w:t>
      </w:r>
      <w:r w:rsidRPr="003778A1">
        <w:t xml:space="preserve">תניא</w:t>
      </w:r>
      <w:r w:rsidRPr="003778A1">
        <w:t xml:space="preserve">:</w:t>
      </w:r>
    </w:p>
    <w:p w:rsidR="00E403F0" w:rsidRPr="00AD695E" w:rsidRDefault="00E403F0" w:rsidP="00E403F0">
      <w:pPr>
        <w:rPr>
          <w:rtl/>
        </w:rPr>
      </w:pPr>
      <w:del w:id="9146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חצי זית פרה בחייה וחצי זית גמל במיתתה - אין מצטרפין, </w:t>
      </w:r>
    </w:p>
    <w:p w:rsidR="00E403F0" w:rsidRPr="00AD695E" w:rsidRDefault="00E403F0" w:rsidP="00E403F0">
      <w:pPr>
        <w:rPr>
          <w:rtl/>
        </w:rPr>
      </w:pPr>
      <w:r w:rsidRPr="003778A1">
        <w:rPr>
          <w:rFonts w:ascii="FontbitDavid" w:hAnsi="FontbitDavid"/>
          <w:sz w:val="24"/>
          <w:rtl/>
        </w:rPr>
        <w:t xml:space="preserve">אבל חצי זית מפרה וחצי זית מגמל, בין בחייה בין במיתתה - מצטרפין </w:t>
      </w:r>
      <w:ins w:id="91024" w:author="מנוע מכני" w:date="2026-10-11T12:04:39Z">
        <w:r>
          <w:rPr>
            <w:rFonts w:ascii="FontbitDavid" w:hAnsi="FontbitDavid"/>
            <w:sz w:val="24"/>
            <w:rtl/>
          </w:rPr>
          <w:t xml:space="preserve">קשה</w:t>
        </w:r>
      </w:ins>
      <w:del w:id="91025" w:author="מנוע מכני" w:date="2026-10-11T12:04:39Z">
        <w:r w:rsidRPr="003778A1">
          <w:rPr>
            <w:rFonts w:ascii="FontbitDavid" w:hAnsi="FontbitDavid"/>
            <w:sz w:val="24"/>
            <w:rtl/>
          </w:rPr>
          <w:delText xml:space="preserve">קשיא</w:delText>
        </w:r>
      </w:del>
      <w:r w:rsidRPr="003778A1">
        <w:rPr>
          <w:rFonts w:ascii="FontbitDavid" w:hAnsi="FontbitDavid"/>
          <w:sz w:val="24"/>
          <w:rtl/>
        </w:rPr>
        <w:t xml:space="preserve"> רישא אסיפא</w:t>
      </w:r>
      <w:r>
        <w:rPr>
          <w:rFonts w:ascii="FontbitDavid" w:hAnsi="FontbitDavid"/>
          <w:sz w:val="24"/>
          <w:rtl/>
        </w:rPr>
        <w:t>!</w:t>
      </w:r>
    </w:p>
    <w:p>
      <w:pPr>
        <w:pStyle w:val="38"/>
        <w:rPr>
          <w:ins w:id="91466" w:author="מנוע מכני" w:date="2026-10-11T12:04:39Z"/>
        </w:rPr>
      </w:pPr>
      <w:r w:rsidRPr="003778A1">
        <w:t xml:space="preserve">אלא </w:t>
      </w:r>
      <w:ins w:id="90578" w:author="מנוע מכני" w:date="2026-10-11T12:04:39Z">
        <w:r>
          <w:t xml:space="preserve">לא</w:t>
        </w:r>
      </w:ins>
      <w:del w:id="90579" w:author="מנוע מכני" w:date="2026-10-11T12:04:39Z">
        <w:r w:rsidRPr="003778A1">
          <w:delText xml:space="preserve">לאו</w:delText>
        </w:r>
      </w:del>
      <w:r w:rsidRPr="003778A1">
        <w:t xml:space="preserve"> </w:t>
      </w:r>
      <w:ins w:id="90261" w:author="מנוע מכני" w:date="2026-10-11T12:04:39Z">
        <w:r>
          <w:t xml:space="preserve">ש"מ</w:t>
        </w:r>
      </w:ins>
      <w:del w:id="90262" w:author="מנוע מכני" w:date="2026-10-11T12:04:39Z">
        <w:r w:rsidRPr="003778A1">
          <w:delText xml:space="preserve">ש</w:delText>
        </w:r>
        <w:r>
          <w:delText xml:space="preserve">''</w:delText>
        </w:r>
        <w:r w:rsidRPr="003778A1">
          <w:delText xml:space="preserve">מ</w:delText>
        </w:r>
      </w:del>
      <w:r w:rsidRPr="003778A1">
        <w:t xml:space="preserve">:</w:t>
      </w:r>
    </w:p>
    <w:p w:rsidR="00E403F0" w:rsidRPr="00AD695E" w:rsidRDefault="00E403F0" w:rsidP="00E403F0">
      <w:pPr>
        <w:rPr>
          <w:rtl/>
        </w:rPr>
      </w:pPr>
      <w:del w:id="9146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מיתת שניהם - מצטרפין</w:t>
      </w:r>
      <w:r>
        <w:rPr>
          <w:rFonts w:ascii="FontbitDavid" w:hAnsi="FontbitDavid"/>
          <w:sz w:val="24"/>
          <w:rtl/>
        </w:rPr>
        <w:t>!</w:t>
      </w:r>
    </w:p>
    <w:p w:rsidR="00E403F0" w:rsidRPr="00AD695E" w:rsidRDefault="00E403F0" w:rsidP="00E403F0">
      <w:pPr>
        <w:rPr>
          <w:rtl/>
        </w:rPr>
      </w:pPr>
    </w:p>
    <w:p>
      <w:pPr>
        <w:pStyle w:val="38"/>
        <w:rPr>
          <w:ins w:id="91469" w:author="מנוע מכני" w:date="2026-10-11T12:04:39Z"/>
        </w:rPr>
      </w:pPr>
      <w:del w:id="91468" w:author="מנוע מכני" w:date="2026-10-11T12:04:39Z">
        <w:r w:rsidRPr="006F178A">
          <w:delText xml:space="preserve">•</w:delText>
        </w:r>
      </w:del>
      <w:r w:rsidRPr="006F178A">
        <w:t xml:space="preserve"> </w:t>
      </w:r>
      <w:r w:rsidRPr="003778A1">
        <w:t xml:space="preserve">אמר</w:t>
      </w:r>
      <w:r w:rsidRPr="003778A1">
        <w:t xml:space="preserve"> לך רב אסי:</w:t>
      </w:r>
    </w:p>
    <w:p w:rsidR="00E403F0" w:rsidRPr="00AD695E" w:rsidRDefault="00E403F0" w:rsidP="00E403F0">
      <w:pPr>
        <w:rPr>
          <w:rtl/>
        </w:rPr>
      </w:pPr>
      <w:del w:id="91470" w:author="מנוע מכני" w:date="2026-10-11T12:04:39Z">
        <w:r w:rsidRPr="003778A1">
          <w:rPr>
            <w:rFonts w:ascii="FontbitDavid" w:hAnsi="FontbitDavid"/>
            <w:sz w:val="24"/>
            <w:rtl/>
          </w:rPr>
          <w:delText xml:space="preserve"> </w:delText>
        </w:r>
      </w:del>
      <w:ins w:id="90808" w:author="מנוע מכני" w:date="2026-10-11T12:04:39Z">
        <w:r>
          <w:rPr>
            <w:rFonts w:ascii="FontbitDavid" w:hAnsi="FontbitDavid"/>
            <w:sz w:val="24"/>
            <w:rtl/>
          </w:rPr>
          <w:t xml:space="preserve">זה</w:t>
        </w:r>
      </w:ins>
      <w:del w:id="90809" w:author="מנוע מכני" w:date="2026-10-11T12:04:39Z">
        <w:r w:rsidRPr="003778A1">
          <w:rPr>
            <w:rFonts w:ascii="FontbitDavid" w:hAnsi="FontbitDavid"/>
            <w:sz w:val="24"/>
            <w:rtl/>
          </w:rPr>
          <w:delText xml:space="preserve">האי</w:delText>
        </w:r>
      </w:del>
      <w:r w:rsidRPr="003778A1">
        <w:rPr>
          <w:rFonts w:ascii="FontbitDavid" w:hAnsi="FontbitDavid"/>
          <w:sz w:val="24"/>
          <w:rtl/>
        </w:rPr>
        <w:t xml:space="preserve"> תנא סבר איסור חל על איסור</w:t>
      </w:r>
      <w:r>
        <w:rPr>
          <w:rFonts w:ascii="FontbitDavid" w:hAnsi="FontbitDavid"/>
          <w:sz w:val="24"/>
          <w:rtl/>
        </w:rPr>
        <w:t>.</w:t>
      </w:r>
    </w:p>
    <w:p w:rsidR="00E403F0" w:rsidRPr="00AD695E" w:rsidRDefault="00E403F0" w:rsidP="00E403F0">
      <w:pPr>
        <w:pStyle w:val="afff3"/>
        <w:framePr w:wrap="around"/>
        <w:rPr>
          <w:rtl/>
        </w:rPr>
      </w:pPr>
      <w:r>
        <w:rPr>
          <w:rFonts w:hint="cs"/>
          <w:rtl/>
        </w:rPr>
        <w:t>טז:</w:t>
      </w:r>
    </w:p>
    <w:p>
      <w:pPr>
        <w:pStyle w:val="afffff8"/>
        <w:rPr>
          <w:ins w:id="90037" w:author="קלוד" w:date="2026-10-11T12:19:32Z"/>
        </w:rPr>
      </w:pPr>
      <w:ins w:id="90038" w:author="קלוד" w:date="2026-10-11T12:19:32Z">
        <w:r>
          <w:rPr>
            <w:color w:val="7B3F00"/>
          </w:rPr>
          <w:t xml:space="preserve">אכילת שרצים - בכזית או בכעדשה</w:t>
        </w:r>
      </w:ins>
    </w:p>
    <w:p>
      <w:pPr>
        <w:pStyle w:val="38"/>
        <w:rPr>
          <w:ins w:id="91472" w:author="מנוע מכני" w:date="2026-10-11T12:04:39Z"/>
        </w:rPr>
      </w:pPr>
      <w:del w:id="91471" w:author="מנוע מכני" w:date="2026-10-11T12:04:39Z">
        <w:r w:rsidRPr="006F178A">
          <w:delText xml:space="preserve">•</w:delText>
        </w:r>
      </w:del>
      <w:r w:rsidRPr="006F178A">
        <w:t xml:space="preserve"> </w:t>
      </w:r>
      <w:r>
        <w:t xml:space="preserve">ארי</w:t>
      </w:r>
      <w:ins w:id="90263" w:author="מנוע מכני" w:date="2026-10-11T12:04:39Z">
        <w:r>
          <w:t xml:space="preserve">א"ר</w:t>
        </w:r>
      </w:ins>
      <w:del w:id="90264" w:author="מנוע מכני" w:date="2026-10-11T12:04:39Z">
        <w:r>
          <w:delText xml:space="preserve">א''ר</w:delText>
        </w:r>
      </w:del>
      <w:r w:rsidRPr="003778A1">
        <w:t xml:space="preserve">:</w:t>
      </w:r>
    </w:p>
    <w:p w:rsidR="00E403F0" w:rsidRPr="00AD695E" w:rsidRDefault="00E403F0" w:rsidP="00E403F0">
      <w:pPr>
        <w:rPr>
          <w:rtl/>
        </w:rPr>
      </w:pPr>
      <w:del w:id="9147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אכילת שרצים לוקה עליו בכזית, </w:t>
      </w:r>
      <w:r>
        <w:rPr>
          <w:rFonts w:ascii="FontbitDavid" w:hAnsi="FontbitDavid" w:hint="cs"/>
          <w:sz w:val="24"/>
          <w:rtl/>
        </w:rPr>
        <w:t>ד</w:t>
      </w:r>
      <w:r w:rsidRPr="003778A1">
        <w:rPr>
          <w:rFonts w:ascii="FontbitDavid" w:hAnsi="FontbitDavid"/>
          <w:sz w:val="24"/>
          <w:rtl/>
        </w:rPr>
        <w:t xml:space="preserve">אכילה כתיב </w:t>
      </w:r>
      <w:ins w:id="90810" w:author="מנוע מכני" w:date="2026-10-11T12:04:39Z">
        <w:r>
          <w:rPr>
            <w:rFonts w:ascii="FontbitDavid" w:hAnsi="FontbitDavid"/>
            <w:sz w:val="24"/>
            <w:rtl/>
          </w:rPr>
          <w:t xml:space="preserve">בהם</w:t>
        </w:r>
      </w:ins>
      <w:del w:id="90811" w:author="מנוע מכני" w:date="2026-10-11T12:04:39Z">
        <w:r w:rsidRPr="003778A1">
          <w:rPr>
            <w:rFonts w:ascii="FontbitDavid" w:hAnsi="FontbitDavid"/>
            <w:sz w:val="24"/>
            <w:rtl/>
          </w:rPr>
          <w:delText xml:space="preserve">בהו</w:delText>
        </w:r>
      </w:del>
      <w:r>
        <w:rPr>
          <w:rFonts w:ascii="FontbitDavid" w:hAnsi="FontbitDavid"/>
          <w:sz w:val="24"/>
          <w:rtl/>
        </w:rPr>
        <w:t>.</w:t>
      </w:r>
    </w:p>
    <w:p>
      <w:pPr>
        <w:pStyle w:val="38"/>
        <w:rPr>
          <w:ins w:id="91474" w:author="מנוע מכני" w:date="2026-10-11T12:04:39Z"/>
        </w:rPr>
      </w:pPr>
      <w:r w:rsidRPr="003778A1">
        <w:t>וה</w:t>
      </w:r>
      <w:r>
        <w:t xml:space="preserve">ך דרי</w:t>
      </w:r>
      <w:ins w:id="90265" w:author="מנוע מכני" w:date="2026-10-11T12:04:39Z">
        <w:r>
          <w:t xml:space="preserve">ב"ח</w:t>
        </w:r>
      </w:ins>
      <w:del w:id="90266" w:author="מנוע מכני" w:date="2026-10-11T12:04:39Z">
        <w:r>
          <w:delText xml:space="preserve">ב''ח</w:delText>
        </w:r>
      </w:del>
      <w:r>
        <w:t xml:space="preserve"> </w:t>
      </w:r>
      <w:r>
        <w:t xml:space="preserve">אמר</w:t>
      </w:r>
      <w:r>
        <w:t xml:space="preserve"> לפני ר</w:t>
      </w:r>
      <w:ins w:id="90267" w:author="מנוע מכני" w:date="2026-10-11T12:04:39Z">
        <w:r>
          <w:t xml:space="preserve">י"ו</w:t>
        </w:r>
      </w:ins>
      <w:del w:id="90268" w:author="מנוע מכני" w:date="2026-10-11T12:04:39Z">
        <w:r>
          <w:delText xml:space="preserve">י''ו</w:delText>
        </w:r>
      </w:del>
      <w:r w:rsidRPr="003778A1">
        <w:t xml:space="preserve">:</w:t>
      </w:r>
    </w:p>
    <w:p w:rsidR="00E403F0" w:rsidRPr="00AD695E" w:rsidRDefault="00E403F0" w:rsidP="00E403F0">
      <w:pPr>
        <w:rPr>
          <w:rtl/>
        </w:rPr>
      </w:pPr>
      <w:del w:id="91475" w:author="מנוע מכני" w:date="2026-10-11T12:04:39Z">
        <w:r w:rsidRPr="003778A1">
          <w:rPr>
            <w:rFonts w:ascii="FontbitDavid" w:hAnsi="FontbitDavid"/>
            <w:sz w:val="24"/>
            <w:rtl/>
          </w:rPr>
          <w:delText xml:space="preserve"> </w:delText>
        </w:r>
      </w:del>
      <w:r>
        <w:rPr>
          <w:rFonts w:ascii="FontbitDavid" w:hAnsi="FontbitDavid" w:hint="cs"/>
          <w:sz w:val="24"/>
          <w:rtl/>
        </w:rPr>
        <w:t>'</w:t>
      </w:r>
      <w:ins w:id="90075" w:author="Claude - סמנטי" w:date="2026-10-11T12:17:22Z">
        <w:r>
          <w:rPr>
            <w:rStyle w:val="afffff0"/>
            <w:rFonts w:ascii="FontbitDavid" w:hAnsi="FontbitDavid"/>
            <w:sz w:val="24"/>
            <w:rtl/>
          </w:rPr>
          <w:t xml:space="preserve">וְהִבְדַּלְתֶּם בֵּין הַבְּהֵמָה הַטְּהוֹרָה לַטְּמֵאָה וּבֵין הָעוֹף הַטָּמֵא לַטָּהוֹר וְלֹא תְשַׁקְּצוּ אֶת נַפְשׁוֹתֵיכֶם בַּבְּהֵמָה וּבָעוֹף וּבְכֹל אֲשֶׁר תִּרְמוֹשׂ הָאֲדָמָה אֲשֶׁר הִבְדַּלְתִּי לָכֶם לְטַמֵּא</w:t>
        </w:r>
      </w:ins>
      <w:del w:id="90076" w:author="Claude - סמנטי" w:date="2026-10-11T12:17:22Z">
        <w:r w:rsidRPr="003778A1">
          <w:rPr>
            <w:rFonts w:ascii="FontbitDavid" w:hAnsi="FontbitDavid"/>
            <w:sz w:val="24"/>
            <w:rtl/>
          </w:rPr>
          <w:delText xml:space="preserve">והבדלתם בין הבהמה הטהורה לטמאה ובין העוף הטמא לטהור ולא תשקצו את נפשותיכם בבהמה ובעוף ובכל אשר תרמוש האדמה אשר הבדלתי לכם לטמא</w:delText>
        </w:r>
      </w:del>
      <w:r>
        <w:rPr>
          <w:rFonts w:ascii="FontbitDavid" w:hAnsi="FontbitDavid" w:hint="cs"/>
          <w:sz w:val="24"/>
          <w:rtl/>
        </w:rPr>
        <w:t>'</w:t>
      </w:r>
      <w:r w:rsidRPr="003778A1">
        <w:rPr>
          <w:rFonts w:ascii="FontbitDavid" w:hAnsi="FontbitDavid"/>
          <w:sz w:val="24"/>
          <w:rtl/>
        </w:rPr>
        <w:t xml:space="preserve">, פתח הכתוב באכילה וסיים בטומאה, </w:t>
      </w:r>
      <w:r>
        <w:rPr>
          <w:rFonts w:ascii="FontbitDavid" w:hAnsi="FontbitDavid" w:hint="cs"/>
          <w:sz w:val="24"/>
          <w:rtl/>
        </w:rPr>
        <w:t>ד</w:t>
      </w:r>
      <w:r w:rsidRPr="003778A1">
        <w:rPr>
          <w:rFonts w:ascii="FontbitDavid" w:hAnsi="FontbitDavid"/>
          <w:sz w:val="24"/>
          <w:rtl/>
        </w:rPr>
        <w:t xml:space="preserve">בכעדשה, אף אכילה - בכעדשה וקלסיה </w:t>
      </w:r>
      <w:r w:rsidRPr="003778A1">
        <w:rPr>
          <w:rStyle w:val="2fb"/>
          <w:rFonts w:ascii="FontbitDavid" w:hAnsi="FontbitDavid"/>
          <w:sz w:val="24"/>
          <w:rtl/>
        </w:rPr>
        <w:t xml:space="preserve">ר' יוחנן</w:t>
      </w:r>
      <w:r w:rsidRPr="003778A1">
        <w:rPr>
          <w:rFonts w:ascii="FontbitDavid" w:hAnsi="FontbitDavid"/>
          <w:sz w:val="24"/>
          <w:rtl/>
        </w:rPr>
        <w:t xml:space="preserve">, </w:t>
      </w:r>
      <w:ins w:id="91026" w:author="מנוע מכני" w:date="2026-10-11T12:04:39Z">
        <w:r>
          <w:rPr>
            <w:rFonts w:ascii="FontbitDavid" w:hAnsi="FontbitDavid"/>
            <w:sz w:val="24"/>
            <w:rtl/>
          </w:rPr>
          <w:t xml:space="preserve">וקשה</w:t>
        </w:r>
      </w:ins>
      <w:del w:id="91027" w:author="מנוע מכני" w:date="2026-10-11T12:04:39Z">
        <w:r w:rsidRPr="003778A1">
          <w:rPr>
            <w:rFonts w:ascii="FontbitDavid" w:hAnsi="FontbitDavid"/>
            <w:sz w:val="24"/>
            <w:rtl/>
          </w:rPr>
          <w:delText xml:space="preserve">וקשיא</w:delText>
        </w:r>
      </w:del>
      <w:r w:rsidRPr="003778A1">
        <w:rPr>
          <w:rFonts w:ascii="FontbitDavid" w:hAnsi="FontbitDavid"/>
          <w:sz w:val="24"/>
          <w:rtl/>
        </w:rPr>
        <w:t xml:space="preserve"> לדרב</w:t>
      </w:r>
      <w:r>
        <w:rPr>
          <w:rFonts w:ascii="FontbitDavid" w:hAnsi="FontbitDavid"/>
          <w:sz w:val="24"/>
          <w:rtl/>
        </w:rPr>
        <w:t>!</w:t>
      </w:r>
    </w:p>
    <w:p>
      <w:pPr>
        <w:pStyle w:val="38"/>
        <w:rPr>
          <w:ins w:id="91621" w:author="מנוע מכני" w:date="2026-10-11T12:04:39Z"/>
        </w:rPr>
      </w:pPr>
      <w:r>
        <w:t xml:space="preserve">- </w:t>
      </w:r>
      <w:r w:rsidRPr="00402C2B">
        <w:t xml:space="preserve">לא</w:t>
      </w:r>
      <w:r w:rsidRPr="00402C2B">
        <w:t xml:space="preserve"> </w:t>
      </w:r>
      <w:ins w:id="91028" w:author="מנוע מכני" w:date="2026-10-11T12:04:39Z">
        <w:r>
          <w:t xml:space="preserve">קשה</w:t>
        </w:r>
      </w:ins>
      <w:del w:id="91029" w:author="מנוע מכני" w:date="2026-10-11T12:04:39Z">
        <w:r w:rsidRPr="00402C2B">
          <w:delText xml:space="preserve">קשיא</w:delText>
        </w:r>
      </w:del>
      <w:r w:rsidRPr="00402C2B">
        <w:t xml:space="preserve">,</w:t>
      </w:r>
    </w:p>
    <w:p w:rsidR="00E403F0" w:rsidRPr="00AD695E" w:rsidRDefault="00E403F0" w:rsidP="00E403F0">
      <w:pPr>
        <w:pStyle w:val="affffb"/>
        <w:rPr>
          <w:rtl/>
        </w:rPr>
      </w:pPr>
      <w:del w:id="91622" w:author="מנוע מכני" w:date="2026-10-11T12:04:39Z">
        <w:r w:rsidRPr="00402C2B">
          <w:rPr>
            <w:rtl/>
          </w:rPr>
          <w:delText xml:space="preserve"> </w:delText>
        </w:r>
      </w:del>
      <w:r w:rsidRPr="00402C2B">
        <w:rPr>
          <w:rtl/>
        </w:rPr>
        <w:t xml:space="preserve">כאן - במיתתן, כאן - בחייהן.</w:t>
      </w:r>
    </w:p>
    <w:p>
      <w:pPr>
        <w:pStyle w:val="38"/>
        <w:rPr>
          <w:ins w:id="91477" w:author="מנוע מכני" w:date="2026-10-11T12:04:39Z"/>
        </w:rPr>
      </w:pPr>
      <w:del w:id="91476" w:author="מנוע מכני" w:date="2026-10-11T12:04:39Z">
        <w:r w:rsidRPr="006F178A">
          <w:delText xml:space="preserve">•</w:delText>
        </w:r>
      </w:del>
      <w:r w:rsidRPr="006F178A">
        <w:t xml:space="preserve"> </w:t>
      </w:r>
      <w:ins w:id="90269" w:author="מנוע מכני" w:date="2026-10-11T12:04:39Z">
        <w:r>
          <w:t xml:space="preserve">א"ל</w:t>
        </w:r>
      </w:ins>
      <w:del w:id="90270" w:author="מנוע מכני" w:date="2026-10-11T12:04:39Z">
        <w:r>
          <w:delText xml:space="preserve">א''ל</w:delText>
        </w:r>
      </w:del>
      <w:r w:rsidRPr="003778A1">
        <w:t xml:space="preserve"> אביי:</w:t>
      </w:r>
    </w:p>
    <w:p w:rsidR="00E403F0" w:rsidRPr="00AD695E" w:rsidRDefault="00E403F0" w:rsidP="00E403F0">
      <w:pPr>
        <w:rPr>
          <w:rtl/>
        </w:rPr>
      </w:pPr>
      <w:del w:id="9147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והא </w:t>
      </w:r>
      <w:r w:rsidRPr="003778A1">
        <w:rPr>
          <w:rStyle w:val="2fb"/>
          <w:rFonts w:ascii="FontbitDavid" w:hAnsi="FontbitDavid"/>
          <w:sz w:val="24"/>
          <w:rtl/>
        </w:rPr>
        <w:t xml:space="preserve">רב</w:t>
      </w:r>
      <w:r w:rsidRPr="003778A1">
        <w:rPr>
          <w:rFonts w:ascii="FontbitDavid" w:hAnsi="FontbitDavid"/>
          <w:sz w:val="24"/>
          <w:rtl/>
        </w:rPr>
        <w:t xml:space="preserve"> אמתני' </w:t>
      </w:r>
      <w:ins w:id="91170" w:author="מנוע מכני" w:date="2026-10-11T12:04:39Z">
        <w:r>
          <w:rPr>
            <w:rFonts w:ascii="FontbitDavid" w:hAnsi="FontbitDavid"/>
            <w:sz w:val="24"/>
            <w:rtl/>
          </w:rPr>
          <w:t xml:space="preserve">עומד</w:t>
        </w:r>
      </w:ins>
      <w:del w:id="91171" w:author="מנוע מכני" w:date="2026-10-11T12:04:39Z">
        <w:r w:rsidRPr="003778A1">
          <w:rPr>
            <w:rFonts w:ascii="FontbitDavid" w:hAnsi="FontbitDavid"/>
            <w:sz w:val="24"/>
            <w:rtl/>
          </w:rPr>
          <w:delText xml:space="preserve">קאי</w:delText>
        </w:r>
      </w:del>
      <w:r w:rsidRPr="003778A1">
        <w:rPr>
          <w:rFonts w:ascii="FontbitDavid" w:hAnsi="FontbitDavid"/>
          <w:sz w:val="24"/>
          <w:rtl/>
        </w:rPr>
        <w:t xml:space="preserve">, ומתני' כל השרצים קתני - </w:t>
      </w:r>
      <w:ins w:id="90430" w:author="מנוע מכני" w:date="2026-10-11T12:04:39Z">
        <w:r>
          <w:rPr>
            <w:rFonts w:ascii="FontbitDavid" w:hAnsi="FontbitDavid"/>
            <w:sz w:val="24"/>
            <w:rtl/>
          </w:rPr>
          <w:t xml:space="preserve">אפי'</w:t>
        </w:r>
      </w:ins>
      <w:del w:id="90431" w:author="מנוע מכני" w:date="2026-10-11T12:04:39Z">
        <w:r w:rsidRPr="003778A1">
          <w:rPr>
            <w:rFonts w:ascii="FontbitDavid" w:hAnsi="FontbitDavid"/>
            <w:sz w:val="24"/>
            <w:rtl/>
          </w:rPr>
          <w:delText xml:space="preserve">אפילו</w:delText>
        </w:r>
      </w:del>
      <w:r w:rsidRPr="003778A1">
        <w:rPr>
          <w:rFonts w:ascii="FontbitDavid" w:hAnsi="FontbitDavid"/>
          <w:sz w:val="24"/>
          <w:rtl/>
        </w:rPr>
        <w:t xml:space="preserve"> במיתתן </w:t>
      </w:r>
    </w:p>
    <w:p>
      <w:pPr>
        <w:pStyle w:val="38"/>
        <w:rPr>
          <w:ins w:id="91479" w:author="מנוע מכני" w:date="2026-10-11T12:04:39Z"/>
        </w:rPr>
      </w:pPr>
      <w:r w:rsidRPr="003778A1">
        <w:t xml:space="preserve">אמר</w:t>
      </w:r>
      <w:r w:rsidRPr="003778A1">
        <w:t xml:space="preserve"> </w:t>
      </w:r>
      <w:ins w:id="90816" w:author="מנוע מכני" w:date="2026-10-11T12:04:39Z">
        <w:r>
          <w:t xml:space="preserve">לו</w:t>
        </w:r>
      </w:ins>
      <w:del w:id="90817" w:author="מנוע מכני" w:date="2026-10-11T12:04:39Z">
        <w:r w:rsidRPr="003778A1">
          <w:delText xml:space="preserve">ליה</w:delText>
        </w:r>
      </w:del>
      <w:r w:rsidRPr="003778A1">
        <w:t xml:space="preserve"> רב יוסף:</w:t>
      </w:r>
    </w:p>
    <w:p w:rsidR="00E403F0" w:rsidRPr="00AD695E" w:rsidRDefault="00E403F0" w:rsidP="00E403F0">
      <w:pPr>
        <w:rPr>
          <w:rtl/>
        </w:rPr>
      </w:pPr>
      <w:del w:id="9148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ההיא דיוקא, דילך הוא, </w:t>
      </w:r>
      <w:r w:rsidRPr="003778A1">
        <w:rPr>
          <w:rStyle w:val="2fb"/>
          <w:rFonts w:ascii="FontbitDavid" w:hAnsi="FontbitDavid"/>
          <w:sz w:val="24"/>
          <w:rtl/>
        </w:rPr>
        <w:t xml:space="preserve">רב</w:t>
      </w:r>
      <w:r w:rsidRPr="003778A1">
        <w:rPr>
          <w:rFonts w:ascii="FontbitDavid" w:hAnsi="FontbitDavid"/>
          <w:sz w:val="24"/>
          <w:rtl/>
        </w:rPr>
        <w:t xml:space="preserve"> - </w:t>
      </w:r>
      <w:ins w:id="91030" w:author="מנוע מכני" w:date="2026-10-11T12:04:39Z">
        <w:r>
          <w:rPr>
            <w:rFonts w:ascii="FontbitDavid" w:hAnsi="FontbitDavid"/>
            <w:sz w:val="24"/>
            <w:rtl/>
          </w:rPr>
          <w:t xml:space="preserve">שמועה</w:t>
        </w:r>
      </w:ins>
      <w:del w:id="91031" w:author="מנוע מכני" w:date="2026-10-11T12:04:39Z">
        <w:r w:rsidRPr="003778A1">
          <w:rPr>
            <w:rFonts w:ascii="FontbitDavid" w:hAnsi="FontbitDavid"/>
            <w:sz w:val="24"/>
            <w:rtl/>
          </w:rPr>
          <w:delText xml:space="preserve">שמעתא</w:delText>
        </w:r>
      </w:del>
      <w:r w:rsidRPr="003778A1">
        <w:rPr>
          <w:rFonts w:ascii="FontbitDavid" w:hAnsi="FontbitDavid"/>
          <w:sz w:val="24"/>
          <w:rtl/>
        </w:rPr>
        <w:t xml:space="preserve"> </w:t>
      </w:r>
      <w:ins w:id="90812" w:author="מנוע מכני" w:date="2026-10-11T12:04:39Z">
        <w:r>
          <w:rPr>
            <w:rFonts w:ascii="FontbitDavid" w:hAnsi="FontbitDavid"/>
            <w:sz w:val="24"/>
            <w:rtl/>
          </w:rPr>
          <w:t xml:space="preserve">סתם</w:t>
        </w:r>
      </w:ins>
      <w:del w:id="90813" w:author="מנוע מכני" w:date="2026-10-11T12:04:39Z">
        <w:r w:rsidRPr="003778A1">
          <w:rPr>
            <w:rFonts w:ascii="FontbitDavid" w:hAnsi="FontbitDavid"/>
            <w:sz w:val="24"/>
            <w:rtl/>
          </w:rPr>
          <w:delText xml:space="preserve">בעלמא</w:delText>
        </w:r>
      </w:del>
      <w:r w:rsidRPr="003778A1">
        <w:rPr>
          <w:rFonts w:ascii="FontbitDavid" w:hAnsi="FontbitDavid"/>
          <w:sz w:val="24"/>
          <w:rtl/>
        </w:rPr>
        <w:t xml:space="preserve"> </w:t>
      </w:r>
      <w:ins w:id="90814" w:author="מנוע מכני" w:date="2026-10-11T12:04:39Z">
        <w:r>
          <w:rPr>
            <w:rFonts w:ascii="FontbitDavid" w:hAnsi="FontbitDavid"/>
            <w:sz w:val="24"/>
            <w:rtl/>
          </w:rPr>
          <w:t xml:space="preserve">אומר</w:t>
        </w:r>
      </w:ins>
      <w:del w:id="90815" w:author="מנוע מכני" w:date="2026-10-11T12:04:39Z">
        <w:r w:rsidRPr="003778A1">
          <w:rPr>
            <w:rFonts w:ascii="FontbitDavid" w:hAnsi="FontbitDavid"/>
            <w:sz w:val="24"/>
            <w:rtl/>
          </w:rPr>
          <w:delText xml:space="preserve">קאמר</w:delText>
        </w:r>
      </w:del>
      <w:r>
        <w:rPr>
          <w:rFonts w:ascii="FontbitDavid" w:hAnsi="FontbitDavid"/>
          <w:sz w:val="24"/>
          <w:rtl/>
        </w:rPr>
        <w:t>.</w:t>
      </w:r>
      <w:r>
        <w:rPr>
          <w:rFonts w:ascii="FontbitDavid" w:hAnsi="FontbitDavid" w:hint="cs"/>
          <w:sz w:val="24"/>
          <w:rtl/>
        </w:rPr>
        <w:t xml:space="preserve"> ושבחו </w:t>
      </w:r>
      <w:r>
        <w:rPr>
          <w:rStyle w:val="2fb"/>
          <w:rFonts w:ascii="FontbitDavid" w:hAnsi="FontbitDavid" w:hint="cs"/>
          <w:sz w:val="24"/>
          <w:rtl/>
        </w:rPr>
        <w:t xml:space="preserve">ר</w:t>
      </w:r>
      <w:ins w:id="90271" w:author="מנוע מכני" w:date="2026-10-11T12:04:39Z">
        <w:r>
          <w:rPr>
            <w:rStyle w:val="2fb"/>
            <w:rFonts w:ascii="FontbitDavid" w:hAnsi="FontbitDavid" w:hint="cs"/>
            <w:sz w:val="24"/>
            <w:rtl/>
          </w:rPr>
          <w:t xml:space="preserve">י"ו</w:t>
        </w:r>
      </w:ins>
      <w:del w:id="90272" w:author="מנוע מכני" w:date="2026-10-11T12:04:39Z">
        <w:r>
          <w:rPr>
            <w:rFonts w:ascii="FontbitDavid" w:hAnsi="FontbitDavid" w:hint="cs"/>
            <w:sz w:val="24"/>
            <w:rtl/>
          </w:rPr>
          <w:delText xml:space="preserve">י''ו</w:delText>
        </w:r>
      </w:del>
      <w:r>
        <w:rPr>
          <w:rFonts w:ascii="FontbitDavid" w:hAnsi="FontbitDavid" w:hint="cs"/>
          <w:sz w:val="24"/>
          <w:rtl/>
        </w:rPr>
        <w:t xml:space="preserve"> </w:t>
      </w:r>
    </w:p>
    <w:p w:rsidR="00E403F0" w:rsidRPr="00AD695E" w:rsidRDefault="00E403F0" w:rsidP="00E403F0">
      <w:pPr>
        <w:rPr>
          <w:rtl/>
        </w:rPr>
      </w:pPr>
    </w:p>
    <w:p>
      <w:pPr>
        <w:pStyle w:val="afffff8"/>
        <w:rPr>
          <w:ins w:id="90035" w:author="קלוד" w:date="2026-10-11T12:19:32Z"/>
        </w:rPr>
      </w:pPr>
      <w:ins w:id="90036" w:author="קלוד" w:date="2026-10-11T12:19:32Z">
        <w:r>
          <w:rPr>
            <w:color w:val="7B3F00"/>
          </w:rPr>
          <w:t xml:space="preserve">איברים - מטמאים בפחות מכזית ואין לוקין אלא בכזית</w:t>
        </w:r>
      </w:ins>
    </w:p>
    <w:p>
      <w:pPr>
        <w:pStyle w:val="38"/>
        <w:rPr>
          <w:ins w:id="91482" w:author="מנוע מכני" w:date="2026-10-11T12:04:39Z"/>
        </w:rPr>
      </w:pPr>
      <w:del w:id="91481" w:author="מנוע מכני" w:date="2026-10-11T12:04:39Z">
        <w:r w:rsidRPr="002B4E05">
          <w:delText xml:space="preserve">•</w:delText>
        </w:r>
      </w:del>
      <w:r w:rsidRPr="002B4E05">
        <w:t xml:space="preserve"> </w:t>
      </w:r>
      <w:r w:rsidRPr="002B4E05">
        <w:t xml:space="preserve">מיתיבי:</w:t>
      </w:r>
    </w:p>
    <w:p w:rsidR="00E403F0" w:rsidRPr="002B4E05" w:rsidRDefault="00E403F0" w:rsidP="00E403F0">
      <w:pPr>
        <w:rPr>
          <w:spacing w:val="-2"/>
          <w:rtl/>
        </w:rPr>
      </w:pPr>
      <w:del w:id="91483" w:author="מנוע מכני" w:date="2026-10-11T12:04:39Z">
        <w:r w:rsidRPr="002B4E05">
          <w:rPr>
            <w:rFonts w:ascii="FontbitDavid" w:hAnsi="FontbitDavid"/>
            <w:spacing w:val="-2"/>
            <w:sz w:val="24"/>
            <w:rtl/>
          </w:rPr>
          <w:delText xml:space="preserve"> </w:delText>
        </w:r>
      </w:del>
      <w:r w:rsidRPr="002B4E05">
        <w:rPr>
          <w:rFonts w:ascii="FontbitDavid" w:hAnsi="FontbitDavid"/>
          <w:spacing w:val="-2"/>
          <w:sz w:val="24"/>
          <w:rtl/>
        </w:rPr>
        <w:t xml:space="preserve">האיברין אין להן שיעור, אפי' פחות מכזית נבלה ופחות מכעדשה מן השרץ - מטמאין </w:t>
      </w:r>
    </w:p>
    <w:p>
      <w:pPr>
        <w:pStyle w:val="38"/>
        <w:rPr>
          <w:ins w:id="91484" w:author="מנוע מכני" w:date="2026-10-11T12:04:39Z"/>
        </w:rPr>
      </w:pPr>
      <w:r w:rsidRPr="003778A1">
        <w:t>וא</w:t>
      </w:r>
      <w:r>
        <w:t xml:space="preserve">ר</w:t>
      </w:r>
      <w:ins w:id="90273" w:author="מנוע מכני" w:date="2026-10-11T12:04:39Z">
        <w:r>
          <w:t xml:space="preserve">י"ו</w:t>
        </w:r>
      </w:ins>
      <w:del w:id="90274" w:author="מנוע מכני" w:date="2026-10-11T12:04:39Z">
        <w:r>
          <w:delText xml:space="preserve">י''ו</w:delText>
        </w:r>
      </w:del>
      <w:r w:rsidRPr="003778A1">
        <w:t xml:space="preserve">:</w:t>
      </w:r>
    </w:p>
    <w:p w:rsidR="00E403F0" w:rsidRPr="00AD695E" w:rsidRDefault="00E403F0" w:rsidP="00E403F0">
      <w:pPr>
        <w:rPr>
          <w:rtl/>
        </w:rPr>
      </w:pPr>
      <w:del w:id="9148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אין לוקין עליהן אלא בכזית</w:t>
      </w:r>
      <w:r>
        <w:rPr>
          <w:rFonts w:ascii="FontbitDavid" w:hAnsi="FontbitDavid"/>
          <w:sz w:val="24"/>
          <w:rtl/>
        </w:rPr>
        <w:t>!</w:t>
      </w:r>
    </w:p>
    <w:p>
      <w:pPr>
        <w:pStyle w:val="38"/>
        <w:rPr>
          <w:ins w:id="91487" w:author="מנוע מכני" w:date="2026-10-11T12:04:39Z"/>
        </w:rPr>
      </w:pPr>
      <w:del w:id="91486" w:author="מנוע מכני" w:date="2026-10-11T12:04:39Z">
        <w:r w:rsidRPr="006F178A">
          <w:delText xml:space="preserve">•</w:delText>
        </w:r>
      </w:del>
      <w:r w:rsidRPr="006F178A">
        <w:t xml:space="preserve"> </w:t>
      </w:r>
      <w:r w:rsidRPr="003778A1">
        <w:t xml:space="preserve">רבא:</w:t>
      </w:r>
    </w:p>
    <w:p w:rsidR="00E403F0" w:rsidRPr="00AD695E" w:rsidRDefault="00E403F0" w:rsidP="00E403F0">
      <w:pPr>
        <w:rPr>
          <w:rtl/>
        </w:rPr>
      </w:pPr>
      <w:del w:id="9148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במובדלין דבר הכתוב</w:t>
      </w:r>
      <w:r>
        <w:rPr>
          <w:rFonts w:ascii="FontbitDavid" w:hAnsi="FontbitDavid"/>
          <w:sz w:val="24"/>
          <w:rtl/>
        </w:rPr>
        <w:t>.</w:t>
      </w:r>
    </w:p>
    <w:p w:rsidR="00E403F0" w:rsidRPr="00E87E21" w:rsidRDefault="00E403F0" w:rsidP="00E403F0">
      <w:pPr>
        <w:rPr>
          <w:spacing w:val="-6"/>
          <w:rtl/>
        </w:rPr>
      </w:pPr>
      <w:r w:rsidRPr="00E87E21">
        <w:rPr>
          <w:rFonts w:ascii="FontbitDavid" w:hAnsi="FontbitDavid" w:hint="cs"/>
          <w:spacing w:val="-6"/>
          <w:sz w:val="24"/>
          <w:rtl/>
        </w:rPr>
        <w:t xml:space="preserve">אבל לבהמה </w:t>
      </w:r>
      <w:r w:rsidRPr="00E87E21">
        <w:rPr>
          <w:rFonts w:ascii="FontbitDavid" w:hAnsi="FontbitDavid" w:hint="cs"/>
          <w:spacing w:val="-6"/>
          <w:sz w:val="24"/>
          <w:rtl/>
        </w:rPr>
        <w:t xml:space="preserve">לא</w:t>
      </w:r>
      <w:r w:rsidRPr="00E87E21">
        <w:rPr>
          <w:rFonts w:ascii="FontbitDavid" w:hAnsi="FontbitDavid" w:hint="cs"/>
          <w:spacing w:val="-6"/>
          <w:sz w:val="24"/>
          <w:rtl/>
        </w:rPr>
        <w:t xml:space="preserve"> מחלקים בין מובדלת לשאינה מובדלת דההיקש הוא רק לבל תשקצו ולא לשיעורין </w:t>
      </w:r>
    </w:p>
    <w:p w:rsidR="00E403F0" w:rsidRPr="00AD695E" w:rsidRDefault="00E403F0" w:rsidP="00E403F0">
      <w:pPr>
        <w:pStyle w:val="afff3"/>
        <w:framePr w:wrap="around"/>
        <w:rPr>
          <w:rtl/>
        </w:rPr>
      </w:pPr>
      <w:r>
        <w:rPr>
          <w:rFonts w:hint="cs"/>
          <w:rtl/>
        </w:rPr>
        <w:t>יז.</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25" w:author="קלוד" w:date="2026-10-11T09:07:20Z"/>
        </w:rPr>
      </w:pPr>
      <w:ins w:id="20124" w:author="קלוד" w:date="2026-10-11T09:07:20Z">
        <w:r>
          <w:t xml:space="preserve">משנה ג</w:t>
        </w:r>
      </w:ins>
    </w:p>
    <w:p w:rsidR="00E403F0" w:rsidRPr="00C20F97" w:rsidRDefault="00E403F0" w:rsidP="00E403F0">
      <w:pPr>
        <w:pStyle w:val="afff9"/>
        <w:rPr>
          <w:del w:id="20059" w:author="קלוד" w:date="2026-10-11T09:07:20Z"/>
          <w:spacing w:val="8"/>
          <w:rtl/>
        </w:rPr>
      </w:pPr>
      <w:del w:id="20058"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1" w:author="קלוד" w:date="2026-10-11T12:09:42Z">
          <w:pPr>
            <w:pStyle w:val="afff9"/>
          </w:pPr>
        </w:pPrChange>
      </w:pPr>
      <w:r w:rsidRPr="00C20F97">
        <w:rPr>
          <w:spacing w:val="8"/>
          <w:rtl/>
        </w:rPr>
        <w:t>דם השרץ והבשר - מצטרפין זה עם זה.</w:t>
      </w:r>
    </w:p>
    <w:p w:rsidR="00E403F0" w:rsidRPr="00C20F97" w:rsidRDefault="00E403F0" w:rsidP="00E403F0">
      <w:pPr>
        <w:pStyle w:val="afff9"/>
        <w:rPr>
          <w:spacing w:val="8"/>
          <w:rtl/>
        </w:rPr>
      </w:pPr>
      <w:r>
        <w:rPr>
          <w:spacing w:val="8"/>
          <w:rtl/>
        </w:rPr>
        <w:t xml:space="preserve">כלל אמר </w:t>
      </w:r>
      <w:r>
        <w:rPr>
          <w:rStyle w:val="TanaimMishna"/>
          <w:spacing w:val="8"/>
          <w:rtl/>
          <w:rPrChange w:id="20004" w:author="קלוד" w:date="2026-10-11T09:07:20Z">
            <w:rPr>
              <w:spacing w:val="8"/>
              <w:rtl/>
            </w:rPr>
          </w:rPrChange>
        </w:rPr>
        <w:t xml:space="preserve">רבי יהושע</w:t>
      </w:r>
      <w:r>
        <w:rPr>
          <w:rStyle w:val="TanaimMishna"/>
          <w:spacing w:val="8"/>
          <w:rtl/>
          <w:rPrChange w:id="92648" w:author="Claude" w:date="2026-10-11T09:07:52Z">
            <w:rPr>
              <w:spacing w:val="8"/>
              <w:rtl/>
            </w:rPr>
          </w:rPrChange>
        </w:rPr>
        <w:t xml:space="preserve">:</w:t>
      </w:r>
      <w:r>
        <w:rPr>
          <w:spacing w:val="8"/>
          <w:rtl/>
        </w:rPr>
        <w:t xml:space="preserve"> כל שטומאתו ושיעורו שוין - מצטרפין, טומאתו ולא שיעורו, שיעורו ולא טומאתו, לא טומאתו ול</w:t>
      </w:r>
      <w:r w:rsidRPr="00C20F97">
        <w:rPr>
          <w:rFonts w:hint="cs"/>
          <w:spacing w:val="8"/>
          <w:rtl/>
        </w:rPr>
        <w:t>א</w:t>
      </w:r>
      <w:r w:rsidRPr="00C20F97">
        <w:rPr>
          <w:spacing w:val="8"/>
          <w:rtl/>
        </w:rPr>
        <w:t xml:space="preserve"> שיעורו - אין מצטרפין.</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33" w:author="קלוד" w:date="2026-10-11T12:19:32Z"/>
        </w:rPr>
      </w:pPr>
      <w:ins w:id="90034" w:author="קלוד" w:date="2026-10-11T12:19:32Z">
        <w:r>
          <w:rPr>
            <w:color w:val="7B3F00"/>
          </w:rPr>
          <w:t xml:space="preserve">דם שרץ ובשר - מקור הצירוף</w:t>
        </w:r>
      </w:ins>
    </w:p>
    <w:p>
      <w:pPr>
        <w:pStyle w:val="38"/>
        <w:rPr>
          <w:ins w:id="91489" w:author="מנוע מכני" w:date="2026-10-11T12:04:39Z"/>
        </w:rPr>
      </w:pPr>
      <w:r>
        <w:t xml:space="preserve">א</w:t>
      </w:r>
      <w:ins w:id="90275" w:author="מנוע מכני" w:date="2026-10-11T12:04:39Z">
        <w:r>
          <w:t xml:space="preserve">ר"ח</w:t>
        </w:r>
      </w:ins>
      <w:del w:id="90276" w:author="מנוע מכני" w:date="2026-10-11T12:04:39Z">
        <w:r>
          <w:delText xml:space="preserve">ר''ח</w:delText>
        </w:r>
      </w:del>
      <w:r>
        <w:t xml:space="preserve"> מ</w:t>
      </w:r>
      <w:ins w:id="90277" w:author="מנוע מכני" w:date="2026-10-11T12:04:39Z">
        <w:r>
          <w:t xml:space="preserve">ר"ז</w:t>
        </w:r>
      </w:ins>
      <w:del w:id="90278" w:author="מנוע מכני" w:date="2026-10-11T12:04:39Z">
        <w:r>
          <w:delText xml:space="preserve">ר''ז</w:delText>
        </w:r>
      </w:del>
      <w:r>
        <w:t xml:space="preserve"> וכן ארי</w:t>
      </w:r>
      <w:ins w:id="90279" w:author="מנוע מכני" w:date="2026-10-11T12:04:39Z">
        <w:r>
          <w:t xml:space="preserve">ב"ח</w:t>
        </w:r>
      </w:ins>
      <w:del w:id="90280" w:author="מנוע מכני" w:date="2026-10-11T12:04:39Z">
        <w:r>
          <w:delText xml:space="preserve">ב''ח</w:delText>
        </w:r>
      </w:del>
      <w:r w:rsidRPr="003778A1">
        <w:t xml:space="preserve">:</w:t>
      </w:r>
    </w:p>
    <w:p w:rsidR="00E403F0" w:rsidRPr="00AD695E" w:rsidRDefault="00E403F0" w:rsidP="00E403F0">
      <w:pPr>
        <w:rPr>
          <w:rtl/>
        </w:rPr>
      </w:pPr>
      <w:del w:id="91490" w:author="מנוע מכני" w:date="2026-10-11T12:04:39Z">
        <w:r w:rsidRPr="003778A1">
          <w:rPr>
            <w:rFonts w:ascii="FontbitDavid" w:hAnsi="FontbitDavid"/>
            <w:sz w:val="24"/>
            <w:rtl/>
          </w:rPr>
          <w:delText xml:space="preserve"> </w:delText>
        </w:r>
      </w:del>
      <w:r>
        <w:rPr>
          <w:rFonts w:ascii="FontbitDavid" w:hAnsi="FontbitDavid" w:hint="cs"/>
          <w:sz w:val="24"/>
          <w:rtl/>
        </w:rPr>
        <w:t>'</w:t>
      </w:r>
      <w:r w:rsidRPr="003778A1">
        <w:rPr>
          <w:rStyle w:val="afffff0"/>
          <w:rFonts w:ascii="FontbitDavid" w:hAnsi="FontbitDavid"/>
          <w:sz w:val="24"/>
          <w:rtl/>
        </w:rPr>
        <w:t>הטמאין</w:t>
      </w:r>
      <w:r>
        <w:rPr>
          <w:rFonts w:ascii="FontbitDavid" w:hAnsi="FontbitDavid" w:hint="cs"/>
          <w:sz w:val="24"/>
          <w:rtl/>
        </w:rPr>
        <w:t>'</w:t>
      </w:r>
      <w:r w:rsidRPr="003778A1">
        <w:rPr>
          <w:rFonts w:ascii="FontbitDavid" w:hAnsi="FontbitDavid"/>
          <w:sz w:val="24"/>
          <w:rtl/>
        </w:rPr>
        <w:t xml:space="preserve"> - מלמד שהן מצטרפין, </w:t>
      </w:r>
      <w:ins w:id="90432" w:author="מנוע מכני" w:date="2026-10-11T12:04:39Z">
        <w:r>
          <w:rPr>
            <w:rFonts w:ascii="FontbitDavid" w:hAnsi="FontbitDavid"/>
            <w:sz w:val="24"/>
            <w:rtl/>
          </w:rPr>
          <w:t xml:space="preserve">ואפי'</w:t>
        </w:r>
      </w:ins>
      <w:del w:id="90433" w:author="מנוע מכני" w:date="2026-10-11T12:04:39Z">
        <w:r w:rsidRPr="003778A1">
          <w:rPr>
            <w:rFonts w:ascii="FontbitDavid" w:hAnsi="FontbitDavid"/>
            <w:sz w:val="24"/>
            <w:rtl/>
          </w:rPr>
          <w:delText xml:space="preserve">ואפילו</w:delText>
        </w:r>
      </w:del>
      <w:r w:rsidRPr="003778A1">
        <w:rPr>
          <w:rFonts w:ascii="FontbitDavid" w:hAnsi="FontbitDavid"/>
          <w:sz w:val="24"/>
          <w:rtl/>
        </w:rPr>
        <w:t xml:space="preserve"> שרץ ושרץ, שרץ ודם, בין משם אחד בין משני שמות</w:t>
      </w:r>
      <w:r>
        <w:rPr>
          <w:rFonts w:ascii="FontbitDavid" w:hAnsi="FontbitDavid"/>
          <w:sz w:val="24"/>
          <w:rtl/>
        </w:rPr>
        <w:t>!</w:t>
      </w:r>
    </w:p>
    <w:p>
      <w:pPr>
        <w:pStyle w:val="38"/>
        <w:rPr>
          <w:ins w:id="91491" w:author="מנוע מכני" w:date="2026-10-11T12:04:39Z"/>
        </w:rPr>
      </w:pPr>
      <w:r>
        <w:lastRenderedPageBreak/>
        <w:t xml:space="preserve">- </w:t>
      </w:r>
      <w:r w:rsidRPr="008A6A20">
        <w:t xml:space="preserve">אמר</w:t>
      </w:r>
      <w:r w:rsidRPr="008A6A20">
        <w:t xml:space="preserve"> רב יוסף:</w:t>
      </w:r>
    </w:p>
    <w:p w:rsidR="00E403F0" w:rsidRPr="00AD695E" w:rsidRDefault="00E403F0" w:rsidP="00E403F0">
      <w:pPr>
        <w:pStyle w:val="affffb"/>
        <w:rPr>
          <w:rtl/>
        </w:rPr>
      </w:pPr>
      <w:del w:id="91492" w:author="מנוע מכני" w:date="2026-10-11T12:04:39Z">
        <w:r w:rsidRPr="008A6A20">
          <w:rPr>
            <w:rtl/>
          </w:rPr>
          <w:delText xml:space="preserve"> </w:delText>
        </w:r>
      </w:del>
      <w:r w:rsidRPr="008A6A20">
        <w:rPr>
          <w:rtl/>
        </w:rPr>
        <w:t xml:space="preserve">לא</w:t>
      </w:r>
      <w:r w:rsidRPr="008A6A20">
        <w:rPr>
          <w:rtl/>
        </w:rPr>
        <w:t xml:space="preserve"> </w:t>
      </w:r>
      <w:ins w:id="91032" w:author="מנוע מכני" w:date="2026-10-11T12:04:39Z">
        <w:r>
          <w:rPr>
            <w:rtl/>
          </w:rPr>
          <w:t xml:space="preserve">קשה</w:t>
        </w:r>
      </w:ins>
      <w:del w:id="91033" w:author="מנוע מכני" w:date="2026-10-11T12:04:39Z">
        <w:r w:rsidRPr="008A6A20">
          <w:rPr>
            <w:rtl/>
          </w:rPr>
          <w:delText xml:space="preserve">קשיא</w:delText>
        </w:r>
      </w:del>
      <w:r w:rsidRPr="008A6A20">
        <w:rPr>
          <w:rtl/>
        </w:rPr>
        <w:t xml:space="preserve">, כאן - בכולו, כאן במקצתו, </w:t>
      </w:r>
    </w:p>
    <w:p w:rsidR="00E403F0" w:rsidRPr="002B4E05" w:rsidRDefault="00E403F0" w:rsidP="00E403F0">
      <w:pPr>
        <w:rPr>
          <w:spacing w:val="-2"/>
          <w:rtl/>
        </w:rPr>
      </w:pPr>
      <w:r w:rsidRPr="002B4E05">
        <w:rPr>
          <w:rFonts w:ascii="FontbitDavid" w:hAnsi="FontbitDavid"/>
          <w:spacing w:val="-2"/>
          <w:sz w:val="24"/>
          <w:rtl/>
        </w:rPr>
        <w:t>ומדתניא, נשפך על הרצפה והיה מקומה קטפרס, איהל על מקצתו - טהור, איהל על כולו - טמא.</w:t>
      </w:r>
    </w:p>
    <w:p w:rsidR="00E403F0" w:rsidRPr="00AD695E" w:rsidRDefault="00E403F0" w:rsidP="00E403F0">
      <w:pPr>
        <w:rPr>
          <w:rtl/>
        </w:rPr>
      </w:pPr>
      <w:r w:rsidRPr="003778A1">
        <w:rPr>
          <w:rFonts w:ascii="FontbitDavid" w:hAnsi="FontbitDavid"/>
          <w:sz w:val="24"/>
          <w:rtl/>
        </w:rPr>
        <w:t>מקצתו</w:t>
      </w:r>
      <w:r>
        <w:rPr>
          <w:rFonts w:ascii="FontbitDavid" w:hAnsi="FontbitDavid" w:hint="cs"/>
          <w:sz w:val="24"/>
          <w:rtl/>
        </w:rPr>
        <w:t xml:space="preserve">- </w:t>
      </w:r>
      <w:ins w:id="90580" w:author="מנוע מכני" w:date="2026-10-11T12:04:39Z">
        <w:r>
          <w:rPr>
            <w:rFonts w:ascii="FontbitDavid" w:hAnsi="FontbitDavid" w:hint="cs"/>
            <w:sz w:val="24"/>
            <w:rtl/>
          </w:rPr>
          <w:t xml:space="preserve">לא</w:t>
        </w:r>
      </w:ins>
      <w:del w:id="90581" w:author="מנוע מכני" w:date="2026-10-11T12:04:39Z">
        <w:r>
          <w:rPr>
            <w:rFonts w:ascii="FontbitDavid" w:hAnsi="FontbitDavid" w:hint="cs"/>
            <w:sz w:val="24"/>
            <w:rtl/>
          </w:rPr>
          <w:delText xml:space="preserve">לאו</w:delText>
        </w:r>
      </w:del>
      <w:ins w:id="90952" w:author="מנוע מכני" w:date="2026-10-11T12:04:39Z">
        <w:r>
          <w:rPr>
            <w:rFonts w:ascii="FontbitDavid" w:hAnsi="FontbitDavid" w:hint="cs"/>
            <w:sz w:val="24"/>
            <w:rtl/>
          </w:rPr>
          <w:t xml:space="preserve"> </w:t>
        </w:r>
      </w:ins>
      <w:del w:id="90953" w:author="מנוע מכני" w:date="2026-10-11T12:04:39Z">
        <w:r>
          <w:rPr>
            <w:rFonts w:ascii="FontbitDavid" w:hAnsi="FontbitDavid" w:hint="cs"/>
            <w:sz w:val="24"/>
            <w:rtl/>
          </w:rPr>
          <w:delText xml:space="preserve"> </w:delText>
        </w:r>
        <w:r w:rsidRPr="003778A1">
          <w:rPr>
            <w:rFonts w:ascii="FontbitDavid" w:hAnsi="FontbitDavid"/>
            <w:sz w:val="24"/>
            <w:rtl/>
          </w:rPr>
          <w:delText xml:space="preserve"> </w:delText>
        </w:r>
      </w:del>
      <w:r w:rsidRPr="003778A1">
        <w:rPr>
          <w:rFonts w:ascii="FontbitDavid" w:hAnsi="FontbitDavid"/>
          <w:sz w:val="24"/>
          <w:rtl/>
        </w:rPr>
        <w:t xml:space="preserve">מקצת דם </w:t>
      </w:r>
      <w:r>
        <w:rPr>
          <w:rFonts w:ascii="FontbitDavid" w:hAnsi="FontbitDavid"/>
          <w:sz w:val="24"/>
          <w:rtl/>
        </w:rPr>
        <w:t>–</w:t>
      </w:r>
      <w:r w:rsidRPr="003778A1">
        <w:rPr>
          <w:rFonts w:ascii="FontbitDavid" w:hAnsi="FontbitDavid"/>
          <w:sz w:val="24"/>
          <w:rtl/>
        </w:rPr>
        <w:t xml:space="preserve"> </w:t>
      </w:r>
      <w:ins w:id="90582" w:author="מנוע מכני" w:date="2026-10-11T12:04:39Z">
        <w:r>
          <w:rPr>
            <w:rFonts w:ascii="FontbitDavid" w:hAnsi="FontbitDavid" w:hint="cs"/>
            <w:sz w:val="24"/>
            <w:rtl/>
          </w:rPr>
          <w:t xml:space="preserve">שהרי</w:t>
        </w:r>
      </w:ins>
      <w:del w:id="90583"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w:t>
      </w:r>
      <w:r>
        <w:rPr>
          <w:rStyle w:val="2fb"/>
          <w:rFonts w:ascii="FontbitDavid" w:hAnsi="FontbitDavid" w:hint="cs"/>
          <w:sz w:val="24"/>
          <w:rtl/>
        </w:rPr>
        <w:t xml:space="preserve">א</w:t>
      </w:r>
      <w:ins w:id="90281" w:author="מנוע מכני" w:date="2026-10-11T12:04:39Z">
        <w:r>
          <w:rPr>
            <w:rStyle w:val="2fb"/>
            <w:rFonts w:ascii="FontbitDavid" w:hAnsi="FontbitDavid" w:hint="cs"/>
            <w:sz w:val="24"/>
            <w:rtl/>
          </w:rPr>
          <w:t xml:space="preserve">ר"ח</w:t>
        </w:r>
      </w:ins>
      <w:del w:id="90282" w:author="מנוע מכני" w:date="2026-10-11T12:04:39Z">
        <w:r>
          <w:rPr>
            <w:rFonts w:ascii="FontbitDavid" w:hAnsi="FontbitDavid" w:hint="cs"/>
            <w:sz w:val="24"/>
            <w:rtl/>
          </w:rPr>
          <w:delText xml:space="preserve">ר''ח</w:delText>
        </w:r>
      </w:del>
      <w:r>
        <w:rPr>
          <w:rFonts w:ascii="FontbitDavid" w:hAnsi="FontbitDavid" w:hint="cs"/>
          <w:sz w:val="24"/>
          <w:rtl/>
        </w:rPr>
        <w:t xml:space="preserve"> </w:t>
      </w:r>
      <w:r>
        <w:rPr>
          <w:rStyle w:val="2fb"/>
          <w:rFonts w:ascii="FontbitDavid" w:hAnsi="FontbitDavid" w:hint="cs"/>
          <w:sz w:val="24"/>
          <w:rtl/>
        </w:rPr>
        <w:t xml:space="preserve">מרבי</w:t>
      </w:r>
      <w:r>
        <w:rPr>
          <w:rFonts w:ascii="FontbitDavid" w:hAnsi="FontbitDavid" w:hint="cs"/>
          <w:sz w:val="24"/>
          <w:rtl/>
        </w:rPr>
        <w:t xml:space="preserve">:</w:t>
      </w:r>
      <w:r w:rsidRPr="003778A1">
        <w:rPr>
          <w:rFonts w:ascii="FontbitDavid" w:hAnsi="FontbitDavid"/>
          <w:sz w:val="24"/>
          <w:rtl/>
        </w:rPr>
        <w:t xml:space="preserve"> רביעית דם שהגיס בה - טהורה</w:t>
      </w:r>
      <w:r>
        <w:rPr>
          <w:rFonts w:ascii="FontbitDavid" w:hAnsi="FontbitDavid"/>
          <w:sz w:val="24"/>
          <w:rtl/>
        </w:rPr>
        <w:t>!</w:t>
      </w:r>
    </w:p>
    <w:p>
      <w:pPr>
        <w:pStyle w:val="38"/>
        <w:rPr>
          <w:ins w:id="91493" w:author="מנוע מכני" w:date="2026-10-11T12:04:39Z"/>
        </w:rPr>
      </w:pPr>
      <w:r w:rsidRPr="003778A1">
        <w:t xml:space="preserve">אלא</w:t>
      </w:r>
    </w:p>
    <w:p w:rsidR="00E403F0" w:rsidRPr="00AD695E" w:rsidRDefault="00E403F0" w:rsidP="00E403F0">
      <w:pPr>
        <w:rPr>
          <w:rtl/>
        </w:rPr>
      </w:pPr>
      <w:ins w:id="90954" w:author="מנוע מכני" w:date="2026-10-11T12:04:39Z">
        <w:del w:id="91494" w:author="מנוע מכני" w:date="2026-10-11T12:04:39Z">
          <w:r>
            <w:rPr>
              <w:rFonts w:ascii="FontbitDavid" w:hAnsi="FontbitDavid"/>
              <w:sz w:val="24"/>
              <w:rtl/>
            </w:rPr>
            <w:delText xml:space="preserve"> </w:delText>
          </w:r>
        </w:del>
      </w:ins>
      <w:del w:id="90955" w:author="מנוע מכני" w:date="2026-10-11T12:04:39Z">
        <w:r w:rsidRPr="003778A1">
          <w:rPr>
            <w:rFonts w:ascii="FontbitDavid" w:hAnsi="FontbitDavid"/>
            <w:sz w:val="24"/>
            <w:rtl/>
          </w:rPr>
          <w:delText xml:space="preserve"> </w:delText>
        </w:r>
        <w:r>
          <w:rPr>
            <w:rFonts w:ascii="FontbitDavid" w:hAnsi="FontbitDavid" w:hint="cs"/>
            <w:sz w:val="24"/>
            <w:rtl/>
          </w:rPr>
          <w:delText xml:space="preserve"> </w:delText>
        </w:r>
      </w:del>
      <w:ins w:id="90283" w:author="מנוע מכני" w:date="2026-10-11T12:04:39Z">
        <w:r>
          <w:rPr>
            <w:rFonts w:ascii="FontbitDavid" w:hAnsi="FontbitDavid" w:hint="cs"/>
            <w:sz w:val="24"/>
            <w:rtl/>
          </w:rPr>
          <w:t xml:space="preserve">ש"מ</w:t>
        </w:r>
      </w:ins>
      <w:del w:id="90284" w:author="מנוע מכני" w:date="2026-10-11T12:04:39Z">
        <w:r>
          <w:rPr>
            <w:rFonts w:ascii="FontbitDavid" w:hAnsi="FontbitDavid" w:hint="cs"/>
            <w:sz w:val="24"/>
            <w:rtl/>
          </w:rPr>
          <w:delText xml:space="preserve">ש''מ</w:delText>
        </w:r>
      </w:del>
      <w:r w:rsidRPr="003778A1">
        <w:rPr>
          <w:rFonts w:ascii="FontbitDavid" w:hAnsi="FontbitDavid"/>
          <w:sz w:val="24"/>
          <w:rtl/>
        </w:rPr>
        <w:t xml:space="preserve"> כאן - בכולו, כאן - במקצתו, </w:t>
      </w:r>
      <w:r w:rsidRPr="003778A1">
        <w:rPr>
          <w:rFonts w:ascii="FontbitDavid" w:hAnsi="FontbitDavid"/>
          <w:sz w:val="24"/>
          <w:rtl/>
        </w:rPr>
        <w:t xml:space="preserve">ש"מ</w:t>
      </w:r>
      <w:r>
        <w:rPr>
          <w:rFonts w:ascii="FontbitDavid" w:hAnsi="FontbitDavid"/>
          <w:sz w:val="24"/>
          <w:rtl/>
        </w:rPr>
        <w:t>.</w:t>
      </w:r>
    </w:p>
    <w:p w:rsidR="00E403F0" w:rsidRPr="00AD695E" w:rsidRDefault="00E403F0" w:rsidP="00E403F0">
      <w:pPr>
        <w:rPr>
          <w:rtl/>
        </w:rPr>
      </w:pPr>
    </w:p>
    <w:p>
      <w:pPr>
        <w:pStyle w:val="afffff8"/>
        <w:rPr>
          <w:ins w:id="90031" w:author="קלוד" w:date="2026-10-11T12:19:32Z"/>
        </w:rPr>
      </w:pPr>
      <w:ins w:id="90032" w:author="קלוד" w:date="2026-10-11T12:19:32Z">
        <w:r>
          <w:rPr>
            <w:color w:val="7B3F00"/>
          </w:rPr>
          <w:t xml:space="preserve">דם שרץ טמא - 'וזה לכם הטמא' ומעשה ברומי</w:t>
        </w:r>
      </w:ins>
    </w:p>
    <w:p w:rsidR="00E403F0" w:rsidRPr="002B4E05" w:rsidRDefault="00E403F0" w:rsidP="00E403F0">
      <w:pPr>
        <w:rPr>
          <w:spacing w:val="-2"/>
          <w:rtl/>
        </w:rPr>
      </w:pPr>
      <w:r w:rsidRPr="002B4E05">
        <w:rPr>
          <w:rFonts w:ascii="FontbitDavid" w:hAnsi="FontbitDavid"/>
          <w:spacing w:val="-2"/>
          <w:sz w:val="24"/>
          <w:rtl/>
        </w:rPr>
        <w:t xml:space="preserve">שאל </w:t>
      </w:r>
      <w:r w:rsidRPr="002B4E05">
        <w:rPr>
          <w:rStyle w:val="2fb"/>
          <w:rFonts w:ascii="FontbitDavid" w:hAnsi="FontbitDavid"/>
          <w:spacing w:val="-2"/>
          <w:sz w:val="24"/>
          <w:rtl/>
        </w:rPr>
        <w:t xml:space="preserve">רבי</w:t>
      </w:r>
      <w:r w:rsidRPr="002B4E05">
        <w:rPr>
          <w:rFonts w:ascii="FontbitDavid" w:hAnsi="FontbitDavid"/>
          <w:spacing w:val="-2"/>
          <w:sz w:val="24"/>
          <w:rtl/>
        </w:rPr>
        <w:t xml:space="preserve"> מתיא בן חרש את </w:t>
      </w:r>
      <w:r w:rsidRPr="002B4E05">
        <w:rPr>
          <w:rStyle w:val="2fb"/>
          <w:rFonts w:ascii="FontbitDavid" w:hAnsi="FontbitDavid"/>
          <w:spacing w:val="-2"/>
          <w:sz w:val="24"/>
          <w:rtl/>
        </w:rPr>
        <w:t xml:space="preserve">ר</w:t>
      </w:r>
      <w:r w:rsidRPr="002B4E05">
        <w:rPr>
          <w:rStyle w:val="2fb"/>
          <w:rFonts w:ascii="FontbitDavid" w:hAnsi="FontbitDavid" w:hint="cs"/>
          <w:spacing w:val="-2"/>
          <w:sz w:val="24"/>
          <w:rtl/>
        </w:rPr>
        <w:t xml:space="preserve">ש</w:t>
      </w:r>
      <w:ins w:id="90285" w:author="מנוע מכני" w:date="2026-10-11T12:04:39Z">
        <w:r>
          <w:rPr>
            <w:rStyle w:val="2fb"/>
            <w:rFonts w:ascii="FontbitDavid" w:hAnsi="FontbitDavid" w:hint="cs"/>
            <w:spacing w:val="-2"/>
            <w:sz w:val="24"/>
            <w:rtl/>
          </w:rPr>
          <w:t xml:space="preserve">ב"י</w:t>
        </w:r>
      </w:ins>
      <w:del w:id="90286" w:author="מנוע מכני" w:date="2026-10-11T12:04:39Z">
        <w:r w:rsidRPr="002B4E05">
          <w:rPr>
            <w:rFonts w:ascii="FontbitDavid" w:hAnsi="FontbitDavid" w:hint="cs"/>
            <w:spacing w:val="-2"/>
            <w:sz w:val="24"/>
            <w:rtl/>
          </w:rPr>
          <w:delText xml:space="preserve">ב''י</w:delText>
        </w:r>
      </w:del>
      <w:r w:rsidRPr="002B4E05">
        <w:rPr>
          <w:rFonts w:ascii="FontbitDavid" w:hAnsi="FontbitDavid" w:hint="cs"/>
          <w:spacing w:val="-2"/>
          <w:sz w:val="24"/>
          <w:rtl/>
        </w:rPr>
        <w:t xml:space="preserve"> ב</w:t>
      </w:r>
      <w:r w:rsidRPr="002B4E05">
        <w:rPr>
          <w:rFonts w:ascii="FontbitDavid" w:hAnsi="FontbitDavid"/>
          <w:spacing w:val="-2"/>
          <w:sz w:val="24"/>
          <w:rtl/>
        </w:rPr>
        <w:t xml:space="preserve">רומי: מנין לדם שרצים שהוא טמא? </w:t>
      </w:r>
      <w:r w:rsidRPr="002B4E05">
        <w:rPr>
          <w:rFonts w:ascii="FontbitDavid" w:hAnsi="FontbitDavid"/>
          <w:spacing w:val="-2"/>
          <w:sz w:val="24"/>
          <w:rtl/>
        </w:rPr>
        <w:t xml:space="preserve">א"ל</w:t>
      </w:r>
      <w:r w:rsidRPr="002B4E05">
        <w:rPr>
          <w:rFonts w:ascii="FontbitDavid" w:hAnsi="FontbitDavid"/>
          <w:spacing w:val="-2"/>
          <w:sz w:val="24"/>
          <w:rtl/>
        </w:rPr>
        <w:t xml:space="preserve">: </w:t>
      </w:r>
      <w:r w:rsidRPr="002B4E05">
        <w:rPr>
          <w:rFonts w:ascii="FontbitDavid" w:hAnsi="FontbitDavid" w:hint="cs"/>
          <w:spacing w:val="-2"/>
          <w:sz w:val="24"/>
          <w:rtl/>
        </w:rPr>
        <w:t>'</w:t>
      </w:r>
      <w:ins w:id="90077" w:author="Claude - סמנטי" w:date="2026-10-11T12:17:22Z">
        <w:r>
          <w:rPr>
            <w:rStyle w:val="afffff0"/>
            <w:rFonts w:ascii="FontbitDavid" w:hAnsi="FontbitDavid"/>
            <w:spacing w:val="-2"/>
            <w:sz w:val="24"/>
            <w:rtl/>
          </w:rPr>
          <w:t xml:space="preserve">וְזֶה לָכֶם הַטָּמֵא</w:t>
        </w:r>
      </w:ins>
      <w:del w:id="90078" w:author="Claude - סמנטי" w:date="2026-10-11T12:17:22Z">
        <w:r w:rsidRPr="002B4E05">
          <w:rPr>
            <w:rFonts w:ascii="FontbitDavid" w:hAnsi="FontbitDavid"/>
            <w:spacing w:val="-2"/>
            <w:sz w:val="24"/>
            <w:rtl/>
          </w:rPr>
          <w:delText xml:space="preserve">וזה לכם הטמא</w:delText>
        </w:r>
      </w:del>
      <w:r w:rsidRPr="002B4E05">
        <w:rPr>
          <w:rFonts w:ascii="FontbitDavid" w:hAnsi="FontbitDavid" w:hint="cs"/>
          <w:spacing w:val="-2"/>
          <w:sz w:val="24"/>
          <w:rtl/>
        </w:rPr>
        <w:t>'</w:t>
      </w:r>
      <w:r w:rsidRPr="002B4E05">
        <w:rPr>
          <w:rFonts w:ascii="FontbitDavid" w:hAnsi="FontbitDavid"/>
          <w:spacing w:val="-2"/>
          <w:sz w:val="24"/>
          <w:rtl/>
        </w:rPr>
        <w:t>.</w:t>
      </w:r>
    </w:p>
    <w:p>
      <w:pPr>
        <w:pStyle w:val="38"/>
        <w:rPr>
          <w:ins w:id="91495" w:author="מנוע מכני" w:date="2026-10-11T12:04:39Z"/>
        </w:rPr>
      </w:pPr>
      <w:r w:rsidRPr="003778A1">
        <w:t xml:space="preserve">אמרו לו תלמידיו:</w:t>
      </w:r>
    </w:p>
    <w:p w:rsidR="00E403F0" w:rsidRPr="00AD695E" w:rsidRDefault="00E403F0" w:rsidP="00E403F0">
      <w:pPr>
        <w:rPr>
          <w:rtl/>
        </w:rPr>
      </w:pPr>
      <w:del w:id="91496" w:author="מנוע מכני" w:date="2026-10-11T12:04:39Z">
        <w:r w:rsidRPr="003778A1">
          <w:rPr>
            <w:rFonts w:ascii="FontbitDavid" w:hAnsi="FontbitDavid"/>
            <w:sz w:val="24"/>
            <w:rtl/>
          </w:rPr>
          <w:delText xml:space="preserve"> </w:delText>
        </w:r>
      </w:del>
      <w:ins w:id="91114" w:author="מנוע מכני" w:date="2026-10-11T12:04:39Z">
        <w:r>
          <w:rPr>
            <w:rFonts w:ascii="FontbitDavid" w:hAnsi="FontbitDavid"/>
            <w:sz w:val="24"/>
            <w:rtl/>
          </w:rPr>
          <w:t xml:space="preserve">חכם</w:t>
        </w:r>
      </w:ins>
      <w:del w:id="91115" w:author="מנוע מכני" w:date="2026-10-11T12:04:39Z">
        <w:r w:rsidRPr="003778A1">
          <w:rPr>
            <w:rFonts w:ascii="FontbitDavid" w:hAnsi="FontbitDavid"/>
            <w:sz w:val="24"/>
            <w:rtl/>
          </w:rPr>
          <w:delText xml:space="preserve">חכים</w:delText>
        </w:r>
      </w:del>
      <w:r w:rsidRPr="003778A1">
        <w:rPr>
          <w:rFonts w:ascii="FontbitDavid" w:hAnsi="FontbitDavid"/>
          <w:sz w:val="24"/>
          <w:rtl/>
        </w:rPr>
        <w:t xml:space="preserve"> </w:t>
      </w:r>
      <w:ins w:id="90818" w:author="מנוע מכני" w:date="2026-10-11T12:04:39Z">
        <w:r>
          <w:rPr>
            <w:rFonts w:ascii="FontbitDavid" w:hAnsi="FontbitDavid"/>
            <w:sz w:val="24"/>
            <w:rtl/>
          </w:rPr>
          <w:t xml:space="preserve">לו</w:t>
        </w:r>
      </w:ins>
      <w:del w:id="90819"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בן יוחאי</w:t>
      </w:r>
      <w:r>
        <w:rPr>
          <w:rFonts w:ascii="FontbitDavid" w:hAnsi="FontbitDavid"/>
          <w:sz w:val="24"/>
          <w:rtl/>
        </w:rPr>
        <w:t>!</w:t>
      </w:r>
    </w:p>
    <w:p>
      <w:pPr>
        <w:pStyle w:val="38"/>
        <w:rPr>
          <w:ins w:id="91497" w:author="מנוע מכני" w:date="2026-10-11T12:04:39Z"/>
        </w:rPr>
      </w:pPr>
      <w:r w:rsidRPr="003778A1">
        <w:t xml:space="preserve">אמר</w:t>
      </w:r>
      <w:r w:rsidRPr="003778A1">
        <w:t xml:space="preserve"> להם:</w:t>
      </w:r>
    </w:p>
    <w:p w:rsidR="00E403F0" w:rsidRPr="00AD695E" w:rsidRDefault="00E403F0" w:rsidP="00E403F0">
      <w:pPr>
        <w:rPr>
          <w:rtl/>
        </w:rPr>
      </w:pPr>
      <w:del w:id="9149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תלמוד ערוך בפיו של </w:t>
      </w:r>
      <w:ins w:id="90434" w:author="מנוע מכני" w:date="2026-10-11T12:04:39Z">
        <w:r>
          <w:rPr>
            <w:rStyle w:val="2fb"/>
            <w:rFonts w:ascii="FontbitDavid" w:hAnsi="FontbitDavid"/>
            <w:sz w:val="24"/>
            <w:rtl/>
          </w:rPr>
          <w:t xml:space="preserve">ר"א</w:t>
        </w:r>
      </w:ins>
      <w:del w:id="90435" w:author="מנוע מכני" w:date="2026-10-11T12:04:39Z">
        <w:r w:rsidRPr="003778A1">
          <w:rPr>
            <w:rFonts w:ascii="FontbitDavid" w:hAnsi="FontbitDavid"/>
            <w:sz w:val="24"/>
            <w:rtl/>
          </w:rPr>
          <w:delText xml:space="preserve">רבי אלעזר</w:delText>
        </w:r>
      </w:del>
      <w:r w:rsidRPr="003778A1">
        <w:rPr>
          <w:rFonts w:ascii="FontbitDavid" w:hAnsi="FontbitDavid"/>
          <w:sz w:val="24"/>
          <w:rtl/>
        </w:rPr>
        <w:t xml:space="preserve"> בר </w:t>
      </w:r>
      <w:r w:rsidRPr="003778A1">
        <w:rPr>
          <w:rStyle w:val="2fb"/>
          <w:rFonts w:ascii="FontbitDavid" w:hAnsi="FontbitDavid"/>
          <w:sz w:val="24"/>
          <w:rtl/>
        </w:rPr>
        <w:t xml:space="preserve">רבי יוסי</w:t>
      </w:r>
      <w:r>
        <w:rPr>
          <w:rFonts w:ascii="FontbitDavid" w:hAnsi="FontbitDavid"/>
          <w:sz w:val="24"/>
          <w:rtl/>
        </w:rPr>
        <w:t>.</w:t>
      </w:r>
    </w:p>
    <w:p w:rsidR="00E403F0" w:rsidRPr="00E87E21" w:rsidRDefault="00E403F0" w:rsidP="00E403F0">
      <w:pPr>
        <w:rPr>
          <w:spacing w:val="-4"/>
          <w:rtl/>
        </w:rPr>
      </w:pPr>
      <w:r w:rsidRPr="00E87E21">
        <w:rPr>
          <w:rFonts w:ascii="FontbitDavid" w:hAnsi="FontbitDavid"/>
          <w:spacing w:val="-4"/>
          <w:sz w:val="24"/>
          <w:rtl/>
        </w:rPr>
        <w:t>שפעם אחת גזרה המלכות גזרה שלא ישמרו את השבת, ושלא ימולו את בניהם, ושיבעלו את נדות.</w:t>
      </w:r>
    </w:p>
    <w:p w:rsidR="00E403F0" w:rsidRPr="00AD695E" w:rsidRDefault="00E403F0" w:rsidP="00E403F0">
      <w:pPr>
        <w:rPr>
          <w:rtl/>
        </w:rPr>
      </w:pPr>
      <w:r w:rsidRPr="003778A1">
        <w:rPr>
          <w:rFonts w:ascii="FontbitDavid" w:hAnsi="FontbitDavid"/>
          <w:sz w:val="24"/>
          <w:rtl/>
        </w:rPr>
        <w:t xml:space="preserve">הלך </w:t>
      </w:r>
      <w:r w:rsidRPr="003778A1">
        <w:rPr>
          <w:rStyle w:val="2fb"/>
          <w:rFonts w:ascii="FontbitDavid" w:hAnsi="FontbitDavid"/>
          <w:sz w:val="24"/>
          <w:rtl/>
        </w:rPr>
        <w:t xml:space="preserve">רבי</w:t>
      </w:r>
      <w:r w:rsidRPr="003778A1">
        <w:rPr>
          <w:rFonts w:ascii="FontbitDavid" w:hAnsi="FontbitDavid"/>
          <w:sz w:val="24"/>
          <w:rtl/>
        </w:rPr>
        <w:t xml:space="preserve"> ראובן בן איסטרובלי וסיפר קומי, והלך וישב עמהם, </w:t>
      </w:r>
      <w:r w:rsidRPr="003778A1">
        <w:rPr>
          <w:rFonts w:ascii="FontbitDavid" w:hAnsi="FontbitDavid"/>
          <w:sz w:val="24"/>
          <w:rtl/>
        </w:rPr>
        <w:t xml:space="preserve">אמר</w:t>
      </w:r>
      <w:r w:rsidRPr="003778A1">
        <w:rPr>
          <w:rFonts w:ascii="FontbitDavid" w:hAnsi="FontbitDavid"/>
          <w:sz w:val="24"/>
          <w:rtl/>
        </w:rPr>
        <w:t xml:space="preserve"> להם: מי שיש לו אויב יעני או יעשיר? </w:t>
      </w:r>
    </w:p>
    <w:p>
      <w:pPr>
        <w:pStyle w:val="38"/>
        <w:rPr>
          <w:ins w:id="91499" w:author="מנוע מכני" w:date="2026-10-11T12:04:39Z"/>
        </w:rPr>
      </w:pPr>
      <w:r w:rsidRPr="003778A1">
        <w:t xml:space="preserve">אמרו לו:</w:t>
      </w:r>
    </w:p>
    <w:p w:rsidR="00E403F0" w:rsidRPr="00AD695E" w:rsidRDefault="00E403F0" w:rsidP="00E403F0">
      <w:pPr>
        <w:rPr>
          <w:rtl/>
        </w:rPr>
      </w:pPr>
      <w:del w:id="9150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יעני, </w:t>
      </w:r>
      <w:r w:rsidRPr="003778A1">
        <w:rPr>
          <w:rFonts w:ascii="FontbitDavid" w:hAnsi="FontbitDavid"/>
          <w:sz w:val="24"/>
          <w:rtl/>
        </w:rPr>
        <w:t xml:space="preserve">אמר</w:t>
      </w:r>
      <w:r w:rsidRPr="003778A1">
        <w:rPr>
          <w:rFonts w:ascii="FontbitDavid" w:hAnsi="FontbitDavid"/>
          <w:sz w:val="24"/>
          <w:rtl/>
        </w:rPr>
        <w:t xml:space="preserve"> להם: אם כן, </w:t>
      </w:r>
      <w:r w:rsidRPr="003778A1">
        <w:rPr>
          <w:rFonts w:ascii="FontbitDavid" w:hAnsi="FontbitDavid"/>
          <w:sz w:val="24"/>
          <w:rtl/>
        </w:rPr>
        <w:t xml:space="preserve">לא</w:t>
      </w:r>
      <w:r w:rsidRPr="003778A1">
        <w:rPr>
          <w:rFonts w:ascii="FontbitDavid" w:hAnsi="FontbitDavid"/>
          <w:sz w:val="24"/>
          <w:rtl/>
        </w:rPr>
        <w:t xml:space="preserve"> יעשו מלאכה בשבת - כדי שיענו, אמרו: טבית </w:t>
      </w:r>
      <w:r w:rsidRPr="003778A1">
        <w:rPr>
          <w:rFonts w:ascii="FontbitDavid" w:hAnsi="FontbitDavid"/>
          <w:sz w:val="24"/>
          <w:rtl/>
        </w:rPr>
        <w:t xml:space="preserve">אמר</w:t>
      </w:r>
      <w:r w:rsidRPr="003778A1">
        <w:rPr>
          <w:rFonts w:ascii="FontbitDavid" w:hAnsi="FontbitDavid"/>
          <w:sz w:val="24"/>
          <w:rtl/>
        </w:rPr>
        <w:t xml:space="preserve">, </w:t>
      </w:r>
      <w:ins w:id="90025" w:author="Claude - סמנטי" w:date="2026-10-11T12:17:22Z">
        <w:r>
          <w:rPr>
            <w:rFonts w:ascii="FontbitDavid" w:hAnsi="FontbitDavid"/>
            <w:sz w:val="24"/>
            <w:rtl/>
          </w:rPr>
          <w:t xml:space="preserve">יבוטל</w:t>
        </w:r>
      </w:ins>
      <w:del w:id="90026" w:author="Claude - סמנטי" w:date="2026-10-11T12:17:22Z">
        <w:r w:rsidRPr="003778A1">
          <w:rPr>
            <w:rFonts w:ascii="FontbitDavid" w:hAnsi="FontbitDavid"/>
            <w:sz w:val="24"/>
            <w:rtl/>
          </w:rPr>
          <w:delText xml:space="preserve">ליבטל</w:delText>
        </w:r>
      </w:del>
      <w:r w:rsidRPr="003778A1">
        <w:rPr>
          <w:rFonts w:ascii="FontbitDavid" w:hAnsi="FontbitDavid"/>
          <w:sz w:val="24"/>
          <w:rtl/>
        </w:rPr>
        <w:t xml:space="preserve">, ובטלוה</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חזר ואמר להם: מי שיש לו אויב יכחיש או יבריא? אמרו לו: יכחיש, </w:t>
      </w:r>
    </w:p>
    <w:p>
      <w:pPr>
        <w:pStyle w:val="38"/>
        <w:rPr>
          <w:ins w:id="91501" w:author="מנוע מכני" w:date="2026-10-11T12:04:39Z"/>
        </w:rPr>
      </w:pPr>
      <w:r w:rsidRPr="003778A1">
        <w:t xml:space="preserve">אמר</w:t>
      </w:r>
      <w:r w:rsidRPr="003778A1">
        <w:t xml:space="preserve"> להם:</w:t>
      </w:r>
    </w:p>
    <w:p w:rsidR="00E403F0" w:rsidRPr="00AD695E" w:rsidRDefault="00E403F0" w:rsidP="00E403F0">
      <w:pPr>
        <w:rPr>
          <w:rtl/>
        </w:rPr>
      </w:pPr>
      <w:del w:id="9150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אם כן, ימולו בניהם לשמונה ימים - ויכחישו, אמרו: טבית </w:t>
      </w:r>
      <w:r w:rsidRPr="003778A1">
        <w:rPr>
          <w:rFonts w:ascii="FontbitDavid" w:hAnsi="FontbitDavid"/>
          <w:sz w:val="24"/>
          <w:rtl/>
        </w:rPr>
        <w:t xml:space="preserve">אמר</w:t>
      </w:r>
      <w:r w:rsidRPr="003778A1">
        <w:rPr>
          <w:rFonts w:ascii="FontbitDavid" w:hAnsi="FontbitDavid"/>
          <w:sz w:val="24"/>
          <w:rtl/>
        </w:rPr>
        <w:t xml:space="preserve">, ובטלוה</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חזר ואמר להם: מי שיש לו אויב ירבה או יתמעט? </w:t>
      </w:r>
    </w:p>
    <w:p>
      <w:pPr>
        <w:pStyle w:val="38"/>
        <w:rPr>
          <w:ins w:id="91503" w:author="מנוע מכני" w:date="2026-10-11T12:04:39Z"/>
        </w:rPr>
      </w:pPr>
      <w:r w:rsidRPr="003778A1">
        <w:t xml:space="preserve">אמרו לו:</w:t>
      </w:r>
    </w:p>
    <w:p w:rsidR="00E403F0" w:rsidRPr="00AD695E" w:rsidRDefault="00E403F0" w:rsidP="00E403F0">
      <w:pPr>
        <w:rPr>
          <w:rtl/>
        </w:rPr>
      </w:pPr>
      <w:del w:id="9150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יתמעט, אם כן - </w:t>
      </w:r>
      <w:r w:rsidRPr="003778A1">
        <w:rPr>
          <w:rFonts w:ascii="FontbitDavid" w:hAnsi="FontbitDavid"/>
          <w:sz w:val="24"/>
          <w:rtl/>
        </w:rPr>
        <w:t xml:space="preserve">לא</w:t>
      </w:r>
      <w:r w:rsidRPr="003778A1">
        <w:rPr>
          <w:rFonts w:ascii="FontbitDavid" w:hAnsi="FontbitDavid"/>
          <w:sz w:val="24"/>
          <w:rtl/>
        </w:rPr>
        <w:t xml:space="preserve"> יבעלו נדות, אמרו: טבית </w:t>
      </w:r>
      <w:r w:rsidRPr="003778A1">
        <w:rPr>
          <w:rFonts w:ascii="FontbitDavid" w:hAnsi="FontbitDavid"/>
          <w:sz w:val="24"/>
          <w:rtl/>
        </w:rPr>
        <w:t xml:space="preserve">אמר</w:t>
      </w:r>
      <w:r w:rsidRPr="003778A1">
        <w:rPr>
          <w:rFonts w:ascii="FontbitDavid" w:hAnsi="FontbitDavid"/>
          <w:sz w:val="24"/>
          <w:rtl/>
        </w:rPr>
        <w:t xml:space="preserve">, ובטלוה</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הכירו בו שהוא יהודי - החזירום</w:t>
      </w:r>
      <w:r>
        <w:rPr>
          <w:rFonts w:ascii="FontbitDavid" w:hAnsi="FontbitDavid"/>
          <w:sz w:val="24"/>
          <w:rtl/>
        </w:rPr>
        <w:t>.</w:t>
      </w:r>
    </w:p>
    <w:p w:rsidR="00E403F0" w:rsidRPr="004C3008" w:rsidRDefault="00E403F0" w:rsidP="00E403F0">
      <w:pPr>
        <w:pStyle w:val="afff3"/>
        <w:framePr w:wrap="around"/>
        <w:rPr>
          <w:spacing w:val="-2"/>
          <w:rtl/>
        </w:rPr>
      </w:pPr>
      <w:r w:rsidRPr="004C3008">
        <w:rPr>
          <w:rFonts w:hint="cs"/>
          <w:spacing w:val="-2"/>
          <w:rtl/>
        </w:rPr>
        <w:t>יז:</w:t>
      </w:r>
    </w:p>
    <w:p w:rsidR="00E403F0" w:rsidRPr="00AD695E" w:rsidRDefault="00E403F0" w:rsidP="00E403F0">
      <w:pPr>
        <w:rPr>
          <w:rtl/>
        </w:rPr>
      </w:pPr>
    </w:p>
    <w:p>
      <w:pPr>
        <w:pStyle w:val="afffff8"/>
        <w:rPr>
          <w:ins w:id="90029" w:author="קלוד" w:date="2026-10-11T12:19:32Z"/>
        </w:rPr>
      </w:pPr>
      <w:ins w:id="90030" w:author="קלוד" w:date="2026-10-11T12:19:32Z">
        <w:r>
          <w:rPr>
            <w:color w:val="7B3F00"/>
          </w:rPr>
          <w:t xml:space="preserve">רשב"י ור"א בר"י - נשלחים לבטל הגזירות</w:t>
        </w:r>
      </w:ins>
    </w:p>
    <w:p>
      <w:pPr>
        <w:pStyle w:val="38"/>
        <w:rPr>
          <w:ins w:id="91505" w:author="מנוע מכני" w:date="2026-10-11T12:04:39Z"/>
        </w:rPr>
      </w:pPr>
      <w:r w:rsidRPr="003778A1">
        <w:t xml:space="preserve">אמרו:</w:t>
      </w:r>
    </w:p>
    <w:p w:rsidR="00E403F0" w:rsidRPr="00AD695E" w:rsidRDefault="00E403F0" w:rsidP="00E403F0">
      <w:pPr>
        <w:rPr>
          <w:rtl/>
        </w:rPr>
      </w:pPr>
      <w:del w:id="9150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מי ילך ויבטל הגזרות - ילך </w:t>
      </w:r>
      <w:r w:rsidRPr="003778A1">
        <w:rPr>
          <w:rStyle w:val="2fb"/>
          <w:rFonts w:ascii="FontbitDavid" w:hAnsi="FontbitDavid"/>
          <w:sz w:val="24"/>
          <w:rtl/>
        </w:rPr>
        <w:t xml:space="preserve">ר</w:t>
      </w:r>
      <w:r>
        <w:rPr>
          <w:rStyle w:val="2fb"/>
          <w:rFonts w:ascii="FontbitDavid" w:hAnsi="FontbitDavid" w:hint="cs"/>
          <w:sz w:val="24"/>
          <w:rtl/>
        </w:rPr>
        <w:t xml:space="preserve">ש</w:t>
      </w:r>
      <w:ins w:id="90287" w:author="מנוע מכני" w:date="2026-10-11T12:04:39Z">
        <w:r>
          <w:rPr>
            <w:rStyle w:val="2fb"/>
            <w:rFonts w:ascii="FontbitDavid" w:hAnsi="FontbitDavid" w:hint="cs"/>
            <w:sz w:val="24"/>
            <w:rtl/>
          </w:rPr>
          <w:t xml:space="preserve">ב"י</w:t>
        </w:r>
      </w:ins>
      <w:del w:id="90288" w:author="מנוע מכני" w:date="2026-10-11T12:04:39Z">
        <w:r>
          <w:rPr>
            <w:rFonts w:ascii="FontbitDavid" w:hAnsi="FontbitDavid" w:hint="cs"/>
            <w:sz w:val="24"/>
            <w:rtl/>
          </w:rPr>
          <w:delText xml:space="preserve">ב''י</w:delText>
        </w:r>
      </w:del>
      <w:r>
        <w:rPr>
          <w:rFonts w:ascii="FontbitDavid" w:hAnsi="FontbitDavid" w:hint="cs"/>
          <w:sz w:val="24"/>
          <w:rtl/>
        </w:rPr>
        <w:t xml:space="preserve"> </w:t>
      </w:r>
      <w:r w:rsidRPr="003778A1">
        <w:rPr>
          <w:rFonts w:ascii="FontbitDavid" w:hAnsi="FontbitDavid"/>
          <w:sz w:val="24"/>
          <w:rtl/>
        </w:rPr>
        <w:t xml:space="preserve">שהוא מלומד בנסים, </w:t>
      </w:r>
    </w:p>
    <w:p w:rsidR="00E403F0" w:rsidRPr="00AD695E" w:rsidRDefault="00E403F0" w:rsidP="00E403F0">
      <w:pPr>
        <w:rPr>
          <w:rtl/>
        </w:rPr>
      </w:pPr>
      <w:r w:rsidRPr="003778A1">
        <w:rPr>
          <w:rFonts w:ascii="FontbitDavid" w:hAnsi="FontbitDavid"/>
          <w:sz w:val="24"/>
          <w:rtl/>
        </w:rPr>
        <w:t xml:space="preserve">ואחריו מי ילך - </w:t>
      </w:r>
      <w:r w:rsidRPr="003778A1">
        <w:rPr>
          <w:rStyle w:val="2fb"/>
          <w:rFonts w:ascii="FontbitDavid" w:hAnsi="FontbitDavid"/>
          <w:sz w:val="24"/>
          <w:rtl/>
        </w:rPr>
        <w:t xml:space="preserve">ר"א</w:t>
      </w:r>
      <w:r w:rsidRPr="003778A1">
        <w:rPr>
          <w:rFonts w:ascii="FontbitDavid" w:hAnsi="FontbitDavid"/>
          <w:sz w:val="24"/>
          <w:rtl/>
        </w:rPr>
        <w:t xml:space="preserve"> בר </w:t>
      </w:r>
      <w:r w:rsidRPr="003778A1">
        <w:rPr>
          <w:rStyle w:val="2fb"/>
          <w:rFonts w:ascii="FontbitDavid" w:hAnsi="FontbitDavid"/>
          <w:sz w:val="24"/>
          <w:rtl/>
        </w:rPr>
        <w:t xml:space="preserve">ר' יוסי</w:t>
      </w:r>
      <w:r>
        <w:rPr>
          <w:rFonts w:ascii="FontbitDavid" w:hAnsi="FontbitDavid"/>
          <w:sz w:val="24"/>
          <w:rtl/>
        </w:rPr>
        <w:t>.</w:t>
      </w:r>
    </w:p>
    <w:p>
      <w:pPr>
        <w:pStyle w:val="38"/>
        <w:rPr>
          <w:ins w:id="91507" w:author="מנוע מכני" w:date="2026-10-11T12:04:39Z"/>
        </w:rPr>
      </w:pPr>
      <w:r w:rsidRPr="003778A1">
        <w:t xml:space="preserve">אמר</w:t>
      </w:r>
      <w:r w:rsidRPr="003778A1">
        <w:t xml:space="preserve"> להם רבי יוסי:</w:t>
      </w:r>
    </w:p>
    <w:p w:rsidR="00E403F0" w:rsidRPr="00AD695E" w:rsidRDefault="00E403F0" w:rsidP="00E403F0">
      <w:pPr>
        <w:rPr>
          <w:rtl/>
        </w:rPr>
      </w:pPr>
      <w:del w:id="9150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ואילו היה אבא חלפתא קיים, יכולין אתם לומר לו תן בנך להריגה? </w:t>
      </w:r>
    </w:p>
    <w:p>
      <w:pPr>
        <w:pStyle w:val="38"/>
        <w:rPr>
          <w:ins w:id="91509" w:author="מנוע מכני" w:date="2026-10-11T12:04:39Z"/>
        </w:rPr>
      </w:pPr>
      <w:ins w:id="90289" w:author="מנוע מכני" w:date="2026-10-11T12:04:39Z">
        <w:r>
          <w:t xml:space="preserve">א"ל</w:t>
        </w:r>
      </w:ins>
      <w:del w:id="90290" w:author="מנוע מכני" w:date="2026-10-11T12:04:39Z">
        <w:r>
          <w:delText xml:space="preserve">א''ל</w:delText>
        </w:r>
      </w:del>
      <w:r>
        <w:t xml:space="preserve"> </w:t>
      </w:r>
      <w:ins w:id="90291" w:author="מנוע מכני" w:date="2026-10-11T12:04:39Z">
        <w:r>
          <w:t xml:space="preserve">ר"ש</w:t>
        </w:r>
      </w:ins>
      <w:del w:id="90292" w:author="מנוע מכני" w:date="2026-10-11T12:04:39Z">
        <w:r>
          <w:delText xml:space="preserve">ר''ש</w:delText>
        </w:r>
      </w:del>
      <w:r w:rsidRPr="003778A1">
        <w:t xml:space="preserve">:</w:t>
      </w:r>
    </w:p>
    <w:p w:rsidR="00E403F0" w:rsidRPr="00AD695E" w:rsidRDefault="00E403F0" w:rsidP="00E403F0">
      <w:pPr>
        <w:rPr>
          <w:rtl/>
        </w:rPr>
      </w:pPr>
      <w:del w:id="9151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אילו היה יוחאי אבא קיים, יכולין אתם לומר לו תן בנך להריגה? </w:t>
      </w:r>
    </w:p>
    <w:p>
      <w:pPr>
        <w:pStyle w:val="38"/>
        <w:rPr>
          <w:ins w:id="91511" w:author="מנוע מכני" w:date="2026-10-11T12:04:39Z"/>
        </w:rPr>
      </w:pPr>
      <w:ins w:id="90293" w:author="מנוע מכני" w:date="2026-10-11T12:04:39Z">
        <w:r>
          <w:t xml:space="preserve">א"ל</w:t>
        </w:r>
      </w:ins>
      <w:del w:id="90294" w:author="מנוע מכני" w:date="2026-10-11T12:04:39Z">
        <w:r>
          <w:delText xml:space="preserve">א''ל</w:delText>
        </w:r>
      </w:del>
      <w:r>
        <w:t xml:space="preserve"> </w:t>
      </w:r>
      <w:r w:rsidRPr="003778A1">
        <w:t xml:space="preserve">רבי יוסי:</w:t>
      </w:r>
    </w:p>
    <w:p w:rsidR="00E403F0" w:rsidRPr="00AD695E" w:rsidRDefault="00E403F0" w:rsidP="00E403F0">
      <w:pPr>
        <w:rPr>
          <w:rtl/>
        </w:rPr>
      </w:pPr>
      <w:del w:id="91512" w:author="מנוע מכני" w:date="2026-10-11T12:04:39Z">
        <w:r w:rsidRPr="003778A1">
          <w:rPr>
            <w:rFonts w:ascii="FontbitDavid" w:hAnsi="FontbitDavid"/>
            <w:sz w:val="24"/>
            <w:rtl/>
          </w:rPr>
          <w:delText xml:space="preserve"> </w:delText>
        </w:r>
      </w:del>
      <w:r>
        <w:rPr>
          <w:rFonts w:ascii="FontbitDavid" w:hAnsi="FontbitDavid" w:hint="cs"/>
          <w:sz w:val="24"/>
          <w:rtl/>
        </w:rPr>
        <w:t xml:space="preserve">אני אלך שמא יענש </w:t>
      </w:r>
      <w:ins w:id="90295" w:author="מנוע מכני" w:date="2026-10-11T12:04:39Z">
        <w:r>
          <w:rPr>
            <w:rStyle w:val="2fb"/>
            <w:rFonts w:ascii="FontbitDavid" w:hAnsi="FontbitDavid" w:hint="cs"/>
            <w:sz w:val="24"/>
            <w:rtl/>
          </w:rPr>
          <w:t xml:space="preserve">ר"ש</w:t>
        </w:r>
      </w:ins>
      <w:del w:id="90296"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שמפחד וקיבל עליו שלא יענישו וא</w:t>
      </w:r>
      <w:ins w:id="90297" w:author="מנוע מכני" w:date="2026-10-11T12:04:39Z">
        <w:r>
          <w:rPr>
            <w:rFonts w:ascii="FontbitDavid" w:hAnsi="FontbitDavid" w:hint="cs"/>
            <w:sz w:val="24"/>
            <w:rtl/>
          </w:rPr>
          <w:t xml:space="preserve">פ"ה</w:t>
        </w:r>
      </w:ins>
      <w:del w:id="90298" w:author="מנוע מכני" w:date="2026-10-11T12:04:39Z">
        <w:r>
          <w:rPr>
            <w:rFonts w:ascii="FontbitDavid" w:hAnsi="FontbitDavid" w:hint="cs"/>
            <w:sz w:val="24"/>
            <w:rtl/>
          </w:rPr>
          <w:delText xml:space="preserve">פ''ה</w:delText>
        </w:r>
      </w:del>
      <w:r>
        <w:rPr>
          <w:rFonts w:ascii="FontbitDavid" w:hAnsi="FontbitDavid" w:hint="cs"/>
          <w:sz w:val="24"/>
          <w:rtl/>
        </w:rPr>
        <w:t xml:space="preserve"> ענשו </w:t>
      </w:r>
    </w:p>
    <w:p w:rsidR="00E403F0" w:rsidRPr="00AD695E" w:rsidRDefault="00E403F0" w:rsidP="00E403F0">
      <w:pPr>
        <w:rPr>
          <w:rtl/>
        </w:rPr>
      </w:pPr>
      <w:r w:rsidRPr="003778A1">
        <w:rPr>
          <w:rFonts w:ascii="FontbitDavid" w:hAnsi="FontbitDavid"/>
          <w:sz w:val="24"/>
          <w:rtl/>
        </w:rPr>
        <w:t xml:space="preserve">כשהיו מהלכין בדרך נשאלה שאלה זו בפניהם: מנין לדם השרץ שהוא טמא? </w:t>
      </w:r>
    </w:p>
    <w:p w:rsidR="00E403F0" w:rsidRPr="00AD695E" w:rsidRDefault="00E403F0" w:rsidP="00E403F0">
      <w:pPr>
        <w:rPr>
          <w:rtl/>
        </w:rPr>
      </w:pPr>
      <w:r w:rsidRPr="003778A1">
        <w:rPr>
          <w:rFonts w:ascii="FontbitDavid" w:hAnsi="FontbitDavid"/>
          <w:sz w:val="24"/>
          <w:rtl/>
        </w:rPr>
        <w:t xml:space="preserve">עקם פיו </w:t>
      </w:r>
      <w:r w:rsidRPr="003778A1">
        <w:rPr>
          <w:rStyle w:val="2fb"/>
          <w:rFonts w:ascii="FontbitDavid" w:hAnsi="FontbitDavid"/>
          <w:sz w:val="24"/>
          <w:rtl/>
        </w:rPr>
        <w:t xml:space="preserve">ר' אלעזר</w:t>
      </w:r>
      <w:r w:rsidRPr="003778A1">
        <w:rPr>
          <w:rFonts w:ascii="FontbitDavid" w:hAnsi="FontbitDavid"/>
          <w:sz w:val="24"/>
          <w:rtl/>
        </w:rPr>
        <w:t xml:space="preserve"> בר </w:t>
      </w:r>
      <w:r w:rsidRPr="003778A1">
        <w:rPr>
          <w:rStyle w:val="2fb"/>
          <w:rFonts w:ascii="FontbitDavid" w:hAnsi="FontbitDavid"/>
          <w:sz w:val="24"/>
          <w:rtl/>
        </w:rPr>
        <w:t xml:space="preserve">רבי יוסי</w:t>
      </w:r>
      <w:r w:rsidRPr="003778A1">
        <w:rPr>
          <w:rFonts w:ascii="FontbitDavid" w:hAnsi="FontbitDavid"/>
          <w:sz w:val="24"/>
          <w:rtl/>
        </w:rPr>
        <w:t xml:space="preserve"> ואמר: </w:t>
      </w:r>
      <w:r>
        <w:rPr>
          <w:rFonts w:ascii="FontbitDavid" w:hAnsi="FontbitDavid" w:hint="cs"/>
          <w:sz w:val="24"/>
          <w:rtl/>
        </w:rPr>
        <w:t>'</w:t>
      </w:r>
      <w:r w:rsidRPr="003778A1">
        <w:rPr>
          <w:rFonts w:ascii="FontbitDavid" w:hAnsi="FontbitDavid"/>
          <w:sz w:val="24"/>
          <w:rtl/>
        </w:rPr>
        <w:t>וזה לכם הטמא</w:t>
      </w:r>
      <w:r>
        <w:rPr>
          <w:rFonts w:ascii="FontbitDavid" w:hAnsi="FontbitDavid" w:hint="cs"/>
          <w:sz w:val="24"/>
          <w:rtl/>
        </w:rPr>
        <w:t>'</w:t>
      </w:r>
      <w:r>
        <w:rPr>
          <w:rFonts w:ascii="FontbitDavid" w:hAnsi="FontbitDavid"/>
          <w:sz w:val="24"/>
          <w:rtl/>
        </w:rPr>
        <w:t>.</w:t>
      </w:r>
    </w:p>
    <w:p>
      <w:pPr>
        <w:pStyle w:val="38"/>
        <w:rPr>
          <w:ins w:id="91513" w:author="מנוע מכני" w:date="2026-10-11T12:04:39Z"/>
        </w:rPr>
      </w:pPr>
      <w:ins w:id="90299" w:author="מנוע מכני" w:date="2026-10-11T12:04:39Z">
        <w:r>
          <w:t xml:space="preserve">א"ל</w:t>
        </w:r>
      </w:ins>
      <w:del w:id="90300" w:author="מנוע מכני" w:date="2026-10-11T12:04:39Z">
        <w:r>
          <w:delText xml:space="preserve">א''ל</w:delText>
        </w:r>
      </w:del>
      <w:r>
        <w:t xml:space="preserve"> </w:t>
      </w:r>
      <w:ins w:id="90301" w:author="מנוע מכני" w:date="2026-10-11T12:04:39Z">
        <w:r>
          <w:t xml:space="preserve">ר"ש</w:t>
        </w:r>
      </w:ins>
      <w:del w:id="90302" w:author="מנוע מכני" w:date="2026-10-11T12:04:39Z">
        <w:r>
          <w:delText xml:space="preserve">ר''ש</w:delText>
        </w:r>
      </w:del>
      <w:r w:rsidRPr="003778A1">
        <w:t xml:space="preserve">:</w:t>
      </w:r>
    </w:p>
    <w:p w:rsidR="00E403F0" w:rsidRPr="00AD695E" w:rsidRDefault="00E403F0" w:rsidP="00E403F0">
      <w:pPr>
        <w:rPr>
          <w:rtl/>
        </w:rPr>
      </w:pPr>
      <w:del w:id="9151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מעקימת שפתיך אתה ניכר שתלמיד חכם אתה, אל יחזור הבן אצל אביו</w:t>
      </w:r>
      <w:r>
        <w:rPr>
          <w:rFonts w:ascii="FontbitDavid" w:hAnsi="FontbitDavid"/>
          <w:sz w:val="24"/>
          <w:rtl/>
        </w:rPr>
        <w:t>!</w:t>
      </w:r>
    </w:p>
    <w:p>
      <w:pPr>
        <w:pStyle w:val="afffff8"/>
        <w:rPr>
          <w:ins w:id="90027" w:author="קלוד" w:date="2026-10-11T12:19:32Z"/>
        </w:rPr>
      </w:pPr>
      <w:ins w:id="90028" w:author="קלוד" w:date="2026-10-11T12:19:32Z">
        <w:r>
          <w:rPr>
            <w:color w:val="7B3F00"/>
          </w:rPr>
          <w:t xml:space="preserve">בן תמליון - והנס בבת הקיסר</w:t>
        </w:r>
      </w:ins>
    </w:p>
    <w:p w:rsidR="00E403F0" w:rsidRPr="00AD695E" w:rsidRDefault="00E403F0" w:rsidP="00E403F0">
      <w:pPr>
        <w:rPr>
          <w:rtl/>
        </w:rPr>
      </w:pPr>
      <w:r w:rsidRPr="003778A1">
        <w:rPr>
          <w:rFonts w:ascii="FontbitDavid" w:hAnsi="FontbitDavid"/>
          <w:sz w:val="24"/>
          <w:rtl/>
        </w:rPr>
        <w:t xml:space="preserve">יצא לקראתו בן תמליון: רצונכם אבוא עמכם? </w:t>
      </w:r>
    </w:p>
    <w:p>
      <w:pPr>
        <w:pStyle w:val="38"/>
        <w:rPr>
          <w:ins w:id="91515" w:author="מנוע מכני" w:date="2026-10-11T12:04:39Z"/>
        </w:rPr>
      </w:pPr>
      <w:r w:rsidRPr="003778A1">
        <w:t xml:space="preserve">בכה ר' שמעון ואמר:</w:t>
      </w:r>
    </w:p>
    <w:p w:rsidR="00E403F0" w:rsidRPr="00AD695E" w:rsidRDefault="00E403F0" w:rsidP="00E403F0">
      <w:pPr>
        <w:rPr>
          <w:rtl/>
        </w:rPr>
      </w:pPr>
      <w:del w:id="9151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מה שפחה של בית אבא - נזדמן לה מלאך שלש פעמים</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ואני </w:t>
      </w:r>
      <w:r w:rsidRPr="003778A1">
        <w:rPr>
          <w:rFonts w:ascii="FontbitDavid" w:hAnsi="FontbitDavid"/>
          <w:sz w:val="24"/>
          <w:rtl/>
        </w:rPr>
        <w:t xml:space="preserve">לא</w:t>
      </w:r>
      <w:r w:rsidRPr="003778A1">
        <w:rPr>
          <w:rFonts w:ascii="FontbitDavid" w:hAnsi="FontbitDavid"/>
          <w:sz w:val="24"/>
          <w:rtl/>
        </w:rPr>
        <w:t xml:space="preserve"> פעם אחת</w:t>
      </w:r>
      <w:r>
        <w:rPr>
          <w:rFonts w:ascii="FontbitDavid" w:hAnsi="FontbitDavid" w:hint="cs"/>
          <w:sz w:val="24"/>
          <w:rtl/>
        </w:rPr>
        <w:t xml:space="preserve"> </w:t>
      </w:r>
      <w:r w:rsidRPr="003778A1">
        <w:rPr>
          <w:rFonts w:ascii="FontbitDavid" w:hAnsi="FontbitDavid"/>
          <w:sz w:val="24"/>
          <w:rtl/>
        </w:rPr>
        <w:t>יבא הנס מכל מקום</w:t>
      </w:r>
      <w:r>
        <w:rPr>
          <w:rFonts w:ascii="FontbitDavid" w:hAnsi="FontbitDavid"/>
          <w:sz w:val="24"/>
          <w:rtl/>
        </w:rPr>
        <w:t>.</w:t>
      </w:r>
    </w:p>
    <w:p w:rsidR="00E403F0" w:rsidRPr="00AD695E" w:rsidRDefault="00E403F0" w:rsidP="00E403F0">
      <w:pPr>
        <w:rPr>
          <w:rtl/>
        </w:rPr>
      </w:pPr>
      <w:r>
        <w:rPr>
          <w:rFonts w:ascii="FontbitDavid" w:hAnsi="FontbitDavid"/>
          <w:sz w:val="24"/>
          <w:rtl/>
        </w:rPr>
        <w:t>קד</w:t>
      </w:r>
      <w:r w:rsidRPr="003778A1">
        <w:rPr>
          <w:rFonts w:ascii="FontbitDavid" w:hAnsi="FontbitDavid"/>
          <w:sz w:val="24"/>
          <w:rtl/>
        </w:rPr>
        <w:t xml:space="preserve">ם הוא, </w:t>
      </w:r>
      <w:r>
        <w:rPr>
          <w:rFonts w:ascii="FontbitDavid" w:hAnsi="FontbitDavid" w:hint="cs"/>
          <w:sz w:val="24"/>
          <w:rtl/>
        </w:rPr>
        <w:t xml:space="preserve">ונכנס בבת הקיסר כשבא לשם</w:t>
      </w:r>
      <w:ins w:id="90956" w:author="מנוע מכני" w:date="2026-10-11T12:04:39Z">
        <w:r>
          <w:rPr>
            <w:rFonts w:ascii="FontbitDavid" w:hAnsi="FontbitDavid" w:hint="cs"/>
            <w:sz w:val="24"/>
            <w:rtl/>
          </w:rPr>
          <w:t xml:space="preserve"> </w:t>
        </w:r>
      </w:ins>
      <w:del w:id="90957" w:author="מנוע מכני" w:date="2026-10-11T12:04:39Z">
        <w:r>
          <w:rPr>
            <w:rFonts w:ascii="FontbitDavid" w:hAnsi="FontbitDavid" w:hint="cs"/>
            <w:sz w:val="24"/>
            <w:rtl/>
          </w:rPr>
          <w:delText xml:space="preserve"> </w:delText>
        </w:r>
        <w:r w:rsidRPr="003778A1">
          <w:rPr>
            <w:rFonts w:ascii="FontbitDavid" w:hAnsi="FontbitDavid"/>
            <w:sz w:val="24"/>
            <w:rtl/>
          </w:rPr>
          <w:delText xml:space="preserve"> </w:delText>
        </w:r>
      </w:del>
      <w:r w:rsidRPr="003778A1">
        <w:rPr>
          <w:rFonts w:ascii="FontbitDavid" w:hAnsi="FontbitDavid"/>
          <w:sz w:val="24"/>
          <w:rtl/>
        </w:rPr>
        <w:t xml:space="preserve">אמר</w:t>
      </w:r>
      <w:r w:rsidRPr="003778A1">
        <w:rPr>
          <w:rFonts w:ascii="FontbitDavid" w:hAnsi="FontbitDavid"/>
          <w:sz w:val="24"/>
          <w:rtl/>
        </w:rPr>
        <w:t xml:space="preserve">: בן תמליון צא</w:t>
      </w:r>
      <w:r>
        <w:rPr>
          <w:rFonts w:ascii="FontbitDavid" w:hAnsi="FontbitDavid"/>
          <w:sz w:val="24"/>
          <w:rtl/>
        </w:rPr>
        <w:t>!</w:t>
      </w:r>
      <w:r>
        <w:rPr>
          <w:rFonts w:ascii="FontbitDavid" w:hAnsi="FontbitDavid" w:hint="cs"/>
          <w:sz w:val="24"/>
          <w:rtl/>
        </w:rPr>
        <w:t xml:space="preserve"> </w:t>
      </w:r>
      <w:r w:rsidRPr="003778A1">
        <w:rPr>
          <w:rFonts w:ascii="FontbitDavid" w:hAnsi="FontbitDavid"/>
          <w:sz w:val="24"/>
          <w:rtl/>
        </w:rPr>
        <w:t>בן תמליון צא</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וכיון דקרו ל</w:t>
      </w:r>
      <w:r>
        <w:rPr>
          <w:rFonts w:ascii="FontbitDavid" w:hAnsi="FontbitDavid" w:hint="cs"/>
          <w:sz w:val="24"/>
          <w:rtl/>
        </w:rPr>
        <w:t xml:space="preserve">ו יצא והלך, </w:t>
      </w:r>
      <w:r w:rsidRPr="003778A1">
        <w:rPr>
          <w:rFonts w:ascii="FontbitDavid" w:hAnsi="FontbitDavid"/>
          <w:sz w:val="24"/>
          <w:rtl/>
        </w:rPr>
        <w:t xml:space="preserve">אמר</w:t>
      </w:r>
      <w:r w:rsidRPr="003778A1">
        <w:rPr>
          <w:rFonts w:ascii="FontbitDavid" w:hAnsi="FontbitDavid"/>
          <w:sz w:val="24"/>
          <w:rtl/>
        </w:rPr>
        <w:t xml:space="preserve"> להון: שאלו כל מה די</w:t>
      </w:r>
      <w:r>
        <w:rPr>
          <w:rFonts w:ascii="FontbitDavid" w:hAnsi="FontbitDavid" w:hint="cs"/>
          <w:sz w:val="24"/>
          <w:rtl/>
        </w:rPr>
        <w:t>ש</w:t>
      </w:r>
      <w:r w:rsidRPr="003778A1">
        <w:rPr>
          <w:rFonts w:ascii="FontbitDavid" w:hAnsi="FontbitDavid"/>
          <w:sz w:val="24"/>
          <w:rtl/>
        </w:rPr>
        <w:t xml:space="preserve"> לכ</w:t>
      </w:r>
      <w:r>
        <w:rPr>
          <w:rFonts w:ascii="FontbitDavid" w:hAnsi="FontbitDavid" w:hint="cs"/>
          <w:sz w:val="24"/>
          <w:rtl/>
        </w:rPr>
        <w:t>ם</w:t>
      </w:r>
      <w:r>
        <w:rPr>
          <w:rFonts w:ascii="FontbitDavid" w:hAnsi="FontbitDavid"/>
          <w:sz w:val="24"/>
          <w:rtl/>
        </w:rPr>
        <w:t xml:space="preserve"> ל</w:t>
      </w:r>
      <w:r w:rsidRPr="003778A1">
        <w:rPr>
          <w:rFonts w:ascii="FontbitDavid" w:hAnsi="FontbitDavid"/>
          <w:sz w:val="24"/>
          <w:rtl/>
        </w:rPr>
        <w:t>שא</w:t>
      </w:r>
      <w:r>
        <w:rPr>
          <w:rFonts w:ascii="FontbitDavid" w:hAnsi="FontbitDavid" w:hint="cs"/>
          <w:sz w:val="24"/>
          <w:rtl/>
        </w:rPr>
        <w:t>ו</w:t>
      </w:r>
      <w:r w:rsidRPr="003778A1">
        <w:rPr>
          <w:rFonts w:ascii="FontbitDavid" w:hAnsi="FontbitDavid"/>
          <w:sz w:val="24"/>
          <w:rtl/>
        </w:rPr>
        <w:t>ל</w:t>
      </w:r>
    </w:p>
    <w:p w:rsidR="00E403F0" w:rsidRPr="00AD695E" w:rsidRDefault="00E403F0" w:rsidP="00E403F0">
      <w:pPr>
        <w:rPr>
          <w:rtl/>
        </w:rPr>
      </w:pPr>
      <w:r w:rsidRPr="003778A1">
        <w:rPr>
          <w:rFonts w:ascii="FontbitDavid" w:hAnsi="FontbitDavid"/>
          <w:sz w:val="24"/>
          <w:rtl/>
        </w:rPr>
        <w:t>ועיילינהו לגנזיה, לשקול כל דבעו</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אשכחו ההוא איגרא, שקלוה וקרעוה, והיינו </w:t>
      </w:r>
      <w:r w:rsidRPr="003778A1">
        <w:rPr>
          <w:rStyle w:val="2fb"/>
          <w:rFonts w:ascii="FontbitDavid" w:hAnsi="FontbitDavid"/>
          <w:sz w:val="24"/>
          <w:rtl/>
        </w:rPr>
        <w:t xml:space="preserve">דא</w:t>
      </w:r>
      <w:r>
        <w:rPr>
          <w:rStyle w:val="2fb"/>
          <w:rFonts w:ascii="FontbitDavid" w:hAnsi="FontbitDavid" w:hint="cs"/>
          <w:sz w:val="24"/>
          <w:rtl/>
        </w:rPr>
        <w:t xml:space="preserve">ראב</w:t>
      </w:r>
      <w:ins w:id="90303" w:author="מנוע מכני" w:date="2026-10-11T12:04:39Z">
        <w:r>
          <w:rPr>
            <w:rStyle w:val="2fb"/>
            <w:rFonts w:ascii="FontbitDavid" w:hAnsi="FontbitDavid" w:hint="cs"/>
            <w:sz w:val="24"/>
            <w:rtl/>
          </w:rPr>
          <w:t xml:space="preserve">ר"י</w:t>
        </w:r>
      </w:ins>
      <w:del w:id="90304" w:author="מנוע מכני" w:date="2026-10-11T12:04:39Z">
        <w:r>
          <w:rPr>
            <w:rFonts w:ascii="FontbitDavid" w:hAnsi="FontbitDavid" w:hint="cs"/>
            <w:sz w:val="24"/>
            <w:rtl/>
          </w:rPr>
          <w:delText xml:space="preserve">ר''י</w:delText>
        </w:r>
      </w:del>
      <w:r w:rsidRPr="003778A1">
        <w:rPr>
          <w:rFonts w:ascii="FontbitDavid" w:hAnsi="FontbitDavid"/>
          <w:sz w:val="24"/>
          <w:rtl/>
        </w:rPr>
        <w:t xml:space="preserve">: אני ראיתיה </w:t>
      </w:r>
      <w:r>
        <w:rPr>
          <w:rFonts w:ascii="FontbitDavid" w:hAnsi="FontbitDavid" w:hint="cs"/>
          <w:sz w:val="24"/>
          <w:rtl/>
        </w:rPr>
        <w:t xml:space="preserve">[לפרוכת] </w:t>
      </w:r>
      <w:r w:rsidRPr="003778A1">
        <w:rPr>
          <w:rFonts w:ascii="FontbitDavid" w:hAnsi="FontbitDavid"/>
          <w:sz w:val="24"/>
          <w:rtl/>
        </w:rPr>
        <w:t>בעיר רומי, וה</w:t>
      </w:r>
      <w:r>
        <w:rPr>
          <w:rFonts w:ascii="FontbitDavid" w:hAnsi="FontbitDavid" w:hint="cs"/>
          <w:sz w:val="24"/>
          <w:rtl/>
        </w:rPr>
        <w:t xml:space="preserve">יו </w:t>
      </w:r>
      <w:ins w:id="90820" w:author="מנוע מכני" w:date="2026-10-11T12:04:39Z">
        <w:r>
          <w:rPr>
            <w:rFonts w:ascii="FontbitDavid" w:hAnsi="FontbitDavid" w:hint="cs"/>
            <w:sz w:val="24"/>
            <w:rtl/>
          </w:rPr>
          <w:t xml:space="preserve">עליו</w:t>
        </w:r>
      </w:ins>
      <w:del w:id="90821" w:author="מנוע מכני" w:date="2026-10-11T12:04:39Z">
        <w:r>
          <w:rPr>
            <w:rFonts w:ascii="FontbitDavid" w:hAnsi="FontbitDavid" w:hint="cs"/>
            <w:sz w:val="24"/>
            <w:rtl/>
          </w:rPr>
          <w:delText xml:space="preserve">עליה</w:delText>
        </w:r>
      </w:del>
      <w:r>
        <w:rPr>
          <w:rFonts w:ascii="FontbitDavid" w:hAnsi="FontbitDavid" w:hint="cs"/>
          <w:sz w:val="24"/>
          <w:rtl/>
        </w:rPr>
        <w:t xml:space="preserve"> כמה טיפי דמים</w:t>
      </w:r>
      <w:r>
        <w:rPr>
          <w:rFonts w:ascii="FontbitDavid" w:hAnsi="FontbitDavid"/>
          <w:sz w:val="24"/>
          <w:rtl/>
        </w:rPr>
        <w:t>.</w:t>
      </w:r>
      <w:ins w:id="90958" w:author="מנוע מכני" w:date="2026-10-11T12:04:39Z">
        <w:r>
          <w:rPr>
            <w:rFonts w:ascii="FontbitDavid" w:hAnsi="FontbitDavid" w:hint="cs"/>
            <w:sz w:val="24"/>
            <w:rtl/>
          </w:rPr>
          <w:t xml:space="preserve"> </w:t>
        </w:r>
      </w:ins>
      <w:del w:id="90959" w:author="מנוע מכני" w:date="2026-10-11T12:04:39Z">
        <w:r>
          <w:rPr>
            <w:rFonts w:ascii="FontbitDavid" w:hAnsi="FontbitDavid" w:hint="cs"/>
            <w:sz w:val="24"/>
            <w:rtl/>
          </w:rPr>
          <w:delText xml:space="preserve">  </w:delText>
        </w:r>
      </w:del>
      <w:r>
        <w:rPr>
          <w:rFonts w:ascii="FontbitDavid" w:hAnsi="FontbitDavid" w:hint="cs"/>
          <w:sz w:val="24"/>
          <w:rtl/>
        </w:rPr>
        <w:t xml:space="preserve">[שלא זו בצד זו]</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27" w:author="קלוד" w:date="2026-10-11T09:07:20Z"/>
        </w:rPr>
      </w:pPr>
      <w:ins w:id="20126" w:author="קלוד" w:date="2026-10-11T09:07:20Z">
        <w:r>
          <w:t xml:space="preserve">משנה ד</w:t>
        </w:r>
      </w:ins>
    </w:p>
    <w:p w:rsidR="00E403F0" w:rsidRPr="00C20F97" w:rsidRDefault="00E403F0" w:rsidP="00E403F0">
      <w:pPr>
        <w:pStyle w:val="afff9"/>
        <w:rPr>
          <w:del w:id="20061" w:author="קלוד" w:date="2026-10-11T09:07:20Z"/>
          <w:spacing w:val="8"/>
          <w:rtl/>
        </w:rPr>
      </w:pPr>
      <w:del w:id="20060"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2" w:author="קלוד" w:date="2026-10-11T12:09:42Z">
          <w:pPr>
            <w:pStyle w:val="afff9"/>
          </w:pPr>
        </w:pPrChange>
      </w:pPr>
      <w:r w:rsidRPr="00C20F97">
        <w:rPr>
          <w:spacing w:val="8"/>
          <w:rtl/>
        </w:rPr>
        <w:t>הפיגול והנותר - אין מצטרפין, מפני שהן שני שמות.</w:t>
      </w:r>
    </w:p>
    <w:p w:rsidR="00E403F0" w:rsidRPr="00C20F97" w:rsidRDefault="00E403F0" w:rsidP="00E403F0">
      <w:pPr>
        <w:pStyle w:val="afff9"/>
        <w:rPr>
          <w:spacing w:val="8"/>
          <w:rtl/>
        </w:rPr>
      </w:pPr>
      <w:r w:rsidRPr="00C20F97">
        <w:rPr>
          <w:spacing w:val="8"/>
          <w:rtl/>
        </w:rPr>
        <w:t>השרץ והנבלה, וכן הנבלה ובשר המת - אין מצטרפין זה עם זה לטמא, אפילו בקל שבשניהן.</w:t>
      </w:r>
    </w:p>
    <w:p>
      <w:pPr>
        <w:pStyle w:val="afffff8"/>
        <w:rPr>
          <w:ins w:id="90025" w:author="קלוד" w:date="2026-10-11T12:19:32Z"/>
        </w:rPr>
      </w:pPr>
      <w:ins w:id="90026" w:author="קלוד" w:date="2026-10-11T12:19:32Z">
        <w:r>
          <w:rPr>
            <w:color w:val="7B3F00"/>
          </w:rPr>
          <w:t xml:space="preserve">פיגול ונותר, שרץ ונבילה - אין מצטרפין</w:t>
        </w:r>
      </w:ins>
    </w:p>
    <w:p>
      <w:pPr>
        <w:pStyle w:val="38"/>
        <w:rPr>
          <w:ins w:id="91517" w:author="מנוע מכני" w:date="2026-10-11T12:04:39Z"/>
        </w:rPr>
      </w:pPr>
      <w:ins w:id="90305" w:author="מנוע מכני" w:date="2026-10-11T12:04:39Z">
        <w:r>
          <w:t xml:space="preserve">ר"י</w:t>
        </w:r>
      </w:ins>
      <w:del w:id="90306" w:author="מנוע מכני" w:date="2026-10-11T12:04:39Z">
        <w:r>
          <w:delText xml:space="preserve">ר''י</w:delText>
        </w:r>
      </w:del>
      <w:r>
        <w:t xml:space="preserve"> מ</w:t>
      </w:r>
      <w:r w:rsidRPr="003778A1">
        <w:t xml:space="preserve">שמואל:</w:t>
      </w:r>
    </w:p>
    <w:p w:rsidR="00E403F0" w:rsidRPr="00AD695E" w:rsidRDefault="00E403F0" w:rsidP="00E403F0">
      <w:pPr>
        <w:rPr>
          <w:rtl/>
        </w:rPr>
      </w:pPr>
      <w:del w:id="91518" w:author="מנוע מכני" w:date="2026-10-11T12:04:39Z">
        <w:r w:rsidRPr="003778A1">
          <w:rPr>
            <w:rFonts w:ascii="FontbitDavid" w:hAnsi="FontbitDavid"/>
            <w:sz w:val="24"/>
            <w:rtl/>
          </w:rPr>
          <w:delText xml:space="preserve"> </w:delText>
        </w:r>
      </w:del>
      <w:r>
        <w:rPr>
          <w:rFonts w:ascii="FontbitDavid" w:hAnsi="FontbitDavid" w:hint="cs"/>
          <w:sz w:val="24"/>
          <w:rtl/>
        </w:rPr>
        <w:t xml:space="preserve">דווקא </w:t>
      </w:r>
      <w:r w:rsidRPr="003778A1">
        <w:rPr>
          <w:rFonts w:ascii="FontbitDavid" w:hAnsi="FontbitDavid"/>
          <w:sz w:val="24"/>
          <w:rtl/>
        </w:rPr>
        <w:t xml:space="preserve">לטומאת הידים דמדרבנן היא, אבל לענין אכילה - מצטרפין, </w:t>
      </w:r>
    </w:p>
    <w:p w:rsidR="00E403F0" w:rsidRPr="004C3008" w:rsidRDefault="00E403F0" w:rsidP="00E403F0">
      <w:pPr>
        <w:rPr>
          <w:spacing w:val="-4"/>
          <w:rtl/>
        </w:rPr>
      </w:pPr>
      <w:r w:rsidRPr="004C3008">
        <w:rPr>
          <w:rFonts w:ascii="FontbitDavid" w:hAnsi="FontbitDavid"/>
          <w:spacing w:val="-4"/>
          <w:sz w:val="24"/>
          <w:rtl/>
        </w:rPr>
        <w:t xml:space="preserve">דתניא</w:t>
      </w:r>
      <w:r w:rsidRPr="004C3008">
        <w:rPr>
          <w:rFonts w:ascii="FontbitDavid" w:hAnsi="FontbitDavid"/>
          <w:spacing w:val="-4"/>
          <w:sz w:val="24"/>
          <w:rtl/>
        </w:rPr>
        <w:t xml:space="preserve">, </w:t>
      </w:r>
      <w:ins w:id="90307" w:author="מנוע מכני" w:date="2026-10-11T12:04:39Z">
        <w:r>
          <w:rPr>
            <w:rStyle w:val="2fb"/>
            <w:rFonts w:ascii="FontbitDavid" w:hAnsi="FontbitDavid"/>
            <w:spacing w:val="-4"/>
            <w:sz w:val="24"/>
            <w:rtl/>
          </w:rPr>
          <w:t xml:space="preserve">ר"א</w:t>
        </w:r>
      </w:ins>
      <w:del w:id="90308" w:author="מנוע מכני" w:date="2026-10-11T12:04:39Z">
        <w:r w:rsidRPr="004C3008">
          <w:rPr>
            <w:rFonts w:ascii="FontbitDavid" w:hAnsi="FontbitDavid"/>
            <w:spacing w:val="-4"/>
            <w:sz w:val="24"/>
            <w:rtl/>
          </w:rPr>
          <w:delText xml:space="preserve">ר</w:delText>
        </w:r>
        <w:r w:rsidRPr="004C3008">
          <w:rPr>
            <w:rFonts w:ascii="FontbitDavid" w:hAnsi="FontbitDavid" w:hint="cs"/>
            <w:spacing w:val="-4"/>
            <w:sz w:val="24"/>
            <w:rtl/>
          </w:rPr>
          <w:delText xml:space="preserve">''א</w:delText>
        </w:r>
      </w:del>
      <w:r w:rsidRPr="004C3008">
        <w:rPr>
          <w:rFonts w:ascii="FontbitDavid" w:hAnsi="FontbitDavid"/>
          <w:spacing w:val="-4"/>
          <w:sz w:val="24"/>
          <w:rtl/>
        </w:rPr>
        <w:t xml:space="preserve"> אומר </w:t>
      </w:r>
      <w:r w:rsidRPr="004C3008">
        <w:rPr>
          <w:rFonts w:ascii="FontbitDavid" w:hAnsi="FontbitDavid"/>
          <w:spacing w:val="-4"/>
          <w:sz w:val="24"/>
          <w:rtl/>
        </w:rPr>
        <w:t xml:space="preserve">לא</w:t>
      </w:r>
      <w:r w:rsidRPr="004C3008">
        <w:rPr>
          <w:rFonts w:ascii="FontbitDavid" w:hAnsi="FontbitDavid"/>
          <w:spacing w:val="-4"/>
          <w:sz w:val="24"/>
          <w:rtl/>
        </w:rPr>
        <w:t xml:space="preserve"> יאכל כי קדש הוא - כל שבקדש פסול, בא הכתוב ליתן </w:t>
      </w:r>
      <w:r w:rsidRPr="004C3008">
        <w:rPr>
          <w:rFonts w:ascii="FontbitDavid" w:hAnsi="FontbitDavid"/>
          <w:spacing w:val="-4"/>
          <w:sz w:val="24"/>
          <w:rtl/>
        </w:rPr>
        <w:t xml:space="preserve">לא</w:t>
      </w:r>
      <w:r w:rsidRPr="004C3008">
        <w:rPr>
          <w:rFonts w:ascii="FontbitDavid" w:hAnsi="FontbitDavid"/>
          <w:spacing w:val="-4"/>
          <w:sz w:val="24"/>
          <w:rtl/>
        </w:rPr>
        <w:t xml:space="preserve"> תעשה על אכילתו.</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29" w:author="קלוד" w:date="2026-10-11T09:07:20Z"/>
        </w:rPr>
      </w:pPr>
      <w:ins w:id="20128" w:author="קלוד" w:date="2026-10-11T09:07:20Z">
        <w:r>
          <w:t xml:space="preserve">משנה ד</w:t>
        </w:r>
      </w:ins>
    </w:p>
    <w:p w:rsidR="00E403F0" w:rsidRPr="00C20F97" w:rsidRDefault="00E403F0" w:rsidP="00E403F0">
      <w:pPr>
        <w:pStyle w:val="afff9"/>
        <w:rPr>
          <w:del w:id="20063" w:author="קלוד" w:date="2026-10-11T09:07:20Z"/>
          <w:spacing w:val="8"/>
          <w:rtl/>
        </w:rPr>
      </w:pPr>
      <w:del w:id="20062" w:author="קלוד" w:date="2026-10-11T09:07:20Z">
        <w:r w:rsidRPr="00C20F97">
          <w:rPr>
            <w:spacing w:val="8"/>
            <w:rtl/>
          </w:rPr>
          <w:lastRenderedPageBreak/>
          <w:delText xml:space="preserve">מתני'.</w:delText>
        </w:r>
      </w:del>
    </w:p>
    <w:p w:rsidR="00E403F0" w:rsidRPr="00C20F97" w:rsidRDefault="00E403F0" w:rsidP="00E403F0">
      <w:pPr>
        <w:pStyle w:val="afff9"/>
        <w:spacing w:before="120"/>
        <w:rPr>
          <w:spacing w:val="8"/>
          <w:rtl/>
        </w:rPr>
        <w:pPrChange w:id="90023" w:author="קלוד" w:date="2026-10-11T12:09:42Z">
          <w:pPr>
            <w:pStyle w:val="afff9"/>
          </w:pPr>
        </w:pPrChange>
      </w:pPr>
      <w:r w:rsidRPr="00C20F97">
        <w:rPr>
          <w:spacing w:val="8"/>
          <w:rtl/>
        </w:rPr>
        <w:t>האוכל שנטמא באב הטומאה ושנטמא בולד הטומאה - מצטרפין זה עם זה לטמא בקל שבשניהם.</w:t>
      </w:r>
    </w:p>
    <w:p w:rsidR="00E403F0" w:rsidRPr="00C20F97" w:rsidRDefault="00E403F0" w:rsidP="00E403F0">
      <w:pPr>
        <w:pStyle w:val="afff9"/>
        <w:rPr>
          <w:spacing w:val="8"/>
          <w:rtl/>
        </w:rPr>
      </w:pPr>
      <w:r w:rsidRPr="00C20F97">
        <w:rPr>
          <w:spacing w:val="8"/>
          <w:rtl/>
        </w:rPr>
        <w:t xml:space="preserve">כל האוכלים מצטרפין זה עם זה, לפסול הגוייה - כבחצי פרס, </w:t>
      </w:r>
    </w:p>
    <w:p w:rsidR="00E403F0" w:rsidRPr="00C20F97" w:rsidRDefault="00E403F0" w:rsidP="00E403F0">
      <w:pPr>
        <w:pStyle w:val="afff9"/>
        <w:rPr>
          <w:spacing w:val="8"/>
          <w:rtl/>
        </w:rPr>
      </w:pPr>
      <w:r w:rsidRPr="00C20F97">
        <w:rPr>
          <w:spacing w:val="8"/>
          <w:rtl/>
        </w:rPr>
        <w:tab/>
        <w:t xml:space="preserve">כבמזון שתי סעודות - לעירוב, וכביצה - לטמא טומאת אוכלין, </w:t>
      </w:r>
    </w:p>
    <w:p w:rsidR="00E403F0" w:rsidRPr="00C20F97" w:rsidRDefault="00E403F0" w:rsidP="00E403F0">
      <w:pPr>
        <w:pStyle w:val="afff9"/>
        <w:rPr>
          <w:spacing w:val="8"/>
          <w:rtl/>
        </w:rPr>
      </w:pPr>
      <w:r w:rsidRPr="00C20F97">
        <w:rPr>
          <w:spacing w:val="8"/>
          <w:rtl/>
        </w:rPr>
        <w:tab/>
        <w:t>וכגרוגרת - להוצאת שבת, וככותבת - ביום הכפורים.</w:t>
      </w:r>
    </w:p>
    <w:p w:rsidR="00E403F0" w:rsidRPr="00C20F97" w:rsidRDefault="00E403F0" w:rsidP="00E403F0">
      <w:pPr>
        <w:pStyle w:val="afff9"/>
        <w:rPr>
          <w:spacing w:val="8"/>
          <w:rtl/>
        </w:rPr>
      </w:pPr>
      <w:r w:rsidRPr="00C20F97">
        <w:rPr>
          <w:spacing w:val="8"/>
          <w:rtl/>
        </w:rPr>
        <w:tab/>
        <w:t xml:space="preserve">כל המשקין מצטרפין זו עם זו, לפסול את הגוייה - ברביעית, </w:t>
      </w:r>
    </w:p>
    <w:p w:rsidR="00E403F0" w:rsidRPr="00C20F97" w:rsidRDefault="00E403F0" w:rsidP="00E403F0">
      <w:pPr>
        <w:pStyle w:val="afff9"/>
        <w:rPr>
          <w:spacing w:val="8"/>
          <w:rtl/>
        </w:rPr>
      </w:pPr>
      <w:r w:rsidRPr="00C20F97">
        <w:rPr>
          <w:spacing w:val="8"/>
          <w:rtl/>
        </w:rPr>
        <w:tab/>
        <w:t>וכמלא לוגמא - ביום הכפורים.</w:t>
      </w:r>
    </w:p>
    <w:p w:rsidR="00E403F0" w:rsidRPr="00C20F97" w:rsidRDefault="00E403F0" w:rsidP="00E403F0">
      <w:pPr>
        <w:pStyle w:val="afff9"/>
        <w:rPr>
          <w:spacing w:val="8"/>
          <w:rtl/>
        </w:rPr>
      </w:pP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23" w:author="קלוד" w:date="2026-10-11T12:19:32Z"/>
        </w:rPr>
      </w:pPr>
      <w:ins w:id="90024" w:author="קלוד" w:date="2026-10-11T12:19:32Z">
        <w:r>
          <w:rPr>
            <w:color w:val="7B3F00"/>
          </w:rPr>
          <w:t xml:space="preserve">אב הטומאה וולד הטומאה - הצירוף לטמא בקל</w:t>
        </w:r>
      </w:ins>
    </w:p>
    <w:p>
      <w:pPr>
        <w:pStyle w:val="38"/>
        <w:rPr>
          <w:ins w:id="91519" w:author="מנוע מכני" w:date="2026-10-11T12:04:39Z"/>
        </w:rPr>
      </w:pPr>
      <w:r>
        <w:t>תניא</w:t>
      </w:r>
      <w:r w:rsidRPr="003778A1">
        <w:t xml:space="preserve"> </w:t>
      </w:r>
      <w:ins w:id="90309" w:author="מנוע מכני" w:date="2026-10-11T12:04:39Z">
        <w:r>
          <w:t xml:space="preserve">ר"ש</w:t>
        </w:r>
      </w:ins>
      <w:del w:id="90310" w:author="מנוע מכני" w:date="2026-10-11T12:04:39Z">
        <w:r w:rsidRPr="003778A1">
          <w:delText xml:space="preserve">ר</w:delText>
        </w:r>
        <w:r>
          <w:delText xml:space="preserve">''ש</w:delText>
        </w:r>
      </w:del>
      <w:r w:rsidRPr="003778A1">
        <w:t xml:space="preserve">:</w:t>
      </w:r>
    </w:p>
    <w:p w:rsidR="00E403F0" w:rsidRPr="00AD695E" w:rsidRDefault="00E403F0" w:rsidP="00E403F0">
      <w:pPr>
        <w:rPr>
          <w:rtl/>
        </w:rPr>
      </w:pPr>
      <w:del w:id="9152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מה טעם - שאפשר לשני שיעשה ראשון</w:t>
      </w:r>
      <w:r>
        <w:rPr>
          <w:rFonts w:ascii="FontbitDavid" w:hAnsi="FontbitDavid"/>
          <w:sz w:val="24"/>
          <w:rtl/>
        </w:rPr>
        <w:t>.</w:t>
      </w:r>
    </w:p>
    <w:p>
      <w:pPr>
        <w:pStyle w:val="38"/>
        <w:rPr>
          <w:ins w:id="91521" w:author="מנוע מכני" w:date="2026-10-11T12:04:39Z"/>
        </w:rPr>
      </w:pPr>
      <w:r>
        <w:t xml:space="preserve">- </w:t>
      </w:r>
      <w:r w:rsidRPr="00837CFD">
        <w:t xml:space="preserve">רבא:</w:t>
      </w:r>
    </w:p>
    <w:p w:rsidR="00E403F0" w:rsidRPr="00AD695E" w:rsidRDefault="00E403F0" w:rsidP="00E403F0">
      <w:pPr>
        <w:pStyle w:val="affffb"/>
      </w:pPr>
      <w:del w:id="91522" w:author="מנוע מכני" w:date="2026-10-11T12:04:39Z">
        <w:r w:rsidRPr="00837CFD">
          <w:rPr>
            <w:rtl/>
          </w:rPr>
          <w:delText xml:space="preserve"> </w:delText>
        </w:r>
      </w:del>
      <w:ins w:id="90311" w:author="מנוע מכני" w:date="2026-10-11T12:04:39Z">
        <w:r>
          <w:rPr>
            <w:rtl/>
          </w:rPr>
          <w:t xml:space="preserve">ה"ק</w:t>
        </w:r>
      </w:ins>
      <w:del w:id="90312" w:author="מנוע מכני" w:date="2026-10-11T12:04:39Z">
        <w:r w:rsidRPr="00837CFD">
          <w:rPr>
            <w:rtl/>
          </w:rPr>
          <w:delText xml:space="preserve">ה</w:delText>
        </w:r>
        <w:r>
          <w:rPr>
            <w:rFonts w:hint="cs"/>
            <w:rtl/>
          </w:rPr>
          <w:delText xml:space="preserve">''ק</w:delText>
        </w:r>
      </w:del>
      <w:r w:rsidRPr="00837CFD">
        <w:rPr>
          <w:rtl/>
        </w:rPr>
        <w:t xml:space="preserve"> מי גרם לשני </w:t>
      </w:r>
      <w:r>
        <w:rPr>
          <w:rtl/>
        </w:rPr>
        <w:t>–</w:t>
      </w:r>
      <w:r>
        <w:rPr>
          <w:rFonts w:hint="cs"/>
          <w:rtl/>
        </w:rPr>
        <w:t xml:space="preserve"> הוא </w:t>
      </w:r>
      <w:r w:rsidRPr="00837CFD">
        <w:rPr>
          <w:rtl/>
        </w:rPr>
        <w:t xml:space="preserve">ראשון? </w:t>
      </w:r>
    </w:p>
    <w:p>
      <w:pPr>
        <w:pStyle w:val="38"/>
        <w:rPr>
          <w:ins w:id="91523" w:author="מנוע מכני" w:date="2026-10-11T12:04:39Z"/>
        </w:rPr>
      </w:pPr>
      <w:r>
        <w:t xml:space="preserve">- </w:t>
      </w:r>
      <w:r w:rsidRPr="00837CFD">
        <w:t xml:space="preserve">רב אשי:</w:t>
      </w:r>
    </w:p>
    <w:p w:rsidR="00E403F0" w:rsidRPr="00AD695E" w:rsidRDefault="00E403F0" w:rsidP="00E403F0">
      <w:pPr>
        <w:pStyle w:val="affffb"/>
        <w:rPr>
          <w:rtl/>
        </w:rPr>
      </w:pPr>
      <w:del w:id="91524" w:author="מנוע מכני" w:date="2026-10-11T12:04:39Z">
        <w:r w:rsidRPr="00837CFD">
          <w:rPr>
            <w:rtl/>
          </w:rPr>
          <w:delText xml:space="preserve"> </w:delText>
        </w:r>
      </w:del>
      <w:r w:rsidRPr="00837CFD">
        <w:rPr>
          <w:rtl/>
        </w:rPr>
        <w:t xml:space="preserve">ראשון ושני לגבי שלישי - בני </w:t>
      </w:r>
      <w:ins w:id="90822" w:author="מנוע מכני" w:date="2026-10-11T12:04:39Z">
        <w:r>
          <w:rPr>
            <w:rtl/>
          </w:rPr>
          <w:t xml:space="preserve">אחת</w:t>
        </w:r>
      </w:ins>
      <w:del w:id="90823" w:author="מנוע מכני" w:date="2026-10-11T12:04:39Z">
        <w:r w:rsidRPr="00837CFD">
          <w:rPr>
            <w:rtl/>
          </w:rPr>
          <w:delText xml:space="preserve">חדא</w:delText>
        </w:r>
      </w:del>
      <w:r w:rsidRPr="00837CFD">
        <w:rPr>
          <w:rtl/>
        </w:rPr>
        <w:t xml:space="preserve"> ביקתא אינון.</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יח.</w:t>
      </w:r>
    </w:p>
    <w:p>
      <w:pPr>
        <w:pStyle w:val="MishnaBatzad"/>
        <w:rPr>
          <w:ins w:id="20131" w:author="קלוד" w:date="2026-10-11T09:07:20Z"/>
        </w:rPr>
      </w:pPr>
      <w:ins w:id="20130" w:author="קלוד" w:date="2026-10-11T09:07:20Z">
        <w:r>
          <w:t xml:space="preserve">משנה ו</w:t>
        </w:r>
      </w:ins>
    </w:p>
    <w:p w:rsidR="00E403F0" w:rsidRPr="00C20F97" w:rsidRDefault="00E403F0" w:rsidP="00E403F0">
      <w:pPr>
        <w:pStyle w:val="afff9"/>
        <w:rPr>
          <w:del w:id="20065" w:author="קלוד" w:date="2026-10-11T09:07:20Z"/>
          <w:spacing w:val="8"/>
          <w:rtl/>
        </w:rPr>
      </w:pPr>
      <w:del w:id="20064" w:author="קלוד" w:date="2026-10-11T09:07:20Z">
        <w:r w:rsidRPr="00C20F97">
          <w:rPr>
            <w:rFonts w:hint="cs"/>
            <w:spacing w:val="8"/>
            <w:rtl/>
          </w:rPr>
          <w:delText xml:space="preserve">מתני'</w:delText>
        </w:r>
      </w:del>
    </w:p>
    <w:p w:rsidR="00E403F0" w:rsidRPr="00C20F97" w:rsidRDefault="00E403F0" w:rsidP="00E403F0">
      <w:pPr>
        <w:pStyle w:val="afff9"/>
        <w:spacing w:before="120"/>
        <w:rPr>
          <w:spacing w:val="8"/>
          <w:rtl/>
        </w:rPr>
        <w:pPrChange w:id="90024" w:author="קלוד" w:date="2026-10-11T12:09:42Z">
          <w:pPr>
            <w:pStyle w:val="afff9"/>
          </w:pPr>
        </w:pPrChange>
      </w:pPr>
      <w:r>
        <w:rPr>
          <w:spacing w:val="8"/>
          <w:rtl/>
        </w:rPr>
        <w:t xml:space="preserve">הערלה וכלאי הכרם - מצטרפין זה עם זה, </w:t>
      </w:r>
      <w:r>
        <w:rPr>
          <w:rStyle w:val="TanaimMishna"/>
          <w:spacing w:val="8"/>
          <w:rtl/>
          <w:rPrChange w:id="92649" w:author="Claude" w:date="2026-10-11T09:07:52Z">
            <w:rPr>
              <w:spacing w:val="8"/>
              <w:rtl/>
            </w:rPr>
          </w:rPrChange>
        </w:rPr>
        <w:t xml:space="preserve">ר' שמעון</w:t>
      </w:r>
      <w:r>
        <w:rPr>
          <w:spacing w:val="8"/>
          <w:rtl/>
        </w:rPr>
        <w:t xml:space="preserve"> אומר</w:t>
      </w:r>
      <w:r>
        <w:rPr>
          <w:rStyle w:val="TanaimMishna"/>
          <w:spacing w:val="8"/>
          <w:rtl/>
          <w:rPrChange w:id="92650" w:author="Claude" w:date="2026-10-11T09:07:52Z">
            <w:rPr>
              <w:spacing w:val="8"/>
              <w:rtl/>
            </w:rPr>
          </w:rPrChange>
        </w:rPr>
        <w:t xml:space="preserve">:</w:t>
      </w:r>
      <w:r>
        <w:rPr>
          <w:spacing w:val="8"/>
          <w:rtl/>
        </w:rPr>
        <w:t xml:space="preserve"> אין מצטרפין.</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ins w:id="90824" w:author="מנוע מכני" w:date="2026-10-11T12:04:39Z">
        <w:r>
          <w:rPr>
            <w:rFonts w:ascii="FontbitDavid" w:hAnsi="FontbitDavid" w:hint="cs"/>
            <w:sz w:val="24"/>
            <w:rtl/>
          </w:rPr>
          <w:t xml:space="preserve">וכך</w:t>
        </w:r>
      </w:ins>
      <w:del w:id="90825" w:author="מנוע מכני" w:date="2026-10-11T12:04:39Z">
        <w:r>
          <w:rPr>
            <w:rFonts w:ascii="FontbitDavid" w:hAnsi="FontbitDavid" w:hint="cs"/>
            <w:sz w:val="24"/>
            <w:rtl/>
          </w:rPr>
          <w:delText xml:space="preserve">והכי</w:delText>
        </w:r>
      </w:del>
      <w:r>
        <w:rPr>
          <w:rFonts w:ascii="FontbitDavid" w:hAnsi="FontbitDavid" w:hint="cs"/>
          <w:sz w:val="24"/>
          <w:rtl/>
        </w:rPr>
        <w:t xml:space="preserve"> תני </w:t>
      </w:r>
      <w:ins w:id="90313" w:author="מנוע מכני" w:date="2026-10-11T12:04:39Z">
        <w:r>
          <w:rPr>
            <w:rStyle w:val="2fb"/>
            <w:rFonts w:ascii="FontbitDavid" w:hAnsi="FontbitDavid" w:hint="cs"/>
            <w:sz w:val="24"/>
            <w:rtl/>
          </w:rPr>
          <w:t xml:space="preserve">ר"ש</w:t>
        </w:r>
      </w:ins>
      <w:del w:id="90314"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שאין צריכין לצרף [</w:t>
      </w:r>
      <w:ins w:id="90584" w:author="מנוע מכני" w:date="2026-10-11T12:04:39Z">
        <w:r>
          <w:rPr>
            <w:rFonts w:ascii="FontbitDavid" w:hAnsi="FontbitDavid" w:hint="cs"/>
            <w:sz w:val="24"/>
            <w:rtl/>
          </w:rPr>
          <w:t xml:space="preserve">שהרי</w:t>
        </w:r>
      </w:ins>
      <w:del w:id="90585" w:author="מנוע מכני" w:date="2026-10-11T12:04:39Z">
        <w:r>
          <w:rPr>
            <w:rFonts w:ascii="FontbitDavid" w:hAnsi="FontbitDavid" w:hint="cs"/>
            <w:sz w:val="24"/>
            <w:rtl/>
          </w:rPr>
          <w:delText xml:space="preserve">דהא</w:delText>
        </w:r>
      </w:del>
      <w:r>
        <w:rPr>
          <w:rFonts w:ascii="FontbitDavid" w:hAnsi="FontbitDavid" w:hint="cs"/>
          <w:sz w:val="24"/>
          <w:rtl/>
        </w:rPr>
        <w:t xml:space="preserve"> </w:t>
      </w:r>
      <w:r>
        <w:rPr>
          <w:rStyle w:val="2fb"/>
          <w:rFonts w:ascii="FontbitDavid" w:hAnsi="FontbitDavid" w:hint="cs"/>
          <w:sz w:val="24"/>
          <w:rtl/>
        </w:rPr>
        <w:t xml:space="preserve">ל</w:t>
      </w:r>
      <w:ins w:id="90315" w:author="מנוע מכני" w:date="2026-10-11T12:04:39Z">
        <w:r>
          <w:rPr>
            <w:rStyle w:val="2fb"/>
            <w:rFonts w:ascii="FontbitDavid" w:hAnsi="FontbitDavid" w:hint="cs"/>
            <w:sz w:val="24"/>
            <w:rtl/>
          </w:rPr>
          <w:t xml:space="preserve">ר"ש</w:t>
        </w:r>
      </w:ins>
      <w:del w:id="90316" w:author="מנוע מכני" w:date="2026-10-11T12:04:39Z">
        <w:r>
          <w:rPr>
            <w:rFonts w:ascii="FontbitDavid" w:hAnsi="FontbitDavid" w:hint="cs"/>
            <w:sz w:val="24"/>
            <w:rtl/>
          </w:rPr>
          <w:delText xml:space="preserve">ר''ש</w:delText>
        </w:r>
      </w:del>
      <w:r>
        <w:rPr>
          <w:rFonts w:ascii="FontbitDavid" w:hAnsi="FontbitDavid" w:hint="cs"/>
          <w:sz w:val="24"/>
          <w:rtl/>
        </w:rPr>
        <w:t xml:space="preserve"> כל שהוא למכות] </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p>
    <w:p>
      <w:pPr>
        <w:pStyle w:val="MishnaBatzad"/>
        <w:rPr>
          <w:ins w:id="20133" w:author="קלוד" w:date="2026-10-11T09:07:20Z"/>
        </w:rPr>
      </w:pPr>
      <w:ins w:id="20132" w:author="קלוד" w:date="2026-10-11T09:07:20Z">
        <w:r>
          <w:t xml:space="preserve">משנה ו</w:t>
        </w:r>
      </w:ins>
    </w:p>
    <w:p w:rsidR="00E403F0" w:rsidRPr="00C20F97" w:rsidRDefault="00E403F0" w:rsidP="00E403F0">
      <w:pPr>
        <w:pStyle w:val="afff9"/>
        <w:rPr>
          <w:del w:id="20067" w:author="קלוד" w:date="2026-10-11T09:07:20Z"/>
          <w:spacing w:val="8"/>
          <w:rtl/>
        </w:rPr>
      </w:pPr>
      <w:del w:id="20066"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5" w:author="קלוד" w:date="2026-10-11T12:09:42Z">
          <w:pPr>
            <w:pStyle w:val="afff9"/>
          </w:pPr>
        </w:pPrChange>
      </w:pPr>
      <w:r w:rsidRPr="00C20F97">
        <w:rPr>
          <w:spacing w:val="8"/>
          <w:rtl/>
        </w:rPr>
        <w:t>הבגד והשק, השק והעור, העור והמפץ - כולן מצטרפין זה עם זה;</w:t>
      </w:r>
    </w:p>
    <w:p w:rsidR="00E403F0" w:rsidRPr="00C20F97" w:rsidRDefault="00E403F0" w:rsidP="00E403F0">
      <w:pPr>
        <w:pStyle w:val="afff9"/>
        <w:rPr>
          <w:spacing w:val="8"/>
          <w:rtl/>
        </w:rPr>
      </w:pPr>
      <w:r w:rsidRPr="00C20F97">
        <w:rPr>
          <w:spacing w:val="8"/>
          <w:rtl/>
        </w:rPr>
        <w:t>אר"ש: מה טעם - מפני שהן ראוין ליטמא במושב.</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21" w:author="קלוד" w:date="2026-10-11T12:19:32Z"/>
        </w:rPr>
      </w:pPr>
      <w:ins w:id="90022" w:author="קלוד" w:date="2026-10-11T12:19:32Z">
        <w:r>
          <w:rPr>
            <w:color w:val="7B3F00"/>
          </w:rPr>
          <w:t xml:space="preserve">בגד ושק - הצטרפות למושב ולאחיזה</w:t>
        </w:r>
      </w:ins>
    </w:p>
    <w:p>
      <w:pPr>
        <w:pStyle w:val="38"/>
        <w:rPr>
          <w:ins w:id="91525" w:author="מנוע מכני" w:date="2026-10-11T12:04:39Z"/>
        </w:rPr>
      </w:pPr>
      <w:r w:rsidRPr="004C3008">
        <w:t xml:space="preserve">תנא:</w:t>
      </w:r>
    </w:p>
    <w:p w:rsidR="00E403F0" w:rsidRPr="004C3008" w:rsidRDefault="00E403F0" w:rsidP="00E403F0">
      <w:pPr>
        <w:rPr>
          <w:spacing w:val="-2"/>
          <w:rtl/>
        </w:rPr>
      </w:pPr>
      <w:del w:id="91526" w:author="מנוע מכני" w:date="2026-10-11T12:04:39Z">
        <w:r w:rsidRPr="004C3008">
          <w:rPr>
            <w:rFonts w:ascii="FontbitDavid" w:hAnsi="FontbitDavid"/>
            <w:spacing w:val="-2"/>
            <w:sz w:val="24"/>
            <w:rtl/>
          </w:rPr>
          <w:delText xml:space="preserve"> </w:delText>
        </w:r>
      </w:del>
      <w:r w:rsidRPr="004C3008">
        <w:rPr>
          <w:rFonts w:ascii="FontbitDavid" w:hAnsi="FontbitDavid"/>
          <w:spacing w:val="-2"/>
          <w:sz w:val="24"/>
          <w:rtl/>
        </w:rPr>
        <w:t xml:space="preserve">קיצע מכולן שלשה, ועשה מהן בגד, למשכב - שלשה, למושב - טפח, לאחיזה - כל שהו.</w:t>
      </w:r>
    </w:p>
    <w:p w:rsidR="00E403F0" w:rsidRPr="00AD695E" w:rsidRDefault="00E403F0" w:rsidP="00E403F0">
      <w:pPr>
        <w:rPr>
          <w:rtl/>
        </w:rPr>
      </w:pPr>
      <w:r>
        <w:rPr>
          <w:rFonts w:ascii="FontbitDavid" w:hAnsi="FontbitDavid" w:hint="cs"/>
          <w:sz w:val="24"/>
          <w:rtl/>
        </w:rPr>
        <w:t>לאחיזה</w:t>
      </w:r>
      <w:r w:rsidRPr="003778A1">
        <w:rPr>
          <w:rFonts w:ascii="FontbitDavid" w:hAnsi="FontbitDavid"/>
          <w:sz w:val="24"/>
          <w:rtl/>
        </w:rPr>
        <w:t xml:space="preserve">: </w:t>
      </w:r>
      <w:ins w:id="90317" w:author="מנוע מכני" w:date="2026-10-11T12:04:39Z">
        <w:r>
          <w:rPr>
            <w:rStyle w:val="2fb"/>
            <w:rFonts w:ascii="FontbitDavid" w:hAnsi="FontbitDavid" w:hint="cs"/>
            <w:sz w:val="24"/>
            <w:rtl/>
          </w:rPr>
          <w:t xml:space="preserve">ר"ל</w:t>
        </w:r>
      </w:ins>
      <w:del w:id="90318" w:author="מנוע מכני" w:date="2026-10-11T12:04:39Z">
        <w:r>
          <w:rPr>
            <w:rFonts w:ascii="FontbitDavid" w:hAnsi="FontbitDavid" w:hint="cs"/>
            <w:sz w:val="24"/>
            <w:rtl/>
          </w:rPr>
          <w:delText xml:space="preserve">ר''ל</w:delText>
        </w:r>
      </w:del>
      <w:r>
        <w:rPr>
          <w:rFonts w:ascii="FontbitDavid" w:hAnsi="FontbitDavid" w:hint="cs"/>
          <w:sz w:val="24"/>
          <w:rtl/>
        </w:rPr>
        <w:t xml:space="preserve"> </w:t>
      </w:r>
      <w:r>
        <w:rPr>
          <w:rStyle w:val="2fb"/>
          <w:rFonts w:ascii="FontbitDavid" w:hAnsi="FontbitDavid" w:hint="cs"/>
          <w:sz w:val="24"/>
          <w:rtl/>
        </w:rPr>
        <w:t xml:space="preserve">מר</w:t>
      </w:r>
      <w:ins w:id="90319" w:author="מנוע מכני" w:date="2026-10-11T12:04:39Z">
        <w:r>
          <w:rPr>
            <w:rStyle w:val="2fb"/>
            <w:rFonts w:ascii="FontbitDavid" w:hAnsi="FontbitDavid" w:hint="cs"/>
            <w:sz w:val="24"/>
            <w:rtl/>
          </w:rPr>
          <w:t xml:space="preserve">י"נ</w:t>
        </w:r>
      </w:ins>
      <w:del w:id="90320" w:author="מנוע מכני" w:date="2026-10-11T12:04:39Z">
        <w:r>
          <w:rPr>
            <w:rFonts w:ascii="FontbitDavid" w:hAnsi="FontbitDavid" w:hint="cs"/>
            <w:sz w:val="24"/>
            <w:rtl/>
          </w:rPr>
          <w:delText xml:space="preserve">י''נ</w:delText>
        </w:r>
      </w:del>
      <w:r>
        <w:rPr>
          <w:rFonts w:ascii="FontbitDavid" w:hAnsi="FontbitDavid" w:hint="cs"/>
          <w:sz w:val="24"/>
          <w:rtl/>
        </w:rPr>
        <w:t xml:space="preserve">: </w:t>
      </w:r>
      <w:r w:rsidRPr="003778A1">
        <w:rPr>
          <w:rFonts w:ascii="FontbitDavid" w:hAnsi="FontbitDavid"/>
          <w:sz w:val="24"/>
          <w:rtl/>
        </w:rPr>
        <w:t>שכן עומד לנוולה</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במתניתא תנא: הואיל וראוי לקוצצי תאנים</w:t>
      </w:r>
      <w:r>
        <w:rPr>
          <w:rFonts w:ascii="FontbitDavid" w:hAnsi="FontbitDavid"/>
          <w:sz w:val="24"/>
          <w:rtl/>
        </w:rPr>
        <w:t>.</w:t>
      </w:r>
    </w:p>
    <w:p w:rsidR="00E403F0" w:rsidRPr="00AD695E" w:rsidRDefault="00E403F0" w:rsidP="00E403F0">
      <w:pPr>
        <w:pStyle w:val="Hadran"/>
        <w:rPr>
          <w:rtl/>
        </w:rPr>
        <w:pPrChange w:id="94701" w:author="Claude" w:date="2026-10-11T09:09:17Z">
          <w:pPr>
            <w:rPr>
              <w:rtl/>
            </w:rPr>
          </w:pPr>
        </w:pPrChange>
      </w:pPr>
      <w:r w:rsidRPr="003778A1">
        <w:rPr>
          <w:rFonts w:ascii="FontbitDavid" w:hAnsi="FontbitDavid"/>
          <w:sz w:val="24"/>
          <w:rtl/>
        </w:rPr>
        <w:t>הדרן עלך קדשי מזבח</w:t>
      </w:r>
      <w:r>
        <w:rPr>
          <w:rFonts w:ascii="FontbitDavid" w:hAnsi="FontbitDavid"/>
          <w:sz w:val="24"/>
          <w:rtl/>
        </w:rPr>
        <w:t>.</w:t>
      </w:r>
    </w:p>
    <w:p w:rsidR="00E403F0" w:rsidRDefault="00E403F0" w:rsidP="00E403F0">
      <w:pPr>
        <w:rPr>
          <w:rFonts w:ascii="FontbitDavid" w:hAnsi="FontbitDavid"/>
          <w:sz w:val="24"/>
          <w:rtl/>
        </w:rPr>
        <w:sectPr w:rsidR="00E403F0" w:rsidSect="00E403F0">
          <w:pgSz w:w="6804" w:h="11907" w:code="8"/>
          <w:pgMar w:top="284" w:right="567" w:bottom="284" w:left="567" w:header="284" w:footer="284" w:gutter="0"/>
          <w:pgNumType w:start="1"/>
          <w:cols w:space="284"/>
          <w:bidi/>
          <w:rtlGutter/>
          <w:docGrid w:linePitch="360"/>
        </w:sectPr>
      </w:pPr>
    </w:p>
    <w:p w:rsidR="00E403F0" w:rsidRPr="00AD695E" w:rsidRDefault="00E403F0" w:rsidP="00E403F0">
      <w:pPr>
        <w:pStyle w:val="afff6"/>
        <w:framePr w:wrap="around"/>
        <w:rPr>
          <w:del w:id="92687" w:author="Claude" w:date="2026-10-11T09:07:52Z"/>
          <w:rtl/>
        </w:rPr>
      </w:pPr>
      <w:del w:id="92686" w:author="Claude" w:date="2026-10-11T09:07:52Z">
        <w:r>
          <w:rPr>
            <w:rFonts w:hint="cs"/>
            <w:rtl/>
          </w:rPr>
          <w:lastRenderedPageBreak/>
          <w:delText xml:space="preserve">פרק חמישי  </w:delText>
        </w:r>
      </w:del>
    </w:p>
    <w:p w:rsidR="00E403F0" w:rsidRPr="00AD695E" w:rsidRDefault="00E403F0" w:rsidP="00E403F0">
      <w:pPr>
        <w:pStyle w:val="afff7"/>
        <w:framePr w:wrap="around"/>
        <w:rPr>
          <w:del w:id="92689" w:author="Claude" w:date="2026-10-11T09:07:52Z"/>
          <w:rtl/>
        </w:rPr>
      </w:pPr>
      <w:del w:id="92688" w:author="Claude" w:date="2026-10-11T09:07:52Z">
        <w:r>
          <w:rPr>
            <w:rFonts w:hint="cs"/>
            <w:rtl/>
          </w:rPr>
          <w:delText xml:space="preserve">הנהנה מן ההקדש </w:delText>
        </w:r>
      </w:del>
    </w:p>
    <w:p>
      <w:pPr>
        <w:pStyle w:val="PetichatPerek"/>
        <w:rPr>
          <w:ins w:id="92685" w:author="Claude" w:date="2026-10-11T09:07:52Z"/>
        </w:rPr>
      </w:pPr>
      <w:ins w:id="92684" w:author="Claude" w:date="2026-10-11T09:07:52Z">
        <w:r>
          <w:rPr>
            <w:rFonts w:hint="cs"/>
            <w:rtl/>
          </w:rPr>
          <w:t xml:space="preserve">פרק חמישי</w:t>
        </w:r>
        <w:r>
          <w:rPr>
            <w:rFonts w:hint="cs"/>
            <w:rtl/>
          </w:rPr>
          <w:t xml:space="preserve"> - </w:t>
        </w:r>
        <w:r>
          <w:rPr>
            <w:rFonts w:hint="cs"/>
            <w:rtl/>
          </w:rPr>
          <w:t xml:space="preserve">הנהנה מן ההקדש</w:t>
        </w:r>
      </w:ins>
    </w:p>
    <w:p>
      <w:pPr>
        <w:pStyle w:val="MishnaBatzad"/>
        <w:rPr>
          <w:ins w:id="20135" w:author="קלוד" w:date="2026-10-11T09:07:20Z"/>
        </w:rPr>
      </w:pPr>
      <w:ins w:id="20134" w:author="קלוד" w:date="2026-10-11T09:07:20Z">
        <w:r>
          <w:t xml:space="preserve">משנה א</w:t>
        </w:r>
      </w:ins>
    </w:p>
    <w:p w:rsidR="00E403F0" w:rsidRPr="00C20F97" w:rsidRDefault="00E403F0" w:rsidP="00E403F0">
      <w:pPr>
        <w:pStyle w:val="afff9"/>
        <w:rPr>
          <w:del w:id="20069" w:author="קלוד" w:date="2026-10-11T09:07:20Z"/>
          <w:spacing w:val="8"/>
          <w:rtl/>
        </w:rPr>
      </w:pPr>
      <w:del w:id="20068"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6" w:author="קלוד" w:date="2026-10-11T12:09:42Z">
          <w:pPr>
            <w:pStyle w:val="afff9"/>
          </w:pPr>
        </w:pPrChange>
      </w:pPr>
      <w:r w:rsidRPr="00C20F97">
        <w:rPr>
          <w:spacing w:val="8"/>
          <w:rtl/>
        </w:rPr>
        <w:t xml:space="preserve">הנהנה מן ההקדש שוה פרוטה, </w:t>
      </w:r>
      <w:r w:rsidRPr="00C20F97">
        <w:rPr>
          <w:rFonts w:hint="cs"/>
          <w:spacing w:val="8"/>
          <w:rtl/>
        </w:rPr>
        <w:t xml:space="preserve">ל</w:t>
      </w:r>
      <w:ins w:id="90321" w:author="מנוע מכני" w:date="2026-10-11T12:04:39Z">
        <w:r>
          <w:rPr>
            <w:rFonts w:hint="cs"/>
            <w:spacing w:val="8"/>
            <w:rtl/>
          </w:rPr>
          <w:t xml:space="preserve">ר"ע</w:t>
        </w:r>
      </w:ins>
      <w:del w:id="90322" w:author="מנוע מכני" w:date="2026-10-11T12:04:39Z">
        <w:r w:rsidRPr="00C20F97">
          <w:rPr>
            <w:rFonts w:hint="cs"/>
            <w:spacing w:val="8"/>
            <w:rtl/>
          </w:rPr>
          <w:delText xml:space="preserve">ר''ע</w:delText>
        </w:r>
      </w:del>
      <w:r>
        <w:rPr>
          <w:rStyle w:val="TanaimMishna"/>
          <w:rFonts w:hint="cs"/>
          <w:spacing w:val="8"/>
          <w:rtl/>
          <w:rPrChange w:id="92651" w:author="Claude" w:date="2026-10-11T09:07:52Z">
            <w:rPr>
              <w:rFonts w:hint="cs"/>
              <w:spacing w:val="8"/>
              <w:rtl/>
            </w:rPr>
          </w:rPrChange>
        </w:rPr>
        <w:t xml:space="preserve">:</w:t>
      </w:r>
      <w:r>
        <w:rPr>
          <w:rFonts w:hint="cs"/>
          <w:spacing w:val="8"/>
          <w:rtl/>
        </w:rPr>
        <w:t xml:space="preserve"> </w:t>
      </w:r>
      <w:r w:rsidRPr="00C20F97">
        <w:rPr>
          <w:spacing w:val="8"/>
          <w:rtl/>
        </w:rPr>
        <w:t>אף על פי שלא פגם - מעל,</w:t>
      </w:r>
    </w:p>
    <w:p w:rsidR="00E403F0" w:rsidRPr="00C20F97" w:rsidRDefault="00E403F0" w:rsidP="00E403F0">
      <w:pPr>
        <w:pStyle w:val="afff9"/>
        <w:rPr>
          <w:spacing w:val="8"/>
          <w:rtl/>
        </w:rPr>
      </w:pPr>
      <w:r w:rsidRPr="00C20F97">
        <w:rPr>
          <w:spacing w:val="8"/>
          <w:rtl/>
        </w:rPr>
        <w:t>וחכ"א: כל דבר שיש בו פגם - לא מעל עד שיפגום, ושאין בו פגם - כיון שנהנה מעל.</w:t>
      </w:r>
    </w:p>
    <w:p w:rsidR="00E403F0" w:rsidRPr="00C20F97" w:rsidRDefault="00E403F0" w:rsidP="00E403F0">
      <w:pPr>
        <w:pStyle w:val="afff9"/>
        <w:rPr>
          <w:spacing w:val="8"/>
          <w:rtl/>
        </w:rPr>
      </w:pPr>
      <w:r w:rsidRPr="00C20F97">
        <w:rPr>
          <w:spacing w:val="8"/>
          <w:rtl/>
        </w:rPr>
        <w:t>כיצד: נתנה קטלא בצוארה, טבעת בידה, שתה בכוס של זהב, כיון שנהנה - מעל.</w:t>
      </w:r>
    </w:p>
    <w:p w:rsidR="00E403F0" w:rsidRPr="00C20F97" w:rsidRDefault="00E403F0" w:rsidP="00E403F0">
      <w:pPr>
        <w:pStyle w:val="afff9"/>
        <w:rPr>
          <w:spacing w:val="8"/>
          <w:rtl/>
        </w:rPr>
      </w:pPr>
      <w:r w:rsidRPr="00C20F97">
        <w:rPr>
          <w:spacing w:val="8"/>
          <w:rtl/>
        </w:rPr>
        <w:t>לבש בחלוק, כסה בטלית, ביקע בקרדום - לא מעל עד שיפגום.</w:t>
      </w:r>
    </w:p>
    <w:p w:rsidR="00E403F0" w:rsidRPr="00C20F97" w:rsidRDefault="00E403F0" w:rsidP="00E403F0">
      <w:pPr>
        <w:pStyle w:val="afff9"/>
        <w:rPr>
          <w:spacing w:val="8"/>
          <w:rtl/>
        </w:rPr>
      </w:pPr>
      <w:r w:rsidRPr="00C20F97">
        <w:rPr>
          <w:spacing w:val="8"/>
          <w:rtl/>
        </w:rPr>
        <w:t>הנהנה מן החטאת, כשהיא חיה - לא מעל עד שיפגום, כשהיא מתה - כיון שנהנה מעל.</w:t>
      </w:r>
    </w:p>
    <w:p w:rsidR="00E403F0" w:rsidRPr="00AD695E" w:rsidRDefault="00E403F0" w:rsidP="00E403F0">
      <w:pPr>
        <w:rPr>
          <w:rtl/>
        </w:rPr>
      </w:pPr>
    </w:p>
    <w:p>
      <w:pPr>
        <w:pStyle w:val="afffff8"/>
        <w:rPr>
          <w:ins w:id="90019" w:author="קלוד" w:date="2026-10-11T12:19:32Z"/>
        </w:rPr>
      </w:pPr>
      <w:ins w:id="90020" w:author="קלוד" w:date="2026-10-11T12:19:32Z">
        <w:r>
          <w:rPr>
            <w:color w:val="7B3F00"/>
          </w:rPr>
          <w:t xml:space="preserve">מעילה בדבר שיש בו פגם - ר"ע וחכמים</w:t>
        </w:r>
      </w:ins>
    </w:p>
    <w:p>
      <w:pPr>
        <w:pStyle w:val="38"/>
        <w:rPr>
          <w:ins w:id="91527" w:author="מנוע מכני" w:date="2026-10-11T12:04:39Z"/>
        </w:rPr>
      </w:pPr>
      <w:r w:rsidRPr="003778A1">
        <w:t xml:space="preserve">תנא:</w:t>
      </w:r>
    </w:p>
    <w:p w:rsidR="00E403F0" w:rsidRPr="00AD695E" w:rsidRDefault="00E403F0" w:rsidP="00E403F0">
      <w:pPr>
        <w:rPr>
          <w:rtl/>
        </w:rPr>
      </w:pPr>
      <w:del w:id="9152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מודה </w:t>
      </w:r>
      <w:r w:rsidRPr="003778A1">
        <w:rPr>
          <w:rStyle w:val="2fb"/>
          <w:rFonts w:ascii="FontbitDavid" w:hAnsi="FontbitDavid"/>
          <w:sz w:val="24"/>
          <w:rtl/>
        </w:rPr>
        <w:t xml:space="preserve">ר"ע</w:t>
      </w:r>
      <w:r w:rsidRPr="003778A1">
        <w:rPr>
          <w:rFonts w:ascii="FontbitDavid" w:hAnsi="FontbitDavid"/>
          <w:sz w:val="24"/>
          <w:rtl/>
        </w:rPr>
        <w:t xml:space="preserve"> לחכמים בדבר שיש בו פגם</w:t>
      </w:r>
      <w:r>
        <w:rPr>
          <w:rFonts w:ascii="FontbitDavid" w:hAnsi="FontbitDavid"/>
          <w:sz w:val="24"/>
          <w:rtl/>
        </w:rPr>
        <w:t>.</w:t>
      </w:r>
    </w:p>
    <w:p>
      <w:pPr>
        <w:pStyle w:val="38"/>
        <w:rPr>
          <w:ins w:id="91529" w:author="מנוע מכני" w:date="2026-10-11T12:04:39Z"/>
        </w:rPr>
      </w:pPr>
      <w:r w:rsidRPr="003778A1">
        <w:t xml:space="preserve">רבא:</w:t>
      </w:r>
    </w:p>
    <w:p w:rsidR="00E403F0" w:rsidRPr="00AD695E" w:rsidRDefault="00E403F0" w:rsidP="00E403F0">
      <w:pPr>
        <w:rPr>
          <w:rtl/>
        </w:rPr>
      </w:pPr>
      <w:del w:id="91530" w:author="מנוע מכני" w:date="2026-10-11T12:04:39Z">
        <w:r w:rsidRPr="003778A1">
          <w:rPr>
            <w:rFonts w:ascii="FontbitDavid" w:hAnsi="FontbitDavid"/>
            <w:sz w:val="24"/>
            <w:rtl/>
          </w:rPr>
          <w:delText xml:space="preserve"> </w:delText>
        </w:r>
      </w:del>
      <w:ins w:id="90586" w:author="מנוע מכני" w:date="2026-10-11T12:04:39Z">
        <w:r>
          <w:rPr>
            <w:rFonts w:ascii="FontbitDavid" w:hAnsi="FontbitDavid" w:hint="cs"/>
            <w:b/>
            <w:bCs/>
            <w:sz w:val="24"/>
            <w:rtl/>
          </w:rPr>
          <w:t xml:space="preserve">וחלקו</w:t>
        </w:r>
      </w:ins>
      <w:del w:id="90587" w:author="מנוע מכני" w:date="2026-10-11T12:04:39Z">
        <w:r w:rsidRPr="007768EB">
          <w:rPr>
            <w:rFonts w:ascii="FontbitDavid" w:hAnsi="FontbitDavid" w:hint="cs"/>
            <w:b/>
            <w:bCs/>
            <w:sz w:val="24"/>
            <w:rtl/>
          </w:rPr>
          <w:delText xml:space="preserve">ופליגי</w:delText>
        </w:r>
      </w:del>
      <w:r>
        <w:rPr>
          <w:rFonts w:ascii="FontbitDavid" w:hAnsi="FontbitDavid" w:hint="cs"/>
          <w:sz w:val="24"/>
          <w:rtl/>
        </w:rPr>
        <w:t xml:space="preserve">: </w:t>
      </w:r>
      <w:r w:rsidRPr="003778A1">
        <w:rPr>
          <w:rFonts w:ascii="FontbitDavid" w:hAnsi="FontbitDavid"/>
          <w:sz w:val="24"/>
          <w:rtl/>
        </w:rPr>
        <w:t xml:space="preserve">בלבוש </w:t>
      </w:r>
      <w:r>
        <w:rPr>
          <w:rFonts w:ascii="FontbitDavid" w:hAnsi="FontbitDavid" w:hint="cs"/>
          <w:sz w:val="24"/>
          <w:rtl/>
        </w:rPr>
        <w:t xml:space="preserve">אמצעי שאינו נפגם אלא לזמן מרובה, ובלבוש פשתן דק ויקר </w:t>
      </w:r>
    </w:p>
    <w:p>
      <w:pPr>
        <w:pStyle w:val="afffff8"/>
        <w:rPr>
          <w:ins w:id="90017" w:author="קלוד" w:date="2026-10-11T12:19:32Z"/>
        </w:rPr>
      </w:pPr>
      <w:ins w:id="90018" w:author="קלוד" w:date="2026-10-11T12:19:32Z">
        <w:r>
          <w:rPr>
            <w:color w:val="7B3F00"/>
          </w:rPr>
          <w:t xml:space="preserve">'תמעול מעל' - פגם והנאה וצירוף אכילות</w:t>
        </w:r>
      </w:ins>
    </w:p>
    <w:p>
      <w:pPr>
        <w:pStyle w:val="38"/>
        <w:rPr>
          <w:ins w:id="91531" w:author="מנוע מכני" w:date="2026-10-11T12:04:39Z"/>
        </w:rPr>
      </w:pPr>
      <w:r w:rsidRPr="002D69EF">
        <w:t>ת"ר</w:t>
      </w:r>
      <w:r w:rsidRPr="003778A1">
        <w:t xml:space="preserve">:</w:t>
      </w:r>
    </w:p>
    <w:p w:rsidR="00E403F0" w:rsidRPr="00AD695E" w:rsidRDefault="00E403F0" w:rsidP="00E403F0">
      <w:pPr>
        <w:rPr>
          <w:rtl/>
        </w:rPr>
      </w:pPr>
      <w:del w:id="9153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נפש - אחד היחיד ואחד הנשיא ואחד המשיח, </w:t>
      </w:r>
      <w:r>
        <w:rPr>
          <w:rFonts w:ascii="FontbitDavid" w:hAnsi="FontbitDavid" w:hint="cs"/>
          <w:sz w:val="24"/>
          <w:rtl/>
        </w:rPr>
        <w:t>'</w:t>
      </w:r>
      <w:ins w:id="90079" w:author="Claude - סמנטי" w:date="2026-10-11T12:17:22Z">
        <w:r>
          <w:rPr>
            <w:rStyle w:val="afffff0"/>
            <w:rFonts w:ascii="FontbitDavid" w:hAnsi="FontbitDavid"/>
            <w:sz w:val="24"/>
            <w:rtl/>
          </w:rPr>
          <w:t xml:space="preserve">כִּי תִמְעֹל מַעַל</w:t>
        </w:r>
      </w:ins>
      <w:del w:id="90080" w:author="Claude - סמנטי" w:date="2026-10-11T12:17:22Z">
        <w:r w:rsidRPr="003778A1">
          <w:rPr>
            <w:rFonts w:ascii="FontbitDavid" w:hAnsi="FontbitDavid"/>
            <w:sz w:val="24"/>
            <w:rtl/>
          </w:rPr>
          <w:delText xml:space="preserve">כי תמעל מעל</w:delText>
        </w:r>
      </w:del>
      <w:r>
        <w:rPr>
          <w:rFonts w:ascii="FontbitDavid" w:hAnsi="FontbitDavid" w:hint="cs"/>
          <w:sz w:val="24"/>
          <w:rtl/>
        </w:rPr>
        <w:t>'</w:t>
      </w:r>
      <w:r w:rsidRPr="003778A1">
        <w:rPr>
          <w:rFonts w:ascii="FontbitDavid" w:hAnsi="FontbitDavid"/>
          <w:sz w:val="24"/>
          <w:rtl/>
        </w:rPr>
        <w:t xml:space="preserve"> - אין מעל אלא שנוי, וכן אומר </w:t>
      </w:r>
      <w:r>
        <w:rPr>
          <w:rFonts w:ascii="FontbitDavid" w:hAnsi="FontbitDavid" w:hint="cs"/>
          <w:sz w:val="24"/>
          <w:rtl/>
        </w:rPr>
        <w:t>'</w:t>
      </w:r>
      <w:r>
        <w:rPr>
          <w:rStyle w:val="afffff0"/>
          <w:rFonts w:ascii="FontbitDavid" w:hAnsi="FontbitDavid"/>
          <w:sz w:val="24"/>
          <w:rtl/>
          <w:rPrChange w:id="9002" w:author="מנוע פסוקים" w:date="2026-10-11T09:22:07Z">
            <w:rPr>
              <w:rFonts w:ascii="FontbitDavid" w:hAnsi="FontbitDavid"/>
              <w:sz w:val="24"/>
              <w:rtl/>
            </w:rPr>
          </w:rPrChange>
        </w:rPr>
        <w:t xml:space="preserve">איש איש כי תשטה אשתו ומעלה בו מעל</w:t>
      </w:r>
      <w:r>
        <w:rPr>
          <w:rFonts w:ascii="FontbitDavid" w:hAnsi="FontbitDavid"/>
          <w:sz w:val="24"/>
          <w:rtl/>
        </w:rPr>
        <w:t xml:space="preserve">, </w:t>
      </w:r>
    </w:p>
    <w:p w:rsidR="00E403F0" w:rsidRPr="00AD695E" w:rsidRDefault="00E403F0" w:rsidP="00E403F0">
      <w:pPr>
        <w:rPr>
          <w:rtl/>
        </w:rPr>
      </w:pPr>
      <w:r>
        <w:rPr>
          <w:rFonts w:ascii="FontbitDavid" w:hAnsi="FontbitDavid"/>
          <w:sz w:val="24"/>
          <w:rtl/>
        </w:rPr>
        <w:tab/>
      </w:r>
      <w:r w:rsidRPr="003778A1">
        <w:rPr>
          <w:rFonts w:ascii="FontbitDavid" w:hAnsi="FontbitDavid"/>
          <w:sz w:val="24"/>
          <w:rtl/>
        </w:rPr>
        <w:t xml:space="preserve">ואומר </w:t>
      </w:r>
      <w:r>
        <w:rPr>
          <w:rFonts w:ascii="FontbitDavid" w:hAnsi="FontbitDavid" w:hint="cs"/>
          <w:sz w:val="24"/>
          <w:rtl/>
        </w:rPr>
        <w:t>'</w:t>
      </w:r>
      <w:r w:rsidRPr="003778A1">
        <w:rPr>
          <w:rStyle w:val="afffff0"/>
          <w:rFonts w:ascii="FontbitDavid" w:hAnsi="FontbitDavid"/>
          <w:sz w:val="24"/>
          <w:rtl/>
        </w:rPr>
        <w:t xml:space="preserve">וימעלו באלהי</w:t>
      </w:r>
      <w:ins w:id="90960" w:author="מנוע מכני" w:date="2026-10-11T12:04:39Z">
        <w:r>
          <w:rPr>
            <w:rStyle w:val="afffff0"/>
            <w:rFonts w:ascii="FontbitDavid" w:hAnsi="FontbitDavid"/>
            <w:sz w:val="24"/>
            <w:rtl/>
          </w:rPr>
          <w:t xml:space="preserve"> </w:t>
        </w:r>
      </w:ins>
      <w:del w:id="90961" w:author="מנוע מכני" w:date="2026-10-11T12:04:39Z">
        <w:r w:rsidRPr="003778A1">
          <w:rPr>
            <w:rFonts w:ascii="FontbitDavid" w:hAnsi="FontbitDavid"/>
            <w:sz w:val="24"/>
            <w:rtl/>
          </w:rPr>
          <w:delText xml:space="preserve">  </w:delText>
        </w:r>
      </w:del>
      <w:r w:rsidRPr="003778A1">
        <w:rPr>
          <w:rStyle w:val="afffff0"/>
          <w:rFonts w:ascii="FontbitDavid" w:hAnsi="FontbitDavid"/>
          <w:sz w:val="24"/>
          <w:rtl/>
        </w:rPr>
        <w:t xml:space="preserve">אבותיהם ויזנו אחרי הבעלים</w:t>
      </w:r>
      <w:r>
        <w:rPr>
          <w:rFonts w:ascii="FontbitDavid" w:hAnsi="FontbitDavid" w:hint="cs"/>
          <w:sz w:val="24"/>
          <w:rtl/>
        </w:rPr>
        <w:t>'</w:t>
      </w:r>
      <w:r>
        <w:rPr>
          <w:rFonts w:ascii="FontbitDavid" w:hAnsi="FontbitDavid"/>
          <w:sz w:val="24"/>
          <w:rtl/>
        </w:rPr>
        <w:t>.</w:t>
      </w:r>
    </w:p>
    <w:p w:rsidR="00E403F0" w:rsidRPr="00AD695E" w:rsidRDefault="00E403F0" w:rsidP="00E403F0">
      <w:pPr>
        <w:pStyle w:val="afff3"/>
        <w:framePr w:wrap="around"/>
        <w:rPr>
          <w:rtl/>
        </w:rPr>
      </w:pPr>
      <w:r>
        <w:rPr>
          <w:rFonts w:hint="cs"/>
          <w:rtl/>
        </w:rPr>
        <w:t>יח:</w:t>
      </w:r>
    </w:p>
    <w:p w:rsidR="00E403F0" w:rsidRPr="004C3008" w:rsidRDefault="00E403F0" w:rsidP="00E403F0">
      <w:pPr>
        <w:rPr>
          <w:spacing w:val="-4"/>
          <w:rtl/>
        </w:rPr>
      </w:pPr>
      <w:r w:rsidRPr="004C3008">
        <w:rPr>
          <w:rFonts w:ascii="FontbitDavid" w:hAnsi="FontbitDavid"/>
          <w:spacing w:val="-4"/>
          <w:sz w:val="24"/>
          <w:rtl/>
        </w:rPr>
        <w:t xml:space="preserve">יכול פגם ולא נהנה, או נהנה ולא פגם, ובמחובר לקרקע, ובשליח שעשה שליחותו </w:t>
      </w:r>
      <w:ins w:id="90323" w:author="מנוע מכני" w:date="2026-10-11T12:04:39Z">
        <w:r>
          <w:rPr>
            <w:rFonts w:ascii="FontbitDavid" w:hAnsi="FontbitDavid" w:hint="cs"/>
            <w:spacing w:val="-4"/>
            <w:sz w:val="24"/>
            <w:rtl/>
          </w:rPr>
          <w:t xml:space="preserve">ת"ל</w:t>
        </w:r>
      </w:ins>
      <w:del w:id="90324" w:author="מנוע מכני" w:date="2026-10-11T12:04:39Z">
        <w:r w:rsidRPr="004C3008">
          <w:rPr>
            <w:rFonts w:ascii="FontbitDavid" w:hAnsi="FontbitDavid" w:hint="cs"/>
            <w:spacing w:val="-4"/>
            <w:sz w:val="24"/>
            <w:rtl/>
          </w:rPr>
          <w:delText xml:space="preserve">ת''ל</w:delText>
        </w:r>
      </w:del>
      <w:r w:rsidRPr="004C3008">
        <w:rPr>
          <w:rFonts w:ascii="FontbitDavid" w:hAnsi="FontbitDavid"/>
          <w:spacing w:val="-4"/>
          <w:sz w:val="24"/>
          <w:rtl/>
        </w:rPr>
        <w:t xml:space="preserve"> </w:t>
      </w:r>
      <w:r w:rsidRPr="004C3008">
        <w:rPr>
          <w:rFonts w:ascii="FontbitDavid" w:hAnsi="FontbitDavid" w:hint="cs"/>
          <w:spacing w:val="-4"/>
          <w:sz w:val="24"/>
          <w:rtl/>
        </w:rPr>
        <w:t>'</w:t>
      </w:r>
      <w:ins w:id="90081" w:author="Claude - סמנטי" w:date="2026-10-11T12:17:22Z">
        <w:r>
          <w:rPr>
            <w:rStyle w:val="afffff0"/>
            <w:rFonts w:ascii="FontbitDavid" w:hAnsi="FontbitDavid"/>
            <w:spacing w:val="-4"/>
            <w:sz w:val="24"/>
            <w:rtl/>
          </w:rPr>
          <w:t xml:space="preserve">וְחָטְאָה</w:t>
        </w:r>
      </w:ins>
      <w:del w:id="90082" w:author="Claude - סמנטי" w:date="2026-10-11T12:17:22Z">
        <w:r w:rsidRPr="004C3008">
          <w:rPr>
            <w:rFonts w:ascii="FontbitDavid" w:hAnsi="FontbitDavid"/>
            <w:spacing w:val="-4"/>
            <w:sz w:val="24"/>
            <w:rtl/>
          </w:rPr>
          <w:delText xml:space="preserve">וחטאה</w:delText>
        </w:r>
      </w:del>
      <w:r w:rsidRPr="004C3008">
        <w:rPr>
          <w:rFonts w:ascii="FontbitDavid" w:hAnsi="FontbitDavid" w:hint="cs"/>
          <w:spacing w:val="-4"/>
          <w:sz w:val="24"/>
          <w:rtl/>
        </w:rPr>
        <w:t>'</w:t>
      </w:r>
      <w:ins w:id="90962" w:author="מנוע מכני" w:date="2026-10-11T12:04:39Z">
        <w:r>
          <w:rPr>
            <w:rFonts w:ascii="FontbitDavid" w:hAnsi="FontbitDavid"/>
            <w:spacing w:val="-4"/>
            <w:sz w:val="24"/>
            <w:rtl/>
          </w:rPr>
          <w:t xml:space="preserve">,</w:t>
        </w:r>
      </w:ins>
      <w:del w:id="90963" w:author="מנוע מכני" w:date="2026-10-11T12:04:39Z">
        <w:r w:rsidRPr="004C3008">
          <w:rPr>
            <w:rFonts w:ascii="FontbitDavid" w:hAnsi="FontbitDavid"/>
            <w:spacing w:val="-4"/>
            <w:sz w:val="24"/>
            <w:rtl/>
          </w:rPr>
          <w:delText xml:space="preserve">;</w:delText>
        </w:r>
      </w:del>
    </w:p>
    <w:p w:rsidR="00E403F0" w:rsidRPr="00AD695E" w:rsidRDefault="00E403F0" w:rsidP="00E403F0">
      <w:pPr>
        <w:rPr>
          <w:rtl/>
        </w:rPr>
      </w:pPr>
      <w:r w:rsidRPr="003778A1">
        <w:rPr>
          <w:rFonts w:ascii="FontbitDavid" w:hAnsi="FontbitDavid"/>
          <w:sz w:val="24"/>
          <w:rtl/>
        </w:rPr>
        <w:t xml:space="preserve">מה </w:t>
      </w:r>
      <w:r>
        <w:rPr>
          <w:rFonts w:ascii="FontbitDavid" w:hAnsi="FontbitDavid" w:hint="cs"/>
          <w:sz w:val="24"/>
          <w:rtl/>
        </w:rPr>
        <w:t>'</w:t>
      </w:r>
      <w:r w:rsidRPr="003778A1">
        <w:rPr>
          <w:rStyle w:val="afffff0"/>
          <w:rFonts w:ascii="FontbitDavid" w:hAnsi="FontbitDavid"/>
          <w:sz w:val="24"/>
          <w:rtl/>
        </w:rPr>
        <w:t>חטא</w:t>
      </w:r>
      <w:r>
        <w:rPr>
          <w:rFonts w:ascii="FontbitDavid" w:hAnsi="FontbitDavid" w:hint="cs"/>
          <w:sz w:val="24"/>
          <w:rtl/>
        </w:rPr>
        <w:t>'</w:t>
      </w:r>
      <w:r w:rsidRPr="003778A1">
        <w:rPr>
          <w:rFonts w:ascii="FontbitDavid" w:hAnsi="FontbitDavid"/>
          <w:sz w:val="24"/>
          <w:rtl/>
        </w:rPr>
        <w:t xml:space="preserve"> האמור בתרומה - פוגם ונהנה, ומי שפגם נהנה, ובדבר שפוגם בו נהנה, ופגימתו והנאתו כאחד, ובתלוש מן הקרקע ובשליח שעשה שליחותו, </w:t>
      </w:r>
    </w:p>
    <w:p w:rsidR="00E403F0" w:rsidRPr="00AD695E" w:rsidRDefault="00E403F0" w:rsidP="00E403F0">
      <w:pPr>
        <w:rPr>
          <w:rtl/>
        </w:rPr>
      </w:pPr>
      <w:r w:rsidRPr="003778A1">
        <w:rPr>
          <w:rFonts w:ascii="FontbitDavid" w:hAnsi="FontbitDavid"/>
          <w:sz w:val="24"/>
          <w:rtl/>
        </w:rPr>
        <w:t xml:space="preserve">אף </w:t>
      </w:r>
      <w:r>
        <w:rPr>
          <w:rFonts w:ascii="FontbitDavid" w:hAnsi="FontbitDavid" w:hint="cs"/>
          <w:sz w:val="24"/>
          <w:rtl/>
        </w:rPr>
        <w:t>'</w:t>
      </w:r>
      <w:r w:rsidRPr="003778A1">
        <w:rPr>
          <w:rStyle w:val="afffff0"/>
          <w:rFonts w:ascii="FontbitDavid" w:hAnsi="FontbitDavid"/>
          <w:sz w:val="24"/>
          <w:rtl/>
        </w:rPr>
        <w:t>חטא</w:t>
      </w:r>
      <w:r>
        <w:rPr>
          <w:rFonts w:ascii="FontbitDavid" w:hAnsi="FontbitDavid" w:hint="cs"/>
          <w:sz w:val="24"/>
          <w:rtl/>
        </w:rPr>
        <w:t>'</w:t>
      </w:r>
      <w:r w:rsidRPr="003778A1">
        <w:rPr>
          <w:rFonts w:ascii="FontbitDavid" w:hAnsi="FontbitDavid"/>
          <w:sz w:val="24"/>
          <w:rtl/>
        </w:rPr>
        <w:t xml:space="preserve"> האמור במעילה - פוגם ונהנה, ומי שפגם נהנה, ובדבר שפוגם בו נהנה, ופגימתו והנאתו כאחד, ובתלוש מן הקרקע, ובשליח שעשה שליחותו</w:t>
      </w:r>
      <w:r>
        <w:rPr>
          <w:rFonts w:ascii="FontbitDavid" w:hAnsi="FontbitDavid"/>
          <w:sz w:val="24"/>
          <w:rtl/>
        </w:rPr>
        <w:t>.</w:t>
      </w:r>
    </w:p>
    <w:p w:rsidR="00E403F0" w:rsidRPr="00AD695E" w:rsidRDefault="00E403F0" w:rsidP="00E403F0">
      <w:pPr>
        <w:rPr>
          <w:rtl/>
        </w:rPr>
      </w:pPr>
      <w:r>
        <w:rPr>
          <w:rFonts w:ascii="FontbitDavid" w:hAnsi="FontbitDavid" w:hint="cs"/>
          <w:sz w:val="24"/>
          <w:rtl/>
        </w:rPr>
        <w:t xml:space="preserve">ואפי' </w:t>
      </w:r>
      <w:r w:rsidRPr="003778A1">
        <w:rPr>
          <w:rFonts w:ascii="FontbitDavid" w:hAnsi="FontbitDavid"/>
          <w:sz w:val="24"/>
          <w:rtl/>
        </w:rPr>
        <w:t xml:space="preserve">בדבר שאין בו פגם </w:t>
      </w:r>
      <w:r>
        <w:rPr>
          <w:rFonts w:ascii="FontbitDavid" w:hAnsi="FontbitDavid" w:hint="cs"/>
          <w:sz w:val="24"/>
          <w:rtl/>
        </w:rPr>
        <w:t>'תמעול מעל'</w:t>
      </w:r>
      <w:r w:rsidRPr="003778A1">
        <w:rPr>
          <w:rFonts w:ascii="FontbitDavid" w:hAnsi="FontbitDavid"/>
          <w:sz w:val="24"/>
          <w:rtl/>
        </w:rPr>
        <w:t xml:space="preserve"> </w:t>
      </w:r>
      <w:r>
        <w:rPr>
          <w:rFonts w:ascii="FontbitDavid" w:hAnsi="FontbitDavid" w:hint="cs"/>
          <w:sz w:val="24"/>
          <w:rtl/>
        </w:rPr>
        <w:t>ל</w:t>
      </w:r>
      <w:r w:rsidRPr="003778A1">
        <w:rPr>
          <w:rFonts w:ascii="FontbitDavid" w:hAnsi="FontbitDavid"/>
          <w:sz w:val="24"/>
          <w:rtl/>
        </w:rPr>
        <w:t xml:space="preserve">אכילתו ואכילת חברו, הנייתו והניית חברו, הנאתו ואכילת חברו, אכילתו והניית חברו, </w:t>
      </w:r>
      <w:r>
        <w:rPr>
          <w:rFonts w:ascii="FontbitDavid" w:hAnsi="FontbitDavid"/>
          <w:sz w:val="24"/>
          <w:rtl/>
        </w:rPr>
        <w:t xml:space="preserve">שמצטרפין זע"ז </w:t>
      </w:r>
      <w:ins w:id="90436" w:author="מנוע מכני" w:date="2026-10-11T12:04:39Z">
        <w:r>
          <w:rPr>
            <w:rFonts w:ascii="FontbitDavid" w:hAnsi="FontbitDavid"/>
            <w:sz w:val="24"/>
            <w:rtl/>
          </w:rPr>
          <w:t xml:space="preserve">אפי'</w:t>
        </w:r>
      </w:ins>
      <w:del w:id="90437" w:author="מנוע מכני" w:date="2026-10-11T12:04:39Z">
        <w:r>
          <w:rPr>
            <w:rFonts w:ascii="FontbitDavid" w:hAnsi="FontbitDavid"/>
            <w:sz w:val="24"/>
            <w:rtl/>
          </w:rPr>
          <w:delText xml:space="preserve">אפילו</w:delText>
        </w:r>
      </w:del>
      <w:r>
        <w:rPr>
          <w:rFonts w:ascii="FontbitDavid" w:hAnsi="FontbitDavid"/>
          <w:sz w:val="24"/>
          <w:rtl/>
        </w:rPr>
        <w:t xml:space="preserve"> לזמן מרובה,</w:t>
      </w:r>
    </w:p>
    <w:p w:rsidR="00E403F0" w:rsidRPr="00AD695E" w:rsidRDefault="00E403F0" w:rsidP="00E403F0">
      <w:pPr>
        <w:rPr>
          <w:rtl/>
        </w:rPr>
      </w:pPr>
      <w:r>
        <w:rPr>
          <w:rFonts w:ascii="FontbitDavid" w:hAnsi="FontbitDavid" w:hint="cs"/>
          <w:sz w:val="24"/>
          <w:rtl/>
        </w:rPr>
        <w:t xml:space="preserve">'</w:t>
      </w:r>
      <w:r>
        <w:rPr>
          <w:rStyle w:val="afffff0"/>
          <w:rFonts w:ascii="FontbitDavid" w:hAnsi="FontbitDavid" w:hint="cs"/>
          <w:sz w:val="24"/>
          <w:rtl/>
        </w:rPr>
        <w:t xml:space="preserve">תמעול מעל</w:t>
      </w:r>
      <w:r>
        <w:rPr>
          <w:rFonts w:ascii="FontbitDavid" w:hAnsi="FontbitDavid" w:hint="cs"/>
          <w:sz w:val="24"/>
          <w:rtl/>
        </w:rPr>
        <w:t xml:space="preserve">' צירף שני אכילות אפי אכל היום ואכל למחר </w:t>
      </w:r>
    </w:p>
    <w:p w:rsidR="00E403F0" w:rsidRPr="00AD695E" w:rsidRDefault="00E403F0" w:rsidP="00E403F0">
      <w:pPr>
        <w:rPr>
          <w:rtl/>
        </w:rPr>
      </w:pPr>
      <w:r>
        <w:rPr>
          <w:rFonts w:ascii="FontbitDavid" w:hAnsi="FontbitDavid" w:hint="cs"/>
          <w:sz w:val="24"/>
          <w:rtl/>
        </w:rPr>
        <w:t xml:space="preserve">'</w:t>
      </w:r>
      <w:r>
        <w:rPr>
          <w:rStyle w:val="afffff0"/>
          <w:rFonts w:ascii="FontbitDavid" w:hAnsi="FontbitDavid" w:hint="cs"/>
          <w:sz w:val="24"/>
          <w:rtl/>
        </w:rPr>
        <w:t xml:space="preserve">תמעול מעל</w:t>
      </w:r>
      <w:r>
        <w:rPr>
          <w:rFonts w:ascii="FontbitDavid" w:hAnsi="FontbitDavid" w:hint="cs"/>
          <w:sz w:val="24"/>
          <w:rtl/>
        </w:rPr>
        <w:t xml:space="preserve">' - </w:t>
      </w:r>
      <w:r w:rsidRPr="003778A1">
        <w:rPr>
          <w:rFonts w:ascii="FontbitDavid" w:hAnsi="FontbitDavid"/>
          <w:sz w:val="24"/>
          <w:rtl/>
        </w:rPr>
        <w:t xml:space="preserve">לאכילתו ואכילת חברו, ואפי' מכאן ועד שלש שנים </w:t>
      </w:r>
    </w:p>
    <w:p w:rsidR="00E403F0" w:rsidRPr="00AD695E" w:rsidRDefault="00E403F0" w:rsidP="00E403F0">
      <w:pPr>
        <w:pStyle w:val="afff3"/>
        <w:framePr w:wrap="around"/>
        <w:rPr>
          <w:rtl/>
        </w:rPr>
      </w:pPr>
      <w:r>
        <w:rPr>
          <w:rFonts w:hint="cs"/>
          <w:rtl/>
        </w:rPr>
        <w:t>יט.</w:t>
      </w:r>
    </w:p>
    <w:p w:rsidR="00E403F0" w:rsidRPr="00AD695E" w:rsidRDefault="00E403F0" w:rsidP="00E403F0">
      <w:pPr>
        <w:rPr>
          <w:rtl/>
        </w:rPr>
      </w:pPr>
      <w:r>
        <w:rPr>
          <w:rFonts w:ascii="FontbitDavid" w:hAnsi="FontbitDavid" w:hint="cs"/>
          <w:sz w:val="24"/>
          <w:rtl/>
        </w:rPr>
        <w:t xml:space="preserve">תמעול מעל' </w:t>
      </w:r>
      <w:r>
        <w:rPr>
          <w:rFonts w:ascii="FontbitDavid" w:hAnsi="FontbitDavid" w:hint="cs"/>
          <w:sz w:val="24"/>
          <w:rtl/>
        </w:rPr>
        <w:t xml:space="preserve">לא</w:t>
      </w:r>
      <w:r>
        <w:rPr>
          <w:rFonts w:ascii="FontbitDavid" w:hAnsi="FontbitDavid" w:hint="cs"/>
          <w:sz w:val="24"/>
          <w:rtl/>
        </w:rPr>
        <w:t xml:space="preserve"> כבתרומה -דאפי' </w:t>
      </w:r>
      <w:r>
        <w:rPr>
          <w:rFonts w:ascii="FontbitDavid" w:hAnsi="FontbitDavid" w:hint="cs"/>
          <w:sz w:val="24"/>
          <w:rtl/>
        </w:rPr>
        <w:t xml:space="preserve">לא</w:t>
      </w:r>
      <w:r>
        <w:rPr>
          <w:rFonts w:ascii="FontbitDavid" w:hAnsi="FontbitDavid" w:hint="cs"/>
          <w:sz w:val="24"/>
          <w:rtl/>
        </w:rPr>
        <w:t xml:space="preserve"> </w:t>
      </w:r>
      <w:r w:rsidRPr="003778A1">
        <w:rPr>
          <w:rFonts w:ascii="FontbitDavid" w:hAnsi="FontbitDavid"/>
          <w:sz w:val="24"/>
          <w:rtl/>
        </w:rPr>
        <w:t xml:space="preserve">יצא מן הקדש לחול, מן הקדש לקדש, כגון לקח קיני זבים וקיני זבות וקיני יולדות, ושקל שקלו, והביא חטאתו ואשמו מן ההקדש, כיון שהוציא - מעל, דברי </w:t>
      </w:r>
      <w:r w:rsidRPr="003778A1">
        <w:rPr>
          <w:rStyle w:val="2fb"/>
          <w:rFonts w:ascii="FontbitDavid" w:hAnsi="FontbitDavid"/>
          <w:sz w:val="24"/>
          <w:rtl/>
        </w:rPr>
        <w:t xml:space="preserve">ר' שמעון</w:t>
      </w:r>
      <w:ins w:id="90964" w:author="מנוע מכני" w:date="2026-10-11T12:04:39Z">
        <w:r>
          <w:rPr>
            <w:rFonts w:ascii="FontbitDavid" w:hAnsi="FontbitDavid"/>
            <w:sz w:val="24"/>
            <w:rtl/>
          </w:rPr>
          <w:t xml:space="preserve">,</w:t>
        </w:r>
      </w:ins>
      <w:del w:id="90965" w:author="מנוע מכני" w:date="2026-10-11T12:04:39Z">
        <w:r>
          <w:rPr>
            <w:rFonts w:ascii="FontbitDavid" w:hAnsi="FontbitDavid"/>
            <w:sz w:val="24"/>
            <w:rtl/>
          </w:rPr>
          <w:delText xml:space="preserve">;</w:delText>
        </w:r>
      </w:del>
      <w:ins w:id="90968" w:author="מנוע מכני" w:date="2026-10-11T12:04:39Z">
        <w:r>
          <w:rPr>
            <w:rFonts w:ascii="FontbitDavid" w:hAnsi="FontbitDavid" w:hint="cs"/>
            <w:sz w:val="24"/>
            <w:rtl/>
          </w:rPr>
          <w:t xml:space="preserve"> </w:t>
        </w:r>
      </w:ins>
      <w:del w:id="90969" w:author="מנוע מכני" w:date="2026-10-11T12:04:39Z">
        <w:r>
          <w:rPr>
            <w:rFonts w:ascii="FontbitDavid" w:hAnsi="FontbitDavid" w:hint="cs"/>
            <w:sz w:val="24"/>
            <w:rtl/>
          </w:rPr>
          <w:delText xml:space="preserve">  </w:delText>
        </w:r>
      </w:del>
      <w:r>
        <w:rPr>
          <w:rStyle w:val="2fb"/>
          <w:rFonts w:ascii="FontbitDavid" w:hAnsi="FontbitDavid" w:hint="cs"/>
          <w:sz w:val="24"/>
          <w:rtl/>
        </w:rPr>
        <w:t xml:space="preserve">ול</w:t>
      </w:r>
      <w:ins w:id="90325" w:author="מנוע מכני" w:date="2026-10-11T12:04:39Z">
        <w:r>
          <w:rPr>
            <w:rStyle w:val="2fb"/>
            <w:rFonts w:ascii="FontbitDavid" w:hAnsi="FontbitDavid" w:hint="cs"/>
            <w:sz w:val="24"/>
            <w:rtl/>
          </w:rPr>
          <w:t xml:space="preserve">ר"י</w:t>
        </w:r>
      </w:ins>
      <w:del w:id="90326" w:author="מנוע מכני" w:date="2026-10-11T12:04:39Z">
        <w:r>
          <w:rPr>
            <w:rFonts w:ascii="FontbitDavid" w:hAnsi="FontbitDavid" w:hint="cs"/>
            <w:sz w:val="24"/>
            <w:rtl/>
          </w:rPr>
          <w:delText xml:space="preserve">ר''י</w:delText>
        </w:r>
      </w:del>
      <w:r>
        <w:rPr>
          <w:rFonts w:ascii="FontbitDavid" w:hAnsi="FontbitDavid" w:hint="cs"/>
          <w:sz w:val="24"/>
          <w:rtl/>
        </w:rPr>
        <w:t xml:space="preserve"> </w:t>
      </w:r>
      <w:r>
        <w:rPr>
          <w:rFonts w:ascii="FontbitDavid" w:hAnsi="FontbitDavid"/>
          <w:sz w:val="24"/>
          <w:rtl/>
        </w:rPr>
        <w:t>–</w:t>
      </w:r>
      <w:r>
        <w:rPr>
          <w:rFonts w:ascii="FontbitDavid" w:hAnsi="FontbitDavid" w:hint="cs"/>
          <w:sz w:val="24"/>
          <w:rtl/>
        </w:rPr>
        <w:t xml:space="preserve"> תמעול מעלה</w:t>
      </w:r>
      <w:r w:rsidRPr="003778A1">
        <w:rPr>
          <w:rFonts w:ascii="FontbitDavid" w:hAnsi="FontbitDavid"/>
          <w:sz w:val="24"/>
          <w:rtl/>
        </w:rPr>
        <w:t>: עד שיזרוק הדם</w:t>
      </w:r>
      <w:ins w:id="90966" w:author="מנוע מכני" w:date="2026-10-11T12:04:39Z">
        <w:r>
          <w:rPr>
            <w:rFonts w:ascii="FontbitDavid" w:hAnsi="FontbitDavid"/>
            <w:sz w:val="24"/>
            <w:rtl/>
          </w:rPr>
          <w:t xml:space="preserve">,</w:t>
        </w:r>
      </w:ins>
      <w:del w:id="90967" w:author="מנוע מכני" w:date="2026-10-11T12:04:39Z">
        <w:r>
          <w:rPr>
            <w:rFonts w:ascii="FontbitDavid" w:hAnsi="FontbitDavid"/>
            <w:sz w:val="24"/>
            <w:rtl/>
          </w:rPr>
          <w:delText xml:space="preserve">;</w:delText>
        </w:r>
      </w:del>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15" w:author="קלוד" w:date="2026-10-11T12:19:32Z"/>
        </w:rPr>
      </w:pPr>
      <w:ins w:id="90016" w:author="קלוד" w:date="2026-10-11T12:19:32Z">
        <w:r>
          <w:rPr>
            <w:color w:val="7B3F00"/>
          </w:rPr>
          <w:t xml:space="preserve">'נפש' - יחיד נשיא ומשוח, והקשים לסוטה ולע"ז</w:t>
        </w:r>
      </w:ins>
    </w:p>
    <w:p>
      <w:pPr>
        <w:pStyle w:val="38"/>
        <w:rPr>
          <w:ins w:id="91533" w:author="מנוע מכני" w:date="2026-10-11T12:04:39Z"/>
        </w:rPr>
      </w:pPr>
      <w:r w:rsidRPr="003778A1">
        <w:t xml:space="preserve">אמר</w:t>
      </w:r>
      <w:r w:rsidRPr="003778A1">
        <w:t xml:space="preserve"> מר:</w:t>
      </w:r>
    </w:p>
    <w:p w:rsidR="00E403F0" w:rsidRPr="00AD695E" w:rsidRDefault="00E403F0" w:rsidP="00E403F0">
      <w:pPr>
        <w:rPr>
          <w:rtl/>
        </w:rPr>
      </w:pPr>
      <w:del w:id="9153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נפש - אחד היחיד, ואחד הנשיא, ואחד המשוח במשמע</w:t>
      </w:r>
      <w:r>
        <w:rPr>
          <w:rFonts w:ascii="FontbitDavid" w:hAnsi="FontbitDavid"/>
          <w:sz w:val="24"/>
          <w:rtl/>
        </w:rPr>
        <w:t>.</w:t>
      </w:r>
    </w:p>
    <w:p w:rsidR="00E403F0" w:rsidRPr="00AD695E" w:rsidRDefault="00E403F0" w:rsidP="00E403F0">
      <w:pPr>
        <w:rPr>
          <w:rtl/>
        </w:rPr>
      </w:pPr>
      <w:ins w:id="90327" w:author="מנוע מכני" w:date="2026-10-11T12:04:39Z">
        <w:r>
          <w:rPr>
            <w:rFonts w:ascii="FontbitDavid" w:hAnsi="FontbitDavid" w:hint="cs"/>
            <w:sz w:val="24"/>
            <w:rtl/>
          </w:rPr>
          <w:t xml:space="preserve">ס"ד</w:t>
        </w:r>
      </w:ins>
      <w:del w:id="90328" w:author="מנוע מכני" w:date="2026-10-11T12:04:39Z">
        <w:r>
          <w:rPr>
            <w:rFonts w:ascii="FontbitDavid" w:hAnsi="FontbitDavid" w:hint="cs"/>
            <w:sz w:val="24"/>
            <w:rtl/>
          </w:rPr>
          <w:delText xml:space="preserve">ס''ד</w:delText>
        </w:r>
      </w:del>
      <w:r>
        <w:rPr>
          <w:rFonts w:ascii="FontbitDavid" w:hAnsi="FontbitDavid" w:hint="cs"/>
          <w:sz w:val="24"/>
          <w:rtl/>
        </w:rPr>
        <w:t xml:space="preserve"> '</w:t>
      </w:r>
      <w:ins w:id="90029" w:author="Claude - סמנטי" w:date="2026-10-11T12:17:22Z">
        <w:r>
          <w:rPr>
            <w:rStyle w:val="afffff0"/>
            <w:rFonts w:ascii="FontbitDavid" w:hAnsi="FontbitDavid"/>
            <w:sz w:val="24"/>
            <w:rtl/>
          </w:rPr>
          <w:t xml:space="preserve">וַאֲשֶׁר יִתֵּן מִמֶּנּוּ עַל זָר</w:t>
        </w:r>
      </w:ins>
      <w:del w:id="90030" w:author="Claude - סמנטי" w:date="2026-10-11T12:17:22Z">
        <w:r w:rsidRPr="003778A1">
          <w:rPr>
            <w:rFonts w:ascii="FontbitDavid" w:hAnsi="FontbitDavid"/>
            <w:sz w:val="24"/>
            <w:rtl/>
          </w:rPr>
          <w:delText xml:space="preserve">ואשר יתן ממנו על זר</w:delText>
        </w:r>
      </w:del>
      <w:r>
        <w:rPr>
          <w:rFonts w:ascii="FontbitDavid" w:hAnsi="FontbitDavid" w:hint="cs"/>
          <w:sz w:val="24"/>
          <w:rtl/>
        </w:rPr>
        <w:t>'</w:t>
      </w:r>
      <w:r w:rsidRPr="003778A1">
        <w:rPr>
          <w:rFonts w:ascii="FontbitDavid" w:hAnsi="FontbitDavid"/>
          <w:sz w:val="24"/>
          <w:rtl/>
        </w:rPr>
        <w:t xml:space="preserve"> - </w:t>
      </w:r>
      <w:ins w:id="90826" w:author="מנוע מכני" w:date="2026-10-11T12:04:39Z">
        <w:r>
          <w:rPr>
            <w:rFonts w:ascii="FontbitDavid" w:hAnsi="FontbitDavid"/>
            <w:sz w:val="24"/>
            <w:rtl/>
          </w:rPr>
          <w:t xml:space="preserve">וזה</w:t>
        </w:r>
      </w:ins>
      <w:del w:id="90827" w:author="מנוע מכני" w:date="2026-10-11T12:04:39Z">
        <w:r w:rsidRPr="003778A1">
          <w:rPr>
            <w:rFonts w:ascii="FontbitDavid" w:hAnsi="FontbitDavid"/>
            <w:sz w:val="24"/>
            <w:rtl/>
          </w:rPr>
          <w:delText xml:space="preserve">והאי</w:delText>
        </w:r>
      </w:del>
      <w:r w:rsidRPr="003778A1">
        <w:rPr>
          <w:rFonts w:ascii="FontbitDavid" w:hAnsi="FontbitDavid"/>
          <w:sz w:val="24"/>
          <w:rtl/>
        </w:rPr>
        <w:t xml:space="preserve"> </w:t>
      </w:r>
      <w:ins w:id="90588" w:author="מנוע מכני" w:date="2026-10-11T12:04:39Z">
        <w:r>
          <w:rPr>
            <w:rFonts w:ascii="FontbitDavid" w:hAnsi="FontbitDavid"/>
            <w:sz w:val="24"/>
            <w:rtl/>
          </w:rPr>
          <w:t xml:space="preserve">לא</w:t>
        </w:r>
      </w:ins>
      <w:del w:id="90589"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זר הוא - </w:t>
      </w:r>
      <w:ins w:id="90590" w:author="מנוע מכני" w:date="2026-10-11T12:04:39Z">
        <w:r>
          <w:rPr>
            <w:rFonts w:ascii="FontbitDavid" w:hAnsi="FontbitDavid"/>
            <w:sz w:val="24"/>
            <w:rtl/>
          </w:rPr>
          <w:t xml:space="preserve">שהרי</w:t>
        </w:r>
      </w:ins>
      <w:del w:id="90591" w:author="מנוע מכני" w:date="2026-10-11T12:04:39Z">
        <w:r w:rsidRPr="003778A1">
          <w:rPr>
            <w:rFonts w:ascii="FontbitDavid" w:hAnsi="FontbitDavid"/>
            <w:sz w:val="24"/>
            <w:rtl/>
          </w:rPr>
          <w:delText xml:space="preserve">דהא</w:delText>
        </w:r>
      </w:del>
      <w:r w:rsidRPr="003778A1">
        <w:rPr>
          <w:rFonts w:ascii="FontbitDavid" w:hAnsi="FontbitDavid"/>
          <w:sz w:val="24"/>
          <w:rtl/>
        </w:rPr>
        <w:t xml:space="preserve"> </w:t>
      </w:r>
      <w:ins w:id="90027" w:author="Claude - סמנטי" w:date="2026-10-11T12:17:22Z">
        <w:r>
          <w:rPr>
            <w:rFonts w:ascii="FontbitDavid" w:hAnsi="FontbitDavid"/>
            <w:sz w:val="24"/>
            <w:rtl/>
          </w:rPr>
          <w:t xml:space="preserve">נמשח</w:t>
        </w:r>
      </w:ins>
      <w:del w:id="90028" w:author="Claude - סמנטי" w:date="2026-10-11T12:17:22Z">
        <w:r w:rsidRPr="003778A1">
          <w:rPr>
            <w:rFonts w:ascii="FontbitDavid" w:hAnsi="FontbitDavid"/>
            <w:sz w:val="24"/>
            <w:rtl/>
          </w:rPr>
          <w:delText xml:space="preserve">אימשח</w:delText>
        </w:r>
      </w:del>
      <w:r w:rsidRPr="003778A1">
        <w:rPr>
          <w:rFonts w:ascii="FontbitDavid" w:hAnsi="FontbitDavid"/>
          <w:sz w:val="24"/>
          <w:rtl/>
        </w:rPr>
        <w:t xml:space="preserve"> בגוויה, </w:t>
      </w:r>
      <w:r w:rsidRPr="003778A1">
        <w:rPr>
          <w:rFonts w:ascii="FontbitDavid" w:hAnsi="FontbitDavid"/>
          <w:sz w:val="24"/>
          <w:rtl/>
        </w:rPr>
        <w:t xml:space="preserve">קמ"ל</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ואקשה </w:t>
      </w:r>
      <w:ins w:id="90828" w:author="מנוע מכני" w:date="2026-10-11T12:04:39Z">
        <w:r>
          <w:rPr>
            <w:rFonts w:ascii="FontbitDavid" w:hAnsi="FontbitDavid"/>
            <w:sz w:val="24"/>
            <w:rtl/>
          </w:rPr>
          <w:t xml:space="preserve">התורה</w:t>
        </w:r>
      </w:ins>
      <w:del w:id="90829" w:author="מנוע מכני" w:date="2026-10-11T12:04:39Z">
        <w:r w:rsidRPr="003778A1">
          <w:rPr>
            <w:rFonts w:ascii="FontbitDavid" w:hAnsi="FontbitDavid"/>
            <w:sz w:val="24"/>
            <w:rtl/>
          </w:rPr>
          <w:delText xml:space="preserve">רחמנא</w:delText>
        </w:r>
      </w:del>
      <w:r w:rsidRPr="003778A1">
        <w:rPr>
          <w:rFonts w:ascii="FontbitDavid" w:hAnsi="FontbitDavid"/>
          <w:sz w:val="24"/>
          <w:rtl/>
        </w:rPr>
        <w:t xml:space="preserve"> לסוטה, </w:t>
      </w:r>
      <w:ins w:id="91034" w:author="מנוע מכני" w:date="2026-10-11T12:04:39Z">
        <w:r>
          <w:rPr>
            <w:rFonts w:ascii="FontbitDavid" w:hAnsi="FontbitDavid"/>
            <w:sz w:val="24"/>
            <w:rtl/>
          </w:rPr>
          <w:t xml:space="preserve">ולע"ז</w:t>
        </w:r>
      </w:ins>
      <w:del w:id="91035" w:author="מנוע מכני" w:date="2026-10-11T12:04:39Z">
        <w:r w:rsidRPr="003778A1">
          <w:rPr>
            <w:rFonts w:ascii="FontbitDavid" w:hAnsi="FontbitDavid"/>
            <w:sz w:val="24"/>
            <w:rtl/>
          </w:rPr>
          <w:delText xml:space="preserve">ולעבודת כוכבים</w:delText>
        </w:r>
      </w:del>
      <w:r w:rsidRPr="003778A1">
        <w:rPr>
          <w:rFonts w:ascii="FontbitDavid" w:hAnsi="FontbitDavid"/>
          <w:sz w:val="24"/>
          <w:rtl/>
        </w:rPr>
        <w:t xml:space="preserve">, ולתרומה</w:t>
      </w:r>
      <w:ins w:id="90970" w:author="מנוע מכני" w:date="2026-10-11T12:04:39Z">
        <w:r>
          <w:rPr>
            <w:rFonts w:ascii="FontbitDavid" w:hAnsi="FontbitDavid"/>
            <w:sz w:val="24"/>
            <w:rtl/>
          </w:rPr>
          <w:t xml:space="preserve">,</w:t>
        </w:r>
      </w:ins>
      <w:del w:id="90971" w:author="מנוע מכני" w:date="2026-10-11T12:04:39Z">
        <w:r>
          <w:rPr>
            <w:rFonts w:ascii="FontbitDavid" w:hAnsi="FontbitDavid"/>
            <w:sz w:val="24"/>
            <w:rtl/>
          </w:rPr>
          <w:delText xml:space="preserve">;</w:delText>
        </w:r>
      </w:del>
    </w:p>
    <w:p w:rsidR="00E403F0" w:rsidRPr="00AD695E" w:rsidRDefault="00E403F0" w:rsidP="00E403F0">
      <w:pPr>
        <w:rPr>
          <w:rtl/>
        </w:rPr>
      </w:pPr>
      <w:r w:rsidRPr="00B4299A">
        <w:rPr>
          <w:rFonts w:ascii="FontbitDavid" w:hAnsi="FontbitDavid"/>
          <w:b/>
          <w:bCs/>
          <w:sz w:val="24"/>
          <w:rtl/>
        </w:rPr>
        <w:t>לסוטה</w:t>
      </w:r>
      <w:r w:rsidRPr="003778A1">
        <w:rPr>
          <w:rFonts w:ascii="FontbitDavid" w:hAnsi="FontbitDavid"/>
          <w:sz w:val="24"/>
          <w:rtl/>
        </w:rPr>
        <w:t xml:space="preserve"> - דאף על גב דלא פגם, </w:t>
      </w:r>
      <w:r>
        <w:rPr>
          <w:rFonts w:ascii="FontbitDavid" w:hAnsi="FontbitDavid"/>
          <w:sz w:val="24"/>
          <w:rtl/>
        </w:rPr>
        <w:tab/>
      </w:r>
      <w:r>
        <w:rPr>
          <w:rFonts w:ascii="FontbitDavid" w:hAnsi="FontbitDavid"/>
          <w:sz w:val="24"/>
          <w:rtl/>
        </w:rPr>
        <w:tab/>
      </w:r>
      <w:r w:rsidRPr="003778A1">
        <w:rPr>
          <w:rFonts w:ascii="FontbitDavid" w:hAnsi="FontbitDavid"/>
          <w:sz w:val="24"/>
          <w:rtl/>
        </w:rPr>
        <w:t xml:space="preserve">גבי הקדש </w:t>
      </w:r>
      <w:ins w:id="90592" w:author="מנוע מכני" w:date="2026-10-11T12:04:39Z">
        <w:r>
          <w:rPr>
            <w:rFonts w:ascii="FontbitDavid" w:hAnsi="FontbitDavid"/>
            <w:sz w:val="24"/>
            <w:rtl/>
          </w:rPr>
          <w:t xml:space="preserve">גם</w:t>
        </w:r>
      </w:ins>
      <w:del w:id="90593"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 נתנה טבעת בידה מעלה</w:t>
      </w:r>
      <w:ins w:id="90972" w:author="מנוע מכני" w:date="2026-10-11T12:04:39Z">
        <w:r>
          <w:rPr>
            <w:rFonts w:ascii="FontbitDavid" w:hAnsi="FontbitDavid"/>
            <w:sz w:val="24"/>
            <w:rtl/>
          </w:rPr>
          <w:t xml:space="preserve">,</w:t>
        </w:r>
      </w:ins>
      <w:del w:id="90973" w:author="מנוע מכני" w:date="2026-10-11T12:04:39Z">
        <w:r>
          <w:rPr>
            <w:rFonts w:ascii="FontbitDavid" w:hAnsi="FontbitDavid"/>
            <w:sz w:val="24"/>
            <w:rtl/>
          </w:rPr>
          <w:delText xml:space="preserve">;</w:delText>
        </w:r>
      </w:del>
    </w:p>
    <w:p w:rsidR="00E403F0" w:rsidRPr="00AD695E" w:rsidRDefault="00E403F0" w:rsidP="00E403F0">
      <w:pPr>
        <w:rPr>
          <w:rtl/>
        </w:rPr>
      </w:pPr>
      <w:ins w:id="91036" w:author="מנוע מכני" w:date="2026-10-11T12:04:39Z">
        <w:r>
          <w:rPr>
            <w:rFonts w:ascii="FontbitDavid" w:hAnsi="FontbitDavid"/>
            <w:b/>
            <w:bCs/>
            <w:sz w:val="24"/>
            <w:rtl/>
          </w:rPr>
          <w:t xml:space="preserve">ע"ז</w:t>
        </w:r>
      </w:ins>
      <w:del w:id="91037" w:author="מנוע מכני" w:date="2026-10-11T12:04:39Z">
        <w:r w:rsidRPr="00B4299A">
          <w:rPr>
            <w:rFonts w:ascii="FontbitDavid" w:hAnsi="FontbitDavid"/>
            <w:b/>
            <w:bCs/>
            <w:sz w:val="24"/>
            <w:rtl/>
          </w:rPr>
          <w:delText xml:space="preserve">עבודת</w:delText>
        </w:r>
        <w:r w:rsidRPr="003778A1">
          <w:rPr>
            <w:rFonts w:ascii="FontbitDavid" w:hAnsi="FontbitDavid"/>
            <w:sz w:val="24"/>
            <w:rtl/>
          </w:rPr>
          <w:delText xml:space="preserve"> </w:delText>
        </w:r>
        <w:r w:rsidRPr="00B4299A">
          <w:rPr>
            <w:rFonts w:ascii="FontbitDavid" w:hAnsi="FontbitDavid"/>
            <w:b/>
            <w:bCs/>
            <w:sz w:val="24"/>
            <w:rtl/>
          </w:rPr>
          <w:delText xml:space="preserve">כוכבים</w:delText>
        </w:r>
      </w:del>
      <w:r w:rsidRPr="003778A1">
        <w:rPr>
          <w:rFonts w:ascii="FontbitDavid" w:hAnsi="FontbitDavid"/>
          <w:sz w:val="24"/>
          <w:rtl/>
        </w:rPr>
        <w:t xml:space="preserve"> - דעד </w:t>
      </w:r>
      <w:ins w:id="90830" w:author="מנוע מכני" w:date="2026-10-11T12:04:39Z">
        <w:r>
          <w:rPr>
            <w:rFonts w:ascii="FontbitDavid" w:hAnsi="FontbitDavid"/>
            <w:sz w:val="24"/>
            <w:rtl/>
          </w:rPr>
          <w:t xml:space="preserve">דיש</w:t>
        </w:r>
      </w:ins>
      <w:del w:id="90831" w:author="מנוע מכני" w:date="2026-10-11T12:04:39Z">
        <w:r w:rsidRPr="003778A1">
          <w:rPr>
            <w:rFonts w:ascii="FontbitDavid" w:hAnsi="FontbitDavid"/>
            <w:sz w:val="24"/>
            <w:rtl/>
          </w:rPr>
          <w:delText xml:space="preserve">דאית</w:delText>
        </w:r>
      </w:del>
      <w:r w:rsidRPr="003778A1">
        <w:rPr>
          <w:rFonts w:ascii="FontbitDavid" w:hAnsi="FontbitDavid"/>
          <w:sz w:val="24"/>
          <w:rtl/>
        </w:rPr>
        <w:t xml:space="preserve"> בה שינוי, גבי הקדש </w:t>
      </w:r>
      <w:ins w:id="90594" w:author="מנוע מכני" w:date="2026-10-11T12:04:39Z">
        <w:r>
          <w:rPr>
            <w:rFonts w:ascii="FontbitDavid" w:hAnsi="FontbitDavid"/>
            <w:sz w:val="24"/>
            <w:rtl/>
          </w:rPr>
          <w:t xml:space="preserve">גם</w:t>
        </w:r>
      </w:ins>
      <w:del w:id="90595"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 עד דביקע בקרדום ויפגם ופגום</w:t>
      </w:r>
      <w:r>
        <w:rPr>
          <w:rFonts w:ascii="FontbitDavid" w:hAnsi="FontbitDavid"/>
          <w:sz w:val="24"/>
          <w:rtl/>
        </w:rPr>
        <w:t>.</w:t>
      </w:r>
    </w:p>
    <w:p w:rsidR="00E403F0" w:rsidRPr="004C3008" w:rsidRDefault="00E403F0" w:rsidP="00E403F0">
      <w:pPr>
        <w:rPr>
          <w:spacing w:val="-8"/>
          <w:rtl/>
        </w:rPr>
      </w:pPr>
      <w:r w:rsidRPr="004C3008">
        <w:rPr>
          <w:rFonts w:ascii="FontbitDavid" w:hAnsi="FontbitDavid"/>
          <w:spacing w:val="-8"/>
          <w:sz w:val="24"/>
          <w:rtl/>
        </w:rPr>
        <w:t>לתרומה</w:t>
      </w:r>
      <w:r w:rsidRPr="004C3008">
        <w:rPr>
          <w:rFonts w:ascii="FontbitDavid" w:hAnsi="FontbitDavid" w:hint="cs"/>
          <w:spacing w:val="-8"/>
          <w:sz w:val="24"/>
          <w:rtl/>
        </w:rPr>
        <w:t xml:space="preserve"> '</w:t>
      </w:r>
      <w:ins w:id="90083" w:author="Claude - סמנטי" w:date="2026-10-11T12:17:22Z">
        <w:r>
          <w:rPr>
            <w:rStyle w:val="afffff0"/>
            <w:rFonts w:ascii="FontbitDavid" w:hAnsi="FontbitDavid"/>
            <w:spacing w:val="-8"/>
            <w:sz w:val="24"/>
            <w:rtl/>
          </w:rPr>
          <w:t xml:space="preserve">כִּי יֹאכַל</w:t>
        </w:r>
      </w:ins>
      <w:del w:id="90084" w:author="Claude - סמנטי" w:date="2026-10-11T12:17:22Z">
        <w:r w:rsidRPr="004C3008">
          <w:rPr>
            <w:rFonts w:ascii="FontbitDavid" w:hAnsi="FontbitDavid"/>
            <w:spacing w:val="-8"/>
            <w:sz w:val="24"/>
            <w:rtl/>
          </w:rPr>
          <w:delText xml:space="preserve">כי יאכל</w:delText>
        </w:r>
      </w:del>
      <w:r w:rsidRPr="004C3008">
        <w:rPr>
          <w:rFonts w:ascii="FontbitDavid" w:hAnsi="FontbitDavid" w:hint="cs"/>
          <w:spacing w:val="-8"/>
          <w:sz w:val="24"/>
          <w:rtl/>
        </w:rPr>
        <w:t>'</w:t>
      </w:r>
      <w:r w:rsidRPr="004C3008">
        <w:rPr>
          <w:rFonts w:ascii="FontbitDavid" w:hAnsi="FontbitDavid"/>
          <w:spacing w:val="-8"/>
          <w:sz w:val="24"/>
          <w:rtl/>
        </w:rPr>
        <w:t xml:space="preserve"> - פרט למזיק, </w:t>
      </w:r>
      <w:r w:rsidRPr="004C3008">
        <w:rPr>
          <w:rFonts w:ascii="FontbitDavid" w:hAnsi="FontbitDavid"/>
          <w:spacing w:val="-8"/>
          <w:sz w:val="24"/>
          <w:rtl/>
        </w:rPr>
        <w:tab/>
      </w:r>
      <w:r w:rsidRPr="004C3008">
        <w:rPr>
          <w:rFonts w:ascii="FontbitDavid" w:hAnsi="FontbitDavid"/>
          <w:spacing w:val="-8"/>
          <w:sz w:val="24"/>
          <w:rtl/>
        </w:rPr>
        <w:tab/>
        <w:t xml:space="preserve">גבי הקדש </w:t>
      </w:r>
      <w:ins w:id="90596" w:author="מנוע מכני" w:date="2026-10-11T12:04:39Z">
        <w:r>
          <w:rPr>
            <w:rFonts w:ascii="FontbitDavid" w:hAnsi="FontbitDavid"/>
            <w:spacing w:val="-8"/>
            <w:sz w:val="24"/>
            <w:rtl/>
          </w:rPr>
          <w:t xml:space="preserve">גם</w:t>
        </w:r>
      </w:ins>
      <w:del w:id="90597" w:author="מנוע מכני" w:date="2026-10-11T12:04:39Z">
        <w:r w:rsidRPr="004C3008">
          <w:rPr>
            <w:rFonts w:ascii="FontbitDavid" w:hAnsi="FontbitDavid"/>
            <w:spacing w:val="-8"/>
            <w:sz w:val="24"/>
            <w:rtl/>
          </w:rPr>
          <w:tab/>
          <w:delText xml:space="preserve">נמי</w:delText>
        </w:r>
      </w:del>
      <w:r w:rsidRPr="004C3008">
        <w:rPr>
          <w:rFonts w:ascii="FontbitDavid" w:hAnsi="FontbitDavid"/>
          <w:spacing w:val="-8"/>
          <w:sz w:val="24"/>
          <w:rtl/>
        </w:rPr>
        <w:tab/>
        <w:t xml:space="preserve"> - כל דבר אכילה - כי מזיק </w:t>
      </w:r>
      <w:ins w:id="90832" w:author="מנוע מכני" w:date="2026-10-11T12:04:39Z">
        <w:r>
          <w:rPr>
            <w:rFonts w:ascii="FontbitDavid" w:hAnsi="FontbitDavid"/>
            <w:spacing w:val="-8"/>
            <w:sz w:val="24"/>
            <w:rtl/>
          </w:rPr>
          <w:t xml:space="preserve">לו</w:t>
        </w:r>
      </w:ins>
      <w:del w:id="90833" w:author="מנוע מכני" w:date="2026-10-11T12:04:39Z">
        <w:r w:rsidRPr="004C3008">
          <w:rPr>
            <w:rFonts w:ascii="FontbitDavid" w:hAnsi="FontbitDavid"/>
            <w:spacing w:val="-8"/>
            <w:sz w:val="24"/>
            <w:rtl/>
          </w:rPr>
          <w:tab/>
          <w:delText xml:space="preserve">ליה</w:delText>
        </w:r>
      </w:del>
      <w:r w:rsidRPr="004C3008">
        <w:rPr>
          <w:rFonts w:ascii="FontbitDavid" w:hAnsi="FontbitDavid"/>
          <w:spacing w:val="-8"/>
          <w:sz w:val="24"/>
          <w:rtl/>
        </w:rPr>
        <w:tab/>
        <w:t xml:space="preserve"> פטור.</w:t>
      </w:r>
    </w:p>
    <w:p w:rsidR="00E403F0" w:rsidRPr="00AD695E" w:rsidRDefault="00E403F0" w:rsidP="00F536B4">
      <w:pPr>
        <w:jc w:val="center"/>
        <w:rPr>
          <w:del w:id="90010" w:author="מנוע עיצוב" w:date="2026-10-11T12:09:26Z"/>
          <w:rtl/>
        </w:rPr>
      </w:pPr>
      <w:del w:id="90009"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12" w:author="קלוד" w:date="2026-10-11T09:07:20Z">
          <w:pPr>
            <w:pStyle w:val="affff1"/>
            <w:rPr>
              <w:rtl/>
            </w:rPr>
          </w:pPr>
        </w:pPrChange>
      </w:pPr>
      <w:ins w:id="9805" w:author="מספור קטעי משנה" w:date="2026-10-11T09:25:16Z">
        <w:r>
          <w:rPr>
            <w:rStyle w:val="MisparKeta"/>
          </w:rPr>
          <w:t xml:space="preserve">ג. </w:t>
        </w:r>
      </w:ins>
      <w:r w:rsidRPr="003778A1">
        <w:rPr>
          <w:rtl/>
        </w:rPr>
        <w:t>כיצד נתנה קטלא כו'</w:t>
      </w:r>
      <w:r>
        <w:rPr>
          <w:rtl/>
        </w:rPr>
        <w:t>.</w:t>
      </w:r>
    </w:p>
    <w:p>
      <w:pPr>
        <w:pStyle w:val="38"/>
        <w:rPr>
          <w:ins w:id="91535" w:author="מנוע מכני" w:date="2026-10-11T12:04:39Z"/>
        </w:rPr>
      </w:pPr>
      <w:ins w:id="90329" w:author="מנוע מכני" w:date="2026-10-11T12:04:39Z">
        <w:del w:id="91633" w:author="מנוע מכני" w:date="2026-10-11T12:04:39Z">
          <w:r>
            <w:delText xml:space="preserve">א"ל</w:delText>
          </w:r>
          <w:r>
            <w:delText xml:space="preserve"> </w:delText>
          </w:r>
        </w:del>
      </w:ins>
      <w:del w:id="90330" w:author="מנוע מכני" w:date="2026-10-11T12:04:39Z">
        <w:r w:rsidRPr="003778A1">
          <w:delText xml:space="preserve">א</w:delText>
        </w:r>
        <w:r>
          <w:delText xml:space="preserve">''ל</w:delText>
        </w:r>
      </w:del>
      <w:ins w:id="90331" w:author="מנוע מכני" w:date="2026-10-11T12:04:39Z">
        <w:r>
          <w:t xml:space="preserve">ר"כ</w:t>
        </w:r>
      </w:ins>
      <w:del w:id="90332" w:author="מנוע מכני" w:date="2026-10-11T12:04:39Z">
        <w:r>
          <w:delText xml:space="preserve">ר''כ</w:delText>
        </w:r>
      </w:del>
      <w:r>
        <w:t xml:space="preserve"> ל</w:t>
      </w:r>
      <w:ins w:id="90333" w:author="מנוע מכני" w:date="2026-10-11T12:04:39Z">
        <w:r>
          <w:t xml:space="preserve">ר"ז</w:t>
        </w:r>
      </w:ins>
      <w:del w:id="90334" w:author="מנוע מכני" w:date="2026-10-11T12:04:39Z">
        <w:r>
          <w:delText xml:space="preserve">ר''ז</w:delText>
        </w:r>
      </w:del>
      <w:r w:rsidRPr="003778A1">
        <w:t xml:space="preserve">:</w:t>
      </w:r>
    </w:p>
    <w:p w:rsidR="00E403F0" w:rsidRPr="00AD695E" w:rsidRDefault="00E403F0" w:rsidP="00E403F0">
      <w:pPr>
        <w:rPr>
          <w:rtl/>
        </w:rPr>
      </w:pPr>
      <w:del w:id="9153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ו</w:t>
      </w:r>
      <w:r>
        <w:rPr>
          <w:rFonts w:ascii="FontbitDavid" w:hAnsi="FontbitDavid" w:hint="cs"/>
          <w:sz w:val="24"/>
          <w:rtl/>
        </w:rPr>
        <w:t xml:space="preserve">זהב </w:t>
      </w:r>
      <w:r>
        <w:rPr>
          <w:rFonts w:ascii="FontbitDavid" w:hAnsi="FontbitDavid" w:hint="cs"/>
          <w:sz w:val="24"/>
          <w:rtl/>
        </w:rPr>
        <w:t xml:space="preserve">לא</w:t>
      </w:r>
      <w:r>
        <w:rPr>
          <w:rFonts w:ascii="FontbitDavid" w:hAnsi="FontbitDavid" w:hint="cs"/>
          <w:sz w:val="24"/>
          <w:rtl/>
        </w:rPr>
        <w:t xml:space="preserve"> בר פגם הוא והא זהב כלותיו של נון להיכן הלך [שנתחסר א</w:t>
      </w:r>
      <w:ins w:id="90335" w:author="מנוע מכני" w:date="2026-10-11T12:04:39Z">
        <w:r>
          <w:rPr>
            <w:rFonts w:ascii="FontbitDavid" w:hAnsi="FontbitDavid" w:hint="cs"/>
            <w:sz w:val="24"/>
            <w:rtl/>
          </w:rPr>
          <w:t xml:space="preserve">ח"ז</w:t>
        </w:r>
      </w:ins>
      <w:del w:id="90336" w:author="מנוע מכני" w:date="2026-10-11T12:04:39Z">
        <w:r>
          <w:rPr>
            <w:rFonts w:ascii="FontbitDavid" w:hAnsi="FontbitDavid" w:hint="cs"/>
            <w:sz w:val="24"/>
            <w:rtl/>
          </w:rPr>
          <w:delText xml:space="preserve">ח''ז</w:delText>
        </w:r>
      </w:del>
      <w:r>
        <w:rPr>
          <w:rFonts w:ascii="FontbitDavid" w:hAnsi="FontbitDavid" w:hint="cs"/>
          <w:sz w:val="24"/>
          <w:rtl/>
        </w:rPr>
        <w:t xml:space="preserve">] </w:t>
      </w:r>
    </w:p>
    <w:p>
      <w:pPr>
        <w:pStyle w:val="38"/>
        <w:rPr>
          <w:ins w:id="91537" w:author="מנוע מכני" w:date="2026-10-11T12:04:39Z"/>
        </w:rPr>
      </w:pPr>
      <w:ins w:id="90337" w:author="מנוע מכני" w:date="2026-10-11T12:04:39Z">
        <w:r>
          <w:t xml:space="preserve">א"ל</w:t>
        </w:r>
      </w:ins>
      <w:del w:id="90338" w:author="מנוע מכני" w:date="2026-10-11T12:04:39Z">
        <w:r>
          <w:delText xml:space="preserve">א''ל</w:delText>
        </w:r>
      </w:del>
      <w:r w:rsidRPr="003778A1">
        <w:t xml:space="preserve">:</w:t>
      </w:r>
    </w:p>
    <w:p w:rsidR="00E403F0" w:rsidRPr="00AD695E" w:rsidRDefault="00E403F0" w:rsidP="00E403F0">
      <w:pPr>
        <w:rPr>
          <w:rtl/>
        </w:rPr>
      </w:pPr>
      <w:del w:id="91538" w:author="מנוע מכני" w:date="2026-10-11T12:04:39Z">
        <w:r w:rsidRPr="003778A1">
          <w:rPr>
            <w:rFonts w:ascii="FontbitDavid" w:hAnsi="FontbitDavid"/>
            <w:sz w:val="24"/>
            <w:rtl/>
          </w:rPr>
          <w:delText xml:space="preserve"> </w:delText>
        </w:r>
      </w:del>
      <w:r>
        <w:rPr>
          <w:rFonts w:ascii="FontbitDavid" w:hAnsi="FontbitDavid" w:hint="cs"/>
          <w:sz w:val="24"/>
          <w:rtl/>
        </w:rPr>
        <w:t xml:space="preserve">שמא דווקא זהב כלותיו שלא היו משמרות אותו </w:t>
      </w:r>
    </w:p>
    <w:p>
      <w:pPr>
        <w:pStyle w:val="38"/>
        <w:rPr>
          <w:ins w:id="91539" w:author="מנוע מכני" w:date="2026-10-11T12:04:39Z"/>
        </w:rPr>
      </w:pPr>
      <w:r w:rsidRPr="003778A1">
        <w:t xml:space="preserve">ועוד:</w:t>
      </w:r>
    </w:p>
    <w:p w:rsidR="00E403F0" w:rsidRPr="00AD695E" w:rsidRDefault="00E403F0" w:rsidP="00E403F0">
      <w:pPr>
        <w:rPr>
          <w:rtl/>
        </w:rPr>
      </w:pPr>
      <w:del w:id="9154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נהי דלא </w:t>
      </w:r>
      <w:ins w:id="90598" w:author="מנוע מכני" w:date="2026-10-11T12:04:39Z">
        <w:r>
          <w:rPr>
            <w:rFonts w:ascii="FontbitDavid" w:hAnsi="FontbitDavid"/>
            <w:sz w:val="24"/>
            <w:rtl/>
          </w:rPr>
          <w:t xml:space="preserve">יש</w:t>
        </w:r>
      </w:ins>
      <w:del w:id="90599" w:author="מנוע מכני" w:date="2026-10-11T12:04:39Z">
        <w:r w:rsidRPr="003778A1">
          <w:rPr>
            <w:rFonts w:ascii="FontbitDavid" w:hAnsi="FontbitDavid"/>
            <w:sz w:val="24"/>
            <w:rtl/>
          </w:rPr>
          <w:delText xml:space="preserve">איכא</w:delText>
        </w:r>
      </w:del>
      <w:r w:rsidRPr="003778A1">
        <w:rPr>
          <w:rFonts w:ascii="FontbitDavid" w:hAnsi="FontbitDavid"/>
          <w:sz w:val="24"/>
          <w:rtl/>
        </w:rPr>
        <w:t xml:space="preserve"> נהנה ופגם לאלתר, לעולם מי </w:t>
      </w:r>
      <w:r w:rsidRPr="003778A1">
        <w:rPr>
          <w:rFonts w:ascii="FontbitDavid" w:hAnsi="FontbitDavid"/>
          <w:sz w:val="24"/>
          <w:rtl/>
        </w:rPr>
        <w:t xml:space="preserve">לא</w:t>
      </w:r>
      <w:r w:rsidRPr="003778A1">
        <w:rPr>
          <w:rFonts w:ascii="FontbitDavid" w:hAnsi="FontbitDavid"/>
          <w:sz w:val="24"/>
          <w:rtl/>
        </w:rPr>
        <w:t xml:space="preserve"> </w:t>
      </w:r>
      <w:ins w:id="90600" w:author="מנוע מכני" w:date="2026-10-11T12:04:39Z">
        <w:r>
          <w:rPr>
            <w:rFonts w:ascii="FontbitDavid" w:hAnsi="FontbitDavid"/>
            <w:sz w:val="24"/>
            <w:rtl/>
          </w:rPr>
          <w:t xml:space="preserve">יש</w:t>
        </w:r>
      </w:ins>
      <w:del w:id="90601" w:author="מנוע מכני" w:date="2026-10-11T12:04:39Z">
        <w:r w:rsidRPr="003778A1">
          <w:rPr>
            <w:rFonts w:ascii="FontbitDavid" w:hAnsi="FontbitDavid"/>
            <w:sz w:val="24"/>
            <w:rtl/>
          </w:rPr>
          <w:delText xml:space="preserve">איכא</w:delText>
        </w:r>
      </w:del>
      <w:r w:rsidRPr="003778A1">
        <w:rPr>
          <w:rFonts w:ascii="FontbitDavid" w:hAnsi="FontbitDavid"/>
          <w:sz w:val="24"/>
          <w:rtl/>
        </w:rPr>
        <w:t xml:space="preserve"> פגימה? </w:t>
      </w:r>
    </w:p>
    <w:p w:rsidR="00E403F0" w:rsidRPr="00AD695E" w:rsidRDefault="00E403F0" w:rsidP="00E403F0">
      <w:pPr>
        <w:pStyle w:val="affff1"/>
        <w:ind w:end="0"/>
        <w:rPr>
          <w:rtl/>
        </w:rPr>
        <w:pPrChange w:id="20013" w:author="קלוד" w:date="2026-10-11T09:07:20Z">
          <w:pPr>
            <w:pStyle w:val="affff1"/>
            <w:rPr>
              <w:rtl/>
            </w:rPr>
          </w:pPr>
        </w:pPrChange>
      </w:pPr>
      <w:ins w:id="9806" w:author="מספור קטעי משנה" w:date="2026-10-11T09:25:16Z">
        <w:r>
          <w:rPr>
            <w:rStyle w:val="MisparKeta"/>
          </w:rPr>
          <w:t xml:space="preserve">ד. </w:t>
        </w:r>
      </w:ins>
      <w:r w:rsidRPr="003778A1">
        <w:rPr>
          <w:rtl/>
        </w:rPr>
        <w:t>הנהנה מן החטאת וכו'</w:t>
      </w:r>
      <w:r>
        <w:rPr>
          <w:rtl/>
        </w:rPr>
        <w:t>.</w:t>
      </w:r>
    </w:p>
    <w:p>
      <w:pPr>
        <w:pStyle w:val="38"/>
        <w:rPr>
          <w:ins w:id="91541" w:author="מנוע מכני" w:date="2026-10-11T12:04:39Z"/>
        </w:rPr>
      </w:pPr>
      <w:r w:rsidRPr="003778A1">
        <w:t xml:space="preserve">א"ר פפא:</w:t>
      </w:r>
    </w:p>
    <w:p w:rsidR="00E403F0" w:rsidRPr="00AD695E" w:rsidRDefault="00E403F0" w:rsidP="00E403F0">
      <w:pPr>
        <w:rPr>
          <w:rtl/>
        </w:rPr>
      </w:pPr>
      <w:del w:id="9154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בבעלת מום </w:t>
      </w:r>
      <w:ins w:id="90834" w:author="מנוע מכני" w:date="2026-10-11T12:04:39Z">
        <w:r>
          <w:rPr>
            <w:rFonts w:ascii="FontbitDavid" w:hAnsi="FontbitDavid"/>
            <w:sz w:val="24"/>
            <w:rtl/>
          </w:rPr>
          <w:t xml:space="preserve">מדובר</w:t>
        </w:r>
      </w:ins>
      <w:del w:id="90835" w:author="מנוע מכני" w:date="2026-10-11T12:04:39Z">
        <w:r w:rsidRPr="003778A1">
          <w:rPr>
            <w:rFonts w:ascii="FontbitDavid" w:hAnsi="FontbitDavid"/>
            <w:sz w:val="24"/>
            <w:rtl/>
          </w:rPr>
          <w:delText xml:space="preserve">עסקינן</w:delText>
        </w:r>
      </w:del>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יט:</w:t>
      </w:r>
    </w:p>
    <w:p>
      <w:pPr>
        <w:pStyle w:val="MishnaBatzad"/>
        <w:rPr>
          <w:ins w:id="20137" w:author="קלוד" w:date="2026-10-11T09:07:20Z"/>
        </w:rPr>
      </w:pPr>
      <w:ins w:id="20136" w:author="קלוד" w:date="2026-10-11T09:07:20Z">
        <w:r>
          <w:t xml:space="preserve">משנה ב</w:t>
        </w:r>
      </w:ins>
    </w:p>
    <w:p w:rsidR="00E403F0" w:rsidRPr="00C20F97" w:rsidRDefault="00E403F0" w:rsidP="00E403F0">
      <w:pPr>
        <w:pStyle w:val="afff9"/>
        <w:rPr>
          <w:del w:id="20071" w:author="קלוד" w:date="2026-10-11T09:07:20Z"/>
          <w:spacing w:val="8"/>
          <w:rtl/>
        </w:rPr>
      </w:pPr>
      <w:del w:id="20070"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7" w:author="קלוד" w:date="2026-10-11T12:09:42Z">
          <w:pPr>
            <w:pStyle w:val="afff9"/>
          </w:pPr>
        </w:pPrChange>
      </w:pPr>
      <w:r w:rsidRPr="00C20F97">
        <w:rPr>
          <w:spacing w:val="8"/>
          <w:rtl/>
        </w:rPr>
        <w:t xml:space="preserve">נהנה כבחצי פרוטה ופגם כחצי פרוטה, או שנהנה בשוה פרוטה בדבר אחד, ופגם בשוה פרוטה בדבר אחר </w:t>
      </w:r>
    </w:p>
    <w:p w:rsidR="00E403F0" w:rsidRPr="00C20F97" w:rsidRDefault="00E403F0" w:rsidP="00E403F0">
      <w:pPr>
        <w:pStyle w:val="afff9"/>
        <w:rPr>
          <w:spacing w:val="8"/>
          <w:rtl/>
        </w:rPr>
      </w:pPr>
      <w:r w:rsidRPr="00C20F97">
        <w:rPr>
          <w:spacing w:val="8"/>
          <w:rtl/>
        </w:rPr>
        <w:lastRenderedPageBreak/>
        <w:t>- לא מעל, עד שיהנה בשוה פרוטה ויפגם בשוה פרוטה בדבר אחד.</w:t>
      </w:r>
    </w:p>
    <w:p w:rsidR="00E403F0" w:rsidRPr="00C20F97" w:rsidRDefault="00E403F0" w:rsidP="00E403F0">
      <w:pPr>
        <w:pStyle w:val="afff9"/>
        <w:rPr>
          <w:spacing w:val="8"/>
          <w:rtl/>
        </w:rPr>
      </w:pPr>
      <w:r w:rsidRPr="00C20F97">
        <w:rPr>
          <w:spacing w:val="8"/>
          <w:rtl/>
        </w:rPr>
        <w:t>אין מועל אחר מועל במוקדשין אלא בהמה וכלי שרת בלבד;</w:t>
      </w:r>
    </w:p>
    <w:p w:rsidR="00E403F0" w:rsidRPr="00C20F97" w:rsidRDefault="00E403F0" w:rsidP="00E403F0">
      <w:pPr>
        <w:pStyle w:val="afff9"/>
        <w:rPr>
          <w:spacing w:val="8"/>
          <w:rtl/>
        </w:rPr>
      </w:pPr>
      <w:r w:rsidRPr="00C20F97">
        <w:rPr>
          <w:spacing w:val="8"/>
          <w:rtl/>
        </w:rPr>
        <w:t>כיצד: רכב על גבי בהמה, ובא חברו ורכב, ובא חברו ורכב - כולן מעלו;</w:t>
      </w:r>
    </w:p>
    <w:p w:rsidR="00E403F0" w:rsidRPr="00C20F97" w:rsidRDefault="00E403F0" w:rsidP="00E403F0">
      <w:pPr>
        <w:pStyle w:val="afff9"/>
        <w:rPr>
          <w:spacing w:val="8"/>
          <w:rtl/>
        </w:rPr>
      </w:pPr>
      <w:r w:rsidRPr="00C20F97">
        <w:rPr>
          <w:spacing w:val="8"/>
          <w:rtl/>
        </w:rPr>
        <w:t>שתה בכוס של זהב, ובא חברו ושתה, ובא חברו ושתה - כולן מעלו;</w:t>
      </w:r>
    </w:p>
    <w:p w:rsidR="00E403F0" w:rsidRPr="00C20F97" w:rsidRDefault="00E403F0" w:rsidP="00E403F0">
      <w:pPr>
        <w:pStyle w:val="afff9"/>
        <w:rPr>
          <w:spacing w:val="8"/>
          <w:rtl/>
        </w:rPr>
      </w:pPr>
      <w:r w:rsidRPr="00C20F97">
        <w:rPr>
          <w:spacing w:val="8"/>
          <w:rtl/>
        </w:rPr>
        <w:t>תלש מן החטאת, ובא חברו ותלש, ובא חברו ותלש - כולן מעלו;</w:t>
      </w:r>
    </w:p>
    <w:p w:rsidR="00E403F0" w:rsidRPr="00C20F97" w:rsidRDefault="00E403F0" w:rsidP="00E403F0">
      <w:pPr>
        <w:pStyle w:val="afff9"/>
        <w:rPr>
          <w:spacing w:val="8"/>
          <w:rtl/>
        </w:rPr>
      </w:pPr>
      <w:r w:rsidRPr="00C20F97">
        <w:rPr>
          <w:spacing w:val="8"/>
          <w:rtl/>
        </w:rPr>
        <w:t>רבי אומר: כל דבר שאין לו פדיון - יש בו מועל אחר מועל.</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13" w:author="קלוד" w:date="2026-10-11T12:19:32Z"/>
        </w:rPr>
      </w:pPr>
      <w:ins w:id="90014" w:author="קלוד" w:date="2026-10-11T12:19:32Z">
        <w:r>
          <w:rPr>
            <w:color w:val="7B3F00"/>
          </w:rPr>
          <w:t xml:space="preserve">אין מועל אחר מועל - בהמה בלבד או כלי שרת</w:t>
        </w:r>
      </w:ins>
    </w:p>
    <w:p w:rsidR="00E403F0" w:rsidRPr="00AD695E" w:rsidRDefault="00E403F0" w:rsidP="00E403F0">
      <w:pPr>
        <w:rPr>
          <w:rtl/>
        </w:rPr>
      </w:pPr>
      <w:r w:rsidRPr="003778A1">
        <w:rPr>
          <w:rFonts w:ascii="FontbitDavid" w:hAnsi="FontbitDavid"/>
          <w:sz w:val="24"/>
          <w:rtl/>
        </w:rPr>
        <w:t>מתני</w:t>
      </w:r>
      <w:r>
        <w:rPr>
          <w:rFonts w:ascii="FontbitDavid" w:hAnsi="FontbitDavid" w:hint="cs"/>
          <w:sz w:val="24"/>
          <w:rtl/>
        </w:rPr>
        <w:t xml:space="preserve">' </w:t>
      </w:r>
      <w:r>
        <w:rPr>
          <w:rStyle w:val="2fb"/>
          <w:rFonts w:ascii="FontbitDavid" w:hAnsi="FontbitDavid" w:hint="cs"/>
          <w:sz w:val="24"/>
          <w:rtl/>
        </w:rPr>
        <w:t xml:space="preserve">כ</w:t>
      </w:r>
      <w:r w:rsidRPr="003778A1">
        <w:rPr>
          <w:rStyle w:val="2fb"/>
          <w:rFonts w:ascii="FontbitDavid" w:hAnsi="FontbitDavid"/>
          <w:sz w:val="24"/>
          <w:rtl/>
        </w:rPr>
        <w:t xml:space="preserve">רבי</w:t>
      </w:r>
      <w:r w:rsidRPr="003778A1">
        <w:rPr>
          <w:rFonts w:ascii="FontbitDavid" w:hAnsi="FontbitDavid"/>
          <w:sz w:val="24"/>
          <w:rtl/>
        </w:rPr>
        <w:t xml:space="preserve"> נחמיה היא, </w:t>
      </w:r>
      <w:r w:rsidRPr="003778A1">
        <w:rPr>
          <w:rFonts w:ascii="FontbitDavid" w:hAnsi="FontbitDavid"/>
          <w:sz w:val="24"/>
          <w:rtl/>
        </w:rPr>
        <w:t xml:space="preserve">דתניא</w:t>
      </w:r>
      <w:r w:rsidRPr="003778A1">
        <w:rPr>
          <w:rFonts w:ascii="FontbitDavid" w:hAnsi="FontbitDavid"/>
          <w:sz w:val="24"/>
          <w:rtl/>
        </w:rPr>
        <w:t xml:space="preserve">: אין מועל אחר מועל אלא בבהמה בלבד, </w:t>
      </w:r>
    </w:p>
    <w:p w:rsidR="00E403F0" w:rsidRPr="00AD695E" w:rsidRDefault="00E403F0" w:rsidP="00E403F0">
      <w:pPr>
        <w:rPr>
          <w:rtl/>
        </w:rPr>
      </w:pPr>
      <w:r w:rsidRPr="003778A1">
        <w:rPr>
          <w:rFonts w:ascii="FontbitDavid" w:hAnsi="FontbitDavid"/>
          <w:sz w:val="24"/>
          <w:rtl/>
        </w:rPr>
        <w:t>ר' נחמיה אומר בהמה וכלי שרת</w:t>
      </w:r>
      <w:r>
        <w:rPr>
          <w:rFonts w:ascii="FontbitDavid" w:hAnsi="FontbitDavid"/>
          <w:sz w:val="24"/>
          <w:rtl/>
        </w:rPr>
        <w:t>.</w:t>
      </w:r>
    </w:p>
    <w:p>
      <w:pPr>
        <w:pStyle w:val="38"/>
        <w:rPr>
          <w:ins w:id="91543" w:author="מנוע מכני" w:date="2026-10-11T12:04:39Z"/>
        </w:rPr>
      </w:pPr>
      <w:r>
        <w:t xml:space="preserve">טעמא </w:t>
      </w:r>
      <w:r>
        <w:t>דת"ק</w:t>
      </w:r>
      <w:r w:rsidRPr="003778A1">
        <w:t xml:space="preserve"> </w:t>
      </w:r>
      <w:ins w:id="90602" w:author="מנוע מכני" w:date="2026-10-11T12:04:39Z">
        <w:r>
          <w:t xml:space="preserve">סבר</w:t>
        </w:r>
      </w:ins>
      <w:del w:id="90603" w:author="מנוע מכני" w:date="2026-10-11T12:04:39Z">
        <w:r w:rsidRPr="003778A1">
          <w:delText xml:space="preserve">קסבר</w:delText>
        </w:r>
      </w:del>
      <w:r w:rsidRPr="003778A1">
        <w:t xml:space="preserve">:</w:t>
      </w:r>
    </w:p>
    <w:p w:rsidR="00E403F0" w:rsidRPr="00AD695E" w:rsidRDefault="00E403F0" w:rsidP="00E403F0">
      <w:pPr>
        <w:rPr>
          <w:rtl/>
        </w:rPr>
      </w:pPr>
      <w:del w:id="9154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בעניינא דבהמה כתיב, ד</w:t>
      </w:r>
      <w:r>
        <w:rPr>
          <w:rFonts w:ascii="FontbitDavid" w:hAnsi="FontbitDavid" w:hint="cs"/>
          <w:sz w:val="24"/>
          <w:rtl/>
        </w:rPr>
        <w:t>'</w:t>
      </w:r>
      <w:ins w:id="90085" w:author="Claude - סמנטי" w:date="2026-10-11T12:17:22Z">
        <w:r>
          <w:rPr>
            <w:rStyle w:val="afffff0"/>
            <w:rFonts w:ascii="FontbitDavid" w:hAnsi="FontbitDavid"/>
            <w:sz w:val="24"/>
            <w:rtl/>
          </w:rPr>
          <w:t xml:space="preserve">בְּאֵיל הָאָשָׁם</w:t>
        </w:r>
      </w:ins>
      <w:del w:id="90086" w:author="Claude - סמנטי" w:date="2026-10-11T12:17:22Z">
        <w:r w:rsidRPr="003778A1">
          <w:rPr>
            <w:rFonts w:ascii="FontbitDavid" w:hAnsi="FontbitDavid"/>
            <w:sz w:val="24"/>
            <w:rtl/>
          </w:rPr>
          <w:delText xml:space="preserve">באיל האשם</w:delText>
        </w:r>
      </w:del>
      <w:r>
        <w:rPr>
          <w:rFonts w:ascii="FontbitDavid" w:hAnsi="FontbitDavid" w:hint="cs"/>
          <w:sz w:val="24"/>
          <w:rtl/>
        </w:rPr>
        <w:t>'</w:t>
      </w:r>
      <w:ins w:id="90974" w:author="מנוע מכני" w:date="2026-10-11T12:04:39Z">
        <w:r>
          <w:rPr>
            <w:rFonts w:ascii="FontbitDavid" w:hAnsi="FontbitDavid"/>
            <w:sz w:val="24"/>
            <w:rtl/>
          </w:rPr>
          <w:t xml:space="preserve">,</w:t>
        </w:r>
      </w:ins>
      <w:del w:id="90975" w:author="מנוע מכני" w:date="2026-10-11T12:04:39Z">
        <w:r>
          <w:rPr>
            <w:rFonts w:ascii="FontbitDavid" w:hAnsi="FontbitDavid"/>
            <w:sz w:val="24"/>
            <w:rtl/>
          </w:rPr>
          <w:delText xml:space="preserve">;</w:delText>
        </w:r>
      </w:del>
    </w:p>
    <w:p>
      <w:pPr>
        <w:pStyle w:val="38"/>
        <w:rPr>
          <w:ins w:id="91545" w:author="מנוע מכני" w:date="2026-10-11T12:04:39Z"/>
        </w:rPr>
      </w:pPr>
      <w:r w:rsidRPr="003778A1">
        <w:t xml:space="preserve">ו</w:t>
      </w:r>
      <w:ins w:id="90339" w:author="מנוע מכני" w:date="2026-10-11T12:04:39Z">
        <w:r>
          <w:t xml:space="preserve">ר"נ</w:t>
        </w:r>
      </w:ins>
      <w:del w:id="90340" w:author="מנוע מכני" w:date="2026-10-11T12:04:39Z">
        <w:r w:rsidRPr="003778A1">
          <w:delText xml:space="preserve">ר</w:delText>
        </w:r>
        <w:r>
          <w:delText xml:space="preserve">'</w:delText>
        </w:r>
        <w:r w:rsidRPr="003778A1">
          <w:delText xml:space="preserve">'</w:delText>
        </w:r>
        <w:r>
          <w:delText xml:space="preserve">נ</w:delText>
        </w:r>
      </w:del>
      <w:r w:rsidRPr="003778A1">
        <w:t xml:space="preserve"> </w:t>
      </w:r>
      <w:r w:rsidRPr="003778A1">
        <w:t xml:space="preserve">אמר</w:t>
      </w:r>
      <w:r w:rsidRPr="003778A1">
        <w:t xml:space="preserve"> לך:</w:t>
      </w:r>
    </w:p>
    <w:p w:rsidR="00E403F0" w:rsidRPr="00AD695E" w:rsidRDefault="00E403F0" w:rsidP="00E403F0">
      <w:pPr>
        <w:rPr>
          <w:rtl/>
        </w:rPr>
      </w:pPr>
      <w:del w:id="9154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ק"ו</w:t>
      </w:r>
      <w:r w:rsidRPr="003778A1">
        <w:rPr>
          <w:rFonts w:ascii="FontbitDavid" w:hAnsi="FontbitDavid"/>
          <w:sz w:val="24"/>
          <w:rtl/>
        </w:rPr>
        <w:t xml:space="preserve">, אם אחרים מביא לקדושתן </w:t>
      </w:r>
      <w:ins w:id="90341" w:author="מנוע מכני" w:date="2026-10-11T12:04:39Z">
        <w:r>
          <w:rPr>
            <w:rFonts w:ascii="FontbitDavid" w:hAnsi="FontbitDavid" w:hint="cs"/>
            <w:sz w:val="24"/>
            <w:rtl/>
          </w:rPr>
          <w:t xml:space="preserve">כ"ש</w:t>
        </w:r>
      </w:ins>
      <w:del w:id="90342" w:author="מנוע מכני" w:date="2026-10-11T12:04:39Z">
        <w:r>
          <w:rPr>
            <w:rFonts w:ascii="FontbitDavid" w:hAnsi="FontbitDavid" w:hint="cs"/>
            <w:sz w:val="24"/>
            <w:rtl/>
          </w:rPr>
          <w:delText xml:space="preserve">כ''ש</w:delText>
        </w:r>
      </w:del>
      <w:r w:rsidRPr="003778A1">
        <w:rPr>
          <w:rFonts w:ascii="FontbitDavid" w:hAnsi="FontbitDavid"/>
          <w:sz w:val="24"/>
          <w:rtl/>
        </w:rPr>
        <w:t xml:space="preserve"> הוא עצמו </w:t>
      </w:r>
    </w:p>
    <w:p w:rsidR="00E403F0" w:rsidRPr="00AD695E" w:rsidRDefault="00E403F0" w:rsidP="00F536B4">
      <w:pPr>
        <w:jc w:val="center"/>
        <w:rPr>
          <w:del w:id="90012" w:author="מנוע עיצוב" w:date="2026-10-11T12:09:26Z"/>
          <w:rtl/>
        </w:rPr>
      </w:pPr>
      <w:del w:id="90011"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14" w:author="קלוד" w:date="2026-10-11T09:07:20Z">
          <w:pPr>
            <w:pStyle w:val="affff1"/>
            <w:rPr>
              <w:rtl/>
            </w:rPr>
          </w:pPr>
        </w:pPrChange>
      </w:pPr>
      <w:ins w:id="9807" w:author="מספור קטעי משנה" w:date="2026-10-11T09:25:16Z">
        <w:r>
          <w:rPr>
            <w:rStyle w:val="MisparKeta"/>
          </w:rPr>
          <w:t xml:space="preserve">ג. </w:t>
        </w:r>
      </w:ins>
      <w:r w:rsidRPr="003778A1">
        <w:rPr>
          <w:rtl/>
        </w:rPr>
        <w:t>רבי אומר כל דבר שאין לו פדיון יש כו'</w:t>
      </w:r>
      <w:r>
        <w:rPr>
          <w:rtl/>
        </w:rPr>
        <w:t>.</w:t>
      </w:r>
    </w:p>
    <w:p>
      <w:pPr>
        <w:pStyle w:val="38"/>
        <w:rPr>
          <w:ins w:id="91547" w:author="מנוע מכני" w:date="2026-10-11T12:04:39Z"/>
        </w:rPr>
      </w:pPr>
      <w:r w:rsidRPr="003778A1">
        <w:t>היינו ת"ק</w:t>
      </w:r>
      <w:r>
        <w:t>!</w:t>
      </w:r>
      <w:ins w:id="90978" w:author="מנוע מכני" w:date="2026-10-11T12:04:39Z">
        <w:r>
          <w:t xml:space="preserve"> </w:t>
        </w:r>
      </w:ins>
      <w:del w:id="90979" w:author="מנוע מכני" w:date="2026-10-11T12:04:39Z">
        <w:r>
          <w:delText xml:space="preserve">  </w:delText>
        </w:r>
      </w:del>
      <w:r w:rsidRPr="003778A1">
        <w:t xml:space="preserve">אמר</w:t>
      </w:r>
      <w:r w:rsidRPr="003778A1">
        <w:t xml:space="preserve"> רבא:</w:t>
      </w:r>
    </w:p>
    <w:p w:rsidR="00E403F0" w:rsidRPr="00AD695E" w:rsidRDefault="00E403F0" w:rsidP="00E403F0">
      <w:pPr>
        <w:rPr>
          <w:rtl/>
        </w:rPr>
      </w:pPr>
      <w:del w:id="91548" w:author="מנוע מכני" w:date="2026-10-11T12:04:39Z">
        <w:r w:rsidRPr="003778A1">
          <w:rPr>
            <w:rFonts w:ascii="FontbitDavid" w:hAnsi="FontbitDavid"/>
            <w:sz w:val="24"/>
            <w:rtl/>
          </w:rPr>
          <w:delText xml:space="preserve"> </w:delText>
        </w:r>
      </w:del>
      <w:ins w:id="90604" w:author="מנוע מכני" w:date="2026-10-11T12:04:39Z">
        <w:r>
          <w:rPr>
            <w:rFonts w:ascii="FontbitDavid" w:hAnsi="FontbitDavid"/>
            <w:sz w:val="24"/>
            <w:rtl/>
          </w:rPr>
          <w:t xml:space="preserve">יש</w:t>
        </w:r>
      </w:ins>
      <w:del w:id="90605" w:author="מנוע מכני" w:date="2026-10-11T12:04:39Z">
        <w:r w:rsidRPr="003778A1">
          <w:rPr>
            <w:rFonts w:ascii="FontbitDavid" w:hAnsi="FontbitDavid"/>
            <w:sz w:val="24"/>
            <w:rtl/>
          </w:rPr>
          <w:delText xml:space="preserve">איכא</w:delText>
        </w:r>
      </w:del>
      <w:r w:rsidRPr="003778A1">
        <w:rPr>
          <w:rFonts w:ascii="FontbitDavid" w:hAnsi="FontbitDavid"/>
          <w:sz w:val="24"/>
          <w:rtl/>
        </w:rPr>
        <w:t xml:space="preserve"> </w:t>
      </w:r>
      <w:ins w:id="90031" w:author="Claude - סמנטי" w:date="2026-10-11T12:17:22Z">
        <w:r>
          <w:rPr>
            <w:rFonts w:ascii="FontbitDavid" w:hAnsi="FontbitDavid"/>
            <w:sz w:val="24"/>
            <w:rtl/>
          </w:rPr>
          <w:t xml:space="preserve">ביניהם</w:t>
        </w:r>
      </w:ins>
      <w:del w:id="90032" w:author="Claude - סמנטי" w:date="2026-10-11T12:17:22Z">
        <w:r w:rsidRPr="003778A1">
          <w:rPr>
            <w:rFonts w:ascii="FontbitDavid" w:hAnsi="FontbitDavid"/>
            <w:sz w:val="24"/>
            <w:rtl/>
          </w:rPr>
          <w:delText xml:space="preserve">בינייהו</w:delText>
        </w:r>
      </w:del>
      <w:r w:rsidRPr="003778A1">
        <w:rPr>
          <w:rFonts w:ascii="FontbitDavid" w:hAnsi="FontbitDavid"/>
          <w:sz w:val="24"/>
          <w:rtl/>
        </w:rPr>
        <w:t xml:space="preserve"> עצים</w:t>
      </w:r>
      <w:ins w:id="90976" w:author="מנוע מכני" w:date="2026-10-11T12:04:39Z">
        <w:r>
          <w:rPr>
            <w:rFonts w:ascii="FontbitDavid" w:hAnsi="FontbitDavid"/>
            <w:sz w:val="24"/>
            <w:rtl/>
          </w:rPr>
          <w:t xml:space="preserve">,</w:t>
        </w:r>
      </w:ins>
      <w:del w:id="90977" w:author="מנוע מכני" w:date="2026-10-11T12:04:39Z">
        <w:r>
          <w:rPr>
            <w:rFonts w:ascii="FontbitDavid" w:hAnsi="FontbitDavid"/>
            <w:sz w:val="24"/>
            <w:rtl/>
          </w:rPr>
          <w:delText xml:space="preserve">;</w:delText>
        </w:r>
      </w:del>
    </w:p>
    <w:p>
      <w:pPr>
        <w:pStyle w:val="afffff8"/>
        <w:rPr>
          <w:ins w:id="90011" w:author="קלוד" w:date="2026-10-11T12:19:32Z"/>
        </w:rPr>
      </w:pPr>
      <w:ins w:id="90012" w:author="קלוד" w:date="2026-10-11T12:19:32Z">
        <w:r>
          <w:rPr>
            <w:color w:val="7B3F00"/>
          </w:rPr>
          <w:t xml:space="preserve">'הרי עלי עצים' - שיעור ודין העצים לרבי</w:t>
        </w:r>
      </w:ins>
    </w:p>
    <w:p w:rsidR="00E403F0" w:rsidRPr="00AD695E" w:rsidRDefault="00E403F0" w:rsidP="00E403F0">
      <w:pPr>
        <w:rPr>
          <w:rtl/>
        </w:rPr>
      </w:pPr>
      <w:r w:rsidRPr="003778A1">
        <w:rPr>
          <w:rFonts w:ascii="FontbitDavid" w:hAnsi="FontbitDavid"/>
          <w:sz w:val="24"/>
          <w:rtl/>
        </w:rPr>
        <w:t>ד</w:t>
      </w:r>
      <w:r w:rsidRPr="002D69EF">
        <w:rPr>
          <w:rFonts w:ascii="FontbitDavid" w:hAnsi="FontbitDavid"/>
          <w:b/>
          <w:bCs/>
          <w:sz w:val="24"/>
          <w:rtl/>
        </w:rPr>
        <w:t>ת"ר</w:t>
      </w:r>
      <w:r w:rsidRPr="003778A1">
        <w:rPr>
          <w:rFonts w:ascii="FontbitDavid" w:hAnsi="FontbitDavid"/>
          <w:sz w:val="24"/>
          <w:rtl/>
        </w:rPr>
        <w:t xml:space="preserve">: האומר הרי עלי עצים - </w:t>
      </w:r>
      <w:r w:rsidRPr="003778A1">
        <w:rPr>
          <w:rFonts w:ascii="FontbitDavid" w:hAnsi="FontbitDavid"/>
          <w:sz w:val="24"/>
          <w:rtl/>
        </w:rPr>
        <w:t xml:space="preserve">לא</w:t>
      </w:r>
      <w:r w:rsidRPr="003778A1">
        <w:rPr>
          <w:rFonts w:ascii="FontbitDavid" w:hAnsi="FontbitDavid"/>
          <w:sz w:val="24"/>
          <w:rtl/>
        </w:rPr>
        <w:t xml:space="preserve"> יפחות משני גזירין, </w:t>
      </w:r>
    </w:p>
    <w:p w:rsidR="00E403F0" w:rsidRPr="00AD695E" w:rsidRDefault="00E403F0" w:rsidP="00E403F0">
      <w:pPr>
        <w:rPr>
          <w:rtl/>
        </w:rPr>
      </w:pPr>
      <w:r>
        <w:rPr>
          <w:rFonts w:ascii="FontbitDavid" w:hAnsi="FontbitDavid"/>
          <w:sz w:val="24"/>
          <w:rtl/>
        </w:rPr>
        <w:tab/>
      </w:r>
      <w:r w:rsidRPr="003778A1">
        <w:rPr>
          <w:rStyle w:val="2fb"/>
          <w:rFonts w:ascii="FontbitDavid" w:hAnsi="FontbitDavid"/>
          <w:sz w:val="24"/>
          <w:rtl/>
        </w:rPr>
        <w:t xml:space="preserve">רבי</w:t>
      </w:r>
      <w:r w:rsidRPr="003778A1">
        <w:rPr>
          <w:rFonts w:ascii="FontbitDavid" w:hAnsi="FontbitDavid"/>
          <w:sz w:val="24"/>
          <w:rtl/>
        </w:rPr>
        <w:t xml:space="preserve"> אומר עצים קרבן הן וטעונין מלח, וטעונין תנופה</w:t>
      </w:r>
      <w:r>
        <w:rPr>
          <w:rFonts w:ascii="FontbitDavid" w:hAnsi="FontbitDavid"/>
          <w:sz w:val="24"/>
          <w:rtl/>
        </w:rPr>
        <w:t>.</w:t>
      </w:r>
    </w:p>
    <w:p>
      <w:pPr>
        <w:pStyle w:val="38"/>
        <w:rPr>
          <w:ins w:id="91549" w:author="מנוע מכני" w:date="2026-10-11T12:04:39Z"/>
        </w:rPr>
      </w:pPr>
      <w:del w:id="91627" w:author="מנוע מכני" w:date="2026-10-11T12:04:39Z">
        <w:r w:rsidRPr="003778A1">
          <w:delText xml:space="preserve">אמר </w:delText>
        </w:r>
      </w:del>
      <w:r w:rsidRPr="003778A1">
        <w:t xml:space="preserve">רבא:</w:t>
      </w:r>
    </w:p>
    <w:p w:rsidR="00E403F0" w:rsidRPr="00AD695E" w:rsidRDefault="00E403F0" w:rsidP="00E403F0">
      <w:pPr>
        <w:rPr>
          <w:rtl/>
        </w:rPr>
      </w:pPr>
      <w:del w:id="9155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לדברי </w:t>
      </w:r>
      <w:r w:rsidRPr="003778A1">
        <w:rPr>
          <w:rStyle w:val="2fb"/>
          <w:rFonts w:ascii="FontbitDavid" w:hAnsi="FontbitDavid"/>
          <w:sz w:val="24"/>
          <w:rtl/>
        </w:rPr>
        <w:t xml:space="preserve">רבי</w:t>
      </w:r>
      <w:r w:rsidRPr="003778A1">
        <w:rPr>
          <w:rFonts w:ascii="FontbitDavid" w:hAnsi="FontbitDavid"/>
          <w:sz w:val="24"/>
          <w:rtl/>
        </w:rPr>
        <w:t xml:space="preserve"> - עצים טעונין עצים</w:t>
      </w:r>
      <w:ins w:id="90980" w:author="מנוע מכני" w:date="2026-10-11T12:04:39Z">
        <w:r>
          <w:rPr>
            <w:rFonts w:ascii="FontbitDavid" w:hAnsi="FontbitDavid"/>
            <w:sz w:val="24"/>
            <w:rtl/>
          </w:rPr>
          <w:t xml:space="preserve">,</w:t>
        </w:r>
      </w:ins>
      <w:del w:id="90981" w:author="מנוע מכני" w:date="2026-10-11T12:04:39Z">
        <w:r>
          <w:rPr>
            <w:rFonts w:ascii="FontbitDavid" w:hAnsi="FontbitDavid"/>
            <w:sz w:val="24"/>
            <w:rtl/>
          </w:rPr>
          <w:delText xml:space="preserve">;</w:delText>
        </w:r>
      </w:del>
    </w:p>
    <w:p>
      <w:pPr>
        <w:pStyle w:val="38"/>
        <w:rPr>
          <w:ins w:id="91551" w:author="מנוע מכני" w:date="2026-10-11T12:04:39Z"/>
        </w:rPr>
      </w:pPr>
      <w:r>
        <w:t xml:space="preserve">וא</w:t>
      </w:r>
      <w:ins w:id="90343" w:author="מנוע מכני" w:date="2026-10-11T12:04:39Z">
        <w:r>
          <w:t xml:space="preserve">ר"פ</w:t>
        </w:r>
      </w:ins>
      <w:del w:id="90344" w:author="מנוע מכני" w:date="2026-10-11T12:04:39Z">
        <w:r>
          <w:delText xml:space="preserve">ר''פ</w:delText>
        </w:r>
      </w:del>
      <w:r w:rsidRPr="003778A1">
        <w:t xml:space="preserve">:</w:t>
      </w:r>
    </w:p>
    <w:p w:rsidR="00E403F0" w:rsidRPr="00AD695E" w:rsidRDefault="00E403F0" w:rsidP="00E403F0">
      <w:pPr>
        <w:rPr>
          <w:rtl/>
        </w:rPr>
      </w:pPr>
      <w:del w:id="9155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לדברי </w:t>
      </w:r>
      <w:r w:rsidRPr="003778A1">
        <w:rPr>
          <w:rStyle w:val="2fb"/>
          <w:rFonts w:ascii="FontbitDavid" w:hAnsi="FontbitDavid"/>
          <w:sz w:val="24"/>
          <w:rtl/>
        </w:rPr>
        <w:t xml:space="preserve">רבי</w:t>
      </w:r>
      <w:r w:rsidRPr="003778A1">
        <w:rPr>
          <w:rFonts w:ascii="FontbitDavid" w:hAnsi="FontbitDavid"/>
          <w:sz w:val="24"/>
          <w:rtl/>
        </w:rPr>
        <w:t xml:space="preserve"> - עצים צריכין קמיצה</w:t>
      </w:r>
      <w:r>
        <w:rPr>
          <w:rFonts w:ascii="FontbitDavid" w:hAnsi="FontbitDavid"/>
          <w:sz w:val="24"/>
          <w:rtl/>
        </w:rPr>
        <w:t>.</w:t>
      </w:r>
    </w:p>
    <w:p>
      <w:pPr>
        <w:pStyle w:val="38"/>
        <w:rPr>
          <w:ins w:id="91553" w:author="מנוע מכני" w:date="2026-10-11T12:04:39Z"/>
        </w:rPr>
      </w:pPr>
      <w:ins w:id="90438" w:author="מנוע מכני" w:date="2026-10-11T12:04:39Z">
        <w:r>
          <w:t xml:space="preserve">ר"פ</w:t>
        </w:r>
      </w:ins>
      <w:del w:id="90439" w:author="מנוע מכני" w:date="2026-10-11T12:04:39Z">
        <w:r w:rsidRPr="003778A1">
          <w:delText xml:space="preserve">רב פפא</w:delText>
        </w:r>
      </w:del>
      <w:r w:rsidRPr="003778A1">
        <w:t xml:space="preserve">:</w:t>
      </w:r>
    </w:p>
    <w:p w:rsidR="00E403F0" w:rsidRPr="00AD695E" w:rsidRDefault="00E403F0" w:rsidP="00E403F0">
      <w:pPr>
        <w:rPr>
          <w:rtl/>
        </w:rPr>
      </w:pPr>
      <w:del w:id="91554" w:author="מנוע מכני" w:date="2026-10-11T12:04:39Z">
        <w:r w:rsidRPr="003778A1">
          <w:rPr>
            <w:rFonts w:ascii="FontbitDavid" w:hAnsi="FontbitDavid"/>
            <w:sz w:val="24"/>
            <w:rtl/>
          </w:rPr>
          <w:delText xml:space="preserve"> </w:delText>
        </w:r>
      </w:del>
      <w:ins w:id="90606" w:author="מנוע מכני" w:date="2026-10-11T12:04:39Z">
        <w:r>
          <w:rPr>
            <w:rFonts w:ascii="FontbitDavid" w:hAnsi="FontbitDavid" w:hint="cs"/>
            <w:sz w:val="24"/>
            <w:rtl/>
          </w:rPr>
          <w:t xml:space="preserve">יש</w:t>
        </w:r>
      </w:ins>
      <w:del w:id="90607" w:author="מנוע מכני" w:date="2026-10-11T12:04:39Z">
        <w:r>
          <w:rPr>
            <w:rFonts w:ascii="FontbitDavid" w:hAnsi="FontbitDavid" w:hint="cs"/>
            <w:sz w:val="24"/>
            <w:rtl/>
          </w:rPr>
          <w:delText xml:space="preserve">איכא</w:delText>
        </w:r>
      </w:del>
      <w:r>
        <w:rPr>
          <w:rFonts w:ascii="FontbitDavid" w:hAnsi="FontbitDavid" w:hint="cs"/>
          <w:sz w:val="24"/>
          <w:rtl/>
        </w:rPr>
        <w:t xml:space="preserve"> </w:t>
      </w:r>
      <w:ins w:id="90033" w:author="Claude - סמנטי" w:date="2026-10-11T12:17:22Z">
        <w:r>
          <w:rPr>
            <w:rFonts w:ascii="FontbitDavid" w:hAnsi="FontbitDavid" w:hint="cs"/>
            <w:sz w:val="24"/>
            <w:rtl/>
          </w:rPr>
          <w:t xml:space="preserve">ביניהם</w:t>
        </w:r>
      </w:ins>
      <w:del w:id="90034" w:author="Claude - סמנטי" w:date="2026-10-11T12:17:22Z">
        <w:r>
          <w:rPr>
            <w:rFonts w:ascii="FontbitDavid" w:hAnsi="FontbitDavid" w:hint="cs"/>
            <w:sz w:val="24"/>
            <w:rtl/>
          </w:rPr>
          <w:delText xml:space="preserve">בנייהו</w:delText>
        </w:r>
      </w:del>
      <w:r>
        <w:rPr>
          <w:rFonts w:ascii="FontbitDavid" w:hAnsi="FontbitDavid" w:hint="cs"/>
          <w:sz w:val="24"/>
          <w:rtl/>
        </w:rPr>
        <w:t xml:space="preserve">: </w:t>
      </w:r>
      <w:r w:rsidRPr="003778A1">
        <w:rPr>
          <w:rFonts w:ascii="FontbitDavid" w:hAnsi="FontbitDavid"/>
          <w:sz w:val="24"/>
          <w:rtl/>
        </w:rPr>
        <w:t xml:space="preserve">קדשי מזבח תמימין, ונעשו בעלי מומין, ועבר ושחטן, </w:t>
      </w:r>
    </w:p>
    <w:p w:rsidR="00E403F0" w:rsidRPr="00AD695E" w:rsidRDefault="00E403F0" w:rsidP="00E403F0">
      <w:pPr>
        <w:rPr>
          <w:rtl/>
        </w:rPr>
      </w:pPr>
      <w:r>
        <w:rPr>
          <w:rFonts w:ascii="FontbitDavid" w:hAnsi="FontbitDavid" w:hint="cs"/>
          <w:sz w:val="24"/>
          <w:rtl/>
        </w:rPr>
        <w:t>וכד</w:t>
      </w:r>
      <w:r w:rsidRPr="003778A1">
        <w:rPr>
          <w:rFonts w:ascii="FontbitDavid" w:hAnsi="FontbitDavid"/>
          <w:sz w:val="24"/>
          <w:rtl/>
        </w:rPr>
        <w:t xml:space="preserve">תניא: קדשי מזבח תמימין, ונעשו בעלי מומין, ועבר ושחטן, </w:t>
      </w:r>
      <w:r>
        <w:rPr>
          <w:rStyle w:val="2fb"/>
          <w:rFonts w:ascii="FontbitDavid" w:hAnsi="FontbitDavid" w:hint="cs"/>
          <w:sz w:val="24"/>
          <w:rtl/>
        </w:rPr>
        <w:t>ל</w:t>
      </w:r>
      <w:r w:rsidRPr="003778A1">
        <w:rPr>
          <w:rStyle w:val="2fb"/>
          <w:rFonts w:ascii="FontbitDavid" w:hAnsi="FontbitDavid"/>
          <w:sz w:val="24"/>
          <w:rtl/>
        </w:rPr>
        <w:t xml:space="preserve">רבי</w:t>
      </w:r>
      <w:r w:rsidRPr="003778A1">
        <w:rPr>
          <w:rFonts w:ascii="FontbitDavid" w:hAnsi="FontbitDavid"/>
          <w:sz w:val="24"/>
          <w:rtl/>
        </w:rPr>
        <w:t xml:space="preserve"> יקברו, וחכ"א יפדו</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39" w:author="קלוד" w:date="2026-10-11T09:07:20Z"/>
        </w:rPr>
      </w:pPr>
      <w:ins w:id="20138" w:author="קלוד" w:date="2026-10-11T09:07:20Z">
        <w:r>
          <w:t xml:space="preserve">משנה ד</w:t>
        </w:r>
      </w:ins>
    </w:p>
    <w:p w:rsidR="00E403F0" w:rsidRPr="00C20F97" w:rsidRDefault="00E403F0" w:rsidP="00E403F0">
      <w:pPr>
        <w:pStyle w:val="afff9"/>
        <w:rPr>
          <w:del w:id="20073" w:author="קלוד" w:date="2026-10-11T09:07:20Z"/>
          <w:spacing w:val="8"/>
          <w:rtl/>
        </w:rPr>
      </w:pPr>
      <w:del w:id="20072"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8" w:author="קלוד" w:date="2026-10-11T12:09:42Z">
          <w:pPr>
            <w:pStyle w:val="afff9"/>
          </w:pPr>
        </w:pPrChange>
      </w:pPr>
      <w:r w:rsidRPr="00C20F97">
        <w:rPr>
          <w:spacing w:val="8"/>
          <w:rtl/>
        </w:rPr>
        <w:t>נטל אבן או קורה של הקדש - הרי זה לא מעל.</w:t>
      </w:r>
    </w:p>
    <w:p w:rsidR="00E403F0" w:rsidRPr="00AD695E" w:rsidRDefault="00E403F0" w:rsidP="00E403F0">
      <w:pPr>
        <w:pStyle w:val="afff3"/>
        <w:framePr w:wrap="around"/>
        <w:rPr>
          <w:rtl/>
        </w:rPr>
      </w:pPr>
      <w:r>
        <w:rPr>
          <w:rFonts w:hint="cs"/>
          <w:rtl/>
        </w:rPr>
        <w:t>כ.</w:t>
      </w:r>
    </w:p>
    <w:p>
      <w:pPr>
        <w:pStyle w:val="MishnaBatzad"/>
        <w:rPr>
          <w:ins w:id="20141" w:author="קלוד" w:date="2026-10-11T09:07:20Z"/>
        </w:rPr>
      </w:pPr>
      <w:ins w:id="20140" w:author="קלוד" w:date="2026-10-11T09:07:20Z">
        <w:r>
          <w:t xml:space="preserve">משנה ד</w:t>
        </w:r>
      </w:ins>
    </w:p>
    <w:p w:rsidR="00E403F0" w:rsidRPr="00C20F97" w:rsidRDefault="00E403F0" w:rsidP="00E403F0">
      <w:pPr>
        <w:pStyle w:val="afff9"/>
        <w:rPr>
          <w:spacing w:val="8"/>
          <w:rtl/>
        </w:rPr>
      </w:pPr>
      <w:r w:rsidRPr="00C20F97">
        <w:rPr>
          <w:spacing w:val="8"/>
          <w:rtl/>
        </w:rPr>
        <w:t>נתנה לחברו - הוא מעל, וחברו לא מעל.</w:t>
      </w:r>
    </w:p>
    <w:p w:rsidR="00E403F0" w:rsidRPr="00C20F97" w:rsidRDefault="00E403F0" w:rsidP="00E403F0">
      <w:pPr>
        <w:pStyle w:val="afff9"/>
        <w:rPr>
          <w:spacing w:val="8"/>
          <w:rtl/>
        </w:rPr>
      </w:pPr>
      <w:r w:rsidRPr="00C20F97">
        <w:rPr>
          <w:spacing w:val="8"/>
          <w:rtl/>
        </w:rPr>
        <w:t>בנאה בתוך ביתו - ה"ז לא מעל, עד שידור תחתיה בשוה פרוטה.</w:t>
      </w:r>
    </w:p>
    <w:p w:rsidR="00E403F0" w:rsidRPr="00C20F97" w:rsidRDefault="00E403F0" w:rsidP="00E403F0">
      <w:pPr>
        <w:pStyle w:val="afff9"/>
        <w:rPr>
          <w:spacing w:val="8"/>
          <w:rtl/>
        </w:rPr>
      </w:pPr>
      <w:r w:rsidRPr="00C20F97">
        <w:rPr>
          <w:spacing w:val="8"/>
          <w:rtl/>
        </w:rPr>
        <w:t>נטל פרוטה של הקדש - ה"ז לא מעל, נתנה לחברו - הוא מעל וחברו לא מעל.</w:t>
      </w:r>
    </w:p>
    <w:p w:rsidR="00E403F0" w:rsidRPr="00C20F97" w:rsidRDefault="00E403F0" w:rsidP="00E403F0">
      <w:pPr>
        <w:pStyle w:val="afff9"/>
        <w:rPr>
          <w:spacing w:val="8"/>
          <w:rtl/>
        </w:rPr>
      </w:pPr>
      <w:r w:rsidRPr="00C20F97">
        <w:rPr>
          <w:spacing w:val="8"/>
          <w:rtl/>
        </w:rPr>
        <w:t>נתנה לבלן, אף על פי שלא רחץ - מעל, שהוא אומר לו הרי המרחץ פתוח לפניך, הכנס ורחוץ!</w:t>
      </w:r>
    </w:p>
    <w:p w:rsidR="00E403F0" w:rsidRPr="00C20F97" w:rsidRDefault="00E403F0" w:rsidP="00E403F0">
      <w:pPr>
        <w:pStyle w:val="afff9"/>
        <w:rPr>
          <w:spacing w:val="8"/>
          <w:rtl/>
        </w:rPr>
      </w:pPr>
      <w:r w:rsidRPr="00C20F97">
        <w:rPr>
          <w:spacing w:val="8"/>
          <w:rtl/>
        </w:rPr>
        <w:t>אכילתו ואכילת חברו, הנייתו והניית חברו, אכילתו והניית חברו, הנייתו ואכילת חברו.</w:t>
      </w:r>
    </w:p>
    <w:p w:rsidR="00E403F0" w:rsidRPr="00C20F97" w:rsidRDefault="00E403F0" w:rsidP="00E403F0">
      <w:pPr>
        <w:pStyle w:val="afff9"/>
        <w:rPr>
          <w:spacing w:val="8"/>
          <w:rtl/>
        </w:rPr>
      </w:pPr>
      <w:r w:rsidRPr="00C20F97">
        <w:rPr>
          <w:spacing w:val="8"/>
          <w:rtl/>
        </w:rPr>
        <w:t>מצטרפין זה עם זה, ואפילו לזמן מרובה.</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r w:rsidRPr="00C6460A">
        <w:rPr>
          <w:rStyle w:val="affff2"/>
          <w:rFonts w:hint="cs"/>
          <w:rtl/>
        </w:rPr>
        <w:t xml:space="preserve">הוא מעל וחבירו </w:t>
      </w:r>
      <w:r w:rsidRPr="00C6460A">
        <w:rPr>
          <w:rStyle w:val="affff2"/>
          <w:rFonts w:hint="cs"/>
          <w:rtl/>
        </w:rPr>
        <w:t xml:space="preserve">לא</w:t>
      </w:r>
      <w:r w:rsidRPr="00C6460A">
        <w:rPr>
          <w:rStyle w:val="affff2"/>
          <w:rFonts w:hint="cs"/>
          <w:rtl/>
        </w:rPr>
        <w:t xml:space="preserve"> מעל </w:t>
      </w:r>
      <w:r>
        <w:rPr>
          <w:rFonts w:ascii="FontbitDavid" w:hAnsi="FontbitDavid" w:hint="cs"/>
          <w:sz w:val="24"/>
          <w:rtl/>
        </w:rPr>
        <w:t xml:space="preserve">- </w:t>
      </w:r>
      <w:r>
        <w:rPr>
          <w:rStyle w:val="2fb"/>
          <w:rFonts w:ascii="FontbitDavid" w:hAnsi="FontbitDavid" w:hint="cs"/>
          <w:sz w:val="24"/>
          <w:rtl/>
        </w:rPr>
        <w:t xml:space="preserve">כ</w:t>
      </w:r>
      <w:r w:rsidRPr="003778A1">
        <w:rPr>
          <w:rStyle w:val="2fb"/>
          <w:rFonts w:ascii="FontbitDavid" w:hAnsi="FontbitDavid"/>
          <w:sz w:val="24"/>
          <w:rtl/>
        </w:rPr>
        <w:t xml:space="preserve">שמואל</w:t>
      </w:r>
      <w:r w:rsidRPr="003778A1">
        <w:rPr>
          <w:rFonts w:ascii="FontbitDavid" w:hAnsi="FontbitDavid"/>
          <w:sz w:val="24"/>
          <w:rtl/>
        </w:rPr>
        <w:t xml:space="preserve">: </w:t>
      </w:r>
      <w:r>
        <w:rPr>
          <w:rFonts w:ascii="FontbitDavid" w:hAnsi="FontbitDavid" w:hint="cs"/>
          <w:sz w:val="24"/>
          <w:rtl/>
        </w:rPr>
        <w:t xml:space="preserve">דמיירי </w:t>
      </w:r>
      <w:r w:rsidRPr="003778A1">
        <w:rPr>
          <w:rFonts w:ascii="FontbitDavid" w:hAnsi="FontbitDavid"/>
          <w:sz w:val="24"/>
          <w:rtl/>
        </w:rPr>
        <w:t>בגזבר המסורות לו</w:t>
      </w:r>
    </w:p>
    <w:p w:rsidR="00E403F0" w:rsidRPr="00AD695E" w:rsidRDefault="00E403F0" w:rsidP="00625445">
      <w:pPr>
        <w:rPr>
          <w:rtl/>
        </w:rPr>
      </w:pPr>
      <w:del w:id="90397" w:author="מנוע מכני" w:date="2026-10-11T12:04:39Z">
        <w:r w:rsidRPr="003778A1">
          <w:rPr>
            <w:rFonts w:ascii="FontbitDavid" w:hAnsi="FontbitDavid"/>
            <w:sz w:val="24"/>
            <w:rtl/>
          </w:rPr>
          <w:delText xml:space="preserve"> </w:delText>
        </w:r>
      </w:del>
      <w:r w:rsidRPr="003778A1">
        <w:rPr>
          <w:rtl/>
        </w:rPr>
        <w:t>בנאה בתוך ביתו אינו חייב כו'</w:t>
      </w:r>
      <w:r>
        <w:rPr>
          <w:rtl/>
        </w:rPr>
        <w:t>.</w:t>
      </w:r>
    </w:p>
    <w:p>
      <w:pPr>
        <w:pStyle w:val="afffff8"/>
        <w:rPr>
          <w:ins w:id="90009" w:author="קלוד" w:date="2026-10-11T12:19:32Z"/>
        </w:rPr>
      </w:pPr>
      <w:ins w:id="90010" w:author="קלוד" w:date="2026-10-11T12:19:32Z">
        <w:r>
          <w:rPr>
            <w:color w:val="7B3F00"/>
          </w:rPr>
          <w:t xml:space="preserve">בנאה בתוך ביתו - מתי מעל</w:t>
        </w:r>
      </w:ins>
    </w:p>
    <w:p>
      <w:pPr>
        <w:pStyle w:val="38"/>
        <w:rPr>
          <w:ins w:id="91556" w:author="מנוע מכני" w:date="2026-10-11T12:04:39Z"/>
        </w:rPr>
      </w:pPr>
      <w:del w:id="91555" w:author="מנוע מכני" w:date="2026-10-11T12:04:39Z">
        <w:r w:rsidRPr="006F178A">
          <w:delText xml:space="preserve">•</w:delText>
        </w:r>
      </w:del>
      <w:r w:rsidRPr="006F178A">
        <w:t xml:space="preserve"> </w:t>
      </w:r>
      <w:r w:rsidRPr="003778A1">
        <w:t xml:space="preserve">רב:</w:t>
      </w:r>
    </w:p>
    <w:p w:rsidR="00E403F0" w:rsidRPr="00AD695E" w:rsidRDefault="00E403F0" w:rsidP="00E403F0">
      <w:pPr>
        <w:rPr>
          <w:rtl/>
        </w:rPr>
      </w:pPr>
      <w:del w:id="9155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כגון שהניחה על פי ארובה</w:t>
      </w:r>
      <w:r>
        <w:rPr>
          <w:rFonts w:ascii="FontbitDavid" w:hAnsi="FontbitDavid"/>
          <w:sz w:val="24"/>
          <w:rtl/>
        </w:rPr>
        <w:t>.</w:t>
      </w:r>
      <w:r>
        <w:rPr>
          <w:rFonts w:ascii="FontbitDavid" w:hAnsi="FontbitDavid" w:hint="cs"/>
          <w:sz w:val="24"/>
          <w:rtl/>
        </w:rPr>
        <w:t xml:space="preserve"> </w:t>
      </w:r>
      <w:r w:rsidRPr="003778A1">
        <w:rPr>
          <w:rFonts w:ascii="FontbitDavid" w:hAnsi="FontbitDavid"/>
          <w:sz w:val="24"/>
          <w:rtl/>
        </w:rPr>
        <w:t xml:space="preserve">וכיון דבני לה מיהת מעל, </w:t>
      </w:r>
    </w:p>
    <w:p>
      <w:pPr>
        <w:pStyle w:val="38"/>
        <w:rPr>
          <w:ins w:id="91558" w:author="מנוע מכני" w:date="2026-10-11T12:04:39Z"/>
        </w:rPr>
      </w:pPr>
      <w:r w:rsidRPr="003778A1">
        <w:t>לימא מסייע</w:t>
      </w:r>
      <w:r>
        <w:t xml:space="preserve"> ל</w:t>
      </w:r>
      <w:r w:rsidRPr="003778A1">
        <w:t xml:space="preserve">רב:</w:t>
      </w:r>
    </w:p>
    <w:p w:rsidR="00E403F0" w:rsidRPr="00AD695E" w:rsidRDefault="00E403F0" w:rsidP="00E403F0">
      <w:pPr>
        <w:rPr>
          <w:rtl/>
        </w:rPr>
      </w:pPr>
      <w:del w:id="91559" w:author="מנוע מכני" w:date="2026-10-11T12:04:39Z">
        <w:r w:rsidRPr="003778A1">
          <w:rPr>
            <w:rFonts w:ascii="FontbitDavid" w:hAnsi="FontbitDavid"/>
            <w:sz w:val="24"/>
            <w:rtl/>
          </w:rPr>
          <w:delText xml:space="preserve"> </w:delText>
        </w:r>
      </w:del>
      <w:r>
        <w:rPr>
          <w:rFonts w:ascii="FontbitDavid" w:hAnsi="FontbitDavid" w:hint="cs"/>
          <w:sz w:val="24"/>
          <w:rtl/>
        </w:rPr>
        <w:t>ד</w:t>
      </w:r>
      <w:r w:rsidRPr="003778A1">
        <w:rPr>
          <w:rFonts w:ascii="FontbitDavid" w:hAnsi="FontbitDavid"/>
          <w:sz w:val="24"/>
          <w:rtl/>
        </w:rPr>
        <w:t>המשתחוה לבית - אסרו</w:t>
      </w:r>
      <w:r>
        <w:rPr>
          <w:rFonts w:ascii="FontbitDavid" w:hAnsi="FontbitDavid"/>
          <w:sz w:val="24"/>
          <w:rtl/>
        </w:rPr>
        <w:t>.</w:t>
      </w:r>
    </w:p>
    <w:p>
      <w:pPr>
        <w:pStyle w:val="38"/>
        <w:rPr>
          <w:ins w:id="91561" w:author="מנוע מכני" w:date="2026-10-11T12:04:39Z"/>
        </w:rPr>
      </w:pPr>
      <w:del w:id="91560" w:author="מנוע מכני" w:date="2026-10-11T12:04:39Z">
        <w:r w:rsidRPr="006F178A">
          <w:delText xml:space="preserve">•</w:delText>
        </w:r>
      </w:del>
      <w:r w:rsidRPr="006F178A">
        <w:t xml:space="preserve"> </w:t>
      </w:r>
      <w:r>
        <w:t xml:space="preserve">ראבד</w:t>
      </w:r>
      <w:ins w:id="90345" w:author="מנוע מכני" w:date="2026-10-11T12:04:39Z">
        <w:r>
          <w:t xml:space="preserve">ר"א</w:t>
        </w:r>
      </w:ins>
      <w:del w:id="90346" w:author="מנוע מכני" w:date="2026-10-11T12:04:39Z">
        <w:r>
          <w:delText xml:space="preserve">ר''א</w:delText>
        </w:r>
      </w:del>
      <w:r w:rsidRPr="003778A1">
        <w:t xml:space="preserve">:</w:t>
      </w:r>
    </w:p>
    <w:p w:rsidR="00E403F0" w:rsidRPr="00AD695E" w:rsidRDefault="00E403F0" w:rsidP="00E403F0">
      <w:pPr>
        <w:rPr>
          <w:rtl/>
        </w:rPr>
      </w:pPr>
      <w:del w:id="9156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הנאה הנראת לעינים אסרה תורה</w:t>
      </w:r>
      <w:r>
        <w:rPr>
          <w:rFonts w:ascii="FontbitDavid" w:hAnsi="FontbitDavid"/>
          <w:sz w:val="24"/>
          <w:rtl/>
        </w:rPr>
        <w:t>.</w:t>
      </w:r>
    </w:p>
    <w:p>
      <w:pPr>
        <w:pStyle w:val="38"/>
        <w:rPr>
          <w:ins w:id="91563" w:author="מנוע מכני" w:date="2026-10-11T12:04:39Z"/>
        </w:rPr>
      </w:pPr>
      <w:r w:rsidRPr="003778A1">
        <w:t xml:space="preserve">לימא מסייע </w:t>
      </w:r>
      <w:ins w:id="90836" w:author="מנוע מכני" w:date="2026-10-11T12:04:39Z">
        <w:r>
          <w:t xml:space="preserve">לו</w:t>
        </w:r>
      </w:ins>
      <w:del w:id="90837" w:author="מנוע מכני" w:date="2026-10-11T12:04:39Z">
        <w:r w:rsidRPr="003778A1">
          <w:delText xml:space="preserve">ליה</w:delText>
        </w:r>
      </w:del>
      <w:r w:rsidRPr="003778A1">
        <w:t xml:space="preserve">:</w:t>
      </w:r>
    </w:p>
    <w:p w:rsidR="00E403F0" w:rsidRPr="00AD695E" w:rsidRDefault="00E403F0" w:rsidP="00E403F0">
      <w:pPr>
        <w:rPr>
          <w:rtl/>
        </w:rPr>
      </w:pPr>
      <w:del w:id="9156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הדר בבית של הקדש - כיון שנהנה ממנה מעל</w:t>
      </w:r>
      <w:ins w:id="90982" w:author="מנוע מכני" w:date="2026-10-11T12:04:39Z">
        <w:r>
          <w:rPr>
            <w:rFonts w:ascii="FontbitDavid" w:hAnsi="FontbitDavid"/>
            <w:sz w:val="24"/>
            <w:rtl/>
          </w:rPr>
          <w:t xml:space="preserve">,</w:t>
        </w:r>
      </w:ins>
      <w:del w:id="90983" w:author="מנוע מכני" w:date="2026-10-11T12:04:39Z">
        <w:r>
          <w:rPr>
            <w:rFonts w:ascii="FontbitDavid" w:hAnsi="FontbitDavid"/>
            <w:sz w:val="24"/>
            <w:rtl/>
          </w:rPr>
          <w:delText xml:space="preserve">;</w:delText>
        </w:r>
      </w:del>
    </w:p>
    <w:p>
      <w:pPr>
        <w:pStyle w:val="38"/>
        <w:rPr>
          <w:ins w:id="91566" w:author="מנוע מכני" w:date="2026-10-11T12:04:39Z"/>
        </w:rPr>
      </w:pPr>
      <w:del w:id="91565" w:author="מנוע מכני" w:date="2026-10-11T12:04:39Z">
        <w:r w:rsidRPr="006F178A">
          <w:delText xml:space="preserve">•</w:delText>
        </w:r>
      </w:del>
      <w:r w:rsidRPr="006F178A">
        <w:t xml:space="preserve"> </w:t>
      </w:r>
      <w:r>
        <w:t xml:space="preserve">א</w:t>
      </w:r>
      <w:ins w:id="90347" w:author="מנוע מכני" w:date="2026-10-11T12:04:39Z">
        <w:r>
          <w:t xml:space="preserve">ר"ל</w:t>
        </w:r>
      </w:ins>
      <w:del w:id="90348" w:author="מנוע מכני" w:date="2026-10-11T12:04:39Z">
        <w:r>
          <w:delText xml:space="preserve">ר''ל</w:delText>
        </w:r>
      </w:del>
      <w:r w:rsidRPr="003778A1">
        <w:t xml:space="preserve">:</w:t>
      </w:r>
    </w:p>
    <w:p w:rsidR="00E403F0" w:rsidRPr="00AD695E" w:rsidRDefault="00E403F0" w:rsidP="00E403F0">
      <w:pPr>
        <w:rPr>
          <w:rtl/>
        </w:rPr>
      </w:pPr>
      <w:del w:id="91567" w:author="מנוע מכני" w:date="2026-10-11T12:04:39Z">
        <w:r w:rsidRPr="003778A1">
          <w:rPr>
            <w:rFonts w:ascii="FontbitDavid" w:hAnsi="FontbitDavid"/>
            <w:sz w:val="24"/>
            <w:rtl/>
          </w:rPr>
          <w:delText xml:space="preserve"> </w:delText>
        </w:r>
      </w:del>
      <w:ins w:id="90608" w:author="מנוע מכני" w:date="2026-10-11T12:04:39Z">
        <w:r>
          <w:rPr>
            <w:rFonts w:ascii="FontbitDavid" w:hAnsi="FontbitDavid"/>
            <w:sz w:val="24"/>
            <w:rtl/>
          </w:rPr>
          <w:t xml:space="preserve">שם</w:t>
        </w:r>
      </w:ins>
      <w:del w:id="90609" w:author="מנוע מכני" w:date="2026-10-11T12:04:39Z">
        <w:r w:rsidRPr="003778A1">
          <w:rPr>
            <w:rFonts w:ascii="FontbitDavid" w:hAnsi="FontbitDavid"/>
            <w:sz w:val="24"/>
            <w:rtl/>
          </w:rPr>
          <w:delText xml:space="preserve">התם</w:delText>
        </w:r>
      </w:del>
      <w:r w:rsidRPr="003778A1">
        <w:rPr>
          <w:rFonts w:ascii="FontbitDavid" w:hAnsi="FontbitDavid"/>
          <w:sz w:val="24"/>
          <w:rtl/>
        </w:rPr>
        <w:t xml:space="preserve"> - בשהקדישו ולבסוף בנאו</w:t>
      </w:r>
      <w:ins w:id="90984" w:author="מנוע מכני" w:date="2026-10-11T12:04:39Z">
        <w:r>
          <w:rPr>
            <w:rFonts w:ascii="FontbitDavid" w:hAnsi="FontbitDavid"/>
            <w:sz w:val="24"/>
            <w:rtl/>
          </w:rPr>
          <w:t xml:space="preserve">,</w:t>
        </w:r>
      </w:ins>
      <w:del w:id="90985" w:author="מנוע מכני" w:date="2026-10-11T12:04:39Z">
        <w:r>
          <w:rPr>
            <w:rFonts w:ascii="FontbitDavid" w:hAnsi="FontbitDavid"/>
            <w:sz w:val="24"/>
            <w:rtl/>
          </w:rPr>
          <w:delText xml:space="preserve">;</w:delText>
        </w:r>
      </w:del>
      <w:r>
        <w:rPr>
          <w:rFonts w:ascii="FontbitDavid" w:hAnsi="FontbitDavid" w:hint="cs"/>
          <w:sz w:val="24"/>
          <w:rtl/>
        </w:rPr>
        <w:t xml:space="preserve"> [דכתלוש דמי]</w:t>
      </w:r>
    </w:p>
    <w:p w:rsidR="00E403F0" w:rsidRPr="00AD695E" w:rsidRDefault="00E403F0" w:rsidP="00E403F0">
      <w:pPr>
        <w:rPr>
          <w:rtl/>
        </w:rPr>
      </w:pPr>
      <w:r w:rsidRPr="003778A1">
        <w:rPr>
          <w:rFonts w:ascii="FontbitDavid" w:hAnsi="FontbitDavid"/>
          <w:sz w:val="24"/>
          <w:rtl/>
        </w:rPr>
        <w:t xml:space="preserve">אבל בנאו ולבסוף הקדישו </w:t>
      </w:r>
      <w:r w:rsidRPr="003778A1">
        <w:rPr>
          <w:rFonts w:ascii="FontbitDavid" w:hAnsi="FontbitDavid"/>
          <w:sz w:val="24"/>
          <w:rtl/>
        </w:rPr>
        <w:t xml:space="preserve">לא</w:t>
      </w:r>
      <w:r w:rsidRPr="003778A1">
        <w:rPr>
          <w:rFonts w:ascii="FontbitDavid" w:hAnsi="FontbitDavid"/>
          <w:sz w:val="24"/>
          <w:rtl/>
        </w:rPr>
        <w:t xml:space="preserve"> מעל, </w:t>
      </w:r>
    </w:p>
    <w:p w:rsidR="00E403F0" w:rsidRPr="00AD695E" w:rsidRDefault="00E403F0" w:rsidP="00E403F0">
      <w:pPr>
        <w:rPr>
          <w:rtl/>
        </w:rPr>
      </w:pPr>
      <w:r>
        <w:rPr>
          <w:rFonts w:ascii="FontbitDavid" w:hAnsi="FontbitDavid" w:hint="cs"/>
          <w:sz w:val="24"/>
          <w:rtl/>
        </w:rPr>
        <w:t xml:space="preserve">ולא הבאנו דוגמא דשל דר בבית אבנים שבנאו ולבסוף הקדישו דלא מעל - דלא פסיקא </w:t>
      </w:r>
      <w:ins w:id="90838" w:author="מנוע מכני" w:date="2026-10-11T12:04:39Z">
        <w:r>
          <w:rPr>
            <w:rFonts w:ascii="FontbitDavid" w:hAnsi="FontbitDavid" w:hint="cs"/>
            <w:sz w:val="24"/>
            <w:rtl/>
          </w:rPr>
          <w:t xml:space="preserve">לו</w:t>
        </w:r>
      </w:ins>
      <w:del w:id="90839" w:author="מנוע מכני" w:date="2026-10-11T12:04:39Z">
        <w:r>
          <w:rPr>
            <w:rFonts w:ascii="FontbitDavid" w:hAnsi="FontbitDavid" w:hint="cs"/>
            <w:sz w:val="24"/>
            <w:rtl/>
          </w:rPr>
          <w:delText xml:space="preserve">ליה</w:delText>
        </w:r>
      </w:del>
      <w:r>
        <w:rPr>
          <w:rFonts w:ascii="FontbitDavid" w:hAnsi="FontbitDavid" w:hint="cs"/>
          <w:sz w:val="24"/>
          <w:rtl/>
        </w:rPr>
        <w:t xml:space="preserve"> </w:t>
      </w:r>
    </w:p>
    <w:p w:rsidR="00E403F0" w:rsidRPr="00AD695E" w:rsidRDefault="00E403F0" w:rsidP="00F536B4">
      <w:pPr>
        <w:pStyle w:val="Hadran"/>
        <w:rPr>
          <w:rtl/>
        </w:rPr>
        <w:pPrChange w:id="93699" w:author="Claude" w:date="2026-10-11T09:08:15Z">
          <w:pPr>
            <w:pStyle w:val="affff"/>
            <w:rPr>
              <w:rtl/>
            </w:rPr>
          </w:pPr>
        </w:pPrChange>
      </w:pPr>
      <w:r w:rsidRPr="003778A1">
        <w:rPr>
          <w:rtl/>
        </w:rPr>
        <w:t>הדרן עלך הנהנה</w:t>
      </w:r>
      <w:r>
        <w:rPr>
          <w:rtl/>
        </w:rPr>
        <w:t>.</w:t>
      </w:r>
    </w:p>
    <w:p w:rsidR="00E403F0" w:rsidRDefault="00E403F0" w:rsidP="00E403F0">
      <w:pPr>
        <w:rPr>
          <w:rFonts w:ascii="FontbitDavid" w:hAnsi="FontbitDavid"/>
          <w:sz w:val="24"/>
          <w:rtl/>
        </w:rPr>
        <w:sectPr w:rsidR="00E403F0" w:rsidSect="00E403F0">
          <w:pgSz w:w="6804" w:h="11907" w:code="8"/>
          <w:pgMar w:top="284" w:right="567" w:bottom="284" w:left="567" w:header="284" w:footer="284" w:gutter="0"/>
          <w:pgNumType w:start="1"/>
          <w:cols w:space="284"/>
          <w:bidi/>
          <w:rtlGutter/>
          <w:docGrid w:linePitch="360"/>
        </w:sectPr>
      </w:pPr>
    </w:p>
    <w:p w:rsidR="00E403F0" w:rsidRPr="00AD695E" w:rsidRDefault="00E403F0" w:rsidP="00E403F0">
      <w:pPr>
        <w:pStyle w:val="afff6"/>
        <w:framePr w:wrap="around"/>
        <w:rPr>
          <w:del w:id="92693" w:author="Claude" w:date="2026-10-11T09:07:52Z"/>
          <w:rtl/>
        </w:rPr>
      </w:pPr>
      <w:del w:id="92692" w:author="Claude" w:date="2026-10-11T09:07:52Z">
        <w:r>
          <w:rPr>
            <w:rFonts w:hint="cs"/>
            <w:rtl/>
          </w:rPr>
          <w:lastRenderedPageBreak/>
          <w:delText xml:space="preserve">פרק שישי </w:delText>
        </w:r>
      </w:del>
    </w:p>
    <w:p w:rsidR="00E403F0" w:rsidRPr="00AD695E" w:rsidRDefault="00E403F0" w:rsidP="00E403F0">
      <w:pPr>
        <w:pStyle w:val="afff7"/>
        <w:framePr w:wrap="around"/>
        <w:rPr>
          <w:del w:id="92695" w:author="Claude" w:date="2026-10-11T09:07:52Z"/>
          <w:rtl/>
        </w:rPr>
      </w:pPr>
      <w:del w:id="92694" w:author="Claude" w:date="2026-10-11T09:07:52Z">
        <w:r>
          <w:rPr>
            <w:rFonts w:hint="cs"/>
            <w:rtl/>
          </w:rPr>
          <w:delText xml:space="preserve">השליח שעשה </w:delText>
        </w:r>
      </w:del>
    </w:p>
    <w:p>
      <w:pPr>
        <w:pStyle w:val="PetichatPerek"/>
        <w:rPr>
          <w:ins w:id="92691" w:author="Claude" w:date="2026-10-11T09:07:52Z"/>
        </w:rPr>
      </w:pPr>
      <w:ins w:id="92690" w:author="Claude" w:date="2026-10-11T09:07:52Z">
        <w:r>
          <w:rPr>
            <w:rFonts w:hint="cs"/>
            <w:rtl/>
          </w:rPr>
          <w:t xml:space="preserve">פרק שישי</w:t>
        </w:r>
        <w:r>
          <w:rPr>
            <w:rFonts w:hint="cs"/>
            <w:rtl/>
          </w:rPr>
          <w:t xml:space="preserve"> - </w:t>
        </w:r>
        <w:r>
          <w:rPr>
            <w:rFonts w:hint="cs"/>
            <w:rtl/>
          </w:rPr>
          <w:t xml:space="preserve">השליח שעשה</w:t>
        </w:r>
      </w:ins>
    </w:p>
    <w:p>
      <w:pPr>
        <w:pStyle w:val="MishnaBatzad"/>
        <w:rPr>
          <w:ins w:id="20143" w:author="קלוד" w:date="2026-10-11T09:07:20Z"/>
        </w:rPr>
      </w:pPr>
      <w:ins w:id="20142" w:author="קלוד" w:date="2026-10-11T09:07:20Z">
        <w:r>
          <w:t xml:space="preserve">משנה א</w:t>
        </w:r>
      </w:ins>
    </w:p>
    <w:p w:rsidR="00E403F0" w:rsidRPr="00C20F97" w:rsidRDefault="00E403F0" w:rsidP="00F536B4">
      <w:pPr>
        <w:pStyle w:val="afff9"/>
        <w:rPr>
          <w:del w:id="20075" w:author="קלוד" w:date="2026-10-11T09:07:20Z"/>
          <w:spacing w:val="8"/>
          <w:rtl/>
        </w:rPr>
      </w:pPr>
      <w:del w:id="20074"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29" w:author="קלוד" w:date="2026-10-11T12:09:42Z">
          <w:pPr>
            <w:pStyle w:val="afff9"/>
          </w:pPr>
        </w:pPrChange>
      </w:pPr>
      <w:r w:rsidRPr="00C20F97">
        <w:rPr>
          <w:spacing w:val="8"/>
          <w:rtl/>
        </w:rPr>
        <w:t xml:space="preserve">השליח שעשה שליחותו - בעל הבית מעל, </w:t>
      </w:r>
    </w:p>
    <w:p w:rsidR="00E403F0" w:rsidRPr="00C20F97" w:rsidRDefault="00E403F0" w:rsidP="00E403F0">
      <w:pPr>
        <w:pStyle w:val="afff9"/>
        <w:rPr>
          <w:spacing w:val="8"/>
          <w:rtl/>
        </w:rPr>
      </w:pPr>
      <w:r w:rsidRPr="00C20F97">
        <w:rPr>
          <w:spacing w:val="8"/>
          <w:rtl/>
        </w:rPr>
        <w:tab/>
        <w:t xml:space="preserve">לא עשה שליחותו - השליח מעל, </w:t>
      </w:r>
    </w:p>
    <w:p w:rsidR="00E403F0" w:rsidRPr="00C20F97" w:rsidRDefault="00E403F0" w:rsidP="00E403F0">
      <w:pPr>
        <w:pStyle w:val="afff9"/>
        <w:rPr>
          <w:spacing w:val="8"/>
          <w:rtl/>
        </w:rPr>
      </w:pPr>
      <w:r w:rsidRPr="00C20F97">
        <w:rPr>
          <w:spacing w:val="8"/>
          <w:rtl/>
        </w:rPr>
        <w:t>כיצד: אמר לו תן בשר לאורחים!</w:t>
      </w:r>
      <w:r w:rsidRPr="00C20F97">
        <w:rPr>
          <w:rFonts w:hint="cs"/>
          <w:spacing w:val="8"/>
          <w:rtl/>
        </w:rPr>
        <w:t xml:space="preserve"> </w:t>
      </w:r>
    </w:p>
    <w:p w:rsidR="00E403F0" w:rsidRPr="00C20F97" w:rsidRDefault="00E403F0" w:rsidP="00E403F0">
      <w:pPr>
        <w:pStyle w:val="afff9"/>
        <w:rPr>
          <w:spacing w:val="8"/>
          <w:rtl/>
        </w:rPr>
      </w:pPr>
      <w:r w:rsidRPr="00C20F97">
        <w:rPr>
          <w:spacing w:val="8"/>
          <w:rtl/>
        </w:rPr>
        <w:t>ונתן להם כבד, כבד - ונתן להם בשר - השליח מעל.</w:t>
      </w:r>
    </w:p>
    <w:p w:rsidR="00E403F0" w:rsidRPr="00C20F97" w:rsidRDefault="00E403F0" w:rsidP="00E403F0">
      <w:pPr>
        <w:pStyle w:val="afff9"/>
        <w:rPr>
          <w:spacing w:val="8"/>
          <w:rtl/>
        </w:rPr>
      </w:pPr>
      <w:r w:rsidRPr="00C20F97">
        <w:rPr>
          <w:spacing w:val="8"/>
          <w:rtl/>
        </w:rPr>
        <w:t>אמר לו: תן להם חתיכה חתיכה!</w:t>
      </w:r>
    </w:p>
    <w:p w:rsidR="00E403F0" w:rsidRPr="00C20F97" w:rsidRDefault="00E403F0" w:rsidP="00E403F0">
      <w:pPr>
        <w:pStyle w:val="afff9"/>
        <w:rPr>
          <w:spacing w:val="8"/>
          <w:rtl/>
        </w:rPr>
      </w:pPr>
      <w:r w:rsidRPr="00C20F97">
        <w:rPr>
          <w:spacing w:val="8"/>
          <w:rtl/>
        </w:rPr>
        <w:t>והוא אומר: טלו שתים!</w:t>
      </w:r>
    </w:p>
    <w:p w:rsidR="00E403F0" w:rsidRPr="00C20F97" w:rsidRDefault="00E403F0" w:rsidP="00E403F0">
      <w:pPr>
        <w:pStyle w:val="afff9"/>
        <w:rPr>
          <w:spacing w:val="8"/>
          <w:rtl/>
        </w:rPr>
      </w:pPr>
      <w:r w:rsidRPr="00C20F97">
        <w:rPr>
          <w:spacing w:val="8"/>
          <w:rtl/>
        </w:rPr>
        <w:t>והם נטלו שלש - כולם מעלו.</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pStyle w:val="afff3"/>
        <w:framePr w:wrap="around"/>
        <w:rPr>
          <w:rtl/>
        </w:rPr>
      </w:pPr>
      <w:r>
        <w:rPr>
          <w:rFonts w:hint="cs"/>
          <w:rtl/>
        </w:rPr>
        <w:t>כ:</w:t>
      </w:r>
    </w:p>
    <w:p>
      <w:pPr>
        <w:pStyle w:val="afffff8"/>
        <w:rPr>
          <w:ins w:id="90007" w:author="קלוד" w:date="2026-10-11T12:19:32Z"/>
        </w:rPr>
      </w:pPr>
      <w:ins w:id="90008" w:author="קלוד" w:date="2026-10-11T12:19:32Z">
        <w:r>
          <w:rPr>
            <w:color w:val="7B3F00"/>
          </w:rPr>
          <w:t xml:space="preserve">שליח שנמלך - הוראה חדשה היא</w:t>
        </w:r>
      </w:ins>
    </w:p>
    <w:p w:rsidR="00E403F0" w:rsidRPr="00AD695E" w:rsidRDefault="00E403F0" w:rsidP="00E403F0">
      <w:pPr>
        <w:rPr>
          <w:rtl/>
        </w:rPr>
      </w:pPr>
      <w:r>
        <w:rPr>
          <w:rFonts w:ascii="FontbitDavid" w:hAnsi="FontbitDavid" w:hint="cs"/>
          <w:sz w:val="24"/>
          <w:rtl/>
        </w:rPr>
        <w:t xml:space="preserve">דכל דבר שנמלך עליו השליח תרתי </w:t>
      </w:r>
      <w:ins w:id="90840" w:author="מנוע מכני" w:date="2026-10-11T12:04:39Z">
        <w:r>
          <w:rPr>
            <w:rFonts w:ascii="FontbitDavid" w:hAnsi="FontbitDavid" w:hint="cs"/>
            <w:sz w:val="24"/>
            <w:rtl/>
          </w:rPr>
          <w:t xml:space="preserve">דברים</w:t>
        </w:r>
      </w:ins>
      <w:del w:id="90841" w:author="מנוע מכני" w:date="2026-10-11T12:04:39Z">
        <w:r>
          <w:rPr>
            <w:rFonts w:ascii="FontbitDavid" w:hAnsi="FontbitDavid" w:hint="cs"/>
            <w:sz w:val="24"/>
            <w:rtl/>
          </w:rPr>
          <w:delText xml:space="preserve">מילי</w:delText>
        </w:r>
      </w:del>
      <w:r>
        <w:rPr>
          <w:rFonts w:ascii="FontbitDavid" w:hAnsi="FontbitDavid" w:hint="cs"/>
          <w:sz w:val="24"/>
          <w:rtl/>
        </w:rPr>
        <w:t xml:space="preserve"> הוא</w:t>
      </w:r>
    </w:p>
    <w:p>
      <w:pPr>
        <w:pStyle w:val="38"/>
        <w:rPr>
          <w:ins w:id="91568" w:author="מנוע מכני" w:date="2026-10-11T12:04:39Z"/>
        </w:rPr>
      </w:pPr>
      <w:ins w:id="90349" w:author="מנוע מכני" w:date="2026-10-11T12:04:39Z">
        <w:r>
          <w:t xml:space="preserve">ר"ח</w:t>
        </w:r>
      </w:ins>
      <w:del w:id="90350" w:author="מנוע מכני" w:date="2026-10-11T12:04:39Z">
        <w:r>
          <w:delText xml:space="preserve">ר''ח</w:delText>
        </w:r>
      </w:del>
      <w:r>
        <w:t xml:space="preserve">:</w:t>
      </w:r>
    </w:p>
    <w:p w:rsidR="00E403F0" w:rsidRPr="00AD695E" w:rsidRDefault="00E403F0" w:rsidP="00E403F0">
      <w:pPr>
        <w:rPr>
          <w:rtl/>
        </w:rPr>
      </w:pPr>
      <w:del w:id="91569" w:author="מנוע מכני" w:date="2026-10-11T12:04:39Z">
        <w:r>
          <w:rPr>
            <w:rFonts w:ascii="FontbitDavid" w:hAnsi="FontbitDavid" w:hint="cs"/>
            <w:sz w:val="24"/>
            <w:rtl/>
          </w:rPr>
          <w:delText xml:space="preserve"> </w:delText>
        </w:r>
      </w:del>
      <w:r>
        <w:rPr>
          <w:rFonts w:ascii="FontbitDavid" w:hAnsi="FontbitDavid"/>
          <w:sz w:val="24"/>
          <w:rtl/>
        </w:rPr>
        <w:t>–</w:t>
      </w:r>
      <w:r>
        <w:rPr>
          <w:rFonts w:ascii="FontbitDavid" w:hAnsi="FontbitDavid" w:hint="cs"/>
          <w:sz w:val="24"/>
          <w:rtl/>
        </w:rPr>
        <w:t xml:space="preserve"> דלא </w:t>
      </w:r>
      <w:r>
        <w:rPr>
          <w:rStyle w:val="2fb"/>
          <w:rFonts w:ascii="FontbitDavid" w:hAnsi="FontbitDavid" w:hint="cs"/>
          <w:sz w:val="24"/>
          <w:rtl/>
        </w:rPr>
        <w:t xml:space="preserve">כ</w:t>
      </w:r>
      <w:ins w:id="90351" w:author="מנוע מכני" w:date="2026-10-11T12:04:39Z">
        <w:r>
          <w:rPr>
            <w:rStyle w:val="2fb"/>
            <w:rFonts w:ascii="FontbitDavid" w:hAnsi="FontbitDavid" w:hint="cs"/>
            <w:sz w:val="24"/>
            <w:rtl/>
          </w:rPr>
          <w:t xml:space="preserve">ר"ע</w:t>
        </w:r>
      </w:ins>
      <w:del w:id="90352" w:author="מנוע מכני" w:date="2026-10-11T12:04:39Z">
        <w:r>
          <w:rPr>
            <w:rFonts w:ascii="FontbitDavid" w:hAnsi="FontbitDavid" w:hint="cs"/>
            <w:sz w:val="24"/>
            <w:rtl/>
          </w:rPr>
          <w:delText xml:space="preserve">ר''ע</w:delText>
        </w:r>
      </w:del>
      <w:r>
        <w:rPr>
          <w:rFonts w:ascii="FontbitDavid" w:hAnsi="FontbitDavid" w:hint="cs"/>
          <w:sz w:val="24"/>
          <w:rtl/>
        </w:rPr>
        <w:t xml:space="preserve"> - </w:t>
      </w:r>
      <w:r w:rsidRPr="003778A1">
        <w:rPr>
          <w:rFonts w:ascii="FontbitDavid" w:hAnsi="FontbitDavid"/>
          <w:sz w:val="24"/>
          <w:rtl/>
        </w:rPr>
        <w:t xml:space="preserve">דתנן</w:t>
      </w:r>
      <w:r w:rsidRPr="003778A1">
        <w:rPr>
          <w:rFonts w:ascii="FontbitDavid" w:hAnsi="FontbitDavid"/>
          <w:sz w:val="24"/>
          <w:rtl/>
        </w:rPr>
        <w:t xml:space="preserve">: הנודר מן הירק - מותר בדילועין, </w:t>
      </w:r>
      <w:r w:rsidRPr="003778A1">
        <w:rPr>
          <w:rStyle w:val="2fb"/>
          <w:rFonts w:ascii="FontbitDavid" w:hAnsi="FontbitDavid"/>
          <w:sz w:val="24"/>
          <w:rtl/>
        </w:rPr>
        <w:t xml:space="preserve">ור"ע</w:t>
      </w:r>
      <w:r w:rsidRPr="003778A1">
        <w:rPr>
          <w:rFonts w:ascii="FontbitDavid" w:hAnsi="FontbitDavid"/>
          <w:sz w:val="24"/>
          <w:rtl/>
        </w:rPr>
        <w:t xml:space="preserve"> אוסר</w:t>
      </w:r>
      <w:r>
        <w:rPr>
          <w:rFonts w:ascii="FontbitDavid" w:hAnsi="FontbitDavid"/>
          <w:sz w:val="24"/>
          <w:rtl/>
        </w:rPr>
        <w:t>.</w:t>
      </w:r>
    </w:p>
    <w:p>
      <w:pPr>
        <w:pStyle w:val="38"/>
        <w:rPr>
          <w:ins w:id="91570" w:author="מנוע מכני" w:date="2026-10-11T12:04:39Z"/>
        </w:rPr>
      </w:pPr>
      <w:r w:rsidRPr="004C3008">
        <w:t xml:space="preserve">אביי:</w:t>
      </w:r>
    </w:p>
    <w:p w:rsidR="00E403F0" w:rsidRPr="004C3008" w:rsidRDefault="00E403F0" w:rsidP="00E403F0">
      <w:pPr>
        <w:rPr>
          <w:spacing w:val="-4"/>
          <w:rtl/>
        </w:rPr>
      </w:pPr>
      <w:del w:id="91571" w:author="מנוע מכני" w:date="2026-10-11T12:04:39Z">
        <w:r w:rsidRPr="004C3008">
          <w:rPr>
            <w:rFonts w:ascii="FontbitDavid" w:hAnsi="FontbitDavid"/>
            <w:spacing w:val="-4"/>
            <w:sz w:val="24"/>
            <w:rtl/>
          </w:rPr>
          <w:delText xml:space="preserve"> </w:delText>
        </w:r>
      </w:del>
      <w:ins w:id="90440" w:author="מנוע מכני" w:date="2026-10-11T12:04:39Z">
        <w:r>
          <w:rPr>
            <w:rFonts w:ascii="FontbitDavid" w:hAnsi="FontbitDavid"/>
            <w:spacing w:val="-4"/>
            <w:sz w:val="24"/>
            <w:rtl/>
          </w:rPr>
          <w:t xml:space="preserve">אפי'</w:t>
        </w:r>
      </w:ins>
      <w:del w:id="90441" w:author="מנוע מכני" w:date="2026-10-11T12:04:39Z">
        <w:r w:rsidRPr="004C3008">
          <w:rPr>
            <w:rFonts w:ascii="FontbitDavid" w:hAnsi="FontbitDavid"/>
            <w:spacing w:val="-4"/>
            <w:sz w:val="24"/>
            <w:rtl/>
          </w:rPr>
          <w:delText xml:space="preserve">אפילו</w:delText>
        </w:r>
      </w:del>
      <w:r w:rsidRPr="004C3008">
        <w:rPr>
          <w:rFonts w:ascii="FontbitDavid" w:hAnsi="FontbitDavid"/>
          <w:spacing w:val="-4"/>
          <w:sz w:val="24"/>
          <w:rtl/>
        </w:rPr>
        <w:t xml:space="preserve"> </w:t>
      </w:r>
      <w:r w:rsidRPr="004C3008">
        <w:rPr>
          <w:rStyle w:val="2fb"/>
          <w:rFonts w:ascii="FontbitDavid" w:hAnsi="FontbitDavid" w:hint="cs"/>
          <w:spacing w:val="-4"/>
          <w:sz w:val="24"/>
          <w:rtl/>
        </w:rPr>
        <w:t>כ</w:t>
      </w:r>
      <w:r w:rsidRPr="004C3008">
        <w:rPr>
          <w:rStyle w:val="2fb"/>
          <w:rFonts w:ascii="FontbitDavid" w:hAnsi="FontbitDavid"/>
          <w:spacing w:val="-4"/>
          <w:sz w:val="24"/>
          <w:rtl/>
        </w:rPr>
        <w:t xml:space="preserve">ר"ע</w:t>
      </w:r>
      <w:r w:rsidRPr="004C3008">
        <w:rPr>
          <w:rFonts w:ascii="FontbitDavid" w:hAnsi="FontbitDavid"/>
          <w:spacing w:val="-4"/>
          <w:sz w:val="24"/>
          <w:rtl/>
        </w:rPr>
        <w:t xml:space="preserve">, מי </w:t>
      </w:r>
      <w:ins w:id="91082" w:author="מנוע מכני" w:date="2026-10-11T12:04:39Z">
        <w:r>
          <w:rPr>
            <w:rFonts w:ascii="FontbitDavid" w:hAnsi="FontbitDavid"/>
            <w:spacing w:val="-4"/>
            <w:sz w:val="24"/>
            <w:rtl/>
          </w:rPr>
          <w:t xml:space="preserve">לא</w:t>
        </w:r>
        <w:r>
          <w:rPr>
            <w:rFonts w:ascii="FontbitDavid" w:hAnsi="FontbitDavid"/>
            <w:spacing w:val="-4"/>
            <w:sz w:val="24"/>
            <w:rtl/>
          </w:rPr>
          <w:t xml:space="preserve"> צריך</w:t>
        </w:r>
      </w:ins>
      <w:del w:id="91083" w:author="מנוע מכני" w:date="2026-10-11T12:04:39Z">
        <w:r w:rsidRPr="004C3008">
          <w:rPr>
            <w:rFonts w:ascii="FontbitDavid" w:hAnsi="FontbitDavid"/>
            <w:spacing w:val="-4"/>
            <w:sz w:val="24"/>
            <w:rtl/>
          </w:rPr>
          <w:delText xml:space="preserve">לא בעי</w:delText>
        </w:r>
      </w:del>
      <w:r w:rsidRPr="004C3008">
        <w:rPr>
          <w:rFonts w:ascii="FontbitDavid" w:hAnsi="FontbitDavid"/>
          <w:spacing w:val="-4"/>
          <w:sz w:val="24"/>
          <w:rtl/>
        </w:rPr>
        <w:t xml:space="preserve"> לאימלוכי? כ</w:t>
      </w:r>
      <w:r w:rsidRPr="004C3008">
        <w:rPr>
          <w:rFonts w:ascii="FontbitDavid" w:hAnsi="FontbitDavid" w:hint="cs"/>
          <w:spacing w:val="-4"/>
          <w:sz w:val="24"/>
          <w:rtl/>
        </w:rPr>
        <w:t>ש</w:t>
      </w:r>
      <w:r w:rsidRPr="004C3008">
        <w:rPr>
          <w:rFonts w:ascii="FontbitDavid" w:hAnsi="FontbitDavid"/>
          <w:spacing w:val="-4"/>
          <w:sz w:val="24"/>
          <w:rtl/>
        </w:rPr>
        <w:t xml:space="preserve">אמרו רבנן </w:t>
      </w:r>
      <w:r w:rsidRPr="004C3008">
        <w:rPr>
          <w:rFonts w:ascii="FontbitDavid" w:hAnsi="FontbitDavid" w:hint="cs"/>
          <w:spacing w:val="-4"/>
          <w:sz w:val="24"/>
          <w:rtl/>
        </w:rPr>
        <w:t xml:space="preserve">לפני </w:t>
      </w:r>
      <w:r w:rsidRPr="004C3008">
        <w:rPr>
          <w:rStyle w:val="2fb"/>
          <w:rFonts w:ascii="FontbitDavid" w:hAnsi="FontbitDavid"/>
          <w:spacing w:val="-4"/>
          <w:sz w:val="24"/>
          <w:rtl/>
        </w:rPr>
        <w:t xml:space="preserve">רבא</w:t>
      </w:r>
      <w:r w:rsidRPr="004C3008">
        <w:rPr>
          <w:rFonts w:ascii="FontbitDavid" w:hAnsi="FontbitDavid"/>
          <w:spacing w:val="-4"/>
          <w:sz w:val="24"/>
          <w:rtl/>
        </w:rPr>
        <w:t xml:space="preserve">, </w:t>
      </w:r>
      <w:r w:rsidRPr="004C3008">
        <w:rPr>
          <w:rFonts w:ascii="FontbitDavid" w:hAnsi="FontbitDavid"/>
          <w:spacing w:val="-4"/>
          <w:sz w:val="24"/>
          <w:rtl/>
        </w:rPr>
        <w:t xml:space="preserve">אמר</w:t>
      </w:r>
      <w:r w:rsidRPr="004C3008">
        <w:rPr>
          <w:rFonts w:ascii="FontbitDavid" w:hAnsi="FontbitDavid"/>
          <w:spacing w:val="-4"/>
          <w:sz w:val="24"/>
          <w:rtl/>
        </w:rPr>
        <w:t xml:space="preserve"> </w:t>
      </w:r>
      <w:ins w:id="91000" w:author="מנוע מכני" w:date="2026-10-11T12:04:39Z">
        <w:r>
          <w:rPr>
            <w:rFonts w:ascii="FontbitDavid" w:hAnsi="FontbitDavid"/>
            <w:spacing w:val="-4"/>
            <w:sz w:val="24"/>
            <w:rtl/>
          </w:rPr>
          <w:t xml:space="preserve">להם</w:t>
        </w:r>
      </w:ins>
      <w:del w:id="91001" w:author="מנוע מכני" w:date="2026-10-11T12:04:39Z">
        <w:r w:rsidRPr="004C3008">
          <w:rPr>
            <w:rFonts w:ascii="FontbitDavid" w:hAnsi="FontbitDavid"/>
            <w:spacing w:val="-4"/>
            <w:sz w:val="24"/>
            <w:rtl/>
          </w:rPr>
          <w:delText xml:space="preserve">להו</w:delText>
        </w:r>
      </w:del>
      <w:r w:rsidRPr="004C3008">
        <w:rPr>
          <w:rFonts w:ascii="FontbitDavid" w:hAnsi="FontbitDavid"/>
          <w:spacing w:val="-4"/>
          <w:sz w:val="24"/>
          <w:rtl/>
        </w:rPr>
        <w:t xml:space="preserve">: </w:t>
      </w:r>
      <w:ins w:id="91172" w:author="מנוע מכני" w:date="2026-10-11T12:04:39Z">
        <w:r>
          <w:rPr>
            <w:rFonts w:ascii="FontbitDavid" w:hAnsi="FontbitDavid"/>
            <w:spacing w:val="-4"/>
            <w:sz w:val="24"/>
            <w:rtl/>
          </w:rPr>
          <w:t xml:space="preserve">יפה</w:t>
        </w:r>
      </w:ins>
      <w:del w:id="91173" w:author="מנוע מכני" w:date="2026-10-11T12:04:39Z">
        <w:r w:rsidRPr="004C3008">
          <w:rPr>
            <w:rFonts w:ascii="FontbitDavid" w:hAnsi="FontbitDavid"/>
            <w:spacing w:val="-4"/>
            <w:sz w:val="24"/>
            <w:rtl/>
          </w:rPr>
          <w:delText xml:space="preserve">שפיר</w:delText>
        </w:r>
      </w:del>
      <w:r w:rsidRPr="004C3008">
        <w:rPr>
          <w:rFonts w:ascii="FontbitDavid" w:hAnsi="FontbitDavid"/>
          <w:spacing w:val="-4"/>
          <w:sz w:val="24"/>
          <w:rtl/>
        </w:rPr>
        <w:t xml:space="preserve"> </w:t>
      </w:r>
      <w:ins w:id="90842" w:author="מנוע מכני" w:date="2026-10-11T12:04:39Z">
        <w:r>
          <w:rPr>
            <w:rFonts w:ascii="FontbitDavid" w:hAnsi="FontbitDavid"/>
            <w:spacing w:val="-4"/>
            <w:sz w:val="24"/>
            <w:rtl/>
          </w:rPr>
          <w:t xml:space="preserve">אומר</w:t>
        </w:r>
      </w:ins>
      <w:del w:id="90843" w:author="מנוע מכני" w:date="2026-10-11T12:04:39Z">
        <w:r w:rsidRPr="004C3008">
          <w:rPr>
            <w:rFonts w:ascii="FontbitDavid" w:hAnsi="FontbitDavid"/>
            <w:spacing w:val="-4"/>
            <w:sz w:val="24"/>
            <w:rtl/>
          </w:rPr>
          <w:delText xml:space="preserve">קאמר</w:delText>
        </w:r>
      </w:del>
      <w:r w:rsidRPr="004C3008">
        <w:rPr>
          <w:rFonts w:ascii="FontbitDavid" w:hAnsi="FontbitDavid"/>
          <w:spacing w:val="-4"/>
          <w:sz w:val="24"/>
          <w:rtl/>
        </w:rPr>
        <w:t xml:space="preserve"> נחמני!</w:t>
      </w:r>
    </w:p>
    <w:p>
      <w:pPr>
        <w:pStyle w:val="afffff8"/>
        <w:rPr>
          <w:ins w:id="90005" w:author="קלוד" w:date="2026-10-11T12:19:32Z"/>
        </w:rPr>
      </w:pPr>
      <w:ins w:id="90006" w:author="קלוד" w:date="2026-10-11T12:19:32Z">
        <w:r>
          <w:rPr>
            <w:color w:val="7B3F00"/>
          </w:rPr>
          <w:t xml:space="preserve">הנודר מן הבשר - ת"ק ורשב"ג</w:t>
        </w:r>
      </w:ins>
    </w:p>
    <w:p w:rsidR="00E403F0" w:rsidRPr="00AD695E" w:rsidRDefault="00E403F0" w:rsidP="00E403F0">
      <w:pPr>
        <w:rPr>
          <w:rtl/>
        </w:rPr>
      </w:pPr>
      <w:r w:rsidRPr="003778A1">
        <w:rPr>
          <w:rFonts w:ascii="FontbitDavid" w:hAnsi="FontbitDavid"/>
          <w:sz w:val="24"/>
          <w:rtl/>
        </w:rPr>
        <w:t xml:space="preserve">מאן תנא דפליג </w:t>
      </w:r>
      <w:ins w:id="90844" w:author="מנוע מכני" w:date="2026-10-11T12:04:39Z">
        <w:r>
          <w:rPr>
            <w:rFonts w:ascii="FontbitDavid" w:hAnsi="FontbitDavid"/>
            <w:sz w:val="24"/>
            <w:rtl/>
          </w:rPr>
          <w:t xml:space="preserve">עליו</w:t>
        </w:r>
      </w:ins>
      <w:del w:id="90845" w:author="מנוע מכני" w:date="2026-10-11T12:04:39Z">
        <w:r w:rsidRPr="003778A1">
          <w:rPr>
            <w:rFonts w:ascii="FontbitDavid" w:hAnsi="FontbitDavid"/>
            <w:sz w:val="24"/>
            <w:rtl/>
          </w:rPr>
          <w:delText xml:space="preserve">עליה</w:delText>
        </w:r>
      </w:del>
      <w:r w:rsidRPr="003778A1">
        <w:rPr>
          <w:rFonts w:ascii="FontbitDavid" w:hAnsi="FontbitDavid"/>
          <w:sz w:val="24"/>
          <w:rtl/>
        </w:rPr>
        <w:t xml:space="preserve"> </w:t>
      </w:r>
      <w:r w:rsidRPr="003778A1">
        <w:rPr>
          <w:rStyle w:val="2fb"/>
          <w:rFonts w:ascii="FontbitDavid" w:hAnsi="FontbitDavid"/>
          <w:sz w:val="24"/>
          <w:rtl/>
        </w:rPr>
        <w:t xml:space="preserve">דר"ע</w:t>
      </w:r>
      <w:r w:rsidRPr="003778A1">
        <w:rPr>
          <w:rFonts w:ascii="FontbitDavid" w:hAnsi="FontbitDavid"/>
          <w:sz w:val="24"/>
          <w:rtl/>
        </w:rPr>
        <w:t xml:space="preserve">? </w:t>
      </w:r>
      <w:r w:rsidRPr="003778A1">
        <w:rPr>
          <w:rStyle w:val="2fb"/>
          <w:rFonts w:ascii="FontbitDavid" w:hAnsi="FontbitDavid"/>
          <w:sz w:val="24"/>
          <w:rtl/>
        </w:rPr>
        <w:t xml:space="preserve">רשב"ג</w:t>
      </w:r>
      <w:r w:rsidRPr="003778A1">
        <w:rPr>
          <w:rFonts w:ascii="FontbitDavid" w:hAnsi="FontbitDavid"/>
          <w:sz w:val="24"/>
          <w:rtl/>
        </w:rPr>
        <w:t xml:space="preserve"> היא, </w:t>
      </w:r>
      <w:r w:rsidRPr="003778A1">
        <w:rPr>
          <w:rFonts w:ascii="FontbitDavid" w:hAnsi="FontbitDavid"/>
          <w:sz w:val="24"/>
          <w:rtl/>
        </w:rPr>
        <w:t xml:space="preserve">דתניא</w:t>
      </w:r>
      <w:r w:rsidRPr="003778A1">
        <w:rPr>
          <w:rFonts w:ascii="FontbitDavid" w:hAnsi="FontbitDavid"/>
          <w:sz w:val="24"/>
          <w:rtl/>
        </w:rPr>
        <w:t xml:space="preserve">: הנודר מן הבשר - אסור בכל מיני בשר, </w:t>
      </w:r>
      <w:r w:rsidRPr="004C3008">
        <w:rPr>
          <w:rFonts w:ascii="FontbitDavid" w:hAnsi="FontbitDavid"/>
          <w:spacing w:val="-6"/>
          <w:sz w:val="24"/>
          <w:rtl/>
        </w:rPr>
        <w:t>ואסור בראש וברגלים, בקנה, ובכבד, ובלב, ואסור בבשר עופות, ומותר בבשר דגים וחגבים.</w:t>
      </w:r>
    </w:p>
    <w:p w:rsidR="00E403F0" w:rsidRPr="00AD695E" w:rsidRDefault="00E403F0" w:rsidP="00E403F0">
      <w:pPr>
        <w:rPr>
          <w:rtl/>
        </w:rPr>
      </w:pPr>
      <w:r w:rsidRPr="003778A1">
        <w:rPr>
          <w:rStyle w:val="2fb"/>
          <w:rFonts w:ascii="FontbitDavid" w:hAnsi="FontbitDavid"/>
          <w:sz w:val="24"/>
          <w:rtl/>
        </w:rPr>
        <w:t xml:space="preserve">רשב"ג</w:t>
      </w:r>
      <w:r w:rsidRPr="003778A1">
        <w:rPr>
          <w:rFonts w:ascii="FontbitDavid" w:hAnsi="FontbitDavid"/>
          <w:sz w:val="24"/>
          <w:rtl/>
        </w:rPr>
        <w:t xml:space="preserve"> מתיר בראש וברגלים, בקנה ובכבד, ובעופות, ובדגים ובחגבים</w:t>
      </w:r>
      <w:ins w:id="90986" w:author="מנוע מכני" w:date="2026-10-11T12:04:39Z">
        <w:r>
          <w:rPr>
            <w:rFonts w:ascii="FontbitDavid" w:hAnsi="FontbitDavid"/>
            <w:sz w:val="24"/>
            <w:rtl/>
          </w:rPr>
          <w:t xml:space="preserve">,</w:t>
        </w:r>
      </w:ins>
      <w:del w:id="90987" w:author="מנוע מכני" w:date="2026-10-11T12:04:39Z">
        <w:r>
          <w:rPr>
            <w:rFonts w:ascii="FontbitDavid" w:hAnsi="FontbitDavid"/>
            <w:sz w:val="24"/>
            <w:rtl/>
          </w:rPr>
          <w:delText xml:space="preserve">;</w:delText>
        </w:r>
      </w:del>
    </w:p>
    <w:p>
      <w:pPr>
        <w:pStyle w:val="38"/>
        <w:rPr>
          <w:ins w:id="91572" w:author="מנוע מכני" w:date="2026-10-11T12:04:39Z"/>
        </w:rPr>
      </w:pPr>
      <w:r w:rsidRPr="003778A1">
        <w:t xml:space="preserve">וכן היה רשב"ג</w:t>
      </w:r>
      <w:del w:id="91628" w:author="מנוע מכני" w:date="2026-10-11T12:04:39Z">
        <w:r w:rsidRPr="003778A1">
          <w:delText xml:space="preserve"> אומר</w:delText>
        </w:r>
      </w:del>
      <w:r w:rsidRPr="003778A1">
        <w:t xml:space="preserve">:</w:t>
      </w:r>
    </w:p>
    <w:p w:rsidR="00E403F0" w:rsidRPr="00AD695E" w:rsidRDefault="00E403F0" w:rsidP="00E403F0">
      <w:pPr>
        <w:rPr>
          <w:rtl/>
        </w:rPr>
      </w:pPr>
      <w:del w:id="9157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קרביים </w:t>
      </w:r>
      <w:ins w:id="90610" w:author="מנוע מכני" w:date="2026-10-11T12:04:39Z">
        <w:r>
          <w:rPr>
            <w:rFonts w:ascii="FontbitDavid" w:hAnsi="FontbitDavid"/>
            <w:sz w:val="24"/>
            <w:rtl/>
          </w:rPr>
          <w:t xml:space="preserve">לא</w:t>
        </w:r>
      </w:ins>
      <w:del w:id="90611"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בשר הן, ואוכליהן </w:t>
      </w:r>
      <w:ins w:id="90612" w:author="מנוע מכני" w:date="2026-10-11T12:04:39Z">
        <w:r>
          <w:rPr>
            <w:rFonts w:ascii="FontbitDavid" w:hAnsi="FontbitDavid"/>
            <w:sz w:val="24"/>
            <w:rtl/>
          </w:rPr>
          <w:t xml:space="preserve">לא</w:t>
        </w:r>
      </w:ins>
      <w:del w:id="90613" w:author="מנוע מכני" w:date="2026-10-11T12:04:39Z">
        <w:r w:rsidRPr="003778A1">
          <w:rPr>
            <w:rFonts w:ascii="FontbitDavid" w:hAnsi="FontbitDavid"/>
            <w:sz w:val="24"/>
            <w:rtl/>
          </w:rPr>
          <w:delText xml:space="preserve">לאו</w:delText>
        </w:r>
      </w:del>
      <w:r w:rsidRPr="003778A1">
        <w:rPr>
          <w:rFonts w:ascii="FontbitDavid" w:hAnsi="FontbitDavid"/>
          <w:sz w:val="24"/>
          <w:rtl/>
        </w:rPr>
        <w:t xml:space="preserve"> בר </w:t>
      </w:r>
      <w:ins w:id="91174" w:author="מנוע מכני" w:date="2026-10-11T12:04:39Z">
        <w:r>
          <w:rPr>
            <w:rFonts w:ascii="FontbitDavid" w:hAnsi="FontbitDavid"/>
            <w:sz w:val="24"/>
            <w:rtl/>
          </w:rPr>
          <w:t xml:space="preserve">אדם</w:t>
        </w:r>
      </w:ins>
      <w:del w:id="91175" w:author="מנוע מכני" w:date="2026-10-11T12:04:39Z">
        <w:r w:rsidRPr="003778A1">
          <w:rPr>
            <w:rFonts w:ascii="FontbitDavid" w:hAnsi="FontbitDavid"/>
            <w:sz w:val="24"/>
            <w:rtl/>
          </w:rPr>
          <w:delText xml:space="preserve">איניש</w:delText>
        </w:r>
      </w:del>
      <w:r>
        <w:rPr>
          <w:rFonts w:ascii="FontbitDavid" w:hAnsi="FontbitDavid"/>
          <w:sz w:val="24"/>
          <w:rtl/>
        </w:rPr>
        <w:t>.</w:t>
      </w:r>
    </w:p>
    <w:p w:rsidR="00E403F0" w:rsidRPr="00AD695E" w:rsidRDefault="00E403F0" w:rsidP="00E403F0">
      <w:pPr>
        <w:rPr>
          <w:rtl/>
        </w:rPr>
      </w:pPr>
      <w:r w:rsidRPr="003778A1">
        <w:rPr>
          <w:rStyle w:val="2fb"/>
          <w:rFonts w:ascii="FontbitDavid" w:hAnsi="FontbitDavid"/>
          <w:sz w:val="24"/>
          <w:rtl/>
        </w:rPr>
        <w:t xml:space="preserve">ולת"ק</w:t>
      </w:r>
      <w:r w:rsidRPr="003778A1">
        <w:rPr>
          <w:rFonts w:ascii="FontbitDavid" w:hAnsi="FontbitDavid"/>
          <w:sz w:val="24"/>
          <w:rtl/>
        </w:rPr>
        <w:t xml:space="preserve">, </w:t>
      </w:r>
      <w:r w:rsidRPr="003778A1">
        <w:rPr>
          <w:rFonts w:ascii="FontbitDavid" w:hAnsi="FontbitDavid"/>
          <w:sz w:val="24"/>
          <w:rtl/>
        </w:rPr>
        <w:t xml:space="preserve">מ"ש</w:t>
      </w:r>
      <w:r w:rsidRPr="003778A1">
        <w:rPr>
          <w:rFonts w:ascii="FontbitDavid" w:hAnsi="FontbitDavid"/>
          <w:sz w:val="24"/>
          <w:rtl/>
        </w:rPr>
        <w:t xml:space="preserve"> בבשר עופות - משום דרגיל </w:t>
      </w:r>
      <w:ins w:id="91176" w:author="מנוע מכני" w:date="2026-10-11T12:04:39Z">
        <w:r>
          <w:rPr>
            <w:rFonts w:ascii="FontbitDavid" w:hAnsi="FontbitDavid"/>
            <w:sz w:val="24"/>
            <w:rtl/>
          </w:rPr>
          <w:t xml:space="preserve">אדם</w:t>
        </w:r>
      </w:ins>
      <w:del w:id="91177" w:author="מנוע מכני" w:date="2026-10-11T12:04:39Z">
        <w:r w:rsidRPr="003778A1">
          <w:rPr>
            <w:rFonts w:ascii="FontbitDavid" w:hAnsi="FontbitDavid"/>
            <w:sz w:val="24"/>
            <w:rtl/>
          </w:rPr>
          <w:delText xml:space="preserve">איניש</w:delText>
        </w:r>
      </w:del>
      <w:r w:rsidRPr="003778A1">
        <w:rPr>
          <w:rFonts w:ascii="FontbitDavid" w:hAnsi="FontbitDavid"/>
          <w:sz w:val="24"/>
          <w:rtl/>
        </w:rPr>
        <w:t xml:space="preserve"> דאמר </w:t>
      </w:r>
      <w:r w:rsidRPr="003778A1">
        <w:rPr>
          <w:rFonts w:ascii="FontbitDavid" w:hAnsi="FontbitDavid"/>
          <w:sz w:val="24"/>
          <w:rtl/>
        </w:rPr>
        <w:t xml:space="preserve">לא</w:t>
      </w:r>
      <w:r w:rsidRPr="003778A1">
        <w:rPr>
          <w:rFonts w:ascii="FontbitDavid" w:hAnsi="FontbitDavid"/>
          <w:sz w:val="24"/>
          <w:rtl/>
        </w:rPr>
        <w:t xml:space="preserve"> </w:t>
      </w:r>
      <w:r>
        <w:rPr>
          <w:rFonts w:ascii="FontbitDavid" w:hAnsi="FontbitDavid" w:hint="cs"/>
          <w:sz w:val="24"/>
          <w:rtl/>
        </w:rPr>
        <w:t xml:space="preserve">מצאתי בשר חיה והבאתי בשר עוף </w:t>
      </w:r>
    </w:p>
    <w:p>
      <w:pPr>
        <w:pStyle w:val="38"/>
        <w:rPr>
          <w:ins w:id="91623" w:author="מנוע מכני" w:date="2026-10-11T12:04:39Z"/>
        </w:rPr>
      </w:pPr>
      <w:ins w:id="90614" w:author="מנוע מכני" w:date="2026-10-11T12:04:39Z">
        <w:r>
          <w:t xml:space="preserve">א"כ</w:t>
        </w:r>
      </w:ins>
      <w:del w:id="90615" w:author="מנוע מכני" w:date="2026-10-11T12:04:39Z">
        <w:r w:rsidRPr="003778A1">
          <w:delText xml:space="preserve">אי הכי</w:delText>
        </w:r>
      </w:del>
      <w:r w:rsidRPr="003778A1">
        <w:t xml:space="preserve">,</w:t>
      </w:r>
    </w:p>
    <w:p w:rsidR="00E403F0" w:rsidRPr="00AD695E" w:rsidRDefault="00E403F0" w:rsidP="00E403F0">
      <w:pPr>
        <w:rPr>
          <w:rtl/>
        </w:rPr>
      </w:pPr>
      <w:del w:id="91624" w:author="מנוע מכני" w:date="2026-10-11T12:04:39Z">
        <w:r w:rsidRPr="003778A1">
          <w:rPr>
            <w:rFonts w:ascii="FontbitDavid" w:hAnsi="FontbitDavid"/>
            <w:sz w:val="24"/>
            <w:rtl/>
          </w:rPr>
          <w:delText xml:space="preserve"> </w:delText>
        </w:r>
      </w:del>
      <w:ins w:id="90846" w:author="מנוע מכני" w:date="2026-10-11T12:04:39Z">
        <w:r>
          <w:rPr>
            <w:rFonts w:ascii="FontbitDavid" w:hAnsi="FontbitDavid"/>
            <w:sz w:val="24"/>
            <w:rtl/>
          </w:rPr>
          <w:t xml:space="preserve">כך</w:t>
        </w:r>
      </w:ins>
      <w:del w:id="90847" w:author="מנוע מכני" w:date="2026-10-11T12:04:39Z">
        <w:r w:rsidRPr="003778A1">
          <w:rPr>
            <w:rFonts w:ascii="FontbitDavid" w:hAnsi="FontbitDavid"/>
            <w:sz w:val="24"/>
            <w:rtl/>
          </w:rPr>
          <w:delText xml:space="preserve">הכי</w:delText>
        </w:r>
      </w:del>
      <w:r w:rsidRPr="003778A1">
        <w:rPr>
          <w:rFonts w:ascii="FontbitDavid" w:hAnsi="FontbitDavid"/>
          <w:sz w:val="24"/>
          <w:rtl/>
        </w:rPr>
        <w:t xml:space="preserve"> </w:t>
      </w:r>
      <w:ins w:id="90616" w:author="מנוע מכני" w:date="2026-10-11T12:04:39Z">
        <w:r>
          <w:rPr>
            <w:rFonts w:ascii="FontbitDavid" w:hAnsi="FontbitDavid"/>
            <w:sz w:val="24"/>
            <w:rtl/>
          </w:rPr>
          <w:t xml:space="preserve">גם</w:t>
        </w:r>
      </w:ins>
      <w:del w:id="90617"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w:t>
      </w:r>
      <w:ins w:id="91116" w:author="מנוע מכני" w:date="2026-10-11T12:04:39Z">
        <w:r>
          <w:rPr>
            <w:rFonts w:ascii="FontbitDavid" w:hAnsi="FontbitDavid"/>
            <w:sz w:val="24"/>
            <w:rtl/>
          </w:rPr>
          <w:t xml:space="preserve">עשה</w:t>
        </w:r>
      </w:ins>
      <w:del w:id="91117" w:author="מנוע מכני" w:date="2026-10-11T12:04:39Z">
        <w:r w:rsidRPr="003778A1">
          <w:rPr>
            <w:rFonts w:ascii="FontbitDavid" w:hAnsi="FontbitDavid"/>
            <w:sz w:val="24"/>
            <w:rtl/>
          </w:rPr>
          <w:delText xml:space="preserve">עביד</w:delText>
        </w:r>
      </w:del>
      <w:r w:rsidRPr="003778A1">
        <w:rPr>
          <w:rFonts w:ascii="FontbitDavid" w:hAnsi="FontbitDavid"/>
          <w:sz w:val="24"/>
          <w:rtl/>
        </w:rPr>
        <w:t xml:space="preserve"> </w:t>
      </w:r>
      <w:ins w:id="91178" w:author="מנוע מכני" w:date="2026-10-11T12:04:39Z">
        <w:r>
          <w:rPr>
            <w:rFonts w:ascii="FontbitDavid" w:hAnsi="FontbitDavid"/>
            <w:sz w:val="24"/>
            <w:rtl/>
          </w:rPr>
          <w:t xml:space="preserve">אדם</w:t>
        </w:r>
      </w:ins>
      <w:del w:id="91179" w:author="מנוע מכני" w:date="2026-10-11T12:04:39Z">
        <w:r w:rsidRPr="003778A1">
          <w:rPr>
            <w:rFonts w:ascii="FontbitDavid" w:hAnsi="FontbitDavid"/>
            <w:sz w:val="24"/>
            <w:rtl/>
          </w:rPr>
          <w:delText xml:space="preserve">איניש</w:delText>
        </w:r>
      </w:del>
      <w:r w:rsidRPr="003778A1">
        <w:rPr>
          <w:rFonts w:ascii="FontbitDavid" w:hAnsi="FontbitDavid"/>
          <w:sz w:val="24"/>
          <w:rtl/>
        </w:rPr>
        <w:t xml:space="preserve"> למימרא </w:t>
      </w:r>
      <w:r w:rsidRPr="003778A1">
        <w:rPr>
          <w:rFonts w:ascii="FontbitDavid" w:hAnsi="FontbitDavid"/>
          <w:sz w:val="24"/>
          <w:rtl/>
        </w:rPr>
        <w:t xml:space="preserve">לא</w:t>
      </w:r>
      <w:r w:rsidRPr="003778A1">
        <w:rPr>
          <w:rFonts w:ascii="FontbitDavid" w:hAnsi="FontbitDavid"/>
          <w:sz w:val="24"/>
          <w:rtl/>
        </w:rPr>
        <w:t xml:space="preserve"> אשכחי בשרא </w:t>
      </w:r>
      <w:ins w:id="90035" w:author="Claude - סמנטי" w:date="2026-10-11T12:17:22Z">
        <w:r>
          <w:rPr>
            <w:rFonts w:ascii="FontbitDavid" w:hAnsi="FontbitDavid"/>
            <w:sz w:val="24"/>
            <w:rtl/>
          </w:rPr>
          <w:t xml:space="preserve">של חיה</w:t>
        </w:r>
      </w:ins>
      <w:del w:id="90036" w:author="Claude - סמנטי" w:date="2026-10-11T12:17:22Z">
        <w:r w:rsidRPr="003778A1">
          <w:rPr>
            <w:rFonts w:ascii="FontbitDavid" w:hAnsi="FontbitDavid"/>
            <w:sz w:val="24"/>
            <w:rtl/>
          </w:rPr>
          <w:delText xml:space="preserve">דחיותא</w:delText>
        </w:r>
      </w:del>
      <w:r w:rsidRPr="003778A1">
        <w:rPr>
          <w:rFonts w:ascii="FontbitDavid" w:hAnsi="FontbitDavid"/>
          <w:sz w:val="24"/>
          <w:rtl/>
        </w:rPr>
        <w:t xml:space="preserve"> - ואתאי דגים</w:t>
      </w:r>
      <w:r>
        <w:rPr>
          <w:rFonts w:ascii="FontbitDavid" w:hAnsi="FontbitDavid"/>
          <w:sz w:val="24"/>
          <w:rtl/>
        </w:rPr>
        <w:t>!</w:t>
      </w:r>
    </w:p>
    <w:p>
      <w:pPr>
        <w:pStyle w:val="38"/>
        <w:rPr>
          <w:ins w:id="91574" w:author="מנוע מכני" w:date="2026-10-11T12:04:39Z"/>
        </w:rPr>
      </w:pPr>
      <w:del w:id="91629" w:author="מנוע מכני" w:date="2026-10-11T12:04:39Z">
        <w:r w:rsidRPr="003778A1">
          <w:delText xml:space="preserve">אמר </w:delText>
        </w:r>
      </w:del>
      <w:ins w:id="90442" w:author="מנוע מכני" w:date="2026-10-11T12:04:39Z">
        <w:r>
          <w:t xml:space="preserve">ר"פ</w:t>
        </w:r>
      </w:ins>
      <w:del w:id="90443" w:author="מנוע מכני" w:date="2026-10-11T12:04:39Z">
        <w:r w:rsidRPr="003778A1">
          <w:delText xml:space="preserve">רב פפא</w:delText>
        </w:r>
      </w:del>
      <w:r w:rsidRPr="003778A1">
        <w:t xml:space="preserve">:</w:t>
      </w:r>
    </w:p>
    <w:p w:rsidR="00E403F0" w:rsidRPr="00AD695E" w:rsidRDefault="00E403F0" w:rsidP="00E403F0">
      <w:pPr>
        <w:rPr>
          <w:rtl/>
        </w:rPr>
      </w:pPr>
      <w:del w:id="91575"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ביום הקזה </w:t>
      </w:r>
      <w:ins w:id="90848" w:author="מנוע מכני" w:date="2026-10-11T12:04:39Z">
        <w:r>
          <w:rPr>
            <w:rFonts w:ascii="FontbitDavid" w:hAnsi="FontbitDavid"/>
            <w:sz w:val="24"/>
            <w:rtl/>
          </w:rPr>
          <w:t xml:space="preserve">מדובר</w:t>
        </w:r>
      </w:ins>
      <w:del w:id="90849" w:author="מנוע מכני" w:date="2026-10-11T12:04:39Z">
        <w:r w:rsidRPr="003778A1">
          <w:rPr>
            <w:rFonts w:ascii="FontbitDavid" w:hAnsi="FontbitDavid"/>
            <w:sz w:val="24"/>
            <w:rtl/>
          </w:rPr>
          <w:delText xml:space="preserve">עסקינן</w:delText>
        </w:r>
      </w:del>
      <w:r w:rsidRPr="003778A1">
        <w:rPr>
          <w:rFonts w:ascii="FontbitDavid" w:hAnsi="FontbitDavid"/>
          <w:sz w:val="24"/>
          <w:rtl/>
        </w:rPr>
        <w:t xml:space="preserve">, דלא אכיל </w:t>
      </w:r>
      <w:ins w:id="91180" w:author="מנוע מכני" w:date="2026-10-11T12:04:39Z">
        <w:r>
          <w:rPr>
            <w:rFonts w:ascii="FontbitDavid" w:hAnsi="FontbitDavid"/>
            <w:sz w:val="24"/>
            <w:rtl/>
          </w:rPr>
          <w:t xml:space="preserve">אדם</w:t>
        </w:r>
      </w:ins>
      <w:del w:id="91181" w:author="מנוע מכני" w:date="2026-10-11T12:04:39Z">
        <w:r w:rsidRPr="003778A1">
          <w:rPr>
            <w:rFonts w:ascii="FontbitDavid" w:hAnsi="FontbitDavid"/>
            <w:sz w:val="24"/>
            <w:rtl/>
          </w:rPr>
          <w:delText xml:space="preserve">איניש</w:delText>
        </w:r>
      </w:del>
      <w:r w:rsidRPr="003778A1">
        <w:rPr>
          <w:rFonts w:ascii="FontbitDavid" w:hAnsi="FontbitDavid"/>
          <w:sz w:val="24"/>
          <w:rtl/>
        </w:rPr>
        <w:t xml:space="preserve"> דגים</w:t>
      </w:r>
      <w:r>
        <w:rPr>
          <w:rFonts w:ascii="FontbitDavid" w:hAnsi="FontbitDavid"/>
          <w:sz w:val="24"/>
          <w:rtl/>
        </w:rPr>
        <w:t>.</w:t>
      </w:r>
    </w:p>
    <w:p>
      <w:pPr>
        <w:pStyle w:val="38"/>
        <w:rPr>
          <w:ins w:id="91576" w:author="מנוע מכני" w:date="2026-10-11T12:04:39Z"/>
        </w:rPr>
      </w:pPr>
      <w:r>
        <w:t xml:space="preserve">ויקשה</w:t>
      </w:r>
    </w:p>
    <w:p w:rsidR="00E403F0" w:rsidRPr="00AD695E" w:rsidRDefault="00E403F0" w:rsidP="00E403F0">
      <w:pPr>
        <w:rPr>
          <w:rtl/>
        </w:rPr>
      </w:pPr>
      <w:del w:id="91577" w:author="מנוע מכני" w:date="2026-10-11T12:04:39Z">
        <w:r>
          <w:rPr>
            <w:rFonts w:ascii="FontbitDavid" w:hAnsi="FontbitDavid" w:hint="cs"/>
            <w:sz w:val="24"/>
            <w:rtl/>
          </w:rPr>
          <w:delText xml:space="preserve"> </w:delText>
        </w:r>
      </w:del>
      <w:r>
        <w:rPr>
          <w:rFonts w:ascii="FontbitDavid" w:hAnsi="FontbitDavid" w:hint="cs"/>
          <w:sz w:val="24"/>
          <w:rtl/>
        </w:rPr>
        <w:t xml:space="preserve">ד</w:t>
      </w:r>
      <w:ins w:id="90353" w:author="מנוע מכני" w:date="2026-10-11T12:04:39Z">
        <w:r>
          <w:rPr>
            <w:rFonts w:ascii="FontbitDavid" w:hAnsi="FontbitDavid" w:hint="cs"/>
            <w:sz w:val="24"/>
            <w:rtl/>
          </w:rPr>
          <w:t xml:space="preserve">א"ה</w:t>
        </w:r>
      </w:ins>
      <w:del w:id="90354" w:author="מנוע מכני" w:date="2026-10-11T12:04:39Z">
        <w:r>
          <w:rPr>
            <w:rFonts w:ascii="FontbitDavid" w:hAnsi="FontbitDavid" w:hint="cs"/>
            <w:sz w:val="24"/>
            <w:rtl/>
          </w:rPr>
          <w:delText xml:space="preserve">א''ה</w:delText>
        </w:r>
      </w:del>
      <w:r>
        <w:rPr>
          <w:rFonts w:ascii="FontbitDavid" w:hAnsi="FontbitDavid" w:hint="cs"/>
          <w:sz w:val="24"/>
          <w:rtl/>
        </w:rPr>
        <w:t xml:space="preserve"> בשר עוף </w:t>
      </w:r>
      <w:ins w:id="90618" w:author="מנוע מכני" w:date="2026-10-11T12:04:39Z">
        <w:r>
          <w:rPr>
            <w:rFonts w:ascii="FontbitDavid" w:hAnsi="FontbitDavid" w:hint="cs"/>
            <w:sz w:val="24"/>
            <w:rtl/>
          </w:rPr>
          <w:t xml:space="preserve">גם</w:t>
        </w:r>
      </w:ins>
      <w:del w:id="90619" w:author="מנוע מכני" w:date="2026-10-11T12:04:39Z">
        <w:r>
          <w:rPr>
            <w:rFonts w:ascii="FontbitDavid" w:hAnsi="FontbitDavid" w:hint="cs"/>
            <w:sz w:val="24"/>
            <w:rtl/>
          </w:rPr>
          <w:delText xml:space="preserve">נמי</w:delText>
        </w:r>
      </w:del>
      <w:r>
        <w:rPr>
          <w:rFonts w:ascii="FontbitDavid" w:hAnsi="FontbitDavid" w:hint="cs"/>
          <w:sz w:val="24"/>
          <w:rtl/>
        </w:rPr>
        <w:t xml:space="preserve"> </w:t>
      </w:r>
      <w:r>
        <w:rPr>
          <w:rFonts w:ascii="FontbitDavid" w:hAnsi="FontbitDavid" w:hint="cs"/>
          <w:sz w:val="24"/>
          <w:rtl/>
        </w:rPr>
        <w:t xml:space="preserve">לא</w:t>
      </w:r>
      <w:r>
        <w:rPr>
          <w:rFonts w:ascii="FontbitDavid" w:hAnsi="FontbitDavid" w:hint="cs"/>
          <w:sz w:val="24"/>
          <w:rtl/>
        </w:rPr>
        <w:t xml:space="preserve"> יאכל </w:t>
      </w:r>
      <w:r>
        <w:rPr>
          <w:rStyle w:val="2fb"/>
          <w:rFonts w:ascii="FontbitDavid" w:hAnsi="FontbitDavid" w:hint="cs"/>
          <w:sz w:val="24"/>
          <w:rtl/>
        </w:rPr>
        <w:t xml:space="preserve">דשמואל</w:t>
      </w:r>
      <w:r>
        <w:rPr>
          <w:rFonts w:ascii="FontbitDavid" w:hAnsi="FontbitDavid" w:hint="cs"/>
          <w:sz w:val="24"/>
          <w:rtl/>
        </w:rPr>
        <w:t xml:space="preserve"> </w:t>
      </w:r>
      <w:r w:rsidRPr="003778A1">
        <w:rPr>
          <w:rFonts w:ascii="FontbitDavid" w:hAnsi="FontbitDavid"/>
          <w:sz w:val="24"/>
          <w:rtl/>
        </w:rPr>
        <w:t>ד</w:t>
      </w:r>
      <w:r>
        <w:rPr>
          <w:rFonts w:ascii="FontbitDavid" w:hAnsi="FontbitDavid" w:hint="cs"/>
          <w:sz w:val="24"/>
          <w:rtl/>
        </w:rPr>
        <w:t xml:space="preserve">המקיז דם ואכל עוף </w:t>
      </w:r>
      <w:r>
        <w:rPr>
          <w:rFonts w:ascii="FontbitDavid" w:hAnsi="FontbitDavid"/>
          <w:sz w:val="24"/>
          <w:rtl/>
        </w:rPr>
        <w:t>- פרח ליב</w:t>
      </w:r>
      <w:r>
        <w:rPr>
          <w:rFonts w:ascii="FontbitDavid" w:hAnsi="FontbitDavid" w:hint="cs"/>
          <w:sz w:val="24"/>
          <w:rtl/>
        </w:rPr>
        <w:t>ו</w:t>
      </w:r>
      <w:r w:rsidRPr="003778A1">
        <w:rPr>
          <w:rFonts w:ascii="FontbitDavid" w:hAnsi="FontbitDavid"/>
          <w:sz w:val="24"/>
          <w:rtl/>
        </w:rPr>
        <w:t xml:space="preserve"> כ</w:t>
      </w:r>
      <w:r>
        <w:rPr>
          <w:rFonts w:ascii="FontbitDavid" w:hAnsi="FontbitDavid" w:hint="cs"/>
          <w:sz w:val="24"/>
          <w:rtl/>
        </w:rPr>
        <w:t>עוף</w:t>
      </w:r>
    </w:p>
    <w:p>
      <w:pPr>
        <w:pStyle w:val="38"/>
        <w:rPr>
          <w:ins w:id="91578" w:author="מנוע מכני" w:date="2026-10-11T12:04:39Z"/>
        </w:rPr>
      </w:pPr>
      <w:r w:rsidRPr="003778A1">
        <w:t xml:space="preserve">ועוד:</w:t>
      </w:r>
    </w:p>
    <w:p w:rsidR="00E403F0" w:rsidRPr="00AD695E" w:rsidRDefault="00E403F0" w:rsidP="00E403F0">
      <w:pPr>
        <w:rPr>
          <w:rtl/>
        </w:rPr>
      </w:pPr>
      <w:del w:id="91579"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אין מקיזין דם </w:t>
      </w:r>
      <w:r w:rsidRPr="003778A1">
        <w:rPr>
          <w:rFonts w:ascii="FontbitDavid" w:hAnsi="FontbitDavid"/>
          <w:sz w:val="24"/>
          <w:rtl/>
        </w:rPr>
        <w:t xml:space="preserve">לא</w:t>
      </w:r>
      <w:r w:rsidRPr="003778A1">
        <w:rPr>
          <w:rFonts w:ascii="FontbitDavid" w:hAnsi="FontbitDavid"/>
          <w:sz w:val="24"/>
          <w:rtl/>
        </w:rPr>
        <w:t xml:space="preserve"> על הדגים, ולא על העופות, ולא על בשר מליח</w:t>
      </w:r>
      <w:r>
        <w:rPr>
          <w:rFonts w:ascii="FontbitDavid" w:hAnsi="FontbitDavid"/>
          <w:sz w:val="24"/>
          <w:rtl/>
        </w:rPr>
        <w:t>!</w:t>
      </w:r>
    </w:p>
    <w:p>
      <w:pPr>
        <w:pStyle w:val="38"/>
        <w:rPr>
          <w:ins w:id="91580" w:author="מנוע מכני" w:date="2026-10-11T12:04:39Z"/>
        </w:rPr>
      </w:pPr>
      <w:r>
        <w:t xml:space="preserve">- </w:t>
      </w:r>
      <w:r w:rsidRPr="004A652D">
        <w:t>אלא א</w:t>
      </w:r>
      <w:ins w:id="90355" w:author="מנוע מכני" w:date="2026-10-11T12:04:39Z">
        <w:r>
          <w:t xml:space="preserve">ר"פ</w:t>
        </w:r>
      </w:ins>
      <w:del w:id="90356" w:author="מנוע מכני" w:date="2026-10-11T12:04:39Z">
        <w:r>
          <w:delText xml:space="preserve">ר''פ</w:delText>
        </w:r>
      </w:del>
      <w:r w:rsidRPr="004A652D">
        <w:t xml:space="preserve">:</w:t>
      </w:r>
    </w:p>
    <w:p w:rsidR="00E403F0" w:rsidRPr="00AD695E" w:rsidRDefault="00E403F0" w:rsidP="00E403F0">
      <w:pPr>
        <w:pStyle w:val="affffb"/>
        <w:rPr>
          <w:rtl/>
        </w:rPr>
      </w:pPr>
      <w:del w:id="91581" w:author="מנוע מכני" w:date="2026-10-11T12:04:39Z">
        <w:r w:rsidRPr="004A652D">
          <w:rPr>
            <w:rtl/>
          </w:rPr>
          <w:delText xml:space="preserve"> </w:delText>
        </w:r>
      </w:del>
      <w:r w:rsidRPr="004A652D">
        <w:rPr>
          <w:rtl/>
        </w:rPr>
        <w:t xml:space="preserve">ביומא דכייבין </w:t>
      </w:r>
      <w:ins w:id="90852" w:author="מנוע מכני" w:date="2026-10-11T12:04:39Z">
        <w:r>
          <w:rPr>
            <w:rtl/>
          </w:rPr>
          <w:t xml:space="preserve">לו</w:t>
        </w:r>
      </w:ins>
      <w:del w:id="90853" w:author="מנוע מכני" w:date="2026-10-11T12:04:39Z">
        <w:r w:rsidRPr="004A652D">
          <w:rPr>
            <w:rtl/>
          </w:rPr>
          <w:delText xml:space="preserve">ליה</w:delText>
        </w:r>
      </w:del>
      <w:r w:rsidRPr="004A652D">
        <w:rPr>
          <w:rtl/>
        </w:rPr>
        <w:t xml:space="preserve"> עיניה </w:t>
      </w:r>
      <w:ins w:id="90850" w:author="מנוע מכני" w:date="2026-10-11T12:04:39Z">
        <w:r>
          <w:rPr>
            <w:rtl/>
          </w:rPr>
          <w:t xml:space="preserve">מדובר</w:t>
        </w:r>
      </w:ins>
      <w:del w:id="90851" w:author="מנוע מכני" w:date="2026-10-11T12:04:39Z">
        <w:r w:rsidRPr="004A652D">
          <w:rPr>
            <w:rtl/>
          </w:rPr>
          <w:delText xml:space="preserve">עסקינן</w:delText>
        </w:r>
      </w:del>
      <w:r w:rsidRPr="004A652D">
        <w:rPr>
          <w:rtl/>
        </w:rPr>
        <w:t xml:space="preserve">, דלא אכיל דגים.</w:t>
      </w:r>
    </w:p>
    <w:p w:rsidR="00E403F0" w:rsidRPr="00AD695E" w:rsidRDefault="00E403F0" w:rsidP="00E403F0">
      <w:pPr>
        <w:rPr>
          <w:del w:id="90014" w:author="מנוע עיצוב" w:date="2026-10-11T12:09:26Z"/>
          <w:rtl/>
        </w:rPr>
      </w:pPr>
      <w:del w:id="90013"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15" w:author="קלוד" w:date="2026-10-11T09:07:20Z">
          <w:pPr>
            <w:pStyle w:val="affff1"/>
            <w:rPr>
              <w:rtl/>
            </w:rPr>
          </w:pPr>
        </w:pPrChange>
      </w:pPr>
      <w:ins w:id="9808" w:author="מספור קטעי משנה" w:date="2026-10-11T09:25:16Z">
        <w:r>
          <w:rPr>
            <w:rStyle w:val="MisparKeta"/>
          </w:rPr>
          <w:t xml:space="preserve">ג. </w:t>
        </w:r>
      </w:ins>
      <w:r w:rsidRPr="003778A1">
        <w:rPr>
          <w:rtl/>
        </w:rPr>
        <w:t>אמר לו תן לו חתיכה כו'</w:t>
      </w:r>
    </w:p>
    <w:p w:rsidR="00E403F0" w:rsidRPr="00AD695E" w:rsidRDefault="00E403F0" w:rsidP="00E403F0">
      <w:pPr>
        <w:rPr>
          <w:rtl/>
        </w:rPr>
      </w:pPr>
      <w:ins w:id="90357" w:author="מנוע מכני" w:date="2026-10-11T12:04:39Z">
        <w:r>
          <w:rPr>
            <w:rFonts w:ascii="FontbitDavid" w:hAnsi="FontbitDavid" w:hint="cs"/>
            <w:sz w:val="24"/>
            <w:rtl/>
          </w:rPr>
          <w:t xml:space="preserve">ש"מ</w:t>
        </w:r>
      </w:ins>
      <w:del w:id="90358" w:author="מנוע מכני" w:date="2026-10-11T12:04:39Z">
        <w:r>
          <w:rPr>
            <w:rFonts w:ascii="FontbitDavid" w:hAnsi="FontbitDavid" w:hint="cs"/>
            <w:sz w:val="24"/>
            <w:rtl/>
          </w:rPr>
          <w:delText xml:space="preserve">ש''מ</w:delText>
        </w:r>
      </w:del>
      <w:r w:rsidRPr="003778A1">
        <w:rPr>
          <w:rFonts w:ascii="FontbitDavid" w:hAnsi="FontbitDavid"/>
          <w:sz w:val="24"/>
          <w:rtl/>
        </w:rPr>
        <w:t xml:space="preserve"> מוסיף על שליחותו - הוי שליח</w:t>
      </w:r>
      <w:r>
        <w:rPr>
          <w:rFonts w:ascii="FontbitDavid" w:hAnsi="FontbitDavid"/>
          <w:sz w:val="24"/>
          <w:rtl/>
        </w:rPr>
        <w:t>!</w:t>
      </w:r>
    </w:p>
    <w:p w:rsidR="00E403F0" w:rsidRPr="00AD695E" w:rsidRDefault="00E403F0" w:rsidP="00E403F0">
      <w:pPr>
        <w:pStyle w:val="afff3"/>
        <w:framePr w:wrap="around"/>
        <w:rPr>
          <w:rtl/>
        </w:rPr>
      </w:pPr>
      <w:r>
        <w:rPr>
          <w:rFonts w:hint="cs"/>
          <w:rtl/>
        </w:rPr>
        <w:t>כא.</w:t>
      </w:r>
    </w:p>
    <w:p>
      <w:pPr>
        <w:pStyle w:val="38"/>
        <w:rPr>
          <w:ins w:id="91582" w:author="מנוע מכני" w:date="2026-10-11T12:04:39Z"/>
        </w:rPr>
      </w:pPr>
      <w:r w:rsidRPr="003778A1">
        <w:t>א</w:t>
      </w:r>
      <w:ins w:id="90359" w:author="מנוע מכני" w:date="2026-10-11T12:04:39Z">
        <w:r>
          <w:t xml:space="preserve">ר"ש</w:t>
        </w:r>
      </w:ins>
      <w:del w:id="90360" w:author="מנוע מכני" w:date="2026-10-11T12:04:39Z">
        <w:r>
          <w:delText xml:space="preserve">ר''ש</w:delText>
        </w:r>
      </w:del>
      <w:r w:rsidRPr="003778A1">
        <w:t xml:space="preserve">:</w:t>
      </w:r>
    </w:p>
    <w:p w:rsidR="00E403F0" w:rsidRPr="00AD695E" w:rsidRDefault="00E403F0" w:rsidP="00E403F0">
      <w:pPr>
        <w:rPr>
          <w:rtl/>
        </w:rPr>
      </w:pPr>
      <w:del w:id="9158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דאמר שליח טול אחת מדעתו ואחת מדעתי, </w:t>
      </w:r>
      <w:ins w:id="90361" w:author="מנוע מכני" w:date="2026-10-11T12:04:39Z">
        <w:r>
          <w:rPr>
            <w:rFonts w:ascii="FontbitDavid" w:hAnsi="FontbitDavid" w:hint="cs"/>
            <w:sz w:val="24"/>
            <w:rtl/>
          </w:rPr>
          <w:t xml:space="preserve">ס"ד</w:t>
        </w:r>
      </w:ins>
      <w:del w:id="90362" w:author="מנוע מכני" w:date="2026-10-11T12:04:39Z">
        <w:r>
          <w:rPr>
            <w:rFonts w:ascii="FontbitDavid" w:hAnsi="FontbitDavid" w:hint="cs"/>
            <w:sz w:val="24"/>
            <w:rtl/>
          </w:rPr>
          <w:delText xml:space="preserve">ס''ד</w:delText>
        </w:r>
      </w:del>
      <w:r>
        <w:rPr>
          <w:rFonts w:ascii="FontbitDavid" w:hAnsi="FontbitDavid" w:hint="cs"/>
          <w:sz w:val="24"/>
          <w:rtl/>
        </w:rPr>
        <w:t xml:space="preserve"> ד</w:t>
      </w:r>
      <w:r w:rsidRPr="003778A1">
        <w:rPr>
          <w:rFonts w:ascii="FontbitDavid" w:hAnsi="FontbitDavid"/>
          <w:sz w:val="24"/>
          <w:rtl/>
        </w:rPr>
        <w:t xml:space="preserve">עקר שליח שליחותיה דבעה"ב, ולא למעול - </w:t>
      </w:r>
      <w:r w:rsidRPr="003778A1">
        <w:rPr>
          <w:rFonts w:ascii="FontbitDavid" w:hAnsi="FontbitDavid"/>
          <w:sz w:val="24"/>
          <w:rtl/>
        </w:rPr>
        <w:t xml:space="preserve">קמ"ל</w:t>
      </w:r>
      <w:r>
        <w:rPr>
          <w:rFonts w:ascii="FontbitDavid" w:hAnsi="FontbitDavid"/>
          <w:sz w:val="24"/>
          <w:rtl/>
        </w:rPr>
        <w:t>.</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MishnaBatzad"/>
        <w:rPr>
          <w:ins w:id="20145" w:author="קלוד" w:date="2026-10-11T09:07:20Z"/>
        </w:rPr>
      </w:pPr>
      <w:ins w:id="20144" w:author="קלוד" w:date="2026-10-11T09:07:20Z">
        <w:r>
          <w:t xml:space="preserve">משנה א</w:t>
        </w:r>
      </w:ins>
    </w:p>
    <w:p w:rsidR="00E403F0" w:rsidRPr="00C20F97" w:rsidRDefault="00E403F0" w:rsidP="00E403F0">
      <w:pPr>
        <w:pStyle w:val="afff9"/>
        <w:rPr>
          <w:del w:id="20077" w:author="קלוד" w:date="2026-10-11T09:07:20Z"/>
          <w:spacing w:val="8"/>
          <w:rtl/>
        </w:rPr>
      </w:pPr>
      <w:del w:id="20076" w:author="קלוד" w:date="2026-10-11T09:07:20Z">
        <w:r w:rsidRPr="00C20F97">
          <w:rPr>
            <w:spacing w:val="8"/>
            <w:rtl/>
          </w:rPr>
          <w:delText xml:space="preserve">מתני'.</w:delText>
        </w:r>
      </w:del>
    </w:p>
    <w:p w:rsidR="00E403F0" w:rsidRPr="00C20F97" w:rsidRDefault="00E403F0" w:rsidP="00E403F0">
      <w:pPr>
        <w:pStyle w:val="afff9"/>
        <w:spacing w:before="120"/>
        <w:rPr>
          <w:spacing w:val="8"/>
          <w:rtl/>
        </w:rPr>
        <w:pPrChange w:id="90030" w:author="קלוד" w:date="2026-10-11T12:09:42Z">
          <w:pPr>
            <w:pStyle w:val="afff9"/>
          </w:pPr>
        </w:pPrChange>
      </w:pPr>
      <w:r w:rsidRPr="00C20F97">
        <w:rPr>
          <w:spacing w:val="8"/>
          <w:rtl/>
        </w:rPr>
        <w:t>אמר לו</w:t>
      </w:r>
      <w:r w:rsidRPr="00C20F97">
        <w:rPr>
          <w:rFonts w:hint="cs"/>
          <w:spacing w:val="8"/>
          <w:rtl/>
        </w:rPr>
        <w:t xml:space="preserve"> </w:t>
      </w:r>
      <w:r w:rsidRPr="00C20F97">
        <w:rPr>
          <w:spacing w:val="8"/>
          <w:rtl/>
        </w:rPr>
        <w:t>הבא לי מן החלון או מן הדלוסקמא!</w:t>
      </w:r>
    </w:p>
    <w:p w:rsidR="00E403F0" w:rsidRPr="00C20F97" w:rsidRDefault="00E403F0" w:rsidP="00E403F0">
      <w:pPr>
        <w:pStyle w:val="afff9"/>
        <w:rPr>
          <w:spacing w:val="8"/>
          <w:rtl/>
        </w:rPr>
      </w:pPr>
      <w:r w:rsidRPr="00C20F97">
        <w:rPr>
          <w:spacing w:val="8"/>
          <w:rtl/>
        </w:rPr>
        <w:t>והביא לו, אף על פי שאמר בעה"ב לא היה בלבי אלא מזה והביא מזה  בעה"ב מעל.</w:t>
      </w:r>
    </w:p>
    <w:p w:rsidR="00E403F0" w:rsidRPr="00C20F97" w:rsidRDefault="00E403F0" w:rsidP="00E403F0">
      <w:pPr>
        <w:pStyle w:val="afff9"/>
        <w:rPr>
          <w:spacing w:val="8"/>
          <w:rtl/>
        </w:rPr>
      </w:pPr>
      <w:r w:rsidRPr="00C20F97">
        <w:rPr>
          <w:spacing w:val="8"/>
          <w:rtl/>
        </w:rPr>
        <w:t xml:space="preserve">אבל אם אמר לו הבא לי מן החלון והביא לו מן הדלוסקמא, </w:t>
      </w:r>
    </w:p>
    <w:p w:rsidR="00E403F0" w:rsidRPr="00C20F97" w:rsidRDefault="00E403F0" w:rsidP="00E403F0">
      <w:pPr>
        <w:pStyle w:val="afff9"/>
        <w:rPr>
          <w:spacing w:val="8"/>
          <w:rtl/>
        </w:rPr>
      </w:pPr>
      <w:r w:rsidRPr="00C20F97">
        <w:rPr>
          <w:spacing w:val="8"/>
          <w:rtl/>
        </w:rPr>
        <w:t>או מן הדלוסקמא והביא לו מן החלון - השליח מעל.</w:t>
      </w:r>
    </w:p>
    <w:p w:rsidR="00E403F0" w:rsidRPr="00C20F97" w:rsidRDefault="00E403F0" w:rsidP="00E403F0">
      <w:pPr>
        <w:pStyle w:val="afff9"/>
        <w:rPr>
          <w:spacing w:val="8"/>
          <w:rtl/>
        </w:rPr>
      </w:pPr>
      <w:r w:rsidRPr="00C20F97">
        <w:rPr>
          <w:spacing w:val="8"/>
          <w:rtl/>
        </w:rPr>
        <w:t>שלח ביד חרש שוטה וקטן, אם עשו שליחותו - בעה"ב מעל, לא עשו שליחותו - חנווני מעל.</w:t>
      </w:r>
    </w:p>
    <w:p w:rsidR="00E403F0" w:rsidRPr="00C20F97" w:rsidRDefault="00E403F0" w:rsidP="00E403F0">
      <w:pPr>
        <w:pStyle w:val="afff9"/>
        <w:rPr>
          <w:spacing w:val="8"/>
          <w:rtl/>
        </w:rPr>
      </w:pPr>
      <w:r w:rsidRPr="00C20F97">
        <w:rPr>
          <w:spacing w:val="8"/>
          <w:rtl/>
        </w:rPr>
        <w:t>שלח ביד פקח, ונזכר עד שלא הגיע אצל חנווני - חנווני מעל לכשיוציא.</w:t>
      </w:r>
    </w:p>
    <w:p w:rsidR="00E403F0" w:rsidRPr="00C20F97" w:rsidRDefault="00E403F0" w:rsidP="00E403F0">
      <w:pPr>
        <w:pStyle w:val="afff9"/>
        <w:rPr>
          <w:spacing w:val="8"/>
          <w:rtl/>
        </w:rPr>
      </w:pPr>
      <w:r w:rsidRPr="00C20F97">
        <w:rPr>
          <w:spacing w:val="8"/>
          <w:rtl/>
        </w:rPr>
        <w:t>כיצד יעשה - נוטל פרוטה או כלי, ואומר: פרוטה של הקדש בכל מקום שהוא - מחולל על זה.</w:t>
      </w:r>
    </w:p>
    <w:p w:rsidR="00E403F0" w:rsidRPr="00C20F97" w:rsidRDefault="00E403F0" w:rsidP="00E403F0">
      <w:pPr>
        <w:pStyle w:val="afff9"/>
        <w:rPr>
          <w:spacing w:val="8"/>
          <w:rtl/>
        </w:rPr>
      </w:pPr>
      <w:r w:rsidRPr="00C20F97">
        <w:rPr>
          <w:spacing w:val="8"/>
          <w:rtl/>
        </w:rPr>
        <w:t>שההקדש נפדה בכסף ובשוה כסף.</w:t>
      </w:r>
    </w:p>
    <w:p w:rsidR="00E403F0" w:rsidRPr="00AD695E" w:rsidRDefault="00E403F0" w:rsidP="00F536B4">
      <w:pPr>
        <w:jc w:val="center"/>
        <w:rPr>
          <w:rtl/>
        </w:rPr>
      </w:pPr>
      <w:r>
        <w:rPr>
          <w:rFonts w:ascii="BA חניכי הישיבות" w:hAnsi="BA חניכי הישיבות" w:cs="BA חניכי הישיבות"/>
          <w:sz w:val="24"/>
          <w:rtl/>
        </w:rPr>
        <w:t>׹</w:t>
      </w:r>
    </w:p>
    <w:p w:rsidR="00E403F0" w:rsidRPr="00AD695E" w:rsidRDefault="00E403F0" w:rsidP="00E403F0">
      <w:pPr>
        <w:rPr>
          <w:rtl/>
        </w:rPr>
      </w:pPr>
      <w:r>
        <w:rPr>
          <w:rFonts w:ascii="FontbitDavid" w:hAnsi="FontbitDavid" w:hint="cs"/>
          <w:sz w:val="24"/>
          <w:rtl/>
        </w:rPr>
        <w:t>ו</w:t>
      </w:r>
      <w:r w:rsidRPr="003778A1">
        <w:rPr>
          <w:rFonts w:ascii="FontbitDavid" w:hAnsi="FontbitDavid"/>
          <w:sz w:val="24"/>
          <w:rtl/>
        </w:rPr>
        <w:t xml:space="preserve">קמ"ל</w:t>
      </w:r>
      <w:r w:rsidRPr="003778A1">
        <w:rPr>
          <w:rFonts w:ascii="FontbitDavid" w:hAnsi="FontbitDavid"/>
          <w:sz w:val="24"/>
          <w:rtl/>
        </w:rPr>
        <w:t xml:space="preserve"> דברים שבלב אינם דברים</w:t>
      </w:r>
      <w:r>
        <w:rPr>
          <w:rFonts w:ascii="FontbitDavid" w:hAnsi="FontbitDavid"/>
          <w:sz w:val="24"/>
          <w:rtl/>
        </w:rPr>
        <w:t>.</w:t>
      </w:r>
    </w:p>
    <w:p w:rsidR="00E403F0" w:rsidRPr="00AD695E" w:rsidRDefault="00E403F0" w:rsidP="00E403F0">
      <w:pPr>
        <w:rPr>
          <w:del w:id="90016" w:author="מנוע עיצוב" w:date="2026-10-11T12:09:26Z"/>
          <w:rtl/>
        </w:rPr>
      </w:pPr>
      <w:del w:id="90015"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16" w:author="קלוד" w:date="2026-10-11T09:07:20Z">
          <w:pPr>
            <w:pStyle w:val="affff1"/>
            <w:rPr>
              <w:rtl/>
            </w:rPr>
          </w:pPr>
        </w:pPrChange>
      </w:pPr>
      <w:ins w:id="9809" w:author="מספור קטעי משנה" w:date="2026-10-11T09:25:16Z">
        <w:r>
          <w:rPr>
            <w:rStyle w:val="MisparKeta"/>
          </w:rPr>
          <w:t xml:space="preserve">ג. </w:t>
        </w:r>
      </w:ins>
      <w:r w:rsidRPr="003778A1">
        <w:rPr>
          <w:rtl/>
        </w:rPr>
        <w:t>שילח ביד חרש שוטה וקטן אם עשו [וכו']</w:t>
      </w:r>
      <w:r>
        <w:rPr>
          <w:rtl/>
        </w:rPr>
        <w:t>.</w:t>
      </w:r>
    </w:p>
    <w:p>
      <w:pPr>
        <w:pStyle w:val="38"/>
        <w:rPr>
          <w:ins w:id="91584" w:author="מנוע מכני" w:date="2026-10-11T12:04:39Z"/>
        </w:rPr>
      </w:pPr>
      <w:r w:rsidRPr="003778A1">
        <w:lastRenderedPageBreak/>
        <w:t>ו</w:t>
      </w:r>
      <w:r>
        <w:t xml:space="preserve">אפי' </w:t>
      </w:r>
      <w:ins w:id="90620" w:author="מנוע מכני" w:date="2026-10-11T12:04:39Z">
        <w:r>
          <w:t xml:space="preserve">דלא</w:t>
        </w:r>
      </w:ins>
      <w:del w:id="90621" w:author="מנוע מכני" w:date="2026-10-11T12:04:39Z">
        <w:r>
          <w:delText xml:space="preserve">דלאו</w:delText>
        </w:r>
      </w:del>
      <w:r>
        <w:t xml:space="preserve"> בני שליחות א</w:t>
      </w:r>
      <w:ins w:id="90363" w:author="מנוע מכני" w:date="2026-10-11T12:04:39Z">
        <w:r>
          <w:t xml:space="preserve">ר"א</w:t>
        </w:r>
      </w:ins>
      <w:del w:id="90364" w:author="מנוע מכני" w:date="2026-10-11T12:04:39Z">
        <w:r>
          <w:delText xml:space="preserve">ר''א</w:delText>
        </w:r>
      </w:del>
      <w:r>
        <w:t xml:space="preserve">:</w:t>
      </w:r>
    </w:p>
    <w:p w:rsidR="00E403F0" w:rsidRPr="00AD695E" w:rsidRDefault="00E403F0" w:rsidP="00E403F0">
      <w:pPr>
        <w:rPr>
          <w:rtl/>
        </w:rPr>
      </w:pPr>
      <w:del w:id="91585" w:author="מנוע מכני" w:date="2026-10-11T12:04:39Z">
        <w:r>
          <w:rPr>
            <w:rFonts w:ascii="FontbitDavid" w:hAnsi="FontbitDavid" w:hint="cs"/>
            <w:sz w:val="24"/>
            <w:rtl/>
          </w:rPr>
          <w:delText xml:space="preserve"> </w:delText>
        </w:r>
      </w:del>
      <w:r w:rsidRPr="003778A1">
        <w:rPr>
          <w:rFonts w:ascii="FontbitDavid" w:hAnsi="FontbitDavid"/>
          <w:sz w:val="24"/>
          <w:rtl/>
        </w:rPr>
        <w:t>עשאום כמעטן של זיתים</w:t>
      </w:r>
      <w:ins w:id="90988" w:author="מנוע מכני" w:date="2026-10-11T12:04:39Z">
        <w:r>
          <w:rPr>
            <w:rFonts w:ascii="FontbitDavid" w:hAnsi="FontbitDavid"/>
            <w:sz w:val="24"/>
            <w:rtl/>
          </w:rPr>
          <w:t xml:space="preserve">,</w:t>
        </w:r>
      </w:ins>
      <w:del w:id="90989" w:author="מנוע מכני" w:date="2026-10-11T12:04:39Z">
        <w:r>
          <w:rPr>
            <w:rFonts w:ascii="FontbitDavid" w:hAnsi="FontbitDavid"/>
            <w:sz w:val="24"/>
            <w:rtl/>
          </w:rPr>
          <w:delText xml:space="preserve">;</w:delText>
        </w:r>
      </w:del>
    </w:p>
    <w:p w:rsidR="00E403F0" w:rsidRPr="00AD695E" w:rsidRDefault="00E403F0" w:rsidP="00E403F0">
      <w:pPr>
        <w:rPr>
          <w:rtl/>
        </w:rPr>
      </w:pPr>
      <w:r w:rsidRPr="003778A1">
        <w:rPr>
          <w:rFonts w:ascii="FontbitDavid" w:hAnsi="FontbitDavid"/>
          <w:sz w:val="24"/>
          <w:rtl/>
        </w:rPr>
        <w:t>דהזיתים מקבלין טומאה משיזיעו, זיעת המעטן</w:t>
      </w:r>
      <w:r>
        <w:rPr>
          <w:rFonts w:ascii="FontbitDavid" w:hAnsi="FontbitDavid" w:hint="cs"/>
          <w:sz w:val="24"/>
          <w:rtl/>
        </w:rPr>
        <w:t xml:space="preserve">[דבזה ני</w:t>
      </w:r>
      <w:ins w:id="90365" w:author="מנוע מכני" w:date="2026-10-11T12:04:39Z">
        <w:r>
          <w:rPr>
            <w:rFonts w:ascii="FontbitDavid" w:hAnsi="FontbitDavid" w:hint="cs"/>
            <w:sz w:val="24"/>
            <w:rtl/>
          </w:rPr>
          <w:t xml:space="preserve">ח"ל</w:t>
        </w:r>
      </w:ins>
      <w:del w:id="90366" w:author="מנוע מכני" w:date="2026-10-11T12:04:39Z">
        <w:r>
          <w:rPr>
            <w:rFonts w:ascii="FontbitDavid" w:hAnsi="FontbitDavid" w:hint="cs"/>
            <w:sz w:val="24"/>
            <w:rtl/>
          </w:rPr>
          <w:delText xml:space="preserve">ח''ל</w:delText>
        </w:r>
      </w:del>
      <w:r>
        <w:rPr>
          <w:rFonts w:ascii="FontbitDavid" w:hAnsi="FontbitDavid" w:hint="cs"/>
          <w:sz w:val="24"/>
          <w:rtl/>
        </w:rPr>
        <w:t xml:space="preserve">]</w:t>
      </w:r>
      <w:r w:rsidRPr="003778A1">
        <w:rPr>
          <w:rFonts w:ascii="FontbitDavid" w:hAnsi="FontbitDavid"/>
          <w:sz w:val="24"/>
          <w:rtl/>
        </w:rPr>
        <w:t xml:space="preserve"> ולא זיעת הקופה</w:t>
      </w:r>
      <w:r>
        <w:rPr>
          <w:rFonts w:ascii="FontbitDavid" w:hAnsi="FontbitDavid"/>
          <w:sz w:val="24"/>
          <w:rtl/>
        </w:rPr>
        <w:t>.</w:t>
      </w:r>
    </w:p>
    <w:p>
      <w:pPr>
        <w:pStyle w:val="38"/>
        <w:rPr>
          <w:ins w:id="91586" w:author="מנוע מכני" w:date="2026-10-11T12:04:39Z"/>
        </w:rPr>
      </w:pPr>
      <w:r w:rsidRPr="003778A1">
        <w:t>ר</w:t>
      </w:r>
      <w:ins w:id="90367" w:author="מנוע מכני" w:date="2026-10-11T12:04:39Z">
        <w:r>
          <w:t xml:space="preserve">י"ו</w:t>
        </w:r>
      </w:ins>
      <w:del w:id="90368" w:author="מנוע מכני" w:date="2026-10-11T12:04:39Z">
        <w:r>
          <w:delText xml:space="preserve">י''ו</w:delText>
        </w:r>
      </w:del>
      <w:r w:rsidRPr="003778A1">
        <w:t xml:space="preserve">:</w:t>
      </w:r>
    </w:p>
    <w:p w:rsidR="00E403F0" w:rsidRPr="00AD695E" w:rsidRDefault="00E403F0" w:rsidP="00E403F0">
      <w:pPr>
        <w:rPr>
          <w:rtl/>
        </w:rPr>
      </w:pPr>
      <w:del w:id="91587"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כאותה ששנינו נתנו </w:t>
      </w:r>
      <w:r w:rsidRPr="003778A1">
        <w:rPr>
          <w:rFonts w:ascii="FontbitDavid" w:hAnsi="FontbitDavid"/>
          <w:sz w:val="24"/>
          <w:rtl/>
        </w:rPr>
        <w:t xml:space="preserve">ע"ג</w:t>
      </w:r>
      <w:r w:rsidRPr="003778A1">
        <w:rPr>
          <w:rFonts w:ascii="FontbitDavid" w:hAnsi="FontbitDavid"/>
          <w:sz w:val="24"/>
          <w:rtl/>
        </w:rPr>
        <w:t xml:space="preserve"> הקוף והוליכו, או </w:t>
      </w:r>
      <w:r w:rsidRPr="003778A1">
        <w:rPr>
          <w:rFonts w:ascii="FontbitDavid" w:hAnsi="FontbitDavid"/>
          <w:sz w:val="24"/>
          <w:rtl/>
        </w:rPr>
        <w:t xml:space="preserve">ע"ג</w:t>
      </w:r>
      <w:r w:rsidRPr="003778A1">
        <w:rPr>
          <w:rFonts w:ascii="FontbitDavid" w:hAnsi="FontbitDavid"/>
          <w:sz w:val="24"/>
          <w:rtl/>
        </w:rPr>
        <w:t xml:space="preserve"> הפיל והוליכו</w:t>
      </w:r>
      <w:ins w:id="90990" w:author="מנוע מכני" w:date="2026-10-11T12:04:39Z">
        <w:r>
          <w:rPr>
            <w:rFonts w:ascii="FontbitDavid" w:hAnsi="FontbitDavid" w:hint="cs"/>
            <w:sz w:val="24"/>
            <w:rtl/>
          </w:rPr>
          <w:t xml:space="preserve"> </w:t>
        </w:r>
      </w:ins>
      <w:del w:id="90991" w:author="מנוע מכני" w:date="2026-10-11T12:04:39Z">
        <w:r>
          <w:rPr>
            <w:rFonts w:ascii="FontbitDavid" w:hAnsi="FontbitDavid" w:hint="cs"/>
            <w:sz w:val="24"/>
            <w:rtl/>
          </w:rPr>
          <w:delText xml:space="preserve"> </w:delText>
        </w:r>
        <w:r w:rsidRPr="003778A1">
          <w:rPr>
            <w:rFonts w:ascii="FontbitDavid" w:hAnsi="FontbitDavid"/>
            <w:sz w:val="24"/>
            <w:rtl/>
          </w:rPr>
          <w:delText xml:space="preserve"> </w:delText>
        </w:r>
      </w:del>
      <w:r w:rsidRPr="003778A1">
        <w:rPr>
          <w:rFonts w:ascii="FontbitDavid" w:hAnsi="FontbitDavid"/>
          <w:sz w:val="24"/>
          <w:rtl/>
        </w:rPr>
        <w:t xml:space="preserve">- הרי זה עירוב, </w:t>
      </w:r>
    </w:p>
    <w:p w:rsidR="00E403F0" w:rsidRPr="00AD695E" w:rsidRDefault="00E403F0" w:rsidP="00E403F0">
      <w:pPr>
        <w:rPr>
          <w:rtl/>
        </w:rPr>
      </w:pPr>
      <w:ins w:id="90998" w:author="מנוע מכני" w:date="2026-10-11T12:04:39Z">
        <w:r>
          <w:rPr>
            <w:rFonts w:ascii="FontbitDavid" w:hAnsi="FontbitDavid"/>
            <w:sz w:val="24"/>
            <w:rtl/>
          </w:rPr>
          <w:t xml:space="preserve">ומשמע</w:t>
        </w:r>
        <w:r>
          <w:rPr>
            <w:rFonts w:ascii="FontbitDavid" w:hAnsi="FontbitDavid"/>
            <w:sz w:val="24"/>
            <w:rtl/>
          </w:rPr>
          <w:t xml:space="preserve"> ש</w:t>
        </w:r>
      </w:ins>
      <w:del w:id="90999" w:author="מנוע מכני" w:date="2026-10-11T12:04:39Z">
        <w:r w:rsidRPr="003778A1">
          <w:rPr>
            <w:rFonts w:ascii="FontbitDavid" w:hAnsi="FontbitDavid"/>
            <w:sz w:val="24"/>
            <w:rtl/>
          </w:rPr>
          <w:delText xml:space="preserve">אלמא </w:delText>
        </w:r>
      </w:del>
      <w:r w:rsidRPr="003778A1">
        <w:rPr>
          <w:rFonts w:ascii="FontbitDavid" w:hAnsi="FontbitDavid"/>
          <w:sz w:val="24"/>
          <w:rtl/>
        </w:rPr>
        <w:t xml:space="preserve">- עבדא שליחותיה, </w:t>
      </w:r>
      <w:r w:rsidRPr="003778A1">
        <w:rPr>
          <w:rFonts w:ascii="FontbitDavid" w:hAnsi="FontbitDavid"/>
          <w:sz w:val="24"/>
          <w:rtl/>
        </w:rPr>
        <w:t xml:space="preserve">ה"נ</w:t>
      </w:r>
      <w:r w:rsidRPr="003778A1">
        <w:rPr>
          <w:rFonts w:ascii="FontbitDavid" w:hAnsi="FontbitDavid"/>
          <w:sz w:val="24"/>
          <w:rtl/>
        </w:rPr>
        <w:t xml:space="preserve"> - </w:t>
      </w:r>
      <w:ins w:id="90037" w:author="Claude - סמנטי" w:date="2026-10-11T12:17:22Z">
        <w:r>
          <w:rPr>
            <w:rFonts w:ascii="FontbitDavid" w:hAnsi="FontbitDavid"/>
            <w:sz w:val="24"/>
            <w:rtl/>
          </w:rPr>
          <w:t xml:space="preserve">נעשה</w:t>
        </w:r>
      </w:ins>
      <w:del w:id="90038" w:author="Claude - סמנטי" w:date="2026-10-11T12:17:22Z">
        <w:r w:rsidRPr="003778A1">
          <w:rPr>
            <w:rFonts w:ascii="FontbitDavid" w:hAnsi="FontbitDavid"/>
            <w:sz w:val="24"/>
            <w:rtl/>
          </w:rPr>
          <w:delText xml:space="preserve">איתעביד</w:delText>
        </w:r>
      </w:del>
      <w:r w:rsidRPr="003778A1">
        <w:rPr>
          <w:rFonts w:ascii="FontbitDavid" w:hAnsi="FontbitDavid"/>
          <w:sz w:val="24"/>
          <w:rtl/>
        </w:rPr>
        <w:t xml:space="preserve"> שליחותיה</w:t>
      </w:r>
      <w:r>
        <w:rPr>
          <w:rFonts w:ascii="FontbitDavid" w:hAnsi="FontbitDavid"/>
          <w:sz w:val="24"/>
          <w:rtl/>
        </w:rPr>
        <w:t>.</w:t>
      </w:r>
    </w:p>
    <w:p w:rsidR="00E403F0" w:rsidRPr="00AD695E" w:rsidRDefault="00E403F0" w:rsidP="00E403F0">
      <w:pPr>
        <w:rPr>
          <w:del w:id="90018" w:author="מנוע עיצוב" w:date="2026-10-11T12:09:26Z"/>
          <w:rtl/>
        </w:rPr>
      </w:pPr>
      <w:del w:id="90017" w:author="מנוע עיצוב" w:date="2026-10-11T12:09:26Z">
        <w:r>
          <w:rPr>
            <w:rFonts w:ascii="BA חניכי הישיבות" w:hAnsi="BA חניכי הישיבות" w:cs="BA חניכי הישיבות"/>
            <w:sz w:val="24"/>
            <w:rtl/>
          </w:rPr>
          <w:delText xml:space="preserve">׻</w:delText>
        </w:r>
      </w:del>
    </w:p>
    <w:p w:rsidR="00E403F0" w:rsidRPr="00AD695E" w:rsidRDefault="00E403F0" w:rsidP="00E403F0">
      <w:pPr>
        <w:pStyle w:val="affff1"/>
        <w:ind w:end="0"/>
        <w:rPr>
          <w:rtl/>
        </w:rPr>
        <w:pPrChange w:id="20017" w:author="קלוד" w:date="2026-10-11T09:07:20Z">
          <w:pPr>
            <w:pStyle w:val="affff1"/>
            <w:rPr>
              <w:rtl/>
            </w:rPr>
          </w:pPr>
        </w:pPrChange>
      </w:pPr>
      <w:ins w:id="9810" w:author="מספור קטעי משנה" w:date="2026-10-11T09:25:16Z">
        <w:r>
          <w:rPr>
            <w:rStyle w:val="MisparKeta"/>
          </w:rPr>
          <w:t xml:space="preserve">א. </w:t>
        </w:r>
      </w:ins>
      <w:r w:rsidRPr="003778A1">
        <w:rPr>
          <w:rtl/>
        </w:rPr>
        <w:t>שלח ביד פקח [וכו']</w:t>
      </w:r>
      <w:r>
        <w:rPr>
          <w:rtl/>
        </w:rPr>
        <w:t>.</w:t>
      </w:r>
    </w:p>
    <w:p w:rsidR="00E403F0" w:rsidRPr="00AD695E" w:rsidRDefault="00E403F0" w:rsidP="00E403F0">
      <w:pPr>
        <w:rPr>
          <w:rtl/>
        </w:rPr>
      </w:pPr>
      <w:r w:rsidRPr="003778A1">
        <w:rPr>
          <w:rFonts w:ascii="FontbitDavid" w:hAnsi="FontbitDavid"/>
          <w:sz w:val="24"/>
          <w:rtl/>
        </w:rPr>
        <w:t>וא</w:t>
      </w:r>
      <w:ins w:id="90369" w:author="מנוע מכני" w:date="2026-10-11T12:04:39Z">
        <w:r>
          <w:rPr>
            <w:rFonts w:ascii="FontbitDavid" w:hAnsi="FontbitDavid" w:hint="cs"/>
            <w:sz w:val="24"/>
            <w:rtl/>
          </w:rPr>
          <w:t xml:space="preserve">ע"ג</w:t>
        </w:r>
      </w:ins>
      <w:del w:id="90370" w:author="מנוע מכני" w:date="2026-10-11T12:04:39Z">
        <w:r>
          <w:rPr>
            <w:rFonts w:ascii="FontbitDavid" w:hAnsi="FontbitDavid" w:hint="cs"/>
            <w:sz w:val="24"/>
            <w:rtl/>
          </w:rPr>
          <w:delText xml:space="preserve">ע''ג</w:delText>
        </w:r>
      </w:del>
      <w:r w:rsidRPr="003778A1">
        <w:rPr>
          <w:rFonts w:ascii="FontbitDavid" w:hAnsi="FontbitDavid"/>
          <w:sz w:val="24"/>
          <w:rtl/>
        </w:rPr>
        <w:t xml:space="preserve"> דלא </w:t>
      </w:r>
      <w:r>
        <w:rPr>
          <w:rFonts w:ascii="FontbitDavid" w:hAnsi="FontbitDavid" w:hint="cs"/>
          <w:sz w:val="24"/>
          <w:rtl/>
        </w:rPr>
        <w:t>נזכר</w:t>
      </w:r>
      <w:r w:rsidRPr="003778A1">
        <w:rPr>
          <w:rFonts w:ascii="FontbitDavid" w:hAnsi="FontbitDavid"/>
          <w:sz w:val="24"/>
          <w:rtl/>
        </w:rPr>
        <w:t xml:space="preserve"> שליח, ורמינהי: נזכר </w:t>
      </w:r>
      <w:r w:rsidRPr="003778A1">
        <w:rPr>
          <w:rFonts w:ascii="FontbitDavid" w:hAnsi="FontbitDavid"/>
          <w:sz w:val="24"/>
          <w:rtl/>
        </w:rPr>
        <w:t xml:space="preserve">בעה"ב</w:t>
      </w:r>
      <w:r w:rsidRPr="003778A1">
        <w:rPr>
          <w:rFonts w:ascii="FontbitDavid" w:hAnsi="FontbitDavid"/>
          <w:sz w:val="24"/>
          <w:rtl/>
        </w:rPr>
        <w:t xml:space="preserve"> ולא נזכר שליח - השליח מעל</w:t>
      </w:r>
      <w:r>
        <w:rPr>
          <w:rFonts w:ascii="FontbitDavid" w:hAnsi="FontbitDavid"/>
          <w:sz w:val="24"/>
          <w:rtl/>
        </w:rPr>
        <w:t>!</w:t>
      </w:r>
    </w:p>
    <w:p>
      <w:pPr>
        <w:pStyle w:val="38"/>
        <w:rPr>
          <w:ins w:id="91589" w:author="מנוע מכני" w:date="2026-10-11T12:04:39Z"/>
        </w:rPr>
      </w:pPr>
      <w:r>
        <w:t xml:space="preserve">- </w:t>
      </w:r>
      <w:r w:rsidRPr="00DF0C07">
        <w:t xml:space="preserve">א"ר ששת:</w:t>
      </w:r>
    </w:p>
    <w:p w:rsidR="00E403F0" w:rsidRPr="00AD695E" w:rsidRDefault="00E403F0" w:rsidP="00E403F0">
      <w:pPr>
        <w:pStyle w:val="affffb"/>
        <w:rPr>
          <w:rtl/>
        </w:rPr>
      </w:pPr>
      <w:del w:id="91590" w:author="מנוע מכני" w:date="2026-10-11T12:04:39Z">
        <w:r w:rsidRPr="00DF0C07">
          <w:rPr>
            <w:rtl/>
          </w:rPr>
          <w:delText xml:space="preserve"> </w:delText>
        </w:r>
      </w:del>
      <w:r w:rsidRPr="00DF0C07">
        <w:rPr>
          <w:rtl/>
        </w:rPr>
        <w:t xml:space="preserve">מתני' </w:t>
      </w:r>
      <w:ins w:id="90622" w:author="מנוע מכני" w:date="2026-10-11T12:04:39Z">
        <w:r>
          <w:rPr>
            <w:rtl/>
          </w:rPr>
          <w:t xml:space="preserve">גם</w:t>
        </w:r>
      </w:ins>
      <w:del w:id="90623" w:author="מנוע מכני" w:date="2026-10-11T12:04:39Z">
        <w:r w:rsidRPr="00DF0C07">
          <w:rPr>
            <w:rtl/>
          </w:rPr>
          <w:delText xml:space="preserve">נמי</w:delText>
        </w:r>
      </w:del>
      <w:r w:rsidRPr="00DF0C07">
        <w:rPr>
          <w:rtl/>
        </w:rPr>
        <w:t xml:space="preserve"> - כשנזכרו שניהם.</w:t>
      </w:r>
    </w:p>
    <w:p w:rsidR="00E403F0" w:rsidRPr="00AD695E" w:rsidRDefault="00E403F0" w:rsidP="00E403F0">
      <w:pPr>
        <w:rPr>
          <w:rtl/>
        </w:rPr>
      </w:pPr>
      <w:r>
        <w:rPr>
          <w:rFonts w:ascii="BA חניכי הישיבות" w:hAnsi="BA חניכי הישיבות" w:cs="BA חניכי הישיבות"/>
          <w:sz w:val="24"/>
          <w:rtl/>
        </w:rPr>
        <w:t>׻</w:t>
      </w:r>
    </w:p>
    <w:p>
      <w:pPr>
        <w:pStyle w:val="MishnaBatzad"/>
        <w:rPr>
          <w:ins w:id="20147" w:author="קלוד" w:date="2026-10-11T09:07:20Z"/>
        </w:rPr>
      </w:pPr>
      <w:ins w:id="20146" w:author="קלוד" w:date="2026-10-11T09:07:20Z">
        <w:r>
          <w:t xml:space="preserve">משנה ג</w:t>
        </w:r>
      </w:ins>
    </w:p>
    <w:p w:rsidR="00E403F0" w:rsidRPr="00C20F97" w:rsidRDefault="00E403F0" w:rsidP="00E403F0">
      <w:pPr>
        <w:pStyle w:val="afff9"/>
        <w:rPr>
          <w:del w:id="20079" w:author="קלוד" w:date="2026-10-11T09:07:20Z"/>
          <w:spacing w:val="8"/>
          <w:rtl/>
        </w:rPr>
      </w:pPr>
      <w:del w:id="20078" w:author="קלוד" w:date="2026-10-11T09:07:20Z">
        <w:r w:rsidRPr="00C20F97">
          <w:rPr>
            <w:spacing w:val="8"/>
            <w:rtl/>
          </w:rPr>
          <w:delText xml:space="preserve">מתני'.</w:delText>
        </w:r>
      </w:del>
    </w:p>
    <w:p w:rsidR="00E403F0" w:rsidRPr="00F536B4" w:rsidRDefault="00E403F0" w:rsidP="00E403F0">
      <w:pPr>
        <w:pStyle w:val="afff9"/>
        <w:spacing w:before="120"/>
        <w:rPr>
          <w:spacing w:val="8"/>
          <w:rtl/>
        </w:rPr>
        <w:pPrChange w:id="90031" w:author="קלוד" w:date="2026-10-11T12:09:42Z">
          <w:pPr>
            <w:pStyle w:val="afff9"/>
          </w:pPr>
        </w:pPrChange>
      </w:pPr>
      <w:r w:rsidRPr="00F536B4">
        <w:rPr>
          <w:spacing w:val="8"/>
          <w:rtl/>
        </w:rPr>
        <w:t>נתן לו פרוטה, אמר לו: הבא לי בחציה נרות ובחציה פתילות, והלך והביא לו בכולה פתילות, או בכולה נרות;</w:t>
      </w:r>
    </w:p>
    <w:p w:rsidR="00E403F0" w:rsidRPr="00F536B4" w:rsidRDefault="00E403F0" w:rsidP="00E403F0">
      <w:pPr>
        <w:pStyle w:val="afff9"/>
        <w:rPr>
          <w:spacing w:val="8"/>
          <w:rtl/>
        </w:rPr>
      </w:pPr>
      <w:r w:rsidRPr="00F536B4">
        <w:rPr>
          <w:spacing w:val="8"/>
          <w:rtl/>
        </w:rPr>
        <w:t>או שאמר לו: הבא לי בכולה נרות, או בכולה פתילות, והלך והביא בחציה נרות ובחציה פתילות - שניהם לא מעלו.</w:t>
      </w:r>
    </w:p>
    <w:p w:rsidR="00E403F0" w:rsidRPr="00F536B4" w:rsidRDefault="00E403F0" w:rsidP="00E403F0">
      <w:pPr>
        <w:pStyle w:val="afff9"/>
        <w:rPr>
          <w:spacing w:val="8"/>
          <w:rtl/>
        </w:rPr>
      </w:pPr>
      <w:r w:rsidRPr="00F536B4">
        <w:rPr>
          <w:spacing w:val="8"/>
          <w:rtl/>
        </w:rPr>
        <w:t>אבל אם אמר לו: הבא לי בחציה נרות ממקום פלוני, ובחציה פתילות ממקום פלוני, והלך והביא לו נרות ממקום פתילות, ופתילות ממקום נרות - השליח מעל.</w:t>
      </w:r>
    </w:p>
    <w:p w:rsidR="00E403F0" w:rsidRPr="00F536B4" w:rsidRDefault="00E403F0" w:rsidP="00E403F0">
      <w:pPr>
        <w:pStyle w:val="afff9"/>
        <w:rPr>
          <w:spacing w:val="8"/>
          <w:rtl/>
        </w:rPr>
      </w:pPr>
      <w:r w:rsidRPr="00F536B4">
        <w:rPr>
          <w:spacing w:val="8"/>
          <w:rtl/>
        </w:rPr>
        <w:t xml:space="preserve">נתן לו שתי פרוטות, ואמר לו: לך והבא לי אתרוג, והלך והביא לו באחת אתרוג ובאחת רימון - שניהם מעלו, </w:t>
      </w:r>
    </w:p>
    <w:p w:rsidR="00E403F0" w:rsidRPr="00F536B4" w:rsidRDefault="00E403F0" w:rsidP="00E403F0">
      <w:pPr>
        <w:pStyle w:val="afff9"/>
        <w:rPr>
          <w:spacing w:val="8"/>
          <w:rtl/>
        </w:rPr>
      </w:pPr>
      <w:r>
        <w:rPr>
          <w:rStyle w:val="TanaimMishna"/>
          <w:spacing w:val="8"/>
          <w:rtl/>
          <w:rPrChange w:id="20005" w:author="קלוד" w:date="2026-10-11T09:07:20Z">
            <w:rPr>
              <w:spacing w:val="8"/>
              <w:rtl/>
            </w:rPr>
          </w:rPrChange>
        </w:rPr>
        <w:t xml:space="preserve">רבי יהודה</w:t>
      </w:r>
      <w:r>
        <w:rPr>
          <w:spacing w:val="8"/>
          <w:rtl/>
        </w:rPr>
        <w:t xml:space="preserve"> אומר</w:t>
      </w:r>
      <w:r>
        <w:rPr>
          <w:rStyle w:val="TanaimMishna"/>
          <w:spacing w:val="8"/>
          <w:rtl/>
          <w:rPrChange w:id="92652" w:author="Claude" w:date="2026-10-11T09:07:52Z">
            <w:rPr>
              <w:spacing w:val="8"/>
              <w:rtl/>
            </w:rPr>
          </w:rPrChange>
        </w:rPr>
        <w:t xml:space="preserve">:</w:t>
      </w:r>
      <w:r>
        <w:rPr>
          <w:spacing w:val="8"/>
          <w:rtl/>
        </w:rPr>
        <w:t xml:space="preserve"> בעה"ב לא מעל, שהוא אומר לו אתרוג גדול הייתי מבקש - והבאת לי קטן ורע.</w:t>
      </w:r>
    </w:p>
    <w:p w:rsidR="00E403F0" w:rsidRPr="00F536B4" w:rsidRDefault="00E403F0" w:rsidP="00E403F0">
      <w:pPr>
        <w:pStyle w:val="afff3"/>
        <w:framePr w:wrap="around"/>
        <w:rPr>
          <w:spacing w:val="8"/>
          <w:rtl/>
        </w:rPr>
      </w:pPr>
      <w:r w:rsidRPr="00F536B4">
        <w:rPr>
          <w:rFonts w:hint="cs"/>
          <w:spacing w:val="8"/>
          <w:rtl/>
        </w:rPr>
        <w:t>כא:</w:t>
      </w:r>
    </w:p>
    <w:p>
      <w:pPr>
        <w:pStyle w:val="MishnaBatzad"/>
        <w:rPr>
          <w:ins w:id="20149" w:author="קלוד" w:date="2026-10-11T09:07:20Z"/>
        </w:rPr>
      </w:pPr>
      <w:ins w:id="20148" w:author="קלוד" w:date="2026-10-11T09:07:20Z">
        <w:r>
          <w:t xml:space="preserve">משנה ד</w:t>
        </w:r>
      </w:ins>
    </w:p>
    <w:p w:rsidR="00E403F0" w:rsidRPr="00F536B4" w:rsidRDefault="00E403F0" w:rsidP="00E403F0">
      <w:pPr>
        <w:pStyle w:val="afff9"/>
        <w:rPr>
          <w:spacing w:val="8"/>
          <w:rtl/>
        </w:rPr>
      </w:pPr>
      <w:r w:rsidRPr="00F536B4">
        <w:rPr>
          <w:spacing w:val="8"/>
          <w:rtl/>
        </w:rPr>
        <w:t>נתן לו דינר זהב, ואמר לו: לך והבא לי חלוק, והלך והביא לו בשלשה חלוק, ובשלשה טלית - שניהם מעלו,</w:t>
      </w:r>
    </w:p>
    <w:p w:rsidR="00E403F0" w:rsidRPr="00F536B4" w:rsidRDefault="00E403F0" w:rsidP="00E403F0">
      <w:pPr>
        <w:pStyle w:val="afff9"/>
        <w:rPr>
          <w:spacing w:val="8"/>
          <w:rtl/>
        </w:rPr>
      </w:pPr>
      <w:r>
        <w:rPr>
          <w:spacing w:val="8"/>
          <w:rtl/>
        </w:rPr>
        <w:t xml:space="preserve"> </w:t>
      </w:r>
      <w:r>
        <w:rPr>
          <w:rStyle w:val="TanaimMishna"/>
          <w:spacing w:val="8"/>
          <w:rtl/>
          <w:rPrChange w:id="92653" w:author="Claude" w:date="2026-10-11T09:07:52Z">
            <w:rPr>
              <w:spacing w:val="8"/>
              <w:rtl/>
            </w:rPr>
          </w:rPrChange>
        </w:rPr>
        <w:t xml:space="preserve">ר' יהודה</w:t>
      </w:r>
      <w:r>
        <w:rPr>
          <w:spacing w:val="8"/>
          <w:rtl/>
        </w:rPr>
        <w:t xml:space="preserve"> אומר</w:t>
      </w:r>
      <w:r>
        <w:rPr>
          <w:rStyle w:val="TanaimMishna"/>
          <w:spacing w:val="8"/>
          <w:rtl/>
          <w:rPrChange w:id="92654" w:author="Claude" w:date="2026-10-11T09:07:52Z">
            <w:rPr>
              <w:spacing w:val="8"/>
              <w:rtl/>
            </w:rPr>
          </w:rPrChange>
        </w:rPr>
        <w:t xml:space="preserve">:</w:t>
      </w:r>
      <w:r>
        <w:rPr>
          <w:spacing w:val="8"/>
          <w:rtl/>
        </w:rPr>
        <w:t xml:space="preserve"> בעה"ב לא מעל, שהוא אומר לו, חלוק גדול הייתי מבקש - והבאת לי קטן ורע.</w:t>
      </w:r>
    </w:p>
    <w:p w:rsidR="00E403F0" w:rsidRPr="00AD695E" w:rsidRDefault="00E403F0" w:rsidP="00F536B4">
      <w:pPr>
        <w:jc w:val="center"/>
        <w:rPr>
          <w:rtl/>
        </w:rPr>
      </w:pPr>
      <w:r>
        <w:rPr>
          <w:rFonts w:ascii="BA חניכי הישיבות" w:hAnsi="BA חניכי הישיבות" w:cs="BA חניכי הישיבות"/>
          <w:sz w:val="24"/>
          <w:rtl/>
        </w:rPr>
        <w:t>׹</w:t>
      </w:r>
    </w:p>
    <w:p>
      <w:pPr>
        <w:pStyle w:val="afffff8"/>
        <w:rPr>
          <w:ins w:id="90003" w:author="קלוד" w:date="2026-10-11T12:19:32Z"/>
        </w:rPr>
      </w:pPr>
      <w:ins w:id="90004" w:author="קלוד" w:date="2026-10-11T12:19:32Z">
        <w:r>
          <w:rPr>
            <w:color w:val="7B3F00"/>
          </w:rPr>
          <w:t xml:space="preserve">שליח שהביא פחות מהמוסמך - האם קני לוקח</w:t>
        </w:r>
      </w:ins>
    </w:p>
    <w:p>
      <w:pPr>
        <w:pStyle w:val="38"/>
        <w:rPr>
          <w:ins w:id="91591" w:author="מנוע מכני" w:date="2026-10-11T12:04:39Z"/>
        </w:rPr>
      </w:pPr>
      <w:ins w:id="90371" w:author="מנוע מכני" w:date="2026-10-11T12:04:39Z">
        <w:r>
          <w:t xml:space="preserve">ש"מ</w:t>
        </w:r>
      </w:ins>
      <w:del w:id="90372" w:author="מנוע מכני" w:date="2026-10-11T12:04:39Z">
        <w:r>
          <w:delText xml:space="preserve">ש''מ</w:delText>
        </w:r>
      </w:del>
      <w:r w:rsidRPr="003778A1">
        <w:t xml:space="preserve">:</w:t>
      </w:r>
    </w:p>
    <w:p w:rsidR="00E403F0" w:rsidRPr="00AD695E" w:rsidRDefault="00E403F0" w:rsidP="00E403F0">
      <w:pPr>
        <w:rPr>
          <w:rtl/>
        </w:rPr>
      </w:pPr>
      <w:del w:id="91592"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מאן דאמר לשלוחו </w:t>
      </w:r>
      <w:r>
        <w:rPr>
          <w:rFonts w:ascii="FontbitDavid" w:hAnsi="FontbitDavid" w:hint="cs"/>
          <w:sz w:val="24"/>
          <w:rtl/>
        </w:rPr>
        <w:t xml:space="preserve">לך מכור לי כור קרקע והלך ומכר לו חצי כור </w:t>
      </w:r>
      <w:r w:rsidRPr="003778A1">
        <w:rPr>
          <w:rFonts w:ascii="FontbitDavid" w:hAnsi="FontbitDavid"/>
          <w:sz w:val="24"/>
          <w:rtl/>
        </w:rPr>
        <w:t>- קני לוקח</w:t>
      </w:r>
      <w:r>
        <w:rPr>
          <w:rFonts w:ascii="FontbitDavid" w:hAnsi="FontbitDavid"/>
          <w:sz w:val="24"/>
          <w:rtl/>
        </w:rPr>
        <w:t>!</w:t>
      </w:r>
    </w:p>
    <w:p>
      <w:pPr>
        <w:pStyle w:val="38"/>
        <w:rPr>
          <w:ins w:id="91593" w:author="מנוע מכני" w:date="2026-10-11T12:04:39Z"/>
        </w:rPr>
      </w:pPr>
      <w:ins w:id="90624" w:author="מנוע מכני" w:date="2026-10-11T12:04:39Z">
        <w:r>
          <w:t xml:space="preserve">אמרו</w:t>
        </w:r>
      </w:ins>
      <w:del w:id="90625" w:author="מנוע מכני" w:date="2026-10-11T12:04:39Z">
        <w:r w:rsidRPr="003778A1">
          <w:delText xml:space="preserve">אמרי</w:delText>
        </w:r>
      </w:del>
      <w:r w:rsidRPr="003778A1">
        <w:t xml:space="preserve">:</w:t>
      </w:r>
    </w:p>
    <w:p w:rsidR="00E403F0" w:rsidRPr="00AD695E" w:rsidRDefault="00E403F0" w:rsidP="00E403F0">
      <w:pPr>
        <w:rPr>
          <w:rtl/>
        </w:rPr>
      </w:pPr>
      <w:del w:id="91594" w:author="מנוע מכני" w:date="2026-10-11T12:04:39Z">
        <w:r w:rsidRPr="003778A1">
          <w:rPr>
            <w:rFonts w:ascii="FontbitDavid" w:hAnsi="FontbitDavid"/>
            <w:sz w:val="24"/>
            <w:rtl/>
          </w:rPr>
          <w:delText xml:space="preserve"> </w:delText>
        </w:r>
      </w:del>
      <w:ins w:id="90626" w:author="מנוע מכני" w:date="2026-10-11T12:04:39Z">
        <w:r>
          <w:rPr>
            <w:rFonts w:ascii="FontbitDavid" w:hAnsi="FontbitDavid"/>
            <w:sz w:val="24"/>
            <w:rtl/>
          </w:rPr>
          <w:t xml:space="preserve">כאן</w:t>
        </w:r>
      </w:ins>
      <w:del w:id="90627" w:author="מנוע מכני" w:date="2026-10-11T12:04:39Z">
        <w:r w:rsidRPr="003778A1">
          <w:rPr>
            <w:rFonts w:ascii="FontbitDavid" w:hAnsi="FontbitDavid"/>
            <w:sz w:val="24"/>
            <w:rtl/>
          </w:rPr>
          <w:delText xml:space="preserve">הכא</w:delText>
        </w:r>
      </w:del>
      <w:r w:rsidRPr="003778A1">
        <w:rPr>
          <w:rFonts w:ascii="FontbitDavid" w:hAnsi="FontbitDavid"/>
          <w:sz w:val="24"/>
          <w:rtl/>
        </w:rPr>
        <w:t xml:space="preserve"> </w:t>
      </w:r>
      <w:ins w:id="91182" w:author="מנוע מכני" w:date="2026-10-11T12:04:39Z">
        <w:r>
          <w:rPr>
            <w:rFonts w:ascii="FontbitDavid" w:hAnsi="FontbitDavid"/>
            <w:sz w:val="24"/>
            <w:rtl/>
          </w:rPr>
          <w:t xml:space="preserve">איך</w:t>
        </w:r>
      </w:ins>
      <w:del w:id="91183" w:author="מנוע מכני" w:date="2026-10-11T12:04:39Z">
        <w:r w:rsidRPr="003778A1">
          <w:rPr>
            <w:rFonts w:ascii="FontbitDavid" w:hAnsi="FontbitDavid"/>
            <w:sz w:val="24"/>
            <w:rtl/>
          </w:rPr>
          <w:delText xml:space="preserve">היכי</w:delText>
        </w:r>
      </w:del>
      <w:r w:rsidRPr="003778A1">
        <w:rPr>
          <w:rFonts w:ascii="FontbitDavid" w:hAnsi="FontbitDavid"/>
          <w:sz w:val="24"/>
          <w:rtl/>
        </w:rPr>
        <w:t xml:space="preserve"> דמי - כגון דאייתי </w:t>
      </w:r>
      <w:ins w:id="90854" w:author="מנוע מכני" w:date="2026-10-11T12:04:39Z">
        <w:r>
          <w:rPr>
            <w:rFonts w:ascii="FontbitDavid" w:hAnsi="FontbitDavid"/>
            <w:sz w:val="24"/>
            <w:rtl/>
          </w:rPr>
          <w:t xml:space="preserve">לו</w:t>
        </w:r>
      </w:ins>
      <w:del w:id="90855"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שוה ו' בשלש</w:t>
      </w:r>
      <w:r>
        <w:rPr>
          <w:rFonts w:ascii="FontbitDavid" w:hAnsi="FontbitDavid"/>
          <w:sz w:val="24"/>
          <w:rtl/>
        </w:rPr>
        <w:t>.</w:t>
      </w:r>
    </w:p>
    <w:p>
      <w:pPr>
        <w:pStyle w:val="38"/>
        <w:rPr>
          <w:ins w:id="91595" w:author="מנוע מכני" w:date="2026-10-11T12:04:39Z"/>
        </w:rPr>
      </w:pPr>
      <w:r w:rsidRPr="003778A1">
        <w:t xml:space="preserve">אימא סיפא:</w:t>
      </w:r>
    </w:p>
    <w:p w:rsidR="00E403F0" w:rsidRPr="00AD695E" w:rsidRDefault="00E403F0" w:rsidP="00E403F0">
      <w:pPr>
        <w:rPr>
          <w:rtl/>
        </w:rPr>
      </w:pPr>
      <w:del w:id="91596"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ר' יהודה אומר </w:t>
      </w:r>
      <w:r w:rsidRPr="003778A1">
        <w:rPr>
          <w:rFonts w:ascii="FontbitDavid" w:hAnsi="FontbitDavid"/>
          <w:sz w:val="24"/>
          <w:rtl/>
        </w:rPr>
        <w:t xml:space="preserve">בעה"ב</w:t>
      </w:r>
      <w:r w:rsidRPr="003778A1">
        <w:rPr>
          <w:rFonts w:ascii="FontbitDavid" w:hAnsi="FontbitDavid"/>
          <w:sz w:val="24"/>
          <w:rtl/>
        </w:rPr>
        <w:t xml:space="preserve"> </w:t>
      </w:r>
      <w:r w:rsidRPr="003778A1">
        <w:rPr>
          <w:rFonts w:ascii="FontbitDavid" w:hAnsi="FontbitDavid"/>
          <w:sz w:val="24"/>
          <w:rtl/>
        </w:rPr>
        <w:t xml:space="preserve">לא</w:t>
      </w:r>
      <w:r w:rsidRPr="003778A1">
        <w:rPr>
          <w:rFonts w:ascii="FontbitDavid" w:hAnsi="FontbitDavid"/>
          <w:sz w:val="24"/>
          <w:rtl/>
        </w:rPr>
        <w:t xml:space="preserve"> מעל, שהוא יכול לומר לו חלוק גדול הייתי מבקש והבאת לי חלוק קטן ורע</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דא"ל</w:t>
      </w:r>
      <w:r w:rsidRPr="003778A1">
        <w:rPr>
          <w:rFonts w:ascii="FontbitDavid" w:hAnsi="FontbitDavid"/>
          <w:sz w:val="24"/>
          <w:rtl/>
        </w:rPr>
        <w:t xml:space="preserve">: </w:t>
      </w:r>
      <w:ins w:id="91084" w:author="מנוע מכני" w:date="2026-10-11T12:04:39Z">
        <w:r>
          <w:rPr>
            <w:rFonts w:ascii="FontbitDavid" w:hAnsi="FontbitDavid"/>
            <w:sz w:val="24"/>
            <w:rtl/>
          </w:rPr>
          <w:t xml:space="preserve">אם </w:t>
        </w:r>
      </w:ins>
      <w:del w:id="91085" w:author="מנוע מכני" w:date="2026-10-11T12:04:39Z">
        <w:r w:rsidRPr="003778A1">
          <w:rPr>
            <w:rFonts w:ascii="FontbitDavid" w:hAnsi="FontbitDavid"/>
            <w:sz w:val="24"/>
            <w:rtl/>
          </w:rPr>
          <w:delText xml:space="preserve">אי </w:delText>
        </w:r>
      </w:del>
      <w:r w:rsidRPr="003778A1">
        <w:rPr>
          <w:rFonts w:ascii="FontbitDavid" w:hAnsi="FontbitDavid"/>
          <w:sz w:val="24"/>
          <w:rtl/>
        </w:rPr>
        <w:t xml:space="preserve">יהבת דינר </w:t>
      </w:r>
      <w:ins w:id="91094" w:author="מנוע מכני" w:date="2026-10-11T12:04:39Z">
        <w:r>
          <w:rPr>
            <w:rFonts w:ascii="FontbitDavid" w:hAnsi="FontbitDavid"/>
            <w:sz w:val="24"/>
            <w:rtl/>
          </w:rPr>
          <w:t xml:space="preserve">כולו</w:t>
        </w:r>
      </w:ins>
      <w:del w:id="91095" w:author="מנוע מכני" w:date="2026-10-11T12:04:39Z">
        <w:r w:rsidRPr="003778A1">
          <w:rPr>
            <w:rFonts w:ascii="FontbitDavid" w:hAnsi="FontbitDavid"/>
            <w:sz w:val="24"/>
            <w:rtl/>
          </w:rPr>
          <w:delText xml:space="preserve">כוליה</w:delText>
        </w:r>
      </w:del>
      <w:r w:rsidRPr="003778A1">
        <w:rPr>
          <w:rFonts w:ascii="FontbitDavid" w:hAnsi="FontbitDavid"/>
          <w:sz w:val="24"/>
          <w:rtl/>
        </w:rPr>
        <w:t xml:space="preserve"> - אייתית לי שוה ב' דינרין</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ה"נ</w:t>
      </w:r>
      <w:r w:rsidRPr="003778A1">
        <w:rPr>
          <w:rFonts w:ascii="FontbitDavid" w:hAnsi="FontbitDavid"/>
          <w:sz w:val="24"/>
          <w:rtl/>
        </w:rPr>
        <w:t xml:space="preserve"> </w:t>
      </w:r>
      <w:ins w:id="91184" w:author="מנוע מכני" w:date="2026-10-11T12:04:39Z">
        <w:r>
          <w:rPr>
            <w:rFonts w:ascii="FontbitDavid" w:hAnsi="FontbitDavid"/>
            <w:sz w:val="24"/>
            <w:rtl/>
          </w:rPr>
          <w:t xml:space="preserve">מסתבר</w:t>
        </w:r>
      </w:ins>
      <w:del w:id="91185" w:author="מנוע מכני" w:date="2026-10-11T12:04:39Z">
        <w:r w:rsidRPr="003778A1">
          <w:rPr>
            <w:rFonts w:ascii="FontbitDavid" w:hAnsi="FontbitDavid"/>
            <w:sz w:val="24"/>
            <w:rtl/>
          </w:rPr>
          <w:delText xml:space="preserve">מסתברא</w:delText>
        </w:r>
      </w:del>
      <w:r w:rsidRPr="003778A1">
        <w:rPr>
          <w:rFonts w:ascii="FontbitDavid" w:hAnsi="FontbitDavid"/>
          <w:sz w:val="24"/>
          <w:rtl/>
        </w:rPr>
        <w:t xml:space="preserve">, דמודה ר' יהודה בקטנית ששניהם מעלו, שהקטנית בפרוטה וקטנית בדינר</w:t>
      </w:r>
      <w:r>
        <w:rPr>
          <w:rFonts w:ascii="FontbitDavid" w:hAnsi="FontbitDavid"/>
          <w:sz w:val="24"/>
          <w:rtl/>
        </w:rPr>
        <w:t>.</w:t>
      </w:r>
    </w:p>
    <w:p w:rsidR="00E403F0" w:rsidRPr="00AD695E" w:rsidRDefault="00E403F0" w:rsidP="00E403F0">
      <w:pPr>
        <w:rPr>
          <w:rtl/>
        </w:rPr>
      </w:pPr>
      <w:r w:rsidRPr="003778A1">
        <w:rPr>
          <w:rFonts w:ascii="FontbitDavid" w:hAnsi="FontbitDavid"/>
          <w:sz w:val="24"/>
          <w:rtl/>
        </w:rPr>
        <w:t xml:space="preserve">ה"ד? </w:t>
      </w:r>
      <w:ins w:id="91086" w:author="מנוע מכני" w:date="2026-10-11T12:04:39Z">
        <w:r>
          <w:rPr>
            <w:rFonts w:ascii="FontbitDavid" w:hAnsi="FontbitDavid"/>
            <w:sz w:val="24"/>
            <w:rtl/>
          </w:rPr>
          <w:t xml:space="preserve">אם </w:t>
        </w:r>
      </w:ins>
      <w:del w:id="91087" w:author="מנוע מכני" w:date="2026-10-11T12:04:39Z">
        <w:r w:rsidRPr="003778A1">
          <w:rPr>
            <w:rFonts w:ascii="FontbitDavid" w:hAnsi="FontbitDavid"/>
            <w:sz w:val="24"/>
            <w:rtl/>
          </w:rPr>
          <w:delText xml:space="preserve">אי </w:delText>
        </w:r>
      </w:del>
      <w:r w:rsidRPr="003778A1">
        <w:rPr>
          <w:rFonts w:ascii="FontbitDavid" w:hAnsi="FontbitDavid"/>
          <w:sz w:val="24"/>
          <w:rtl/>
        </w:rPr>
        <w:t xml:space="preserve">באתרא דזבני בשומא - גבי קטנית </w:t>
      </w:r>
      <w:ins w:id="90628" w:author="מנוע מכני" w:date="2026-10-11T12:04:39Z">
        <w:r>
          <w:rPr>
            <w:rFonts w:ascii="FontbitDavid" w:hAnsi="FontbitDavid"/>
            <w:sz w:val="24"/>
            <w:rtl/>
          </w:rPr>
          <w:t xml:space="preserve">גם</w:t>
        </w:r>
      </w:ins>
      <w:del w:id="90629" w:author="מנוע מכני" w:date="2026-10-11T12:04:39Z">
        <w:r w:rsidRPr="003778A1">
          <w:rPr>
            <w:rFonts w:ascii="FontbitDavid" w:hAnsi="FontbitDavid"/>
            <w:sz w:val="24"/>
            <w:rtl/>
          </w:rPr>
          <w:delText xml:space="preserve">נמי</w:delText>
        </w:r>
      </w:del>
      <w:r w:rsidRPr="003778A1">
        <w:rPr>
          <w:rFonts w:ascii="FontbitDavid" w:hAnsi="FontbitDavid"/>
          <w:sz w:val="24"/>
          <w:rtl/>
        </w:rPr>
        <w:t xml:space="preserve">, דיהב סלע מוזלי </w:t>
      </w:r>
      <w:ins w:id="90856" w:author="מנוע מכני" w:date="2026-10-11T12:04:39Z">
        <w:r>
          <w:rPr>
            <w:rFonts w:ascii="FontbitDavid" w:hAnsi="FontbitDavid"/>
            <w:sz w:val="24"/>
            <w:rtl/>
          </w:rPr>
          <w:t xml:space="preserve">לו</w:t>
        </w:r>
      </w:ins>
      <w:del w:id="90857" w:author="מנוע מכני" w:date="2026-10-11T12:04:39Z">
        <w:r w:rsidRPr="003778A1">
          <w:rPr>
            <w:rFonts w:ascii="FontbitDavid" w:hAnsi="FontbitDavid"/>
            <w:sz w:val="24"/>
            <w:rtl/>
          </w:rPr>
          <w:delText xml:space="preserve">ליה</w:delText>
        </w:r>
      </w:del>
      <w:r w:rsidRPr="003778A1">
        <w:rPr>
          <w:rFonts w:ascii="FontbitDavid" w:hAnsi="FontbitDavid"/>
          <w:sz w:val="24"/>
          <w:rtl/>
        </w:rPr>
        <w:t xml:space="preserve"> </w:t>
      </w:r>
      <w:ins w:id="91186" w:author="מנוע מכני" w:date="2026-10-11T12:04:39Z">
        <w:r>
          <w:rPr>
            <w:rFonts w:ascii="FontbitDavid" w:hAnsi="FontbitDavid"/>
            <w:sz w:val="24"/>
            <w:rtl/>
          </w:rPr>
          <w:t xml:space="preserve">יותר</w:t>
        </w:r>
      </w:ins>
      <w:del w:id="91187" w:author="מנוע מכני" w:date="2026-10-11T12:04:39Z">
        <w:r w:rsidRPr="003778A1">
          <w:rPr>
            <w:rFonts w:ascii="FontbitDavid" w:hAnsi="FontbitDavid"/>
            <w:sz w:val="24"/>
            <w:rtl/>
          </w:rPr>
          <w:delText xml:space="preserve">טפי</w:delText>
        </w:r>
      </w:del>
      <w:r>
        <w:rPr>
          <w:rFonts w:ascii="FontbitDavid" w:hAnsi="FontbitDavid"/>
          <w:sz w:val="24"/>
          <w:rtl/>
        </w:rPr>
        <w:t>!</w:t>
      </w:r>
    </w:p>
    <w:p>
      <w:pPr>
        <w:pStyle w:val="38"/>
        <w:rPr>
          <w:ins w:id="91597" w:author="מנוע מכני" w:date="2026-10-11T12:04:39Z"/>
        </w:rPr>
      </w:pPr>
      <w:r>
        <w:t xml:space="preserve">- </w:t>
      </w:r>
      <w:r>
        <w:t xml:space="preserve">א</w:t>
      </w:r>
      <w:ins w:id="90373" w:author="מנוע מכני" w:date="2026-10-11T12:04:39Z">
        <w:r>
          <w:t xml:space="preserve">ר"פ</w:t>
        </w:r>
      </w:ins>
      <w:del w:id="90374" w:author="מנוע מכני" w:date="2026-10-11T12:04:39Z">
        <w:r>
          <w:delText xml:space="preserve">ר''פ</w:delText>
        </w:r>
      </w:del>
      <w:r w:rsidRPr="00FF368C">
        <w:t xml:space="preserve">:</w:t>
      </w:r>
    </w:p>
    <w:p w:rsidR="00E403F0" w:rsidRPr="00AD695E" w:rsidRDefault="00E403F0" w:rsidP="00E403F0">
      <w:pPr>
        <w:pStyle w:val="affffb"/>
        <w:rPr>
          <w:rtl/>
        </w:rPr>
      </w:pPr>
      <w:del w:id="91598" w:author="מנוע מכני" w:date="2026-10-11T12:04:39Z">
        <w:r w:rsidRPr="00FF368C">
          <w:rPr>
            <w:rtl/>
          </w:rPr>
          <w:delText xml:space="preserve"> </w:delText>
        </w:r>
      </w:del>
      <w:ins w:id="90041" w:author="Claude - סמנטי" w:date="2026-10-11T12:17:22Z">
        <w:r>
          <w:rPr>
            <w:rtl/>
          </w:rPr>
          <w:t xml:space="preserve">במקום</w:t>
        </w:r>
      </w:ins>
      <w:del w:id="90042" w:author="Claude - סמנטי" w:date="2026-10-11T12:17:22Z">
        <w:r w:rsidRPr="00FF368C">
          <w:rPr>
            <w:rtl/>
          </w:rPr>
          <w:delText xml:space="preserve">בדוכתא</w:delText>
        </w:r>
      </w:del>
      <w:r w:rsidRPr="00FF368C">
        <w:rPr>
          <w:rtl/>
        </w:rPr>
        <w:t xml:space="preserve"> דמזבני בכני כני, כנא כנא בפרוטה, </w:t>
      </w:r>
      <w:ins w:id="90630" w:author="מנוע מכני" w:date="2026-10-11T12:04:39Z">
        <w:r>
          <w:rPr>
            <w:rtl/>
          </w:rPr>
          <w:t xml:space="preserve">דשם</w:t>
        </w:r>
      </w:ins>
      <w:del w:id="90631" w:author="מנוע מכני" w:date="2026-10-11T12:04:39Z">
        <w:r w:rsidRPr="00FF368C">
          <w:rPr>
            <w:rtl/>
          </w:rPr>
          <w:delText xml:space="preserve">דהתם</w:delText>
        </w:r>
      </w:del>
      <w:r w:rsidRPr="00FF368C">
        <w:rPr>
          <w:rtl/>
        </w:rPr>
        <w:t xml:space="preserve"> פסיק </w:t>
      </w:r>
      <w:ins w:id="90039" w:author="Claude - סמנטי" w:date="2026-10-11T12:17:22Z">
        <w:r>
          <w:rPr>
            <w:rtl/>
          </w:rPr>
          <w:t xml:space="preserve">דבריהם</w:t>
        </w:r>
      </w:ins>
      <w:del w:id="90040" w:author="Claude - סמנטי" w:date="2026-10-11T12:17:22Z">
        <w:r w:rsidRPr="00FF368C">
          <w:rPr>
            <w:rtl/>
          </w:rPr>
          <w:delText xml:space="preserve">מילתייהו</w:delText>
        </w:r>
      </w:del>
      <w:r w:rsidRPr="00FF368C">
        <w:rPr>
          <w:rtl/>
        </w:rPr>
        <w:t xml:space="preserve">.</w:t>
      </w:r>
      <w:r>
        <w:rPr>
          <w:rFonts w:hint="cs"/>
          <w:rtl/>
        </w:rPr>
        <w:t xml:space="preserve">[ולא מוזלי] </w:t>
      </w:r>
    </w:p>
    <w:p w:rsidR="00E403F0" w:rsidRPr="00AD695E" w:rsidRDefault="00E403F0" w:rsidP="00E403F0">
      <w:pPr>
        <w:rPr>
          <w:rtl/>
        </w:rPr>
      </w:pPr>
      <w:r>
        <w:rPr>
          <w:rFonts w:ascii="BA חניכי הישיבות" w:hAnsi="BA חניכי הישיבות" w:cs="BA חניכי הישיבות"/>
          <w:sz w:val="24"/>
          <w:rtl/>
        </w:rPr>
        <w:t>׻</w:t>
      </w:r>
    </w:p>
    <w:p>
      <w:pPr>
        <w:pStyle w:val="MishnaBatzad"/>
        <w:rPr>
          <w:ins w:id="20151" w:author="קלוד" w:date="2026-10-11T09:07:20Z"/>
        </w:rPr>
      </w:pPr>
      <w:ins w:id="20150" w:author="קלוד" w:date="2026-10-11T09:07:20Z">
        <w:r>
          <w:t xml:space="preserve">משנה ה</w:t>
        </w:r>
      </w:ins>
    </w:p>
    <w:p w:rsidR="00E403F0" w:rsidRPr="00C20F97" w:rsidRDefault="00E403F0" w:rsidP="00E403F0">
      <w:pPr>
        <w:pStyle w:val="afff9"/>
        <w:rPr>
          <w:del w:id="20081" w:author="קלוד" w:date="2026-10-11T09:07:20Z"/>
          <w:spacing w:val="8"/>
          <w:rtl/>
        </w:rPr>
      </w:pPr>
      <w:del w:id="20080" w:author="קלוד" w:date="2026-10-11T09:07:20Z">
        <w:r w:rsidRPr="00C20F97">
          <w:rPr>
            <w:rFonts w:hint="cs"/>
            <w:spacing w:val="8"/>
            <w:rtl/>
          </w:rPr>
          <w:delText xml:space="preserve">מתני.</w:delText>
        </w:r>
      </w:del>
    </w:p>
    <w:p w:rsidR="00E403F0" w:rsidRPr="00C20F97" w:rsidRDefault="00E403F0" w:rsidP="00E403F0">
      <w:pPr>
        <w:pStyle w:val="afff9"/>
        <w:spacing w:before="120"/>
        <w:rPr>
          <w:spacing w:val="8"/>
          <w:rtl/>
        </w:rPr>
        <w:pPrChange w:id="90032" w:author="קלוד" w:date="2026-10-11T12:09:42Z">
          <w:pPr>
            <w:pStyle w:val="afff9"/>
          </w:pPr>
        </w:pPrChange>
      </w:pPr>
      <w:r w:rsidRPr="00C20F97">
        <w:rPr>
          <w:spacing w:val="8"/>
          <w:rtl/>
        </w:rPr>
        <w:t>המפקיד מעות אצל שולחני, אם צרורין לא ישתמש בהן, לפיכך אם הוציא - מעל.</w:t>
      </w:r>
    </w:p>
    <w:p w:rsidR="00E403F0" w:rsidRPr="00C20F97" w:rsidRDefault="00E403F0" w:rsidP="00E403F0">
      <w:pPr>
        <w:pStyle w:val="afff9"/>
        <w:rPr>
          <w:spacing w:val="8"/>
          <w:rtl/>
        </w:rPr>
      </w:pPr>
      <w:r w:rsidRPr="00C20F97">
        <w:rPr>
          <w:spacing w:val="8"/>
          <w:rtl/>
        </w:rPr>
        <w:t>אם מותרין - ישתמש בהן, לפיכך אם הוציא - לא מעל.</w:t>
      </w:r>
    </w:p>
    <w:p w:rsidR="00E403F0" w:rsidRPr="00C20F97" w:rsidRDefault="00E403F0" w:rsidP="00E403F0">
      <w:pPr>
        <w:pStyle w:val="afff9"/>
        <w:rPr>
          <w:spacing w:val="8"/>
          <w:rtl/>
        </w:rPr>
      </w:pPr>
      <w:r w:rsidRPr="00C20F97">
        <w:rPr>
          <w:spacing w:val="8"/>
          <w:rtl/>
        </w:rPr>
        <w:t>אצל בעה"ב - בין כך ובין כך לא ישתמש בהן, לפיכך אם הוציא - מעל.</w:t>
      </w:r>
    </w:p>
    <w:p w:rsidR="00E403F0" w:rsidRPr="00C20F97" w:rsidRDefault="00E403F0" w:rsidP="00E403F0">
      <w:pPr>
        <w:pStyle w:val="afff9"/>
        <w:rPr>
          <w:spacing w:val="8"/>
          <w:rtl/>
        </w:rPr>
      </w:pPr>
      <w:r>
        <w:rPr>
          <w:spacing w:val="8"/>
          <w:rtl/>
        </w:rPr>
        <w:t xml:space="preserve">החנווני כבעה"ב - דברי </w:t>
      </w:r>
      <w:r>
        <w:rPr>
          <w:rStyle w:val="TanaimMishna"/>
          <w:spacing w:val="8"/>
          <w:rtl/>
          <w:rPrChange w:id="92656" w:author="Claude" w:date="2026-10-11T09:07:52Z">
            <w:rPr>
              <w:spacing w:val="8"/>
              <w:rtl/>
            </w:rPr>
          </w:rPrChange>
        </w:rPr>
        <w:t xml:space="preserve">ר"מ</w:t>
      </w:r>
      <w:r>
        <w:rPr>
          <w:spacing w:val="8"/>
          <w:rtl/>
        </w:rPr>
        <w:t xml:space="preserve">, </w:t>
      </w:r>
      <w:r>
        <w:rPr>
          <w:rStyle w:val="TanaimMishna"/>
          <w:spacing w:val="8"/>
          <w:rtl/>
          <w:rPrChange w:id="92655" w:author="Claude" w:date="2026-10-11T09:07:52Z">
            <w:rPr>
              <w:spacing w:val="8"/>
              <w:rtl/>
            </w:rPr>
          </w:rPrChange>
        </w:rPr>
        <w:t xml:space="preserve">ר' יהודה</w:t>
      </w:r>
      <w:r>
        <w:rPr>
          <w:spacing w:val="8"/>
          <w:rtl/>
        </w:rPr>
        <w:t xml:space="preserve"> אומר</w:t>
      </w:r>
      <w:r>
        <w:rPr>
          <w:rStyle w:val="TanaimMishna"/>
          <w:spacing w:val="8"/>
          <w:rtl/>
          <w:rPrChange w:id="92657" w:author="Claude" w:date="2026-10-11T09:07:52Z">
            <w:rPr>
              <w:spacing w:val="8"/>
              <w:rtl/>
            </w:rPr>
          </w:rPrChange>
        </w:rPr>
        <w:t xml:space="preserve">:</w:t>
      </w:r>
      <w:r>
        <w:rPr>
          <w:spacing w:val="8"/>
          <w:rtl/>
        </w:rPr>
        <w:t xml:space="preserve"> כשולחני.</w:t>
      </w:r>
    </w:p>
    <w:p w:rsidR="00E403F0" w:rsidRPr="00C20F97" w:rsidRDefault="00E403F0" w:rsidP="00E403F0">
      <w:pPr>
        <w:pStyle w:val="afff9"/>
        <w:rPr>
          <w:spacing w:val="8"/>
          <w:rtl/>
        </w:rPr>
      </w:pPr>
      <w:r w:rsidRPr="00C20F97">
        <w:rPr>
          <w:spacing w:val="8"/>
          <w:rtl/>
        </w:rPr>
        <w:t xml:space="preserve">נפלה פרוטה של הקדש בתוך כיסו, או שאמר, פרוטה בכיס זה הקדש כיון שהוציא את הראשונה </w:t>
      </w:r>
    </w:p>
    <w:p w:rsidR="00E403F0" w:rsidRPr="00C20F97" w:rsidRDefault="00E403F0" w:rsidP="00E403F0">
      <w:pPr>
        <w:pStyle w:val="afff9"/>
        <w:rPr>
          <w:spacing w:val="8"/>
          <w:rtl/>
        </w:rPr>
      </w:pPr>
      <w:r>
        <w:rPr>
          <w:rFonts w:hint="cs"/>
          <w:spacing w:val="8"/>
          <w:rtl/>
        </w:rPr>
        <w:t xml:space="preserve">ל</w:t>
      </w:r>
      <w:r>
        <w:rPr>
          <w:rStyle w:val="TanaimMishna"/>
          <w:rFonts w:hint="cs"/>
          <w:spacing w:val="8"/>
          <w:rtl/>
          <w:rPrChange w:id="20006" w:author="קלוד" w:date="2026-10-11T09:07:20Z">
            <w:rPr>
              <w:rFonts w:hint="cs"/>
              <w:spacing w:val="8"/>
              <w:rtl/>
            </w:rPr>
          </w:rPrChange>
        </w:rPr>
        <w:t xml:space="preserve">רבי עקיבא</w:t>
      </w:r>
      <w:r>
        <w:rPr>
          <w:rStyle w:val="TanaimMishna"/>
          <w:rFonts w:hint="cs"/>
          <w:spacing w:val="8"/>
          <w:rtl/>
          <w:rPrChange w:id="92658" w:author="Claude" w:date="2026-10-11T09:07:52Z">
            <w:rPr>
              <w:rFonts w:hint="cs"/>
              <w:spacing w:val="8"/>
              <w:rtl/>
            </w:rPr>
          </w:rPrChange>
        </w:rPr>
        <w:t xml:space="preserve">:</w:t>
      </w:r>
      <w:r w:rsidRPr="00C20F97">
        <w:rPr>
          <w:spacing w:val="8"/>
          <w:rtl/>
        </w:rPr>
        <w:t xml:space="preserve">- מעל, </w:t>
      </w:r>
      <w:r w:rsidRPr="00C20F97">
        <w:rPr>
          <w:spacing w:val="8"/>
          <w:rtl/>
        </w:rPr>
        <w:tab/>
      </w:r>
      <w:r w:rsidRPr="00C20F97">
        <w:rPr>
          <w:spacing w:val="8"/>
          <w:rtl/>
        </w:rPr>
        <w:tab/>
      </w:r>
      <w:r w:rsidRPr="00C20F97">
        <w:rPr>
          <w:spacing w:val="8"/>
          <w:rtl/>
        </w:rPr>
        <w:tab/>
        <w:t xml:space="preserve">וח</w:t>
      </w:r>
      <w:ins w:id="90375" w:author="מנוע מכני" w:date="2026-10-11T12:04:39Z">
        <w:r>
          <w:rPr>
            <w:spacing w:val="8"/>
            <w:rtl/>
          </w:rPr>
          <w:t xml:space="preserve">כ"א</w:t>
        </w:r>
      </w:ins>
      <w:del w:id="90376" w:author="מנוע מכני" w:date="2026-10-11T12:04:39Z">
        <w:r w:rsidRPr="00C20F97">
          <w:rPr>
            <w:spacing w:val="8"/>
            <w:rtl/>
          </w:rPr>
          <w:tab/>
          <w:delText xml:space="preserve">כ</w:delText>
        </w:r>
        <w:r w:rsidRPr="00C20F97">
          <w:rPr>
            <w:rFonts w:hint="cs"/>
            <w:spacing w:val="8"/>
            <w:rtl/>
          </w:rPr>
          <w:delText xml:space="preserve">''א</w:delText>
        </w:r>
      </w:del>
      <w:r w:rsidRPr="00C20F97">
        <w:rPr>
          <w:spacing w:val="8"/>
          <w:rtl/>
        </w:rPr>
        <w:t xml:space="preserve">: עד שיוציא את כל הכיס, </w:t>
      </w:r>
    </w:p>
    <w:p w:rsidR="00E403F0" w:rsidRPr="00C20F97" w:rsidRDefault="00E403F0" w:rsidP="00E403F0">
      <w:pPr>
        <w:pStyle w:val="afff9"/>
        <w:rPr>
          <w:spacing w:val="8"/>
          <w:rtl/>
        </w:rPr>
      </w:pPr>
      <w:r>
        <w:rPr>
          <w:spacing w:val="8"/>
          <w:rtl/>
        </w:rPr>
        <w:t xml:space="preserve">ומודה </w:t>
      </w:r>
      <w:r>
        <w:rPr>
          <w:rStyle w:val="TanaimMishna"/>
          <w:spacing w:val="8"/>
          <w:rtl/>
          <w:rPrChange w:id="92659" w:author="Claude" w:date="2026-10-11T09:07:52Z">
            <w:rPr>
              <w:spacing w:val="8"/>
              <w:rtl/>
            </w:rPr>
          </w:rPrChange>
        </w:rPr>
        <w:t xml:space="preserve">ר"ע</w:t>
      </w:r>
      <w:r>
        <w:rPr>
          <w:spacing w:val="8"/>
          <w:rtl/>
        </w:rPr>
        <w:t xml:space="preserve"> ל</w:t>
      </w:r>
      <w:r>
        <w:rPr>
          <w:rStyle w:val="TanaimMishna"/>
          <w:spacing w:val="8"/>
          <w:rtl/>
          <w:rPrChange w:id="20007" w:author="קלוד" w:date="2026-10-11T09:07:20Z">
            <w:rPr>
              <w:spacing w:val="8"/>
              <w:rtl/>
            </w:rPr>
          </w:rPrChange>
        </w:rPr>
        <w:t xml:space="preserve">חכמים</w:t>
      </w:r>
      <w:r>
        <w:rPr>
          <w:spacing w:val="8"/>
          <w:rtl/>
        </w:rPr>
        <w:t xml:space="preserve"> באומר פרוטה מן כיס זה הקדש - שהוא מוציא והולך, עד שיוציא את כל הכיס.</w:t>
      </w:r>
    </w:p>
    <w:p w:rsidR="00E403F0" w:rsidRPr="00AD695E" w:rsidRDefault="00E403F0" w:rsidP="00E403F0">
      <w:pPr>
        <w:rPr>
          <w:rtl/>
        </w:rPr>
      </w:pPr>
      <w:r>
        <w:rPr>
          <w:rFonts w:ascii="BA חניכי הישיבות" w:hAnsi="BA חניכי הישיבות" w:cs="BA חניכי הישיבות"/>
          <w:sz w:val="24"/>
          <w:rtl/>
        </w:rPr>
        <w:t>׻</w:t>
      </w:r>
    </w:p>
    <w:p>
      <w:pPr>
        <w:pStyle w:val="afffff8"/>
        <w:rPr>
          <w:ins w:id="90001" w:author="קלוד" w:date="2026-10-11T12:19:32Z"/>
        </w:rPr>
      </w:pPr>
      <w:ins w:id="90002" w:author="קלוד" w:date="2026-10-11T12:19:32Z">
        <w:r>
          <w:rPr>
            <w:color w:val="7B3F00"/>
          </w:rPr>
          <w:t xml:space="preserve">פרוטה בכיס - ר"ע וחכמים ברישא ובסיפא</w:t>
        </w:r>
      </w:ins>
    </w:p>
    <w:p>
      <w:pPr>
        <w:pStyle w:val="38"/>
        <w:rPr>
          <w:ins w:id="91599" w:author="מנוע מכני" w:date="2026-10-11T12:04:39Z"/>
        </w:rPr>
      </w:pPr>
      <w:r>
        <w:t xml:space="preserve">כשבא </w:t>
      </w:r>
      <w:ins w:id="90377" w:author="מנוע מכני" w:date="2026-10-11T12:04:39Z">
        <w:r>
          <w:t xml:space="preserve">ר"ד</w:t>
        </w:r>
      </w:ins>
      <w:del w:id="90378" w:author="מנוע מכני" w:date="2026-10-11T12:04:39Z">
        <w:r>
          <w:delText xml:space="preserve">ר''ד</w:delText>
        </w:r>
      </w:del>
      <w:r>
        <w:t xml:space="preserve"> </w:t>
      </w:r>
      <w:r w:rsidRPr="003778A1">
        <w:t xml:space="preserve">רמי </w:t>
      </w:r>
      <w:ins w:id="90858" w:author="מנוע מכני" w:date="2026-10-11T12:04:39Z">
        <w:r>
          <w:t xml:space="preserve">לו</w:t>
        </w:r>
      </w:ins>
      <w:del w:id="90859" w:author="מנוע מכני" w:date="2026-10-11T12:04:39Z">
        <w:r w:rsidRPr="003778A1">
          <w:delText xml:space="preserve">ליה</w:delText>
        </w:r>
      </w:del>
      <w:r w:rsidRPr="003778A1">
        <w:t xml:space="preserve"> ר"ל לר</w:t>
      </w:r>
      <w:ins w:id="90379" w:author="מנוע מכני" w:date="2026-10-11T12:04:39Z">
        <w:r>
          <w:t xml:space="preserve">י"ו</w:t>
        </w:r>
      </w:ins>
      <w:del w:id="90380" w:author="מנוע מכני" w:date="2026-10-11T12:04:39Z">
        <w:r>
          <w:delText xml:space="preserve">י''ו</w:delText>
        </w:r>
      </w:del>
      <w:r w:rsidRPr="003778A1">
        <w:t xml:space="preserve">:</w:t>
      </w:r>
    </w:p>
    <w:p w:rsidR="00E403F0" w:rsidRPr="00AD695E" w:rsidRDefault="00E403F0" w:rsidP="00E403F0">
      <w:pPr>
        <w:rPr>
          <w:rtl/>
        </w:rPr>
      </w:pPr>
      <w:del w:id="9160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מ"ש</w:t>
      </w:r>
      <w:r w:rsidRPr="003778A1">
        <w:rPr>
          <w:rFonts w:ascii="FontbitDavid" w:hAnsi="FontbitDavid"/>
          <w:sz w:val="24"/>
          <w:rtl/>
        </w:rPr>
        <w:t xml:space="preserve"> רישא ומ"ש סיפא</w:t>
      </w:r>
      <w:r>
        <w:rPr>
          <w:rFonts w:ascii="FontbitDavid" w:hAnsi="FontbitDavid" w:hint="cs"/>
          <w:sz w:val="24"/>
          <w:rtl/>
        </w:rPr>
        <w:t xml:space="preserve"> [דמודה </w:t>
      </w:r>
      <w:ins w:id="90381" w:author="מנוע מכני" w:date="2026-10-11T12:04:39Z">
        <w:r>
          <w:rPr>
            <w:rStyle w:val="2fb"/>
            <w:rFonts w:ascii="FontbitDavid" w:hAnsi="FontbitDavid" w:hint="cs"/>
            <w:sz w:val="24"/>
            <w:rtl/>
          </w:rPr>
          <w:t xml:space="preserve">ר"ע</w:t>
        </w:r>
      </w:ins>
      <w:del w:id="90382" w:author="מנוע מכני" w:date="2026-10-11T12:04:39Z">
        <w:r>
          <w:rPr>
            <w:rFonts w:ascii="FontbitDavid" w:hAnsi="FontbitDavid" w:hint="cs"/>
            <w:sz w:val="24"/>
            <w:rtl/>
          </w:rPr>
          <w:delText xml:space="preserve">ר''ע</w:delText>
        </w:r>
      </w:del>
      <w:r>
        <w:rPr>
          <w:rFonts w:ascii="FontbitDavid" w:hAnsi="FontbitDavid" w:hint="cs"/>
          <w:sz w:val="24"/>
          <w:rtl/>
        </w:rPr>
        <w:t xml:space="preserve"> לחכמים]</w:t>
      </w:r>
      <w:r w:rsidRPr="003778A1">
        <w:rPr>
          <w:rFonts w:ascii="FontbitDavid" w:hAnsi="FontbitDavid"/>
          <w:sz w:val="24"/>
          <w:rtl/>
        </w:rPr>
        <w:t xml:space="preserve"> </w:t>
      </w:r>
    </w:p>
    <w:p>
      <w:pPr>
        <w:pStyle w:val="38"/>
        <w:rPr>
          <w:ins w:id="91601" w:author="מנוע מכני" w:date="2026-10-11T12:04:39Z"/>
        </w:rPr>
      </w:pPr>
      <w:r>
        <w:t xml:space="preserve">א. </w:t>
      </w:r>
      <w:ins w:id="90383" w:author="מנוע מכני" w:date="2026-10-11T12:04:39Z">
        <w:r>
          <w:t xml:space="preserve">א"ל</w:t>
        </w:r>
      </w:ins>
      <w:del w:id="90384" w:author="מנוע מכני" w:date="2026-10-11T12:04:39Z">
        <w:r>
          <w:delText xml:space="preserve">א''ל</w:delText>
        </w:r>
      </w:del>
      <w:r>
        <w:t xml:space="preserve">:</w:t>
      </w:r>
    </w:p>
    <w:p w:rsidR="00E403F0" w:rsidRPr="00AD695E" w:rsidRDefault="00E403F0" w:rsidP="00E403F0">
      <w:pPr>
        <w:rPr>
          <w:rtl/>
        </w:rPr>
      </w:pPr>
      <w:del w:id="91602" w:author="מנוע מכני" w:date="2026-10-11T12:04:39Z">
        <w:r>
          <w:rPr>
            <w:rFonts w:ascii="FontbitDavid" w:hAnsi="FontbitDavid" w:hint="cs"/>
            <w:sz w:val="24"/>
            <w:rtl/>
          </w:rPr>
          <w:delText xml:space="preserve"> </w:delText>
        </w:r>
      </w:del>
      <w:r w:rsidRPr="003778A1">
        <w:rPr>
          <w:rFonts w:ascii="FontbitDavid" w:hAnsi="FontbitDavid"/>
          <w:sz w:val="24"/>
          <w:rtl/>
        </w:rPr>
        <w:t xml:space="preserve">סיפא </w:t>
      </w:r>
      <w:ins w:id="91134" w:author="מנוע מכני" w:date="2026-10-11T12:04:39Z">
        <w:r>
          <w:rPr>
            <w:rFonts w:ascii="FontbitDavid" w:hAnsi="FontbitDavid" w:hint="cs"/>
            <w:sz w:val="24"/>
            <w:rtl/>
          </w:rPr>
          <w:t xml:space="preserve">דשונה</w:t>
        </w:r>
      </w:ins>
      <w:del w:id="91135" w:author="מנוע מכני" w:date="2026-10-11T12:04:39Z">
        <w:r>
          <w:rPr>
            <w:rFonts w:ascii="FontbitDavid" w:hAnsi="FontbitDavid" w:hint="cs"/>
            <w:sz w:val="24"/>
            <w:rtl/>
          </w:rPr>
          <w:delText xml:space="preserve">דמתני</w:delText>
        </w:r>
      </w:del>
      <w:r>
        <w:rPr>
          <w:rFonts w:ascii="FontbitDavid" w:hAnsi="FontbitDavid" w:hint="cs"/>
          <w:sz w:val="24"/>
          <w:rtl/>
        </w:rPr>
        <w:t xml:space="preserve"> </w:t>
      </w:r>
      <w:r w:rsidRPr="003778A1">
        <w:rPr>
          <w:rFonts w:ascii="FontbitDavid" w:hAnsi="FontbitDavid"/>
          <w:sz w:val="24"/>
          <w:rtl/>
        </w:rPr>
        <w:t xml:space="preserve">- באומר </w:t>
      </w:r>
      <w:r w:rsidRPr="003778A1">
        <w:rPr>
          <w:rFonts w:ascii="FontbitDavid" w:hAnsi="FontbitDavid"/>
          <w:sz w:val="24"/>
          <w:rtl/>
        </w:rPr>
        <w:t xml:space="preserve">לא</w:t>
      </w:r>
      <w:r w:rsidRPr="003778A1">
        <w:rPr>
          <w:rFonts w:ascii="FontbitDavid" w:hAnsi="FontbitDavid"/>
          <w:sz w:val="24"/>
          <w:rtl/>
        </w:rPr>
        <w:t xml:space="preserve"> יפטור כיס זה מן ההקדש</w:t>
      </w:r>
      <w:r>
        <w:rPr>
          <w:rFonts w:ascii="FontbitDavid" w:hAnsi="FontbitDavid"/>
          <w:sz w:val="24"/>
          <w:rtl/>
        </w:rPr>
        <w:t>.</w:t>
      </w:r>
    </w:p>
    <w:p w:rsidR="00E403F0" w:rsidRPr="00AD695E" w:rsidRDefault="00E403F0" w:rsidP="00E403F0">
      <w:pPr>
        <w:rPr>
          <w:rtl/>
        </w:rPr>
      </w:pPr>
      <w:r>
        <w:rPr>
          <w:rFonts w:ascii="FontbitDavid" w:hAnsi="FontbitDavid" w:hint="cs"/>
          <w:sz w:val="24"/>
          <w:rtl/>
        </w:rPr>
        <w:t xml:space="preserve">ב. </w:t>
      </w:r>
      <w:r w:rsidRPr="003778A1">
        <w:rPr>
          <w:rStyle w:val="2fb"/>
          <w:rFonts w:ascii="FontbitDavid" w:hAnsi="FontbitDavid"/>
          <w:sz w:val="24"/>
          <w:rtl/>
        </w:rPr>
        <w:t>רבין</w:t>
      </w:r>
      <w:r>
        <w:rPr>
          <w:rFonts w:ascii="FontbitDavid" w:hAnsi="FontbitDavid" w:hint="cs"/>
          <w:sz w:val="24"/>
          <w:rtl/>
        </w:rPr>
        <w:t>.</w:t>
      </w:r>
      <w:r w:rsidRPr="003778A1">
        <w:rPr>
          <w:rFonts w:ascii="FontbitDavid" w:hAnsi="FontbitDavid"/>
          <w:sz w:val="24"/>
          <w:rtl/>
        </w:rPr>
        <w:t xml:space="preserve"> </w:t>
      </w:r>
      <w:r>
        <w:rPr>
          <w:rFonts w:ascii="FontbitDavid" w:hAnsi="FontbitDavid" w:hint="cs"/>
          <w:sz w:val="24"/>
          <w:rtl/>
        </w:rPr>
        <w:t xml:space="preserve">רישא בשוורים </w:t>
      </w:r>
      <w:r w:rsidRPr="003778A1">
        <w:rPr>
          <w:rFonts w:ascii="FontbitDavid" w:hAnsi="FontbitDavid"/>
          <w:sz w:val="24"/>
          <w:rtl/>
        </w:rPr>
        <w:t xml:space="preserve">דתנן</w:t>
      </w:r>
      <w:r w:rsidRPr="003778A1">
        <w:rPr>
          <w:rFonts w:ascii="FontbitDavid" w:hAnsi="FontbitDavid"/>
          <w:sz w:val="24"/>
          <w:rtl/>
        </w:rPr>
        <w:t xml:space="preserve"> האומר אחד משווריי הקדש היו לו שנים - הגדול שבהן הקדש</w:t>
      </w:r>
      <w:r>
        <w:rPr>
          <w:rFonts w:ascii="FontbitDavid" w:hAnsi="FontbitDavid"/>
          <w:sz w:val="24"/>
          <w:rtl/>
        </w:rPr>
        <w:t>!</w:t>
      </w:r>
    </w:p>
    <w:p>
      <w:pPr>
        <w:pStyle w:val="38"/>
        <w:rPr>
          <w:ins w:id="91603" w:author="מנוע מכני" w:date="2026-10-11T12:04:39Z"/>
        </w:rPr>
      </w:pPr>
      <w:r>
        <w:tab/>
      </w:r>
      <w:r w:rsidRPr="003778A1">
        <w:t xml:space="preserve">א"ל</w:t>
      </w:r>
      <w:r w:rsidRPr="003778A1">
        <w:t xml:space="preserve">:</w:t>
      </w:r>
    </w:p>
    <w:p w:rsidR="00E403F0" w:rsidRPr="00AD695E" w:rsidRDefault="00E403F0" w:rsidP="00E403F0">
      <w:pPr>
        <w:rPr>
          <w:rtl/>
        </w:rPr>
      </w:pPr>
      <w:del w:id="91604"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סיפא </w:t>
      </w:r>
      <w:r>
        <w:rPr>
          <w:rFonts w:ascii="FontbitDavid" w:hAnsi="FontbitDavid" w:hint="cs"/>
          <w:sz w:val="24"/>
          <w:rtl/>
        </w:rPr>
        <w:t xml:space="preserve">דמתני' </w:t>
      </w:r>
      <w:r w:rsidRPr="003778A1">
        <w:rPr>
          <w:rFonts w:ascii="FontbitDavid" w:hAnsi="FontbitDavid"/>
          <w:sz w:val="24"/>
          <w:rtl/>
        </w:rPr>
        <w:t xml:space="preserve">באומר </w:t>
      </w:r>
      <w:r w:rsidRPr="003778A1">
        <w:rPr>
          <w:rFonts w:ascii="FontbitDavid" w:hAnsi="FontbitDavid"/>
          <w:sz w:val="24"/>
          <w:rtl/>
        </w:rPr>
        <w:t xml:space="preserve">לא</w:t>
      </w:r>
      <w:r w:rsidRPr="003778A1">
        <w:rPr>
          <w:rFonts w:ascii="FontbitDavid" w:hAnsi="FontbitDavid"/>
          <w:sz w:val="24"/>
          <w:rtl/>
        </w:rPr>
        <w:t xml:space="preserve"> יפטור כיס זה מן ההקדש</w:t>
      </w:r>
      <w:r>
        <w:rPr>
          <w:rFonts w:ascii="FontbitDavid" w:hAnsi="FontbitDavid"/>
          <w:sz w:val="24"/>
          <w:rtl/>
        </w:rPr>
        <w:t>.</w:t>
      </w:r>
    </w:p>
    <w:p w:rsidR="00E403F0" w:rsidRPr="00AD695E" w:rsidRDefault="00E403F0" w:rsidP="00E403F0">
      <w:pPr>
        <w:pStyle w:val="afff3"/>
        <w:framePr w:wrap="around"/>
        <w:rPr>
          <w:rtl/>
        </w:rPr>
      </w:pPr>
      <w:r>
        <w:rPr>
          <w:rFonts w:hint="cs"/>
          <w:rtl/>
        </w:rPr>
        <w:t>כב.</w:t>
      </w:r>
    </w:p>
    <w:p>
      <w:pPr>
        <w:pStyle w:val="38"/>
        <w:rPr>
          <w:ins w:id="91605" w:author="מנוע מכני" w:date="2026-10-11T12:04:39Z"/>
        </w:rPr>
      </w:pPr>
      <w:r>
        <w:t xml:space="preserve">ג. </w:t>
      </w:r>
      <w:ins w:id="90444" w:author="מנוע מכני" w:date="2026-10-11T12:04:39Z">
        <w:r>
          <w:t xml:space="preserve">ר"פ</w:t>
        </w:r>
      </w:ins>
      <w:del w:id="90445" w:author="מנוע מכני" w:date="2026-10-11T12:04:39Z">
        <w:r>
          <w:delText xml:space="preserve">רב פפא</w:delText>
        </w:r>
      </w:del>
      <w:r w:rsidRPr="003778A1">
        <w:t xml:space="preserve">:</w:t>
      </w:r>
    </w:p>
    <w:p w:rsidR="00E403F0" w:rsidRPr="00AD695E" w:rsidRDefault="00E403F0" w:rsidP="00E403F0">
      <w:pPr>
        <w:rPr>
          <w:rtl/>
        </w:rPr>
      </w:pPr>
      <w:del w:id="91606" w:author="מנוע מכני" w:date="2026-10-11T12:04:39Z">
        <w:r w:rsidRPr="003778A1">
          <w:rPr>
            <w:rFonts w:ascii="FontbitDavid" w:hAnsi="FontbitDavid"/>
            <w:sz w:val="24"/>
            <w:rtl/>
          </w:rPr>
          <w:delText xml:space="preserve"> </w:delText>
        </w:r>
      </w:del>
      <w:r>
        <w:rPr>
          <w:rFonts w:ascii="FontbitDavid" w:hAnsi="FontbitDavid" w:hint="cs"/>
          <w:sz w:val="24"/>
          <w:rtl/>
        </w:rPr>
        <w:t xml:space="preserve">רישא בלוגין </w:t>
      </w:r>
      <w:r>
        <w:rPr>
          <w:rFonts w:ascii="FontbitDavid" w:hAnsi="FontbitDavid" w:hint="cs"/>
          <w:sz w:val="24"/>
          <w:rtl/>
        </w:rPr>
        <w:t xml:space="preserve">ד</w:t>
      </w:r>
      <w:r w:rsidRPr="003778A1">
        <w:rPr>
          <w:rFonts w:ascii="FontbitDavid" w:hAnsi="FontbitDavid"/>
          <w:sz w:val="24"/>
          <w:rtl/>
        </w:rPr>
        <w:t xml:space="preserve">תנן</w:t>
      </w:r>
      <w:r w:rsidRPr="003778A1">
        <w:rPr>
          <w:rFonts w:ascii="FontbitDavid" w:hAnsi="FontbitDavid"/>
          <w:sz w:val="24"/>
          <w:rtl/>
        </w:rPr>
        <w:t xml:space="preserve">: הלוקח יין מבין הכותים אומר שני לוגין שאני עתיד להפריש</w:t>
      </w:r>
      <w:ins w:id="90992" w:author="מנוע מכני" w:date="2026-10-11T12:04:39Z">
        <w:r>
          <w:rPr>
            <w:rFonts w:ascii="FontbitDavid" w:hAnsi="FontbitDavid"/>
            <w:sz w:val="24"/>
            <w:rtl/>
          </w:rPr>
          <w:t xml:space="preserve"> </w:t>
        </w:r>
      </w:ins>
      <w:del w:id="90993"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הרי הן תרומה, עשרה מעשר ראשון, תשעה מעשר שני ומיחל ושותה מיד - דברי </w:t>
      </w:r>
      <w:r w:rsidRPr="003778A1">
        <w:rPr>
          <w:rStyle w:val="2fb"/>
          <w:rFonts w:ascii="FontbitDavid" w:hAnsi="FontbitDavid"/>
          <w:sz w:val="24"/>
          <w:rtl/>
        </w:rPr>
        <w:t xml:space="preserve">ר"מ</w:t>
      </w:r>
      <w:r w:rsidRPr="003778A1">
        <w:rPr>
          <w:rFonts w:ascii="FontbitDavid" w:hAnsi="FontbitDavid"/>
          <w:sz w:val="24"/>
          <w:rtl/>
        </w:rPr>
        <w:t xml:space="preserve">, </w:t>
      </w:r>
    </w:p>
    <w:p>
      <w:pPr>
        <w:pStyle w:val="38"/>
        <w:rPr>
          <w:ins w:id="91607" w:author="מנוע מכני" w:date="2026-10-11T12:04:39Z"/>
        </w:rPr>
      </w:pPr>
      <w:r>
        <w:tab/>
      </w:r>
      <w:ins w:id="90446" w:author="מנוע מכני" w:date="2026-10-11T12:04:39Z">
        <w:r>
          <w:t xml:space="preserve">ר"י</w:t>
        </w:r>
      </w:ins>
      <w:del w:id="90447" w:author="מנוע מכני" w:date="2026-10-11T12:04:39Z">
        <w:r w:rsidRPr="003778A1">
          <w:delText xml:space="preserve">רבי יהודה</w:delText>
        </w:r>
      </w:del>
      <w:r w:rsidRPr="003778A1">
        <w:t xml:space="preserve"> ורבי יוסי ור"ש:</w:t>
      </w:r>
    </w:p>
    <w:p w:rsidR="00E403F0" w:rsidRPr="00AD695E" w:rsidRDefault="00E403F0" w:rsidP="00E403F0">
      <w:pPr>
        <w:rPr>
          <w:rtl/>
        </w:rPr>
      </w:pPr>
      <w:del w:id="91608"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אוסרים</w:t>
      </w:r>
      <w:r>
        <w:rPr>
          <w:rFonts w:ascii="FontbitDavid" w:hAnsi="FontbitDavid"/>
          <w:sz w:val="24"/>
          <w:rtl/>
        </w:rPr>
        <w:t>!</w:t>
      </w:r>
    </w:p>
    <w:p>
      <w:pPr>
        <w:pStyle w:val="38"/>
        <w:rPr>
          <w:ins w:id="91609" w:author="מנוע מכני" w:date="2026-10-11T12:04:39Z"/>
        </w:rPr>
      </w:pPr>
      <w:r>
        <w:tab/>
      </w:r>
      <w:r w:rsidRPr="003778A1">
        <w:t xml:space="preserve">א"ל</w:t>
      </w:r>
      <w:r w:rsidRPr="003778A1">
        <w:t xml:space="preserve">:</w:t>
      </w:r>
    </w:p>
    <w:p w:rsidR="00E403F0" w:rsidRPr="00AD695E" w:rsidRDefault="00E403F0" w:rsidP="00E403F0">
      <w:pPr>
        <w:rPr>
          <w:rtl/>
        </w:rPr>
      </w:pPr>
      <w:del w:id="91610" w:author="מנוע מכני" w:date="2026-10-11T12:04:39Z">
        <w:r w:rsidRPr="003778A1">
          <w:rPr>
            <w:rFonts w:ascii="FontbitDavid" w:hAnsi="FontbitDavid"/>
            <w:sz w:val="24"/>
            <w:rtl/>
          </w:rPr>
          <w:delText xml:space="preserve"> </w:delText>
        </w:r>
      </w:del>
      <w:r w:rsidRPr="003778A1">
        <w:rPr>
          <w:rFonts w:ascii="FontbitDavid" w:hAnsi="FontbitDavid"/>
          <w:sz w:val="24"/>
          <w:rtl/>
        </w:rPr>
        <w:t xml:space="preserve">סיפא </w:t>
      </w:r>
      <w:r>
        <w:rPr>
          <w:rFonts w:ascii="FontbitDavid" w:hAnsi="FontbitDavid" w:hint="cs"/>
          <w:sz w:val="24"/>
          <w:rtl/>
        </w:rPr>
        <w:t xml:space="preserve">דמתני' </w:t>
      </w:r>
      <w:r>
        <w:rPr>
          <w:rStyle w:val="2fb"/>
          <w:rFonts w:ascii="FontbitDavid" w:hAnsi="FontbitDavid" w:hint="cs"/>
          <w:sz w:val="24"/>
          <w:rtl/>
        </w:rPr>
        <w:t xml:space="preserve">ד</w:t>
      </w:r>
      <w:ins w:id="90385" w:author="מנוע מכני" w:date="2026-10-11T12:04:39Z">
        <w:r>
          <w:rPr>
            <w:rStyle w:val="2fb"/>
            <w:rFonts w:ascii="FontbitDavid" w:hAnsi="FontbitDavid" w:hint="cs"/>
            <w:sz w:val="24"/>
            <w:rtl/>
          </w:rPr>
          <w:t xml:space="preserve">ר"ע</w:t>
        </w:r>
      </w:ins>
      <w:del w:id="90386" w:author="מנוע מכני" w:date="2026-10-11T12:04:39Z">
        <w:r>
          <w:rPr>
            <w:rFonts w:ascii="FontbitDavid" w:hAnsi="FontbitDavid" w:hint="cs"/>
            <w:sz w:val="24"/>
            <w:rtl/>
          </w:rPr>
          <w:delText xml:space="preserve">ר''ע</w:delText>
        </w:r>
      </w:del>
      <w:r>
        <w:rPr>
          <w:rFonts w:ascii="FontbitDavid" w:hAnsi="FontbitDavid" w:hint="cs"/>
          <w:sz w:val="24"/>
          <w:rtl/>
        </w:rPr>
        <w:t xml:space="preserve"> מודה -</w:t>
      </w:r>
      <w:ins w:id="90994" w:author="מנוע מכני" w:date="2026-10-11T12:04:39Z">
        <w:r>
          <w:rPr>
            <w:rFonts w:ascii="FontbitDavid" w:hAnsi="FontbitDavid" w:hint="cs"/>
            <w:sz w:val="24"/>
            <w:rtl/>
          </w:rPr>
          <w:t xml:space="preserve"> </w:t>
        </w:r>
      </w:ins>
      <w:del w:id="90995" w:author="מנוע מכני" w:date="2026-10-11T12:04:39Z">
        <w:r>
          <w:rPr>
            <w:rFonts w:ascii="FontbitDavid" w:hAnsi="FontbitDavid" w:hint="cs"/>
            <w:sz w:val="24"/>
            <w:rtl/>
          </w:rPr>
          <w:delText xml:space="preserve"> </w:delText>
        </w:r>
        <w:r w:rsidRPr="003778A1">
          <w:rPr>
            <w:rFonts w:ascii="FontbitDavid" w:hAnsi="FontbitDavid"/>
            <w:sz w:val="24"/>
            <w:rtl/>
          </w:rPr>
          <w:delText xml:space="preserve"> </w:delText>
        </w:r>
      </w:del>
      <w:r w:rsidRPr="003778A1">
        <w:rPr>
          <w:rFonts w:ascii="FontbitDavid" w:hAnsi="FontbitDavid"/>
          <w:sz w:val="24"/>
          <w:rtl/>
        </w:rPr>
        <w:t xml:space="preserve">באומר </w:t>
      </w:r>
      <w:r w:rsidRPr="003778A1">
        <w:rPr>
          <w:rFonts w:ascii="FontbitDavid" w:hAnsi="FontbitDavid"/>
          <w:sz w:val="24"/>
          <w:rtl/>
        </w:rPr>
        <w:t xml:space="preserve">לא</w:t>
      </w:r>
      <w:r w:rsidRPr="003778A1">
        <w:rPr>
          <w:rFonts w:ascii="FontbitDavid" w:hAnsi="FontbitDavid"/>
          <w:sz w:val="24"/>
          <w:rtl/>
        </w:rPr>
        <w:t xml:space="preserve"> יפטר כיס זה מן ההקדש</w:t>
      </w:r>
      <w:r>
        <w:rPr>
          <w:rFonts w:ascii="FontbitDavid" w:hAnsi="FontbitDavid"/>
          <w:sz w:val="24"/>
          <w:rtl/>
        </w:rPr>
        <w:t>.</w:t>
      </w:r>
    </w:p>
    <w:p w:rsidR="00D07C84" w:rsidRDefault="00E403F0" w:rsidP="00D07C84">
      <w:pPr>
        <w:pStyle w:val="Hadran"/>
        <w:rPr>
          <w:rtl/>
        </w:rPr>
        <w:pPrChange w:id="93700" w:author="Claude" w:date="2026-10-11T09:08:15Z">
          <w:pPr>
            <w:pStyle w:val="affff"/>
            <w:rPr>
              <w:rtl/>
            </w:rPr>
          </w:pPr>
        </w:pPrChange>
      </w:pPr>
      <w:r w:rsidRPr="003778A1">
        <w:rPr>
          <w:rtl/>
        </w:rPr>
        <w:t xml:space="preserve">הדרן עלך השליח שעשה שליחותו </w:t>
      </w:r>
    </w:p>
    <w:p w:rsidR="00E403F0" w:rsidRPr="00AD695E" w:rsidRDefault="00E403F0" w:rsidP="00D07C84">
      <w:pPr>
        <w:pStyle w:val="affff"/>
        <w:rPr>
          <w:rtl/>
        </w:rPr>
      </w:pPr>
      <w:r w:rsidRPr="003778A1">
        <w:rPr>
          <w:rtl/>
        </w:rPr>
        <w:t>וסליקא לה מסכת מעילה</w:t>
      </w:r>
      <w:r>
        <w:rPr>
          <w:rtl/>
        </w:rPr>
        <w:t>.</w:t>
      </w:r>
    </w:p>
    <w:sectPr w:rsidR="00413009" w:rsidRPr="00E403F0" w:rsidSect="00E403F0">
      <w:headerReference w:type="even" r:id="rId17"/>
      <w:headerReference w:type="default" r:id="rId18"/>
      <w:footerReference w:type="even" r:id="rId19"/>
      <w:footerReference w:type="default" r:id="rId20"/>
      <w:headerReference w:type="first" r:id="rId21"/>
      <w:footerReference w:type="first" r:id="rId22"/>
      <w:pgSz w:w="6804" w:h="11907" w:code="8"/>
      <w:pgMar w:top="284" w:right="567" w:bottom="284" w:left="567" w:header="284" w:footer="284" w:gutter="0"/>
      <w:pgNumType w:start="1"/>
      <w:cols w:space="284"/>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6AC" w:rsidRDefault="00E856AC" w:rsidP="00E403F0">
      <w:pPr>
        <w:spacing w:line="240" w:lineRule="auto"/>
      </w:pPr>
      <w:r>
        <w:separator/>
      </w:r>
    </w:p>
  </w:endnote>
  <w:endnote w:type="continuationSeparator" w:id="0">
    <w:p w:rsidR="00E856AC" w:rsidRDefault="00E856AC" w:rsidP="00E40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bitDavid">
    <w:panose1 w:val="02020603050405020304"/>
    <w:charset w:val="00"/>
    <w:family w:val="roman"/>
    <w:pitch w:val="variable"/>
    <w:sig w:usb0="80000827" w:usb1="5000004A" w:usb2="00000020" w:usb3="00000000" w:csb0="00000021" w:csb1="00000000"/>
  </w:font>
  <w:font w:name="BA Fontov Regular">
    <w:panose1 w:val="02020803050405020304"/>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Franknatan Regular">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4291118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10</w:t>
        </w:r>
        <w:r>
          <w:fldChar w:fldCharType="end"/>
        </w:r>
      </w:p>
    </w:sdtContent>
  </w:sdt>
  <w:p w:rsidR="0026589F" w:rsidRDefault="0026589F" w:rsidP="00E403F0">
    <w:pPr>
      <w:pStyle w:val="a9"/>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81571772"/>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190</w:t>
        </w:r>
        <w:r>
          <w:fldChar w:fldCharType="end"/>
        </w:r>
      </w:p>
    </w:sdtContent>
  </w:sdt>
  <w:p w:rsidR="0026589F" w:rsidRDefault="0026589F" w:rsidP="00E403F0">
    <w:pPr>
      <w:pStyle w:val="a9"/>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D65BEC">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07690261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2</w:t>
        </w:r>
        <w:r>
          <w:fldChar w:fldCharType="end"/>
        </w:r>
      </w:p>
    </w:sdtContent>
  </w:sdt>
  <w:p w:rsidR="0026589F" w:rsidRDefault="0026589F" w:rsidP="00E403F0">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rsidP="00E403F0">
    <w:pPr>
      <w:pStyle w:val="a9"/>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50757165"/>
      <w:docPartObj>
        <w:docPartGallery w:val="Page Numbers (Bottom of Page)"/>
        <w:docPartUnique/>
      </w:docPartObj>
    </w:sdtPr>
    <w:sdtEndPr>
      <w:rPr>
        <w:cs/>
      </w:rPr>
    </w:sdtEndPr>
    <w:sdtContent>
      <w:p w:rsidR="0026589F" w:rsidRDefault="0026589F" w:rsidP="00E403F0">
        <w:pPr>
          <w:pStyle w:val="a9"/>
          <w:jc w:val="right"/>
        </w:pPr>
        <w:r>
          <w:fldChar w:fldCharType="begin"/>
        </w:r>
        <w:r>
          <w:rPr>
            <w:rtl/>
            <w:cs/>
          </w:rPr>
          <w:instrText>PAGE   \* MERGEFORMAT</w:instrText>
        </w:r>
        <w:r>
          <w:fldChar w:fldCharType="separate"/>
        </w:r>
        <w:r w:rsidRPr="00F536B4">
          <w:rPr>
            <w:noProof/>
            <w:rtl/>
            <w:lang w:val="he-IL"/>
          </w:rPr>
          <w:t>1</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6AC" w:rsidRDefault="00E856AC" w:rsidP="00E403F0">
      <w:pPr>
        <w:spacing w:line="240" w:lineRule="auto"/>
      </w:pPr>
      <w:r>
        <w:separator/>
      </w:r>
    </w:p>
  </w:footnote>
  <w:footnote w:type="continuationSeparator" w:id="0">
    <w:p w:rsidR="00E856AC" w:rsidRDefault="00E856AC" w:rsidP="00E403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ראשון</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 יג.)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Pr>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הלוקח עובר חמורו</w:t>
    </w:r>
    <w:r>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E403F0" w:rsidRDefault="0026589F" w:rsidP="00C20F97">
    <w:pPr>
      <w:pStyle w:val="a7"/>
      <w:pBdr>
        <w:bottom w:val="double" w:sz="4" w:space="1" w:color="A6A6A6" w:themeColor="background1" w:themeShade="A6"/>
      </w:pBdr>
      <w:tabs>
        <w:tab w:val="clear" w:pos="4153"/>
        <w:tab w:val="clear" w:pos="8306"/>
        <w:tab w:val="right" w:pos="10603"/>
      </w:tabs>
      <w:spacing w:after="240" w:line="240" w:lineRule="exact"/>
      <w:ind w:left="0" w:firstLine="0"/>
      <w:rPr>
        <w:b/>
        <w:bCs/>
        <w:sz w:val="16"/>
        <w:szCs w:val="18"/>
        <w:rtl/>
      </w:rPr>
    </w:pP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פרק  \* </w:instrText>
    </w:r>
    <w:r w:rsidRPr="00E403F0">
      <w:rPr>
        <w:b/>
        <w:bCs/>
        <w:sz w:val="16"/>
        <w:szCs w:val="18"/>
      </w:rPr>
      <w:instrText xml:space="preserve">MERGEFORMAT </w:instrText>
    </w:r>
    <w:r w:rsidRPr="00E403F0">
      <w:rPr>
        <w:b/>
        <w:bCs/>
        <w:sz w:val="16"/>
        <w:szCs w:val="18"/>
        <w:rtl/>
      </w:rPr>
      <w:fldChar w:fldCharType="separate"/>
    </w:r>
    <w:r w:rsidR="00991D55">
      <w:rPr>
        <w:b/>
        <w:bCs/>
        <w:noProof/>
        <w:sz w:val="16"/>
        <w:szCs w:val="18"/>
        <w:rtl/>
      </w:rPr>
      <w:t>פרק שישי</w:t>
    </w:r>
    <w:r w:rsidRPr="00E403F0">
      <w:rPr>
        <w:b/>
        <w:bCs/>
        <w:sz w:val="16"/>
        <w:szCs w:val="18"/>
        <w:rtl/>
      </w:rPr>
      <w:fldChar w:fldCharType="end"/>
    </w:r>
    <w:r w:rsidRPr="00E403F0">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w:instrText>
    </w:r>
    <w:r w:rsidRPr="00E403F0">
      <w:rPr>
        <w:rFonts w:hint="cs"/>
        <w:b/>
        <w:bCs/>
        <w:sz w:val="16"/>
        <w:szCs w:val="18"/>
        <w:rtl/>
      </w:rPr>
      <w:instrText xml:space="preserve">  "דפים בפרק ב"  \* </w:instrText>
    </w:r>
    <w:r w:rsidRPr="00E403F0">
      <w:rPr>
        <w:rFonts w:hint="cs"/>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כג:- כח:</w:t>
    </w:r>
    <w:r w:rsidRPr="00E403F0">
      <w:rPr>
        <w:b/>
        <w:bCs/>
        <w:sz w:val="16"/>
        <w:szCs w:val="18"/>
        <w:rtl/>
      </w:rPr>
      <w:fldChar w:fldCharType="end"/>
    </w:r>
    <w:r w:rsidRPr="00E403F0">
      <w:rPr>
        <w:rFonts w:hint="cs"/>
        <w:b/>
        <w:bCs/>
        <w:sz w:val="16"/>
        <w:szCs w:val="18"/>
        <w:rtl/>
      </w:rPr>
      <w:t xml:space="preserve"> </w:t>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מסכת  \* </w:instrText>
    </w:r>
    <w:r w:rsidRPr="00E403F0">
      <w:rPr>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כריתות</w:t>
    </w:r>
    <w:r w:rsidRPr="00E403F0">
      <w:rPr>
        <w:b/>
        <w:bCs/>
        <w:sz w:val="16"/>
        <w:szCs w:val="18"/>
        <w:rtl/>
      </w:rPr>
      <w:fldChar w:fldCharType="end"/>
    </w:r>
    <w:r>
      <w:rPr>
        <w:b/>
        <w:bCs/>
        <w:sz w:val="16"/>
        <w:szCs w:val="18"/>
        <w:rtl/>
      </w:rPr>
      <w:tab/>
    </w:r>
    <w:r>
      <w:rPr>
        <w:b/>
        <w:bCs/>
        <w:sz w:val="16"/>
        <w:szCs w:val="18"/>
        <w:rtl/>
      </w:rPr>
      <w:fldChar w:fldCharType="begin"/>
    </w:r>
    <w:r>
      <w:rPr>
        <w:b/>
        <w:bCs/>
        <w:sz w:val="16"/>
        <w:szCs w:val="18"/>
        <w:rtl/>
      </w:rPr>
      <w:instrText xml:space="preserve"> </w:instrText>
    </w:r>
    <w:r>
      <w:rPr>
        <w:b/>
        <w:bCs/>
        <w:sz w:val="16"/>
        <w:szCs w:val="18"/>
      </w:rPr>
      <w:instrText>STYLEREF</w:instrText>
    </w:r>
    <w:r>
      <w:rPr>
        <w:b/>
        <w:bCs/>
        <w:sz w:val="16"/>
        <w:szCs w:val="18"/>
        <w:rtl/>
      </w:rPr>
      <w:instrText xml:space="preserve">  "פרק שם"  \* </w:instrText>
    </w:r>
    <w:r>
      <w:rPr>
        <w:b/>
        <w:bCs/>
        <w:sz w:val="16"/>
        <w:szCs w:val="18"/>
      </w:rPr>
      <w:instrText>MERGEFORMAT</w:instrText>
    </w:r>
    <w:r>
      <w:rPr>
        <w:b/>
        <w:bCs/>
        <w:sz w:val="16"/>
        <w:szCs w:val="18"/>
        <w:rtl/>
      </w:rPr>
      <w:instrText xml:space="preserve"> </w:instrText>
    </w:r>
    <w:r>
      <w:rPr>
        <w:b/>
        <w:bCs/>
        <w:sz w:val="16"/>
        <w:szCs w:val="18"/>
        <w:rtl/>
      </w:rPr>
      <w:fldChar w:fldCharType="separate"/>
    </w:r>
    <w:r w:rsidR="00991D55">
      <w:rPr>
        <w:b/>
        <w:bCs/>
        <w:noProof/>
        <w:sz w:val="16"/>
        <w:szCs w:val="18"/>
        <w:rtl/>
      </w:rPr>
      <w:t>המביא אשם</w:t>
    </w:r>
    <w:r>
      <w:rPr>
        <w:b/>
        <w:bCs/>
        <w:sz w:val="16"/>
        <w:szCs w:val="18"/>
        <w:rtl/>
      </w:rPr>
      <w:fldChar w:fldCharType="end"/>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  "</w:instrText>
    </w:r>
    <w:r w:rsidRPr="00E403F0">
      <w:rPr>
        <w:rFonts w:hint="cs"/>
        <w:b/>
        <w:bCs/>
        <w:sz w:val="16"/>
        <w:szCs w:val="18"/>
        <w:rtl/>
      </w:rPr>
      <w:instrText xml:space="preserve">דף בצד"  \* </w:instrText>
    </w:r>
    <w:r w:rsidRPr="00E403F0">
      <w:rPr>
        <w:rFonts w:hint="cs"/>
        <w:b/>
        <w:bCs/>
        <w:sz w:val="16"/>
        <w:szCs w:val="18"/>
      </w:rPr>
      <w:instrText>MERGEFORMAT</w:instrText>
    </w:r>
    <w:r w:rsidRPr="00E403F0">
      <w:rPr>
        <w:b/>
        <w:bCs/>
        <w:sz w:val="16"/>
        <w:szCs w:val="18"/>
      </w:rPr>
      <w:instrText xml:space="preserve"> </w:instrText>
    </w:r>
    <w:r w:rsidRPr="00E403F0">
      <w:rPr>
        <w:b/>
        <w:bCs/>
        <w:sz w:val="16"/>
        <w:szCs w:val="18"/>
        <w:rtl/>
      </w:rPr>
      <w:fldChar w:fldCharType="separate"/>
    </w:r>
    <w:r w:rsidR="00991D55" w:rsidRPr="00991D55">
      <w:rPr>
        <w:noProof/>
        <w:sz w:val="16"/>
        <w:szCs w:val="18"/>
        <w:rtl/>
      </w:rPr>
      <w:t>כח</w:t>
    </w:r>
    <w:r w:rsidR="00991D55">
      <w:rPr>
        <w:b/>
        <w:bCs/>
        <w:noProof/>
        <w:sz w:val="16"/>
        <w:szCs w:val="18"/>
        <w:rtl/>
      </w:rPr>
      <w:t>:</w:t>
    </w:r>
    <w:r w:rsidRPr="00E403F0">
      <w:rPr>
        <w:b/>
        <w:bCs/>
        <w:sz w:val="16"/>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AD695E"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שמיני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מו.-נג.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sidRPr="00F536B4">
      <w:rPr>
        <w:b/>
        <w:bCs/>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Pr="00F536B4">
      <w:rPr>
        <w:noProof/>
        <w:rtl/>
      </w:rPr>
      <w:t>יש בכור</w:t>
    </w:r>
    <w:r>
      <w:rPr>
        <w:b/>
        <w:bCs/>
        <w:rtl/>
      </w:rPr>
      <w:fldChar w:fldCharType="end"/>
    </w:r>
    <w:r>
      <w:rPr>
        <w:rFonts w:hint="cs"/>
        <w:b/>
        <w:bCs/>
        <w:rt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שישי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כג:- כח: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כריתות</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המביא אשם</w:t>
    </w:r>
    <w:r>
      <w:rPr>
        <w:b/>
        <w:bCs/>
        <w:rt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0603"/>
      </w:tabs>
      <w:spacing w:line="240" w:lineRule="exact"/>
      <w:ind w:left="0" w:firstLine="0"/>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חמישי</w:t>
    </w:r>
    <w:r>
      <w:rPr>
        <w:b/>
        <w:bCs/>
        <w:rtl/>
      </w:rPr>
      <w:fldChar w:fldCharType="end"/>
    </w:r>
    <w:r>
      <w:rPr>
        <w:b/>
        <w:bCs/>
        <w:rtl/>
      </w:rPr>
      <w:tab/>
    </w:r>
    <w:r>
      <w:rPr>
        <w:rFonts w:hint="cs"/>
        <w:b/>
        <w:bCs/>
        <w:rtl/>
      </w:rPr>
      <w:t>מעילה</w:t>
    </w:r>
    <w:r>
      <w:rPr>
        <w:b/>
        <w:bCs/>
        <w:rtl/>
      </w:rPr>
      <w:tab/>
    </w: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הנהנה מן ההקדש</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כ.</w:t>
    </w:r>
    <w:r w:rsidRPr="00453C31">
      <w:rPr>
        <w:b/>
        <w:bCs/>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453C31"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b/>
        <w:bCs/>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חמישי</w:t>
    </w:r>
    <w:r w:rsidRPr="00453C31">
      <w:rPr>
        <w:b/>
        <w:bCs/>
        <w:rtl/>
      </w:rPr>
      <w:fldChar w:fldCharType="end"/>
    </w:r>
    <w:r w:rsidRPr="00453C31">
      <w:rPr>
        <w:rFonts w:hint="cs"/>
        <w:b/>
        <w:bCs/>
        <w:rtl/>
      </w:rPr>
      <w:t>:</w:t>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מעילה</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הנהנה מן ההקדש</w:t>
    </w:r>
    <w:r>
      <w:rPr>
        <w:b/>
        <w:bCs/>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453C31" w:rsidRDefault="0026589F" w:rsidP="00E403F0">
    <w:pPr>
      <w:pStyle w:val="a7"/>
      <w:pBdr>
        <w:bottom w:val="double" w:sz="4" w:space="1" w:color="A6A6A6" w:themeColor="background1" w:themeShade="A6"/>
      </w:pBdr>
      <w:tabs>
        <w:tab w:val="clear" w:pos="4153"/>
        <w:tab w:val="clear" w:pos="8306"/>
        <w:tab w:val="left" w:pos="2835"/>
        <w:tab w:val="right" w:pos="10603"/>
      </w:tabs>
      <w:spacing w:after="240" w:line="240" w:lineRule="exact"/>
      <w:ind w:left="0" w:firstLine="0"/>
      <w:rPr>
        <w:b/>
        <w:bCs/>
      </w:rPr>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עשירי</w:t>
    </w:r>
    <w:r>
      <w:rPr>
        <w:b/>
        <w:bCs/>
        <w:rtl/>
      </w:rPr>
      <w:fldChar w:fldCharType="end"/>
    </w:r>
    <w:r>
      <w:rPr>
        <w:b/>
        <w:bCs/>
        <w:rtl/>
      </w:rPr>
      <w:tab/>
    </w:r>
    <w:r>
      <w:rPr>
        <w:rFonts w:hint="cs"/>
        <w:b/>
        <w:bCs/>
        <w:rtl/>
      </w:rPr>
      <w:t>נדה</w:t>
    </w:r>
    <w:r w:rsidRPr="00453C31">
      <w:rPr>
        <w:b/>
        <w:bCs/>
        <w:rtl/>
      </w:rPr>
      <w:tab/>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תינוקת</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סט</w:t>
    </w:r>
    <w:r w:rsidRPr="00453C31">
      <w:rPr>
        <w:b/>
        <w:bCs/>
        <w:rt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3EA"/>
    <w:multiLevelType w:val="hybridMultilevel"/>
    <w:tmpl w:val="A6C8F61A"/>
    <w:lvl w:ilvl="0" w:tplc="DDCEE9CC">
      <w:start w:val="50"/>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445FD"/>
    <w:multiLevelType w:val="hybridMultilevel"/>
    <w:tmpl w:val="CD3AAD4A"/>
    <w:lvl w:ilvl="0" w:tplc="5EE60FB4">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65D47"/>
    <w:multiLevelType w:val="hybridMultilevel"/>
    <w:tmpl w:val="586A6806"/>
    <w:lvl w:ilvl="0" w:tplc="0E36A70E">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90C4FA3"/>
    <w:multiLevelType w:val="hybridMultilevel"/>
    <w:tmpl w:val="9CDE618A"/>
    <w:lvl w:ilvl="0" w:tplc="843EAFC2">
      <w:start w:val="6"/>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D1188"/>
    <w:multiLevelType w:val="hybridMultilevel"/>
    <w:tmpl w:val="EDC40418"/>
    <w:lvl w:ilvl="0" w:tplc="6DB084EC">
      <w:start w:val="20"/>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16A35"/>
    <w:multiLevelType w:val="hybridMultilevel"/>
    <w:tmpl w:val="CD329E8E"/>
    <w:lvl w:ilvl="0" w:tplc="626C1F1C">
      <w:start w:val="4"/>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FD5B32"/>
    <w:multiLevelType w:val="hybridMultilevel"/>
    <w:tmpl w:val="61D80E86"/>
    <w:lvl w:ilvl="0" w:tplc="5D5AB4CA">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31F68"/>
    <w:multiLevelType w:val="hybridMultilevel"/>
    <w:tmpl w:val="D1F2D7E8"/>
    <w:lvl w:ilvl="0" w:tplc="5B4624FA">
      <w:start w:val="7"/>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273FC"/>
    <w:multiLevelType w:val="hybridMultilevel"/>
    <w:tmpl w:val="DB4A1EDA"/>
    <w:lvl w:ilvl="0" w:tplc="FA621B12">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75BCA"/>
    <w:multiLevelType w:val="hybridMultilevel"/>
    <w:tmpl w:val="324ACEF0"/>
    <w:lvl w:ilvl="0" w:tplc="6C72DD34">
      <w:start w:val="4"/>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77D59"/>
    <w:multiLevelType w:val="hybridMultilevel"/>
    <w:tmpl w:val="A7E21354"/>
    <w:lvl w:ilvl="0" w:tplc="78E683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1"/>
  </w:num>
  <w:num w:numId="4">
    <w:abstractNumId w:val="3"/>
  </w:num>
  <w:num w:numId="5">
    <w:abstractNumId w:val="15"/>
  </w:num>
  <w:num w:numId="6">
    <w:abstractNumId w:val="5"/>
  </w:num>
  <w:num w:numId="7">
    <w:abstractNumId w:val="8"/>
  </w:num>
  <w:num w:numId="8">
    <w:abstractNumId w:val="10"/>
  </w:num>
  <w:num w:numId="9">
    <w:abstractNumId w:val="2"/>
  </w:num>
  <w:num w:numId="10">
    <w:abstractNumId w:val="18"/>
  </w:num>
  <w:num w:numId="11">
    <w:abstractNumId w:val="20"/>
  </w:num>
  <w:num w:numId="12">
    <w:abstractNumId w:val="13"/>
  </w:num>
  <w:num w:numId="13">
    <w:abstractNumId w:val="4"/>
  </w:num>
  <w:num w:numId="14">
    <w:abstractNumId w:val="17"/>
  </w:num>
  <w:num w:numId="15">
    <w:abstractNumId w:val="9"/>
  </w:num>
  <w:num w:numId="16">
    <w:abstractNumId w:val="7"/>
  </w:num>
  <w:num w:numId="17">
    <w:abstractNumId w:val="14"/>
  </w:num>
  <w:num w:numId="18">
    <w:abstractNumId w:val="16"/>
  </w:num>
  <w:num w:numId="19">
    <w:abstractNumId w:val="19"/>
  </w:num>
  <w:num w:numId="20">
    <w:abstractNumId w:val="1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47"/>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F0"/>
    <w:rsid w:val="00017C1D"/>
    <w:rsid w:val="00022782"/>
    <w:rsid w:val="00027215"/>
    <w:rsid w:val="000A3C6A"/>
    <w:rsid w:val="000D3546"/>
    <w:rsid w:val="00145732"/>
    <w:rsid w:val="001575E9"/>
    <w:rsid w:val="0018406A"/>
    <w:rsid w:val="00205118"/>
    <w:rsid w:val="00226970"/>
    <w:rsid w:val="0026589F"/>
    <w:rsid w:val="002904EE"/>
    <w:rsid w:val="002B4E05"/>
    <w:rsid w:val="00335FF8"/>
    <w:rsid w:val="00347852"/>
    <w:rsid w:val="003F0FB3"/>
    <w:rsid w:val="00413009"/>
    <w:rsid w:val="00494739"/>
    <w:rsid w:val="004B393C"/>
    <w:rsid w:val="004C3008"/>
    <w:rsid w:val="0050507C"/>
    <w:rsid w:val="00563AC1"/>
    <w:rsid w:val="0058426F"/>
    <w:rsid w:val="005B134F"/>
    <w:rsid w:val="00604A18"/>
    <w:rsid w:val="00625445"/>
    <w:rsid w:val="006B0F15"/>
    <w:rsid w:val="006C6D51"/>
    <w:rsid w:val="006F08E9"/>
    <w:rsid w:val="00722D2D"/>
    <w:rsid w:val="007713D7"/>
    <w:rsid w:val="008E0E1D"/>
    <w:rsid w:val="009201BB"/>
    <w:rsid w:val="00991D55"/>
    <w:rsid w:val="00A67950"/>
    <w:rsid w:val="00B30C78"/>
    <w:rsid w:val="00B50033"/>
    <w:rsid w:val="00B755DE"/>
    <w:rsid w:val="00B90661"/>
    <w:rsid w:val="00BC06D4"/>
    <w:rsid w:val="00C20F97"/>
    <w:rsid w:val="00C20FF0"/>
    <w:rsid w:val="00C66617"/>
    <w:rsid w:val="00C94CEB"/>
    <w:rsid w:val="00D03AAC"/>
    <w:rsid w:val="00D07C84"/>
    <w:rsid w:val="00D64BA8"/>
    <w:rsid w:val="00D65BEC"/>
    <w:rsid w:val="00DC5F70"/>
    <w:rsid w:val="00E20134"/>
    <w:rsid w:val="00E403F0"/>
    <w:rsid w:val="00E573C1"/>
    <w:rsid w:val="00E856AC"/>
    <w:rsid w:val="00E87E21"/>
    <w:rsid w:val="00F31B8B"/>
    <w:rsid w:val="00F536B4"/>
    <w:rsid w:val="00FB37ED"/>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84BA0"/>
  <w15:chartTrackingRefBased/>
  <w15:docId w15:val="{7ACFE8FF-B493-4637-8FBD-2FBDC5EE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132634</Words>
  <Characters>663170</Characters>
  <Application>Microsoft Office Word</Application>
  <DocSecurity>0</DocSecurity>
  <Lines>5526</Lines>
  <Paragraphs>1588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794216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6</cp:revision>
  <cp:lastPrinted>2021-04-05T21:02:00Z</cp:lastPrinted>
  <dcterms:created xsi:type="dcterms:W3CDTF">2021-04-05T20:45:00Z</dcterms:created>
  <dcterms:modified xsi:type="dcterms:W3CDTF">2021-07-06T09:22:00Z</dcterms:modified>
</cp:coreProperties>
</file>